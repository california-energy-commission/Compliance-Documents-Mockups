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FD8C6" w14:textId="77777777" w:rsidR="00DC1AAE" w:rsidRPr="004C785A" w:rsidRDefault="00DC1AAE" w:rsidP="00A7165C">
      <w:pPr>
        <w:spacing w:after="0"/>
        <w:ind w:left="-90"/>
        <w:rPr>
          <w:rFonts w:asciiTheme="minorHAnsi" w:hAnsiTheme="minorHAnsi" w:cstheme="minorBidi"/>
          <w:sz w:val="24"/>
          <w:szCs w:val="24"/>
        </w:rPr>
      </w:pPr>
      <w:r w:rsidRPr="3EE4DB61">
        <w:rPr>
          <w:rFonts w:asciiTheme="minorHAnsi" w:hAnsiTheme="minorHAnsi" w:cstheme="minorBidi"/>
          <w:b/>
          <w:bCs/>
          <w:sz w:val="24"/>
          <w:szCs w:val="24"/>
        </w:rPr>
        <w:t xml:space="preserve">CERTIFICATE OF </w:t>
      </w:r>
      <w:r w:rsidRPr="3EE4DB61">
        <w:rPr>
          <w:rFonts w:cs="Calibri"/>
          <w:b/>
          <w:bCs/>
          <w:sz w:val="24"/>
          <w:szCs w:val="24"/>
        </w:rPr>
        <w:t>INSTALLATION</w:t>
      </w:r>
      <w:r>
        <w:br/>
      </w:r>
      <w:r w:rsidRPr="3EE4DB61">
        <w:rPr>
          <w:rFonts w:asciiTheme="minorHAnsi" w:hAnsiTheme="minorHAnsi" w:cstheme="minorBidi"/>
          <w:b/>
          <w:bCs/>
          <w:sz w:val="24"/>
          <w:szCs w:val="24"/>
        </w:rPr>
        <w:t>Note:</w:t>
      </w:r>
      <w:r w:rsidRPr="3EE4DB61">
        <w:rPr>
          <w:rFonts w:asciiTheme="minorHAnsi" w:hAnsiTheme="minorHAnsi" w:cstheme="minorBidi"/>
          <w:sz w:val="24"/>
          <w:szCs w:val="24"/>
        </w:rPr>
        <w:t xml:space="preserve"> This table completed by HERS Registry.</w:t>
      </w:r>
    </w:p>
    <w:tbl>
      <w:tblPr>
        <w:tblStyle w:val="TableGrid"/>
        <w:tblW w:w="5088" w:type="pct"/>
        <w:tblInd w:w="-95" w:type="dxa"/>
        <w:tblLook w:val="0020" w:firstRow="1" w:lastRow="0" w:firstColumn="0" w:lastColumn="0" w:noHBand="0" w:noVBand="0"/>
      </w:tblPr>
      <w:tblGrid>
        <w:gridCol w:w="5490"/>
        <w:gridCol w:w="5490"/>
      </w:tblGrid>
      <w:tr w:rsidR="00DC1AAE" w:rsidRPr="004C785A" w14:paraId="5BDFE089" w14:textId="77777777" w:rsidTr="00DC1AAE">
        <w:trPr>
          <w:trHeight w:val="288"/>
        </w:trPr>
        <w:tc>
          <w:tcPr>
            <w:tcW w:w="5490" w:type="dxa"/>
          </w:tcPr>
          <w:p w14:paraId="58DBE5CA"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Project Name:</w:t>
            </w:r>
          </w:p>
        </w:tc>
        <w:tc>
          <w:tcPr>
            <w:tcW w:w="5490" w:type="dxa"/>
          </w:tcPr>
          <w:p w14:paraId="070B69A0"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Enforcement Agency:</w:t>
            </w:r>
          </w:p>
        </w:tc>
      </w:tr>
      <w:tr w:rsidR="00DC1AAE" w:rsidRPr="004C785A" w14:paraId="3074EE53" w14:textId="77777777" w:rsidTr="00DC1AAE">
        <w:trPr>
          <w:trHeight w:val="288"/>
        </w:trPr>
        <w:tc>
          <w:tcPr>
            <w:tcW w:w="5490" w:type="dxa"/>
          </w:tcPr>
          <w:p w14:paraId="36B5D790" w14:textId="77777777" w:rsidR="00DC1AAE" w:rsidRPr="004C785A" w:rsidRDefault="00DC1AAE" w:rsidP="00EA0E31">
            <w:pPr>
              <w:spacing w:after="0"/>
              <w:rPr>
                <w:rFonts w:asciiTheme="minorHAnsi" w:hAnsiTheme="minorHAnsi" w:cstheme="minorHAnsi"/>
                <w:sz w:val="24"/>
                <w:szCs w:val="24"/>
                <w:vertAlign w:val="superscript"/>
              </w:rPr>
            </w:pPr>
            <w:r w:rsidRPr="004C785A">
              <w:rPr>
                <w:rFonts w:asciiTheme="minorHAnsi" w:hAnsiTheme="minorHAnsi" w:cstheme="minorHAnsi"/>
                <w:sz w:val="24"/>
                <w:szCs w:val="24"/>
              </w:rPr>
              <w:t>Dwelling Address:</w:t>
            </w:r>
          </w:p>
        </w:tc>
        <w:tc>
          <w:tcPr>
            <w:tcW w:w="5490" w:type="dxa"/>
          </w:tcPr>
          <w:p w14:paraId="791B8973" w14:textId="77777777" w:rsidR="00DC1AAE" w:rsidRPr="004C785A" w:rsidRDefault="00DC1AAE" w:rsidP="00EA0E31">
            <w:pPr>
              <w:spacing w:after="0"/>
              <w:rPr>
                <w:rFonts w:asciiTheme="minorHAnsi" w:hAnsiTheme="minorHAnsi" w:cstheme="minorHAnsi"/>
                <w:sz w:val="24"/>
                <w:szCs w:val="24"/>
                <w:vertAlign w:val="superscript"/>
              </w:rPr>
            </w:pPr>
            <w:r w:rsidRPr="004C785A">
              <w:rPr>
                <w:rFonts w:asciiTheme="minorHAnsi" w:hAnsiTheme="minorHAnsi" w:cstheme="minorHAnsi"/>
                <w:sz w:val="24"/>
                <w:szCs w:val="24"/>
              </w:rPr>
              <w:t>Permit Number:</w:t>
            </w:r>
          </w:p>
        </w:tc>
      </w:tr>
      <w:tr w:rsidR="00DC1AAE" w:rsidRPr="004C785A" w14:paraId="6B6E29CB" w14:textId="77777777" w:rsidTr="00DC1AAE">
        <w:trPr>
          <w:trHeight w:val="288"/>
        </w:trPr>
        <w:tc>
          <w:tcPr>
            <w:tcW w:w="5490" w:type="dxa"/>
          </w:tcPr>
          <w:p w14:paraId="10E7AF36"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City and Zip Code:</w:t>
            </w:r>
          </w:p>
        </w:tc>
        <w:tc>
          <w:tcPr>
            <w:tcW w:w="5490" w:type="dxa"/>
          </w:tcPr>
          <w:p w14:paraId="233961EB"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Date Permit Issued:</w:t>
            </w:r>
          </w:p>
        </w:tc>
      </w:tr>
    </w:tbl>
    <w:p w14:paraId="4D0F6808" w14:textId="797B5A5F" w:rsidR="006D3053" w:rsidRDefault="006D3053" w:rsidP="00DC1AAE">
      <w:pPr>
        <w:spacing w:after="0"/>
      </w:pPr>
    </w:p>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7"/>
        <w:gridCol w:w="907"/>
        <w:gridCol w:w="1049"/>
        <w:gridCol w:w="915"/>
        <w:gridCol w:w="1025"/>
        <w:gridCol w:w="645"/>
        <w:gridCol w:w="670"/>
        <w:gridCol w:w="720"/>
        <w:gridCol w:w="1172"/>
        <w:gridCol w:w="1170"/>
        <w:gridCol w:w="900"/>
        <w:gridCol w:w="896"/>
      </w:tblGrid>
      <w:tr w:rsidR="00F349F6" w:rsidRPr="009E01FE" w14:paraId="230DD579" w14:textId="390F5C85"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188F507C" w:rsidR="00F349F6" w:rsidRPr="008733ED"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r w:rsidR="00711F85">
              <w:rPr>
                <w:rFonts w:asciiTheme="minorHAnsi" w:hAnsiTheme="minorHAnsi" w:cstheme="minorHAnsi"/>
                <w:b/>
                <w:sz w:val="20"/>
                <w:szCs w:val="20"/>
              </w:rPr>
              <w:t>(other than HPWH)</w:t>
            </w:r>
          </w:p>
          <w:p w14:paraId="1D5D2685" w14:textId="55657DDD"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r w:rsidR="002130B3">
              <w:rPr>
                <w:rFonts w:asciiTheme="minorHAnsi" w:eastAsia="Times New Roman" w:hAnsiTheme="minorHAnsi" w:cstheme="minorHAnsi"/>
                <w:sz w:val="20"/>
                <w:szCs w:val="20"/>
              </w:rPr>
              <w:t xml:space="preserve">features of </w:t>
            </w:r>
            <w:r w:rsidRPr="00236F4B">
              <w:rPr>
                <w:rFonts w:asciiTheme="minorHAnsi" w:eastAsia="Times New Roman" w:hAnsiTheme="minorHAnsi" w:cstheme="minorHAnsi"/>
                <w:sz w:val="18"/>
                <w:szCs w:val="20"/>
              </w:rPr>
              <w:t xml:space="preserve">the water heating system(s) </w:t>
            </w:r>
            <w:r w:rsidR="00963B61">
              <w:rPr>
                <w:rFonts w:asciiTheme="minorHAnsi" w:eastAsia="Times New Roman" w:hAnsiTheme="minorHAnsi" w:cstheme="minorHAnsi"/>
                <w:sz w:val="20"/>
                <w:szCs w:val="20"/>
              </w:rPr>
              <w:t xml:space="preserve">other than </w:t>
            </w:r>
            <w:r w:rsidR="00963B61" w:rsidRPr="00E40C70">
              <w:rPr>
                <w:rFonts w:asciiTheme="minorHAnsi" w:eastAsia="Times New Roman" w:hAnsiTheme="minorHAnsi" w:cstheme="minorHAnsi"/>
                <w:b/>
                <w:bCs/>
                <w:sz w:val="20"/>
                <w:szCs w:val="20"/>
              </w:rPr>
              <w:t>HPWH</w:t>
            </w:r>
            <w:r w:rsidR="00963B61">
              <w:rPr>
                <w:rFonts w:asciiTheme="minorHAnsi" w:eastAsia="Times New Roman" w:hAnsiTheme="minorHAnsi" w:cstheme="minorHAnsi"/>
                <w:sz w:val="20"/>
                <w:szCs w:val="20"/>
              </w:rPr>
              <w:t xml:space="preserve"> system</w:t>
            </w:r>
            <w:r w:rsidR="00963B61"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specified on the registered CF1R compliance document for this project.</w:t>
            </w:r>
          </w:p>
        </w:tc>
      </w:tr>
      <w:tr w:rsidR="002E1D83" w:rsidRPr="009E01FE" w14:paraId="73A56B1E" w14:textId="199B8BBE" w:rsidTr="006D3053">
        <w:trPr>
          <w:cantSplit/>
          <w:trHeight w:val="277"/>
          <w:jc w:val="center"/>
        </w:trPr>
        <w:tc>
          <w:tcPr>
            <w:tcW w:w="413" w:type="pct"/>
            <w:tcBorders>
              <w:top w:val="single" w:sz="4" w:space="0" w:color="auto"/>
              <w:left w:val="single" w:sz="4" w:space="0" w:color="auto"/>
              <w:bottom w:val="single" w:sz="4" w:space="0" w:color="auto"/>
              <w:right w:val="single" w:sz="4" w:space="0" w:color="auto"/>
            </w:tcBorders>
          </w:tcPr>
          <w:p w14:paraId="1885D35D" w14:textId="506133EC"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64C34BDC" w14:textId="2B8E960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78" w:type="pct"/>
            <w:tcBorders>
              <w:top w:val="single" w:sz="4" w:space="0" w:color="auto"/>
              <w:left w:val="single" w:sz="4" w:space="0" w:color="auto"/>
              <w:bottom w:val="single" w:sz="4" w:space="0" w:color="auto"/>
              <w:right w:val="single" w:sz="4" w:space="0" w:color="auto"/>
            </w:tcBorders>
            <w:vAlign w:val="center"/>
          </w:tcPr>
          <w:p w14:paraId="33422D03" w14:textId="181F6E1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17" w:type="pct"/>
            <w:tcBorders>
              <w:top w:val="single" w:sz="4" w:space="0" w:color="auto"/>
              <w:left w:val="single" w:sz="4" w:space="0" w:color="auto"/>
              <w:bottom w:val="single" w:sz="4" w:space="0" w:color="auto"/>
              <w:right w:val="single" w:sz="4" w:space="0" w:color="auto"/>
            </w:tcBorders>
            <w:vAlign w:val="center"/>
          </w:tcPr>
          <w:p w14:paraId="0CC589C2" w14:textId="08CECAB0"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67" w:type="pct"/>
            <w:tcBorders>
              <w:top w:val="single" w:sz="4" w:space="0" w:color="auto"/>
              <w:left w:val="single" w:sz="4" w:space="0" w:color="auto"/>
              <w:bottom w:val="single" w:sz="4" w:space="0" w:color="auto"/>
              <w:right w:val="single" w:sz="4" w:space="0" w:color="auto"/>
            </w:tcBorders>
            <w:vAlign w:val="center"/>
          </w:tcPr>
          <w:p w14:paraId="11429DC3" w14:textId="0042781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294" w:type="pct"/>
            <w:tcBorders>
              <w:top w:val="single" w:sz="4" w:space="0" w:color="auto"/>
              <w:left w:val="single" w:sz="4" w:space="0" w:color="auto"/>
              <w:bottom w:val="single" w:sz="4" w:space="0" w:color="auto"/>
              <w:right w:val="single" w:sz="4" w:space="0" w:color="auto"/>
            </w:tcBorders>
            <w:vAlign w:val="center"/>
          </w:tcPr>
          <w:p w14:paraId="43AB03DA" w14:textId="1106B08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5" w:type="pct"/>
            <w:tcBorders>
              <w:top w:val="single" w:sz="4" w:space="0" w:color="auto"/>
              <w:left w:val="single" w:sz="4" w:space="0" w:color="auto"/>
              <w:bottom w:val="single" w:sz="4" w:space="0" w:color="auto"/>
              <w:right w:val="single" w:sz="4" w:space="0" w:color="auto"/>
            </w:tcBorders>
            <w:vAlign w:val="center"/>
          </w:tcPr>
          <w:p w14:paraId="12BF9D03" w14:textId="48AEE32A"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5BF73542" w14:textId="784DAC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34" w:type="pct"/>
            <w:tcBorders>
              <w:top w:val="single" w:sz="4" w:space="0" w:color="auto"/>
              <w:left w:val="single" w:sz="4" w:space="0" w:color="auto"/>
              <w:bottom w:val="single" w:sz="4" w:space="0" w:color="auto"/>
              <w:right w:val="single" w:sz="4" w:space="0" w:color="auto"/>
            </w:tcBorders>
          </w:tcPr>
          <w:p w14:paraId="35C31585" w14:textId="7362A348"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0" w:author="Alhabibi, Haider@Energy" w:date="2022-06-20T18:22:00Z">
              <w:r w:rsidDel="002003C3">
                <w:rPr>
                  <w:rFonts w:asciiTheme="minorHAnsi" w:eastAsia="Times New Roman" w:hAnsiTheme="minorHAnsi" w:cstheme="minorHAnsi"/>
                  <w:sz w:val="20"/>
                  <w:szCs w:val="20"/>
                </w:rPr>
                <w:delText>09</w:delText>
              </w:r>
            </w:del>
          </w:p>
        </w:tc>
        <w:tc>
          <w:tcPr>
            <w:tcW w:w="533" w:type="pct"/>
            <w:tcBorders>
              <w:top w:val="single" w:sz="4" w:space="0" w:color="auto"/>
              <w:left w:val="single" w:sz="4" w:space="0" w:color="auto"/>
              <w:bottom w:val="single" w:sz="4" w:space="0" w:color="auto"/>
              <w:right w:val="single" w:sz="4" w:space="0" w:color="auto"/>
            </w:tcBorders>
          </w:tcPr>
          <w:p w14:paraId="181D626A" w14:textId="68C8714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3A5540D8" w14:textId="6CAE5282"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08" w:type="pct"/>
            <w:tcBorders>
              <w:top w:val="single" w:sz="4" w:space="0" w:color="auto"/>
              <w:left w:val="single" w:sz="4" w:space="0" w:color="auto"/>
              <w:bottom w:val="single" w:sz="4" w:space="0" w:color="auto"/>
              <w:right w:val="single" w:sz="4" w:space="0" w:color="auto"/>
            </w:tcBorders>
          </w:tcPr>
          <w:p w14:paraId="7F4CC02D" w14:textId="76A03B6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6464F8A" w14:textId="3E757B7A" w:rsidTr="006D3053">
        <w:trPr>
          <w:cantSplit/>
          <w:trHeight w:val="288"/>
          <w:jc w:val="center"/>
        </w:trPr>
        <w:tc>
          <w:tcPr>
            <w:tcW w:w="413" w:type="pct"/>
            <w:tcBorders>
              <w:top w:val="single" w:sz="4" w:space="0" w:color="auto"/>
              <w:left w:val="single" w:sz="4" w:space="0" w:color="auto"/>
              <w:bottom w:val="single" w:sz="4" w:space="0" w:color="auto"/>
              <w:right w:val="single" w:sz="4" w:space="0" w:color="auto"/>
            </w:tcBorders>
            <w:vAlign w:val="bottom"/>
          </w:tcPr>
          <w:p w14:paraId="62B01F6F" w14:textId="3C11D68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2C0B5722" w14:textId="610A496F"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78" w:type="pct"/>
            <w:tcBorders>
              <w:top w:val="single" w:sz="4" w:space="0" w:color="auto"/>
              <w:left w:val="single" w:sz="4" w:space="0" w:color="auto"/>
              <w:bottom w:val="single" w:sz="4" w:space="0" w:color="auto"/>
              <w:right w:val="single" w:sz="4" w:space="0" w:color="auto"/>
            </w:tcBorders>
            <w:vAlign w:val="bottom"/>
          </w:tcPr>
          <w:p w14:paraId="4A1A894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711E93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67" w:type="pct"/>
            <w:tcBorders>
              <w:top w:val="single" w:sz="4" w:space="0" w:color="auto"/>
              <w:left w:val="single" w:sz="4" w:space="0" w:color="auto"/>
              <w:bottom w:val="single" w:sz="4" w:space="0" w:color="auto"/>
              <w:right w:val="single" w:sz="4" w:space="0" w:color="auto"/>
            </w:tcBorders>
            <w:vAlign w:val="bottom"/>
          </w:tcPr>
          <w:p w14:paraId="052C1309" w14:textId="4231D2D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of</w:t>
            </w:r>
            <w:r w:rsidR="002E1D83">
              <w:rPr>
                <w:rFonts w:asciiTheme="minorHAnsi" w:eastAsia="Times New Roman" w:hAnsiTheme="minorHAnsi" w:cstheme="minorHAnsi"/>
                <w:sz w:val="18"/>
                <w:szCs w:val="20"/>
              </w:rPr>
              <w:t xml:space="preserve"> Like (or Identical) </w:t>
            </w:r>
            <w:r w:rsidRPr="00236F4B">
              <w:rPr>
                <w:rFonts w:asciiTheme="minorHAnsi" w:eastAsia="Times New Roman" w:hAnsiTheme="minorHAnsi" w:cstheme="minorHAnsi"/>
                <w:sz w:val="18"/>
                <w:szCs w:val="20"/>
              </w:rPr>
              <w:t xml:space="preserve"> Water Heaters in System</w:t>
            </w:r>
          </w:p>
        </w:tc>
        <w:tc>
          <w:tcPr>
            <w:tcW w:w="294" w:type="pct"/>
            <w:tcBorders>
              <w:top w:val="single" w:sz="4" w:space="0" w:color="auto"/>
              <w:left w:val="single" w:sz="4" w:space="0" w:color="auto"/>
              <w:bottom w:val="single" w:sz="4" w:space="0" w:color="auto"/>
              <w:right w:val="single" w:sz="4" w:space="0" w:color="auto"/>
            </w:tcBorders>
            <w:vAlign w:val="bottom"/>
          </w:tcPr>
          <w:p w14:paraId="06E2FB18"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5" w:type="pct"/>
            <w:tcBorders>
              <w:top w:val="single" w:sz="4" w:space="0" w:color="auto"/>
              <w:left w:val="single" w:sz="4" w:space="0" w:color="auto"/>
              <w:bottom w:val="single" w:sz="4" w:space="0" w:color="auto"/>
              <w:right w:val="single" w:sz="4" w:space="0" w:color="auto"/>
            </w:tcBorders>
            <w:vAlign w:val="bottom"/>
          </w:tcPr>
          <w:p w14:paraId="4CC76B6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196F7A20"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34" w:type="pct"/>
            <w:tcBorders>
              <w:top w:val="single" w:sz="4" w:space="0" w:color="auto"/>
              <w:left w:val="single" w:sz="4" w:space="0" w:color="auto"/>
              <w:bottom w:val="single" w:sz="4" w:space="0" w:color="auto"/>
              <w:right w:val="single" w:sz="4" w:space="0" w:color="auto"/>
            </w:tcBorders>
            <w:vAlign w:val="bottom"/>
          </w:tcPr>
          <w:p w14:paraId="64ACEA33" w14:textId="2A1F04A8"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del w:id="1" w:author="Alhabibi, Haider@Energy" w:date="2022-06-20T18:22:00Z">
              <w:r w:rsidRPr="00236F4B" w:rsidDel="002003C3">
                <w:rPr>
                  <w:rFonts w:asciiTheme="minorHAnsi" w:eastAsia="Times New Roman" w:hAnsiTheme="minorHAnsi" w:cstheme="minorHAnsi"/>
                  <w:sz w:val="18"/>
                  <w:szCs w:val="20"/>
                </w:rPr>
                <w:delText>Central DHW System Distribution</w:delText>
              </w:r>
            </w:del>
          </w:p>
        </w:tc>
        <w:tc>
          <w:tcPr>
            <w:tcW w:w="533" w:type="pct"/>
            <w:tcBorders>
              <w:top w:val="single" w:sz="4" w:space="0" w:color="auto"/>
              <w:left w:val="single" w:sz="4" w:space="0" w:color="auto"/>
              <w:bottom w:val="single" w:sz="4" w:space="0" w:color="auto"/>
              <w:right w:val="single" w:sz="4" w:space="0" w:color="auto"/>
            </w:tcBorders>
            <w:vAlign w:val="bottom"/>
          </w:tcPr>
          <w:p w14:paraId="58A198C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4A6F7DA9"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08" w:type="pct"/>
            <w:tcBorders>
              <w:top w:val="single" w:sz="4" w:space="0" w:color="auto"/>
              <w:left w:val="single" w:sz="4" w:space="0" w:color="auto"/>
              <w:bottom w:val="single" w:sz="4" w:space="0" w:color="auto"/>
              <w:right w:val="single" w:sz="4" w:space="0" w:color="auto"/>
            </w:tcBorders>
            <w:vAlign w:val="bottom"/>
          </w:tcPr>
          <w:p w14:paraId="3C0EDE59" w14:textId="717B4841"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5D4DAF0C" w14:textId="2174CCCF" w:rsidTr="006D3053">
        <w:trPr>
          <w:cantSplit/>
          <w:trHeight w:val="246"/>
          <w:jc w:val="center"/>
        </w:trPr>
        <w:tc>
          <w:tcPr>
            <w:tcW w:w="413" w:type="pct"/>
            <w:tcBorders>
              <w:top w:val="single" w:sz="4" w:space="0" w:color="auto"/>
              <w:left w:val="single" w:sz="4" w:space="0" w:color="auto"/>
              <w:bottom w:val="single" w:sz="4" w:space="0" w:color="auto"/>
              <w:right w:val="single" w:sz="4" w:space="0" w:color="auto"/>
            </w:tcBorders>
          </w:tcPr>
          <w:p w14:paraId="7A5694AD"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2662FBB" w14:textId="19B2C5AF"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5542078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6127A3C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8C2EC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8E671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BA2358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D836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2AD6885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033A4D5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8" w:type="pct"/>
            <w:tcBorders>
              <w:top w:val="single" w:sz="4" w:space="0" w:color="auto"/>
              <w:left w:val="single" w:sz="4" w:space="0" w:color="auto"/>
              <w:bottom w:val="single" w:sz="4" w:space="0" w:color="auto"/>
              <w:right w:val="single" w:sz="4" w:space="0" w:color="auto"/>
            </w:tcBorders>
          </w:tcPr>
          <w:p w14:paraId="18E1D7D3"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8C00B59" w14:textId="2B217D17" w:rsidTr="006D3053">
        <w:trPr>
          <w:cantSplit/>
          <w:trHeight w:val="255"/>
          <w:jc w:val="center"/>
        </w:trPr>
        <w:tc>
          <w:tcPr>
            <w:tcW w:w="413" w:type="pct"/>
            <w:tcBorders>
              <w:top w:val="single" w:sz="4" w:space="0" w:color="auto"/>
              <w:left w:val="single" w:sz="4" w:space="0" w:color="auto"/>
              <w:bottom w:val="single" w:sz="4" w:space="0" w:color="auto"/>
              <w:right w:val="single" w:sz="4" w:space="0" w:color="auto"/>
            </w:tcBorders>
          </w:tcPr>
          <w:p w14:paraId="2291091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084135C1" w14:textId="6692A3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48B7F12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53AB15F2"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575C8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290D35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90957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366F871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6F9F8920"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565C7AC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8" w:type="pct"/>
            <w:tcBorders>
              <w:top w:val="single" w:sz="4" w:space="0" w:color="auto"/>
              <w:left w:val="single" w:sz="4" w:space="0" w:color="auto"/>
              <w:bottom w:val="single" w:sz="4" w:space="0" w:color="auto"/>
              <w:right w:val="single" w:sz="4" w:space="0" w:color="auto"/>
            </w:tcBorders>
          </w:tcPr>
          <w:p w14:paraId="3EC8A11D"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36E6BF0" w14:textId="77777777" w:rsidR="003C527B" w:rsidRDefault="003C527B" w:rsidP="00D879CA">
      <w:pPr>
        <w:spacing w:after="0" w:line="240" w:lineRule="auto"/>
        <w:rPr>
          <w:rFonts w:asciiTheme="minorHAnsi" w:hAnsiTheme="minorHAnsi" w:cstheme="minorHAnsi"/>
          <w:sz w:val="18"/>
          <w:szCs w:val="18"/>
        </w:rPr>
      </w:pPr>
    </w:p>
    <w:tbl>
      <w:tblPr>
        <w:tblStyle w:val="TableGrid4"/>
        <w:tblW w:w="11016" w:type="dxa"/>
        <w:tblInd w:w="-95" w:type="dxa"/>
        <w:tblLook w:val="04A0" w:firstRow="1" w:lastRow="0" w:firstColumn="1" w:lastColumn="0" w:noHBand="0" w:noVBand="1"/>
      </w:tblPr>
      <w:tblGrid>
        <w:gridCol w:w="1007"/>
        <w:gridCol w:w="983"/>
        <w:gridCol w:w="1070"/>
        <w:gridCol w:w="1026"/>
        <w:gridCol w:w="1004"/>
        <w:gridCol w:w="1041"/>
        <w:gridCol w:w="1095"/>
        <w:gridCol w:w="1095"/>
        <w:gridCol w:w="1624"/>
        <w:gridCol w:w="1071"/>
      </w:tblGrid>
      <w:tr w:rsidR="004D4362" w:rsidRPr="00F40856" w14:paraId="786CF86D" w14:textId="4FFF4C6F" w:rsidTr="00121CBA">
        <w:trPr>
          <w:trHeight w:val="413"/>
        </w:trPr>
        <w:tc>
          <w:tcPr>
            <w:tcW w:w="11016" w:type="dxa"/>
            <w:gridSpan w:val="10"/>
          </w:tcPr>
          <w:p w14:paraId="033E6E1E" w14:textId="77777777" w:rsidR="004D4362" w:rsidRPr="00EB4154" w:rsidRDefault="004D4362" w:rsidP="00E40C70">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HPWH</w:t>
            </w:r>
            <w:r w:rsidRPr="00EB4154">
              <w:rPr>
                <w:rFonts w:cstheme="minorHAnsi"/>
                <w:b/>
                <w:bCs/>
                <w:sz w:val="20"/>
                <w:szCs w:val="20"/>
              </w:rPr>
              <w:t xml:space="preserve"> System Information</w:t>
            </w:r>
          </w:p>
          <w:p w14:paraId="10241013" w14:textId="02F0544D" w:rsidR="004D4362" w:rsidRDefault="004D4362" w:rsidP="00E40C70">
            <w:pPr>
              <w:spacing w:after="0" w:line="240" w:lineRule="auto"/>
              <w:rPr>
                <w:rFonts w:cstheme="minorHAnsi"/>
                <w:b/>
                <w:bCs/>
                <w:sz w:val="20"/>
                <w:szCs w:val="20"/>
              </w:rPr>
            </w:pPr>
            <w:r w:rsidRPr="00F40856">
              <w:rPr>
                <w:rFonts w:cstheme="minorHAnsi"/>
                <w:sz w:val="18"/>
                <w:szCs w:val="20"/>
              </w:rPr>
              <w:t>This table reports the water heating system(s) that were specified on the registered CF1R compliance document for this project.</w:t>
            </w:r>
          </w:p>
        </w:tc>
      </w:tr>
      <w:tr w:rsidR="004D4362" w:rsidRPr="00F40856" w14:paraId="0FACB7CA" w14:textId="582EAE85" w:rsidTr="009625D0">
        <w:trPr>
          <w:trHeight w:val="186"/>
        </w:trPr>
        <w:tc>
          <w:tcPr>
            <w:tcW w:w="1007" w:type="dxa"/>
            <w:tcBorders>
              <w:top w:val="single" w:sz="4" w:space="0" w:color="auto"/>
              <w:left w:val="single" w:sz="4" w:space="0" w:color="auto"/>
              <w:bottom w:val="single" w:sz="4" w:space="0" w:color="auto"/>
              <w:right w:val="single" w:sz="4" w:space="0" w:color="auto"/>
            </w:tcBorders>
          </w:tcPr>
          <w:p w14:paraId="07835959"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18"/>
              </w:rPr>
              <w:t>01</w:t>
            </w:r>
          </w:p>
        </w:tc>
        <w:tc>
          <w:tcPr>
            <w:tcW w:w="983" w:type="dxa"/>
            <w:vAlign w:val="bottom"/>
          </w:tcPr>
          <w:p w14:paraId="55076699"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02</w:t>
            </w:r>
          </w:p>
        </w:tc>
        <w:tc>
          <w:tcPr>
            <w:tcW w:w="1070" w:type="dxa"/>
            <w:vAlign w:val="bottom"/>
          </w:tcPr>
          <w:p w14:paraId="17F7EF6D"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03</w:t>
            </w:r>
          </w:p>
        </w:tc>
        <w:tc>
          <w:tcPr>
            <w:tcW w:w="1026" w:type="dxa"/>
          </w:tcPr>
          <w:p w14:paraId="1DA8D508"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04</w:t>
            </w:r>
          </w:p>
        </w:tc>
        <w:tc>
          <w:tcPr>
            <w:tcW w:w="1004" w:type="dxa"/>
          </w:tcPr>
          <w:p w14:paraId="710162BA"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05</w:t>
            </w:r>
          </w:p>
        </w:tc>
        <w:tc>
          <w:tcPr>
            <w:tcW w:w="1041" w:type="dxa"/>
          </w:tcPr>
          <w:p w14:paraId="5D357D11"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06</w:t>
            </w:r>
          </w:p>
        </w:tc>
        <w:tc>
          <w:tcPr>
            <w:tcW w:w="1095" w:type="dxa"/>
          </w:tcPr>
          <w:p w14:paraId="680BECFC"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07</w:t>
            </w:r>
          </w:p>
        </w:tc>
        <w:tc>
          <w:tcPr>
            <w:tcW w:w="1095" w:type="dxa"/>
          </w:tcPr>
          <w:p w14:paraId="2C8F6A65"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08</w:t>
            </w:r>
          </w:p>
        </w:tc>
        <w:tc>
          <w:tcPr>
            <w:tcW w:w="1624" w:type="dxa"/>
          </w:tcPr>
          <w:p w14:paraId="14F17F48"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09</w:t>
            </w:r>
          </w:p>
        </w:tc>
        <w:tc>
          <w:tcPr>
            <w:tcW w:w="1071" w:type="dxa"/>
          </w:tcPr>
          <w:p w14:paraId="11EA1323" w14:textId="58ADB3B9" w:rsidR="004D4362" w:rsidRPr="00F40856" w:rsidRDefault="004D4362" w:rsidP="004D4362">
            <w:pPr>
              <w:spacing w:after="0" w:line="240" w:lineRule="auto"/>
              <w:jc w:val="center"/>
              <w:rPr>
                <w:rFonts w:cstheme="minorHAnsi"/>
                <w:sz w:val="18"/>
                <w:szCs w:val="20"/>
              </w:rPr>
            </w:pPr>
            <w:r>
              <w:rPr>
                <w:rFonts w:cstheme="minorHAnsi"/>
                <w:sz w:val="18"/>
                <w:szCs w:val="20"/>
              </w:rPr>
              <w:t>10</w:t>
            </w:r>
          </w:p>
        </w:tc>
      </w:tr>
      <w:tr w:rsidR="004D4362" w:rsidRPr="00F40856" w14:paraId="0674DF25" w14:textId="44A02F83" w:rsidTr="009625D0">
        <w:trPr>
          <w:trHeight w:val="974"/>
        </w:trPr>
        <w:tc>
          <w:tcPr>
            <w:tcW w:w="1007" w:type="dxa"/>
            <w:tcBorders>
              <w:top w:val="single" w:sz="4" w:space="0" w:color="auto"/>
              <w:left w:val="single" w:sz="4" w:space="0" w:color="auto"/>
              <w:bottom w:val="single" w:sz="4" w:space="0" w:color="auto"/>
              <w:right w:val="single" w:sz="4" w:space="0" w:color="auto"/>
            </w:tcBorders>
            <w:vAlign w:val="bottom"/>
          </w:tcPr>
          <w:p w14:paraId="7013708F"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983" w:type="dxa"/>
            <w:vAlign w:val="bottom"/>
          </w:tcPr>
          <w:p w14:paraId="34D21649"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7AADBD91"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or Name</w:t>
            </w:r>
          </w:p>
        </w:tc>
        <w:tc>
          <w:tcPr>
            <w:tcW w:w="1070" w:type="dxa"/>
            <w:vAlign w:val="bottom"/>
          </w:tcPr>
          <w:p w14:paraId="764E55B7"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363B3901"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Make and Model</w:t>
            </w:r>
          </w:p>
        </w:tc>
        <w:tc>
          <w:tcPr>
            <w:tcW w:w="1026" w:type="dxa"/>
            <w:vAlign w:val="bottom"/>
          </w:tcPr>
          <w:p w14:paraId="1906A805"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004" w:type="dxa"/>
            <w:vAlign w:val="bottom"/>
          </w:tcPr>
          <w:p w14:paraId="2F687453"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041" w:type="dxa"/>
            <w:vAlign w:val="bottom"/>
          </w:tcPr>
          <w:p w14:paraId="554369F2"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095" w:type="dxa"/>
            <w:vAlign w:val="bottom"/>
          </w:tcPr>
          <w:p w14:paraId="164441EF"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95" w:type="dxa"/>
            <w:vAlign w:val="bottom"/>
          </w:tcPr>
          <w:p w14:paraId="53A21935"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624" w:type="dxa"/>
            <w:vAlign w:val="bottom"/>
          </w:tcPr>
          <w:p w14:paraId="0CADE69D" w14:textId="1D1B33EF" w:rsidR="004D4362" w:rsidRPr="00F40856" w:rsidRDefault="008F4CD0"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2" w:author="Alhabibi, Haider@Energy" w:date="2022-07-14T15:58:00Z">
              <w:r w:rsidRPr="00390453">
                <w:rPr>
                  <w:rFonts w:eastAsia="Times New Roman" w:cstheme="minorHAnsi"/>
                  <w:sz w:val="18"/>
                  <w:szCs w:val="18"/>
                </w:rPr>
                <w:t>Drain Water Heat Recovery</w:t>
              </w:r>
            </w:ins>
            <w:del w:id="3" w:author="Alhabibi, Haider@Energy" w:date="2022-07-14T15:58:00Z">
              <w:r w:rsidR="004D4362" w:rsidRPr="00F40856" w:rsidDel="008F4CD0">
                <w:rPr>
                  <w:rFonts w:cstheme="minorHAnsi"/>
                  <w:sz w:val="18"/>
                  <w:szCs w:val="20"/>
                </w:rPr>
                <w:delText>Simulated Equipment Make and Model</w:delText>
              </w:r>
            </w:del>
          </w:p>
        </w:tc>
        <w:tc>
          <w:tcPr>
            <w:tcW w:w="1071" w:type="dxa"/>
            <w:vAlign w:val="bottom"/>
          </w:tcPr>
          <w:p w14:paraId="504B8583" w14:textId="1AD494A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4D4362" w:rsidRPr="00F40856" w14:paraId="04E58E39" w14:textId="731DABC4" w:rsidTr="009625D0">
        <w:trPr>
          <w:trHeight w:val="213"/>
        </w:trPr>
        <w:tc>
          <w:tcPr>
            <w:tcW w:w="1007" w:type="dxa"/>
          </w:tcPr>
          <w:p w14:paraId="4CA13434" w14:textId="77777777" w:rsidR="004D4362" w:rsidRPr="00F40856" w:rsidRDefault="004D4362" w:rsidP="004D4362">
            <w:pPr>
              <w:spacing w:after="0" w:line="240" w:lineRule="auto"/>
              <w:rPr>
                <w:rFonts w:cstheme="minorHAnsi"/>
                <w:sz w:val="20"/>
                <w:szCs w:val="20"/>
              </w:rPr>
            </w:pPr>
          </w:p>
        </w:tc>
        <w:tc>
          <w:tcPr>
            <w:tcW w:w="983" w:type="dxa"/>
          </w:tcPr>
          <w:p w14:paraId="5F5C9DB5" w14:textId="77777777" w:rsidR="004D4362" w:rsidRPr="00F40856" w:rsidRDefault="004D4362" w:rsidP="004D4362">
            <w:pPr>
              <w:spacing w:after="0" w:line="240" w:lineRule="auto"/>
              <w:rPr>
                <w:rFonts w:cstheme="minorHAnsi"/>
                <w:sz w:val="20"/>
                <w:szCs w:val="20"/>
              </w:rPr>
            </w:pPr>
          </w:p>
        </w:tc>
        <w:tc>
          <w:tcPr>
            <w:tcW w:w="1070" w:type="dxa"/>
          </w:tcPr>
          <w:p w14:paraId="7F1B1B64" w14:textId="77777777" w:rsidR="004D4362" w:rsidRPr="00F40856" w:rsidRDefault="004D4362" w:rsidP="004D4362">
            <w:pPr>
              <w:spacing w:after="0" w:line="240" w:lineRule="auto"/>
              <w:rPr>
                <w:rFonts w:cstheme="minorHAnsi"/>
                <w:sz w:val="20"/>
                <w:szCs w:val="20"/>
              </w:rPr>
            </w:pPr>
          </w:p>
        </w:tc>
        <w:tc>
          <w:tcPr>
            <w:tcW w:w="1026" w:type="dxa"/>
          </w:tcPr>
          <w:p w14:paraId="4DF6C815" w14:textId="77777777" w:rsidR="004D4362" w:rsidRPr="00F40856" w:rsidRDefault="004D4362" w:rsidP="004D4362">
            <w:pPr>
              <w:spacing w:after="0" w:line="240" w:lineRule="auto"/>
              <w:rPr>
                <w:rFonts w:cstheme="minorHAnsi"/>
                <w:sz w:val="20"/>
                <w:szCs w:val="20"/>
              </w:rPr>
            </w:pPr>
          </w:p>
        </w:tc>
        <w:tc>
          <w:tcPr>
            <w:tcW w:w="1004" w:type="dxa"/>
          </w:tcPr>
          <w:p w14:paraId="0F66B81B" w14:textId="77777777" w:rsidR="004D4362" w:rsidRPr="00F40856" w:rsidRDefault="004D4362" w:rsidP="004D4362">
            <w:pPr>
              <w:spacing w:after="0" w:line="240" w:lineRule="auto"/>
              <w:rPr>
                <w:rFonts w:cstheme="minorHAnsi"/>
                <w:sz w:val="20"/>
                <w:szCs w:val="20"/>
              </w:rPr>
            </w:pPr>
          </w:p>
        </w:tc>
        <w:tc>
          <w:tcPr>
            <w:tcW w:w="1041" w:type="dxa"/>
          </w:tcPr>
          <w:p w14:paraId="72B19B8D" w14:textId="77777777" w:rsidR="004D4362" w:rsidRPr="00F40856" w:rsidRDefault="004D4362" w:rsidP="004D4362">
            <w:pPr>
              <w:spacing w:after="0" w:line="240" w:lineRule="auto"/>
              <w:rPr>
                <w:rFonts w:cstheme="minorHAnsi"/>
                <w:sz w:val="20"/>
                <w:szCs w:val="20"/>
              </w:rPr>
            </w:pPr>
          </w:p>
        </w:tc>
        <w:tc>
          <w:tcPr>
            <w:tcW w:w="1095" w:type="dxa"/>
          </w:tcPr>
          <w:p w14:paraId="22A975D2" w14:textId="77777777" w:rsidR="004D4362" w:rsidRPr="00F40856" w:rsidRDefault="004D4362" w:rsidP="004D4362">
            <w:pPr>
              <w:spacing w:after="0" w:line="240" w:lineRule="auto"/>
              <w:rPr>
                <w:rFonts w:cstheme="minorHAnsi"/>
                <w:sz w:val="20"/>
                <w:szCs w:val="20"/>
              </w:rPr>
            </w:pPr>
          </w:p>
        </w:tc>
        <w:tc>
          <w:tcPr>
            <w:tcW w:w="1095" w:type="dxa"/>
          </w:tcPr>
          <w:p w14:paraId="5A19CE08" w14:textId="77777777" w:rsidR="004D4362" w:rsidRPr="00F40856" w:rsidRDefault="004D4362" w:rsidP="004D4362">
            <w:pPr>
              <w:spacing w:after="0" w:line="240" w:lineRule="auto"/>
              <w:rPr>
                <w:rFonts w:cstheme="minorHAnsi"/>
                <w:sz w:val="20"/>
                <w:szCs w:val="20"/>
              </w:rPr>
            </w:pPr>
          </w:p>
        </w:tc>
        <w:tc>
          <w:tcPr>
            <w:tcW w:w="1624" w:type="dxa"/>
          </w:tcPr>
          <w:p w14:paraId="2B01F375" w14:textId="77777777" w:rsidR="004D4362" w:rsidRPr="00F40856" w:rsidRDefault="004D4362" w:rsidP="004D4362">
            <w:pPr>
              <w:spacing w:after="0" w:line="240" w:lineRule="auto"/>
              <w:rPr>
                <w:rFonts w:cstheme="minorHAnsi"/>
                <w:sz w:val="20"/>
                <w:szCs w:val="20"/>
              </w:rPr>
            </w:pPr>
          </w:p>
        </w:tc>
        <w:tc>
          <w:tcPr>
            <w:tcW w:w="1071" w:type="dxa"/>
          </w:tcPr>
          <w:p w14:paraId="54537B55" w14:textId="77777777" w:rsidR="004D4362" w:rsidRPr="00F40856" w:rsidRDefault="004D4362" w:rsidP="004D4362">
            <w:pPr>
              <w:spacing w:after="0" w:line="240" w:lineRule="auto"/>
              <w:rPr>
                <w:rFonts w:cstheme="minorHAnsi"/>
                <w:sz w:val="20"/>
                <w:szCs w:val="20"/>
              </w:rPr>
            </w:pPr>
          </w:p>
        </w:tc>
      </w:tr>
      <w:tr w:rsidR="004D4362" w:rsidRPr="00F40856" w14:paraId="2F4818A2" w14:textId="1B9BEF1A" w:rsidTr="009625D0">
        <w:trPr>
          <w:trHeight w:val="200"/>
        </w:trPr>
        <w:tc>
          <w:tcPr>
            <w:tcW w:w="1007" w:type="dxa"/>
          </w:tcPr>
          <w:p w14:paraId="758DD574" w14:textId="77777777" w:rsidR="004D4362" w:rsidRPr="00F40856" w:rsidRDefault="004D4362" w:rsidP="004D4362">
            <w:pPr>
              <w:spacing w:after="0" w:line="240" w:lineRule="auto"/>
              <w:rPr>
                <w:rFonts w:cstheme="minorHAnsi"/>
                <w:sz w:val="20"/>
                <w:szCs w:val="20"/>
              </w:rPr>
            </w:pPr>
          </w:p>
        </w:tc>
        <w:tc>
          <w:tcPr>
            <w:tcW w:w="983" w:type="dxa"/>
          </w:tcPr>
          <w:p w14:paraId="5D42BE8C" w14:textId="77777777" w:rsidR="004D4362" w:rsidRPr="00F40856" w:rsidRDefault="004D4362" w:rsidP="004D4362">
            <w:pPr>
              <w:spacing w:after="0" w:line="240" w:lineRule="auto"/>
              <w:rPr>
                <w:rFonts w:cstheme="minorHAnsi"/>
                <w:sz w:val="20"/>
                <w:szCs w:val="20"/>
              </w:rPr>
            </w:pPr>
          </w:p>
        </w:tc>
        <w:tc>
          <w:tcPr>
            <w:tcW w:w="1070" w:type="dxa"/>
          </w:tcPr>
          <w:p w14:paraId="6494E0FE" w14:textId="77777777" w:rsidR="004D4362" w:rsidRPr="00F40856" w:rsidRDefault="004D4362" w:rsidP="004D4362">
            <w:pPr>
              <w:spacing w:after="0" w:line="240" w:lineRule="auto"/>
              <w:rPr>
                <w:rFonts w:cstheme="minorHAnsi"/>
                <w:sz w:val="20"/>
                <w:szCs w:val="20"/>
              </w:rPr>
            </w:pPr>
          </w:p>
        </w:tc>
        <w:tc>
          <w:tcPr>
            <w:tcW w:w="1026" w:type="dxa"/>
          </w:tcPr>
          <w:p w14:paraId="3E884BD6" w14:textId="77777777" w:rsidR="004D4362" w:rsidRPr="00F40856" w:rsidRDefault="004D4362" w:rsidP="004D4362">
            <w:pPr>
              <w:spacing w:after="0" w:line="240" w:lineRule="auto"/>
              <w:rPr>
                <w:rFonts w:cstheme="minorHAnsi"/>
                <w:sz w:val="20"/>
                <w:szCs w:val="20"/>
              </w:rPr>
            </w:pPr>
          </w:p>
        </w:tc>
        <w:tc>
          <w:tcPr>
            <w:tcW w:w="1004" w:type="dxa"/>
          </w:tcPr>
          <w:p w14:paraId="0DD2293C" w14:textId="77777777" w:rsidR="004D4362" w:rsidRPr="00F40856" w:rsidRDefault="004D4362" w:rsidP="004D4362">
            <w:pPr>
              <w:spacing w:after="0" w:line="240" w:lineRule="auto"/>
              <w:rPr>
                <w:rFonts w:cstheme="minorHAnsi"/>
                <w:sz w:val="20"/>
                <w:szCs w:val="20"/>
              </w:rPr>
            </w:pPr>
          </w:p>
        </w:tc>
        <w:tc>
          <w:tcPr>
            <w:tcW w:w="1041" w:type="dxa"/>
          </w:tcPr>
          <w:p w14:paraId="5284AA21" w14:textId="77777777" w:rsidR="004D4362" w:rsidRPr="00F40856" w:rsidRDefault="004D4362" w:rsidP="004D4362">
            <w:pPr>
              <w:spacing w:after="0" w:line="240" w:lineRule="auto"/>
              <w:rPr>
                <w:rFonts w:cstheme="minorHAnsi"/>
                <w:sz w:val="20"/>
                <w:szCs w:val="20"/>
              </w:rPr>
            </w:pPr>
          </w:p>
        </w:tc>
        <w:tc>
          <w:tcPr>
            <w:tcW w:w="1095" w:type="dxa"/>
          </w:tcPr>
          <w:p w14:paraId="467F8AD5" w14:textId="77777777" w:rsidR="004D4362" w:rsidRPr="00F40856" w:rsidRDefault="004D4362" w:rsidP="004D4362">
            <w:pPr>
              <w:spacing w:after="0" w:line="240" w:lineRule="auto"/>
              <w:rPr>
                <w:rFonts w:cstheme="minorHAnsi"/>
                <w:sz w:val="20"/>
                <w:szCs w:val="20"/>
              </w:rPr>
            </w:pPr>
          </w:p>
        </w:tc>
        <w:tc>
          <w:tcPr>
            <w:tcW w:w="1095" w:type="dxa"/>
          </w:tcPr>
          <w:p w14:paraId="25FDD4DD" w14:textId="77777777" w:rsidR="004D4362" w:rsidRPr="00F40856" w:rsidRDefault="004D4362" w:rsidP="004D4362">
            <w:pPr>
              <w:spacing w:after="0" w:line="240" w:lineRule="auto"/>
              <w:rPr>
                <w:rFonts w:cstheme="minorHAnsi"/>
                <w:sz w:val="20"/>
                <w:szCs w:val="20"/>
              </w:rPr>
            </w:pPr>
          </w:p>
        </w:tc>
        <w:tc>
          <w:tcPr>
            <w:tcW w:w="1624" w:type="dxa"/>
          </w:tcPr>
          <w:p w14:paraId="15DBE0B4" w14:textId="77777777" w:rsidR="004D4362" w:rsidRPr="00F40856" w:rsidRDefault="004D4362" w:rsidP="004D4362">
            <w:pPr>
              <w:spacing w:after="0" w:line="240" w:lineRule="auto"/>
              <w:rPr>
                <w:rFonts w:cstheme="minorHAnsi"/>
                <w:sz w:val="20"/>
                <w:szCs w:val="20"/>
              </w:rPr>
            </w:pPr>
          </w:p>
        </w:tc>
        <w:tc>
          <w:tcPr>
            <w:tcW w:w="1071" w:type="dxa"/>
          </w:tcPr>
          <w:p w14:paraId="48307BE1" w14:textId="77777777" w:rsidR="004D4362" w:rsidRPr="00F40856" w:rsidRDefault="004D4362" w:rsidP="004D4362">
            <w:pPr>
              <w:spacing w:after="0" w:line="240" w:lineRule="auto"/>
              <w:rPr>
                <w:rFonts w:cstheme="minorHAnsi"/>
                <w:sz w:val="20"/>
                <w:szCs w:val="20"/>
              </w:rPr>
            </w:pPr>
          </w:p>
        </w:tc>
      </w:tr>
    </w:tbl>
    <w:p w14:paraId="1AE7AA08" w14:textId="77777777" w:rsidR="008F4CD0" w:rsidRDefault="008F4CD0">
      <w:pPr>
        <w:rPr>
          <w:ins w:id="4" w:author="Alhabibi, Haider@Energy" w:date="2022-07-14T15:58:00Z"/>
        </w:rPr>
      </w:pPr>
    </w:p>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0"/>
        <w:gridCol w:w="907"/>
        <w:gridCol w:w="979"/>
        <w:gridCol w:w="810"/>
        <w:gridCol w:w="1080"/>
        <w:gridCol w:w="764"/>
        <w:gridCol w:w="678"/>
        <w:gridCol w:w="720"/>
        <w:gridCol w:w="1188"/>
        <w:gridCol w:w="1148"/>
        <w:gridCol w:w="900"/>
        <w:gridCol w:w="902"/>
      </w:tblGrid>
      <w:tr w:rsidR="00F349F6" w:rsidRPr="009E01FE" w14:paraId="47428C92" w14:textId="13539CC9"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03FAD439" w:rsidR="00F349F6" w:rsidRPr="00B33DFF"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3F0C0E6C"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r w:rsidR="00B70C68">
              <w:rPr>
                <w:rFonts w:asciiTheme="minorHAnsi" w:eastAsia="Times New Roman" w:hAnsiTheme="minorHAnsi" w:cstheme="minorHAnsi"/>
                <w:sz w:val="20"/>
                <w:szCs w:val="20"/>
              </w:rPr>
              <w:t>features</w:t>
            </w:r>
            <w:r w:rsidR="00B70C68"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 xml:space="preserve">the water heating system </w:t>
            </w:r>
            <w:r w:rsidR="009B229B">
              <w:rPr>
                <w:rFonts w:asciiTheme="minorHAnsi" w:eastAsia="Times New Roman" w:hAnsiTheme="minorHAnsi" w:cstheme="minorHAnsi"/>
                <w:sz w:val="20"/>
                <w:szCs w:val="20"/>
              </w:rPr>
              <w:t xml:space="preserve">other than </w:t>
            </w:r>
            <w:r w:rsidR="009B229B">
              <w:rPr>
                <w:rFonts w:cstheme="minorHAnsi"/>
                <w:b/>
                <w:bCs/>
                <w:sz w:val="20"/>
                <w:szCs w:val="20"/>
              </w:rPr>
              <w:t>HPWH</w:t>
            </w:r>
            <w:r w:rsidR="009B229B" w:rsidRPr="005828AE">
              <w:rPr>
                <w:rFonts w:asciiTheme="minorHAnsi" w:eastAsia="Times New Roman" w:hAnsiTheme="minorHAnsi" w:cstheme="minorHAnsi"/>
                <w:sz w:val="20"/>
                <w:szCs w:val="20"/>
              </w:rPr>
              <w:t xml:space="preserve"> </w:t>
            </w:r>
            <w:r w:rsidR="009B229B">
              <w:rPr>
                <w:rFonts w:asciiTheme="minorHAnsi" w:eastAsia="Times New Roman" w:hAnsiTheme="minorHAnsi" w:cstheme="minorHAnsi"/>
                <w:sz w:val="20"/>
                <w:szCs w:val="20"/>
              </w:rPr>
              <w:t>systems</w:t>
            </w:r>
            <w:r w:rsidR="009B229B"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installed in this project.</w:t>
            </w:r>
          </w:p>
        </w:tc>
      </w:tr>
      <w:tr w:rsidR="002E1D83" w:rsidRPr="009E01FE" w14:paraId="5E10FB82" w14:textId="1F2D2580" w:rsidTr="009B229B">
        <w:trPr>
          <w:cantSplit/>
          <w:trHeight w:val="277"/>
          <w:jc w:val="center"/>
        </w:trPr>
        <w:tc>
          <w:tcPr>
            <w:tcW w:w="410" w:type="pct"/>
            <w:tcBorders>
              <w:top w:val="single" w:sz="4" w:space="0" w:color="auto"/>
              <w:left w:val="single" w:sz="4" w:space="0" w:color="auto"/>
              <w:bottom w:val="single" w:sz="4" w:space="0" w:color="auto"/>
              <w:right w:val="single" w:sz="4" w:space="0" w:color="auto"/>
            </w:tcBorders>
          </w:tcPr>
          <w:p w14:paraId="75323EDC" w14:textId="19DFB56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9625D0">
              <w:rPr>
                <w:rFonts w:asciiTheme="minorHAnsi" w:eastAsia="Times New Roman" w:hAnsiTheme="minorHAnsi" w:cstheme="minorHAnsi"/>
                <w:sz w:val="20"/>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5F178F62" w14:textId="7C13300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46" w:type="pct"/>
            <w:tcBorders>
              <w:top w:val="single" w:sz="4" w:space="0" w:color="auto"/>
              <w:left w:val="single" w:sz="4" w:space="0" w:color="auto"/>
              <w:bottom w:val="single" w:sz="4" w:space="0" w:color="auto"/>
              <w:right w:val="single" w:sz="4" w:space="0" w:color="auto"/>
            </w:tcBorders>
            <w:vAlign w:val="center"/>
          </w:tcPr>
          <w:p w14:paraId="25E49458" w14:textId="0726B8D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369" w:type="pct"/>
            <w:tcBorders>
              <w:top w:val="single" w:sz="4" w:space="0" w:color="auto"/>
              <w:left w:val="single" w:sz="4" w:space="0" w:color="auto"/>
              <w:bottom w:val="single" w:sz="4" w:space="0" w:color="auto"/>
              <w:right w:val="single" w:sz="4" w:space="0" w:color="auto"/>
            </w:tcBorders>
            <w:vAlign w:val="center"/>
          </w:tcPr>
          <w:p w14:paraId="4D1BC378" w14:textId="738DD56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92" w:type="pct"/>
            <w:tcBorders>
              <w:top w:val="single" w:sz="4" w:space="0" w:color="auto"/>
              <w:left w:val="single" w:sz="4" w:space="0" w:color="auto"/>
              <w:bottom w:val="single" w:sz="4" w:space="0" w:color="auto"/>
              <w:right w:val="single" w:sz="4" w:space="0" w:color="auto"/>
            </w:tcBorders>
            <w:vAlign w:val="center"/>
          </w:tcPr>
          <w:p w14:paraId="3D26A1B8" w14:textId="23411E0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48" w:type="pct"/>
            <w:tcBorders>
              <w:top w:val="single" w:sz="4" w:space="0" w:color="auto"/>
              <w:left w:val="single" w:sz="4" w:space="0" w:color="auto"/>
              <w:bottom w:val="single" w:sz="4" w:space="0" w:color="auto"/>
              <w:right w:val="single" w:sz="4" w:space="0" w:color="auto"/>
            </w:tcBorders>
            <w:vAlign w:val="center"/>
          </w:tcPr>
          <w:p w14:paraId="0E16E27E" w14:textId="14298FD8"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9" w:type="pct"/>
            <w:tcBorders>
              <w:top w:val="single" w:sz="4" w:space="0" w:color="auto"/>
              <w:left w:val="single" w:sz="4" w:space="0" w:color="auto"/>
              <w:bottom w:val="single" w:sz="4" w:space="0" w:color="auto"/>
              <w:right w:val="single" w:sz="4" w:space="0" w:color="auto"/>
            </w:tcBorders>
            <w:vAlign w:val="center"/>
          </w:tcPr>
          <w:p w14:paraId="1EFBBCAA" w14:textId="198005C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3A8184C6" w14:textId="5F6A282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41" w:type="pct"/>
            <w:tcBorders>
              <w:top w:val="single" w:sz="4" w:space="0" w:color="auto"/>
              <w:left w:val="single" w:sz="4" w:space="0" w:color="auto"/>
              <w:bottom w:val="single" w:sz="4" w:space="0" w:color="auto"/>
              <w:right w:val="single" w:sz="4" w:space="0" w:color="auto"/>
            </w:tcBorders>
          </w:tcPr>
          <w:p w14:paraId="15CF708E" w14:textId="3FD41372"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5" w:author="Alhabibi, Haider@Energy" w:date="2022-06-21T08:13:00Z">
              <w:r w:rsidDel="003237A1">
                <w:rPr>
                  <w:rFonts w:asciiTheme="minorHAnsi" w:eastAsia="Times New Roman" w:hAnsiTheme="minorHAnsi" w:cstheme="minorHAnsi"/>
                  <w:sz w:val="20"/>
                  <w:szCs w:val="20"/>
                </w:rPr>
                <w:delText>09</w:delText>
              </w:r>
            </w:del>
          </w:p>
        </w:tc>
        <w:tc>
          <w:tcPr>
            <w:tcW w:w="523" w:type="pct"/>
            <w:tcBorders>
              <w:top w:val="single" w:sz="4" w:space="0" w:color="auto"/>
              <w:left w:val="single" w:sz="4" w:space="0" w:color="auto"/>
              <w:bottom w:val="single" w:sz="4" w:space="0" w:color="auto"/>
              <w:right w:val="single" w:sz="4" w:space="0" w:color="auto"/>
            </w:tcBorders>
          </w:tcPr>
          <w:p w14:paraId="521DBC25" w14:textId="6947D68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59C7B8FF" w14:textId="03FEF755"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1" w:type="pct"/>
            <w:tcBorders>
              <w:top w:val="single" w:sz="4" w:space="0" w:color="auto"/>
              <w:left w:val="single" w:sz="4" w:space="0" w:color="auto"/>
              <w:bottom w:val="single" w:sz="4" w:space="0" w:color="auto"/>
              <w:right w:val="single" w:sz="4" w:space="0" w:color="auto"/>
            </w:tcBorders>
          </w:tcPr>
          <w:p w14:paraId="22046E67" w14:textId="6763210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85571F4" w14:textId="1F0C2329" w:rsidTr="009B229B">
        <w:trPr>
          <w:cantSplit/>
          <w:trHeight w:val="288"/>
          <w:jc w:val="center"/>
        </w:trPr>
        <w:tc>
          <w:tcPr>
            <w:tcW w:w="410" w:type="pct"/>
            <w:tcBorders>
              <w:top w:val="single" w:sz="4" w:space="0" w:color="auto"/>
              <w:left w:val="single" w:sz="4" w:space="0" w:color="auto"/>
              <w:bottom w:val="single" w:sz="4" w:space="0" w:color="auto"/>
              <w:right w:val="single" w:sz="4" w:space="0" w:color="auto"/>
            </w:tcBorders>
            <w:vAlign w:val="bottom"/>
          </w:tcPr>
          <w:p w14:paraId="2BDEA299" w14:textId="363FE50C"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4C8D8125" w14:textId="23A27E93"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46" w:type="pct"/>
            <w:tcBorders>
              <w:top w:val="single" w:sz="4" w:space="0" w:color="auto"/>
              <w:left w:val="single" w:sz="4" w:space="0" w:color="auto"/>
              <w:bottom w:val="single" w:sz="4" w:space="0" w:color="auto"/>
              <w:right w:val="single" w:sz="4" w:space="0" w:color="auto"/>
            </w:tcBorders>
            <w:vAlign w:val="bottom"/>
          </w:tcPr>
          <w:p w14:paraId="6BA036E4"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369" w:type="pct"/>
            <w:tcBorders>
              <w:top w:val="single" w:sz="4" w:space="0" w:color="auto"/>
              <w:left w:val="single" w:sz="4" w:space="0" w:color="auto"/>
              <w:bottom w:val="single" w:sz="4" w:space="0" w:color="auto"/>
              <w:right w:val="single" w:sz="4" w:space="0" w:color="auto"/>
            </w:tcBorders>
            <w:vAlign w:val="bottom"/>
          </w:tcPr>
          <w:p w14:paraId="7C66A97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92" w:type="pct"/>
            <w:tcBorders>
              <w:top w:val="single" w:sz="4" w:space="0" w:color="auto"/>
              <w:left w:val="single" w:sz="4" w:space="0" w:color="auto"/>
              <w:bottom w:val="single" w:sz="4" w:space="0" w:color="auto"/>
              <w:right w:val="single" w:sz="4" w:space="0" w:color="auto"/>
            </w:tcBorders>
            <w:vAlign w:val="bottom"/>
          </w:tcPr>
          <w:p w14:paraId="0980E02E" w14:textId="6C09F1F5"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 of </w:t>
            </w:r>
            <w:r w:rsidR="002E1D83">
              <w:rPr>
                <w:rFonts w:asciiTheme="minorHAnsi" w:eastAsia="Times New Roman" w:hAnsiTheme="minorHAnsi" w:cstheme="minorHAnsi"/>
                <w:sz w:val="18"/>
                <w:szCs w:val="20"/>
              </w:rPr>
              <w:t xml:space="preserve">Like (or Identical) </w:t>
            </w:r>
            <w:r w:rsidRPr="00236F4B">
              <w:rPr>
                <w:rFonts w:asciiTheme="minorHAnsi" w:eastAsia="Times New Roman" w:hAnsiTheme="minorHAnsi" w:cstheme="minorHAnsi"/>
                <w:sz w:val="18"/>
                <w:szCs w:val="20"/>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3024E801"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9" w:type="pct"/>
            <w:tcBorders>
              <w:top w:val="single" w:sz="4" w:space="0" w:color="auto"/>
              <w:left w:val="single" w:sz="4" w:space="0" w:color="auto"/>
              <w:bottom w:val="single" w:sz="4" w:space="0" w:color="auto"/>
              <w:right w:val="single" w:sz="4" w:space="0" w:color="auto"/>
            </w:tcBorders>
            <w:vAlign w:val="bottom"/>
          </w:tcPr>
          <w:p w14:paraId="12E5370C"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7E7D822D"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1" w:type="pct"/>
            <w:tcBorders>
              <w:top w:val="single" w:sz="4" w:space="0" w:color="auto"/>
              <w:left w:val="single" w:sz="4" w:space="0" w:color="auto"/>
              <w:bottom w:val="single" w:sz="4" w:space="0" w:color="auto"/>
              <w:right w:val="single" w:sz="4" w:space="0" w:color="auto"/>
            </w:tcBorders>
            <w:vAlign w:val="bottom"/>
          </w:tcPr>
          <w:p w14:paraId="2FF7E8BE" w14:textId="45FACA4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del w:id="6" w:author="Alhabibi, Haider@Energy" w:date="2022-06-21T08:13:00Z">
              <w:r w:rsidRPr="00236F4B" w:rsidDel="003237A1">
                <w:rPr>
                  <w:rFonts w:asciiTheme="minorHAnsi" w:eastAsia="Times New Roman" w:hAnsiTheme="minorHAnsi" w:cstheme="minorHAnsi"/>
                  <w:sz w:val="18"/>
                  <w:szCs w:val="20"/>
                </w:rPr>
                <w:delText>Central DHW System Distribution</w:delText>
              </w:r>
            </w:del>
          </w:p>
        </w:tc>
        <w:tc>
          <w:tcPr>
            <w:tcW w:w="523" w:type="pct"/>
            <w:tcBorders>
              <w:top w:val="single" w:sz="4" w:space="0" w:color="auto"/>
              <w:left w:val="single" w:sz="4" w:space="0" w:color="auto"/>
              <w:bottom w:val="single" w:sz="4" w:space="0" w:color="auto"/>
              <w:right w:val="single" w:sz="4" w:space="0" w:color="auto"/>
            </w:tcBorders>
            <w:vAlign w:val="bottom"/>
          </w:tcPr>
          <w:p w14:paraId="54A8862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603085A6"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40842392" w14:textId="143E47F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11" w:type="pct"/>
            <w:tcBorders>
              <w:top w:val="single" w:sz="4" w:space="0" w:color="auto"/>
              <w:left w:val="single" w:sz="4" w:space="0" w:color="auto"/>
              <w:bottom w:val="single" w:sz="4" w:space="0" w:color="auto"/>
              <w:right w:val="single" w:sz="4" w:space="0" w:color="auto"/>
            </w:tcBorders>
            <w:vAlign w:val="bottom"/>
          </w:tcPr>
          <w:p w14:paraId="2FADA926" w14:textId="05845C62"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6B02B3CA" w14:textId="343ED4B2" w:rsidTr="009B229B">
        <w:trPr>
          <w:cantSplit/>
          <w:trHeight w:val="246"/>
          <w:jc w:val="center"/>
        </w:trPr>
        <w:tc>
          <w:tcPr>
            <w:tcW w:w="410" w:type="pct"/>
            <w:tcBorders>
              <w:top w:val="single" w:sz="4" w:space="0" w:color="auto"/>
              <w:left w:val="single" w:sz="4" w:space="0" w:color="auto"/>
              <w:bottom w:val="single" w:sz="4" w:space="0" w:color="auto"/>
              <w:right w:val="single" w:sz="4" w:space="0" w:color="auto"/>
            </w:tcBorders>
          </w:tcPr>
          <w:p w14:paraId="7152FD5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1017647" w14:textId="17108F3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60237D6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4C8F8D59"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3A2E658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20F8B4F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004457C8"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84F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633FA68A"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1BE4E2B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6DA2D2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69728BD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66E83F2" w14:textId="6A6C0634" w:rsidTr="009B229B">
        <w:trPr>
          <w:cantSplit/>
          <w:trHeight w:val="255"/>
          <w:jc w:val="center"/>
        </w:trPr>
        <w:tc>
          <w:tcPr>
            <w:tcW w:w="410" w:type="pct"/>
            <w:tcBorders>
              <w:top w:val="single" w:sz="4" w:space="0" w:color="auto"/>
              <w:left w:val="single" w:sz="4" w:space="0" w:color="auto"/>
              <w:bottom w:val="single" w:sz="4" w:space="0" w:color="auto"/>
              <w:right w:val="single" w:sz="4" w:space="0" w:color="auto"/>
            </w:tcBorders>
          </w:tcPr>
          <w:p w14:paraId="4230A19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61B833EF" w14:textId="17CD833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72AD32D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7985165B"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01B7ABC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7E44C6F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2F926A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1EFB17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21B85B6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389848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45270EC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4D36FB31"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478B9CA9" w:rsidR="007A73AF" w:rsidRDefault="007A73AF" w:rsidP="00D879CA">
      <w:pPr>
        <w:spacing w:after="0" w:line="240" w:lineRule="auto"/>
        <w:rPr>
          <w:rFonts w:asciiTheme="minorHAnsi" w:hAnsiTheme="minorHAnsi" w:cstheme="minorHAnsi"/>
          <w:sz w:val="18"/>
          <w:szCs w:val="18"/>
        </w:rPr>
      </w:pPr>
    </w:p>
    <w:p w14:paraId="7BEB79F5" w14:textId="77777777" w:rsidR="009070C1" w:rsidRDefault="007C69DF" w:rsidP="007C69DF">
      <w:pPr>
        <w:spacing w:after="0" w:line="240" w:lineRule="auto"/>
        <w:ind w:left="-180"/>
        <w:rPr>
          <w:rFonts w:asciiTheme="minorHAnsi" w:hAnsiTheme="minorHAnsi" w:cstheme="minorHAnsi"/>
          <w:sz w:val="18"/>
          <w:szCs w:val="18"/>
        </w:rPr>
      </w:pPr>
      <w:r>
        <w:rPr>
          <w:rFonts w:asciiTheme="minorHAnsi" w:hAnsiTheme="minorHAnsi" w:cstheme="minorHAnsi"/>
          <w:sz w:val="18"/>
          <w:szCs w:val="18"/>
        </w:rPr>
        <w:t xml:space="preserve"> </w:t>
      </w:r>
    </w:p>
    <w:tbl>
      <w:tblPr>
        <w:tblStyle w:val="TableGrid5"/>
        <w:tblW w:w="10882" w:type="dxa"/>
        <w:tblInd w:w="-95" w:type="dxa"/>
        <w:tblLayout w:type="fixed"/>
        <w:tblLook w:val="04A0" w:firstRow="1" w:lastRow="0" w:firstColumn="1" w:lastColumn="0" w:noHBand="0" w:noVBand="1"/>
      </w:tblPr>
      <w:tblGrid>
        <w:gridCol w:w="1062"/>
        <w:gridCol w:w="834"/>
        <w:gridCol w:w="1163"/>
        <w:gridCol w:w="1037"/>
        <w:gridCol w:w="1062"/>
        <w:gridCol w:w="1138"/>
        <w:gridCol w:w="1335"/>
        <w:gridCol w:w="1627"/>
        <w:gridCol w:w="1624"/>
      </w:tblGrid>
      <w:tr w:rsidR="00983DED" w:rsidRPr="007B2CC9" w14:paraId="386BC9AE" w14:textId="0E5167C4" w:rsidTr="009625D0">
        <w:trPr>
          <w:trHeight w:val="451"/>
        </w:trPr>
        <w:tc>
          <w:tcPr>
            <w:tcW w:w="10882" w:type="dxa"/>
            <w:gridSpan w:val="9"/>
          </w:tcPr>
          <w:p w14:paraId="64649EA5" w14:textId="77777777" w:rsidR="00983DED" w:rsidRPr="00EB4154" w:rsidRDefault="00983DED" w:rsidP="00E40C70">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p>
          <w:p w14:paraId="64068BB0" w14:textId="3A0C977F" w:rsidR="00983DED" w:rsidRDefault="00983DED" w:rsidP="00E40C70">
            <w:pPr>
              <w:spacing w:after="0" w:line="240" w:lineRule="auto"/>
              <w:rPr>
                <w:rFonts w:cstheme="minorHAnsi"/>
                <w:b/>
                <w:bCs/>
                <w:sz w:val="20"/>
                <w:szCs w:val="20"/>
              </w:rPr>
            </w:pPr>
            <w:r w:rsidRPr="007B2CC9">
              <w:rPr>
                <w:rFonts w:cstheme="minorHAnsi"/>
                <w:sz w:val="18"/>
                <w:szCs w:val="20"/>
              </w:rPr>
              <w:t>This table reports the water heating system(s) installed in this project.</w:t>
            </w:r>
          </w:p>
        </w:tc>
      </w:tr>
      <w:tr w:rsidR="00983DED" w:rsidRPr="007B2CC9" w14:paraId="57F6A5E1" w14:textId="03A635EB" w:rsidTr="009625D0">
        <w:trPr>
          <w:trHeight w:val="204"/>
        </w:trPr>
        <w:tc>
          <w:tcPr>
            <w:tcW w:w="1062" w:type="dxa"/>
            <w:tcBorders>
              <w:top w:val="single" w:sz="4" w:space="0" w:color="auto"/>
              <w:left w:val="single" w:sz="4" w:space="0" w:color="auto"/>
              <w:bottom w:val="single" w:sz="4" w:space="0" w:color="auto"/>
              <w:right w:val="single" w:sz="4" w:space="0" w:color="auto"/>
            </w:tcBorders>
          </w:tcPr>
          <w:p w14:paraId="1A24EF5B"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01</w:t>
            </w:r>
          </w:p>
        </w:tc>
        <w:tc>
          <w:tcPr>
            <w:tcW w:w="834" w:type="dxa"/>
            <w:vAlign w:val="bottom"/>
          </w:tcPr>
          <w:p w14:paraId="15FF330E"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02</w:t>
            </w:r>
          </w:p>
        </w:tc>
        <w:tc>
          <w:tcPr>
            <w:tcW w:w="1163" w:type="dxa"/>
            <w:vAlign w:val="bottom"/>
          </w:tcPr>
          <w:p w14:paraId="7A564E04"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03</w:t>
            </w:r>
          </w:p>
        </w:tc>
        <w:tc>
          <w:tcPr>
            <w:tcW w:w="1037" w:type="dxa"/>
          </w:tcPr>
          <w:p w14:paraId="5BFBD68E"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04</w:t>
            </w:r>
          </w:p>
        </w:tc>
        <w:tc>
          <w:tcPr>
            <w:tcW w:w="1062" w:type="dxa"/>
          </w:tcPr>
          <w:p w14:paraId="6762DD06"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05</w:t>
            </w:r>
          </w:p>
        </w:tc>
        <w:tc>
          <w:tcPr>
            <w:tcW w:w="1138" w:type="dxa"/>
          </w:tcPr>
          <w:p w14:paraId="56C62E68"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06</w:t>
            </w:r>
          </w:p>
        </w:tc>
        <w:tc>
          <w:tcPr>
            <w:tcW w:w="1335" w:type="dxa"/>
          </w:tcPr>
          <w:p w14:paraId="0BEF35F5"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07</w:t>
            </w:r>
          </w:p>
        </w:tc>
        <w:tc>
          <w:tcPr>
            <w:tcW w:w="1627" w:type="dxa"/>
          </w:tcPr>
          <w:p w14:paraId="72F5BA3D"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08</w:t>
            </w:r>
          </w:p>
        </w:tc>
        <w:tc>
          <w:tcPr>
            <w:tcW w:w="1624" w:type="dxa"/>
          </w:tcPr>
          <w:p w14:paraId="1A6F3DC2" w14:textId="5308BC94" w:rsidR="00983DED" w:rsidRPr="007B2CC9" w:rsidRDefault="00983DED" w:rsidP="00983DED">
            <w:pPr>
              <w:spacing w:after="0" w:line="240" w:lineRule="auto"/>
              <w:jc w:val="center"/>
              <w:rPr>
                <w:rFonts w:cstheme="minorHAnsi"/>
                <w:sz w:val="18"/>
                <w:szCs w:val="20"/>
              </w:rPr>
            </w:pPr>
            <w:ins w:id="7" w:author="Alhabibi, Haider@Energy" w:date="2022-07-14T15:59:00Z">
              <w:r w:rsidRPr="00390453">
                <w:rPr>
                  <w:rFonts w:eastAsia="Times New Roman" w:cstheme="minorHAnsi"/>
                  <w:sz w:val="16"/>
                  <w:szCs w:val="20"/>
                </w:rPr>
                <w:t>09</w:t>
              </w:r>
            </w:ins>
          </w:p>
        </w:tc>
      </w:tr>
      <w:tr w:rsidR="00983DED" w:rsidRPr="007B2CC9" w14:paraId="4DBD9CDF" w14:textId="18B47F4D" w:rsidTr="009625D0">
        <w:trPr>
          <w:trHeight w:val="1487"/>
        </w:trPr>
        <w:tc>
          <w:tcPr>
            <w:tcW w:w="1062" w:type="dxa"/>
            <w:tcBorders>
              <w:top w:val="single" w:sz="4" w:space="0" w:color="auto"/>
              <w:left w:val="single" w:sz="4" w:space="0" w:color="auto"/>
              <w:bottom w:val="single" w:sz="4" w:space="0" w:color="auto"/>
              <w:right w:val="single" w:sz="4" w:space="0" w:color="auto"/>
            </w:tcBorders>
            <w:vAlign w:val="bottom"/>
          </w:tcPr>
          <w:p w14:paraId="2C467BFC"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lastRenderedPageBreak/>
              <w:t>Dwelling Unit Name</w:t>
            </w:r>
          </w:p>
        </w:tc>
        <w:tc>
          <w:tcPr>
            <w:tcW w:w="834" w:type="dxa"/>
            <w:vAlign w:val="bottom"/>
          </w:tcPr>
          <w:p w14:paraId="270F44D2"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0FCFF0B4"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or Name</w:t>
            </w:r>
          </w:p>
        </w:tc>
        <w:tc>
          <w:tcPr>
            <w:tcW w:w="1163" w:type="dxa"/>
            <w:vAlign w:val="bottom"/>
          </w:tcPr>
          <w:p w14:paraId="3751D6A6"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59A46D0E"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Make and Model</w:t>
            </w:r>
          </w:p>
        </w:tc>
        <w:tc>
          <w:tcPr>
            <w:tcW w:w="1037" w:type="dxa"/>
            <w:vAlign w:val="bottom"/>
          </w:tcPr>
          <w:p w14:paraId="13F88842"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062" w:type="dxa"/>
            <w:vAlign w:val="bottom"/>
          </w:tcPr>
          <w:p w14:paraId="408FFB1B"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138" w:type="dxa"/>
            <w:vAlign w:val="bottom"/>
          </w:tcPr>
          <w:p w14:paraId="6EA11E50"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335" w:type="dxa"/>
            <w:vAlign w:val="bottom"/>
          </w:tcPr>
          <w:p w14:paraId="3614C54B"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627" w:type="dxa"/>
            <w:vAlign w:val="bottom"/>
          </w:tcPr>
          <w:p w14:paraId="55E1AD2E"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c>
          <w:tcPr>
            <w:tcW w:w="1624" w:type="dxa"/>
            <w:vAlign w:val="bottom"/>
          </w:tcPr>
          <w:p w14:paraId="5F847B0C" w14:textId="1137588E"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8" w:author="Alhabibi, Haider@Energy" w:date="2022-07-14T15:59:00Z">
              <w:r w:rsidRPr="00390453">
                <w:rPr>
                  <w:rFonts w:eastAsia="Times New Roman" w:cstheme="minorHAnsi"/>
                  <w:sz w:val="18"/>
                  <w:szCs w:val="20"/>
                </w:rPr>
                <w:t>Drain Water Heat Recovery</w:t>
              </w:r>
            </w:ins>
          </w:p>
        </w:tc>
      </w:tr>
      <w:tr w:rsidR="00983DED" w:rsidRPr="007B2CC9" w14:paraId="3971C247" w14:textId="14B92DD5" w:rsidTr="009625D0">
        <w:trPr>
          <w:trHeight w:val="218"/>
        </w:trPr>
        <w:tc>
          <w:tcPr>
            <w:tcW w:w="1062" w:type="dxa"/>
          </w:tcPr>
          <w:p w14:paraId="7E37E4B5" w14:textId="77777777" w:rsidR="00983DED" w:rsidRPr="007B2CC9" w:rsidRDefault="00983DED" w:rsidP="00983DED">
            <w:pPr>
              <w:spacing w:after="0" w:line="240" w:lineRule="auto"/>
              <w:rPr>
                <w:rFonts w:cstheme="minorHAnsi"/>
                <w:sz w:val="20"/>
                <w:szCs w:val="20"/>
              </w:rPr>
            </w:pPr>
          </w:p>
        </w:tc>
        <w:tc>
          <w:tcPr>
            <w:tcW w:w="834" w:type="dxa"/>
          </w:tcPr>
          <w:p w14:paraId="414E01D1" w14:textId="77777777" w:rsidR="00983DED" w:rsidRPr="007B2CC9" w:rsidRDefault="00983DED" w:rsidP="00983DED">
            <w:pPr>
              <w:spacing w:after="0" w:line="240" w:lineRule="auto"/>
              <w:rPr>
                <w:rFonts w:cstheme="minorHAnsi"/>
                <w:sz w:val="20"/>
                <w:szCs w:val="20"/>
              </w:rPr>
            </w:pPr>
          </w:p>
        </w:tc>
        <w:tc>
          <w:tcPr>
            <w:tcW w:w="1163" w:type="dxa"/>
          </w:tcPr>
          <w:p w14:paraId="68A897C0" w14:textId="77777777" w:rsidR="00983DED" w:rsidRPr="007B2CC9" w:rsidRDefault="00983DED" w:rsidP="00983DED">
            <w:pPr>
              <w:spacing w:after="0" w:line="240" w:lineRule="auto"/>
              <w:rPr>
                <w:rFonts w:cstheme="minorHAnsi"/>
                <w:sz w:val="20"/>
                <w:szCs w:val="20"/>
              </w:rPr>
            </w:pPr>
          </w:p>
        </w:tc>
        <w:tc>
          <w:tcPr>
            <w:tcW w:w="1037" w:type="dxa"/>
          </w:tcPr>
          <w:p w14:paraId="26D27F03" w14:textId="77777777" w:rsidR="00983DED" w:rsidRPr="007B2CC9" w:rsidRDefault="00983DED" w:rsidP="00983DED">
            <w:pPr>
              <w:spacing w:after="0" w:line="240" w:lineRule="auto"/>
              <w:rPr>
                <w:rFonts w:cstheme="minorHAnsi"/>
                <w:sz w:val="20"/>
                <w:szCs w:val="20"/>
              </w:rPr>
            </w:pPr>
          </w:p>
        </w:tc>
        <w:tc>
          <w:tcPr>
            <w:tcW w:w="1062" w:type="dxa"/>
          </w:tcPr>
          <w:p w14:paraId="745F5CE5" w14:textId="77777777" w:rsidR="00983DED" w:rsidRPr="007B2CC9" w:rsidRDefault="00983DED" w:rsidP="00983DED">
            <w:pPr>
              <w:spacing w:after="0" w:line="240" w:lineRule="auto"/>
              <w:rPr>
                <w:rFonts w:cstheme="minorHAnsi"/>
                <w:sz w:val="20"/>
                <w:szCs w:val="20"/>
              </w:rPr>
            </w:pPr>
          </w:p>
        </w:tc>
        <w:tc>
          <w:tcPr>
            <w:tcW w:w="1138" w:type="dxa"/>
          </w:tcPr>
          <w:p w14:paraId="097BAFFC" w14:textId="77777777" w:rsidR="00983DED" w:rsidRPr="007B2CC9" w:rsidRDefault="00983DED" w:rsidP="00983DED">
            <w:pPr>
              <w:spacing w:after="0" w:line="240" w:lineRule="auto"/>
              <w:rPr>
                <w:rFonts w:cstheme="minorHAnsi"/>
                <w:sz w:val="20"/>
                <w:szCs w:val="20"/>
              </w:rPr>
            </w:pPr>
          </w:p>
        </w:tc>
        <w:tc>
          <w:tcPr>
            <w:tcW w:w="1335" w:type="dxa"/>
          </w:tcPr>
          <w:p w14:paraId="691B1483" w14:textId="77777777" w:rsidR="00983DED" w:rsidRPr="007B2CC9" w:rsidRDefault="00983DED" w:rsidP="00983DED">
            <w:pPr>
              <w:spacing w:after="0" w:line="240" w:lineRule="auto"/>
              <w:rPr>
                <w:rFonts w:cstheme="minorHAnsi"/>
                <w:sz w:val="20"/>
                <w:szCs w:val="20"/>
              </w:rPr>
            </w:pPr>
          </w:p>
        </w:tc>
        <w:tc>
          <w:tcPr>
            <w:tcW w:w="1627" w:type="dxa"/>
          </w:tcPr>
          <w:p w14:paraId="4EEEC7BF" w14:textId="77777777" w:rsidR="00983DED" w:rsidRPr="007B2CC9" w:rsidRDefault="00983DED" w:rsidP="00983DED">
            <w:pPr>
              <w:spacing w:after="0" w:line="240" w:lineRule="auto"/>
              <w:rPr>
                <w:rFonts w:cstheme="minorHAnsi"/>
                <w:sz w:val="20"/>
                <w:szCs w:val="20"/>
              </w:rPr>
            </w:pPr>
          </w:p>
        </w:tc>
        <w:tc>
          <w:tcPr>
            <w:tcW w:w="1624" w:type="dxa"/>
          </w:tcPr>
          <w:p w14:paraId="1F1FF995" w14:textId="77777777" w:rsidR="00983DED" w:rsidRPr="007B2CC9" w:rsidRDefault="00983DED" w:rsidP="00983DED">
            <w:pPr>
              <w:spacing w:after="0" w:line="240" w:lineRule="auto"/>
              <w:rPr>
                <w:rFonts w:cstheme="minorHAnsi"/>
                <w:sz w:val="20"/>
                <w:szCs w:val="20"/>
              </w:rPr>
            </w:pPr>
          </w:p>
        </w:tc>
      </w:tr>
      <w:tr w:rsidR="00983DED" w:rsidRPr="007B2CC9" w14:paraId="2D79A802" w14:textId="44CC5F8B" w:rsidTr="009625D0">
        <w:trPr>
          <w:trHeight w:val="218"/>
        </w:trPr>
        <w:tc>
          <w:tcPr>
            <w:tcW w:w="1062" w:type="dxa"/>
          </w:tcPr>
          <w:p w14:paraId="5C36FA1A" w14:textId="77777777" w:rsidR="00983DED" w:rsidRPr="007B2CC9" w:rsidRDefault="00983DED" w:rsidP="00983DED">
            <w:pPr>
              <w:spacing w:after="0" w:line="240" w:lineRule="auto"/>
              <w:rPr>
                <w:rFonts w:cstheme="minorHAnsi"/>
                <w:sz w:val="20"/>
                <w:szCs w:val="20"/>
              </w:rPr>
            </w:pPr>
          </w:p>
        </w:tc>
        <w:tc>
          <w:tcPr>
            <w:tcW w:w="834" w:type="dxa"/>
          </w:tcPr>
          <w:p w14:paraId="4425AF41" w14:textId="77777777" w:rsidR="00983DED" w:rsidRPr="007B2CC9" w:rsidRDefault="00983DED" w:rsidP="00983DED">
            <w:pPr>
              <w:spacing w:after="0" w:line="240" w:lineRule="auto"/>
              <w:rPr>
                <w:rFonts w:cstheme="minorHAnsi"/>
                <w:sz w:val="20"/>
                <w:szCs w:val="20"/>
              </w:rPr>
            </w:pPr>
          </w:p>
        </w:tc>
        <w:tc>
          <w:tcPr>
            <w:tcW w:w="1163" w:type="dxa"/>
          </w:tcPr>
          <w:p w14:paraId="74C13B75" w14:textId="77777777" w:rsidR="00983DED" w:rsidRPr="007B2CC9" w:rsidRDefault="00983DED" w:rsidP="00983DED">
            <w:pPr>
              <w:spacing w:after="0" w:line="240" w:lineRule="auto"/>
              <w:rPr>
                <w:rFonts w:cstheme="minorHAnsi"/>
                <w:sz w:val="20"/>
                <w:szCs w:val="20"/>
              </w:rPr>
            </w:pPr>
          </w:p>
        </w:tc>
        <w:tc>
          <w:tcPr>
            <w:tcW w:w="1037" w:type="dxa"/>
          </w:tcPr>
          <w:p w14:paraId="3412F875" w14:textId="77777777" w:rsidR="00983DED" w:rsidRPr="007B2CC9" w:rsidRDefault="00983DED" w:rsidP="00983DED">
            <w:pPr>
              <w:spacing w:after="0" w:line="240" w:lineRule="auto"/>
              <w:rPr>
                <w:rFonts w:cstheme="minorHAnsi"/>
                <w:sz w:val="20"/>
                <w:szCs w:val="20"/>
              </w:rPr>
            </w:pPr>
          </w:p>
        </w:tc>
        <w:tc>
          <w:tcPr>
            <w:tcW w:w="1062" w:type="dxa"/>
          </w:tcPr>
          <w:p w14:paraId="56D26B35" w14:textId="77777777" w:rsidR="00983DED" w:rsidRPr="007B2CC9" w:rsidRDefault="00983DED" w:rsidP="00983DED">
            <w:pPr>
              <w:spacing w:after="0" w:line="240" w:lineRule="auto"/>
              <w:rPr>
                <w:rFonts w:cstheme="minorHAnsi"/>
                <w:sz w:val="20"/>
                <w:szCs w:val="20"/>
              </w:rPr>
            </w:pPr>
          </w:p>
        </w:tc>
        <w:tc>
          <w:tcPr>
            <w:tcW w:w="1138" w:type="dxa"/>
          </w:tcPr>
          <w:p w14:paraId="6167ADC3" w14:textId="77777777" w:rsidR="00983DED" w:rsidRPr="007B2CC9" w:rsidRDefault="00983DED" w:rsidP="00983DED">
            <w:pPr>
              <w:spacing w:after="0" w:line="240" w:lineRule="auto"/>
              <w:rPr>
                <w:rFonts w:cstheme="minorHAnsi"/>
                <w:sz w:val="20"/>
                <w:szCs w:val="20"/>
              </w:rPr>
            </w:pPr>
          </w:p>
        </w:tc>
        <w:tc>
          <w:tcPr>
            <w:tcW w:w="1335" w:type="dxa"/>
          </w:tcPr>
          <w:p w14:paraId="6182060D" w14:textId="77777777" w:rsidR="00983DED" w:rsidRPr="007B2CC9" w:rsidRDefault="00983DED" w:rsidP="00983DED">
            <w:pPr>
              <w:spacing w:after="0" w:line="240" w:lineRule="auto"/>
              <w:rPr>
                <w:rFonts w:cstheme="minorHAnsi"/>
                <w:sz w:val="20"/>
                <w:szCs w:val="20"/>
              </w:rPr>
            </w:pPr>
          </w:p>
        </w:tc>
        <w:tc>
          <w:tcPr>
            <w:tcW w:w="1627" w:type="dxa"/>
          </w:tcPr>
          <w:p w14:paraId="542F165C" w14:textId="77777777" w:rsidR="00983DED" w:rsidRPr="007B2CC9" w:rsidRDefault="00983DED" w:rsidP="00983DED">
            <w:pPr>
              <w:spacing w:after="0" w:line="240" w:lineRule="auto"/>
              <w:rPr>
                <w:rFonts w:cstheme="minorHAnsi"/>
                <w:sz w:val="20"/>
                <w:szCs w:val="20"/>
              </w:rPr>
            </w:pPr>
          </w:p>
        </w:tc>
        <w:tc>
          <w:tcPr>
            <w:tcW w:w="1624" w:type="dxa"/>
          </w:tcPr>
          <w:p w14:paraId="6F7A1F0D" w14:textId="77777777" w:rsidR="00983DED" w:rsidRPr="007B2CC9" w:rsidRDefault="00983DED" w:rsidP="00983DED">
            <w:pPr>
              <w:spacing w:after="0" w:line="240" w:lineRule="auto"/>
              <w:rPr>
                <w:rFonts w:cstheme="minorHAnsi"/>
                <w:sz w:val="20"/>
                <w:szCs w:val="20"/>
              </w:rPr>
            </w:pPr>
          </w:p>
        </w:tc>
      </w:tr>
    </w:tbl>
    <w:p w14:paraId="7934E552" w14:textId="77777777" w:rsidR="007867D1" w:rsidRDefault="007867D1" w:rsidP="00D879CA">
      <w:pPr>
        <w:spacing w:after="0" w:line="240" w:lineRule="auto"/>
        <w:rPr>
          <w:rFonts w:asciiTheme="minorHAnsi" w:hAnsiTheme="minorHAnsi" w:cstheme="minorHAnsi"/>
          <w:sz w:val="18"/>
          <w:szCs w:val="18"/>
        </w:rPr>
      </w:pPr>
    </w:p>
    <w:tbl>
      <w:tblPr>
        <w:tblW w:w="5046" w:type="pct"/>
        <w:tblInd w:w="-9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628"/>
        <w:gridCol w:w="1172"/>
        <w:gridCol w:w="1172"/>
        <w:gridCol w:w="1172"/>
        <w:gridCol w:w="1172"/>
        <w:gridCol w:w="1372"/>
        <w:gridCol w:w="3201"/>
      </w:tblGrid>
      <w:tr w:rsidR="007A73AF" w:rsidRPr="009E01FE" w14:paraId="40BDA61B" w14:textId="40EEB287" w:rsidTr="009625D0">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1312CA83"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bookmarkStart w:id="9" w:name="_Hlk94016759"/>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03AA8CF8"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This table reports the water heater(s) efficiency features specified on the registered CF1R compliance document for this project. (Not needed for central systems)</w:t>
            </w:r>
          </w:p>
        </w:tc>
      </w:tr>
      <w:tr w:rsidR="007A73AF" w:rsidRPr="009E01FE" w14:paraId="6B676368" w14:textId="7066483F" w:rsidTr="009625D0">
        <w:trPr>
          <w:cantSplit/>
          <w:trHeight w:val="144"/>
        </w:trPr>
        <w:tc>
          <w:tcPr>
            <w:tcW w:w="748" w:type="pct"/>
            <w:tcBorders>
              <w:top w:val="single" w:sz="4" w:space="0" w:color="auto"/>
              <w:left w:val="single" w:sz="4" w:space="0" w:color="auto"/>
              <w:bottom w:val="single" w:sz="4" w:space="0" w:color="auto"/>
              <w:right w:val="single" w:sz="4" w:space="0" w:color="auto"/>
            </w:tcBorders>
            <w:vAlign w:val="center"/>
          </w:tcPr>
          <w:p w14:paraId="469A372B" w14:textId="2043B3D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38" w:type="pct"/>
            <w:tcBorders>
              <w:top w:val="single" w:sz="4" w:space="0" w:color="auto"/>
              <w:left w:val="single" w:sz="4" w:space="0" w:color="auto"/>
              <w:bottom w:val="single" w:sz="4" w:space="0" w:color="auto"/>
              <w:right w:val="single" w:sz="4" w:space="0" w:color="auto"/>
            </w:tcBorders>
            <w:vAlign w:val="center"/>
          </w:tcPr>
          <w:p w14:paraId="254352E6" w14:textId="605828C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38" w:type="pct"/>
            <w:tcBorders>
              <w:top w:val="single" w:sz="4" w:space="0" w:color="auto"/>
              <w:left w:val="single" w:sz="4" w:space="0" w:color="auto"/>
              <w:bottom w:val="single" w:sz="4" w:space="0" w:color="auto"/>
              <w:right w:val="single" w:sz="4" w:space="0" w:color="auto"/>
            </w:tcBorders>
            <w:vAlign w:val="center"/>
          </w:tcPr>
          <w:p w14:paraId="22D01913" w14:textId="312178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38" w:type="pct"/>
            <w:tcBorders>
              <w:top w:val="single" w:sz="4" w:space="0" w:color="auto"/>
              <w:left w:val="single" w:sz="4" w:space="0" w:color="auto"/>
              <w:bottom w:val="single" w:sz="4" w:space="0" w:color="auto"/>
              <w:right w:val="single" w:sz="4" w:space="0" w:color="auto"/>
            </w:tcBorders>
            <w:vAlign w:val="center"/>
          </w:tcPr>
          <w:p w14:paraId="245EA760" w14:textId="6C14783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38" w:type="pct"/>
            <w:tcBorders>
              <w:top w:val="single" w:sz="4" w:space="0" w:color="auto"/>
              <w:left w:val="single" w:sz="4" w:space="0" w:color="auto"/>
              <w:bottom w:val="single" w:sz="4" w:space="0" w:color="auto"/>
              <w:right w:val="single" w:sz="4" w:space="0" w:color="auto"/>
            </w:tcBorders>
            <w:vAlign w:val="center"/>
          </w:tcPr>
          <w:p w14:paraId="5E47CD90" w14:textId="685467F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30" w:type="pct"/>
            <w:tcBorders>
              <w:top w:val="single" w:sz="4" w:space="0" w:color="auto"/>
              <w:left w:val="single" w:sz="4" w:space="0" w:color="auto"/>
              <w:bottom w:val="single" w:sz="4" w:space="0" w:color="auto"/>
              <w:right w:val="single" w:sz="4" w:space="0" w:color="auto"/>
            </w:tcBorders>
          </w:tcPr>
          <w:p w14:paraId="03A5F64B" w14:textId="092538FD"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70" w:type="pct"/>
            <w:tcBorders>
              <w:top w:val="single" w:sz="4" w:space="0" w:color="auto"/>
              <w:left w:val="single" w:sz="4" w:space="0" w:color="auto"/>
              <w:bottom w:val="single" w:sz="4" w:space="0" w:color="auto"/>
              <w:right w:val="single" w:sz="4" w:space="0" w:color="auto"/>
            </w:tcBorders>
            <w:vAlign w:val="center"/>
          </w:tcPr>
          <w:p w14:paraId="10E63AB8" w14:textId="7407F59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9E01FE" w14:paraId="290A51D1" w14:textId="61ECC085" w:rsidTr="009625D0">
        <w:trPr>
          <w:cantSplit/>
          <w:trHeight w:val="144"/>
        </w:trPr>
        <w:tc>
          <w:tcPr>
            <w:tcW w:w="748" w:type="pct"/>
            <w:tcBorders>
              <w:top w:val="single" w:sz="4" w:space="0" w:color="auto"/>
              <w:left w:val="single" w:sz="4" w:space="0" w:color="auto"/>
              <w:bottom w:val="single" w:sz="4" w:space="0" w:color="auto"/>
              <w:right w:val="single" w:sz="4" w:space="0" w:color="auto"/>
            </w:tcBorders>
            <w:vAlign w:val="bottom"/>
          </w:tcPr>
          <w:p w14:paraId="785D8051" w14:textId="1EEE8C5B"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38" w:type="pct"/>
            <w:tcBorders>
              <w:top w:val="single" w:sz="4" w:space="0" w:color="auto"/>
              <w:left w:val="single" w:sz="4" w:space="0" w:color="auto"/>
              <w:bottom w:val="single" w:sz="4" w:space="0" w:color="auto"/>
              <w:right w:val="single" w:sz="4" w:space="0" w:color="auto"/>
            </w:tcBorders>
            <w:vAlign w:val="bottom"/>
          </w:tcPr>
          <w:p w14:paraId="3610A73A" w14:textId="408B2F1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38" w:type="pct"/>
            <w:tcBorders>
              <w:top w:val="single" w:sz="4" w:space="0" w:color="auto"/>
              <w:left w:val="single" w:sz="4" w:space="0" w:color="auto"/>
              <w:bottom w:val="single" w:sz="4" w:space="0" w:color="auto"/>
              <w:right w:val="single" w:sz="4" w:space="0" w:color="auto"/>
            </w:tcBorders>
            <w:vAlign w:val="bottom"/>
          </w:tcPr>
          <w:p w14:paraId="37EC2307" w14:textId="369A4964"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38" w:type="pct"/>
            <w:tcBorders>
              <w:top w:val="single" w:sz="4" w:space="0" w:color="auto"/>
              <w:left w:val="single" w:sz="4" w:space="0" w:color="auto"/>
              <w:bottom w:val="single" w:sz="4" w:space="0" w:color="auto"/>
              <w:right w:val="single" w:sz="4" w:space="0" w:color="auto"/>
            </w:tcBorders>
            <w:vAlign w:val="bottom"/>
          </w:tcPr>
          <w:p w14:paraId="79089DE7" w14:textId="32EC24D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A9EA95E" w14:textId="57FE58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38" w:type="pct"/>
            <w:tcBorders>
              <w:top w:val="single" w:sz="4" w:space="0" w:color="auto"/>
              <w:left w:val="single" w:sz="4" w:space="0" w:color="auto"/>
              <w:bottom w:val="single" w:sz="4" w:space="0" w:color="auto"/>
              <w:right w:val="single" w:sz="4" w:space="0" w:color="auto"/>
            </w:tcBorders>
            <w:vAlign w:val="bottom"/>
          </w:tcPr>
          <w:p w14:paraId="13D45E22" w14:textId="794E46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552BEFCE" w14:textId="5394D6F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30" w:type="pct"/>
            <w:tcBorders>
              <w:top w:val="single" w:sz="4" w:space="0" w:color="auto"/>
              <w:left w:val="single" w:sz="4" w:space="0" w:color="auto"/>
              <w:bottom w:val="single" w:sz="4" w:space="0" w:color="auto"/>
              <w:right w:val="single" w:sz="4" w:space="0" w:color="auto"/>
            </w:tcBorders>
            <w:vAlign w:val="bottom"/>
          </w:tcPr>
          <w:p w14:paraId="119B872F" w14:textId="7F01814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169DC548" w14:textId="1006FC9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70" w:type="pct"/>
            <w:tcBorders>
              <w:top w:val="single" w:sz="4" w:space="0" w:color="auto"/>
              <w:left w:val="single" w:sz="4" w:space="0" w:color="auto"/>
              <w:bottom w:val="single" w:sz="4" w:space="0" w:color="auto"/>
              <w:right w:val="single" w:sz="4" w:space="0" w:color="auto"/>
            </w:tcBorders>
            <w:vAlign w:val="bottom"/>
          </w:tcPr>
          <w:p w14:paraId="3DA61F44" w14:textId="77145423" w:rsidR="007A73AF" w:rsidRPr="00236F4B" w:rsidRDefault="007A73AF" w:rsidP="00293E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9E01FE" w14:paraId="25F4FB53" w14:textId="408D959C" w:rsidTr="009625D0">
        <w:trPr>
          <w:cantSplit/>
          <w:trHeight w:val="144"/>
        </w:trPr>
        <w:tc>
          <w:tcPr>
            <w:tcW w:w="748" w:type="pct"/>
            <w:tcBorders>
              <w:top w:val="single" w:sz="4" w:space="0" w:color="auto"/>
              <w:left w:val="single" w:sz="4" w:space="0" w:color="auto"/>
              <w:bottom w:val="single" w:sz="4" w:space="0" w:color="auto"/>
              <w:right w:val="single" w:sz="4" w:space="0" w:color="auto"/>
            </w:tcBorders>
            <w:vAlign w:val="center"/>
          </w:tcPr>
          <w:p w14:paraId="0BF177CD" w14:textId="52A2874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498DA1C7" w14:textId="402BB9C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598432DF" w14:textId="6882059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3FA07E36" w14:textId="5F1D61F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0B16B85C" w14:textId="054376E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pct"/>
            <w:tcBorders>
              <w:top w:val="single" w:sz="4" w:space="0" w:color="auto"/>
              <w:left w:val="single" w:sz="4" w:space="0" w:color="auto"/>
              <w:bottom w:val="single" w:sz="4" w:space="0" w:color="auto"/>
              <w:right w:val="single" w:sz="4" w:space="0" w:color="auto"/>
            </w:tcBorders>
          </w:tcPr>
          <w:p w14:paraId="01AB53A1" w14:textId="08363F2A"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70" w:type="pct"/>
            <w:tcBorders>
              <w:top w:val="single" w:sz="4" w:space="0" w:color="auto"/>
              <w:left w:val="single" w:sz="4" w:space="0" w:color="auto"/>
              <w:bottom w:val="single" w:sz="4" w:space="0" w:color="auto"/>
              <w:right w:val="single" w:sz="4" w:space="0" w:color="auto"/>
            </w:tcBorders>
            <w:vAlign w:val="center"/>
          </w:tcPr>
          <w:p w14:paraId="24B3EF6D" w14:textId="2421D24D"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1E6A389" w:rsidTr="009625D0">
        <w:trPr>
          <w:cantSplit/>
          <w:trHeight w:val="144"/>
        </w:trPr>
        <w:tc>
          <w:tcPr>
            <w:tcW w:w="748" w:type="pct"/>
            <w:tcBorders>
              <w:top w:val="single" w:sz="4" w:space="0" w:color="auto"/>
              <w:left w:val="single" w:sz="4" w:space="0" w:color="auto"/>
              <w:bottom w:val="single" w:sz="4" w:space="0" w:color="auto"/>
              <w:right w:val="single" w:sz="4" w:space="0" w:color="auto"/>
            </w:tcBorders>
            <w:vAlign w:val="center"/>
          </w:tcPr>
          <w:p w14:paraId="425A57A6" w14:textId="12B1600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1EE1537F" w14:textId="39BCFA8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454D00F5" w14:textId="21E2EF2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362A9E55" w14:textId="19FE2954"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1C08E8DD" w14:textId="468433C9"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pct"/>
            <w:tcBorders>
              <w:top w:val="single" w:sz="4" w:space="0" w:color="auto"/>
              <w:left w:val="single" w:sz="4" w:space="0" w:color="auto"/>
              <w:bottom w:val="single" w:sz="4" w:space="0" w:color="auto"/>
              <w:right w:val="single" w:sz="4" w:space="0" w:color="auto"/>
            </w:tcBorders>
          </w:tcPr>
          <w:p w14:paraId="1CDA32CA" w14:textId="58C38FAB"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70" w:type="pct"/>
            <w:tcBorders>
              <w:top w:val="single" w:sz="4" w:space="0" w:color="auto"/>
              <w:left w:val="single" w:sz="4" w:space="0" w:color="auto"/>
              <w:bottom w:val="single" w:sz="4" w:space="0" w:color="auto"/>
              <w:right w:val="single" w:sz="4" w:space="0" w:color="auto"/>
            </w:tcBorders>
            <w:vAlign w:val="center"/>
          </w:tcPr>
          <w:p w14:paraId="79DB3450" w14:textId="616B714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bookmarkEnd w:id="9"/>
    </w:tbl>
    <w:p w14:paraId="796C95BE" w14:textId="17699395" w:rsidR="00D7513B" w:rsidRPr="00236F4B" w:rsidRDefault="00D7513B" w:rsidP="0023694B">
      <w:pPr>
        <w:spacing w:after="0" w:line="240" w:lineRule="auto"/>
        <w:rPr>
          <w:rFonts w:asciiTheme="minorHAnsi" w:hAnsiTheme="minorHAnsi" w:cstheme="minorHAnsi"/>
          <w:sz w:val="18"/>
          <w:szCs w:val="18"/>
        </w:rPr>
      </w:pPr>
    </w:p>
    <w:tbl>
      <w:tblPr>
        <w:tblW w:w="5044" w:type="pct"/>
        <w:tblInd w:w="-9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614"/>
        <w:gridCol w:w="1234"/>
        <w:gridCol w:w="1145"/>
        <w:gridCol w:w="1145"/>
        <w:gridCol w:w="1232"/>
        <w:gridCol w:w="1411"/>
        <w:gridCol w:w="3104"/>
      </w:tblGrid>
      <w:tr w:rsidR="007A73AF" w:rsidRPr="008733ED" w14:paraId="7B74D56E" w14:textId="3D1D907A" w:rsidTr="009625D0">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5DAB9D91" w14:textId="3BF12E34"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8D060C8" w:rsidR="007A73AF" w:rsidRPr="008733ED" w:rsidRDefault="007A73AF" w:rsidP="00CC1AF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w:t>
            </w:r>
            <w:r w:rsidR="00CC1AFA">
              <w:rPr>
                <w:rFonts w:asciiTheme="minorHAnsi" w:eastAsia="Times New Roman" w:hAnsiTheme="minorHAnsi" w:cstheme="minorHAnsi"/>
                <w:sz w:val="18"/>
                <w:szCs w:val="20"/>
              </w:rPr>
              <w:t>installed in</w:t>
            </w:r>
            <w:r w:rsidRPr="00236F4B">
              <w:rPr>
                <w:rFonts w:asciiTheme="minorHAnsi" w:eastAsia="Times New Roman" w:hAnsiTheme="minorHAnsi" w:cstheme="minorHAnsi"/>
                <w:sz w:val="18"/>
                <w:szCs w:val="20"/>
              </w:rPr>
              <w:t xml:space="preserve"> this project.</w:t>
            </w:r>
            <w:r w:rsidRPr="00236F4B">
              <w:rPr>
                <w:sz w:val="20"/>
              </w:rPr>
              <w:t xml:space="preserve"> </w:t>
            </w:r>
            <w:r w:rsidRPr="00236F4B">
              <w:rPr>
                <w:rFonts w:asciiTheme="minorHAnsi" w:eastAsia="Times New Roman" w:hAnsiTheme="minorHAnsi" w:cstheme="minorHAnsi"/>
                <w:sz w:val="18"/>
                <w:szCs w:val="20"/>
              </w:rPr>
              <w:t>(Not needed for central systems)</w:t>
            </w:r>
          </w:p>
        </w:tc>
      </w:tr>
      <w:tr w:rsidR="007A73AF" w:rsidRPr="00095904" w14:paraId="7D819574" w14:textId="12DB8D4A" w:rsidTr="009625D0">
        <w:trPr>
          <w:cantSplit/>
          <w:trHeight w:val="144"/>
        </w:trPr>
        <w:tc>
          <w:tcPr>
            <w:tcW w:w="741" w:type="pct"/>
            <w:tcBorders>
              <w:top w:val="single" w:sz="4" w:space="0" w:color="auto"/>
              <w:left w:val="single" w:sz="4" w:space="0" w:color="auto"/>
              <w:bottom w:val="single" w:sz="4" w:space="0" w:color="auto"/>
              <w:right w:val="single" w:sz="4" w:space="0" w:color="auto"/>
            </w:tcBorders>
            <w:vAlign w:val="center"/>
          </w:tcPr>
          <w:p w14:paraId="4C2CDE5D" w14:textId="55CEAB3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67" w:type="pct"/>
            <w:tcBorders>
              <w:top w:val="single" w:sz="4" w:space="0" w:color="auto"/>
              <w:left w:val="single" w:sz="4" w:space="0" w:color="auto"/>
              <w:bottom w:val="single" w:sz="4" w:space="0" w:color="auto"/>
              <w:right w:val="single" w:sz="4" w:space="0" w:color="auto"/>
            </w:tcBorders>
            <w:vAlign w:val="center"/>
          </w:tcPr>
          <w:p w14:paraId="705B63EF" w14:textId="2E862FD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26" w:type="pct"/>
            <w:tcBorders>
              <w:top w:val="single" w:sz="4" w:space="0" w:color="auto"/>
              <w:left w:val="single" w:sz="4" w:space="0" w:color="auto"/>
              <w:bottom w:val="single" w:sz="4" w:space="0" w:color="auto"/>
              <w:right w:val="single" w:sz="4" w:space="0" w:color="auto"/>
            </w:tcBorders>
            <w:vAlign w:val="center"/>
          </w:tcPr>
          <w:p w14:paraId="7D15B2F8" w14:textId="6DF1C0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26" w:type="pct"/>
            <w:tcBorders>
              <w:top w:val="single" w:sz="4" w:space="0" w:color="auto"/>
              <w:left w:val="single" w:sz="4" w:space="0" w:color="auto"/>
              <w:bottom w:val="single" w:sz="4" w:space="0" w:color="auto"/>
              <w:right w:val="single" w:sz="4" w:space="0" w:color="auto"/>
            </w:tcBorders>
            <w:vAlign w:val="center"/>
          </w:tcPr>
          <w:p w14:paraId="447FCAB5" w14:textId="2A06F65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66" w:type="pct"/>
            <w:tcBorders>
              <w:top w:val="single" w:sz="4" w:space="0" w:color="auto"/>
              <w:left w:val="single" w:sz="4" w:space="0" w:color="auto"/>
              <w:bottom w:val="single" w:sz="4" w:space="0" w:color="auto"/>
              <w:right w:val="single" w:sz="4" w:space="0" w:color="auto"/>
            </w:tcBorders>
            <w:vAlign w:val="center"/>
          </w:tcPr>
          <w:p w14:paraId="759049E8" w14:textId="1447C1C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48" w:type="pct"/>
            <w:tcBorders>
              <w:top w:val="single" w:sz="4" w:space="0" w:color="auto"/>
              <w:left w:val="single" w:sz="4" w:space="0" w:color="auto"/>
              <w:bottom w:val="single" w:sz="4" w:space="0" w:color="auto"/>
              <w:right w:val="single" w:sz="4" w:space="0" w:color="auto"/>
            </w:tcBorders>
          </w:tcPr>
          <w:p w14:paraId="3B70466A" w14:textId="5DDB4C1E"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25" w:type="pct"/>
            <w:tcBorders>
              <w:top w:val="single" w:sz="4" w:space="0" w:color="auto"/>
              <w:left w:val="single" w:sz="4" w:space="0" w:color="auto"/>
              <w:bottom w:val="single" w:sz="4" w:space="0" w:color="auto"/>
              <w:right w:val="single" w:sz="4" w:space="0" w:color="auto"/>
            </w:tcBorders>
            <w:vAlign w:val="center"/>
          </w:tcPr>
          <w:p w14:paraId="5D4A112B" w14:textId="54D88E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095904" w14:paraId="58AAB9AA" w14:textId="20B7B8AE" w:rsidTr="009625D0">
        <w:trPr>
          <w:cantSplit/>
          <w:trHeight w:val="144"/>
        </w:trPr>
        <w:tc>
          <w:tcPr>
            <w:tcW w:w="741" w:type="pct"/>
            <w:tcBorders>
              <w:top w:val="single" w:sz="4" w:space="0" w:color="auto"/>
              <w:left w:val="single" w:sz="4" w:space="0" w:color="auto"/>
              <w:bottom w:val="single" w:sz="4" w:space="0" w:color="auto"/>
              <w:right w:val="single" w:sz="4" w:space="0" w:color="auto"/>
            </w:tcBorders>
            <w:vAlign w:val="bottom"/>
          </w:tcPr>
          <w:p w14:paraId="6F4F867D" w14:textId="13A00D5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67" w:type="pct"/>
            <w:tcBorders>
              <w:top w:val="single" w:sz="4" w:space="0" w:color="auto"/>
              <w:left w:val="single" w:sz="4" w:space="0" w:color="auto"/>
              <w:bottom w:val="single" w:sz="4" w:space="0" w:color="auto"/>
              <w:right w:val="single" w:sz="4" w:space="0" w:color="auto"/>
            </w:tcBorders>
            <w:vAlign w:val="bottom"/>
          </w:tcPr>
          <w:p w14:paraId="58E75348" w14:textId="6290C3E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26" w:type="pct"/>
            <w:tcBorders>
              <w:top w:val="single" w:sz="4" w:space="0" w:color="auto"/>
              <w:left w:val="single" w:sz="4" w:space="0" w:color="auto"/>
              <w:bottom w:val="single" w:sz="4" w:space="0" w:color="auto"/>
              <w:right w:val="single" w:sz="4" w:space="0" w:color="auto"/>
            </w:tcBorders>
            <w:vAlign w:val="bottom"/>
          </w:tcPr>
          <w:p w14:paraId="3D72E452" w14:textId="43512C9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26" w:type="pct"/>
            <w:tcBorders>
              <w:top w:val="single" w:sz="4" w:space="0" w:color="auto"/>
              <w:left w:val="single" w:sz="4" w:space="0" w:color="auto"/>
              <w:bottom w:val="single" w:sz="4" w:space="0" w:color="auto"/>
              <w:right w:val="single" w:sz="4" w:space="0" w:color="auto"/>
            </w:tcBorders>
            <w:vAlign w:val="bottom"/>
          </w:tcPr>
          <w:p w14:paraId="7BADFE98" w14:textId="50F226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D0D0122" w14:textId="4DE5691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66" w:type="pct"/>
            <w:tcBorders>
              <w:top w:val="single" w:sz="4" w:space="0" w:color="auto"/>
              <w:left w:val="single" w:sz="4" w:space="0" w:color="auto"/>
              <w:bottom w:val="single" w:sz="4" w:space="0" w:color="auto"/>
              <w:right w:val="single" w:sz="4" w:space="0" w:color="auto"/>
            </w:tcBorders>
            <w:vAlign w:val="bottom"/>
          </w:tcPr>
          <w:p w14:paraId="56F14F31" w14:textId="407B11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0277DC7A" w14:textId="49E237B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48" w:type="pct"/>
            <w:tcBorders>
              <w:top w:val="single" w:sz="4" w:space="0" w:color="auto"/>
              <w:left w:val="single" w:sz="4" w:space="0" w:color="auto"/>
              <w:bottom w:val="single" w:sz="4" w:space="0" w:color="auto"/>
              <w:right w:val="single" w:sz="4" w:space="0" w:color="auto"/>
            </w:tcBorders>
            <w:vAlign w:val="bottom"/>
          </w:tcPr>
          <w:p w14:paraId="4B51E759" w14:textId="1CFBBA1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20250F90" w14:textId="1037E56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25" w:type="pct"/>
            <w:tcBorders>
              <w:top w:val="single" w:sz="4" w:space="0" w:color="auto"/>
              <w:left w:val="single" w:sz="4" w:space="0" w:color="auto"/>
              <w:bottom w:val="single" w:sz="4" w:space="0" w:color="auto"/>
              <w:right w:val="single" w:sz="4" w:space="0" w:color="auto"/>
            </w:tcBorders>
            <w:vAlign w:val="bottom"/>
          </w:tcPr>
          <w:p w14:paraId="48D2C3B4" w14:textId="3B9D6851"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095904" w14:paraId="1F458609" w14:textId="63BF4606" w:rsidTr="009625D0">
        <w:trPr>
          <w:cantSplit/>
          <w:trHeight w:val="144"/>
        </w:trPr>
        <w:tc>
          <w:tcPr>
            <w:tcW w:w="741" w:type="pct"/>
            <w:tcBorders>
              <w:top w:val="single" w:sz="4" w:space="0" w:color="auto"/>
              <w:left w:val="single" w:sz="4" w:space="0" w:color="auto"/>
              <w:bottom w:val="single" w:sz="4" w:space="0" w:color="auto"/>
              <w:right w:val="single" w:sz="4" w:space="0" w:color="auto"/>
            </w:tcBorders>
            <w:vAlign w:val="center"/>
          </w:tcPr>
          <w:p w14:paraId="28A19077" w14:textId="4334A91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7" w:type="pct"/>
            <w:tcBorders>
              <w:top w:val="single" w:sz="4" w:space="0" w:color="auto"/>
              <w:left w:val="single" w:sz="4" w:space="0" w:color="auto"/>
              <w:bottom w:val="single" w:sz="4" w:space="0" w:color="auto"/>
              <w:right w:val="single" w:sz="4" w:space="0" w:color="auto"/>
            </w:tcBorders>
            <w:vAlign w:val="center"/>
          </w:tcPr>
          <w:p w14:paraId="592FF9AC" w14:textId="564825A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6" w:type="pct"/>
            <w:tcBorders>
              <w:top w:val="single" w:sz="4" w:space="0" w:color="auto"/>
              <w:left w:val="single" w:sz="4" w:space="0" w:color="auto"/>
              <w:bottom w:val="single" w:sz="4" w:space="0" w:color="auto"/>
              <w:right w:val="single" w:sz="4" w:space="0" w:color="auto"/>
            </w:tcBorders>
            <w:vAlign w:val="center"/>
          </w:tcPr>
          <w:p w14:paraId="208A3086" w14:textId="28D893D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6" w:type="pct"/>
            <w:tcBorders>
              <w:top w:val="single" w:sz="4" w:space="0" w:color="auto"/>
              <w:left w:val="single" w:sz="4" w:space="0" w:color="auto"/>
              <w:bottom w:val="single" w:sz="4" w:space="0" w:color="auto"/>
              <w:right w:val="single" w:sz="4" w:space="0" w:color="auto"/>
            </w:tcBorders>
            <w:vAlign w:val="center"/>
          </w:tcPr>
          <w:p w14:paraId="707453E0" w14:textId="17AD613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 w:type="pct"/>
            <w:tcBorders>
              <w:top w:val="single" w:sz="4" w:space="0" w:color="auto"/>
              <w:left w:val="single" w:sz="4" w:space="0" w:color="auto"/>
              <w:bottom w:val="single" w:sz="4" w:space="0" w:color="auto"/>
              <w:right w:val="single" w:sz="4" w:space="0" w:color="auto"/>
            </w:tcBorders>
            <w:vAlign w:val="center"/>
          </w:tcPr>
          <w:p w14:paraId="39C2B85A" w14:textId="71779CA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8" w:type="pct"/>
            <w:tcBorders>
              <w:top w:val="single" w:sz="4" w:space="0" w:color="auto"/>
              <w:left w:val="single" w:sz="4" w:space="0" w:color="auto"/>
              <w:bottom w:val="single" w:sz="4" w:space="0" w:color="auto"/>
              <w:right w:val="single" w:sz="4" w:space="0" w:color="auto"/>
            </w:tcBorders>
          </w:tcPr>
          <w:p w14:paraId="7E2737D2" w14:textId="14C271F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25" w:type="pct"/>
            <w:tcBorders>
              <w:top w:val="single" w:sz="4" w:space="0" w:color="auto"/>
              <w:left w:val="single" w:sz="4" w:space="0" w:color="auto"/>
              <w:bottom w:val="single" w:sz="4" w:space="0" w:color="auto"/>
              <w:right w:val="single" w:sz="4" w:space="0" w:color="auto"/>
            </w:tcBorders>
            <w:vAlign w:val="center"/>
          </w:tcPr>
          <w:p w14:paraId="41957F68" w14:textId="0299DCF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117E26DC" w:rsidTr="009625D0">
        <w:trPr>
          <w:cantSplit/>
          <w:trHeight w:val="144"/>
        </w:trPr>
        <w:tc>
          <w:tcPr>
            <w:tcW w:w="741" w:type="pct"/>
            <w:tcBorders>
              <w:top w:val="single" w:sz="4" w:space="0" w:color="auto"/>
              <w:left w:val="single" w:sz="4" w:space="0" w:color="auto"/>
              <w:bottom w:val="single" w:sz="4" w:space="0" w:color="auto"/>
              <w:right w:val="single" w:sz="4" w:space="0" w:color="auto"/>
            </w:tcBorders>
            <w:vAlign w:val="center"/>
          </w:tcPr>
          <w:p w14:paraId="4933C529" w14:textId="3BEE40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7" w:type="pct"/>
            <w:tcBorders>
              <w:top w:val="single" w:sz="4" w:space="0" w:color="auto"/>
              <w:left w:val="single" w:sz="4" w:space="0" w:color="auto"/>
              <w:bottom w:val="single" w:sz="4" w:space="0" w:color="auto"/>
              <w:right w:val="single" w:sz="4" w:space="0" w:color="auto"/>
            </w:tcBorders>
            <w:vAlign w:val="center"/>
          </w:tcPr>
          <w:p w14:paraId="621F9115" w14:textId="3E3CBD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6" w:type="pct"/>
            <w:tcBorders>
              <w:top w:val="single" w:sz="4" w:space="0" w:color="auto"/>
              <w:left w:val="single" w:sz="4" w:space="0" w:color="auto"/>
              <w:bottom w:val="single" w:sz="4" w:space="0" w:color="auto"/>
              <w:right w:val="single" w:sz="4" w:space="0" w:color="auto"/>
            </w:tcBorders>
            <w:vAlign w:val="center"/>
          </w:tcPr>
          <w:p w14:paraId="700DAEA3" w14:textId="3B4E148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6" w:type="pct"/>
            <w:tcBorders>
              <w:top w:val="single" w:sz="4" w:space="0" w:color="auto"/>
              <w:left w:val="single" w:sz="4" w:space="0" w:color="auto"/>
              <w:bottom w:val="single" w:sz="4" w:space="0" w:color="auto"/>
              <w:right w:val="single" w:sz="4" w:space="0" w:color="auto"/>
            </w:tcBorders>
            <w:vAlign w:val="center"/>
          </w:tcPr>
          <w:p w14:paraId="57F1A584" w14:textId="3D76F93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 w:type="pct"/>
            <w:tcBorders>
              <w:top w:val="single" w:sz="4" w:space="0" w:color="auto"/>
              <w:left w:val="single" w:sz="4" w:space="0" w:color="auto"/>
              <w:bottom w:val="single" w:sz="4" w:space="0" w:color="auto"/>
              <w:right w:val="single" w:sz="4" w:space="0" w:color="auto"/>
            </w:tcBorders>
            <w:vAlign w:val="center"/>
          </w:tcPr>
          <w:p w14:paraId="6C678DFF" w14:textId="18441305"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8" w:type="pct"/>
            <w:tcBorders>
              <w:top w:val="single" w:sz="4" w:space="0" w:color="auto"/>
              <w:left w:val="single" w:sz="4" w:space="0" w:color="auto"/>
              <w:bottom w:val="single" w:sz="4" w:space="0" w:color="auto"/>
              <w:right w:val="single" w:sz="4" w:space="0" w:color="auto"/>
            </w:tcBorders>
          </w:tcPr>
          <w:p w14:paraId="5BBF4FB2" w14:textId="069A5E58"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25" w:type="pct"/>
            <w:tcBorders>
              <w:top w:val="single" w:sz="4" w:space="0" w:color="auto"/>
              <w:left w:val="single" w:sz="4" w:space="0" w:color="auto"/>
              <w:bottom w:val="single" w:sz="4" w:space="0" w:color="auto"/>
              <w:right w:val="single" w:sz="4" w:space="0" w:color="auto"/>
            </w:tcBorders>
            <w:vAlign w:val="center"/>
          </w:tcPr>
          <w:p w14:paraId="55613468" w14:textId="6B21F9EF"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236F4B" w:rsidRDefault="00D7513B" w:rsidP="0023694B">
      <w:pPr>
        <w:spacing w:after="0" w:line="240" w:lineRule="auto"/>
        <w:rPr>
          <w:rFonts w:asciiTheme="minorHAnsi" w:hAnsiTheme="minorHAnsi" w:cstheme="minorHAnsi"/>
          <w:sz w:val="18"/>
          <w:szCs w:val="18"/>
        </w:rPr>
      </w:pPr>
    </w:p>
    <w:tbl>
      <w:tblPr>
        <w:tblW w:w="5000" w:type="pct"/>
        <w:tblInd w:w="-9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863"/>
        <w:gridCol w:w="3670"/>
        <w:gridCol w:w="5257"/>
      </w:tblGrid>
      <w:tr w:rsidR="0094138E" w:rsidRPr="002F18C2" w14:paraId="0F7F442B" w14:textId="77777777" w:rsidTr="009625D0">
        <w:trPr>
          <w:trHeight w:val="144"/>
        </w:trPr>
        <w:tc>
          <w:tcPr>
            <w:tcW w:w="10868" w:type="dxa"/>
            <w:gridSpan w:val="3"/>
            <w:tcBorders>
              <w:top w:val="single" w:sz="4" w:space="0" w:color="auto"/>
              <w:bottom w:val="single" w:sz="4" w:space="0" w:color="auto"/>
            </w:tcBorders>
            <w:vAlign w:val="center"/>
          </w:tcPr>
          <w:p w14:paraId="0F7F442A" w14:textId="457870B7" w:rsidR="0094138E" w:rsidRPr="00236F4B"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9625D0">
        <w:trPr>
          <w:trHeight w:val="144"/>
        </w:trPr>
        <w:tc>
          <w:tcPr>
            <w:tcW w:w="1875" w:type="dxa"/>
            <w:tcBorders>
              <w:top w:val="single" w:sz="4" w:space="0" w:color="auto"/>
              <w:bottom w:val="single" w:sz="4" w:space="0" w:color="auto"/>
              <w:right w:val="single" w:sz="4" w:space="0" w:color="auto"/>
            </w:tcBorders>
            <w:vAlign w:val="center"/>
          </w:tcPr>
          <w:p w14:paraId="0F7F442C"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01</w:t>
            </w:r>
          </w:p>
        </w:tc>
        <w:tc>
          <w:tcPr>
            <w:tcW w:w="3697"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02</w:t>
            </w:r>
          </w:p>
        </w:tc>
        <w:tc>
          <w:tcPr>
            <w:tcW w:w="5296" w:type="dxa"/>
            <w:tcBorders>
              <w:top w:val="single" w:sz="4" w:space="0" w:color="auto"/>
              <w:left w:val="single" w:sz="4" w:space="0" w:color="auto"/>
              <w:bottom w:val="single" w:sz="4" w:space="0" w:color="auto"/>
            </w:tcBorders>
            <w:vAlign w:val="center"/>
          </w:tcPr>
          <w:p w14:paraId="0F7F442E"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03</w:t>
            </w:r>
          </w:p>
        </w:tc>
      </w:tr>
      <w:tr w:rsidR="0094138E" w:rsidRPr="002F18C2" w14:paraId="0F7F4433" w14:textId="77777777" w:rsidTr="009625D0">
        <w:trPr>
          <w:trHeight w:val="144"/>
        </w:trPr>
        <w:tc>
          <w:tcPr>
            <w:tcW w:w="1875" w:type="dxa"/>
            <w:tcBorders>
              <w:top w:val="single" w:sz="4" w:space="0" w:color="auto"/>
              <w:bottom w:val="single" w:sz="4" w:space="0" w:color="auto"/>
              <w:right w:val="single" w:sz="4" w:space="0" w:color="auto"/>
            </w:tcBorders>
            <w:vAlign w:val="bottom"/>
          </w:tcPr>
          <w:p w14:paraId="0F7F4430"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Water Heating System ID or Name</w:t>
            </w:r>
          </w:p>
        </w:tc>
        <w:tc>
          <w:tcPr>
            <w:tcW w:w="3697"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Manufacturer</w:t>
            </w:r>
          </w:p>
        </w:tc>
        <w:tc>
          <w:tcPr>
            <w:tcW w:w="5296" w:type="dxa"/>
            <w:tcBorders>
              <w:top w:val="single" w:sz="4" w:space="0" w:color="auto"/>
              <w:left w:val="single" w:sz="4" w:space="0" w:color="auto"/>
              <w:bottom w:val="single" w:sz="4" w:space="0" w:color="auto"/>
            </w:tcBorders>
            <w:vAlign w:val="bottom"/>
          </w:tcPr>
          <w:p w14:paraId="0F7F4432"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Model Number</w:t>
            </w:r>
          </w:p>
        </w:tc>
      </w:tr>
      <w:tr w:rsidR="0094138E" w:rsidRPr="002F18C2" w14:paraId="0F7F4437" w14:textId="77777777" w:rsidTr="009625D0">
        <w:trPr>
          <w:trHeight w:val="144"/>
        </w:trPr>
        <w:tc>
          <w:tcPr>
            <w:tcW w:w="1875" w:type="dxa"/>
            <w:tcBorders>
              <w:top w:val="single" w:sz="4" w:space="0" w:color="auto"/>
              <w:bottom w:val="single" w:sz="4" w:space="0" w:color="auto"/>
              <w:right w:val="single" w:sz="4" w:space="0" w:color="auto"/>
            </w:tcBorders>
            <w:vAlign w:val="bottom"/>
          </w:tcPr>
          <w:p w14:paraId="0F7F4434"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697"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296"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9625D0">
        <w:trPr>
          <w:trHeight w:val="144"/>
        </w:trPr>
        <w:tc>
          <w:tcPr>
            <w:tcW w:w="1875" w:type="dxa"/>
            <w:tcBorders>
              <w:top w:val="single" w:sz="4" w:space="0" w:color="auto"/>
              <w:bottom w:val="single" w:sz="4" w:space="0" w:color="auto"/>
              <w:right w:val="single" w:sz="4" w:space="0" w:color="auto"/>
            </w:tcBorders>
            <w:vAlign w:val="bottom"/>
          </w:tcPr>
          <w:p w14:paraId="0F7F4438"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697"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296" w:type="dxa"/>
            <w:tcBorders>
              <w:top w:val="single" w:sz="4" w:space="0" w:color="auto"/>
              <w:left w:val="single" w:sz="4" w:space="0" w:color="auto"/>
              <w:bottom w:val="single" w:sz="4" w:space="0" w:color="auto"/>
            </w:tcBorders>
          </w:tcPr>
          <w:p w14:paraId="0F7F443A"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10181"/>
      </w:tblGrid>
      <w:tr w:rsidR="006C36EE" w:rsidRPr="002F18C2" w14:paraId="06394A1D" w14:textId="77777777" w:rsidTr="00E879AA">
        <w:trPr>
          <w:trHeight w:val="144"/>
        </w:trPr>
        <w:tc>
          <w:tcPr>
            <w:tcW w:w="11016" w:type="dxa"/>
            <w:gridSpan w:val="2"/>
            <w:tcBorders>
              <w:top w:val="single" w:sz="4" w:space="0" w:color="auto"/>
              <w:left w:val="single" w:sz="4" w:space="0" w:color="auto"/>
              <w:bottom w:val="single" w:sz="4" w:space="0" w:color="auto"/>
              <w:right w:val="single" w:sz="4" w:space="0" w:color="auto"/>
            </w:tcBorders>
          </w:tcPr>
          <w:p w14:paraId="6EF9F502" w14:textId="3134EABA"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E879AA">
        <w:trPr>
          <w:trHeight w:val="144"/>
          <w:tblHeader/>
        </w:trPr>
        <w:tc>
          <w:tcPr>
            <w:tcW w:w="615"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401" w:type="dxa"/>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E879AA">
        <w:trPr>
          <w:trHeight w:val="144"/>
          <w:tblHeader/>
        </w:trPr>
        <w:tc>
          <w:tcPr>
            <w:tcW w:w="615"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401" w:type="dxa"/>
            <w:vAlign w:val="center"/>
          </w:tcPr>
          <w:p w14:paraId="2F088E1D" w14:textId="4C920E9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 xml:space="preserve">Unfired </w:t>
            </w:r>
            <w:r w:rsidR="00293EE6">
              <w:rPr>
                <w:rFonts w:asciiTheme="minorHAnsi" w:eastAsiaTheme="minorEastAsia" w:hAnsiTheme="minorHAnsi" w:cstheme="minorHAnsi"/>
                <w:sz w:val="18"/>
                <w:szCs w:val="18"/>
              </w:rPr>
              <w:t>s</w:t>
            </w:r>
            <w:r w:rsidRPr="00542719">
              <w:rPr>
                <w:rFonts w:asciiTheme="minorHAnsi" w:eastAsiaTheme="minorEastAsia" w:hAnsiTheme="minorHAnsi" w:cstheme="minorHAnsi"/>
                <w:sz w:val="18"/>
                <w:szCs w:val="18"/>
              </w:rPr>
              <w:t xml:space="preserve">torage </w:t>
            </w:r>
            <w:r w:rsidR="00293EE6">
              <w:rPr>
                <w:rFonts w:asciiTheme="minorHAnsi" w:eastAsiaTheme="minorEastAsia" w:hAnsiTheme="minorHAnsi" w:cstheme="minorHAnsi"/>
                <w:sz w:val="18"/>
                <w:szCs w:val="18"/>
              </w:rPr>
              <w:t>t</w:t>
            </w:r>
            <w:r w:rsidRPr="00542719">
              <w:rPr>
                <w:rFonts w:asciiTheme="minorHAnsi" w:eastAsiaTheme="minorEastAsia" w:hAnsiTheme="minorHAnsi" w:cstheme="minorHAnsi"/>
                <w:sz w:val="18"/>
                <w:szCs w:val="18"/>
              </w:rPr>
              <w:t>anks are insulated with an external R-</w:t>
            </w:r>
            <w:r w:rsidR="00676572">
              <w:rPr>
                <w:rFonts w:asciiTheme="minorHAnsi" w:eastAsiaTheme="minorEastAsia" w:hAnsiTheme="minorHAnsi" w:cstheme="minorHAnsi"/>
                <w:sz w:val="18"/>
                <w:szCs w:val="18"/>
              </w:rPr>
              <w:t>3.5</w:t>
            </w:r>
            <w:r w:rsidR="00676572" w:rsidRPr="00542719">
              <w:rPr>
                <w:rFonts w:asciiTheme="minorHAnsi" w:eastAsiaTheme="minorEastAsia" w:hAnsiTheme="minorHAnsi" w:cstheme="minorHAnsi"/>
                <w:sz w:val="18"/>
                <w:szCs w:val="18"/>
              </w:rPr>
              <w:t xml:space="preserve"> </w:t>
            </w:r>
            <w:r w:rsidRPr="00542719">
              <w:rPr>
                <w:rFonts w:asciiTheme="minorHAnsi" w:eastAsiaTheme="minorEastAsia" w:hAnsiTheme="minorHAnsi" w:cstheme="minorHAnsi"/>
                <w:sz w:val="18"/>
                <w:szCs w:val="18"/>
              </w:rPr>
              <w:t>or combination of R-16 internal and external Insulation. (Section 110.3(c)4).</w:t>
            </w:r>
          </w:p>
        </w:tc>
      </w:tr>
      <w:tr w:rsidR="006C36EE" w:rsidRPr="002F18C2" w14:paraId="60043560" w14:textId="77777777" w:rsidTr="00E879AA">
        <w:trPr>
          <w:trHeight w:val="144"/>
        </w:trPr>
        <w:tc>
          <w:tcPr>
            <w:tcW w:w="615"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401" w:type="dxa"/>
            <w:vAlign w:val="center"/>
          </w:tcPr>
          <w:p w14:paraId="01713044" w14:textId="09778D27" w:rsidR="006C36EE" w:rsidRPr="00542719" w:rsidRDefault="006C36EE" w:rsidP="00121CBA">
            <w:pPr>
              <w:keepNext/>
              <w:autoSpaceDE w:val="0"/>
              <w:autoSpaceDN w:val="0"/>
              <w:adjustRightInd w:val="0"/>
              <w:spacing w:after="0" w:line="240" w:lineRule="auto"/>
              <w:ind w:left="1080"/>
              <w:contextualSpacing/>
              <w:rPr>
                <w:rFonts w:asciiTheme="minorHAnsi" w:eastAsia="Times New Roman" w:hAnsiTheme="minorHAnsi" w:cstheme="minorHAnsi"/>
                <w:b/>
                <w:bCs/>
                <w:sz w:val="18"/>
                <w:szCs w:val="18"/>
              </w:rPr>
            </w:pPr>
            <w:r w:rsidRPr="00542719">
              <w:rPr>
                <w:rFonts w:asciiTheme="minorHAnsi" w:eastAsiaTheme="minorEastAsia" w:hAnsiTheme="minorHAnsi" w:cstheme="minorHAnsi"/>
                <w:bCs/>
                <w:sz w:val="18"/>
                <w:szCs w:val="18"/>
              </w:rPr>
              <w:t xml:space="preserve">All domestic hot water piping shall be insulated as specified in Section 609.11 of the California Plumbing Code. </w:t>
            </w:r>
          </w:p>
          <w:p w14:paraId="6E556316" w14:textId="1FA08AFC" w:rsidR="006C36EE" w:rsidRPr="00542719" w:rsidRDefault="006C36EE" w:rsidP="00E26207">
            <w:pPr>
              <w:keepNext/>
              <w:numPr>
                <w:ilvl w:val="1"/>
                <w:numId w:val="10"/>
              </w:numPr>
              <w:autoSpaceDE w:val="0"/>
              <w:autoSpaceDN w:val="0"/>
              <w:adjustRightInd w:val="0"/>
              <w:spacing w:after="0" w:line="240" w:lineRule="auto"/>
              <w:ind w:left="286" w:hanging="268"/>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Insulation buried below grade must be installed in a waterproof and non-crushable casing or sleeve.</w:t>
            </w:r>
          </w:p>
          <w:p w14:paraId="6307F6D8" w14:textId="7340952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that penetrates framing members shall not be required to have pipe insulation for the dista</w:t>
            </w:r>
            <w:r w:rsidR="003F5E03">
              <w:rPr>
                <w:rFonts w:asciiTheme="minorHAnsi" w:eastAsia="Times New Roman" w:hAnsiTheme="minorHAnsi" w:cstheme="minorHAnsi"/>
                <w:bCs/>
                <w:sz w:val="18"/>
                <w:szCs w:val="18"/>
              </w:rPr>
              <w:t>nce of the framing penetration.</w:t>
            </w:r>
            <w:r w:rsidRPr="00542719">
              <w:rPr>
                <w:rFonts w:asciiTheme="minorHAnsi" w:eastAsia="Times New Roman" w:hAnsiTheme="minorHAnsi" w:cstheme="minorHAnsi"/>
                <w:bCs/>
                <w:sz w:val="18"/>
                <w:szCs w:val="18"/>
              </w:rPr>
              <w:t xml:space="preserve">Piping that penetrates metal framing shall use grommets, plugs, wrapping or other insulating material to assure that no contact is made with the metal framing. Insulation shall butt securely against all framing members. </w:t>
            </w:r>
          </w:p>
          <w:p w14:paraId="4395B4CE" w14:textId="7E849E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D1E2B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58DEF539"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r w:rsidR="00293EE6">
              <w:rPr>
                <w:rFonts w:asciiTheme="minorHAnsi" w:eastAsia="Times New Roman" w:hAnsiTheme="minorHAnsi" w:cstheme="minorHAnsi"/>
                <w:bCs/>
                <w:sz w:val="18"/>
                <w:szCs w:val="18"/>
              </w:rPr>
              <w:t>.</w:t>
            </w:r>
          </w:p>
          <w:p w14:paraId="5AF765AB" w14:textId="77777777"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Pipe insulation shall fit tightly and all elbows and tees shall be fully insulated.</w:t>
            </w:r>
          </w:p>
        </w:tc>
      </w:tr>
      <w:tr w:rsidR="006C36EE" w:rsidRPr="002F18C2" w14:paraId="591364E0" w14:textId="77777777" w:rsidTr="00E879AA">
        <w:trPr>
          <w:trHeight w:val="144"/>
          <w:tblHeader/>
        </w:trPr>
        <w:tc>
          <w:tcPr>
            <w:tcW w:w="615"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401" w:type="dxa"/>
            <w:vAlign w:val="center"/>
          </w:tcPr>
          <w:p w14:paraId="089764D4" w14:textId="4A6EBF8C" w:rsidR="006C36EE"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For Gas or Propane Water Heaters:  Ensure </w:t>
            </w:r>
            <w:r w:rsidR="00BF603C" w:rsidRPr="00BF603C">
              <w:rPr>
                <w:rFonts w:asciiTheme="minorHAnsi" w:eastAsia="Times New Roman" w:hAnsiTheme="minorHAnsi" w:cstheme="minorHAnsi"/>
                <w:sz w:val="18"/>
                <w:szCs w:val="18"/>
              </w:rPr>
              <w:t xml:space="preserve">either a </w:t>
            </w:r>
            <w:r w:rsidR="00BF603C" w:rsidRPr="00BF603C">
              <w:rPr>
                <w:rFonts w:asciiTheme="minorHAnsi" w:eastAsia="Times New Roman" w:hAnsiTheme="minorHAnsi" w:cstheme="minorHAnsi"/>
                <w:b/>
                <w:bCs/>
                <w:sz w:val="18"/>
                <w:szCs w:val="18"/>
              </w:rPr>
              <w:t>or</w:t>
            </w:r>
            <w:r w:rsidR="00BF603C" w:rsidRPr="00BF603C">
              <w:rPr>
                <w:rFonts w:asciiTheme="minorHAnsi" w:eastAsia="Times New Roman" w:hAnsiTheme="minorHAnsi" w:cstheme="minorHAnsi"/>
                <w:sz w:val="18"/>
                <w:szCs w:val="18"/>
              </w:rPr>
              <w:t xml:space="preserve"> b</w:t>
            </w:r>
            <w:r w:rsidRPr="00542719">
              <w:rPr>
                <w:rFonts w:asciiTheme="minorHAnsi" w:eastAsia="Times New Roman" w:hAnsiTheme="minorHAnsi" w:cstheme="minorHAnsi"/>
                <w:sz w:val="18"/>
                <w:szCs w:val="18"/>
              </w:rPr>
              <w:t xml:space="preserve"> are installed (Section 150.0(n))</w:t>
            </w:r>
          </w:p>
          <w:p w14:paraId="2CF6D7DC" w14:textId="77777777" w:rsidR="00BF603C" w:rsidRPr="00E96E3C" w:rsidRDefault="00BF603C" w:rsidP="00BF603C">
            <w:pPr>
              <w:pStyle w:val="ListParagraph"/>
              <w:keepNext/>
              <w:numPr>
                <w:ilvl w:val="0"/>
                <w:numId w:val="1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designated space at least 2.5 feet by 2.5 feet and 7 feet tall within 3 feet from the water heater</w:t>
            </w:r>
          </w:p>
          <w:p w14:paraId="2DFB9203" w14:textId="77777777" w:rsidR="00BF603C" w:rsidRPr="00542719" w:rsidRDefault="00BF603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p>
          <w:p w14:paraId="3303CE97" w14:textId="2B02943F"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w:t>
            </w:r>
            <w:r w:rsidR="00293EE6">
              <w:rPr>
                <w:rFonts w:asciiTheme="minorHAnsi" w:eastAsia="Times New Roman" w:hAnsiTheme="minorHAnsi" w:cstheme="minorHAnsi"/>
                <w:sz w:val="18"/>
                <w:szCs w:val="18"/>
              </w:rPr>
              <w:t xml:space="preserve"> is</w:t>
            </w:r>
            <w:r w:rsidRPr="00542719">
              <w:rPr>
                <w:rFonts w:asciiTheme="minorHAnsi" w:eastAsia="Times New Roman" w:hAnsiTheme="minorHAnsi" w:cstheme="minorHAnsi"/>
                <w:sz w:val="18"/>
                <w:szCs w:val="18"/>
              </w:rPr>
              <w:t xml:space="preserve"> accessible with no obstructions;</w:t>
            </w:r>
          </w:p>
          <w:p w14:paraId="34194BD3" w14:textId="6D009B91"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The conductor shall be labeled with the </w:t>
            </w:r>
            <w:r w:rsidR="00293EE6">
              <w:rPr>
                <w:rFonts w:asciiTheme="minorHAnsi" w:eastAsia="Times New Roman" w:hAnsiTheme="minorHAnsi" w:cstheme="minorHAnsi"/>
                <w:sz w:val="18"/>
                <w:szCs w:val="18"/>
              </w:rPr>
              <w:t>word</w:t>
            </w:r>
            <w:r w:rsidR="00293EE6" w:rsidRPr="00542719">
              <w:rPr>
                <w:rFonts w:asciiTheme="minorHAnsi" w:eastAsia="Times New Roman" w:hAnsiTheme="minorHAnsi" w:cstheme="minorHAnsi"/>
                <w:sz w:val="18"/>
                <w:szCs w:val="18"/>
              </w:rPr>
              <w:t xml:space="preserve"> </w:t>
            </w:r>
            <w:r w:rsidRPr="00542719">
              <w:rPr>
                <w:rFonts w:asciiTheme="minorHAnsi" w:eastAsia="Times New Roman" w:hAnsiTheme="minorHAnsi" w:cstheme="minorHAnsi"/>
                <w:sz w:val="18"/>
                <w:szCs w:val="18"/>
              </w:rPr>
              <w:t>“Spare” on both ends; and</w:t>
            </w:r>
          </w:p>
          <w:p w14:paraId="497EB6BE" w14:textId="4B5D0874"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C81E6" w14:textId="6A7E1068"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condensate drain no more than 2 inches higher than the base on water heater for natural draining</w:t>
            </w:r>
            <w:r w:rsidR="00293EE6">
              <w:rPr>
                <w:rFonts w:asciiTheme="minorHAnsi" w:eastAsia="Times New Roman" w:hAnsiTheme="minorHAnsi" w:cstheme="minorHAnsi"/>
                <w:sz w:val="18"/>
                <w:szCs w:val="18"/>
              </w:rPr>
              <w:t>.</w:t>
            </w:r>
          </w:p>
          <w:p w14:paraId="24CD7C15" w14:textId="64A041DB" w:rsidR="006C36EE" w:rsidRDefault="006C36EE" w:rsidP="00BF603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asciiTheme="minorHAnsi" w:eastAsia="Times New Roman" w:hAnsiTheme="minorHAnsi" w:cstheme="minorHAnsi"/>
                <w:sz w:val="18"/>
                <w:szCs w:val="18"/>
              </w:rPr>
            </w:pPr>
          </w:p>
          <w:p w14:paraId="35ACEA6A" w14:textId="0A8CA372" w:rsidR="00524349" w:rsidRPr="004736BD" w:rsidRDefault="00524349" w:rsidP="00524349">
            <w:pPr>
              <w:pStyle w:val="ListParagraph"/>
              <w:keepNext/>
              <w:numPr>
                <w:ilvl w:val="0"/>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r w:rsidR="00E7429A">
              <w:rPr>
                <w:rFonts w:asciiTheme="minorHAnsi" w:eastAsia="Times New Roman" w:hAnsiTheme="minorHAnsi" w:cstheme="minorHAnsi"/>
                <w:sz w:val="18"/>
                <w:szCs w:val="18"/>
              </w:rPr>
              <w:t>from the water heater</w:t>
            </w:r>
          </w:p>
          <w:p w14:paraId="45A9C4B7" w14:textId="77777777" w:rsidR="00524349" w:rsidRPr="004B6B6C" w:rsidRDefault="00524349" w:rsidP="00524349">
            <w:pPr>
              <w:numPr>
                <w:ilvl w:val="0"/>
                <w:numId w:val="1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1CEC8303" w14:textId="77777777" w:rsidR="00524349" w:rsidRPr="004736BD" w:rsidRDefault="00524349" w:rsidP="00524349">
            <w:pPr>
              <w:pStyle w:val="ListParagraph"/>
              <w:numPr>
                <w:ilvl w:val="0"/>
                <w:numId w:val="19"/>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386ADE76"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76E51C92"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4E8606B9"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06BCC073"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48E01F08" w14:textId="122FBC12" w:rsidR="00524349" w:rsidRPr="000477C3" w:rsidRDefault="00524349" w:rsidP="00205CF5">
            <w:pPr>
              <w:pStyle w:val="ListParagraph"/>
              <w:keepNext/>
              <w:numPr>
                <w:ilvl w:val="0"/>
                <w:numId w:val="1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54" w:hanging="270"/>
              <w:rPr>
                <w:rFonts w:asciiTheme="minorHAnsi" w:eastAsia="Times New Roman" w:hAnsiTheme="minorHAnsi" w:cstheme="minorHAnsi"/>
                <w:sz w:val="18"/>
                <w:szCs w:val="18"/>
              </w:rPr>
            </w:pPr>
            <w:r w:rsidRPr="00205CF5">
              <w:rPr>
                <w:rFonts w:cs="Calibri"/>
                <w:w w:val="99"/>
                <w:sz w:val="20"/>
                <w:szCs w:val="20"/>
                <w:u w:val="single"/>
              </w:rPr>
              <w:t>A condensate drain no mo</w:t>
            </w:r>
            <w:r w:rsidRPr="00205CF5">
              <w:rPr>
                <w:rFonts w:cs="Calibri"/>
                <w:sz w:val="20"/>
                <w:szCs w:val="20"/>
                <w:u w:val="single"/>
              </w:rPr>
              <w:t>re</w:t>
            </w:r>
            <w:r w:rsidRPr="00205CF5">
              <w:rPr>
                <w:rFonts w:cs="Calibri"/>
                <w:spacing w:val="-1"/>
                <w:sz w:val="20"/>
                <w:szCs w:val="20"/>
                <w:u w:val="single"/>
              </w:rPr>
              <w:t xml:space="preserve"> </w:t>
            </w:r>
            <w:r w:rsidRPr="00205CF5">
              <w:rPr>
                <w:rFonts w:cs="Calibri"/>
                <w:sz w:val="20"/>
                <w:szCs w:val="20"/>
                <w:u w:val="single"/>
              </w:rPr>
              <w:t>than</w:t>
            </w:r>
            <w:r w:rsidRPr="00205CF5">
              <w:rPr>
                <w:rFonts w:cs="Calibri"/>
                <w:spacing w:val="1"/>
                <w:sz w:val="20"/>
                <w:szCs w:val="20"/>
                <w:u w:val="single"/>
              </w:rPr>
              <w:t xml:space="preserve"> </w:t>
            </w:r>
            <w:r w:rsidRPr="00205CF5">
              <w:rPr>
                <w:rFonts w:cs="Calibri"/>
                <w:sz w:val="20"/>
                <w:szCs w:val="20"/>
                <w:u w:val="single"/>
              </w:rPr>
              <w:t>2 inches</w:t>
            </w:r>
            <w:r w:rsidRPr="00205CF5">
              <w:rPr>
                <w:rFonts w:cs="Calibri"/>
                <w:spacing w:val="1"/>
                <w:sz w:val="20"/>
                <w:szCs w:val="20"/>
                <w:u w:val="single"/>
              </w:rPr>
              <w:t xml:space="preserve"> </w:t>
            </w:r>
            <w:r w:rsidRPr="00205CF5">
              <w:rPr>
                <w:rFonts w:cs="Calibri"/>
                <w:sz w:val="20"/>
                <w:szCs w:val="20"/>
                <w:u w:val="single"/>
              </w:rPr>
              <w:t>higher than</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1"/>
                <w:sz w:val="20"/>
                <w:szCs w:val="20"/>
                <w:u w:val="single"/>
              </w:rPr>
              <w:t xml:space="preserve"> </w:t>
            </w:r>
            <w:r w:rsidRPr="00205CF5">
              <w:rPr>
                <w:rFonts w:cs="Calibri"/>
                <w:sz w:val="20"/>
                <w:szCs w:val="20"/>
                <w:u w:val="single"/>
              </w:rPr>
              <w:t>base</w:t>
            </w:r>
            <w:r w:rsidRPr="00205CF5">
              <w:rPr>
                <w:rFonts w:cs="Calibri"/>
                <w:spacing w:val="-1"/>
                <w:sz w:val="20"/>
                <w:szCs w:val="20"/>
                <w:u w:val="single"/>
              </w:rPr>
              <w:t xml:space="preserve"> </w:t>
            </w:r>
            <w:r w:rsidRPr="00205CF5">
              <w:rPr>
                <w:rFonts w:cs="Calibri"/>
                <w:sz w:val="20"/>
                <w:szCs w:val="20"/>
                <w:u w:val="single"/>
              </w:rPr>
              <w:t>of</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2"/>
                <w:sz w:val="20"/>
                <w:szCs w:val="20"/>
                <w:u w:val="single"/>
              </w:rPr>
              <w:t xml:space="preserve"> </w:t>
            </w:r>
            <w:r w:rsidRPr="00205CF5">
              <w:rPr>
                <w:rFonts w:cs="Calibri"/>
                <w:sz w:val="20"/>
                <w:szCs w:val="20"/>
                <w:u w:val="single"/>
              </w:rPr>
              <w:t>installed</w:t>
            </w:r>
            <w:r w:rsidRPr="00205CF5">
              <w:rPr>
                <w:rFonts w:cs="Calibri"/>
                <w:spacing w:val="1"/>
                <w:sz w:val="20"/>
                <w:szCs w:val="20"/>
                <w:u w:val="single"/>
              </w:rPr>
              <w:t xml:space="preserve"> </w:t>
            </w:r>
            <w:r w:rsidRPr="00205CF5">
              <w:rPr>
                <w:rFonts w:cs="Calibri"/>
                <w:sz w:val="20"/>
                <w:szCs w:val="20"/>
                <w:u w:val="single"/>
              </w:rPr>
              <w:t>water heater,</w:t>
            </w:r>
            <w:r w:rsidRPr="00205CF5">
              <w:rPr>
                <w:rFonts w:cs="Calibri"/>
                <w:spacing w:val="1"/>
                <w:sz w:val="20"/>
                <w:szCs w:val="20"/>
                <w:u w:val="single"/>
              </w:rPr>
              <w:t xml:space="preserve"> </w:t>
            </w:r>
            <w:r w:rsidRPr="00205CF5">
              <w:rPr>
                <w:rFonts w:cs="Calibri"/>
                <w:sz w:val="20"/>
                <w:szCs w:val="20"/>
                <w:u w:val="single"/>
              </w:rPr>
              <w:t>and</w:t>
            </w:r>
            <w:r w:rsidRPr="00205CF5">
              <w:rPr>
                <w:rFonts w:cs="Calibri"/>
                <w:spacing w:val="1"/>
                <w:sz w:val="20"/>
                <w:szCs w:val="20"/>
                <w:u w:val="single"/>
              </w:rPr>
              <w:t xml:space="preserve"> </w:t>
            </w:r>
            <w:r w:rsidRPr="00205CF5">
              <w:rPr>
                <w:rFonts w:cs="Calibri"/>
                <w:sz w:val="20"/>
                <w:szCs w:val="20"/>
                <w:u w:val="single"/>
              </w:rPr>
              <w:t>allows</w:t>
            </w:r>
            <w:r w:rsidRPr="00205CF5">
              <w:rPr>
                <w:rFonts w:cs="Calibri"/>
                <w:spacing w:val="1"/>
                <w:sz w:val="20"/>
                <w:szCs w:val="20"/>
                <w:u w:val="single"/>
              </w:rPr>
              <w:t xml:space="preserve"> </w:t>
            </w:r>
            <w:r w:rsidRPr="00205CF5">
              <w:rPr>
                <w:rFonts w:cs="Calibri"/>
                <w:sz w:val="20"/>
                <w:szCs w:val="20"/>
                <w:u w:val="single"/>
              </w:rPr>
              <w:t>natural draining without pump</w:t>
            </w:r>
            <w:r w:rsidRPr="00205CF5">
              <w:rPr>
                <w:rFonts w:cs="Calibri"/>
                <w:spacing w:val="1"/>
                <w:sz w:val="20"/>
                <w:szCs w:val="20"/>
                <w:u w:val="single"/>
              </w:rPr>
              <w:t xml:space="preserve"> </w:t>
            </w:r>
            <w:r w:rsidRPr="00205CF5">
              <w:rPr>
                <w:rFonts w:cs="Calibri"/>
                <w:sz w:val="20"/>
                <w:szCs w:val="20"/>
                <w:u w:val="single"/>
              </w:rPr>
              <w:t>assistance.</w:t>
            </w:r>
          </w:p>
        </w:tc>
      </w:tr>
      <w:tr w:rsidR="006C36EE" w:rsidRPr="002F18C2" w14:paraId="3BEFD202" w14:textId="77777777" w:rsidTr="00E879AA">
        <w:trPr>
          <w:trHeight w:val="144"/>
          <w:tblHeader/>
        </w:trPr>
        <w:tc>
          <w:tcPr>
            <w:tcW w:w="11016" w:type="dxa"/>
            <w:gridSpan w:val="2"/>
            <w:vAlign w:val="center"/>
          </w:tcPr>
          <w:p w14:paraId="5811BF96"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1C1E4D6C" w14:textId="65966AA4" w:rsidR="005D11BC" w:rsidRDefault="005D11BC" w:rsidP="00236F4B">
      <w:pPr>
        <w:spacing w:after="0" w:line="240" w:lineRule="auto"/>
      </w:pPr>
    </w:p>
    <w:tbl>
      <w:tblPr>
        <w:tblStyle w:val="TableGrid"/>
        <w:tblW w:w="10800" w:type="dxa"/>
        <w:tblInd w:w="-5" w:type="dxa"/>
        <w:tblLayout w:type="fixed"/>
        <w:tblLook w:val="04A0" w:firstRow="1" w:lastRow="0" w:firstColumn="1" w:lastColumn="0" w:noHBand="0" w:noVBand="1"/>
      </w:tblPr>
      <w:tblGrid>
        <w:gridCol w:w="563"/>
        <w:gridCol w:w="337"/>
        <w:gridCol w:w="1080"/>
        <w:gridCol w:w="1260"/>
        <w:gridCol w:w="1350"/>
        <w:gridCol w:w="1260"/>
        <w:gridCol w:w="1170"/>
        <w:gridCol w:w="1260"/>
        <w:gridCol w:w="1260"/>
        <w:gridCol w:w="1260"/>
      </w:tblGrid>
      <w:tr w:rsidR="00EA0932" w:rsidRPr="008D6F63" w14:paraId="76C90DE7" w14:textId="24BE7EA0" w:rsidTr="004B6B6C">
        <w:tc>
          <w:tcPr>
            <w:tcW w:w="10800" w:type="dxa"/>
            <w:gridSpan w:val="10"/>
          </w:tcPr>
          <w:p w14:paraId="681EF971" w14:textId="10D296BE" w:rsidR="00EA0932" w:rsidRPr="008D6F63" w:rsidRDefault="00EA0932" w:rsidP="006E239E">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r w:rsidR="002C0390">
              <w:rPr>
                <w:rFonts w:cstheme="minorHAnsi"/>
                <w:b/>
                <w:sz w:val="18"/>
                <w:szCs w:val="18"/>
              </w:rPr>
              <w:t xml:space="preserve"> </w:t>
            </w:r>
          </w:p>
          <w:p w14:paraId="3B0C892E" w14:textId="21E73799" w:rsidR="00EA0932" w:rsidRPr="008D6F63" w:rsidRDefault="00EA0932" w:rsidP="006E239E">
            <w:pPr>
              <w:spacing w:after="0" w:line="240" w:lineRule="auto"/>
              <w:rPr>
                <w:rFonts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r w:rsidRPr="008D6F63">
              <w:rPr>
                <w:rFonts w:cstheme="minorHAnsi"/>
                <w:sz w:val="18"/>
                <w:szCs w:val="18"/>
              </w:rPr>
              <w:t xml:space="preserve"> </w:t>
            </w:r>
          </w:p>
        </w:tc>
      </w:tr>
      <w:tr w:rsidR="00EA0932" w:rsidRPr="00AC2387" w14:paraId="199C4069" w14:textId="6D840814" w:rsidTr="003D081B">
        <w:tc>
          <w:tcPr>
            <w:tcW w:w="900" w:type="dxa"/>
            <w:gridSpan w:val="2"/>
          </w:tcPr>
          <w:p w14:paraId="1A2750FB" w14:textId="77777777" w:rsidR="00EA0932" w:rsidRDefault="00EA0932" w:rsidP="006E239E">
            <w:pPr>
              <w:spacing w:after="0"/>
              <w:jc w:val="center"/>
              <w:rPr>
                <w:rFonts w:cstheme="minorHAnsi"/>
                <w:sz w:val="20"/>
                <w:szCs w:val="20"/>
              </w:rPr>
            </w:pPr>
            <w:r>
              <w:rPr>
                <w:rFonts w:cstheme="minorHAnsi"/>
                <w:sz w:val="20"/>
                <w:szCs w:val="20"/>
              </w:rPr>
              <w:t>01</w:t>
            </w:r>
          </w:p>
        </w:tc>
        <w:tc>
          <w:tcPr>
            <w:tcW w:w="1080" w:type="dxa"/>
          </w:tcPr>
          <w:p w14:paraId="715A5C9C" w14:textId="77777777" w:rsidR="00EA0932" w:rsidRDefault="00EA0932" w:rsidP="006E239E">
            <w:pPr>
              <w:spacing w:after="0"/>
              <w:jc w:val="center"/>
              <w:rPr>
                <w:rFonts w:cstheme="minorHAnsi"/>
                <w:sz w:val="20"/>
                <w:szCs w:val="20"/>
              </w:rPr>
            </w:pPr>
            <w:r>
              <w:rPr>
                <w:rFonts w:cstheme="minorHAnsi"/>
                <w:sz w:val="20"/>
                <w:szCs w:val="20"/>
              </w:rPr>
              <w:t>02</w:t>
            </w:r>
          </w:p>
        </w:tc>
        <w:tc>
          <w:tcPr>
            <w:tcW w:w="1260" w:type="dxa"/>
            <w:vAlign w:val="bottom"/>
          </w:tcPr>
          <w:p w14:paraId="329FCC0D" w14:textId="77777777" w:rsidR="00EA0932" w:rsidRDefault="00EA0932" w:rsidP="006E239E">
            <w:pPr>
              <w:spacing w:after="0"/>
              <w:jc w:val="center"/>
              <w:rPr>
                <w:rFonts w:cstheme="minorHAnsi"/>
                <w:sz w:val="20"/>
                <w:szCs w:val="20"/>
              </w:rPr>
            </w:pPr>
            <w:r>
              <w:rPr>
                <w:rFonts w:cstheme="minorHAnsi"/>
                <w:sz w:val="20"/>
                <w:szCs w:val="20"/>
              </w:rPr>
              <w:t>03</w:t>
            </w:r>
          </w:p>
        </w:tc>
        <w:tc>
          <w:tcPr>
            <w:tcW w:w="1350" w:type="dxa"/>
          </w:tcPr>
          <w:p w14:paraId="3763E078" w14:textId="77777777" w:rsidR="00EA0932" w:rsidRDefault="00EA0932" w:rsidP="006E239E">
            <w:pPr>
              <w:spacing w:after="0"/>
              <w:jc w:val="center"/>
              <w:rPr>
                <w:rFonts w:cstheme="minorHAnsi"/>
                <w:sz w:val="20"/>
                <w:szCs w:val="20"/>
              </w:rPr>
            </w:pPr>
            <w:r>
              <w:rPr>
                <w:rFonts w:cstheme="minorHAnsi"/>
                <w:sz w:val="20"/>
                <w:szCs w:val="20"/>
              </w:rPr>
              <w:t>04</w:t>
            </w:r>
          </w:p>
        </w:tc>
        <w:tc>
          <w:tcPr>
            <w:tcW w:w="1260" w:type="dxa"/>
          </w:tcPr>
          <w:p w14:paraId="0DA73BF4" w14:textId="77777777" w:rsidR="00EA0932" w:rsidRDefault="00EA0932" w:rsidP="006E239E">
            <w:pPr>
              <w:spacing w:after="0"/>
              <w:jc w:val="center"/>
              <w:rPr>
                <w:rFonts w:cstheme="minorHAnsi"/>
                <w:sz w:val="20"/>
                <w:szCs w:val="20"/>
              </w:rPr>
            </w:pPr>
            <w:r>
              <w:rPr>
                <w:rFonts w:cstheme="minorHAnsi"/>
                <w:sz w:val="20"/>
                <w:szCs w:val="20"/>
              </w:rPr>
              <w:t>05</w:t>
            </w:r>
          </w:p>
        </w:tc>
        <w:tc>
          <w:tcPr>
            <w:tcW w:w="1170" w:type="dxa"/>
          </w:tcPr>
          <w:p w14:paraId="63B3C9BE" w14:textId="77777777" w:rsidR="00EA0932" w:rsidRDefault="00EA0932" w:rsidP="006E239E">
            <w:pPr>
              <w:spacing w:after="0"/>
              <w:jc w:val="center"/>
              <w:rPr>
                <w:rFonts w:cstheme="minorHAnsi"/>
                <w:sz w:val="20"/>
                <w:szCs w:val="20"/>
              </w:rPr>
            </w:pPr>
            <w:r>
              <w:rPr>
                <w:rFonts w:cstheme="minorHAnsi"/>
                <w:sz w:val="20"/>
                <w:szCs w:val="20"/>
              </w:rPr>
              <w:t>06</w:t>
            </w:r>
          </w:p>
        </w:tc>
        <w:tc>
          <w:tcPr>
            <w:tcW w:w="1260" w:type="dxa"/>
          </w:tcPr>
          <w:p w14:paraId="034F7085" w14:textId="77777777" w:rsidR="00EA0932" w:rsidRDefault="00EA0932" w:rsidP="006E239E">
            <w:pPr>
              <w:spacing w:after="0"/>
              <w:jc w:val="center"/>
              <w:rPr>
                <w:rFonts w:cstheme="minorHAnsi"/>
                <w:sz w:val="20"/>
                <w:szCs w:val="20"/>
              </w:rPr>
            </w:pPr>
            <w:r>
              <w:rPr>
                <w:rFonts w:cstheme="minorHAnsi"/>
                <w:sz w:val="20"/>
                <w:szCs w:val="20"/>
              </w:rPr>
              <w:t>07</w:t>
            </w:r>
          </w:p>
        </w:tc>
        <w:tc>
          <w:tcPr>
            <w:tcW w:w="1260" w:type="dxa"/>
          </w:tcPr>
          <w:p w14:paraId="3F68505A" w14:textId="1A699EDC" w:rsidR="00EA0932" w:rsidRDefault="00EA0932" w:rsidP="006E239E">
            <w:pPr>
              <w:spacing w:after="0"/>
              <w:jc w:val="center"/>
              <w:rPr>
                <w:rFonts w:cstheme="minorHAnsi"/>
                <w:sz w:val="20"/>
                <w:szCs w:val="20"/>
              </w:rPr>
            </w:pPr>
            <w:r>
              <w:rPr>
                <w:rFonts w:cstheme="minorHAnsi"/>
                <w:sz w:val="20"/>
                <w:szCs w:val="20"/>
              </w:rPr>
              <w:t>08</w:t>
            </w:r>
          </w:p>
        </w:tc>
        <w:tc>
          <w:tcPr>
            <w:tcW w:w="1260" w:type="dxa"/>
          </w:tcPr>
          <w:p w14:paraId="7D36CF90" w14:textId="6945C259" w:rsidR="00EA0932" w:rsidRDefault="00EA0932" w:rsidP="006E239E">
            <w:pPr>
              <w:spacing w:after="0"/>
              <w:jc w:val="center"/>
              <w:rPr>
                <w:rFonts w:cstheme="minorHAnsi"/>
                <w:sz w:val="20"/>
                <w:szCs w:val="20"/>
              </w:rPr>
            </w:pPr>
            <w:r>
              <w:rPr>
                <w:rFonts w:cstheme="minorHAnsi"/>
                <w:sz w:val="20"/>
                <w:szCs w:val="20"/>
              </w:rPr>
              <w:t>09</w:t>
            </w:r>
          </w:p>
        </w:tc>
      </w:tr>
      <w:tr w:rsidR="00EA0932" w:rsidRPr="00AB4500" w14:paraId="78A2AB69" w14:textId="78E87021" w:rsidTr="003D081B">
        <w:tc>
          <w:tcPr>
            <w:tcW w:w="900" w:type="dxa"/>
            <w:gridSpan w:val="2"/>
            <w:vAlign w:val="bottom"/>
          </w:tcPr>
          <w:p w14:paraId="1A5FC86D" w14:textId="0DD9F066" w:rsidR="00EA0932" w:rsidRPr="00AB4500" w:rsidRDefault="00EA0932" w:rsidP="00EA0932">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080" w:type="dxa"/>
            <w:vAlign w:val="bottom"/>
          </w:tcPr>
          <w:p w14:paraId="6798C4A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6ABC35D1" w14:textId="77777777" w:rsidR="00EA0932" w:rsidRPr="00AB4500" w:rsidRDefault="00EA0932" w:rsidP="00EA0932">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169914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9F64DE4" w14:textId="6372ED7E" w:rsidR="00EA0932" w:rsidRPr="00AB4500" w:rsidRDefault="00EA0932" w:rsidP="00EA093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59171784" w14:textId="77777777" w:rsidR="00EA0932" w:rsidRPr="00AB4500" w:rsidRDefault="00EA0932" w:rsidP="00EA0932">
            <w:pPr>
              <w:spacing w:after="0" w:line="240" w:lineRule="auto"/>
              <w:jc w:val="center"/>
              <w:rPr>
                <w:sz w:val="18"/>
              </w:rPr>
            </w:pPr>
            <w:r w:rsidRPr="00AB4500">
              <w:rPr>
                <w:rFonts w:cstheme="minorHAnsi"/>
                <w:sz w:val="18"/>
                <w:szCs w:val="20"/>
              </w:rPr>
              <w:t>Weighted Distance</w:t>
            </w:r>
          </w:p>
        </w:tc>
        <w:tc>
          <w:tcPr>
            <w:tcW w:w="1260" w:type="dxa"/>
            <w:vAlign w:val="bottom"/>
          </w:tcPr>
          <w:p w14:paraId="65EE0E2C" w14:textId="77777777" w:rsidR="00EA0932" w:rsidRPr="00AB4500" w:rsidRDefault="00EA0932" w:rsidP="00EA0932">
            <w:pPr>
              <w:spacing w:after="0" w:line="240" w:lineRule="auto"/>
              <w:jc w:val="center"/>
              <w:rPr>
                <w:sz w:val="18"/>
              </w:rPr>
            </w:pPr>
            <w:r w:rsidRPr="00AB4500">
              <w:rPr>
                <w:rFonts w:cstheme="minorHAnsi"/>
                <w:sz w:val="18"/>
                <w:szCs w:val="20"/>
              </w:rPr>
              <w:t>Qualification Distance</w:t>
            </w:r>
          </w:p>
        </w:tc>
        <w:tc>
          <w:tcPr>
            <w:tcW w:w="1260" w:type="dxa"/>
            <w:vAlign w:val="bottom"/>
          </w:tcPr>
          <w:p w14:paraId="263878DE" w14:textId="0A34C1CA" w:rsidR="00EA0932" w:rsidRPr="00AB4500" w:rsidRDefault="00EA0932" w:rsidP="00EA0932">
            <w:pPr>
              <w:spacing w:after="0" w:line="240" w:lineRule="auto"/>
              <w:jc w:val="center"/>
              <w:rPr>
                <w:rFonts w:cstheme="minorHAnsi"/>
                <w:sz w:val="18"/>
                <w:szCs w:val="20"/>
              </w:rPr>
            </w:pPr>
            <w:r>
              <w:rPr>
                <w:rFonts w:cstheme="minorHAnsi"/>
                <w:sz w:val="18"/>
              </w:rPr>
              <w:t>Design Compactness Factor</w:t>
            </w:r>
          </w:p>
        </w:tc>
        <w:tc>
          <w:tcPr>
            <w:tcW w:w="1260" w:type="dxa"/>
            <w:vAlign w:val="bottom"/>
          </w:tcPr>
          <w:p w14:paraId="08229ADA" w14:textId="24FB2539" w:rsidR="00EA0932" w:rsidRPr="00AB4500" w:rsidRDefault="00EA0932" w:rsidP="00EA0932">
            <w:pPr>
              <w:spacing w:after="0" w:line="240" w:lineRule="auto"/>
              <w:jc w:val="center"/>
              <w:rPr>
                <w:rFonts w:cstheme="minorHAnsi"/>
                <w:sz w:val="18"/>
                <w:szCs w:val="20"/>
              </w:rPr>
            </w:pPr>
            <w:r>
              <w:rPr>
                <w:rFonts w:cstheme="minorHAnsi"/>
                <w:sz w:val="18"/>
              </w:rPr>
              <w:t>Calculated Compactness Factor</w:t>
            </w:r>
          </w:p>
        </w:tc>
      </w:tr>
      <w:tr w:rsidR="00EA0932" w:rsidRPr="00AB4500" w14:paraId="443F59FD" w14:textId="33036494" w:rsidTr="003D081B">
        <w:trPr>
          <w:trHeight w:val="305"/>
        </w:trPr>
        <w:tc>
          <w:tcPr>
            <w:tcW w:w="900" w:type="dxa"/>
            <w:gridSpan w:val="2"/>
          </w:tcPr>
          <w:p w14:paraId="1396DDE6" w14:textId="0AD83FA7" w:rsidR="00EA0932" w:rsidRPr="00AB4500" w:rsidRDefault="00EA0932" w:rsidP="00EA0932">
            <w:pPr>
              <w:spacing w:after="0" w:line="240" w:lineRule="auto"/>
              <w:rPr>
                <w:sz w:val="18"/>
                <w:szCs w:val="18"/>
              </w:rPr>
            </w:pPr>
          </w:p>
        </w:tc>
        <w:tc>
          <w:tcPr>
            <w:tcW w:w="1080" w:type="dxa"/>
          </w:tcPr>
          <w:p w14:paraId="20FB6AE8" w14:textId="4EC3F009" w:rsidR="00EA0932" w:rsidRPr="00AB4500" w:rsidRDefault="00EA0932" w:rsidP="00EA0932">
            <w:pPr>
              <w:spacing w:after="0" w:line="240" w:lineRule="auto"/>
              <w:rPr>
                <w:sz w:val="18"/>
                <w:szCs w:val="18"/>
              </w:rPr>
            </w:pPr>
          </w:p>
        </w:tc>
        <w:tc>
          <w:tcPr>
            <w:tcW w:w="1260" w:type="dxa"/>
          </w:tcPr>
          <w:p w14:paraId="25071C1C" w14:textId="2FE1A9AA" w:rsidR="00EA0932" w:rsidRPr="00AB4500" w:rsidRDefault="00EA0932" w:rsidP="00EA0932">
            <w:pPr>
              <w:spacing w:after="0" w:line="240" w:lineRule="auto"/>
              <w:rPr>
                <w:sz w:val="18"/>
                <w:szCs w:val="18"/>
              </w:rPr>
            </w:pPr>
          </w:p>
        </w:tc>
        <w:tc>
          <w:tcPr>
            <w:tcW w:w="1350" w:type="dxa"/>
          </w:tcPr>
          <w:p w14:paraId="2A2B8C19" w14:textId="37207C2C" w:rsidR="00EA0932" w:rsidRPr="00AB4500" w:rsidRDefault="00EA0932" w:rsidP="00EA0932">
            <w:pPr>
              <w:spacing w:after="0" w:line="240" w:lineRule="auto"/>
              <w:rPr>
                <w:sz w:val="18"/>
                <w:szCs w:val="18"/>
              </w:rPr>
            </w:pPr>
          </w:p>
        </w:tc>
        <w:tc>
          <w:tcPr>
            <w:tcW w:w="1260" w:type="dxa"/>
          </w:tcPr>
          <w:p w14:paraId="19550173" w14:textId="03E4B3F1" w:rsidR="00EA0932" w:rsidRPr="00AB4500" w:rsidRDefault="00EA0932" w:rsidP="00EA0932">
            <w:pPr>
              <w:spacing w:after="0" w:line="240" w:lineRule="auto"/>
              <w:rPr>
                <w:sz w:val="18"/>
                <w:szCs w:val="18"/>
              </w:rPr>
            </w:pPr>
          </w:p>
        </w:tc>
        <w:tc>
          <w:tcPr>
            <w:tcW w:w="1170" w:type="dxa"/>
          </w:tcPr>
          <w:p w14:paraId="0F5D3803" w14:textId="7C6699B0" w:rsidR="00EA0932" w:rsidRPr="00AB4500" w:rsidRDefault="00EA0932" w:rsidP="00EA0932">
            <w:pPr>
              <w:spacing w:after="0" w:line="240" w:lineRule="auto"/>
              <w:rPr>
                <w:sz w:val="18"/>
                <w:szCs w:val="18"/>
              </w:rPr>
            </w:pPr>
          </w:p>
        </w:tc>
        <w:tc>
          <w:tcPr>
            <w:tcW w:w="1260" w:type="dxa"/>
          </w:tcPr>
          <w:p w14:paraId="3FAF543C" w14:textId="3391FAE4" w:rsidR="00EA0932" w:rsidRPr="00AB4500" w:rsidRDefault="00EA0932" w:rsidP="00EA0932">
            <w:pPr>
              <w:spacing w:after="0" w:line="240" w:lineRule="auto"/>
              <w:rPr>
                <w:sz w:val="18"/>
                <w:szCs w:val="18"/>
              </w:rPr>
            </w:pPr>
          </w:p>
        </w:tc>
        <w:tc>
          <w:tcPr>
            <w:tcW w:w="1260" w:type="dxa"/>
          </w:tcPr>
          <w:p w14:paraId="3476F32D" w14:textId="77777777" w:rsidR="00EA0932" w:rsidRPr="00AB4500" w:rsidRDefault="00EA0932" w:rsidP="00EA0932">
            <w:pPr>
              <w:spacing w:after="0" w:line="240" w:lineRule="auto"/>
              <w:rPr>
                <w:sz w:val="18"/>
                <w:szCs w:val="18"/>
              </w:rPr>
            </w:pPr>
          </w:p>
        </w:tc>
        <w:tc>
          <w:tcPr>
            <w:tcW w:w="1260" w:type="dxa"/>
          </w:tcPr>
          <w:p w14:paraId="24364DBF" w14:textId="77777777" w:rsidR="00EA0932" w:rsidRPr="00AB4500" w:rsidRDefault="00EA0932" w:rsidP="00EA0932">
            <w:pPr>
              <w:spacing w:after="0" w:line="240" w:lineRule="auto"/>
              <w:rPr>
                <w:sz w:val="18"/>
                <w:szCs w:val="18"/>
              </w:rPr>
            </w:pPr>
          </w:p>
        </w:tc>
      </w:tr>
      <w:tr w:rsidR="00EA0932" w:rsidRPr="00D37C06" w14:paraId="4FE42E62" w14:textId="6569281D" w:rsidTr="003D081B">
        <w:tc>
          <w:tcPr>
            <w:tcW w:w="900" w:type="dxa"/>
            <w:gridSpan w:val="2"/>
            <w:tcBorders>
              <w:bottom w:val="single" w:sz="4" w:space="0" w:color="000000"/>
            </w:tcBorders>
          </w:tcPr>
          <w:p w14:paraId="4D6C10BB" w14:textId="77777777" w:rsidR="00EA0932" w:rsidRPr="00D37C06" w:rsidRDefault="00EA0932" w:rsidP="00EA0932">
            <w:pPr>
              <w:spacing w:after="0"/>
              <w:rPr>
                <w:sz w:val="20"/>
                <w:szCs w:val="20"/>
              </w:rPr>
            </w:pPr>
          </w:p>
        </w:tc>
        <w:tc>
          <w:tcPr>
            <w:tcW w:w="1080" w:type="dxa"/>
            <w:tcBorders>
              <w:bottom w:val="single" w:sz="4" w:space="0" w:color="000000"/>
            </w:tcBorders>
          </w:tcPr>
          <w:p w14:paraId="45CABD42" w14:textId="77777777" w:rsidR="00EA0932" w:rsidRPr="00D37C06" w:rsidRDefault="00EA0932" w:rsidP="00EA0932">
            <w:pPr>
              <w:spacing w:after="0"/>
              <w:rPr>
                <w:sz w:val="20"/>
                <w:szCs w:val="20"/>
              </w:rPr>
            </w:pPr>
          </w:p>
        </w:tc>
        <w:tc>
          <w:tcPr>
            <w:tcW w:w="1260" w:type="dxa"/>
            <w:tcBorders>
              <w:bottom w:val="single" w:sz="4" w:space="0" w:color="000000"/>
            </w:tcBorders>
          </w:tcPr>
          <w:p w14:paraId="0DCB7954" w14:textId="77777777" w:rsidR="00EA0932" w:rsidRPr="00D37C06" w:rsidRDefault="00EA0932" w:rsidP="00EA0932">
            <w:pPr>
              <w:spacing w:after="0"/>
              <w:rPr>
                <w:sz w:val="20"/>
                <w:szCs w:val="20"/>
              </w:rPr>
            </w:pPr>
          </w:p>
        </w:tc>
        <w:tc>
          <w:tcPr>
            <w:tcW w:w="1350" w:type="dxa"/>
            <w:tcBorders>
              <w:bottom w:val="single" w:sz="4" w:space="0" w:color="000000"/>
            </w:tcBorders>
          </w:tcPr>
          <w:p w14:paraId="51FA31A7" w14:textId="77777777" w:rsidR="00EA0932" w:rsidRPr="00D37C06" w:rsidRDefault="00EA0932" w:rsidP="00EA0932">
            <w:pPr>
              <w:spacing w:after="0"/>
              <w:rPr>
                <w:sz w:val="20"/>
                <w:szCs w:val="20"/>
              </w:rPr>
            </w:pPr>
          </w:p>
        </w:tc>
        <w:tc>
          <w:tcPr>
            <w:tcW w:w="1260" w:type="dxa"/>
            <w:tcBorders>
              <w:bottom w:val="single" w:sz="4" w:space="0" w:color="000000"/>
            </w:tcBorders>
          </w:tcPr>
          <w:p w14:paraId="064FBEF8" w14:textId="77777777" w:rsidR="00EA0932" w:rsidRPr="00D37C06" w:rsidRDefault="00EA0932" w:rsidP="00EA0932">
            <w:pPr>
              <w:spacing w:after="0"/>
              <w:rPr>
                <w:sz w:val="20"/>
                <w:szCs w:val="20"/>
              </w:rPr>
            </w:pPr>
          </w:p>
        </w:tc>
        <w:tc>
          <w:tcPr>
            <w:tcW w:w="1170" w:type="dxa"/>
            <w:tcBorders>
              <w:bottom w:val="single" w:sz="4" w:space="0" w:color="000000"/>
            </w:tcBorders>
          </w:tcPr>
          <w:p w14:paraId="3C5DE7C4" w14:textId="77777777" w:rsidR="00EA0932" w:rsidRPr="00D37C06" w:rsidRDefault="00EA0932" w:rsidP="00EA0932">
            <w:pPr>
              <w:spacing w:after="0"/>
              <w:rPr>
                <w:sz w:val="20"/>
                <w:szCs w:val="20"/>
              </w:rPr>
            </w:pPr>
          </w:p>
        </w:tc>
        <w:tc>
          <w:tcPr>
            <w:tcW w:w="1260" w:type="dxa"/>
            <w:tcBorders>
              <w:bottom w:val="single" w:sz="4" w:space="0" w:color="000000"/>
            </w:tcBorders>
          </w:tcPr>
          <w:p w14:paraId="79912277" w14:textId="77777777" w:rsidR="00EA0932" w:rsidRPr="00D37C06" w:rsidRDefault="00EA0932" w:rsidP="00EA0932">
            <w:pPr>
              <w:spacing w:after="0"/>
              <w:rPr>
                <w:sz w:val="20"/>
                <w:szCs w:val="20"/>
              </w:rPr>
            </w:pPr>
          </w:p>
        </w:tc>
        <w:tc>
          <w:tcPr>
            <w:tcW w:w="1260" w:type="dxa"/>
            <w:tcBorders>
              <w:bottom w:val="single" w:sz="4" w:space="0" w:color="000000"/>
            </w:tcBorders>
          </w:tcPr>
          <w:p w14:paraId="50A2EE31" w14:textId="77777777" w:rsidR="00EA0932" w:rsidRPr="00D37C06" w:rsidRDefault="00EA0932" w:rsidP="00EA0932">
            <w:pPr>
              <w:spacing w:after="0"/>
              <w:rPr>
                <w:sz w:val="20"/>
                <w:szCs w:val="20"/>
              </w:rPr>
            </w:pPr>
          </w:p>
        </w:tc>
        <w:tc>
          <w:tcPr>
            <w:tcW w:w="1260" w:type="dxa"/>
            <w:tcBorders>
              <w:bottom w:val="single" w:sz="4" w:space="0" w:color="000000"/>
            </w:tcBorders>
          </w:tcPr>
          <w:p w14:paraId="0E34D1FB" w14:textId="77777777" w:rsidR="00EA0932" w:rsidRPr="00D37C06" w:rsidRDefault="00EA0932" w:rsidP="00EA0932">
            <w:pPr>
              <w:spacing w:after="0"/>
              <w:rPr>
                <w:sz w:val="20"/>
                <w:szCs w:val="20"/>
              </w:rPr>
            </w:pPr>
          </w:p>
        </w:tc>
      </w:tr>
      <w:tr w:rsidR="00EA0932" w14:paraId="3747E7D2" w14:textId="7AD68F58" w:rsidTr="004B6B6C">
        <w:trPr>
          <w:trHeight w:val="291"/>
        </w:trPr>
        <w:tc>
          <w:tcPr>
            <w:tcW w:w="563" w:type="dxa"/>
            <w:tcBorders>
              <w:top w:val="single" w:sz="4" w:space="0" w:color="auto"/>
            </w:tcBorders>
          </w:tcPr>
          <w:p w14:paraId="7FD448E1" w14:textId="77777777" w:rsidR="00EA0932" w:rsidRPr="00AC2387" w:rsidRDefault="00EA0932" w:rsidP="00EA0932">
            <w:pPr>
              <w:spacing w:after="0"/>
              <w:rPr>
                <w:rFonts w:cstheme="minorHAnsi"/>
                <w:b/>
                <w:sz w:val="20"/>
                <w:szCs w:val="20"/>
              </w:rPr>
            </w:pPr>
            <w:r>
              <w:rPr>
                <w:rFonts w:cstheme="minorHAnsi"/>
                <w:sz w:val="20"/>
                <w:szCs w:val="18"/>
              </w:rPr>
              <w:lastRenderedPageBreak/>
              <w:t>08</w:t>
            </w:r>
          </w:p>
        </w:tc>
        <w:tc>
          <w:tcPr>
            <w:tcW w:w="10237" w:type="dxa"/>
            <w:gridSpan w:val="9"/>
            <w:tcBorders>
              <w:top w:val="single" w:sz="4" w:space="0" w:color="auto"/>
            </w:tcBorders>
          </w:tcPr>
          <w:p w14:paraId="1446184F" w14:textId="09592741" w:rsidR="00EA0932" w:rsidRPr="004B5988" w:rsidRDefault="00EA0932" w:rsidP="00EA0932">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A0932" w14:paraId="05949AD5" w14:textId="129DB1D8" w:rsidTr="004B6B6C">
        <w:trPr>
          <w:trHeight w:val="288"/>
        </w:trPr>
        <w:tc>
          <w:tcPr>
            <w:tcW w:w="563" w:type="dxa"/>
          </w:tcPr>
          <w:p w14:paraId="5C953A5B" w14:textId="77777777" w:rsidR="00EA0932" w:rsidRPr="00AC2387" w:rsidRDefault="00EA0932" w:rsidP="00EA0932">
            <w:pPr>
              <w:spacing w:after="0"/>
              <w:rPr>
                <w:rFonts w:cstheme="minorHAnsi"/>
                <w:b/>
                <w:sz w:val="20"/>
                <w:szCs w:val="20"/>
              </w:rPr>
            </w:pPr>
            <w:r>
              <w:rPr>
                <w:rFonts w:cstheme="minorHAnsi"/>
                <w:sz w:val="20"/>
                <w:szCs w:val="18"/>
              </w:rPr>
              <w:t>09</w:t>
            </w:r>
          </w:p>
        </w:tc>
        <w:tc>
          <w:tcPr>
            <w:tcW w:w="10237" w:type="dxa"/>
            <w:gridSpan w:val="9"/>
          </w:tcPr>
          <w:p w14:paraId="46BC5D85" w14:textId="6A4A0ED7" w:rsidR="00EA0932" w:rsidRPr="004B5988" w:rsidRDefault="00EA0932" w:rsidP="00EA0932">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A0932" w14:paraId="23101D05" w14:textId="3CD4327A" w:rsidTr="004B6B6C">
        <w:trPr>
          <w:trHeight w:val="288"/>
        </w:trPr>
        <w:tc>
          <w:tcPr>
            <w:tcW w:w="563" w:type="dxa"/>
          </w:tcPr>
          <w:p w14:paraId="31049DBE" w14:textId="77777777" w:rsidR="00EA0932" w:rsidRPr="00AC2387" w:rsidRDefault="00EA0932" w:rsidP="00EA0932">
            <w:pPr>
              <w:spacing w:after="0"/>
              <w:rPr>
                <w:rFonts w:cstheme="minorHAnsi"/>
                <w:b/>
                <w:sz w:val="20"/>
                <w:szCs w:val="20"/>
              </w:rPr>
            </w:pPr>
            <w:r>
              <w:rPr>
                <w:rFonts w:cstheme="minorHAnsi"/>
                <w:sz w:val="20"/>
                <w:szCs w:val="18"/>
              </w:rPr>
              <w:t>10</w:t>
            </w:r>
          </w:p>
        </w:tc>
        <w:tc>
          <w:tcPr>
            <w:tcW w:w="10237" w:type="dxa"/>
            <w:gridSpan w:val="9"/>
          </w:tcPr>
          <w:p w14:paraId="33A13442" w14:textId="6EAA13ED" w:rsidR="00EA0932" w:rsidRPr="004B5988" w:rsidRDefault="00EA0932" w:rsidP="00EA0932">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EA0932" w14:paraId="4D85D7A8" w14:textId="7186CFB7" w:rsidTr="004B6B6C">
        <w:trPr>
          <w:trHeight w:val="288"/>
        </w:trPr>
        <w:tc>
          <w:tcPr>
            <w:tcW w:w="563" w:type="dxa"/>
          </w:tcPr>
          <w:p w14:paraId="3C360AC1" w14:textId="77777777" w:rsidR="00EA0932" w:rsidRPr="00AC2387" w:rsidRDefault="00EA0932" w:rsidP="00EA0932">
            <w:pPr>
              <w:spacing w:after="0"/>
              <w:rPr>
                <w:rFonts w:cstheme="minorHAnsi"/>
                <w:b/>
                <w:sz w:val="20"/>
                <w:szCs w:val="20"/>
              </w:rPr>
            </w:pPr>
            <w:r>
              <w:rPr>
                <w:rFonts w:cstheme="minorHAnsi"/>
                <w:sz w:val="20"/>
                <w:szCs w:val="18"/>
              </w:rPr>
              <w:t>11</w:t>
            </w:r>
          </w:p>
        </w:tc>
        <w:tc>
          <w:tcPr>
            <w:tcW w:w="10237" w:type="dxa"/>
            <w:gridSpan w:val="9"/>
          </w:tcPr>
          <w:p w14:paraId="5BDB9C76" w14:textId="7E69AFD9" w:rsidR="00EA0932" w:rsidRPr="004B5988" w:rsidRDefault="00EA0932" w:rsidP="00EA0932">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A0932" w14:paraId="370BE188" w14:textId="79A3994C" w:rsidTr="003D081B">
        <w:trPr>
          <w:trHeight w:val="287"/>
        </w:trPr>
        <w:tc>
          <w:tcPr>
            <w:tcW w:w="10800" w:type="dxa"/>
            <w:gridSpan w:val="10"/>
          </w:tcPr>
          <w:p w14:paraId="143CE8B5" w14:textId="5B4B0B4F" w:rsidR="00EA0932" w:rsidRPr="00236F4B" w:rsidRDefault="00EA0932" w:rsidP="00EA0932">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5746EEAD" w14:textId="61EF71E0" w:rsidR="00D7513B" w:rsidRDefault="00D7513B" w:rsidP="00DC522B">
      <w:pPr>
        <w:spacing w:after="0" w:line="240" w:lineRule="auto"/>
        <w:rPr>
          <w:rFonts w:asciiTheme="minorHAnsi" w:hAnsiTheme="minorHAnsi" w:cstheme="minorHAnsi"/>
          <w:sz w:val="18"/>
          <w:szCs w:val="18"/>
        </w:rPr>
      </w:pPr>
    </w:p>
    <w:p w14:paraId="39F09463" w14:textId="547814E7" w:rsidR="009E613E" w:rsidRDefault="009E613E" w:rsidP="00DC522B">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80"/>
        <w:gridCol w:w="1085"/>
        <w:gridCol w:w="1170"/>
        <w:gridCol w:w="1350"/>
        <w:gridCol w:w="1440"/>
        <w:gridCol w:w="1080"/>
        <w:gridCol w:w="1170"/>
        <w:gridCol w:w="1260"/>
        <w:gridCol w:w="1260"/>
      </w:tblGrid>
      <w:tr w:rsidR="003D081B" w:rsidRPr="00352318" w14:paraId="1D8D19EF" w14:textId="61296744" w:rsidTr="00F056D7">
        <w:trPr>
          <w:trHeight w:val="530"/>
        </w:trPr>
        <w:tc>
          <w:tcPr>
            <w:tcW w:w="10795" w:type="dxa"/>
            <w:gridSpan w:val="9"/>
          </w:tcPr>
          <w:p w14:paraId="58AA0FDC" w14:textId="415419D5" w:rsidR="003D081B" w:rsidRPr="00352318" w:rsidRDefault="003D081B" w:rsidP="006E239E">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C6B93F7" w14:textId="5F113416" w:rsidR="003D081B" w:rsidRDefault="003D081B" w:rsidP="006E239E">
            <w:pPr>
              <w:spacing w:after="0" w:line="240" w:lineRule="auto"/>
              <w:rPr>
                <w:rFonts w:asciiTheme="minorHAnsi" w:hAnsiTheme="minorHAnsi"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3D081B" w:rsidRPr="00352318" w14:paraId="3BCB6102" w14:textId="28B351A4" w:rsidTr="00F056D7">
        <w:tc>
          <w:tcPr>
            <w:tcW w:w="980" w:type="dxa"/>
            <w:vAlign w:val="center"/>
          </w:tcPr>
          <w:p w14:paraId="4928AB4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383FD19B"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170" w:type="dxa"/>
            <w:vAlign w:val="center"/>
          </w:tcPr>
          <w:p w14:paraId="0359091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350" w:type="dxa"/>
            <w:vAlign w:val="center"/>
          </w:tcPr>
          <w:p w14:paraId="09BE92C6"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440" w:type="dxa"/>
            <w:vAlign w:val="center"/>
          </w:tcPr>
          <w:p w14:paraId="6F115A1E"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080" w:type="dxa"/>
            <w:vAlign w:val="center"/>
          </w:tcPr>
          <w:p w14:paraId="07BB26D7"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170" w:type="dxa"/>
            <w:vAlign w:val="center"/>
          </w:tcPr>
          <w:p w14:paraId="31CDB5FC"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6CD83355" w14:textId="77259A0D"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024FC1FF" w14:textId="1BC7CE58"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64E29" w:rsidRPr="00352318" w14:paraId="30F97D81" w14:textId="1B630C98" w:rsidTr="00F056D7">
        <w:tc>
          <w:tcPr>
            <w:tcW w:w="980" w:type="dxa"/>
            <w:vAlign w:val="bottom"/>
          </w:tcPr>
          <w:p w14:paraId="0455691D" w14:textId="1AAC6999" w:rsidR="00564E29" w:rsidRPr="00352318" w:rsidRDefault="00564E29" w:rsidP="00564E2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 xml:space="preserve">Dwelling </w:t>
            </w:r>
            <w:r w:rsidRPr="00352318">
              <w:rPr>
                <w:rFonts w:asciiTheme="minorHAnsi" w:hAnsiTheme="minorHAnsi" w:cstheme="minorHAnsi"/>
                <w:sz w:val="18"/>
                <w:szCs w:val="18"/>
              </w:rPr>
              <w:t>Name</w:t>
            </w:r>
          </w:p>
        </w:tc>
        <w:tc>
          <w:tcPr>
            <w:tcW w:w="1085" w:type="dxa"/>
            <w:vAlign w:val="bottom"/>
          </w:tcPr>
          <w:p w14:paraId="5BAE39C7"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170" w:type="dxa"/>
            <w:vAlign w:val="bottom"/>
          </w:tcPr>
          <w:p w14:paraId="45EB62A1"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350" w:type="dxa"/>
            <w:vAlign w:val="bottom"/>
          </w:tcPr>
          <w:p w14:paraId="7233A46F"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440" w:type="dxa"/>
            <w:vAlign w:val="bottom"/>
          </w:tcPr>
          <w:p w14:paraId="42383062" w14:textId="4AB7A4EE"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080" w:type="dxa"/>
            <w:vAlign w:val="bottom"/>
          </w:tcPr>
          <w:p w14:paraId="00A4F566"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170" w:type="dxa"/>
            <w:vAlign w:val="bottom"/>
          </w:tcPr>
          <w:p w14:paraId="5366FCB5"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03A3B5EA" w14:textId="53BBA311"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Design Compactness Factor</w:t>
            </w:r>
          </w:p>
        </w:tc>
        <w:tc>
          <w:tcPr>
            <w:tcW w:w="1260" w:type="dxa"/>
            <w:vAlign w:val="bottom"/>
          </w:tcPr>
          <w:p w14:paraId="41E6E30F" w14:textId="606BAACD"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Calculated Compactness Factor</w:t>
            </w:r>
          </w:p>
        </w:tc>
      </w:tr>
      <w:tr w:rsidR="00564E29" w:rsidRPr="00352318" w14:paraId="3F51A9FA" w14:textId="64502E88" w:rsidTr="00F056D7">
        <w:trPr>
          <w:trHeight w:val="305"/>
        </w:trPr>
        <w:tc>
          <w:tcPr>
            <w:tcW w:w="980" w:type="dxa"/>
          </w:tcPr>
          <w:p w14:paraId="6E508352" w14:textId="1E2390C8"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7B970B17" w14:textId="0B6D9895"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1F519438" w14:textId="2FAE5D6D"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13D5133" w14:textId="48E1E0ED"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7C5162DD" w14:textId="60A08735"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439408E4" w14:textId="14D59859"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5493A5EF" w14:textId="3099479F" w:rsidR="00564E29" w:rsidRPr="00352318" w:rsidRDefault="00564E29" w:rsidP="00564E2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60" w:type="dxa"/>
          </w:tcPr>
          <w:p w14:paraId="7B4927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31603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D1E8DB8" w14:textId="3A3E0C31" w:rsidTr="00F056D7">
        <w:tc>
          <w:tcPr>
            <w:tcW w:w="980" w:type="dxa"/>
          </w:tcPr>
          <w:p w14:paraId="3AF2A1BB" w14:textId="77777777"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0933487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0F6FECA7" w14:textId="77777777"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3D679F7" w14:textId="77777777"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6611D484" w14:textId="77777777"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5512B95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4A5D6C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6A98DF4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96680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E1DE9CF" w14:textId="1154DD69" w:rsidTr="00F056D7">
        <w:trPr>
          <w:trHeight w:val="323"/>
        </w:trPr>
        <w:tc>
          <w:tcPr>
            <w:tcW w:w="10795" w:type="dxa"/>
            <w:gridSpan w:val="9"/>
          </w:tcPr>
          <w:p w14:paraId="7FBEC8BA" w14:textId="3CFBD693" w:rsidR="00564E29" w:rsidRPr="00352318" w:rsidRDefault="00564E29" w:rsidP="00564E29">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16B56E2A" w14:textId="1891CC57" w:rsidR="002456C7" w:rsidRDefault="002456C7" w:rsidP="00DC522B">
      <w:pPr>
        <w:spacing w:after="0" w:line="240" w:lineRule="auto"/>
        <w:rPr>
          <w:rFonts w:asciiTheme="minorHAnsi" w:hAnsiTheme="minorHAnsi" w:cstheme="minorHAnsi"/>
          <w:sz w:val="18"/>
          <w:szCs w:val="18"/>
        </w:rPr>
      </w:pPr>
    </w:p>
    <w:tbl>
      <w:tblPr>
        <w:tblStyle w:val="TableGrid3"/>
        <w:tblW w:w="0" w:type="auto"/>
        <w:tblInd w:w="18" w:type="dxa"/>
        <w:tblLook w:val="04A0" w:firstRow="1" w:lastRow="0" w:firstColumn="1" w:lastColumn="0" w:noHBand="0" w:noVBand="1"/>
      </w:tblPr>
      <w:tblGrid>
        <w:gridCol w:w="1493"/>
        <w:gridCol w:w="179"/>
        <w:gridCol w:w="1481"/>
        <w:gridCol w:w="1478"/>
        <w:gridCol w:w="1412"/>
        <w:gridCol w:w="1129"/>
        <w:gridCol w:w="534"/>
        <w:gridCol w:w="1336"/>
        <w:gridCol w:w="1730"/>
      </w:tblGrid>
      <w:tr w:rsidR="0053634D" w:rsidRPr="002F18C2" w14:paraId="28C933DD" w14:textId="77777777" w:rsidTr="00975E71">
        <w:trPr>
          <w:trHeight w:val="242"/>
        </w:trPr>
        <w:tc>
          <w:tcPr>
            <w:tcW w:w="10998" w:type="dxa"/>
            <w:gridSpan w:val="9"/>
          </w:tcPr>
          <w:p w14:paraId="3B718E9B" w14:textId="00A3BC02" w:rsidR="0053634D" w:rsidRPr="00236F4B" w:rsidRDefault="0053634D">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236F4B">
              <w:rPr>
                <w:rFonts w:asciiTheme="minorHAnsi" w:hAnsiTheme="minorHAnsi" w:cstheme="minorHAnsi"/>
                <w:b/>
                <w:sz w:val="20"/>
                <w:szCs w:val="18"/>
              </w:rPr>
              <w:t>. HERS-Verified Drain Water Heat Recovery System (DWHR-H)</w:t>
            </w:r>
            <w:r w:rsidRPr="00570C0E">
              <w:rPr>
                <w:rFonts w:asciiTheme="minorHAnsi" w:hAnsiTheme="minorHAnsi" w:cstheme="minorHAnsi"/>
                <w:b/>
                <w:sz w:val="20"/>
                <w:szCs w:val="20"/>
              </w:rPr>
              <w:t xml:space="preserve"> </w:t>
            </w:r>
            <w:r w:rsidRPr="00570C0E">
              <w:rPr>
                <w:rFonts w:asciiTheme="minorHAnsi" w:hAnsiTheme="minorHAnsi" w:cstheme="minorHAnsi"/>
                <w:sz w:val="20"/>
                <w:szCs w:val="20"/>
              </w:rPr>
              <w:t>(RA3.6.9)</w:t>
            </w:r>
            <w:r w:rsidR="002C0390">
              <w:rPr>
                <w:rFonts w:asciiTheme="minorHAnsi" w:hAnsiTheme="minorHAnsi" w:cstheme="minorHAnsi"/>
                <w:sz w:val="20"/>
                <w:szCs w:val="20"/>
              </w:rPr>
              <w:t xml:space="preserve"> </w:t>
            </w:r>
          </w:p>
          <w:p w14:paraId="1ABB917D" w14:textId="3C9DF80B" w:rsidR="0053634D" w:rsidRPr="00236F4B" w:rsidRDefault="0053634D">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5157FC" w:rsidRPr="002F18C2" w14:paraId="2D67E9B1" w14:textId="77777777" w:rsidTr="005157FC">
        <w:trPr>
          <w:trHeight w:val="144"/>
        </w:trPr>
        <w:tc>
          <w:tcPr>
            <w:tcW w:w="10998" w:type="dxa"/>
            <w:gridSpan w:val="9"/>
          </w:tcPr>
          <w:p w14:paraId="14EB9961" w14:textId="0EF5AA8C"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Design DWHR System Information</w:t>
            </w:r>
          </w:p>
        </w:tc>
      </w:tr>
      <w:tr w:rsidR="00980DEE" w:rsidRPr="002F18C2" w14:paraId="29B704B5" w14:textId="77777777" w:rsidTr="00073FBD">
        <w:trPr>
          <w:trHeight w:val="144"/>
        </w:trPr>
        <w:tc>
          <w:tcPr>
            <w:tcW w:w="1710" w:type="dxa"/>
            <w:gridSpan w:val="2"/>
          </w:tcPr>
          <w:p w14:paraId="0B70E237" w14:textId="52E9B29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3016" w:type="dxa"/>
            <w:gridSpan w:val="2"/>
          </w:tcPr>
          <w:p w14:paraId="5069154F" w14:textId="08D39ED2"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564" w:type="dxa"/>
            <w:gridSpan w:val="2"/>
          </w:tcPr>
          <w:p w14:paraId="6A6365B1" w14:textId="3980998F"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08" w:type="dxa"/>
            <w:gridSpan w:val="3"/>
          </w:tcPr>
          <w:p w14:paraId="57E28FE4" w14:textId="158FD06E"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980DEE" w:rsidRPr="002F18C2" w14:paraId="0F566FE9" w14:textId="77777777" w:rsidTr="00073FBD">
        <w:trPr>
          <w:trHeight w:val="144"/>
        </w:trPr>
        <w:tc>
          <w:tcPr>
            <w:tcW w:w="1710" w:type="dxa"/>
            <w:gridSpan w:val="2"/>
          </w:tcPr>
          <w:p w14:paraId="6EC8B9C2" w14:textId="71EF41E6"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3016" w:type="dxa"/>
            <w:gridSpan w:val="2"/>
          </w:tcPr>
          <w:p w14:paraId="258B2AE9" w14:textId="0EB45350"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564" w:type="dxa"/>
            <w:gridSpan w:val="2"/>
          </w:tcPr>
          <w:p w14:paraId="66F9E19E" w14:textId="568D0CD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08" w:type="dxa"/>
            <w:gridSpan w:val="3"/>
          </w:tcPr>
          <w:p w14:paraId="3B719463" w14:textId="0B28E5F1"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980DEE" w:rsidRPr="002F18C2" w14:paraId="7C9910C6" w14:textId="77777777" w:rsidTr="00073FBD">
        <w:trPr>
          <w:trHeight w:val="144"/>
        </w:trPr>
        <w:tc>
          <w:tcPr>
            <w:tcW w:w="1710" w:type="dxa"/>
            <w:gridSpan w:val="2"/>
          </w:tcPr>
          <w:p w14:paraId="7A27B7AD"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60BE6E0B"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04908221"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6E7794E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80DEE" w:rsidRPr="002F18C2" w14:paraId="453C28F8" w14:textId="77777777" w:rsidTr="00073FBD">
        <w:trPr>
          <w:trHeight w:val="144"/>
        </w:trPr>
        <w:tc>
          <w:tcPr>
            <w:tcW w:w="1710" w:type="dxa"/>
            <w:gridSpan w:val="2"/>
          </w:tcPr>
          <w:p w14:paraId="3D51FB89"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0D2B8E84"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5B0705F7"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377CAE6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157FC" w:rsidRPr="002F18C2" w14:paraId="22F57189" w14:textId="77777777" w:rsidTr="005157FC">
        <w:trPr>
          <w:trHeight w:val="144"/>
        </w:trPr>
        <w:tc>
          <w:tcPr>
            <w:tcW w:w="10998" w:type="dxa"/>
            <w:gridSpan w:val="9"/>
            <w:vAlign w:val="bottom"/>
          </w:tcPr>
          <w:p w14:paraId="3BC8D739" w14:textId="23ADFE86"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Installed DWHR System Information</w:t>
            </w:r>
          </w:p>
        </w:tc>
      </w:tr>
      <w:tr w:rsidR="00980DEE" w:rsidRPr="002F18C2" w14:paraId="08E60A61" w14:textId="77777777" w:rsidTr="00073FBD">
        <w:trPr>
          <w:trHeight w:val="144"/>
        </w:trPr>
        <w:tc>
          <w:tcPr>
            <w:tcW w:w="1530" w:type="dxa"/>
            <w:vAlign w:val="bottom"/>
          </w:tcPr>
          <w:p w14:paraId="21BBB9A8" w14:textId="25DFEE4E" w:rsidR="00980DEE"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87" w:type="dxa"/>
            <w:gridSpan w:val="2"/>
            <w:vAlign w:val="bottom"/>
          </w:tcPr>
          <w:p w14:paraId="39CE3893" w14:textId="3C3DEFF9"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09" w:type="dxa"/>
            <w:vAlign w:val="bottom"/>
          </w:tcPr>
          <w:p w14:paraId="375D3160" w14:textId="1710050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425" w:type="dxa"/>
            <w:vAlign w:val="bottom"/>
          </w:tcPr>
          <w:p w14:paraId="0D3BFEC7" w14:textId="6DA1D905"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691" w:type="dxa"/>
            <w:gridSpan w:val="2"/>
            <w:vAlign w:val="bottom"/>
          </w:tcPr>
          <w:p w14:paraId="51A9D608" w14:textId="5FF2DF90" w:rsidR="00980DEE" w:rsidRPr="00095F6F" w:rsidRDefault="00173A82"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371" w:type="dxa"/>
            <w:vAlign w:val="bottom"/>
          </w:tcPr>
          <w:p w14:paraId="7B84E484" w14:textId="47ED23E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85" w:type="dxa"/>
            <w:vAlign w:val="bottom"/>
          </w:tcPr>
          <w:p w14:paraId="343FA692" w14:textId="3B457DAC" w:rsidR="00980DEE" w:rsidRPr="00095F6F" w:rsidRDefault="00173A82">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53634D" w:rsidRPr="002F18C2" w14:paraId="38AAE31B" w14:textId="77777777" w:rsidTr="00073FBD">
        <w:trPr>
          <w:trHeight w:val="144"/>
        </w:trPr>
        <w:tc>
          <w:tcPr>
            <w:tcW w:w="1530" w:type="dxa"/>
            <w:vAlign w:val="bottom"/>
          </w:tcPr>
          <w:p w14:paraId="0059DDE4" w14:textId="067FC11B" w:rsidR="0053634D" w:rsidRPr="00095F6F" w:rsidRDefault="0053634D"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687" w:type="dxa"/>
            <w:gridSpan w:val="2"/>
            <w:vAlign w:val="bottom"/>
          </w:tcPr>
          <w:p w14:paraId="6D3C564A" w14:textId="04A31B4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Manufacturer</w:t>
            </w:r>
          </w:p>
        </w:tc>
        <w:tc>
          <w:tcPr>
            <w:tcW w:w="1509" w:type="dxa"/>
            <w:vAlign w:val="bottom"/>
          </w:tcPr>
          <w:p w14:paraId="3EC73A1D" w14:textId="5CF2EA60"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425" w:type="dxa"/>
            <w:vAlign w:val="bottom"/>
          </w:tcPr>
          <w:p w14:paraId="7C0D2D4B" w14:textId="6E165F1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1691" w:type="dxa"/>
            <w:gridSpan w:val="2"/>
            <w:vAlign w:val="bottom"/>
          </w:tcPr>
          <w:p w14:paraId="3EA2B613" w14:textId="339120FB" w:rsidR="0053634D" w:rsidRPr="00095F6F" w:rsidRDefault="0053634D"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1371" w:type="dxa"/>
            <w:vAlign w:val="bottom"/>
          </w:tcPr>
          <w:p w14:paraId="032FD2C5"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c>
          <w:tcPr>
            <w:tcW w:w="1785" w:type="dxa"/>
            <w:vAlign w:val="bottom"/>
          </w:tcPr>
          <w:p w14:paraId="32AE6794" w14:textId="77777777" w:rsidR="0053634D" w:rsidRDefault="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DWHR System Certified by CEC</w:t>
            </w:r>
          </w:p>
          <w:p w14:paraId="5CB57734" w14:textId="78D5F4AE"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53634D" w:rsidRPr="002F18C2" w14:paraId="7AB75586" w14:textId="77777777" w:rsidTr="00073FBD">
        <w:trPr>
          <w:trHeight w:val="188"/>
        </w:trPr>
        <w:tc>
          <w:tcPr>
            <w:tcW w:w="1530" w:type="dxa"/>
          </w:tcPr>
          <w:p w14:paraId="73A4F7A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87" w:type="dxa"/>
            <w:gridSpan w:val="2"/>
          </w:tcPr>
          <w:p w14:paraId="0ED74BCB" w14:textId="12A233AC"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09" w:type="dxa"/>
          </w:tcPr>
          <w:p w14:paraId="74835B12"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425" w:type="dxa"/>
          </w:tcPr>
          <w:p w14:paraId="6E49C7CF"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91" w:type="dxa"/>
            <w:gridSpan w:val="2"/>
          </w:tcPr>
          <w:p w14:paraId="08D07247"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71" w:type="dxa"/>
          </w:tcPr>
          <w:p w14:paraId="3FBCB49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85" w:type="dxa"/>
          </w:tcPr>
          <w:p w14:paraId="45697B98" w14:textId="6B4A8C48"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3634D" w:rsidRPr="002F18C2" w14:paraId="66C992EA" w14:textId="77777777" w:rsidTr="00073FBD">
        <w:trPr>
          <w:trHeight w:val="188"/>
        </w:trPr>
        <w:tc>
          <w:tcPr>
            <w:tcW w:w="1530" w:type="dxa"/>
          </w:tcPr>
          <w:p w14:paraId="11ADD0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87" w:type="dxa"/>
            <w:gridSpan w:val="2"/>
          </w:tcPr>
          <w:p w14:paraId="76100B0B" w14:textId="1ABE4D72"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09" w:type="dxa"/>
          </w:tcPr>
          <w:p w14:paraId="60849C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425" w:type="dxa"/>
          </w:tcPr>
          <w:p w14:paraId="5A83558E"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91" w:type="dxa"/>
            <w:gridSpan w:val="2"/>
          </w:tcPr>
          <w:p w14:paraId="78C68716"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71" w:type="dxa"/>
          </w:tcPr>
          <w:p w14:paraId="73395073"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85" w:type="dxa"/>
          </w:tcPr>
          <w:p w14:paraId="78D0368C"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53634D" w:rsidRPr="002F18C2" w14:paraId="71BF0842" w14:textId="77777777" w:rsidTr="00073FBD">
        <w:trPr>
          <w:trHeight w:val="188"/>
        </w:trPr>
        <w:tc>
          <w:tcPr>
            <w:tcW w:w="1530" w:type="dxa"/>
          </w:tcPr>
          <w:p w14:paraId="4385D706" w14:textId="131DC985"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68" w:type="dxa"/>
            <w:gridSpan w:val="8"/>
          </w:tcPr>
          <w:p w14:paraId="0AE441DA" w14:textId="333D8496"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53634D" w:rsidRPr="002F18C2" w14:paraId="72702A3F" w14:textId="77777777" w:rsidTr="00073FBD">
        <w:trPr>
          <w:trHeight w:val="188"/>
        </w:trPr>
        <w:tc>
          <w:tcPr>
            <w:tcW w:w="1530" w:type="dxa"/>
          </w:tcPr>
          <w:p w14:paraId="345A97A3" w14:textId="453205BA"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68" w:type="dxa"/>
            <w:gridSpan w:val="8"/>
          </w:tcPr>
          <w:p w14:paraId="713AA8F1" w14:textId="56D45A4D"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53634D" w:rsidRPr="002F18C2" w14:paraId="06284682" w14:textId="77777777" w:rsidTr="00073FBD">
        <w:trPr>
          <w:trHeight w:val="188"/>
        </w:trPr>
        <w:tc>
          <w:tcPr>
            <w:tcW w:w="1530" w:type="dxa"/>
          </w:tcPr>
          <w:p w14:paraId="26FE61E8" w14:textId="2B12949A" w:rsidR="0053634D"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68" w:type="dxa"/>
            <w:gridSpan w:val="8"/>
          </w:tcPr>
          <w:p w14:paraId="705BA079" w14:textId="2B7EF762"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53634D" w:rsidRPr="002F18C2" w14:paraId="7E22ADBE" w14:textId="77777777" w:rsidTr="00975E71">
        <w:trPr>
          <w:trHeight w:val="260"/>
        </w:trPr>
        <w:tc>
          <w:tcPr>
            <w:tcW w:w="10998" w:type="dxa"/>
            <w:gridSpan w:val="9"/>
          </w:tcPr>
          <w:p w14:paraId="6658F7AE" w14:textId="07FEC5E2" w:rsidR="0053634D" w:rsidRPr="00236F4B"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E879AA">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E879AA">
              <w:rPr>
                <w:rFonts w:asciiTheme="minorHAnsi" w:hAnsiTheme="minorHAnsi" w:cstheme="minorHAnsi"/>
                <w:b/>
                <w:sz w:val="18"/>
                <w:szCs w:val="18"/>
              </w:rPr>
              <w:t xml:space="preserve">  </w:t>
            </w:r>
          </w:p>
        </w:tc>
      </w:tr>
    </w:tbl>
    <w:p w14:paraId="32A2500B" w14:textId="6E169F4E" w:rsidR="00D7513B" w:rsidRPr="00236F4B"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327"/>
      </w:tblGrid>
      <w:tr w:rsidR="002600BD" w:rsidRPr="002F18C2" w14:paraId="0F7F4467" w14:textId="77777777" w:rsidTr="00A259EF">
        <w:trPr>
          <w:trHeight w:val="144"/>
          <w:tblHeader/>
        </w:trPr>
        <w:tc>
          <w:tcPr>
            <w:tcW w:w="11016" w:type="dxa"/>
            <w:gridSpan w:val="2"/>
            <w:tcBorders>
              <w:bottom w:val="single" w:sz="4" w:space="0" w:color="000000"/>
            </w:tcBorders>
            <w:vAlign w:val="center"/>
          </w:tcPr>
          <w:p w14:paraId="0F7F4465" w14:textId="7B28BC8A" w:rsidR="00A82A43" w:rsidRPr="00583B52" w:rsidRDefault="006C36EE" w:rsidP="0023694B">
            <w:pPr>
              <w:keepNext/>
              <w:spacing w:after="0" w:line="240" w:lineRule="auto"/>
              <w:rPr>
                <w:rFonts w:asciiTheme="minorHAnsi" w:hAnsiTheme="minorHAnsi" w:cstheme="minorHAnsi"/>
                <w:b/>
                <w:sz w:val="20"/>
                <w:szCs w:val="18"/>
              </w:rPr>
            </w:pPr>
            <w:bookmarkStart w:id="10"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sidRPr="00A259EF">
              <w:rPr>
                <w:rFonts w:asciiTheme="minorHAnsi" w:hAnsiTheme="minorHAnsi" w:cstheme="minorHAnsi"/>
                <w:sz w:val="20"/>
                <w:szCs w:val="18"/>
              </w:rPr>
              <w:t>(</w:t>
            </w:r>
            <w:r w:rsidR="00C309E7" w:rsidRPr="00A259EF">
              <w:rPr>
                <w:rFonts w:asciiTheme="minorHAnsi" w:hAnsiTheme="minorHAnsi" w:cstheme="minorHAnsi"/>
                <w:sz w:val="20"/>
                <w:szCs w:val="18"/>
              </w:rPr>
              <w:t>RA</w:t>
            </w:r>
            <w:r w:rsidR="00DF4BB0" w:rsidRPr="00A259EF">
              <w:rPr>
                <w:rFonts w:asciiTheme="minorHAnsi" w:hAnsiTheme="minorHAnsi" w:cstheme="minorHAnsi"/>
                <w:sz w:val="20"/>
                <w:szCs w:val="18"/>
              </w:rPr>
              <w:t>3</w:t>
            </w:r>
            <w:r w:rsidR="00C309E7" w:rsidRPr="00A259EF">
              <w:rPr>
                <w:rFonts w:asciiTheme="minorHAnsi" w:hAnsiTheme="minorHAnsi" w:cstheme="minorHAnsi"/>
                <w:sz w:val="20"/>
                <w:szCs w:val="18"/>
              </w:rPr>
              <w:t>.</w:t>
            </w:r>
            <w:r w:rsidR="00DF4BB0" w:rsidRPr="00A259EF">
              <w:rPr>
                <w:rFonts w:asciiTheme="minorHAnsi" w:hAnsiTheme="minorHAnsi" w:cstheme="minorHAnsi"/>
                <w:sz w:val="20"/>
                <w:szCs w:val="18"/>
              </w:rPr>
              <w:t>6.3</w:t>
            </w:r>
            <w:r w:rsidR="00304DD4" w:rsidRPr="00A259EF">
              <w:rPr>
                <w:rFonts w:asciiTheme="minorHAnsi" w:hAnsiTheme="minorHAnsi" w:cstheme="minorHAnsi"/>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7E190B" w:rsidRPr="002F18C2" w14:paraId="0F7F446A" w14:textId="77777777" w:rsidTr="00A259EF">
        <w:trPr>
          <w:trHeight w:val="144"/>
          <w:tblHeader/>
        </w:trPr>
        <w:tc>
          <w:tcPr>
            <w:tcW w:w="468" w:type="dxa"/>
            <w:vAlign w:val="center"/>
          </w:tcPr>
          <w:p w14:paraId="0F7F4468" w14:textId="77777777" w:rsidR="009269B2" w:rsidRPr="00935470"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583B52">
              <w:rPr>
                <w:rFonts w:asciiTheme="minorHAnsi" w:hAnsiTheme="minorHAnsi" w:cstheme="minorHAnsi"/>
                <w:sz w:val="20"/>
                <w:szCs w:val="18"/>
              </w:rPr>
              <w:t>0</w:t>
            </w:r>
            <w:r w:rsidR="005D2389" w:rsidRPr="00935470">
              <w:rPr>
                <w:rFonts w:asciiTheme="minorHAnsi" w:hAnsiTheme="minorHAnsi" w:cstheme="minorHAnsi"/>
                <w:sz w:val="20"/>
                <w:szCs w:val="18"/>
              </w:rPr>
              <w:t>1</w:t>
            </w:r>
          </w:p>
        </w:tc>
        <w:tc>
          <w:tcPr>
            <w:tcW w:w="10548" w:type="dxa"/>
            <w:vAlign w:val="center"/>
          </w:tcPr>
          <w:p w14:paraId="0F7F4469" w14:textId="3271C369" w:rsidR="00B614D3" w:rsidRPr="005C69A2"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Pr>
                <w:rFonts w:asciiTheme="minorHAnsi" w:hAnsiTheme="minorHAnsi" w:cstheme="minorHAnsi"/>
                <w:sz w:val="18"/>
                <w:szCs w:val="18"/>
              </w:rPr>
              <w:t>HERS rater shall perform a</w:t>
            </w:r>
            <w:r w:rsidR="005D11BC">
              <w:rPr>
                <w:rFonts w:asciiTheme="minorHAnsi" w:hAnsiTheme="minorHAnsi" w:cstheme="minorHAnsi"/>
                <w:sz w:val="18"/>
                <w:szCs w:val="18"/>
              </w:rPr>
              <w:t xml:space="preserve"> visual inspection that a</w:t>
            </w:r>
            <w:r w:rsidR="00383435" w:rsidRPr="00236F4B">
              <w:rPr>
                <w:rFonts w:asciiTheme="minorHAnsi" w:hAnsiTheme="minorHAnsi" w:cstheme="minorHAnsi"/>
                <w:sz w:val="18"/>
                <w:szCs w:val="18"/>
              </w:rPr>
              <w:t xml:space="preserve">ll hot water piping </w:t>
            </w:r>
            <w:r w:rsidR="00293EE6">
              <w:rPr>
                <w:rFonts w:asciiTheme="minorHAnsi" w:hAnsiTheme="minorHAnsi" w:cstheme="minorHAnsi"/>
                <w:sz w:val="18"/>
                <w:szCs w:val="18"/>
              </w:rPr>
              <w:t>complies</w:t>
            </w:r>
            <w:r w:rsidR="00293EE6" w:rsidRPr="00236F4B">
              <w:rPr>
                <w:rFonts w:asciiTheme="minorHAnsi" w:hAnsiTheme="minorHAnsi" w:cstheme="minorHAnsi"/>
                <w:sz w:val="18"/>
                <w:szCs w:val="18"/>
              </w:rPr>
              <w:t xml:space="preserve"> </w:t>
            </w:r>
            <w:r w:rsidR="00383435" w:rsidRPr="00236F4B">
              <w:rPr>
                <w:rFonts w:asciiTheme="minorHAnsi" w:hAnsiTheme="minorHAnsi" w:cstheme="minorHAnsi"/>
                <w:sz w:val="18"/>
                <w:szCs w:val="18"/>
              </w:rPr>
              <w:t xml:space="preserve">with the insulation requirements in </w:t>
            </w:r>
            <w:r w:rsidR="005D11BC">
              <w:rPr>
                <w:rFonts w:asciiTheme="minorHAnsi" w:hAnsiTheme="minorHAnsi" w:cstheme="minorHAnsi"/>
                <w:sz w:val="18"/>
                <w:szCs w:val="18"/>
              </w:rPr>
              <w:t>150.0(J)</w:t>
            </w:r>
            <w:r w:rsidR="00A956FB">
              <w:rPr>
                <w:rFonts w:asciiTheme="minorHAnsi" w:hAnsiTheme="minorHAnsi" w:cstheme="minorHAnsi"/>
                <w:sz w:val="18"/>
                <w:szCs w:val="18"/>
              </w:rPr>
              <w:t>.</w:t>
            </w:r>
          </w:p>
        </w:tc>
      </w:tr>
      <w:tr w:rsidR="000E1685" w:rsidRPr="002F18C2" w14:paraId="0F7F446C" w14:textId="77777777" w:rsidTr="00A259EF">
        <w:trPr>
          <w:trHeight w:val="144"/>
          <w:tblHeader/>
        </w:trPr>
        <w:tc>
          <w:tcPr>
            <w:tcW w:w="11016" w:type="dxa"/>
            <w:gridSpan w:val="2"/>
            <w:vAlign w:val="center"/>
          </w:tcPr>
          <w:p w14:paraId="0F7F446B" w14:textId="77777777" w:rsidR="00A82A43" w:rsidRPr="00236F4B" w:rsidRDefault="000E1685"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236F4B">
              <w:rPr>
                <w:rFonts w:asciiTheme="minorHAnsi" w:eastAsiaTheme="minorEastAsia" w:hAnsiTheme="minorHAnsi" w:cstheme="minorHAnsi"/>
                <w:b/>
                <w:sz w:val="18"/>
                <w:szCs w:val="18"/>
              </w:rPr>
              <w:t xml:space="preserve">The responsible person’s signature on this compliance document affirms that all applicable requirements in this table have been met.  </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D56448" w:rsidRPr="002F18C2" w14:paraId="0F7F4470" w14:textId="77777777" w:rsidTr="00236F4B">
        <w:trPr>
          <w:trHeight w:val="144"/>
          <w:tblHeader/>
        </w:trPr>
        <w:tc>
          <w:tcPr>
            <w:tcW w:w="11016" w:type="dxa"/>
            <w:gridSpan w:val="2"/>
            <w:tcBorders>
              <w:bottom w:val="single" w:sz="4" w:space="0" w:color="auto"/>
            </w:tcBorders>
          </w:tcPr>
          <w:p w14:paraId="0F7F446E" w14:textId="1036AEC9"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lastRenderedPageBreak/>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(PP-H)</w:t>
            </w:r>
            <w:r w:rsidR="00DF32C1" w:rsidRPr="00A259EF">
              <w:rPr>
                <w:rFonts w:asciiTheme="minorHAnsi" w:hAnsiTheme="minorHAnsi" w:cstheme="minorHAnsi"/>
                <w:sz w:val="20"/>
                <w:szCs w:val="18"/>
              </w:rPr>
              <w:t xml:space="preserve"> </w:t>
            </w:r>
            <w:r w:rsidR="00DF4BB0" w:rsidRPr="00A259EF">
              <w:rPr>
                <w:rFonts w:asciiTheme="minorHAnsi" w:hAnsiTheme="minorHAnsi" w:cstheme="minorHAnsi"/>
                <w:sz w:val="20"/>
                <w:szCs w:val="18"/>
              </w:rPr>
              <w:t>(RA3.6.4)</w:t>
            </w:r>
            <w:r w:rsidR="00EC473C">
              <w:rPr>
                <w:rFonts w:asciiTheme="minorHAnsi" w:hAnsiTheme="minorHAnsi" w:cstheme="minorHAnsi"/>
                <w:sz w:val="20"/>
                <w:szCs w:val="18"/>
              </w:rPr>
              <w:t xml:space="preserve"> </w:t>
            </w:r>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383435" w:rsidRPr="002F18C2" w14:paraId="0F7F4473" w14:textId="77777777" w:rsidTr="00A259EF">
        <w:trPr>
          <w:trHeight w:val="144"/>
          <w:tblHeader/>
        </w:trPr>
        <w:tc>
          <w:tcPr>
            <w:tcW w:w="468" w:type="dxa"/>
            <w:vAlign w:val="center"/>
          </w:tcPr>
          <w:p w14:paraId="0F7F4471"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1</w:t>
            </w:r>
          </w:p>
        </w:tc>
        <w:tc>
          <w:tcPr>
            <w:tcW w:w="10548" w:type="dxa"/>
            <w:vAlign w:val="center"/>
          </w:tcPr>
          <w:p w14:paraId="0F7F4472" w14:textId="554A3C24"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w:t>
            </w:r>
            <w:r w:rsidR="00383435" w:rsidRPr="00236F4B">
              <w:rPr>
                <w:rFonts w:asciiTheme="minorHAnsi" w:hAnsiTheme="minorHAnsi" w:cstheme="minorHAnsi"/>
                <w:sz w:val="18"/>
                <w:szCs w:val="18"/>
              </w:rPr>
              <w:t xml:space="preserve">entral manifold </w:t>
            </w:r>
            <w:r w:rsidRPr="00236F4B">
              <w:rPr>
                <w:rFonts w:asciiTheme="minorHAnsi" w:hAnsiTheme="minorHAnsi" w:cstheme="minorHAnsi"/>
                <w:sz w:val="18"/>
                <w:szCs w:val="18"/>
              </w:rPr>
              <w:t xml:space="preserve">has 5 </w:t>
            </w:r>
            <w:r w:rsidR="00383435" w:rsidRPr="00236F4B">
              <w:rPr>
                <w:rFonts w:asciiTheme="minorHAnsi" w:hAnsiTheme="minorHAnsi" w:cstheme="minorHAnsi"/>
                <w:sz w:val="18"/>
                <w:szCs w:val="18"/>
              </w:rPr>
              <w:t>feet or less of pipe between manifold and water heater</w:t>
            </w:r>
            <w:r w:rsidRPr="00236F4B">
              <w:rPr>
                <w:rFonts w:asciiTheme="minorHAnsi" w:hAnsiTheme="minorHAnsi" w:cstheme="minorHAnsi"/>
                <w:sz w:val="18"/>
                <w:szCs w:val="18"/>
              </w:rPr>
              <w:t>.</w:t>
            </w:r>
          </w:p>
        </w:tc>
      </w:tr>
      <w:tr w:rsidR="00383435" w:rsidRPr="002F18C2" w14:paraId="0F7F4476" w14:textId="77777777" w:rsidTr="00A259EF">
        <w:trPr>
          <w:trHeight w:val="144"/>
          <w:tblHeader/>
        </w:trPr>
        <w:tc>
          <w:tcPr>
            <w:tcW w:w="468" w:type="dxa"/>
            <w:vAlign w:val="center"/>
          </w:tcPr>
          <w:p w14:paraId="0F7F4474"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2</w:t>
            </w:r>
          </w:p>
        </w:tc>
        <w:tc>
          <w:tcPr>
            <w:tcW w:w="10548" w:type="dxa"/>
            <w:vAlign w:val="center"/>
          </w:tcPr>
          <w:p w14:paraId="0F7F4475" w14:textId="1BF2170F"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w:t>
            </w:r>
            <w:r w:rsidR="00383435" w:rsidRPr="00236F4B">
              <w:rPr>
                <w:rFonts w:asciiTheme="minorHAnsi" w:hAnsiTheme="minorHAnsi" w:cstheme="minorHAnsi"/>
                <w:sz w:val="18"/>
                <w:szCs w:val="18"/>
              </w:rPr>
              <w:t>anifolds that include valves</w:t>
            </w:r>
            <w:r w:rsidRPr="00236F4B">
              <w:rPr>
                <w:rFonts w:asciiTheme="minorHAnsi" w:hAnsiTheme="minorHAnsi" w:cstheme="minorHAnsi"/>
                <w:sz w:val="18"/>
                <w:szCs w:val="18"/>
              </w:rPr>
              <w:t>,</w:t>
            </w:r>
            <w:r w:rsidR="00383435" w:rsidRPr="00236F4B">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A259EF">
        <w:trPr>
          <w:trHeight w:val="144"/>
          <w:tblHeader/>
        </w:trPr>
        <w:tc>
          <w:tcPr>
            <w:tcW w:w="468" w:type="dxa"/>
            <w:vAlign w:val="center"/>
          </w:tcPr>
          <w:p w14:paraId="0F7F4477"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3</w:t>
            </w:r>
          </w:p>
        </w:tc>
        <w:tc>
          <w:tcPr>
            <w:tcW w:w="10548" w:type="dxa"/>
            <w:vAlign w:val="center"/>
          </w:tcPr>
          <w:p w14:paraId="0F7F4478" w14:textId="316B5618" w:rsidR="009269B2" w:rsidRPr="00236F4B"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Hot water distribution system piping from the manifold to the fixtures and appliances must take the most direct path.  </w:t>
            </w:r>
            <w:r w:rsidR="00CC3747" w:rsidRPr="00236F4B">
              <w:rPr>
                <w:rFonts w:asciiTheme="minorHAnsi" w:hAnsiTheme="minorHAnsi" w:cstheme="minorHAnsi"/>
                <w:sz w:val="18"/>
                <w:szCs w:val="18"/>
              </w:rPr>
              <w:t>For example, p</w:t>
            </w:r>
            <w:r w:rsidRPr="00236F4B">
              <w:rPr>
                <w:rFonts w:asciiTheme="minorHAnsi" w:hAnsiTheme="minorHAnsi" w:cstheme="minorHAnsi"/>
                <w:sz w:val="18"/>
                <w:szCs w:val="18"/>
              </w:rPr>
              <w:t>iping from a second story manifold cannot supply the first floor</w:t>
            </w:r>
            <w:r w:rsidR="00DF4BB0" w:rsidRPr="00236F4B">
              <w:rPr>
                <w:rFonts w:asciiTheme="minorHAnsi" w:hAnsiTheme="minorHAnsi" w:cstheme="minorHAnsi"/>
                <w:sz w:val="18"/>
                <w:szCs w:val="18"/>
              </w:rPr>
              <w:t>.</w:t>
            </w:r>
          </w:p>
        </w:tc>
      </w:tr>
      <w:tr w:rsidR="00383435" w:rsidRPr="002F18C2" w14:paraId="0F7F447C" w14:textId="77777777" w:rsidTr="00A259EF">
        <w:trPr>
          <w:trHeight w:val="144"/>
          <w:tblHeader/>
        </w:trPr>
        <w:tc>
          <w:tcPr>
            <w:tcW w:w="468" w:type="dxa"/>
            <w:vAlign w:val="center"/>
          </w:tcPr>
          <w:p w14:paraId="0F7F447A"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4</w:t>
            </w:r>
          </w:p>
        </w:tc>
        <w:tc>
          <w:tcPr>
            <w:tcW w:w="10548" w:type="dxa"/>
            <w:vAlign w:val="center"/>
          </w:tcPr>
          <w:p w14:paraId="0F7F447B" w14:textId="51626411" w:rsidR="00A82A43" w:rsidRPr="00236F4B" w:rsidRDefault="00383435" w:rsidP="00E879AA">
            <w:pPr>
              <w:keepNext/>
              <w:autoSpaceDE w:val="0"/>
              <w:autoSpaceDN w:val="0"/>
              <w:adjustRightInd w:val="0"/>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410ECB"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w:t>
            </w:r>
            <w:r w:rsidR="00CC3747" w:rsidRPr="00236F4B">
              <w:rPr>
                <w:rFonts w:asciiTheme="minorHAnsi" w:hAnsiTheme="minorHAnsi" w:cstheme="minorHAnsi"/>
                <w:sz w:val="18"/>
                <w:szCs w:val="18"/>
              </w:rPr>
              <w:t xml:space="preserve">, and at least </w:t>
            </w:r>
            <w:r w:rsidR="00410ECB" w:rsidRPr="00236F4B">
              <w:rPr>
                <w:rFonts w:asciiTheme="minorHAnsi" w:hAnsiTheme="minorHAnsi" w:cstheme="minorHAnsi"/>
                <w:sz w:val="18"/>
                <w:szCs w:val="18"/>
              </w:rPr>
              <w:t>6</w:t>
            </w:r>
            <w:r w:rsidR="00CC3747" w:rsidRPr="00236F4B">
              <w:rPr>
                <w:rFonts w:asciiTheme="minorHAnsi" w:hAnsiTheme="minorHAnsi" w:cstheme="minorHAnsi"/>
                <w:sz w:val="18"/>
                <w:szCs w:val="18"/>
              </w:rPr>
              <w:t xml:space="preserve"> inches from any cold water supply piping.  Alternatively, the hot water supply piping must be insulated to the thicknesses shown in </w:t>
            </w:r>
            <w:r w:rsidR="00293EE6">
              <w:rPr>
                <w:rFonts w:asciiTheme="minorHAnsi" w:hAnsiTheme="minorHAnsi" w:cstheme="minorHAnsi"/>
                <w:sz w:val="18"/>
                <w:szCs w:val="18"/>
              </w:rPr>
              <w:t>Table</w:t>
            </w:r>
            <w:r w:rsidR="00293EE6" w:rsidRPr="00236F4B">
              <w:rPr>
                <w:rFonts w:asciiTheme="minorHAnsi" w:hAnsiTheme="minorHAnsi" w:cstheme="minorHAnsi"/>
                <w:sz w:val="18"/>
                <w:szCs w:val="18"/>
              </w:rPr>
              <w:t xml:space="preserve"> </w:t>
            </w:r>
            <w:r w:rsidR="00CC3747" w:rsidRPr="00236F4B">
              <w:rPr>
                <w:rFonts w:asciiTheme="minorHAnsi" w:hAnsiTheme="minorHAnsi" w:cstheme="minorHAnsi"/>
                <w:sz w:val="18"/>
                <w:szCs w:val="18"/>
              </w:rPr>
              <w:t>120.3-A.</w:t>
            </w:r>
          </w:p>
        </w:tc>
      </w:tr>
      <w:tr w:rsidR="00707B29" w:rsidRPr="002F18C2" w14:paraId="212A67C0" w14:textId="77777777" w:rsidTr="00236F4B">
        <w:trPr>
          <w:trHeight w:val="144"/>
          <w:tblHeader/>
        </w:trPr>
        <w:tc>
          <w:tcPr>
            <w:tcW w:w="11016" w:type="dxa"/>
            <w:gridSpan w:val="2"/>
            <w:vAlign w:val="center"/>
          </w:tcPr>
          <w:p w14:paraId="25BEBB76" w14:textId="04C4ED29" w:rsidR="00707B29" w:rsidRPr="00D75806" w:rsidRDefault="00707B29"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47F" w14:textId="67B82892" w:rsidR="00467528" w:rsidRDefault="00467528"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7D4A8B33" w14:textId="77777777" w:rsidTr="00236F4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311F443D" w:rsidR="002456C7" w:rsidRPr="00396DD3" w:rsidRDefault="006C36EE" w:rsidP="00236F4B">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 xml:space="preserve">(PP) </w:t>
            </w:r>
            <w:r w:rsidR="002456C7" w:rsidRPr="00A259EF">
              <w:rPr>
                <w:rFonts w:asciiTheme="minorHAnsi" w:hAnsiTheme="minorHAnsi" w:cstheme="minorHAnsi"/>
                <w:sz w:val="20"/>
                <w:szCs w:val="20"/>
              </w:rPr>
              <w:t>(RA4.4.4)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259EF">
        <w:trPr>
          <w:cantSplit/>
          <w:trHeight w:val="288"/>
          <w:tblHeader/>
        </w:trPr>
        <w:tc>
          <w:tcPr>
            <w:tcW w:w="468" w:type="dxa"/>
            <w:vAlign w:val="center"/>
          </w:tcPr>
          <w:p w14:paraId="2FCB133F"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1CAE2B22" w14:textId="46A5C09C"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Each central manifold has 15 feet or less of pipe between manifold and water heater</w:t>
            </w:r>
            <w:r w:rsidR="00293EE6">
              <w:rPr>
                <w:rFonts w:asciiTheme="minorHAnsi" w:hAnsiTheme="minorHAnsi" w:cstheme="minorHAnsi"/>
                <w:sz w:val="18"/>
                <w:szCs w:val="20"/>
              </w:rPr>
              <w:t>.</w:t>
            </w:r>
          </w:p>
        </w:tc>
      </w:tr>
      <w:tr w:rsidR="002456C7" w:rsidRPr="009E01FE" w14:paraId="5D82B514" w14:textId="77777777" w:rsidTr="00A259EF">
        <w:trPr>
          <w:cantSplit/>
          <w:trHeight w:val="288"/>
          <w:tblHeader/>
        </w:trPr>
        <w:tc>
          <w:tcPr>
            <w:tcW w:w="468" w:type="dxa"/>
            <w:vAlign w:val="center"/>
          </w:tcPr>
          <w:p w14:paraId="48E1838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0E7FF26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259EF">
        <w:trPr>
          <w:cantSplit/>
          <w:trHeight w:val="288"/>
          <w:tblHeader/>
        </w:trPr>
        <w:tc>
          <w:tcPr>
            <w:tcW w:w="468" w:type="dxa"/>
            <w:vAlign w:val="center"/>
          </w:tcPr>
          <w:p w14:paraId="7A69966E"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3FBCF5D1" w14:textId="21675FD5"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93EE6">
              <w:rPr>
                <w:rFonts w:asciiTheme="minorHAnsi" w:hAnsiTheme="minorHAnsi" w:cstheme="minorHAnsi"/>
                <w:sz w:val="18"/>
                <w:szCs w:val="20"/>
              </w:rPr>
              <w:t>.</w:t>
            </w:r>
          </w:p>
        </w:tc>
      </w:tr>
      <w:tr w:rsidR="002456C7" w:rsidRPr="009E01FE" w14:paraId="7F5EF5C9" w14:textId="77777777" w:rsidTr="00A259EF">
        <w:trPr>
          <w:cantSplit/>
          <w:trHeight w:val="288"/>
          <w:tblHeader/>
        </w:trPr>
        <w:tc>
          <w:tcPr>
            <w:tcW w:w="468" w:type="dxa"/>
            <w:vAlign w:val="center"/>
          </w:tcPr>
          <w:p w14:paraId="614ADC10"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FE92C8E" w14:textId="5FDAF1BE"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93EE6">
              <w:rPr>
                <w:rFonts w:asciiTheme="minorHAnsi" w:hAnsiTheme="minorHAnsi" w:cstheme="minorHAnsi"/>
                <w:sz w:val="18"/>
                <w:szCs w:val="20"/>
              </w:rPr>
              <w:t>Table</w:t>
            </w:r>
            <w:r w:rsidR="00293EE6" w:rsidRPr="00236F4B">
              <w:rPr>
                <w:rFonts w:asciiTheme="minorHAnsi" w:hAnsiTheme="minorHAnsi" w:cstheme="minorHAnsi"/>
                <w:sz w:val="18"/>
                <w:szCs w:val="20"/>
              </w:rPr>
              <w:t xml:space="preserve"> </w:t>
            </w:r>
            <w:r w:rsidRPr="00236F4B">
              <w:rPr>
                <w:rFonts w:asciiTheme="minorHAnsi" w:hAnsiTheme="minorHAnsi" w:cstheme="minorHAnsi"/>
                <w:sz w:val="18"/>
                <w:szCs w:val="20"/>
              </w:rPr>
              <w:t xml:space="preserve">120.3-A. </w:t>
            </w:r>
          </w:p>
        </w:tc>
      </w:tr>
      <w:tr w:rsidR="002456C7" w:rsidRPr="00E20AD9" w14:paraId="460E505F" w14:textId="77777777" w:rsidTr="00236F4B">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hAnsiTheme="minorHAnsi" w:cstheme="minorHAnsi"/>
                <w:b/>
                <w:sz w:val="18"/>
                <w:szCs w:val="20"/>
              </w:rPr>
              <w:t xml:space="preserve">et.  </w:t>
            </w:r>
          </w:p>
        </w:tc>
      </w:tr>
    </w:tbl>
    <w:p w14:paraId="5FC36772" w14:textId="77777777" w:rsidR="002456C7" w:rsidRDefault="002456C7" w:rsidP="00236F4B">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285"/>
      </w:tblGrid>
      <w:tr w:rsidR="002456C7" w:rsidRPr="009E01FE" w14:paraId="3196FB2A" w14:textId="77777777" w:rsidTr="00236F4B">
        <w:trPr>
          <w:trHeight w:val="144"/>
          <w:tblHeader/>
        </w:trPr>
        <w:tc>
          <w:tcPr>
            <w:tcW w:w="10976" w:type="dxa"/>
            <w:gridSpan w:val="2"/>
            <w:tcBorders>
              <w:bottom w:val="single" w:sz="4" w:space="0" w:color="auto"/>
            </w:tcBorders>
          </w:tcPr>
          <w:p w14:paraId="6697040E" w14:textId="716D4A54" w:rsidR="002456C7" w:rsidRPr="00396DD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 xml:space="preserve">(POU) </w:t>
            </w:r>
            <w:r w:rsidR="002456C7" w:rsidRPr="00A259EF">
              <w:rPr>
                <w:rFonts w:asciiTheme="minorHAnsi" w:hAnsiTheme="minorHAnsi" w:cstheme="minorHAnsi"/>
                <w:sz w:val="20"/>
                <w:szCs w:val="20"/>
              </w:rPr>
              <w:t>(RA4.4.5)</w:t>
            </w:r>
          </w:p>
          <w:p w14:paraId="4A837E74" w14:textId="2C8F1109" w:rsidR="002456C7" w:rsidRPr="00484154"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259EF">
        <w:trPr>
          <w:trHeight w:val="1808"/>
          <w:tblHeader/>
        </w:trPr>
        <w:tc>
          <w:tcPr>
            <w:tcW w:w="468" w:type="dxa"/>
            <w:vAlign w:val="center"/>
          </w:tcPr>
          <w:p w14:paraId="082E37A1" w14:textId="77777777" w:rsidR="002456C7" w:rsidRPr="008733ED"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236F4B">
              <w:rPr>
                <w:rFonts w:asciiTheme="minorHAnsi" w:hAnsiTheme="minorHAnsi" w:cstheme="minorHAnsi"/>
                <w:sz w:val="18"/>
                <w:szCs w:val="20"/>
              </w:rPr>
              <w:t>01</w:t>
            </w:r>
          </w:p>
        </w:tc>
        <w:tc>
          <w:tcPr>
            <w:tcW w:w="10508" w:type="dxa"/>
          </w:tcPr>
          <w:p w14:paraId="7018C5E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8"/>
              </w:rPr>
            </w:pPr>
            <w:r w:rsidRPr="00236F4B">
              <w:rPr>
                <w:rFonts w:asciiTheme="minorHAnsi" w:eastAsia="Calibri" w:hAnsiTheme="minorHAnsi" w:cstheme="minorHAnsi"/>
                <w:i w:val="0"/>
                <w:sz w:val="18"/>
              </w:rPr>
              <w:t>The maximum allowed length of piping for the longest run terminating in:</w:t>
            </w:r>
          </w:p>
          <w:p w14:paraId="481C5B1D"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236F4B" w:rsidRDefault="002456C7" w:rsidP="00236F4B">
            <w:pPr>
              <w:pStyle w:val="TableTitle"/>
              <w:keepLines w:val="0"/>
              <w:suppressAutoHyphens w:val="0"/>
              <w:spacing w:before="0"/>
              <w:ind w:firstLine="432"/>
              <w:rPr>
                <w:rFonts w:asciiTheme="minorHAnsi" w:eastAsia="Calibri" w:hAnsiTheme="minorHAnsi" w:cstheme="minorHAnsi"/>
                <w:i w:val="0"/>
                <w:sz w:val="18"/>
              </w:rPr>
            </w:pPr>
            <w:r w:rsidRPr="00236F4B">
              <w:rPr>
                <w:rFonts w:asciiTheme="minorHAnsi" w:eastAsia="Calibri" w:hAnsiTheme="minorHAnsi" w:cstheme="minorHAnsi"/>
                <w:i w:val="0"/>
                <w:sz w:val="18"/>
              </w:rPr>
              <w:t>3/8 inch - For only one pipe size - max length allowed is 15 feet</w:t>
            </w:r>
          </w:p>
          <w:p w14:paraId="6E7B510E" w14:textId="6542D06F" w:rsidR="002456C7" w:rsidRPr="00236F4B" w:rsidRDefault="002456C7" w:rsidP="00293EE6">
            <w:pPr>
              <w:pStyle w:val="TableTitle"/>
              <w:keepLines w:val="0"/>
              <w:suppressAutoHyphens w:val="0"/>
              <w:spacing w:before="0"/>
              <w:ind w:left="1157" w:hanging="185"/>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For combination pipe sizes the max allowed length of 3/8-inch piping is 7.5 feet, of </w:t>
            </w:r>
            <w:r w:rsidR="00293EE6">
              <w:rPr>
                <w:rFonts w:asciiTheme="minorHAnsi" w:eastAsia="Calibri" w:hAnsiTheme="minorHAnsi" w:cstheme="minorHAnsi"/>
                <w:i w:val="0"/>
                <w:sz w:val="18"/>
              </w:rPr>
              <w:t>1/2</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0BE1706A" w14:textId="77777777" w:rsidR="002456C7" w:rsidRPr="00236F4B" w:rsidRDefault="002456C7" w:rsidP="00236F4B">
            <w:pPr>
              <w:pStyle w:val="TableTitle"/>
              <w:keepLines w:val="0"/>
              <w:suppressAutoHyphens w:val="0"/>
              <w:spacing w:before="0"/>
              <w:ind w:left="972"/>
              <w:rPr>
                <w:rFonts w:asciiTheme="minorHAnsi" w:eastAsia="Calibri" w:hAnsiTheme="minorHAnsi" w:cstheme="minorHAnsi"/>
                <w:i w:val="0"/>
                <w:sz w:val="12"/>
              </w:rPr>
            </w:pPr>
          </w:p>
          <w:p w14:paraId="62A25352" w14:textId="4F431A79" w:rsidR="002456C7" w:rsidRPr="00236F4B" w:rsidRDefault="00293EE6" w:rsidP="00236F4B">
            <w:pPr>
              <w:pStyle w:val="TableTitle"/>
              <w:keepLines w:val="0"/>
              <w:suppressAutoHyphens w:val="0"/>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 </w:t>
            </w:r>
            <w:r w:rsidR="002456C7" w:rsidRPr="00236F4B">
              <w:rPr>
                <w:rFonts w:asciiTheme="minorHAnsi" w:eastAsia="Calibri" w:hAnsiTheme="minorHAnsi" w:cstheme="minorHAnsi"/>
                <w:i w:val="0"/>
                <w:sz w:val="18"/>
              </w:rPr>
              <w:t>inch - For only one pipe size – max length allowed is 10 feet</w:t>
            </w:r>
          </w:p>
          <w:p w14:paraId="08634F34" w14:textId="3D531CF8"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w:t>
            </w:r>
            <w:r w:rsidR="00293EE6">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For combination pipe sizes the allowed length of </w:t>
            </w:r>
            <w:r w:rsidR="00293EE6">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64E22C45" w14:textId="77777777"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388B1F26" w:rsidR="002456C7" w:rsidRPr="00F50C2D" w:rsidRDefault="00293EE6" w:rsidP="00236F4B">
            <w:pPr>
              <w:pStyle w:val="TableTitle"/>
              <w:keepLines w:val="0"/>
              <w:suppressAutoHyphens w:val="0"/>
              <w:spacing w:before="0"/>
              <w:ind w:firstLine="432"/>
              <w:rPr>
                <w:rFonts w:asciiTheme="minorHAnsi" w:hAnsiTheme="minorHAnsi" w:cstheme="minorHAnsi"/>
              </w:rPr>
            </w:pPr>
            <w:r>
              <w:rPr>
                <w:rFonts w:asciiTheme="minorHAnsi" w:hAnsiTheme="minorHAnsi" w:cstheme="minorHAnsi"/>
                <w:i w:val="0"/>
                <w:sz w:val="18"/>
              </w:rPr>
              <w:t>3/4</w:t>
            </w:r>
            <w:r w:rsidRPr="00236F4B">
              <w:rPr>
                <w:rFonts w:asciiTheme="minorHAnsi" w:hAnsiTheme="minorHAnsi" w:cstheme="minorHAnsi"/>
                <w:i w:val="0"/>
                <w:sz w:val="18"/>
              </w:rPr>
              <w:t xml:space="preserve"> </w:t>
            </w:r>
            <w:r w:rsidR="002456C7" w:rsidRPr="00236F4B">
              <w:rPr>
                <w:rFonts w:asciiTheme="minorHAnsi" w:hAnsiTheme="minorHAnsi" w:cstheme="minorHAnsi"/>
                <w:i w:val="0"/>
                <w:sz w:val="18"/>
              </w:rPr>
              <w:t>inch - For only one pipe size = 5 feet</w:t>
            </w:r>
          </w:p>
        </w:tc>
      </w:tr>
      <w:tr w:rsidR="002456C7" w:rsidRPr="009E01FE" w14:paraId="66E23959" w14:textId="77777777" w:rsidTr="00236F4B">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EF948BA" w14:textId="136BA04F"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196E8F5B" w14:textId="77777777" w:rsidTr="00A259EF">
        <w:trPr>
          <w:trHeight w:val="144"/>
          <w:tblHeader/>
        </w:trPr>
        <w:tc>
          <w:tcPr>
            <w:tcW w:w="11016" w:type="dxa"/>
            <w:gridSpan w:val="2"/>
            <w:tcBorders>
              <w:bottom w:val="single" w:sz="4" w:space="0" w:color="auto"/>
            </w:tcBorders>
          </w:tcPr>
          <w:p w14:paraId="0621AEA8" w14:textId="796CF7E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w:t>
            </w:r>
            <w:r w:rsidR="002456C7" w:rsidRPr="00A259EF">
              <w:rPr>
                <w:rFonts w:asciiTheme="minorHAnsi" w:hAnsiTheme="minorHAnsi" w:cstheme="minorHAnsi"/>
                <w:sz w:val="20"/>
                <w:szCs w:val="20"/>
              </w:rPr>
              <w:t>(RA4.4.7)</w:t>
            </w:r>
          </w:p>
          <w:p w14:paraId="55362677" w14:textId="4C36D2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 xml:space="preserve">Systems that utilize </w:t>
            </w:r>
            <w:r w:rsidR="00293EE6">
              <w:rPr>
                <w:rFonts w:asciiTheme="minorHAnsi" w:hAnsiTheme="minorHAnsi" w:cstheme="minorHAnsi"/>
                <w:sz w:val="20"/>
                <w:szCs w:val="20"/>
              </w:rPr>
              <w:t>a recirculation system</w:t>
            </w:r>
            <w:r w:rsidRPr="00542719">
              <w:rPr>
                <w:rFonts w:asciiTheme="minorHAnsi" w:hAnsiTheme="minorHAnsi" w:cstheme="minorHAnsi"/>
                <w:sz w:val="20"/>
                <w:szCs w:val="20"/>
              </w:rPr>
              <w:t xml:space="preserve"> shall comply with these requirements.</w:t>
            </w:r>
          </w:p>
        </w:tc>
      </w:tr>
      <w:tr w:rsidR="002456C7" w:rsidRPr="009E01FE" w14:paraId="399E2E6D" w14:textId="77777777" w:rsidTr="00A259EF">
        <w:trPr>
          <w:trHeight w:val="144"/>
          <w:tblHeader/>
        </w:trPr>
        <w:tc>
          <w:tcPr>
            <w:tcW w:w="468" w:type="dxa"/>
            <w:vAlign w:val="center"/>
          </w:tcPr>
          <w:p w14:paraId="417E4DA8"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2575F755"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259EF">
        <w:trPr>
          <w:trHeight w:val="144"/>
          <w:tblHeader/>
        </w:trPr>
        <w:tc>
          <w:tcPr>
            <w:tcW w:w="468" w:type="dxa"/>
            <w:vAlign w:val="center"/>
          </w:tcPr>
          <w:p w14:paraId="0467EE6F"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2232BBD8" w14:textId="3A6AA8F0"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 xml:space="preserve">Piping must take </w:t>
            </w:r>
            <w:r w:rsidR="00293EE6">
              <w:rPr>
                <w:rFonts w:asciiTheme="minorHAnsi" w:hAnsiTheme="minorHAnsi" w:cstheme="minorHAnsi"/>
                <w:sz w:val="18"/>
                <w:szCs w:val="20"/>
              </w:rPr>
              <w:t xml:space="preserve">the </w:t>
            </w:r>
            <w:r w:rsidRPr="00236F4B">
              <w:rPr>
                <w:rFonts w:asciiTheme="minorHAnsi" w:hAnsiTheme="minorHAnsi" w:cstheme="minorHAnsi"/>
                <w:sz w:val="18"/>
                <w:szCs w:val="20"/>
              </w:rPr>
              <w:t>most direct path between water heater and fixtures.</w:t>
            </w:r>
          </w:p>
        </w:tc>
      </w:tr>
      <w:tr w:rsidR="002456C7" w:rsidRPr="009E01FE" w14:paraId="1018FA8B" w14:textId="77777777" w:rsidTr="00A259EF">
        <w:trPr>
          <w:trHeight w:val="144"/>
          <w:tblHeader/>
        </w:trPr>
        <w:tc>
          <w:tcPr>
            <w:tcW w:w="468" w:type="dxa"/>
            <w:vAlign w:val="center"/>
          </w:tcPr>
          <w:p w14:paraId="7E89CF1E"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07DBA36B" w14:textId="77777777"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cstheme="minorHAnsi"/>
                <w:sz w:val="18"/>
                <w:szCs w:val="20"/>
              </w:rPr>
              <w:t>Insulation is not required on the cold water line when it is used as the return.</w:t>
            </w:r>
          </w:p>
        </w:tc>
      </w:tr>
      <w:tr w:rsidR="002456C7" w:rsidRPr="009E01FE" w14:paraId="1FC097CE" w14:textId="77777777" w:rsidTr="00A259EF">
        <w:trPr>
          <w:trHeight w:val="144"/>
          <w:tblHeader/>
        </w:trPr>
        <w:tc>
          <w:tcPr>
            <w:tcW w:w="468" w:type="dxa"/>
            <w:vAlign w:val="center"/>
          </w:tcPr>
          <w:p w14:paraId="29506297"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BE30843" w14:textId="0B822CAE"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If more than one loop</w:t>
            </w:r>
            <w:r w:rsidR="00293EE6">
              <w:rPr>
                <w:rFonts w:asciiTheme="minorHAnsi" w:hAnsiTheme="minorHAnsi" w:cstheme="minorHAnsi"/>
                <w:sz w:val="18"/>
                <w:szCs w:val="20"/>
              </w:rPr>
              <w:t xml:space="preserve"> is</w:t>
            </w:r>
            <w:r w:rsidRPr="00236F4B">
              <w:rPr>
                <w:rFonts w:asciiTheme="minorHAnsi" w:hAnsiTheme="minorHAnsi" w:cstheme="minorHAnsi"/>
                <w:sz w:val="18"/>
                <w:szCs w:val="20"/>
              </w:rPr>
              <w:t xml:space="preserve"> installed each loop shall have its own pump and controls.</w:t>
            </w:r>
          </w:p>
        </w:tc>
      </w:tr>
      <w:tr w:rsidR="002456C7" w:rsidRPr="009E01FE" w14:paraId="3D01B16B" w14:textId="77777777" w:rsidTr="00A259EF">
        <w:trPr>
          <w:trHeight w:val="144"/>
          <w:tblHeader/>
        </w:trPr>
        <w:tc>
          <w:tcPr>
            <w:tcW w:w="11016"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36C38DC0" w14:textId="77777777" w:rsidTr="00A259EF">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940308" w14:textId="646E7749" w:rsidR="002456C7" w:rsidRPr="000E192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259EF">
              <w:rPr>
                <w:rFonts w:asciiTheme="minorHAnsi" w:hAnsiTheme="minorHAnsi" w:cstheme="minorHAnsi"/>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259EF">
        <w:trPr>
          <w:trHeight w:val="288"/>
          <w:tblHeader/>
        </w:trPr>
        <w:tc>
          <w:tcPr>
            <w:tcW w:w="468" w:type="dxa"/>
            <w:vAlign w:val="center"/>
          </w:tcPr>
          <w:p w14:paraId="0721E26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39F77996"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259EF">
        <w:trPr>
          <w:trHeight w:val="288"/>
          <w:tblHeader/>
        </w:trPr>
        <w:tc>
          <w:tcPr>
            <w:tcW w:w="11016"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876910" w:rsidRPr="006A4AED" w14:paraId="1A929385" w14:textId="77777777" w:rsidTr="00A259EF">
        <w:trPr>
          <w:trHeight w:val="144"/>
          <w:tblHeader/>
        </w:trPr>
        <w:tc>
          <w:tcPr>
            <w:tcW w:w="11016" w:type="dxa"/>
            <w:gridSpan w:val="2"/>
            <w:tcBorders>
              <w:bottom w:val="single" w:sz="4" w:space="0" w:color="auto"/>
            </w:tcBorders>
          </w:tcPr>
          <w:p w14:paraId="69C1EA2B" w14:textId="6D91EB80"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(R-DRmc)</w:t>
            </w:r>
            <w:r w:rsidR="00876910" w:rsidRPr="00A259EF">
              <w:rPr>
                <w:rFonts w:asciiTheme="minorHAnsi" w:eastAsiaTheme="minorEastAsia" w:hAnsiTheme="minorHAnsi" w:cstheme="minorHAnsi"/>
                <w:sz w:val="20"/>
                <w:szCs w:val="20"/>
              </w:rPr>
              <w:t xml:space="preserve">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 xml:space="preserve">(RDRsc) </w:t>
            </w:r>
            <w:r w:rsidR="00876910" w:rsidRPr="00A259EF">
              <w:rPr>
                <w:rFonts w:asciiTheme="minorHAnsi" w:hAnsiTheme="minorHAnsi" w:cstheme="minorHAnsi"/>
                <w:sz w:val="20"/>
                <w:szCs w:val="20"/>
              </w:rPr>
              <w:t>(RA4.4.10)</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6E34FB04"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 xml:space="preserve">Systems that utilize </w:t>
            </w:r>
            <w:r w:rsidR="00E04539">
              <w:rPr>
                <w:rFonts w:asciiTheme="minorHAnsi" w:eastAsiaTheme="minorEastAsia" w:hAnsiTheme="minorHAnsi" w:cstheme="minorHAnsi"/>
                <w:sz w:val="18"/>
                <w:szCs w:val="20"/>
              </w:rPr>
              <w:t>either of these</w:t>
            </w:r>
            <w:r w:rsidR="00E04539" w:rsidRPr="00542719">
              <w:rPr>
                <w:rFonts w:asciiTheme="minorHAnsi" w:eastAsiaTheme="minorEastAsia" w:hAnsiTheme="minorHAnsi" w:cstheme="minorHAnsi"/>
                <w:sz w:val="18"/>
                <w:szCs w:val="20"/>
              </w:rPr>
              <w:t xml:space="preserve"> </w:t>
            </w:r>
            <w:r w:rsidRPr="00542719">
              <w:rPr>
                <w:rFonts w:asciiTheme="minorHAnsi" w:eastAsiaTheme="minorEastAsia" w:hAnsiTheme="minorHAnsi" w:cstheme="minorHAnsi"/>
                <w:sz w:val="18"/>
                <w:szCs w:val="20"/>
              </w:rPr>
              <w:t>distribution type</w:t>
            </w:r>
            <w:r w:rsidR="00E04539">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 shall comply with these requirements.</w:t>
            </w:r>
          </w:p>
        </w:tc>
      </w:tr>
      <w:tr w:rsidR="00876910" w:rsidRPr="006A4AED" w14:paraId="31465C85" w14:textId="77777777" w:rsidTr="00A259EF">
        <w:trPr>
          <w:trHeight w:val="144"/>
          <w:tblHeader/>
        </w:trPr>
        <w:tc>
          <w:tcPr>
            <w:tcW w:w="468"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548" w:type="dxa"/>
            <w:tcBorders>
              <w:top w:val="single" w:sz="4" w:space="0" w:color="auto"/>
            </w:tcBorders>
            <w:vAlign w:val="center"/>
          </w:tcPr>
          <w:p w14:paraId="10DE0A85" w14:textId="5AE3272A"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A259EF">
        <w:trPr>
          <w:trHeight w:val="144"/>
          <w:tblHeader/>
        </w:trPr>
        <w:tc>
          <w:tcPr>
            <w:tcW w:w="468"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548"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876910" w:rsidRPr="006A4AED" w14:paraId="3B479A3E" w14:textId="77777777" w:rsidTr="00A259EF">
        <w:trPr>
          <w:trHeight w:val="144"/>
          <w:tblHeader/>
        </w:trPr>
        <w:tc>
          <w:tcPr>
            <w:tcW w:w="468"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548"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A259EF">
        <w:trPr>
          <w:trHeight w:val="144"/>
          <w:tblHeader/>
        </w:trPr>
        <w:tc>
          <w:tcPr>
            <w:tcW w:w="468"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548" w:type="dxa"/>
            <w:vAlign w:val="center"/>
          </w:tcPr>
          <w:p w14:paraId="0B282B49" w14:textId="57624E39"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Sensor </w:t>
            </w:r>
            <w:r w:rsidR="00E04539">
              <w:rPr>
                <w:rFonts w:asciiTheme="minorHAnsi" w:eastAsiaTheme="minorEastAsia" w:hAnsiTheme="minorHAnsi" w:cstheme="minorHAnsi"/>
                <w:sz w:val="18"/>
                <w:szCs w:val="20"/>
              </w:rPr>
              <w:t>c</w:t>
            </w:r>
            <w:r w:rsidRPr="00542719">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876910" w:rsidRPr="006A4AED" w14:paraId="7C49A593" w14:textId="77777777" w:rsidTr="00A259EF">
        <w:trPr>
          <w:trHeight w:val="144"/>
          <w:tblHeader/>
        </w:trPr>
        <w:tc>
          <w:tcPr>
            <w:tcW w:w="468"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548"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A259EF">
        <w:trPr>
          <w:trHeight w:val="144"/>
          <w:tblHeader/>
        </w:trPr>
        <w:tc>
          <w:tcPr>
            <w:tcW w:w="468"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548"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35353520"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r w:rsidR="00E04539">
              <w:rPr>
                <w:rFonts w:asciiTheme="minorHAnsi" w:eastAsia="Times New Roman" w:hAnsiTheme="minorHAnsi" w:cstheme="minorHAnsi"/>
                <w:sz w:val="18"/>
                <w:szCs w:val="20"/>
              </w:rPr>
              <w:t>; or</w:t>
            </w:r>
          </w:p>
          <w:p w14:paraId="58B8EFF7" w14:textId="77777777"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A259EF">
        <w:trPr>
          <w:trHeight w:val="144"/>
          <w:tblHeader/>
        </w:trPr>
        <w:tc>
          <w:tcPr>
            <w:tcW w:w="468"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548"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A259EF">
        <w:trPr>
          <w:trHeight w:val="144"/>
          <w:tblHeader/>
        </w:trPr>
        <w:tc>
          <w:tcPr>
            <w:tcW w:w="11016" w:type="dxa"/>
            <w:gridSpan w:val="2"/>
            <w:vAlign w:val="center"/>
          </w:tcPr>
          <w:p w14:paraId="6F4E3982" w14:textId="77777777" w:rsidR="00876910" w:rsidRPr="006A4AED" w:rsidRDefault="00876910"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323"/>
      </w:tblGrid>
      <w:tr w:rsidR="00AC4B2D" w:rsidRPr="00323F2C" w14:paraId="0F7F44A5" w14:textId="77777777" w:rsidTr="00236F4B">
        <w:trPr>
          <w:trHeight w:val="144"/>
          <w:tblHeader/>
        </w:trPr>
        <w:tc>
          <w:tcPr>
            <w:tcW w:w="11016" w:type="dxa"/>
            <w:gridSpan w:val="2"/>
            <w:tcBorders>
              <w:bottom w:val="single" w:sz="4" w:space="0" w:color="auto"/>
            </w:tcBorders>
          </w:tcPr>
          <w:p w14:paraId="0F7F44A3" w14:textId="659234F8"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(RDRmc-H)</w:t>
            </w:r>
            <w:r w:rsidR="00E879AA" w:rsidRPr="0053169A">
              <w:rPr>
                <w:rFonts w:asciiTheme="minorHAnsi" w:hAnsiTheme="minorHAnsi" w:cstheme="minorHAnsi"/>
                <w:b/>
                <w:sz w:val="20"/>
                <w:szCs w:val="18"/>
              </w:rPr>
              <w:t xml:space="preserve"> </w:t>
            </w:r>
            <w:r w:rsidR="00E879AA" w:rsidRPr="00A259EF">
              <w:rPr>
                <w:rFonts w:asciiTheme="minorHAnsi" w:hAnsiTheme="minorHAnsi" w:cstheme="minorHAnsi"/>
                <w:sz w:val="20"/>
                <w:szCs w:val="18"/>
              </w:rPr>
              <w:t>(RA3.6.6)</w:t>
            </w:r>
            <w:r w:rsidR="00E879AA">
              <w:rPr>
                <w:rFonts w:asciiTheme="minorHAnsi" w:hAnsiTheme="minorHAnsi" w:cstheme="minorHAnsi"/>
                <w:b/>
                <w:sz w:val="20"/>
                <w:szCs w:val="18"/>
              </w:rPr>
              <w:t xml:space="preserve">/Sensor Control </w:t>
            </w:r>
            <w:r w:rsidR="00E879AA" w:rsidRPr="00A259EF">
              <w:rPr>
                <w:rFonts w:asciiTheme="minorHAnsi" w:hAnsiTheme="minorHAnsi" w:cstheme="minorHAnsi"/>
                <w:b/>
                <w:sz w:val="20"/>
                <w:szCs w:val="18"/>
              </w:rPr>
              <w:t xml:space="preserve">(RDRsc-H) </w:t>
            </w:r>
            <w:r w:rsidR="00E879AA" w:rsidRPr="00A259EF">
              <w:rPr>
                <w:rFonts w:asciiTheme="minorHAnsi" w:hAnsiTheme="minorHAnsi" w:cstheme="minorHAnsi"/>
                <w:sz w:val="20"/>
                <w:szCs w:val="18"/>
              </w:rPr>
              <w:t>(RA3.6.7)</w:t>
            </w:r>
            <w:r w:rsidR="001938BC" w:rsidRPr="00A259EF">
              <w:rPr>
                <w:rFonts w:asciiTheme="minorHAnsi" w:hAnsiTheme="minorHAnsi" w:cstheme="minorHAnsi"/>
                <w:sz w:val="20"/>
                <w:szCs w:val="18"/>
              </w:rPr>
              <w:t xml:space="preserve"> </w:t>
            </w:r>
            <w:r w:rsidR="001938BC" w:rsidRPr="00D75806">
              <w:rPr>
                <w:rFonts w:asciiTheme="minorHAnsi" w:hAnsiTheme="minorHAnsi" w:cstheme="minorHAnsi"/>
                <w:b/>
                <w:sz w:val="20"/>
                <w:szCs w:val="18"/>
              </w:rPr>
              <w:t>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A259EF">
        <w:trPr>
          <w:trHeight w:val="144"/>
          <w:tblHeader/>
        </w:trPr>
        <w:tc>
          <w:tcPr>
            <w:tcW w:w="468" w:type="dxa"/>
            <w:tcBorders>
              <w:bottom w:val="single" w:sz="4" w:space="0" w:color="auto"/>
            </w:tcBorders>
          </w:tcPr>
          <w:p w14:paraId="0D06823D" w14:textId="3AAD1F9E" w:rsidR="00E879AA" w:rsidRPr="00236F4B" w:rsidDel="006E1E98" w:rsidRDefault="00E879AA"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548" w:type="dxa"/>
            <w:tcBorders>
              <w:bottom w:val="single" w:sz="4" w:space="0" w:color="auto"/>
            </w:tcBorders>
          </w:tcPr>
          <w:p w14:paraId="50E4B708" w14:textId="03A65A74" w:rsidR="00E879AA" w:rsidRPr="00583B52" w:rsidDel="006E1E98" w:rsidRDefault="00E879AA"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consisten</w:t>
            </w:r>
            <w:r w:rsidR="009D1721">
              <w:rPr>
                <w:rFonts w:asciiTheme="minorHAnsi" w:hAnsiTheme="minorHAnsi" w:cstheme="minorHAnsi"/>
                <w:sz w:val="18"/>
                <w:szCs w:val="18"/>
              </w:rPr>
              <w:t>t</w:t>
            </w:r>
            <w:r w:rsidR="004C395F">
              <w:rPr>
                <w:rFonts w:asciiTheme="minorHAnsi" w:hAnsiTheme="minorHAnsi" w:cstheme="minorHAnsi"/>
                <w:sz w:val="18"/>
                <w:szCs w:val="18"/>
              </w:rPr>
              <w:t xml:space="preserve"> with the applicable requirements of RA4.4.9 and RA4.4.10</w:t>
            </w:r>
          </w:p>
        </w:tc>
      </w:tr>
      <w:tr w:rsidR="00AC4B2D" w:rsidRPr="00323F2C" w14:paraId="0F7F44D3" w14:textId="77777777" w:rsidTr="00236F4B">
        <w:trPr>
          <w:trHeight w:val="144"/>
          <w:tblHeader/>
        </w:trPr>
        <w:tc>
          <w:tcPr>
            <w:tcW w:w="11016" w:type="dxa"/>
            <w:gridSpan w:val="2"/>
            <w:vAlign w:val="center"/>
          </w:tcPr>
          <w:p w14:paraId="0F7F44D2" w14:textId="77777777" w:rsidR="009269B2" w:rsidRPr="00D75806"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506" w14:textId="77777777" w:rsidR="00AC4B2D" w:rsidRPr="00236F4B" w:rsidRDefault="00AC4B2D" w:rsidP="00DC522B">
      <w:pPr>
        <w:spacing w:after="0" w:line="240" w:lineRule="auto"/>
        <w:rPr>
          <w:rFonts w:asciiTheme="minorHAnsi" w:hAnsiTheme="minorHAnsi" w:cstheme="minorHAnsi"/>
          <w:b/>
          <w:sz w:val="18"/>
          <w:szCs w:val="18"/>
        </w:rPr>
      </w:pPr>
    </w:p>
    <w:p w14:paraId="0F7F4507" w14:textId="77777777" w:rsidR="00AC4B2D" w:rsidRPr="00236F4B" w:rsidRDefault="00AC4B2D" w:rsidP="00DC522B">
      <w:pPr>
        <w:spacing w:after="0" w:line="240" w:lineRule="auto"/>
        <w:rPr>
          <w:rFonts w:asciiTheme="minorHAnsi" w:hAnsiTheme="minorHAnsi" w:cstheme="minorHAnsi"/>
          <w:b/>
          <w:sz w:val="18"/>
          <w:szCs w:val="18"/>
        </w:rPr>
      </w:pPr>
    </w:p>
    <w:p w14:paraId="3BBB4A2A" w14:textId="77777777" w:rsidR="00707B29" w:rsidRPr="00236F4B" w:rsidRDefault="00707B29" w:rsidP="00DC522B">
      <w:pPr>
        <w:spacing w:after="0" w:line="240" w:lineRule="auto"/>
        <w:rPr>
          <w:rFonts w:asciiTheme="minorHAnsi" w:hAnsiTheme="minorHAnsi" w:cs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6E08F4" w:rsidRPr="006E08F4" w14:paraId="1F5B91D4" w14:textId="77777777" w:rsidTr="00EA0E31">
        <w:trPr>
          <w:trHeight w:val="206"/>
        </w:trPr>
        <w:tc>
          <w:tcPr>
            <w:tcW w:w="10950" w:type="dxa"/>
            <w:gridSpan w:val="4"/>
            <w:vAlign w:val="center"/>
          </w:tcPr>
          <w:p w14:paraId="6EDC9561" w14:textId="77777777" w:rsidR="006E08F4" w:rsidRPr="006E08F4" w:rsidRDefault="006E08F4" w:rsidP="006E08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6E08F4">
              <w:rPr>
                <w:rFonts w:asciiTheme="minorHAnsi" w:eastAsia="Times New Roman" w:hAnsiTheme="minorHAnsi" w:cs="Arial"/>
                <w:b/>
                <w:caps/>
                <w:sz w:val="20"/>
                <w:szCs w:val="20"/>
              </w:rPr>
              <w:lastRenderedPageBreak/>
              <w:t>Documentation Author's Declaration Statement</w:t>
            </w:r>
          </w:p>
        </w:tc>
      </w:tr>
      <w:tr w:rsidR="006E08F4" w:rsidRPr="006E08F4" w14:paraId="7F9B3B51" w14:textId="77777777" w:rsidTr="00EA0E31">
        <w:trPr>
          <w:trHeight w:val="206"/>
        </w:trPr>
        <w:tc>
          <w:tcPr>
            <w:tcW w:w="10950" w:type="dxa"/>
            <w:gridSpan w:val="4"/>
            <w:vAlign w:val="center"/>
          </w:tcPr>
          <w:p w14:paraId="16F63D52" w14:textId="77777777" w:rsidR="006E08F4" w:rsidRPr="006E08F4" w:rsidRDefault="006E08F4" w:rsidP="006E08F4">
            <w:pPr>
              <w:keepNext/>
              <w:numPr>
                <w:ilvl w:val="0"/>
                <w:numId w:val="3"/>
              </w:numPr>
              <w:spacing w:after="0" w:line="240" w:lineRule="auto"/>
              <w:ind w:left="360" w:hanging="270"/>
              <w:rPr>
                <w:rFonts w:asciiTheme="minorHAnsi" w:eastAsia="Times New Roman" w:hAnsiTheme="minorHAnsi"/>
                <w:sz w:val="20"/>
                <w:szCs w:val="20"/>
              </w:rPr>
            </w:pPr>
            <w:r w:rsidRPr="006E08F4">
              <w:rPr>
                <w:rFonts w:asciiTheme="minorHAnsi" w:eastAsia="Times New Roman" w:hAnsiTheme="minorHAnsi"/>
                <w:sz w:val="20"/>
                <w:szCs w:val="20"/>
              </w:rPr>
              <w:t>I certify that this Certificate of Installation documentation is accurate and complete.</w:t>
            </w:r>
          </w:p>
        </w:tc>
      </w:tr>
      <w:tr w:rsidR="006E08F4" w:rsidRPr="006E08F4" w14:paraId="62ED03C7" w14:textId="77777777" w:rsidTr="00EA0E31">
        <w:trPr>
          <w:trHeight w:val="360"/>
        </w:trPr>
        <w:tc>
          <w:tcPr>
            <w:tcW w:w="5577" w:type="dxa"/>
            <w:gridSpan w:val="2"/>
          </w:tcPr>
          <w:p w14:paraId="013F8C0A"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Documentation Author Name:</w:t>
            </w:r>
          </w:p>
        </w:tc>
        <w:tc>
          <w:tcPr>
            <w:tcW w:w="5373" w:type="dxa"/>
            <w:gridSpan w:val="2"/>
          </w:tcPr>
          <w:p w14:paraId="7DEC079D"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Documentation Author Signature:</w:t>
            </w:r>
          </w:p>
        </w:tc>
      </w:tr>
      <w:tr w:rsidR="006E08F4" w:rsidRPr="006E08F4" w14:paraId="39287AD2" w14:textId="77777777" w:rsidTr="00EA0E31">
        <w:trPr>
          <w:trHeight w:val="360"/>
        </w:trPr>
        <w:tc>
          <w:tcPr>
            <w:tcW w:w="5577" w:type="dxa"/>
            <w:gridSpan w:val="2"/>
          </w:tcPr>
          <w:p w14:paraId="39B6C455"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Documentation Author Company Name:</w:t>
            </w:r>
          </w:p>
        </w:tc>
        <w:tc>
          <w:tcPr>
            <w:tcW w:w="5373" w:type="dxa"/>
            <w:gridSpan w:val="2"/>
          </w:tcPr>
          <w:p w14:paraId="3396BEF5"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Date Signed:</w:t>
            </w:r>
          </w:p>
        </w:tc>
      </w:tr>
      <w:tr w:rsidR="006E08F4" w:rsidRPr="006E08F4" w14:paraId="4C5BC1FC" w14:textId="77777777" w:rsidTr="00EA0E31">
        <w:trPr>
          <w:trHeight w:val="360"/>
        </w:trPr>
        <w:tc>
          <w:tcPr>
            <w:tcW w:w="5577" w:type="dxa"/>
            <w:gridSpan w:val="2"/>
          </w:tcPr>
          <w:p w14:paraId="60FC9E82"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Address:</w:t>
            </w:r>
          </w:p>
        </w:tc>
        <w:tc>
          <w:tcPr>
            <w:tcW w:w="5373" w:type="dxa"/>
            <w:gridSpan w:val="2"/>
          </w:tcPr>
          <w:p w14:paraId="5659C15C"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CEA/HERS Certification Identification (If applicable):</w:t>
            </w:r>
          </w:p>
        </w:tc>
      </w:tr>
      <w:tr w:rsidR="006E08F4" w:rsidRPr="006E08F4" w14:paraId="69408992" w14:textId="77777777" w:rsidTr="00EA0E31">
        <w:trPr>
          <w:trHeight w:val="360"/>
        </w:trPr>
        <w:tc>
          <w:tcPr>
            <w:tcW w:w="5577" w:type="dxa"/>
            <w:gridSpan w:val="2"/>
          </w:tcPr>
          <w:p w14:paraId="772DB909"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City/State/Zip:</w:t>
            </w:r>
          </w:p>
        </w:tc>
        <w:tc>
          <w:tcPr>
            <w:tcW w:w="5373" w:type="dxa"/>
            <w:gridSpan w:val="2"/>
          </w:tcPr>
          <w:p w14:paraId="30207BF7"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Phone:</w:t>
            </w:r>
          </w:p>
        </w:tc>
      </w:tr>
      <w:tr w:rsidR="006E08F4" w:rsidRPr="006E08F4" w14:paraId="213829E2" w14:textId="77777777" w:rsidTr="00EA0E31">
        <w:tblPrEx>
          <w:tblCellMar>
            <w:left w:w="115" w:type="dxa"/>
            <w:right w:w="115" w:type="dxa"/>
          </w:tblCellMar>
        </w:tblPrEx>
        <w:trPr>
          <w:trHeight w:val="296"/>
        </w:trPr>
        <w:tc>
          <w:tcPr>
            <w:tcW w:w="10950" w:type="dxa"/>
            <w:gridSpan w:val="4"/>
            <w:vAlign w:val="center"/>
          </w:tcPr>
          <w:p w14:paraId="6BEA93E2" w14:textId="77777777" w:rsidR="006E08F4" w:rsidRPr="006E08F4" w:rsidRDefault="006E08F4" w:rsidP="006E08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6E08F4">
              <w:rPr>
                <w:rFonts w:asciiTheme="minorHAnsi" w:eastAsia="Times New Roman" w:hAnsiTheme="minorHAnsi" w:cs="Arial"/>
                <w:b/>
                <w:caps/>
                <w:sz w:val="20"/>
                <w:szCs w:val="20"/>
              </w:rPr>
              <w:t xml:space="preserve">Responsible Person's Declaration statement  </w:t>
            </w:r>
          </w:p>
        </w:tc>
      </w:tr>
      <w:tr w:rsidR="006E08F4" w:rsidRPr="006E08F4" w14:paraId="71632AE2" w14:textId="77777777" w:rsidTr="00EA0E31">
        <w:tblPrEx>
          <w:tblCellMar>
            <w:left w:w="115" w:type="dxa"/>
            <w:right w:w="115" w:type="dxa"/>
          </w:tblCellMar>
        </w:tblPrEx>
        <w:trPr>
          <w:trHeight w:val="504"/>
        </w:trPr>
        <w:tc>
          <w:tcPr>
            <w:tcW w:w="10950" w:type="dxa"/>
            <w:gridSpan w:val="4"/>
          </w:tcPr>
          <w:p w14:paraId="02AB826C" w14:textId="77777777" w:rsidR="006E08F4" w:rsidRPr="006E08F4" w:rsidRDefault="006E08F4" w:rsidP="007E0960">
            <w:pPr>
              <w:keepNext/>
              <w:spacing w:after="0" w:line="240" w:lineRule="auto"/>
              <w:rPr>
                <w:rFonts w:eastAsia="Times New Roman"/>
                <w:sz w:val="20"/>
                <w:szCs w:val="20"/>
              </w:rPr>
            </w:pPr>
            <w:r w:rsidRPr="006E08F4">
              <w:rPr>
                <w:rFonts w:eastAsia="Times New Roman"/>
                <w:sz w:val="20"/>
                <w:szCs w:val="20"/>
              </w:rPr>
              <w:t>I certify the following under penalty of perjury, under the laws of the State of California:</w:t>
            </w:r>
          </w:p>
          <w:p w14:paraId="08B70902"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Bidi"/>
                <w:caps/>
                <w:sz w:val="20"/>
                <w:szCs w:val="20"/>
              </w:rPr>
            </w:pPr>
            <w:r w:rsidRPr="006E08F4">
              <w:rPr>
                <w:rFonts w:asciiTheme="minorHAnsi" w:eastAsia="Times New Roman" w:hAnsiTheme="minorHAnsi" w:cstheme="minorBidi"/>
                <w:sz w:val="20"/>
                <w:szCs w:val="20"/>
              </w:rPr>
              <w:t xml:space="preserve">The information provided on this certificate of installation is true and correct. </w:t>
            </w:r>
          </w:p>
          <w:p w14:paraId="70E145CD"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HAnsi"/>
                <w:caps/>
                <w:sz w:val="20"/>
                <w:szCs w:val="20"/>
              </w:rPr>
            </w:pPr>
            <w:r w:rsidRPr="006E08F4">
              <w:rPr>
                <w:rFonts w:asciiTheme="minorHAnsi" w:eastAsia="Times New Roman" w:hAnsiTheme="minorHAnsi" w:cstheme="minorHAns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D3FC386"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HAnsi"/>
                <w:caps/>
                <w:sz w:val="20"/>
                <w:szCs w:val="20"/>
              </w:rPr>
            </w:pPr>
            <w:r w:rsidRPr="006E08F4">
              <w:rPr>
                <w:rFonts w:asciiTheme="minorHAnsi" w:eastAsia="Times New Roman" w:hAnsiTheme="minorHAnsi" w:cstheme="minorHAnsi"/>
                <w:sz w:val="20"/>
                <w:szCs w:val="20"/>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23CB22F"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HAnsi"/>
                <w:caps/>
                <w:sz w:val="20"/>
                <w:szCs w:val="20"/>
              </w:rPr>
            </w:pPr>
            <w:r w:rsidRPr="006E08F4">
              <w:rPr>
                <w:rFonts w:asciiTheme="minorHAnsi" w:eastAsia="Times New Roman" w:hAnsiTheme="minorHAnsi" w:cstheme="minorHAns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D8CB25B"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Bidi"/>
                <w:caps/>
                <w:sz w:val="20"/>
                <w:szCs w:val="20"/>
              </w:rPr>
            </w:pPr>
            <w:r w:rsidRPr="006E08F4">
              <w:rPr>
                <w:rFonts w:asciiTheme="minorHAnsi" w:eastAsia="Times New Roman" w:hAnsiTheme="minorHAnsi" w:cstheme="minorBidi"/>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9A31B83"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sz w:val="20"/>
                <w:szCs w:val="20"/>
              </w:rPr>
            </w:pPr>
            <w:r w:rsidRPr="006E08F4">
              <w:rPr>
                <w:rFonts w:asciiTheme="minorHAnsi" w:eastAsia="Times New Roman" w:hAnsiTheme="minorHAnsi" w:cstheme="minorBid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E08F4" w:rsidRPr="006E08F4" w14:paraId="33709A41" w14:textId="77777777" w:rsidTr="00EA0E31">
        <w:tblPrEx>
          <w:tblCellMar>
            <w:left w:w="108" w:type="dxa"/>
            <w:right w:w="108" w:type="dxa"/>
          </w:tblCellMar>
        </w:tblPrEx>
        <w:trPr>
          <w:trHeight w:val="360"/>
        </w:trPr>
        <w:tc>
          <w:tcPr>
            <w:tcW w:w="5307" w:type="dxa"/>
          </w:tcPr>
          <w:p w14:paraId="04710615" w14:textId="77777777" w:rsidR="006E08F4" w:rsidRPr="006E08F4" w:rsidRDefault="006E08F4" w:rsidP="006E08F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Responsible Builder/Installer Name:</w:t>
            </w:r>
          </w:p>
        </w:tc>
        <w:tc>
          <w:tcPr>
            <w:tcW w:w="5643" w:type="dxa"/>
            <w:gridSpan w:val="3"/>
          </w:tcPr>
          <w:p w14:paraId="7F030F58" w14:textId="77777777" w:rsidR="006E08F4" w:rsidRPr="006E08F4" w:rsidRDefault="006E08F4" w:rsidP="006E08F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Responsible Builder/Installer Signature:</w:t>
            </w:r>
          </w:p>
        </w:tc>
      </w:tr>
      <w:tr w:rsidR="006E08F4" w:rsidRPr="006E08F4" w14:paraId="5BA58355"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1DA900D"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8D4ED6F"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Position With Company (Title):</w:t>
            </w:r>
          </w:p>
        </w:tc>
      </w:tr>
      <w:tr w:rsidR="006E08F4" w:rsidRPr="006E08F4" w14:paraId="140E61C0"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7AC33B6"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448B32C"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CSLB License:</w:t>
            </w:r>
          </w:p>
        </w:tc>
      </w:tr>
      <w:tr w:rsidR="006E08F4" w:rsidRPr="006E08F4" w14:paraId="251EBA50"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C8B029"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C1ACB37"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Phone</w:t>
            </w:r>
          </w:p>
        </w:tc>
        <w:tc>
          <w:tcPr>
            <w:tcW w:w="2822" w:type="dxa"/>
            <w:tcBorders>
              <w:top w:val="single" w:sz="4" w:space="0" w:color="auto"/>
              <w:left w:val="single" w:sz="4" w:space="0" w:color="auto"/>
              <w:bottom w:val="single" w:sz="4" w:space="0" w:color="auto"/>
              <w:right w:val="single" w:sz="4" w:space="0" w:color="auto"/>
            </w:tcBorders>
          </w:tcPr>
          <w:p w14:paraId="0AF2F146"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Date Signed:</w:t>
            </w:r>
          </w:p>
        </w:tc>
      </w:tr>
      <w:tr w:rsidR="006E08F4" w:rsidRPr="006E08F4" w14:paraId="5C0D2766"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DE452A"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8101547"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 xml:space="preserve">Name of TPQCP (if applicable): </w:t>
            </w:r>
          </w:p>
        </w:tc>
      </w:tr>
    </w:tbl>
    <w:p w14:paraId="0F7F4534" w14:textId="77777777" w:rsidR="006D2E42" w:rsidRPr="00236F4B" w:rsidRDefault="006D2E42" w:rsidP="00DC522B">
      <w:pPr>
        <w:spacing w:after="0" w:line="240" w:lineRule="auto"/>
        <w:rPr>
          <w:rFonts w:asciiTheme="minorHAnsi" w:hAnsiTheme="minorHAnsi" w:cstheme="minorHAnsi"/>
          <w:b/>
          <w:sz w:val="18"/>
          <w:szCs w:val="18"/>
        </w:rPr>
      </w:pPr>
    </w:p>
    <w:p w14:paraId="0F7F4535" w14:textId="77777777" w:rsidR="006D2E42" w:rsidRPr="00236F4B" w:rsidRDefault="006D2E42" w:rsidP="00DC522B">
      <w:pPr>
        <w:spacing w:after="0" w:line="240" w:lineRule="auto"/>
        <w:rPr>
          <w:rFonts w:asciiTheme="minorHAnsi" w:hAnsiTheme="minorHAnsi" w:cstheme="minorHAnsi"/>
          <w:b/>
          <w:sz w:val="18"/>
          <w:szCs w:val="18"/>
        </w:rPr>
      </w:pPr>
    </w:p>
    <w:p w14:paraId="5C983BD0" w14:textId="1FE8C85E" w:rsidR="00E04539" w:rsidRDefault="00E04539" w:rsidP="00585D1F">
      <w:pPr>
        <w:spacing w:after="0" w:line="240" w:lineRule="auto"/>
        <w:jc w:val="center"/>
        <w:rPr>
          <w:rFonts w:asciiTheme="minorHAnsi" w:hAnsiTheme="minorHAnsi" w:cstheme="minorHAnsi"/>
          <w:b/>
          <w:sz w:val="18"/>
          <w:szCs w:val="18"/>
        </w:rPr>
        <w:sectPr w:rsidR="00E04539" w:rsidSect="00236F4B">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p w14:paraId="45213D9A" w14:textId="6A3DB6BC" w:rsidR="00585D1F" w:rsidRPr="00236F4B" w:rsidRDefault="00585D1F" w:rsidP="00585D1F">
      <w:pPr>
        <w:spacing w:after="0" w:line="240" w:lineRule="auto"/>
        <w:jc w:val="center"/>
        <w:rPr>
          <w:b/>
          <w:sz w:val="18"/>
          <w:szCs w:val="18"/>
        </w:rPr>
      </w:pPr>
      <w:r w:rsidRPr="00236F4B">
        <w:rPr>
          <w:b/>
          <w:sz w:val="18"/>
          <w:szCs w:val="18"/>
        </w:rPr>
        <w:lastRenderedPageBreak/>
        <w:t>CF2R-PLB-22-H User Instructions</w:t>
      </w:r>
    </w:p>
    <w:p w14:paraId="147A221A"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1498D549" w:rsidR="00585D1F" w:rsidRPr="00236F4B"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236F4B">
        <w:rPr>
          <w:rFonts w:asciiTheme="minorHAnsi" w:hAnsiTheme="minorHAnsi" w:cs="Arial"/>
          <w:b/>
          <w:sz w:val="18"/>
          <w:szCs w:val="18"/>
        </w:rPr>
        <w:t>A</w:t>
      </w:r>
      <w:r w:rsidR="00585D1F" w:rsidRPr="00236F4B">
        <w:rPr>
          <w:rFonts w:asciiTheme="minorHAnsi" w:hAnsiTheme="minorHAnsi" w:cs="Arial"/>
          <w:b/>
          <w:sz w:val="18"/>
          <w:szCs w:val="18"/>
        </w:rPr>
        <w:t xml:space="preserve">. Design </w:t>
      </w:r>
      <w:r w:rsidR="003A7C55">
        <w:rPr>
          <w:rFonts w:asciiTheme="minorHAnsi" w:hAnsiTheme="minorHAnsi" w:cstheme="minorHAnsi"/>
          <w:b/>
          <w:sz w:val="20"/>
          <w:szCs w:val="20"/>
        </w:rPr>
        <w:t xml:space="preserve">HERS Verified </w:t>
      </w:r>
      <w:r w:rsidR="0025496C">
        <w:rPr>
          <w:rFonts w:asciiTheme="minorHAnsi" w:hAnsiTheme="minorHAnsi" w:cs="Arial"/>
          <w:b/>
          <w:sz w:val="18"/>
          <w:szCs w:val="18"/>
        </w:rPr>
        <w:t>Dwelling Unit</w:t>
      </w:r>
      <w:r w:rsidR="0025496C" w:rsidRPr="00236F4B">
        <w:rPr>
          <w:rFonts w:asciiTheme="minorHAnsi" w:hAnsiTheme="minorHAnsi" w:cs="Arial"/>
          <w:b/>
          <w:sz w:val="18"/>
          <w:szCs w:val="18"/>
        </w:rPr>
        <w:t xml:space="preserve"> </w:t>
      </w:r>
      <w:r w:rsidR="00585D1F" w:rsidRPr="00236F4B">
        <w:rPr>
          <w:rFonts w:asciiTheme="minorHAnsi" w:hAnsiTheme="minorHAnsi" w:cs="Arial"/>
          <w:b/>
          <w:sz w:val="18"/>
          <w:szCs w:val="18"/>
        </w:rPr>
        <w:t>Water Heating Systems Information</w:t>
      </w:r>
    </w:p>
    <w:p w14:paraId="036FDD4A" w14:textId="129B10D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236F4B">
        <w:rPr>
          <w:rFonts w:asciiTheme="minorHAnsi" w:hAnsiTheme="minorHAnsi"/>
          <w:sz w:val="18"/>
          <w:szCs w:val="18"/>
        </w:rPr>
        <w:t xml:space="preserve">This table reports the water heating system features that were specified on the registered CF1R compliance document for this project. </w:t>
      </w:r>
      <w:r w:rsidR="00E04539">
        <w:rPr>
          <w:rFonts w:asciiTheme="minorHAnsi" w:hAnsiTheme="minorHAnsi"/>
          <w:sz w:val="18"/>
          <w:szCs w:val="18"/>
        </w:rPr>
        <w:t>His section is f</w:t>
      </w:r>
      <w:r w:rsidRPr="00236F4B">
        <w:rPr>
          <w:rFonts w:asciiTheme="minorHAnsi" w:hAnsiTheme="minorHAnsi"/>
          <w:sz w:val="18"/>
          <w:szCs w:val="18"/>
        </w:rPr>
        <w:t>or information</w:t>
      </w:r>
      <w:r w:rsidR="00E04539">
        <w:rPr>
          <w:rFonts w:asciiTheme="minorHAnsi" w:hAnsiTheme="minorHAnsi"/>
          <w:sz w:val="18"/>
          <w:szCs w:val="18"/>
        </w:rPr>
        <w:t>/verification purposes</w:t>
      </w:r>
      <w:r w:rsidRPr="00236F4B">
        <w:rPr>
          <w:rFonts w:asciiTheme="minorHAnsi" w:hAnsiTheme="minorHAnsi"/>
          <w:sz w:val="18"/>
          <w:szCs w:val="18"/>
        </w:rPr>
        <w:t xml:space="preserve"> only and requires no user input.</w:t>
      </w:r>
    </w:p>
    <w:p w14:paraId="75891B73"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612DE64B" w14:textId="09D4488B" w:rsidR="00A2703C" w:rsidRPr="005828AE" w:rsidRDefault="00A2703C" w:rsidP="00A2703C">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E53F9A">
        <w:rPr>
          <w:rFonts w:asciiTheme="minorHAnsi" w:hAnsiTheme="minorHAnsi" w:cstheme="minorHAnsi"/>
          <w:b/>
          <w:sz w:val="18"/>
          <w:szCs w:val="18"/>
        </w:rPr>
        <w:t>2</w:t>
      </w:r>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6A893849" w14:textId="77777777" w:rsidR="00A2703C" w:rsidRDefault="00A2703C" w:rsidP="00A2703C">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35444689" w14:textId="77777777" w:rsidR="00A2703C" w:rsidRDefault="00A2703C" w:rsidP="00A2703C">
      <w:pPr>
        <w:keepNext/>
        <w:spacing w:after="0" w:line="240" w:lineRule="auto"/>
        <w:rPr>
          <w:rFonts w:asciiTheme="minorHAnsi" w:hAnsiTheme="minorHAnsi" w:cstheme="minorHAnsi"/>
          <w:sz w:val="18"/>
          <w:szCs w:val="18"/>
        </w:rPr>
      </w:pPr>
    </w:p>
    <w:p w14:paraId="7C2891E7" w14:textId="261957A6" w:rsidR="00720D79" w:rsidRPr="00236F4B" w:rsidRDefault="006E1E98" w:rsidP="00A2703C">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B</w:t>
      </w:r>
      <w:r w:rsidR="00720D79" w:rsidRPr="00236F4B">
        <w:rPr>
          <w:rFonts w:asciiTheme="minorHAnsi" w:hAnsiTheme="minorHAnsi" w:cstheme="minorHAnsi"/>
          <w:b/>
          <w:sz w:val="18"/>
          <w:szCs w:val="18"/>
        </w:rPr>
        <w:t xml:space="preserve">. Installed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Systems Information</w:t>
      </w:r>
    </w:p>
    <w:p w14:paraId="3B724820" w14:textId="1DD2E288"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54588895" w14:textId="5311577E" w:rsidR="00FB4EA5" w:rsidRPr="00EE55E3" w:rsidRDefault="00FB4EA5"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Dwelling Unit Name - Reference information from Table A. </w:t>
      </w:r>
    </w:p>
    <w:p w14:paraId="2A45BB2F" w14:textId="686FDFD1"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Water Heating System ID or Name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502ABF75" w14:textId="5690F2A8"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Water Heating System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The different kinds of water heating system type are DHW, or Combined Hydronic.</w:t>
      </w:r>
    </w:p>
    <w:p w14:paraId="12FFCCFD" w14:textId="78E46A83"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Water Heater Type – </w:t>
      </w:r>
      <w:r w:rsidR="0087483C" w:rsidRPr="00EE55E3">
        <w:rPr>
          <w:rFonts w:asciiTheme="minorHAnsi" w:hAnsiTheme="minorHAnsi" w:cstheme="minorHAnsi"/>
          <w:sz w:val="18"/>
          <w:szCs w:val="18"/>
        </w:rPr>
        <w:t>Reference i</w:t>
      </w:r>
      <w:r w:rsidRPr="00EE55E3">
        <w:rPr>
          <w:rFonts w:asciiTheme="minorHAnsi" w:hAnsiTheme="minorHAnsi" w:cstheme="minorHAnsi"/>
          <w:sz w:val="18"/>
          <w:szCs w:val="18"/>
        </w:rPr>
        <w:t xml:space="preserve">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The different kinds of water heaters are Large/Commercial Storage, Small/Consumer Storage, Residential-Duty Commercial Storage, Heat Pump, Boiler, Large/Commercial Instantaneous, Small/Consumer Instantaneous, Residential-Duty Commercial Instantaneous or Indirect.</w:t>
      </w:r>
    </w:p>
    <w:p w14:paraId="7A67C572" w14:textId="50F61B78"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 of </w:t>
      </w:r>
      <w:r w:rsidR="001822B4" w:rsidRPr="00EE55E3">
        <w:rPr>
          <w:rFonts w:asciiTheme="minorHAnsi" w:eastAsia="Times New Roman" w:hAnsiTheme="minorHAnsi" w:cstheme="minorHAnsi"/>
          <w:sz w:val="18"/>
          <w:szCs w:val="20"/>
        </w:rPr>
        <w:t xml:space="preserve">Like (or Identical) </w:t>
      </w:r>
      <w:r w:rsidRPr="00EE55E3">
        <w:rPr>
          <w:rFonts w:asciiTheme="minorHAnsi" w:hAnsiTheme="minorHAnsi" w:cstheme="minorHAnsi"/>
          <w:sz w:val="18"/>
          <w:szCs w:val="18"/>
        </w:rPr>
        <w:t xml:space="preserve">Water Heaters in system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1F48CB14" w14:textId="61941624"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Fuel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xml:space="preserve">. The different kinds of fuel types are </w:t>
      </w:r>
      <w:r w:rsidR="0087483C" w:rsidRPr="00EE55E3">
        <w:rPr>
          <w:rFonts w:asciiTheme="minorHAnsi" w:hAnsiTheme="minorHAnsi" w:cstheme="minorHAnsi"/>
          <w:sz w:val="18"/>
          <w:szCs w:val="18"/>
        </w:rPr>
        <w:t xml:space="preserve">heat pump, electric resistance, </w:t>
      </w:r>
      <w:r w:rsidRPr="00EE55E3">
        <w:rPr>
          <w:rFonts w:asciiTheme="minorHAnsi" w:hAnsiTheme="minorHAnsi" w:cstheme="minorHAnsi"/>
          <w:sz w:val="18"/>
          <w:szCs w:val="18"/>
        </w:rPr>
        <w:t xml:space="preserve">natural gas, </w:t>
      </w:r>
      <w:r w:rsidR="0087483C" w:rsidRPr="00EE55E3">
        <w:rPr>
          <w:rFonts w:asciiTheme="minorHAnsi" w:hAnsiTheme="minorHAnsi" w:cstheme="minorHAnsi"/>
          <w:sz w:val="18"/>
          <w:szCs w:val="18"/>
        </w:rPr>
        <w:t xml:space="preserve">and </w:t>
      </w:r>
      <w:r w:rsidRPr="00EE55E3">
        <w:rPr>
          <w:rFonts w:asciiTheme="minorHAnsi" w:hAnsiTheme="minorHAnsi" w:cstheme="minorHAnsi"/>
          <w:sz w:val="18"/>
          <w:szCs w:val="18"/>
        </w:rPr>
        <w:t>propane.</w:t>
      </w:r>
    </w:p>
    <w:p w14:paraId="46A38320" w14:textId="6EB087E1"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Rated Input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For natural gas</w:t>
      </w:r>
      <w:r w:rsidR="0087483C" w:rsidRPr="00EE55E3">
        <w:rPr>
          <w:rFonts w:asciiTheme="minorHAnsi" w:hAnsiTheme="minorHAnsi" w:cstheme="minorHAnsi"/>
          <w:sz w:val="18"/>
          <w:szCs w:val="18"/>
        </w:rPr>
        <w:t xml:space="preserve"> and</w:t>
      </w:r>
      <w:r w:rsidRPr="00EE55E3">
        <w:rPr>
          <w:rFonts w:asciiTheme="minorHAnsi" w:hAnsiTheme="minorHAnsi" w:cstheme="minorHAnsi"/>
          <w:sz w:val="18"/>
          <w:szCs w:val="18"/>
        </w:rPr>
        <w:t xml:space="preserve"> propane</w:t>
      </w:r>
      <w:r w:rsidR="0087483C" w:rsidRPr="00EE55E3">
        <w:rPr>
          <w:rFonts w:asciiTheme="minorHAnsi" w:hAnsiTheme="minorHAnsi" w:cstheme="minorHAnsi"/>
          <w:sz w:val="18"/>
          <w:szCs w:val="18"/>
        </w:rPr>
        <w:t>,</w:t>
      </w:r>
      <w:r w:rsidRPr="00EE55E3">
        <w:rPr>
          <w:rFonts w:asciiTheme="minorHAnsi" w:hAnsiTheme="minorHAnsi" w:cstheme="minorHAnsi"/>
          <w:sz w:val="18"/>
          <w:szCs w:val="18"/>
        </w:rPr>
        <w:t xml:space="preserve"> the input type is Btu/hr. For </w:t>
      </w:r>
      <w:r w:rsidR="0087483C" w:rsidRPr="00EE55E3">
        <w:rPr>
          <w:rFonts w:asciiTheme="minorHAnsi" w:hAnsiTheme="minorHAnsi" w:cstheme="minorHAnsi"/>
          <w:sz w:val="18"/>
          <w:szCs w:val="18"/>
        </w:rPr>
        <w:t xml:space="preserve">heat pump and </w:t>
      </w:r>
      <w:r w:rsidRPr="00EE55E3">
        <w:rPr>
          <w:rFonts w:asciiTheme="minorHAnsi" w:hAnsiTheme="minorHAnsi" w:cstheme="minorHAnsi"/>
          <w:sz w:val="18"/>
          <w:szCs w:val="18"/>
        </w:rPr>
        <w:t>electric</w:t>
      </w:r>
      <w:r w:rsidR="0087483C" w:rsidRPr="00EE55E3">
        <w:rPr>
          <w:rFonts w:asciiTheme="minorHAnsi" w:hAnsiTheme="minorHAnsi" w:cstheme="minorHAnsi"/>
          <w:sz w:val="18"/>
          <w:szCs w:val="18"/>
        </w:rPr>
        <w:t xml:space="preserve"> resistance,</w:t>
      </w:r>
      <w:r w:rsidRPr="00EE55E3">
        <w:rPr>
          <w:rFonts w:asciiTheme="minorHAnsi" w:hAnsiTheme="minorHAnsi" w:cstheme="minorHAnsi"/>
          <w:sz w:val="18"/>
          <w:szCs w:val="18"/>
        </w:rPr>
        <w:t xml:space="preserve"> the input type is kW.</w:t>
      </w:r>
    </w:p>
    <w:p w14:paraId="09EA39B2" w14:textId="620CFD6D"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Rated Input Value – User input. Numerical value of the rated input. Must be equal to or less than value indicated on the CF1R.</w:t>
      </w:r>
    </w:p>
    <w:p w14:paraId="27595D51" w14:textId="7C78012E" w:rsidR="006E1E98" w:rsidRPr="0087483C" w:rsidDel="00455E0B" w:rsidRDefault="006E1E98" w:rsidP="0070121D">
      <w:pPr>
        <w:keepNext/>
        <w:spacing w:after="0" w:line="240" w:lineRule="auto"/>
        <w:ind w:left="720" w:hanging="360"/>
        <w:rPr>
          <w:del w:id="11" w:author="Alhabibi, Haider@Energy" w:date="2022-06-21T13:28:00Z"/>
          <w:rFonts w:asciiTheme="minorHAnsi" w:hAnsiTheme="minorHAnsi" w:cstheme="minorHAnsi"/>
          <w:sz w:val="18"/>
          <w:szCs w:val="18"/>
        </w:rPr>
      </w:pPr>
      <w:del w:id="12" w:author="Alhabibi, Haider@Energy" w:date="2022-06-21T13:28:00Z">
        <w:r w:rsidRPr="0036442C" w:rsidDel="00455E0B">
          <w:rPr>
            <w:rFonts w:asciiTheme="minorHAnsi" w:hAnsiTheme="minorHAnsi" w:cstheme="minorHAnsi"/>
            <w:sz w:val="18"/>
            <w:szCs w:val="18"/>
          </w:rPr>
          <w:delText>0</w:delText>
        </w:r>
        <w:r w:rsidR="00FB4EA5" w:rsidDel="00455E0B">
          <w:rPr>
            <w:rFonts w:asciiTheme="minorHAnsi" w:hAnsiTheme="minorHAnsi" w:cstheme="minorHAnsi"/>
            <w:sz w:val="18"/>
            <w:szCs w:val="18"/>
          </w:rPr>
          <w:delText>9</w:delText>
        </w:r>
        <w:r w:rsidRPr="0036442C" w:rsidDel="00455E0B">
          <w:rPr>
            <w:rFonts w:asciiTheme="minorHAnsi" w:hAnsiTheme="minorHAnsi" w:cstheme="minorHAnsi"/>
            <w:sz w:val="18"/>
            <w:szCs w:val="18"/>
          </w:rPr>
          <w:delText xml:space="preserve"> Central DHW System Distribution - Reference information from </w:delText>
        </w:r>
        <w:r w:rsidR="0087483C" w:rsidDel="00455E0B">
          <w:rPr>
            <w:rFonts w:asciiTheme="minorHAnsi" w:hAnsiTheme="minorHAnsi" w:cstheme="minorHAnsi"/>
            <w:sz w:val="18"/>
            <w:szCs w:val="18"/>
          </w:rPr>
          <w:delText>Table A</w:delText>
        </w:r>
        <w:r w:rsidRPr="0087483C" w:rsidDel="00455E0B">
          <w:rPr>
            <w:rFonts w:asciiTheme="minorHAnsi" w:hAnsiTheme="minorHAnsi" w:cstheme="minorHAnsi"/>
            <w:sz w:val="18"/>
            <w:szCs w:val="18"/>
          </w:rPr>
          <w:delText>.</w:delText>
        </w:r>
      </w:del>
    </w:p>
    <w:p w14:paraId="79B417AF" w14:textId="583AAEBC" w:rsidR="00720D79" w:rsidRPr="00EE55E3" w:rsidRDefault="00720D79" w:rsidP="005B0033">
      <w:pPr>
        <w:pStyle w:val="ListParagraph"/>
        <w:keepNext/>
        <w:numPr>
          <w:ilvl w:val="0"/>
          <w:numId w:val="25"/>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Dwelling Unit DHW System Distribution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38E7CB77" w14:textId="4BBF4074" w:rsidR="00770BE1" w:rsidRPr="00EE55E3" w:rsidRDefault="00770BE1" w:rsidP="005B0033">
      <w:pPr>
        <w:pStyle w:val="ListParagraph"/>
        <w:keepNext/>
        <w:numPr>
          <w:ilvl w:val="0"/>
          <w:numId w:val="25"/>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Compact Distribution - Reference information from </w:t>
      </w:r>
      <w:r w:rsidR="0036442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0CFD935B" w14:textId="1E237208" w:rsidR="00720D79" w:rsidRPr="00EE55E3" w:rsidRDefault="007B0D5E" w:rsidP="005B0033">
      <w:pPr>
        <w:pStyle w:val="ListParagraph"/>
        <w:keepNext/>
        <w:numPr>
          <w:ilvl w:val="0"/>
          <w:numId w:val="25"/>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Drain Water Heat Recovery - Reference information from </w:t>
      </w:r>
      <w:r w:rsidR="0036442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783871E2" w14:textId="6649C32D" w:rsidR="00B416AE" w:rsidRDefault="00B416AE" w:rsidP="007B0D5E">
      <w:pPr>
        <w:keepNext/>
        <w:spacing w:after="0" w:line="240" w:lineRule="auto"/>
        <w:ind w:firstLine="270"/>
        <w:rPr>
          <w:rFonts w:asciiTheme="minorHAnsi" w:hAnsiTheme="minorHAnsi" w:cstheme="minorHAnsi"/>
          <w:sz w:val="18"/>
          <w:szCs w:val="18"/>
        </w:rPr>
      </w:pPr>
    </w:p>
    <w:p w14:paraId="67E94137" w14:textId="07777E2E" w:rsidR="00B416AE" w:rsidRPr="005828AE" w:rsidRDefault="00A2703C" w:rsidP="00B416AE">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B416AE" w:rsidRPr="005828AE">
        <w:rPr>
          <w:rFonts w:asciiTheme="minorHAnsi" w:hAnsiTheme="minorHAnsi" w:cstheme="minorHAnsi"/>
          <w:b/>
          <w:sz w:val="18"/>
          <w:szCs w:val="18"/>
        </w:rPr>
        <w:t xml:space="preserve">. Installed </w:t>
      </w:r>
      <w:r w:rsidR="004C5832" w:rsidRPr="00C1150F">
        <w:rPr>
          <w:rFonts w:cstheme="minorHAnsi"/>
          <w:b/>
          <w:sz w:val="20"/>
          <w:szCs w:val="20"/>
        </w:rPr>
        <w:t xml:space="preserve">HERS Verified </w:t>
      </w:r>
      <w:r w:rsidR="00B416AE" w:rsidRPr="005828AE">
        <w:rPr>
          <w:rFonts w:asciiTheme="minorHAnsi" w:hAnsiTheme="minorHAnsi" w:cstheme="minorHAnsi"/>
          <w:b/>
          <w:sz w:val="18"/>
          <w:szCs w:val="18"/>
        </w:rPr>
        <w:t xml:space="preserve">Dwelling Unit </w:t>
      </w:r>
      <w:r w:rsidR="00B416AE" w:rsidRPr="006B6989">
        <w:rPr>
          <w:rFonts w:asciiTheme="minorHAnsi" w:hAnsiTheme="minorHAnsi" w:cstheme="minorHAnsi"/>
          <w:b/>
          <w:sz w:val="18"/>
          <w:szCs w:val="18"/>
        </w:rPr>
        <w:t xml:space="preserve">HPWH System </w:t>
      </w:r>
      <w:r w:rsidR="00B416AE" w:rsidRPr="005828AE">
        <w:rPr>
          <w:rFonts w:asciiTheme="minorHAnsi" w:hAnsiTheme="minorHAnsi" w:cstheme="minorHAnsi"/>
          <w:b/>
          <w:sz w:val="18"/>
          <w:szCs w:val="18"/>
        </w:rPr>
        <w:t>Information</w:t>
      </w:r>
    </w:p>
    <w:p w14:paraId="69425135" w14:textId="77777777" w:rsidR="00A049C9" w:rsidRPr="00A049C9" w:rsidRDefault="00A049C9" w:rsidP="00A049C9">
      <w:pPr>
        <w:keepNext/>
        <w:spacing w:after="0" w:line="240" w:lineRule="auto"/>
        <w:rPr>
          <w:rFonts w:asciiTheme="minorHAnsi" w:hAnsiTheme="minorHAnsi" w:cstheme="minorHAnsi"/>
          <w:sz w:val="18"/>
          <w:szCs w:val="18"/>
        </w:rPr>
      </w:pPr>
      <w:r w:rsidRPr="00A049C9">
        <w:rPr>
          <w:rFonts w:asciiTheme="minorHAnsi" w:hAnsiTheme="minorHAnsi" w:cstheme="minorHAnsi"/>
          <w:sz w:val="18"/>
          <w:szCs w:val="18"/>
        </w:rPr>
        <w:t>This table reports the water heating system information that is being installed. Require one line for each installed water heater.</w:t>
      </w:r>
    </w:p>
    <w:p w14:paraId="30323C71" w14:textId="5F2C1F74"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Dwelling Unit Name - Reference information from Table A</w:t>
      </w:r>
      <w:r w:rsidR="00D428A3"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12457AE5" w14:textId="6DC0DF13"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Water Heating System ID or Name – Reference information from Table A</w:t>
      </w:r>
      <w:r w:rsidR="00D428A3"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0E884D61" w14:textId="0A683C9A" w:rsidR="00A049C9" w:rsidRPr="005B0033" w:rsidRDefault="00A049C9" w:rsidP="005B0033">
      <w:pPr>
        <w:pStyle w:val="ListParagraph"/>
        <w:numPr>
          <w:ilvl w:val="0"/>
          <w:numId w:val="26"/>
        </w:num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Modeled Equipment Make and Model number – </w:t>
      </w:r>
      <w:r w:rsidR="004201F4" w:rsidRPr="005B0033">
        <w:rPr>
          <w:rFonts w:asciiTheme="minorHAnsi" w:hAnsiTheme="minorHAnsi" w:cstheme="minorHAnsi"/>
          <w:sz w:val="18"/>
          <w:szCs w:val="18"/>
        </w:rPr>
        <w:t>User input must be equal to the value indicated on Table A2 as default and allow user to override</w:t>
      </w:r>
      <w:r w:rsidRPr="005B0033">
        <w:rPr>
          <w:rFonts w:asciiTheme="minorHAnsi" w:hAnsiTheme="minorHAnsi" w:cstheme="minorHAnsi"/>
          <w:sz w:val="18"/>
          <w:szCs w:val="18"/>
        </w:rPr>
        <w:t>.</w:t>
      </w:r>
    </w:p>
    <w:p w14:paraId="1E0D3FD5" w14:textId="63FA06FF"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 of </w:t>
      </w:r>
      <w:r w:rsidRPr="005B0033">
        <w:rPr>
          <w:rFonts w:asciiTheme="minorHAnsi" w:eastAsia="Times New Roman" w:hAnsiTheme="minorHAnsi" w:cstheme="minorHAnsi"/>
          <w:sz w:val="18"/>
          <w:szCs w:val="20"/>
        </w:rPr>
        <w:t xml:space="preserve">Like (or Identical) </w:t>
      </w:r>
      <w:r w:rsidRPr="005B0033">
        <w:rPr>
          <w:rFonts w:asciiTheme="minorHAnsi" w:hAnsiTheme="minorHAnsi" w:cstheme="minorHAnsi"/>
          <w:sz w:val="18"/>
          <w:szCs w:val="18"/>
        </w:rPr>
        <w:t>Water Heaters in system –Reference information from Table A</w:t>
      </w:r>
      <w:r w:rsidR="00D428A3"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7D568DB1" w14:textId="27DBA0D2"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Tank Location – User input must equal reference information on Table A</w:t>
      </w:r>
      <w:r w:rsidR="00036FB1"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7C86ABCB" w14:textId="317165C4"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Exterior Tank Insulation – User Input must be equal to or greater than reference information from Table A</w:t>
      </w:r>
      <w:r w:rsidR="00036FB1"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55798B8C" w14:textId="74194DEB" w:rsidR="00A049C9" w:rsidRPr="005B0033" w:rsidRDefault="00A049C9" w:rsidP="005B0033">
      <w:pPr>
        <w:pStyle w:val="ListParagraph"/>
        <w:numPr>
          <w:ilvl w:val="0"/>
          <w:numId w:val="2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Dwelling Unit DHW System Distribution Type –Reference information from Table A</w:t>
      </w:r>
      <w:r w:rsidR="00036FB1"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32EB5CFE" w14:textId="66D937BC" w:rsidR="00A049C9" w:rsidRPr="005B0033" w:rsidRDefault="00A049C9" w:rsidP="005B0033">
      <w:pPr>
        <w:pStyle w:val="ListParagraph"/>
        <w:keepNext/>
        <w:numPr>
          <w:ilvl w:val="0"/>
          <w:numId w:val="26"/>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Compact Distribution - Reference information from Table A</w:t>
      </w:r>
      <w:r w:rsidR="00036FB1" w:rsidRPr="005B0033">
        <w:rPr>
          <w:rFonts w:asciiTheme="minorHAnsi" w:eastAsiaTheme="minorEastAsia" w:hAnsiTheme="minorHAnsi" w:cstheme="minorHAnsi"/>
          <w:sz w:val="18"/>
          <w:szCs w:val="18"/>
        </w:rPr>
        <w:t>2</w:t>
      </w:r>
      <w:r w:rsidRPr="005B0033">
        <w:rPr>
          <w:rFonts w:asciiTheme="minorHAnsi" w:eastAsiaTheme="minorEastAsia" w:hAnsiTheme="minorHAnsi" w:cstheme="minorHAnsi"/>
          <w:sz w:val="18"/>
          <w:szCs w:val="18"/>
        </w:rPr>
        <w:t>.</w:t>
      </w:r>
    </w:p>
    <w:p w14:paraId="36D187C4" w14:textId="77777777" w:rsidR="00B416AE" w:rsidRPr="00236F4B" w:rsidRDefault="00B416AE" w:rsidP="007B0D5E">
      <w:pPr>
        <w:keepNext/>
        <w:spacing w:after="0" w:line="240" w:lineRule="auto"/>
        <w:ind w:firstLine="270"/>
        <w:rPr>
          <w:rFonts w:asciiTheme="minorHAnsi" w:hAnsiTheme="minorHAnsi" w:cstheme="minorHAnsi"/>
          <w:sz w:val="18"/>
          <w:szCs w:val="18"/>
        </w:rPr>
      </w:pPr>
    </w:p>
    <w:p w14:paraId="735B7CAB" w14:textId="77777777" w:rsidR="007B0D5E" w:rsidRPr="00236F4B" w:rsidRDefault="007B0D5E" w:rsidP="00720D79">
      <w:pPr>
        <w:keepNext/>
        <w:spacing w:after="0" w:line="240" w:lineRule="auto"/>
        <w:rPr>
          <w:rFonts w:asciiTheme="minorHAnsi" w:hAnsiTheme="minorHAnsi" w:cstheme="minorHAnsi"/>
          <w:sz w:val="18"/>
          <w:szCs w:val="18"/>
        </w:rPr>
      </w:pPr>
    </w:p>
    <w:p w14:paraId="770ACA6B" w14:textId="5F821965" w:rsidR="00720D79" w:rsidRPr="00236F4B" w:rsidRDefault="006E1E98" w:rsidP="00720D79">
      <w:pPr>
        <w:keepNext/>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C</w:t>
      </w:r>
      <w:r w:rsidR="00720D79" w:rsidRPr="00236F4B">
        <w:rPr>
          <w:rFonts w:asciiTheme="minorHAnsi" w:hAnsiTheme="minorHAnsi" w:cstheme="minorHAnsi"/>
          <w:b/>
          <w:sz w:val="18"/>
          <w:szCs w:val="18"/>
        </w:rPr>
        <w:t xml:space="preserve">. Design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Efficiency Information</w:t>
      </w:r>
    </w:p>
    <w:p w14:paraId="74046C32" w14:textId="60FCE961" w:rsidR="00720D79" w:rsidRPr="00236F4B"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features that were specified on the registered CF1R compliance document for this project. </w:t>
      </w:r>
      <w:r w:rsidR="00E04539">
        <w:rPr>
          <w:rFonts w:asciiTheme="minorHAnsi" w:hAnsiTheme="minorHAnsi" w:cstheme="minorHAnsi"/>
          <w:sz w:val="18"/>
          <w:szCs w:val="18"/>
        </w:rPr>
        <w:t>This section is f</w:t>
      </w:r>
      <w:r w:rsidRPr="00236F4B">
        <w:rPr>
          <w:rFonts w:asciiTheme="minorHAnsi" w:hAnsiTheme="minorHAnsi" w:cstheme="minorHAnsi"/>
          <w:sz w:val="18"/>
          <w:szCs w:val="18"/>
        </w:rPr>
        <w:t>or information</w:t>
      </w:r>
      <w:r w:rsidR="00E04539">
        <w:rPr>
          <w:rFonts w:asciiTheme="minorHAnsi" w:hAnsiTheme="minorHAnsi" w:cstheme="minorHAnsi"/>
          <w:sz w:val="18"/>
          <w:szCs w:val="18"/>
        </w:rPr>
        <w:t>/verification purposes</w:t>
      </w:r>
      <w:r w:rsidRPr="00236F4B">
        <w:rPr>
          <w:rFonts w:asciiTheme="minorHAnsi" w:hAnsiTheme="minorHAnsi" w:cstheme="minorHAnsi"/>
          <w:sz w:val="18"/>
          <w:szCs w:val="18"/>
        </w:rPr>
        <w:t xml:space="preserve"> only and requires no user input.</w:t>
      </w:r>
    </w:p>
    <w:p w14:paraId="68B7A7C8" w14:textId="77777777" w:rsidR="00720D79" w:rsidRPr="00236F4B" w:rsidRDefault="00720D79" w:rsidP="00720D79">
      <w:pPr>
        <w:keepNext/>
        <w:spacing w:after="0" w:line="240" w:lineRule="auto"/>
        <w:rPr>
          <w:rFonts w:asciiTheme="minorHAnsi" w:hAnsiTheme="minorHAnsi" w:cstheme="minorHAnsi"/>
          <w:b/>
          <w:sz w:val="18"/>
          <w:szCs w:val="18"/>
        </w:rPr>
      </w:pPr>
    </w:p>
    <w:p w14:paraId="68AC99F7" w14:textId="54DCF1DC"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D</w:t>
      </w:r>
      <w:r w:rsidR="00720D79" w:rsidRPr="00236F4B">
        <w:rPr>
          <w:rFonts w:asciiTheme="minorHAnsi" w:hAnsiTheme="minorHAnsi" w:cstheme="minorHAnsi"/>
          <w:b/>
          <w:sz w:val="18"/>
          <w:szCs w:val="18"/>
        </w:rPr>
        <w:t xml:space="preserve">. Installed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Efficiency Information</w:t>
      </w:r>
    </w:p>
    <w:p w14:paraId="409B91AA" w14:textId="3E493CA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2B30070B" w14:textId="1111B01F" w:rsidR="00720D79" w:rsidRPr="005B0033" w:rsidRDefault="00720D79" w:rsidP="005B0033">
      <w:pPr>
        <w:pStyle w:val="ListParagraph"/>
        <w:numPr>
          <w:ilvl w:val="0"/>
          <w:numId w:val="2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B0033">
        <w:rPr>
          <w:rFonts w:asciiTheme="minorHAnsi" w:hAnsiTheme="minorHAnsi" w:cstheme="minorHAnsi"/>
          <w:sz w:val="18"/>
          <w:szCs w:val="18"/>
        </w:rPr>
        <w:t xml:space="preserve">Water Heating System ID or Name – Reference information from </w:t>
      </w:r>
      <w:r w:rsidR="0036442C" w:rsidRPr="005B0033">
        <w:rPr>
          <w:rFonts w:asciiTheme="minorHAnsi" w:hAnsiTheme="minorHAnsi" w:cstheme="minorHAnsi"/>
          <w:sz w:val="18"/>
          <w:szCs w:val="18"/>
        </w:rPr>
        <w:t>Table A.</w:t>
      </w:r>
    </w:p>
    <w:p w14:paraId="6C8AF421" w14:textId="6321609A"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Heating Efficiency Type – Reference information from </w:t>
      </w:r>
      <w:r w:rsidR="0036442C" w:rsidRPr="005B0033">
        <w:rPr>
          <w:rFonts w:asciiTheme="minorHAnsi" w:hAnsiTheme="minorHAnsi" w:cstheme="minorHAnsi"/>
          <w:sz w:val="18"/>
          <w:szCs w:val="18"/>
        </w:rPr>
        <w:t>Table C</w:t>
      </w:r>
      <w:r w:rsidRPr="005B0033">
        <w:rPr>
          <w:rFonts w:asciiTheme="minorHAnsi" w:hAnsiTheme="minorHAnsi" w:cstheme="minorHAnsi"/>
          <w:sz w:val="18"/>
          <w:szCs w:val="18"/>
        </w:rPr>
        <w:t xml:space="preserve">. Different efficiency types are </w:t>
      </w:r>
      <w:r w:rsidRPr="009C5096">
        <w:rPr>
          <w:rFonts w:asciiTheme="minorHAnsi" w:hAnsiTheme="minorHAnsi" w:cstheme="minorHAnsi"/>
          <w:sz w:val="18"/>
          <w:szCs w:val="18"/>
        </w:rPr>
        <w:t>Energy Factor</w:t>
      </w:r>
      <w:r w:rsidRPr="005B0033">
        <w:rPr>
          <w:rFonts w:asciiTheme="minorHAnsi" w:hAnsiTheme="minorHAnsi" w:cstheme="minorHAnsi"/>
          <w:sz w:val="18"/>
          <w:szCs w:val="18"/>
        </w:rPr>
        <w:t>, AFUE, UEF and Thermal Efficiency.</w:t>
      </w:r>
    </w:p>
    <w:p w14:paraId="29C48C9A" w14:textId="78FA10AD" w:rsidR="00720D79" w:rsidRPr="005B0033" w:rsidRDefault="00720D79" w:rsidP="005B0033">
      <w:pPr>
        <w:pStyle w:val="ListParagraph"/>
        <w:keepNext/>
        <w:numPr>
          <w:ilvl w:val="0"/>
          <w:numId w:val="28"/>
        </w:numPr>
        <w:spacing w:after="0" w:line="240" w:lineRule="auto"/>
        <w:rPr>
          <w:rFonts w:asciiTheme="minorHAnsi" w:hAnsiTheme="minorHAnsi" w:cstheme="minorHAnsi"/>
          <w:b/>
          <w:sz w:val="18"/>
          <w:szCs w:val="18"/>
        </w:rPr>
      </w:pPr>
      <w:r w:rsidRPr="005B0033">
        <w:rPr>
          <w:rFonts w:asciiTheme="minorHAnsi" w:hAnsiTheme="minorHAnsi" w:cstheme="minorHAnsi"/>
          <w:sz w:val="18"/>
          <w:szCs w:val="18"/>
        </w:rPr>
        <w:t xml:space="preserve">Heating Efficiency Value – User input </w:t>
      </w:r>
      <w:r w:rsidR="0036442C" w:rsidRPr="005B0033">
        <w:rPr>
          <w:rFonts w:asciiTheme="minorHAnsi" w:hAnsiTheme="minorHAnsi" w:cstheme="minorHAnsi"/>
          <w:sz w:val="18"/>
          <w:szCs w:val="18"/>
        </w:rPr>
        <w:t>m</w:t>
      </w:r>
      <w:r w:rsidRPr="005B0033">
        <w:rPr>
          <w:rFonts w:asciiTheme="minorHAnsi" w:hAnsiTheme="minorHAnsi" w:cstheme="minorHAnsi"/>
          <w:sz w:val="18"/>
          <w:szCs w:val="18"/>
        </w:rPr>
        <w:t>ust be equal to or higher efficiency than value indicated on the CF1R.</w:t>
      </w:r>
    </w:p>
    <w:p w14:paraId="7452B819" w14:textId="78003562"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Standby Loss – User input. Must be equal to or less than value indicated</w:t>
      </w:r>
      <w:r w:rsidR="00E04539" w:rsidRPr="005B0033">
        <w:rPr>
          <w:rFonts w:asciiTheme="minorHAnsi" w:hAnsiTheme="minorHAnsi" w:cstheme="minorHAnsi"/>
          <w:sz w:val="18"/>
          <w:szCs w:val="18"/>
        </w:rPr>
        <w:t xml:space="preserve"> in </w:t>
      </w:r>
      <w:r w:rsidR="0036442C" w:rsidRPr="005B0033">
        <w:rPr>
          <w:rFonts w:asciiTheme="minorHAnsi" w:hAnsiTheme="minorHAnsi" w:cstheme="minorHAnsi"/>
          <w:sz w:val="18"/>
          <w:szCs w:val="18"/>
        </w:rPr>
        <w:t>Table</w:t>
      </w:r>
      <w:r w:rsidR="00E04539" w:rsidRPr="005B0033">
        <w:rPr>
          <w:rFonts w:asciiTheme="minorHAnsi" w:hAnsiTheme="minorHAnsi" w:cstheme="minorHAnsi"/>
          <w:sz w:val="18"/>
          <w:szCs w:val="18"/>
        </w:rPr>
        <w:t xml:space="preserve"> C</w:t>
      </w:r>
      <w:r w:rsidRPr="005B0033">
        <w:rPr>
          <w:rFonts w:asciiTheme="minorHAnsi" w:hAnsiTheme="minorHAnsi" w:cstheme="minorHAnsi"/>
          <w:sz w:val="18"/>
          <w:szCs w:val="18"/>
        </w:rPr>
        <w:t xml:space="preserve">. Value may be N/A if CF1R value is N/A.  </w:t>
      </w:r>
    </w:p>
    <w:p w14:paraId="246D9437" w14:textId="78D853CA"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Exterior Insulation R-Value – User input. Must be equal to or higher than value indicated </w:t>
      </w:r>
      <w:r w:rsidR="00E04539" w:rsidRPr="005B0033">
        <w:rPr>
          <w:rFonts w:asciiTheme="minorHAnsi" w:hAnsiTheme="minorHAnsi" w:cstheme="minorHAnsi"/>
          <w:sz w:val="18"/>
          <w:szCs w:val="18"/>
        </w:rPr>
        <w:t xml:space="preserve">in </w:t>
      </w:r>
      <w:r w:rsidR="0036442C" w:rsidRPr="005B0033">
        <w:rPr>
          <w:rFonts w:asciiTheme="minorHAnsi" w:hAnsiTheme="minorHAnsi" w:cstheme="minorHAnsi"/>
          <w:sz w:val="18"/>
          <w:szCs w:val="18"/>
        </w:rPr>
        <w:t>Table</w:t>
      </w:r>
      <w:r w:rsidR="00E04539" w:rsidRPr="005B0033">
        <w:rPr>
          <w:rFonts w:asciiTheme="minorHAnsi" w:hAnsiTheme="minorHAnsi" w:cstheme="minorHAnsi"/>
          <w:sz w:val="18"/>
          <w:szCs w:val="18"/>
        </w:rPr>
        <w:t xml:space="preserve"> C</w:t>
      </w:r>
      <w:r w:rsidRPr="005B0033">
        <w:rPr>
          <w:rFonts w:asciiTheme="minorHAnsi" w:hAnsiTheme="minorHAnsi" w:cstheme="minorHAnsi"/>
          <w:sz w:val="18"/>
          <w:szCs w:val="18"/>
        </w:rPr>
        <w:t xml:space="preserve">. Value may be N/A if CF1R value is N/A.  </w:t>
      </w:r>
    </w:p>
    <w:p w14:paraId="0DC54883" w14:textId="752BB0D7" w:rsidR="006E1E98" w:rsidRPr="005B0033" w:rsidRDefault="006E1E98"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Water Heater Storage Volume (gal) – User input. Value may be N/A if water heater type is instantaneous with zero storage.</w:t>
      </w:r>
    </w:p>
    <w:p w14:paraId="1ADBC2A5" w14:textId="038A85F0"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Tank location – User input. Must be equal to system type indicated </w:t>
      </w:r>
      <w:r w:rsidR="00E04539" w:rsidRPr="005B0033">
        <w:rPr>
          <w:rFonts w:asciiTheme="minorHAnsi" w:hAnsiTheme="minorHAnsi" w:cstheme="minorHAnsi"/>
          <w:sz w:val="18"/>
          <w:szCs w:val="18"/>
        </w:rPr>
        <w:t xml:space="preserve">in </w:t>
      </w:r>
      <w:r w:rsidR="0036442C" w:rsidRPr="005B0033">
        <w:rPr>
          <w:rFonts w:asciiTheme="minorHAnsi" w:hAnsiTheme="minorHAnsi" w:cstheme="minorHAnsi"/>
          <w:sz w:val="18"/>
          <w:szCs w:val="18"/>
        </w:rPr>
        <w:t>Table</w:t>
      </w:r>
      <w:r w:rsidR="00E04539" w:rsidRPr="005B0033">
        <w:rPr>
          <w:rFonts w:asciiTheme="minorHAnsi" w:hAnsiTheme="minorHAnsi" w:cstheme="minorHAnsi"/>
          <w:sz w:val="18"/>
          <w:szCs w:val="18"/>
        </w:rPr>
        <w:t xml:space="preserve"> C</w:t>
      </w:r>
      <w:r w:rsidRPr="005B0033">
        <w:rPr>
          <w:rFonts w:asciiTheme="minorHAnsi" w:hAnsiTheme="minorHAnsi" w:cstheme="minorHAnsi"/>
          <w:sz w:val="18"/>
          <w:szCs w:val="18"/>
        </w:rPr>
        <w:t>.</w:t>
      </w:r>
    </w:p>
    <w:p w14:paraId="7DD59A20" w14:textId="29E90A4F" w:rsidR="005B0033" w:rsidRDefault="005B0033">
      <w:pPr>
        <w:spacing w:after="0" w:line="240" w:lineRule="auto"/>
        <w:rPr>
          <w:rFonts w:asciiTheme="minorHAnsi" w:hAnsiTheme="minorHAnsi" w:cstheme="minorHAnsi"/>
          <w:b/>
          <w:sz w:val="18"/>
          <w:szCs w:val="18"/>
        </w:rPr>
      </w:pPr>
      <w:r>
        <w:rPr>
          <w:rFonts w:asciiTheme="minorHAnsi" w:hAnsiTheme="minorHAnsi" w:cstheme="minorHAnsi"/>
          <w:b/>
          <w:sz w:val="18"/>
          <w:szCs w:val="18"/>
        </w:rPr>
        <w:br w:type="page"/>
      </w:r>
    </w:p>
    <w:p w14:paraId="1D01337F" w14:textId="7D16107E" w:rsidR="00720D79" w:rsidRPr="00236F4B"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lastRenderedPageBreak/>
        <w:t>E</w:t>
      </w:r>
      <w:r w:rsidR="00720D79" w:rsidRPr="00236F4B">
        <w:rPr>
          <w:rFonts w:asciiTheme="minorHAnsi" w:hAnsiTheme="minorHAnsi" w:cstheme="minorHAnsi"/>
          <w:b/>
          <w:sz w:val="18"/>
          <w:szCs w:val="18"/>
        </w:rPr>
        <w:t>. Installed Water Heater Manufacturer Information</w:t>
      </w:r>
    </w:p>
    <w:p w14:paraId="522152A5"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This table reports the manufacturer information of the installed water heater(s). Require one line for each installed water heater</w:t>
      </w:r>
    </w:p>
    <w:p w14:paraId="636C7708" w14:textId="025B8489" w:rsidR="00720D79" w:rsidRPr="005B0033" w:rsidRDefault="00720D79" w:rsidP="005B0033">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5B0033">
        <w:rPr>
          <w:rFonts w:asciiTheme="minorHAnsi" w:hAnsiTheme="minorHAnsi" w:cstheme="minorHAnsi"/>
          <w:sz w:val="18"/>
          <w:szCs w:val="18"/>
        </w:rPr>
        <w:t>Water Heating System ID or Name – Reference information from CF1R.</w:t>
      </w:r>
    </w:p>
    <w:p w14:paraId="531F47BF" w14:textId="0BBEB077" w:rsidR="00720D79" w:rsidRPr="005B0033" w:rsidRDefault="00720D79" w:rsidP="005B0033">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5B0033">
        <w:rPr>
          <w:rFonts w:asciiTheme="minorHAnsi" w:hAnsiTheme="minorHAnsi" w:cstheme="minorHAnsi"/>
          <w:sz w:val="18"/>
          <w:szCs w:val="18"/>
        </w:rPr>
        <w:t>Manufacturer – User input. Enter the name of the water heater manufacturer.</w:t>
      </w:r>
    </w:p>
    <w:p w14:paraId="72103C0E" w14:textId="44ED202D" w:rsidR="00720D79" w:rsidRPr="005B0033" w:rsidRDefault="00720D79" w:rsidP="005B0033">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5B0033">
        <w:rPr>
          <w:rFonts w:asciiTheme="minorHAnsi" w:hAnsiTheme="minorHAnsi" w:cstheme="minorHAnsi"/>
          <w:sz w:val="18"/>
          <w:szCs w:val="18"/>
        </w:rPr>
        <w:t>Model Number – User input. Enter the model number of the water heater.</w:t>
      </w:r>
    </w:p>
    <w:p w14:paraId="16AA7EF8"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C3BF84D" w:rsidR="006E4B25" w:rsidRPr="00236F4B" w:rsidRDefault="006E4B25" w:rsidP="006E4B25">
      <w:pPr>
        <w:spacing w:after="0" w:line="240" w:lineRule="auto"/>
        <w:rPr>
          <w:rFonts w:asciiTheme="minorHAnsi" w:hAnsiTheme="minorHAnsi" w:cs="Arial"/>
          <w:b/>
          <w:sz w:val="18"/>
          <w:szCs w:val="18"/>
        </w:rPr>
      </w:pPr>
      <w:r w:rsidRPr="00236F4B">
        <w:rPr>
          <w:rFonts w:asciiTheme="minorHAnsi" w:hAnsiTheme="minorHAnsi" w:cs="Arial"/>
          <w:b/>
          <w:sz w:val="18"/>
          <w:szCs w:val="18"/>
        </w:rPr>
        <w:t>F. Mandatory Measures for all Domestic Hot Water Distribution Systems</w:t>
      </w:r>
    </w:p>
    <w:p w14:paraId="1B6C4505" w14:textId="77777777"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CB7BE7A" w14:textId="5D27A28D" w:rsidR="006E4B25" w:rsidRPr="00236F4B" w:rsidRDefault="006E4B25" w:rsidP="00A259EF">
      <w:pPr>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G</w:t>
      </w:r>
      <w:r w:rsidR="00720D79" w:rsidRPr="00236F4B">
        <w:rPr>
          <w:rFonts w:asciiTheme="minorHAnsi" w:hAnsiTheme="minorHAnsi" w:cstheme="minorHAnsi"/>
          <w:b/>
          <w:sz w:val="18"/>
          <w:szCs w:val="18"/>
        </w:rPr>
        <w:t xml:space="preserve">. </w:t>
      </w:r>
      <w:r w:rsidR="00935470" w:rsidRPr="00095F6F">
        <w:rPr>
          <w:rFonts w:asciiTheme="minorHAnsi" w:hAnsiTheme="minorHAnsi" w:cstheme="minorHAnsi"/>
          <w:b/>
          <w:sz w:val="18"/>
          <w:szCs w:val="18"/>
        </w:rPr>
        <w:t xml:space="preserve">HERS-Verified Compact Hot Water Distribution </w:t>
      </w:r>
      <w:r w:rsidR="00935470" w:rsidRPr="00236F4B">
        <w:rPr>
          <w:rFonts w:asciiTheme="minorHAnsi" w:hAnsiTheme="minorHAnsi" w:cstheme="minorHAnsi"/>
          <w:b/>
          <w:sz w:val="18"/>
          <w:szCs w:val="18"/>
        </w:rPr>
        <w:t>Expanded Credit</w:t>
      </w:r>
      <w:r w:rsidRPr="00236F4B">
        <w:rPr>
          <w:rFonts w:asciiTheme="minorHAnsi" w:hAnsiTheme="minorHAnsi" w:cstheme="minorHAnsi"/>
          <w:b/>
          <w:sz w:val="18"/>
          <w:szCs w:val="18"/>
        </w:rPr>
        <w:t xml:space="preserve"> and</w:t>
      </w:r>
      <w:r w:rsidR="00C17ADA">
        <w:rPr>
          <w:rFonts w:asciiTheme="minorHAnsi" w:hAnsiTheme="minorHAnsi" w:cstheme="minorHAnsi"/>
          <w:b/>
          <w:sz w:val="18"/>
          <w:szCs w:val="18"/>
        </w:rPr>
        <w:t xml:space="preserve"> </w:t>
      </w:r>
      <w:r w:rsidRPr="00236F4B">
        <w:rPr>
          <w:rFonts w:asciiTheme="minorHAnsi" w:hAnsiTheme="minorHAnsi" w:cstheme="minorHAnsi"/>
          <w:b/>
          <w:sz w:val="18"/>
          <w:szCs w:val="18"/>
        </w:rPr>
        <w:t xml:space="preserve">H. </w:t>
      </w:r>
      <w:r w:rsidRPr="00236F4B">
        <w:rPr>
          <w:rFonts w:cstheme="minorHAnsi"/>
          <w:b/>
          <w:sz w:val="18"/>
          <w:szCs w:val="18"/>
        </w:rPr>
        <w:t>Compact Hot Water Distribution Basic</w:t>
      </w:r>
    </w:p>
    <w:p w14:paraId="1EFA6C4E" w14:textId="77777777"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performance compliance is used, this table lists the values used in the performance calculation and require no user input.</w:t>
      </w:r>
    </w:p>
    <w:p w14:paraId="0819B492" w14:textId="08C70208"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prescriptive compliance is used, fill out this table</w:t>
      </w:r>
      <w:r w:rsidR="00E04539">
        <w:rPr>
          <w:rFonts w:asciiTheme="minorHAnsi" w:hAnsiTheme="minorHAnsi" w:cstheme="minorHAnsi"/>
          <w:sz w:val="18"/>
          <w:szCs w:val="18"/>
        </w:rPr>
        <w:t>.</w:t>
      </w:r>
    </w:p>
    <w:p w14:paraId="55A5A1BB" w14:textId="6C40F207" w:rsidR="00BF3581" w:rsidRPr="005B0033" w:rsidRDefault="00BF3581"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Reference information from CF1R</w:t>
      </w:r>
    </w:p>
    <w:p w14:paraId="5D30FC69" w14:textId="2F30A66D" w:rsidR="00F41465" w:rsidRPr="005B0033" w:rsidRDefault="00F41465"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Enter the </w:t>
      </w:r>
      <w:r w:rsidR="00E04539" w:rsidRPr="005B0033">
        <w:rPr>
          <w:rFonts w:asciiTheme="minorHAnsi" w:hAnsiTheme="minorHAnsi" w:cstheme="minorHAnsi"/>
          <w:sz w:val="18"/>
          <w:szCs w:val="18"/>
        </w:rPr>
        <w:t>m</w:t>
      </w:r>
      <w:r w:rsidRPr="005B0033">
        <w:rPr>
          <w:rFonts w:asciiTheme="minorHAnsi" w:hAnsiTheme="minorHAnsi" w:cstheme="minorHAnsi"/>
          <w:sz w:val="18"/>
          <w:szCs w:val="18"/>
        </w:rPr>
        <w:t xml:space="preserve">aster </w:t>
      </w:r>
      <w:r w:rsidR="00E04539" w:rsidRPr="005B0033">
        <w:rPr>
          <w:rFonts w:asciiTheme="minorHAnsi" w:hAnsiTheme="minorHAnsi" w:cstheme="minorHAnsi"/>
          <w:sz w:val="18"/>
          <w:szCs w:val="18"/>
        </w:rPr>
        <w:t>b</w:t>
      </w:r>
      <w:r w:rsidRPr="005B0033">
        <w:rPr>
          <w:rFonts w:asciiTheme="minorHAnsi" w:hAnsiTheme="minorHAnsi" w:cstheme="minorHAnsi"/>
          <w:sz w:val="18"/>
          <w:szCs w:val="18"/>
        </w:rPr>
        <w:t xml:space="preserve">ath distance of furthest fixture to </w:t>
      </w:r>
      <w:r w:rsidR="00E04539" w:rsidRPr="005B0033">
        <w:rPr>
          <w:rFonts w:asciiTheme="minorHAnsi" w:hAnsiTheme="minorHAnsi" w:cstheme="minorHAnsi"/>
          <w:sz w:val="18"/>
          <w:szCs w:val="18"/>
        </w:rPr>
        <w:t>w</w:t>
      </w:r>
      <w:r w:rsidRPr="005B0033">
        <w:rPr>
          <w:rFonts w:asciiTheme="minorHAnsi" w:hAnsiTheme="minorHAnsi" w:cstheme="minorHAnsi"/>
          <w:sz w:val="18"/>
          <w:szCs w:val="18"/>
        </w:rPr>
        <w:t xml:space="preserve">ater </w:t>
      </w:r>
      <w:r w:rsidR="00E04539" w:rsidRPr="005B0033">
        <w:rPr>
          <w:rFonts w:asciiTheme="minorHAnsi" w:hAnsiTheme="minorHAnsi" w:cstheme="minorHAnsi"/>
          <w:sz w:val="18"/>
          <w:szCs w:val="18"/>
        </w:rPr>
        <w:t>h</w:t>
      </w:r>
      <w:r w:rsidRPr="005B0033">
        <w:rPr>
          <w:rFonts w:asciiTheme="minorHAnsi" w:hAnsiTheme="minorHAnsi" w:cstheme="minorHAnsi"/>
          <w:sz w:val="18"/>
          <w:szCs w:val="18"/>
        </w:rPr>
        <w:t>eater in feet.</w:t>
      </w:r>
      <w:r w:rsidR="00975E71" w:rsidRPr="005B0033">
        <w:rPr>
          <w:rFonts w:asciiTheme="minorHAnsi" w:hAnsiTheme="minorHAnsi" w:cstheme="minorHAnsi"/>
          <w:sz w:val="18"/>
          <w:szCs w:val="18"/>
        </w:rPr>
        <w:t xml:space="preserve">  For multiple water heaters, enter the distance to the closest water heater.</w:t>
      </w:r>
    </w:p>
    <w:p w14:paraId="3B502AE7" w14:textId="796BFD1B" w:rsidR="00F41465" w:rsidRPr="005B0033" w:rsidRDefault="00F41465"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Enter the </w:t>
      </w:r>
      <w:r w:rsidR="00E04539" w:rsidRPr="005B0033">
        <w:rPr>
          <w:rFonts w:asciiTheme="minorHAnsi" w:hAnsiTheme="minorHAnsi" w:cstheme="minorHAnsi"/>
          <w:sz w:val="18"/>
          <w:szCs w:val="18"/>
        </w:rPr>
        <w:t>k</w:t>
      </w:r>
      <w:r w:rsidRPr="005B0033">
        <w:rPr>
          <w:rFonts w:asciiTheme="minorHAnsi" w:hAnsiTheme="minorHAnsi" w:cstheme="minorHAnsi"/>
          <w:sz w:val="18"/>
          <w:szCs w:val="18"/>
        </w:rPr>
        <w:t xml:space="preserve">itchen distance from furthest fixture to </w:t>
      </w:r>
      <w:r w:rsidR="00E04539" w:rsidRPr="005B0033">
        <w:rPr>
          <w:rFonts w:asciiTheme="minorHAnsi" w:hAnsiTheme="minorHAnsi" w:cstheme="minorHAnsi"/>
          <w:sz w:val="18"/>
          <w:szCs w:val="18"/>
        </w:rPr>
        <w:t>w</w:t>
      </w:r>
      <w:r w:rsidRPr="005B0033">
        <w:rPr>
          <w:rFonts w:asciiTheme="minorHAnsi" w:hAnsiTheme="minorHAnsi" w:cstheme="minorHAnsi"/>
          <w:sz w:val="18"/>
          <w:szCs w:val="18"/>
        </w:rPr>
        <w:t xml:space="preserve">ater </w:t>
      </w:r>
      <w:r w:rsidR="00E04539" w:rsidRPr="005B0033">
        <w:rPr>
          <w:rFonts w:asciiTheme="minorHAnsi" w:hAnsiTheme="minorHAnsi" w:cstheme="minorHAnsi"/>
          <w:sz w:val="18"/>
          <w:szCs w:val="18"/>
        </w:rPr>
        <w:t>h</w:t>
      </w:r>
      <w:r w:rsidRPr="005B0033">
        <w:rPr>
          <w:rFonts w:asciiTheme="minorHAnsi" w:hAnsiTheme="minorHAnsi" w:cstheme="minorHAnsi"/>
          <w:sz w:val="18"/>
          <w:szCs w:val="18"/>
        </w:rPr>
        <w:t>eater in feet</w:t>
      </w:r>
      <w:r w:rsidR="00E04539" w:rsidRPr="005B0033">
        <w:rPr>
          <w:rFonts w:asciiTheme="minorHAnsi" w:hAnsiTheme="minorHAnsi" w:cstheme="minorHAnsi"/>
          <w:sz w:val="18"/>
          <w:szCs w:val="18"/>
        </w:rPr>
        <w:t>.</w:t>
      </w:r>
      <w:r w:rsidR="00975E71" w:rsidRPr="005B0033">
        <w:rPr>
          <w:rFonts w:asciiTheme="minorHAnsi" w:hAnsiTheme="minorHAnsi" w:cstheme="minorHAnsi"/>
          <w:sz w:val="18"/>
          <w:szCs w:val="18"/>
        </w:rPr>
        <w:t xml:space="preserve"> For multiple water heaters, enter the distance to the closest water heater.</w:t>
      </w:r>
    </w:p>
    <w:p w14:paraId="0D8AA2D5" w14:textId="76D54BD7" w:rsidR="00F41465" w:rsidRPr="005B0033" w:rsidRDefault="00F41465" w:rsidP="005B0033">
      <w:pPr>
        <w:pStyle w:val="ListParagraph"/>
        <w:numPr>
          <w:ilvl w:val="0"/>
          <w:numId w:val="30"/>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Enter </w:t>
      </w:r>
      <w:r w:rsidR="00E04539" w:rsidRPr="005B0033">
        <w:rPr>
          <w:rFonts w:asciiTheme="minorHAnsi" w:hAnsiTheme="minorHAnsi" w:cstheme="minorHAnsi"/>
          <w:sz w:val="18"/>
          <w:szCs w:val="18"/>
        </w:rPr>
        <w:t>f</w:t>
      </w:r>
      <w:r w:rsidRPr="005B0033">
        <w:rPr>
          <w:rFonts w:asciiTheme="minorHAnsi" w:hAnsiTheme="minorHAnsi" w:cstheme="minorHAnsi"/>
          <w:sz w:val="18"/>
          <w:szCs w:val="18"/>
        </w:rPr>
        <w:t xml:space="preserve">urthest </w:t>
      </w:r>
      <w:r w:rsidR="00E04539" w:rsidRPr="005B0033">
        <w:rPr>
          <w:rFonts w:asciiTheme="minorHAnsi" w:hAnsiTheme="minorHAnsi" w:cstheme="minorHAnsi"/>
          <w:sz w:val="18"/>
          <w:szCs w:val="18"/>
        </w:rPr>
        <w:t>t</w:t>
      </w:r>
      <w:r w:rsidRPr="005B0033">
        <w:rPr>
          <w:rFonts w:asciiTheme="minorHAnsi" w:hAnsiTheme="minorHAnsi" w:cstheme="minorHAnsi"/>
          <w:sz w:val="18"/>
          <w:szCs w:val="18"/>
        </w:rPr>
        <w:t>hird fixtures from fixture to Water Heater in feet</w:t>
      </w:r>
      <w:r w:rsidR="00E04539" w:rsidRPr="005B0033">
        <w:rPr>
          <w:rFonts w:asciiTheme="minorHAnsi" w:hAnsiTheme="minorHAnsi" w:cstheme="minorHAnsi"/>
          <w:sz w:val="18"/>
          <w:szCs w:val="18"/>
        </w:rPr>
        <w:t>.</w:t>
      </w:r>
      <w:r w:rsidR="00975E71" w:rsidRPr="005B0033">
        <w:rPr>
          <w:rFonts w:asciiTheme="minorHAnsi" w:hAnsiTheme="minorHAnsi" w:cstheme="minorHAnsi"/>
          <w:sz w:val="18"/>
          <w:szCs w:val="18"/>
        </w:rPr>
        <w:t xml:space="preserve"> For multiple water heaters, enter the average of the furthest distance of each water heater.</w:t>
      </w:r>
    </w:p>
    <w:p w14:paraId="1A9580BA" w14:textId="362B2721" w:rsidR="00F41465" w:rsidRPr="005B0033" w:rsidRDefault="00E04539"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Weighted Distance - </w:t>
      </w:r>
      <w:r w:rsidR="00F41465" w:rsidRPr="005B0033">
        <w:rPr>
          <w:rFonts w:asciiTheme="minorHAnsi" w:hAnsiTheme="minorHAnsi" w:cstheme="minorHAnsi"/>
          <w:sz w:val="18"/>
          <w:szCs w:val="18"/>
        </w:rPr>
        <w:t>Calculated value – no user input required</w:t>
      </w:r>
      <w:r w:rsidRPr="005B0033">
        <w:rPr>
          <w:rFonts w:asciiTheme="minorHAnsi" w:hAnsiTheme="minorHAnsi" w:cstheme="minorHAnsi"/>
          <w:sz w:val="18"/>
          <w:szCs w:val="18"/>
        </w:rPr>
        <w:t>.</w:t>
      </w:r>
    </w:p>
    <w:p w14:paraId="74780DA6" w14:textId="7045BEBE" w:rsidR="00F41465" w:rsidRPr="005B0033" w:rsidRDefault="00E04539"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Qualification Distance - </w:t>
      </w:r>
      <w:r w:rsidR="00F41465" w:rsidRPr="005B0033">
        <w:rPr>
          <w:rFonts w:asciiTheme="minorHAnsi" w:hAnsiTheme="minorHAnsi" w:cstheme="minorHAnsi"/>
          <w:sz w:val="18"/>
          <w:szCs w:val="18"/>
        </w:rPr>
        <w:t>Calculated value – no user input required</w:t>
      </w:r>
      <w:r w:rsidRPr="005B0033">
        <w:rPr>
          <w:rFonts w:asciiTheme="minorHAnsi" w:hAnsiTheme="minorHAnsi" w:cstheme="minorHAnsi"/>
          <w:sz w:val="18"/>
          <w:szCs w:val="18"/>
        </w:rPr>
        <w:t>.</w:t>
      </w:r>
    </w:p>
    <w:p w14:paraId="2EBBC362" w14:textId="77777777" w:rsidR="00BF3581" w:rsidRPr="00236F4B" w:rsidRDefault="00BF3581"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534B2199" w:rsidR="001B692C" w:rsidRPr="00095F6F" w:rsidRDefault="006E4B25" w:rsidP="001B692C">
      <w:pPr>
        <w:spacing w:after="0" w:line="240" w:lineRule="auto"/>
        <w:rPr>
          <w:rFonts w:asciiTheme="minorHAnsi" w:eastAsiaTheme="minorEastAsia" w:hAnsiTheme="minorHAnsi" w:cstheme="minorHAnsi"/>
          <w:b/>
          <w:sz w:val="18"/>
          <w:szCs w:val="18"/>
        </w:rPr>
      </w:pPr>
      <w:r w:rsidRPr="00236F4B">
        <w:rPr>
          <w:rFonts w:asciiTheme="minorHAnsi" w:hAnsiTheme="minorHAnsi" w:cs="Arial"/>
          <w:b/>
          <w:sz w:val="18"/>
          <w:szCs w:val="18"/>
        </w:rPr>
        <w:t>I</w:t>
      </w:r>
      <w:r w:rsidR="001B692C" w:rsidRPr="00236F4B">
        <w:rPr>
          <w:rFonts w:asciiTheme="minorHAnsi" w:hAnsiTheme="minorHAnsi" w:cs="Arial"/>
          <w:b/>
          <w:sz w:val="18"/>
          <w:szCs w:val="18"/>
        </w:rPr>
        <w:t xml:space="preserve">.  </w:t>
      </w:r>
      <w:r w:rsidR="001B692C" w:rsidRPr="00095F6F">
        <w:rPr>
          <w:rFonts w:asciiTheme="minorHAnsi" w:eastAsiaTheme="minorEastAsia" w:hAnsiTheme="minorHAnsi" w:cstheme="minorHAnsi"/>
          <w:b/>
          <w:sz w:val="18"/>
          <w:szCs w:val="18"/>
        </w:rPr>
        <w:t xml:space="preserve">HERS-Verified Drain Water Heat Recovery System  </w:t>
      </w:r>
    </w:p>
    <w:p w14:paraId="6ECC25FD" w14:textId="4AFC6AB5" w:rsidR="00B16B2C"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w:t>
      </w:r>
      <w:r w:rsidR="00E04539">
        <w:rPr>
          <w:rFonts w:asciiTheme="minorHAnsi" w:hAnsiTheme="minorHAnsi" w:cs="Arial"/>
          <w:sz w:val="18"/>
          <w:szCs w:val="18"/>
        </w:rPr>
        <w:t>drain water heat recovery</w:t>
      </w:r>
      <w:r w:rsidRPr="00236F4B">
        <w:rPr>
          <w:rFonts w:asciiTheme="minorHAnsi" w:hAnsiTheme="minorHAnsi" w:cs="Arial"/>
          <w:sz w:val="18"/>
          <w:szCs w:val="18"/>
        </w:rPr>
        <w:t xml:space="preserve"> systems. HERS rater must ensure all the requirements in this table are met. </w:t>
      </w:r>
    </w:p>
    <w:p w14:paraId="50968DF3" w14:textId="1D8CA48B" w:rsidR="00BF3581" w:rsidRPr="005B0033" w:rsidRDefault="00BF3581" w:rsidP="005B0033">
      <w:pPr>
        <w:pStyle w:val="ListParagraph"/>
        <w:numPr>
          <w:ilvl w:val="0"/>
          <w:numId w:val="31"/>
        </w:numPr>
        <w:tabs>
          <w:tab w:val="left" w:pos="-720"/>
          <w:tab w:val="left" w:pos="18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5B0033">
        <w:rPr>
          <w:rFonts w:asciiTheme="minorHAnsi" w:hAnsiTheme="minorHAnsi" w:cstheme="minorHAnsi"/>
          <w:sz w:val="18"/>
          <w:szCs w:val="18"/>
        </w:rPr>
        <w:t>Reference information from CF1R.</w:t>
      </w:r>
    </w:p>
    <w:p w14:paraId="2D1DED19" w14:textId="38057F6E" w:rsidR="00820267" w:rsidRPr="00820267" w:rsidRDefault="00832716"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hAnsiTheme="minorHAnsi" w:cstheme="minorHAnsi"/>
          <w:sz w:val="18"/>
          <w:szCs w:val="18"/>
        </w:rPr>
        <w:t>Reference information from CF1R.</w:t>
      </w:r>
    </w:p>
    <w:p w14:paraId="4F784743" w14:textId="1AA045BF" w:rsidR="00832716" w:rsidRPr="005B0033" w:rsidRDefault="00832716"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hAnsiTheme="minorHAnsi" w:cstheme="minorHAnsi"/>
          <w:sz w:val="18"/>
          <w:szCs w:val="18"/>
        </w:rPr>
        <w:t>Reference information from CF1R.</w:t>
      </w:r>
    </w:p>
    <w:p w14:paraId="02E3DCBD" w14:textId="31278BF6" w:rsidR="00832716" w:rsidRPr="005B0033" w:rsidRDefault="00832716" w:rsidP="005B0033">
      <w:pPr>
        <w:pStyle w:val="ListParagraph"/>
        <w:numPr>
          <w:ilvl w:val="0"/>
          <w:numId w:val="31"/>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Reference information from CF1R.</w:t>
      </w:r>
    </w:p>
    <w:p w14:paraId="52B8DEFD" w14:textId="574438E7" w:rsidR="00832716" w:rsidRPr="005B0033" w:rsidRDefault="00832716"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hAnsiTheme="minorHAnsi" w:cstheme="minorHAnsi"/>
          <w:sz w:val="18"/>
          <w:szCs w:val="18"/>
        </w:rPr>
        <w:t>Reference information from CF1R.</w:t>
      </w:r>
    </w:p>
    <w:p w14:paraId="0AB5ECD4" w14:textId="15C51425"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 xml:space="preserve">Drain Water Heat Recovery Manufacturer’s </w:t>
      </w:r>
      <w:r w:rsidR="00E04539" w:rsidRPr="005B0033">
        <w:rPr>
          <w:rFonts w:asciiTheme="minorHAnsi" w:eastAsiaTheme="minorEastAsia" w:hAnsiTheme="minorHAnsi" w:cstheme="minorHAnsi"/>
          <w:sz w:val="18"/>
          <w:szCs w:val="18"/>
        </w:rPr>
        <w:t>N</w:t>
      </w:r>
      <w:r w:rsidRPr="005B0033">
        <w:rPr>
          <w:rFonts w:asciiTheme="minorHAnsi" w:eastAsiaTheme="minorEastAsia" w:hAnsiTheme="minorHAnsi" w:cstheme="minorHAnsi"/>
          <w:sz w:val="18"/>
          <w:szCs w:val="18"/>
        </w:rPr>
        <w:t xml:space="preserve">ame- Enter the name of the </w:t>
      </w:r>
      <w:r w:rsidR="00E04539" w:rsidRPr="005B0033">
        <w:rPr>
          <w:rFonts w:asciiTheme="minorHAnsi" w:eastAsiaTheme="minorEastAsia" w:hAnsiTheme="minorHAnsi" w:cstheme="minorHAnsi"/>
          <w:sz w:val="18"/>
          <w:szCs w:val="18"/>
        </w:rPr>
        <w:t>m</w:t>
      </w:r>
      <w:r w:rsidRPr="005B0033">
        <w:rPr>
          <w:rFonts w:asciiTheme="minorHAnsi" w:eastAsiaTheme="minorEastAsia" w:hAnsiTheme="minorHAnsi" w:cstheme="minorHAnsi"/>
          <w:sz w:val="18"/>
          <w:szCs w:val="18"/>
        </w:rPr>
        <w:t>anufacturer</w:t>
      </w:r>
      <w:r w:rsidR="00E04921" w:rsidRPr="005B0033">
        <w:rPr>
          <w:rFonts w:asciiTheme="minorHAnsi" w:eastAsiaTheme="minorEastAsia" w:hAnsiTheme="minorHAnsi" w:cstheme="minorHAnsi"/>
          <w:sz w:val="18"/>
          <w:szCs w:val="18"/>
        </w:rPr>
        <w:t>.</w:t>
      </w:r>
    </w:p>
    <w:p w14:paraId="69C420E7" w14:textId="4FCB35B1"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 xml:space="preserve">Drain Water Heat Recovery Manufacturer’s </w:t>
      </w:r>
      <w:r w:rsidR="00E04539" w:rsidRPr="005B0033">
        <w:rPr>
          <w:rFonts w:asciiTheme="minorHAnsi" w:eastAsiaTheme="minorEastAsia" w:hAnsiTheme="minorHAnsi" w:cstheme="minorHAnsi"/>
          <w:sz w:val="18"/>
          <w:szCs w:val="18"/>
        </w:rPr>
        <w:t>M</w:t>
      </w:r>
      <w:r w:rsidRPr="005B0033">
        <w:rPr>
          <w:rFonts w:asciiTheme="minorHAnsi" w:eastAsiaTheme="minorEastAsia" w:hAnsiTheme="minorHAnsi" w:cstheme="minorHAnsi"/>
          <w:sz w:val="18"/>
          <w:szCs w:val="18"/>
        </w:rPr>
        <w:t xml:space="preserve">odel </w:t>
      </w:r>
      <w:r w:rsidR="00E04539" w:rsidRPr="005B0033">
        <w:rPr>
          <w:rFonts w:asciiTheme="minorHAnsi" w:eastAsiaTheme="minorEastAsia" w:hAnsiTheme="minorHAnsi" w:cstheme="minorHAnsi"/>
          <w:sz w:val="18"/>
          <w:szCs w:val="18"/>
        </w:rPr>
        <w:t>N</w:t>
      </w:r>
      <w:r w:rsidRPr="005B0033">
        <w:rPr>
          <w:rFonts w:asciiTheme="minorHAnsi" w:eastAsiaTheme="minorEastAsia" w:hAnsiTheme="minorHAnsi" w:cstheme="minorHAnsi"/>
          <w:sz w:val="18"/>
          <w:szCs w:val="18"/>
        </w:rPr>
        <w:t xml:space="preserve">umber – Enter the </w:t>
      </w:r>
      <w:r w:rsidR="00E04539" w:rsidRPr="005B0033">
        <w:rPr>
          <w:rFonts w:asciiTheme="minorHAnsi" w:eastAsiaTheme="minorEastAsia" w:hAnsiTheme="minorHAnsi" w:cstheme="minorHAnsi"/>
          <w:sz w:val="18"/>
          <w:szCs w:val="18"/>
        </w:rPr>
        <w:t>m</w:t>
      </w:r>
      <w:r w:rsidRPr="005B0033">
        <w:rPr>
          <w:rFonts w:asciiTheme="minorHAnsi" w:eastAsiaTheme="minorEastAsia" w:hAnsiTheme="minorHAnsi" w:cstheme="minorHAnsi"/>
          <w:sz w:val="18"/>
          <w:szCs w:val="18"/>
        </w:rPr>
        <w:t>odel number</w:t>
      </w:r>
      <w:r w:rsidR="00E04921" w:rsidRPr="005B0033">
        <w:rPr>
          <w:rFonts w:asciiTheme="minorHAnsi" w:eastAsiaTheme="minorEastAsia" w:hAnsiTheme="minorHAnsi" w:cstheme="minorHAnsi"/>
          <w:sz w:val="18"/>
          <w:szCs w:val="18"/>
        </w:rPr>
        <w:t>.</w:t>
      </w:r>
    </w:p>
    <w:p w14:paraId="54A596F5" w14:textId="71477F92"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 xml:space="preserve">Rated Effectiveness – Enter the rated effectiveness of the </w:t>
      </w:r>
      <w:r w:rsidR="00E04921" w:rsidRPr="005B0033">
        <w:rPr>
          <w:rFonts w:asciiTheme="minorHAnsi" w:eastAsiaTheme="minorEastAsia" w:hAnsiTheme="minorHAnsi" w:cstheme="minorHAnsi"/>
          <w:sz w:val="18"/>
          <w:szCs w:val="18"/>
        </w:rPr>
        <w:t>DWHR device</w:t>
      </w:r>
      <w:r w:rsidRPr="005B0033">
        <w:rPr>
          <w:rFonts w:asciiTheme="minorHAnsi" w:eastAsiaTheme="minorEastAsia" w:hAnsiTheme="minorHAnsi" w:cstheme="minorHAnsi"/>
          <w:sz w:val="18"/>
          <w:szCs w:val="18"/>
        </w:rPr>
        <w:t>.</w:t>
      </w:r>
    </w:p>
    <w:p w14:paraId="19DD8B37" w14:textId="179495DA" w:rsidR="00B16B2C" w:rsidRPr="005B0033" w:rsidRDefault="00B16B2C" w:rsidP="005B0033">
      <w:pPr>
        <w:pStyle w:val="ListParagraph"/>
        <w:numPr>
          <w:ilvl w:val="0"/>
          <w:numId w:val="31"/>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Installation Configuration</w:t>
      </w:r>
      <w:r w:rsidR="00E04921" w:rsidRPr="005B0033">
        <w:rPr>
          <w:rFonts w:asciiTheme="minorHAnsi" w:hAnsiTheme="minorHAnsi" w:cstheme="minorHAnsi"/>
          <w:sz w:val="18"/>
          <w:szCs w:val="18"/>
        </w:rPr>
        <w:t xml:space="preserve"> </w:t>
      </w:r>
      <w:r w:rsidRPr="005B0033">
        <w:rPr>
          <w:rFonts w:asciiTheme="minorHAnsi" w:hAnsiTheme="minorHAnsi" w:cstheme="minorHAnsi"/>
          <w:sz w:val="18"/>
          <w:szCs w:val="18"/>
        </w:rPr>
        <w:t>– Enter type of configuration.</w:t>
      </w:r>
      <w:r w:rsidR="00E04921" w:rsidRPr="005B0033">
        <w:rPr>
          <w:rFonts w:asciiTheme="minorHAnsi" w:hAnsiTheme="minorHAnsi" w:cstheme="minorHAnsi"/>
          <w:sz w:val="18"/>
          <w:szCs w:val="18"/>
        </w:rPr>
        <w:t xml:space="preserve">  Available options are</w:t>
      </w:r>
      <w:r w:rsidR="00E04539" w:rsidRPr="005B0033">
        <w:rPr>
          <w:rFonts w:asciiTheme="minorHAnsi" w:hAnsiTheme="minorHAnsi" w:cstheme="minorHAnsi"/>
          <w:sz w:val="18"/>
          <w:szCs w:val="18"/>
        </w:rPr>
        <w:t>:</w:t>
      </w:r>
      <w:r w:rsidR="00E04921" w:rsidRPr="005B0033">
        <w:rPr>
          <w:rFonts w:asciiTheme="minorHAnsi" w:hAnsiTheme="minorHAnsi" w:cstheme="minorHAnsi"/>
          <w:sz w:val="18"/>
          <w:szCs w:val="18"/>
        </w:rPr>
        <w:t xml:space="preserve"> Equal flow, unequal to shower, and unequal to water heater</w:t>
      </w:r>
    </w:p>
    <w:p w14:paraId="22A2E610" w14:textId="1769E75C" w:rsidR="00B16B2C" w:rsidRPr="005B0033" w:rsidRDefault="00B16B2C" w:rsidP="005B0033">
      <w:pPr>
        <w:pStyle w:val="ListParagraph"/>
        <w:numPr>
          <w:ilvl w:val="0"/>
          <w:numId w:val="31"/>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Percent of shower</w:t>
      </w:r>
      <w:r w:rsidR="00E04539" w:rsidRPr="005B0033">
        <w:rPr>
          <w:rFonts w:asciiTheme="minorHAnsi" w:hAnsiTheme="minorHAnsi" w:cstheme="minorHAnsi"/>
          <w:sz w:val="18"/>
          <w:szCs w:val="18"/>
        </w:rPr>
        <w:t>s</w:t>
      </w:r>
      <w:r w:rsidRPr="005B0033">
        <w:rPr>
          <w:rFonts w:asciiTheme="minorHAnsi" w:hAnsiTheme="minorHAnsi" w:cstheme="minorHAnsi"/>
          <w:sz w:val="18"/>
          <w:szCs w:val="18"/>
        </w:rPr>
        <w:t xml:space="preserve"> served by the DWHR device –</w:t>
      </w:r>
      <w:r w:rsidR="00E04921" w:rsidRPr="005B0033">
        <w:rPr>
          <w:rFonts w:asciiTheme="minorHAnsi" w:hAnsiTheme="minorHAnsi" w:cstheme="minorHAnsi"/>
          <w:sz w:val="18"/>
          <w:szCs w:val="18"/>
        </w:rPr>
        <w:t xml:space="preserve"> E</w:t>
      </w:r>
      <w:r w:rsidRPr="005B0033">
        <w:rPr>
          <w:rFonts w:asciiTheme="minorHAnsi" w:hAnsiTheme="minorHAnsi" w:cstheme="minorHAnsi"/>
          <w:sz w:val="18"/>
          <w:szCs w:val="18"/>
        </w:rPr>
        <w:t xml:space="preserve">nter the </w:t>
      </w:r>
      <w:r w:rsidR="00E04921" w:rsidRPr="005B0033">
        <w:rPr>
          <w:rFonts w:asciiTheme="minorHAnsi" w:hAnsiTheme="minorHAnsi" w:cstheme="minorHAnsi"/>
          <w:sz w:val="18"/>
          <w:szCs w:val="18"/>
        </w:rPr>
        <w:t>percent</w:t>
      </w:r>
      <w:r w:rsidRPr="005B0033">
        <w:rPr>
          <w:rFonts w:asciiTheme="minorHAnsi" w:hAnsiTheme="minorHAnsi" w:cstheme="minorHAnsi"/>
          <w:sz w:val="18"/>
          <w:szCs w:val="18"/>
        </w:rPr>
        <w:t xml:space="preserve"> of showers </w:t>
      </w:r>
      <w:r w:rsidR="00E04921" w:rsidRPr="005B0033">
        <w:rPr>
          <w:rFonts w:asciiTheme="minorHAnsi" w:hAnsiTheme="minorHAnsi" w:cstheme="minorHAnsi"/>
          <w:sz w:val="18"/>
          <w:szCs w:val="18"/>
        </w:rPr>
        <w:t>served by this</w:t>
      </w:r>
      <w:r w:rsidRPr="005B0033">
        <w:rPr>
          <w:rFonts w:asciiTheme="minorHAnsi" w:hAnsiTheme="minorHAnsi" w:cstheme="minorHAnsi"/>
          <w:sz w:val="18"/>
          <w:szCs w:val="18"/>
        </w:rPr>
        <w:t xml:space="preserve"> </w:t>
      </w:r>
      <w:r w:rsidR="00E04921" w:rsidRPr="005B0033">
        <w:rPr>
          <w:rFonts w:asciiTheme="minorHAnsi" w:hAnsiTheme="minorHAnsi" w:cstheme="minorHAnsi"/>
          <w:sz w:val="18"/>
          <w:szCs w:val="18"/>
        </w:rPr>
        <w:t>DWHR device.</w:t>
      </w:r>
    </w:p>
    <w:p w14:paraId="022A5B1D" w14:textId="3128D166"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b/>
          <w:sz w:val="18"/>
          <w:szCs w:val="18"/>
        </w:rPr>
      </w:pPr>
      <w:r w:rsidRPr="005B0033">
        <w:rPr>
          <w:rFonts w:asciiTheme="minorHAnsi" w:hAnsiTheme="minorHAnsi" w:cstheme="minorHAnsi"/>
          <w:sz w:val="18"/>
          <w:szCs w:val="18"/>
        </w:rPr>
        <w:t>DWHR System Certified by CEC – Enter “Yes” if certified or else enter “No”.</w:t>
      </w:r>
    </w:p>
    <w:p w14:paraId="0FA7FA71"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2E79AF29"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236F4B">
        <w:rPr>
          <w:rFonts w:asciiTheme="minorHAnsi" w:hAnsiTheme="minorHAnsi" w:cs="Arial"/>
          <w:b/>
          <w:sz w:val="18"/>
          <w:szCs w:val="18"/>
        </w:rPr>
        <w:t>J</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Pipe Insulation Credit </w:t>
      </w:r>
      <w:r w:rsidR="00585D1F" w:rsidRPr="00236F4B">
        <w:rPr>
          <w:rFonts w:asciiTheme="minorHAnsi" w:hAnsiTheme="minorHAnsi" w:cs="Arial"/>
          <w:b/>
          <w:sz w:val="18"/>
          <w:szCs w:val="18"/>
        </w:rPr>
        <w:t>Requirements</w:t>
      </w:r>
    </w:p>
    <w:p w14:paraId="6476FDF8" w14:textId="6342BC02"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Pipe Insulation Credit</w:t>
      </w:r>
      <w:r w:rsidRPr="00C17ADA">
        <w:rPr>
          <w:rFonts w:asciiTheme="minorHAnsi" w:hAnsiTheme="minorHAnsi" w:cs="Arial"/>
          <w:sz w:val="18"/>
          <w:szCs w:val="18"/>
        </w:rPr>
        <w:t>.</w:t>
      </w:r>
      <w:r w:rsidRPr="00236F4B">
        <w:rPr>
          <w:rFonts w:asciiTheme="minorHAnsi" w:hAnsiTheme="minorHAnsi" w:cs="Arial"/>
          <w:b/>
          <w:sz w:val="18"/>
          <w:szCs w:val="18"/>
        </w:rPr>
        <w:t xml:space="preserve"> </w:t>
      </w:r>
      <w:r w:rsidRPr="00236F4B">
        <w:rPr>
          <w:rFonts w:asciiTheme="minorHAnsi" w:hAnsiTheme="minorHAnsi" w:cs="Arial"/>
          <w:sz w:val="18"/>
          <w:szCs w:val="18"/>
        </w:rPr>
        <w:t xml:space="preserve">In addition to the mandatory requirements in Table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43F9FF24"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0D418B25"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K</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Parallel Piping </w:t>
      </w:r>
      <w:r w:rsidR="00585D1F" w:rsidRPr="00236F4B">
        <w:rPr>
          <w:rFonts w:asciiTheme="minorHAnsi" w:hAnsiTheme="minorHAnsi" w:cs="Arial"/>
          <w:b/>
          <w:sz w:val="18"/>
          <w:szCs w:val="18"/>
        </w:rPr>
        <w:t>Requirements</w:t>
      </w:r>
    </w:p>
    <w:p w14:paraId="57238AF5" w14:textId="64AD4FFE"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Parallel Piping</w:t>
      </w:r>
      <w:r w:rsidRPr="00C17ADA">
        <w:rPr>
          <w:rFonts w:asciiTheme="minorHAnsi" w:hAnsiTheme="minorHAnsi" w:cs="Arial"/>
          <w:sz w:val="18"/>
          <w:szCs w:val="18"/>
        </w:rPr>
        <w:t>.</w:t>
      </w:r>
      <w:r w:rsidRPr="00236F4B">
        <w:rPr>
          <w:rFonts w:asciiTheme="minorHAnsi" w:hAnsiTheme="minorHAnsi" w:cs="Arial"/>
          <w:sz w:val="18"/>
          <w:szCs w:val="18"/>
        </w:rPr>
        <w:t xml:space="preserve"> In addition to the mandatory requirements in Table</w:t>
      </w:r>
      <w:r w:rsidR="00F41465" w:rsidRPr="00236F4B">
        <w:rPr>
          <w:rFonts w:asciiTheme="minorHAnsi" w:hAnsiTheme="minorHAnsi" w:cs="Arial"/>
          <w:sz w:val="18"/>
          <w:szCs w:val="18"/>
        </w:rPr>
        <w:t xml:space="preserv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0996B58B" w14:textId="572E204A"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2683C1DA" w:rsidR="006E4B25" w:rsidRPr="00236F4B"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 xml:space="preserve">L. </w:t>
      </w:r>
      <w:r w:rsidRPr="00236F4B">
        <w:rPr>
          <w:rFonts w:asciiTheme="minorHAnsi" w:hAnsiTheme="minorHAnsi"/>
          <w:b/>
          <w:sz w:val="18"/>
          <w:szCs w:val="18"/>
        </w:rPr>
        <w:t xml:space="preserve">Parallel Piping </w:t>
      </w:r>
      <w:r w:rsidRPr="00236F4B">
        <w:rPr>
          <w:rFonts w:asciiTheme="minorHAnsi" w:hAnsiTheme="minorHAnsi" w:cs="Arial"/>
          <w:b/>
          <w:sz w:val="18"/>
          <w:szCs w:val="18"/>
        </w:rPr>
        <w:t>Requirements</w:t>
      </w:r>
    </w:p>
    <w:p w14:paraId="4AABC19D" w14:textId="38752E10"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Parallel Piping</w:t>
      </w:r>
      <w:r w:rsidRPr="00C17ADA">
        <w:rPr>
          <w:rFonts w:asciiTheme="minorHAnsi" w:hAnsiTheme="minorHAnsi" w:cs="Arial"/>
          <w:sz w:val="18"/>
          <w:szCs w:val="18"/>
        </w:rPr>
        <w:t xml:space="preserve">. In </w:t>
      </w:r>
      <w:r w:rsidRPr="00236F4B">
        <w:rPr>
          <w:rFonts w:asciiTheme="minorHAnsi" w:hAnsiTheme="minorHAnsi" w:cs="Arial"/>
          <w:sz w:val="18"/>
          <w:szCs w:val="18"/>
        </w:rPr>
        <w:t xml:space="preserve">addition to the mandatory requirements in Table F, the </w:t>
      </w:r>
      <w:r w:rsidRPr="00095F6F">
        <w:rPr>
          <w:rFonts w:asciiTheme="minorHAnsi" w:hAnsiTheme="minorHAnsi" w:cstheme="minorHAnsi"/>
          <w:sz w:val="18"/>
          <w:szCs w:val="18"/>
        </w:rPr>
        <w:t>installer</w:t>
      </w:r>
      <w:r w:rsidRPr="00236F4B">
        <w:rPr>
          <w:rFonts w:asciiTheme="minorHAnsi" w:hAnsiTheme="minorHAnsi" w:cs="Arial"/>
          <w:sz w:val="18"/>
          <w:szCs w:val="18"/>
        </w:rPr>
        <w:t xml:space="preserve"> must ensure the requirements in this table are met.  </w:t>
      </w:r>
    </w:p>
    <w:p w14:paraId="1F998D6D"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27B09B41" w:rsidR="00585D1F" w:rsidRPr="00236F4B"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236F4B">
        <w:rPr>
          <w:rFonts w:asciiTheme="minorHAnsi" w:hAnsiTheme="minorHAnsi" w:cs="Arial"/>
          <w:b/>
          <w:sz w:val="18"/>
          <w:szCs w:val="18"/>
        </w:rPr>
        <w:t>M</w:t>
      </w:r>
      <w:r w:rsidR="00585D1F" w:rsidRPr="00236F4B">
        <w:rPr>
          <w:rFonts w:asciiTheme="minorHAnsi" w:hAnsiTheme="minorHAnsi" w:cs="Arial"/>
          <w:b/>
          <w:sz w:val="18"/>
          <w:szCs w:val="18"/>
        </w:rPr>
        <w:t xml:space="preserve">. </w:t>
      </w:r>
      <w:r w:rsidRPr="00236F4B">
        <w:rPr>
          <w:rFonts w:asciiTheme="minorHAnsi" w:hAnsiTheme="minorHAnsi"/>
          <w:b/>
          <w:sz w:val="18"/>
          <w:szCs w:val="18"/>
        </w:rPr>
        <w:t>Point of Use Requirements</w:t>
      </w:r>
    </w:p>
    <w:p w14:paraId="5946406B" w14:textId="05160B00" w:rsidR="00585D1F" w:rsidRPr="00C17ADA"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236F4B">
        <w:rPr>
          <w:rFonts w:asciiTheme="minorHAnsi" w:hAnsiTheme="minorHAnsi" w:cs="Arial"/>
          <w:sz w:val="18"/>
          <w:szCs w:val="18"/>
        </w:rPr>
        <w:t>This table only applies to systems indicate</w:t>
      </w:r>
      <w:r w:rsidRPr="00C17ADA">
        <w:rPr>
          <w:rFonts w:asciiTheme="minorHAnsi" w:hAnsiTheme="minorHAnsi" w:cs="Arial"/>
          <w:sz w:val="18"/>
          <w:szCs w:val="18"/>
        </w:rPr>
        <w:t xml:space="preserve">d as </w:t>
      </w:r>
      <w:r w:rsidR="006E4B25" w:rsidRPr="00C17ADA">
        <w:rPr>
          <w:rFonts w:asciiTheme="minorHAnsi" w:hAnsiTheme="minorHAnsi"/>
          <w:sz w:val="18"/>
          <w:szCs w:val="18"/>
        </w:rPr>
        <w:t>Point of Use</w:t>
      </w:r>
      <w:r w:rsidRPr="00C17ADA">
        <w:rPr>
          <w:rFonts w:asciiTheme="minorHAnsi" w:hAnsiTheme="minorHAnsi" w:cs="Arial"/>
          <w:sz w:val="18"/>
          <w:szCs w:val="18"/>
        </w:rPr>
        <w:t xml:space="preserve"> In addition to the mandatory requirements in Table</w:t>
      </w:r>
      <w:r w:rsidR="006E4B25" w:rsidRPr="00C17ADA">
        <w:rPr>
          <w:rFonts w:asciiTheme="minorHAnsi" w:hAnsiTheme="minorHAnsi" w:cs="Arial"/>
          <w:sz w:val="18"/>
          <w:szCs w:val="18"/>
        </w:rPr>
        <w:t xml:space="preserve"> F</w:t>
      </w:r>
      <w:r w:rsidRPr="00C17ADA">
        <w:rPr>
          <w:rFonts w:asciiTheme="minorHAnsi" w:hAnsiTheme="minorHAnsi" w:cs="Arial"/>
          <w:sz w:val="18"/>
          <w:szCs w:val="18"/>
        </w:rPr>
        <w:t xml:space="preserve">, the </w:t>
      </w:r>
      <w:r w:rsidR="006E4B25" w:rsidRPr="00C17ADA">
        <w:rPr>
          <w:rFonts w:asciiTheme="minorHAnsi" w:hAnsiTheme="minorHAnsi" w:cstheme="minorHAnsi"/>
          <w:sz w:val="18"/>
          <w:szCs w:val="18"/>
        </w:rPr>
        <w:t>installer</w:t>
      </w:r>
      <w:r w:rsidR="006E4B25" w:rsidRPr="00C17ADA" w:rsidDel="006E4B25">
        <w:rPr>
          <w:rFonts w:asciiTheme="minorHAnsi" w:hAnsiTheme="minorHAnsi" w:cs="Arial"/>
          <w:sz w:val="18"/>
          <w:szCs w:val="18"/>
        </w:rPr>
        <w:t xml:space="preserve"> </w:t>
      </w:r>
      <w:r w:rsidRPr="00C17ADA">
        <w:rPr>
          <w:rFonts w:asciiTheme="minorHAnsi" w:hAnsiTheme="minorHAnsi" w:cs="Arial"/>
          <w:sz w:val="18"/>
          <w:szCs w:val="18"/>
        </w:rPr>
        <w:t>must ensure the requirements in this table are met.</w:t>
      </w:r>
    </w:p>
    <w:p w14:paraId="77224061" w14:textId="77777777" w:rsidR="00585D1F" w:rsidRPr="00236F4B"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3D40E0A5" w:rsidR="00585D1F" w:rsidRPr="00236F4B"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236F4B">
        <w:rPr>
          <w:rFonts w:asciiTheme="minorHAnsi" w:hAnsiTheme="minorHAnsi" w:cs="Arial"/>
          <w:b/>
          <w:sz w:val="18"/>
          <w:szCs w:val="18"/>
        </w:rPr>
        <w:t>N</w:t>
      </w:r>
      <w:r w:rsidR="00585D1F" w:rsidRPr="00236F4B">
        <w:rPr>
          <w:rFonts w:asciiTheme="minorHAnsi" w:hAnsiTheme="minorHAnsi" w:cs="Arial"/>
          <w:b/>
          <w:sz w:val="18"/>
          <w:szCs w:val="18"/>
        </w:rPr>
        <w:t xml:space="preserve">. </w:t>
      </w:r>
      <w:r w:rsidRPr="00236F4B">
        <w:rPr>
          <w:rFonts w:asciiTheme="minorHAnsi" w:hAnsiTheme="minorHAnsi" w:cs="Arial"/>
          <w:b/>
          <w:sz w:val="18"/>
          <w:szCs w:val="18"/>
        </w:rPr>
        <w:t xml:space="preserve">Mandatory Requirements for all Recirculation Systems </w:t>
      </w:r>
    </w:p>
    <w:p w14:paraId="75AD5AD8" w14:textId="77777777" w:rsidR="006E4B25" w:rsidRPr="00095F6F" w:rsidRDefault="006E4B25" w:rsidP="006E4B25">
      <w:pPr>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The requirements of this table apply to all recirculation systems listed below.</w:t>
      </w:r>
    </w:p>
    <w:p w14:paraId="01E17839"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7CF6FBD5" w:rsidR="006E4B25" w:rsidRPr="00095F6F" w:rsidRDefault="006E4B25" w:rsidP="006E4B25">
      <w:pPr>
        <w:autoSpaceDE w:val="0"/>
        <w:autoSpaceDN w:val="0"/>
        <w:adjustRightInd w:val="0"/>
        <w:spacing w:after="0" w:line="240" w:lineRule="auto"/>
        <w:rPr>
          <w:rFonts w:asciiTheme="minorHAnsi" w:hAnsiTheme="minorHAnsi" w:cstheme="minorHAnsi"/>
          <w:b/>
          <w:sz w:val="18"/>
          <w:szCs w:val="18"/>
        </w:rPr>
      </w:pPr>
      <w:r w:rsidRPr="00095F6F">
        <w:rPr>
          <w:rFonts w:asciiTheme="minorHAnsi" w:hAnsiTheme="minorHAnsi" w:cstheme="minorHAnsi"/>
          <w:b/>
          <w:sz w:val="18"/>
          <w:szCs w:val="18"/>
        </w:rPr>
        <w:t>O. Recirculation Non-Demand Controls Requirements</w:t>
      </w:r>
    </w:p>
    <w:p w14:paraId="702B0E44" w14:textId="468A5DFC" w:rsidR="006E4B25" w:rsidRPr="00095F6F"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indicated as </w:t>
      </w:r>
      <w:r w:rsidRPr="00C17ADA">
        <w:rPr>
          <w:rFonts w:asciiTheme="minorHAnsi" w:hAnsiTheme="minorHAnsi" w:cstheme="minorHAnsi"/>
          <w:sz w:val="18"/>
          <w:szCs w:val="18"/>
        </w:rPr>
        <w:t xml:space="preserve">Recirculation Non-demand </w:t>
      </w:r>
      <w:r w:rsidR="00E04539" w:rsidRPr="00C17ADA">
        <w:rPr>
          <w:rFonts w:asciiTheme="minorHAnsi" w:hAnsiTheme="minorHAnsi" w:cstheme="minorHAnsi"/>
          <w:sz w:val="18"/>
          <w:szCs w:val="18"/>
        </w:rPr>
        <w:t>C</w:t>
      </w:r>
      <w:r w:rsidRPr="00C17ADA">
        <w:rPr>
          <w:rFonts w:asciiTheme="minorHAnsi" w:hAnsiTheme="minorHAnsi" w:cstheme="minorHAnsi"/>
          <w:sz w:val="18"/>
          <w:szCs w:val="18"/>
        </w:rPr>
        <w:t>ontrols.</w:t>
      </w:r>
      <w:r w:rsidRPr="00095F6F">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01A1AACA" w:rsidR="00DC1FD3" w:rsidRDefault="00DC1FD3">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3221B47E" w14:textId="777777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A2813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095F6F">
        <w:rPr>
          <w:rFonts w:asciiTheme="minorHAnsi" w:hAnsiTheme="minorHAnsi" w:cstheme="minorHAnsi"/>
          <w:b/>
          <w:sz w:val="18"/>
          <w:szCs w:val="18"/>
        </w:rPr>
        <w:t>P. Demand Recirculation Manual Control/Sensor Control Requirements</w:t>
      </w:r>
    </w:p>
    <w:p w14:paraId="54D895CE" w14:textId="63365482"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w:t>
      </w:r>
      <w:r w:rsidRPr="00C17ADA">
        <w:rPr>
          <w:rFonts w:asciiTheme="minorHAnsi" w:hAnsiTheme="minorHAnsi" w:cstheme="minorHAnsi"/>
          <w:sz w:val="18"/>
          <w:szCs w:val="18"/>
        </w:rPr>
        <w:t>indicated as Demand Recirculation Manual Control</w:t>
      </w:r>
      <w:r w:rsidR="00B843FA" w:rsidRPr="00C17ADA">
        <w:rPr>
          <w:rFonts w:asciiTheme="minorHAnsi" w:hAnsiTheme="minorHAnsi" w:cstheme="minorHAnsi"/>
          <w:sz w:val="18"/>
          <w:szCs w:val="18"/>
        </w:rPr>
        <w:t>,</w:t>
      </w:r>
      <w:r w:rsidRPr="00C17ADA">
        <w:rPr>
          <w:rFonts w:asciiTheme="minorHAnsi" w:hAnsiTheme="minorHAnsi" w:cstheme="minorHAnsi"/>
          <w:sz w:val="18"/>
          <w:szCs w:val="18"/>
        </w:rPr>
        <w:t xml:space="preserve"> Demand Recirculation Senor Control</w:t>
      </w:r>
      <w:r w:rsidR="00B843FA" w:rsidRPr="00C17ADA">
        <w:rPr>
          <w:rFonts w:asciiTheme="minorHAnsi" w:hAnsiTheme="minorHAnsi" w:cstheme="minorHAnsi"/>
          <w:sz w:val="18"/>
          <w:szCs w:val="18"/>
        </w:rPr>
        <w:t>, HERS-Verified Demand Recirculation Manual Control or HERS-Verified Demand Recirculation Senor Control</w:t>
      </w:r>
      <w:r w:rsidRPr="00C17ADA">
        <w:rPr>
          <w:rFonts w:asciiTheme="minorHAnsi" w:hAnsiTheme="minorHAnsi" w:cstheme="minorHAnsi"/>
          <w:sz w:val="18"/>
          <w:szCs w:val="18"/>
        </w:rPr>
        <w:t>. In addition to the mandatory requirements in Table F and N, the installer must ensure the requirements in this table are met.</w:t>
      </w:r>
    </w:p>
    <w:p w14:paraId="08C34F10"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313EC8B4" w:rsidR="000849F0" w:rsidRPr="00095F6F" w:rsidRDefault="006E4B25" w:rsidP="00236F4B">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236F4B">
        <w:rPr>
          <w:rFonts w:asciiTheme="minorHAnsi" w:hAnsiTheme="minorHAnsi" w:cstheme="minorHAnsi"/>
          <w:b/>
          <w:sz w:val="18"/>
          <w:szCs w:val="18"/>
        </w:rPr>
        <w:t>Q. HERS-Verified Demand Recirculation Manual Control/Sensor Control</w:t>
      </w:r>
      <w:r w:rsidR="002E14A5">
        <w:rPr>
          <w:rFonts w:asciiTheme="minorHAnsi" w:hAnsiTheme="minorHAnsi" w:cstheme="minorHAnsi"/>
          <w:b/>
          <w:sz w:val="18"/>
          <w:szCs w:val="18"/>
        </w:rPr>
        <w:t xml:space="preserve"> Requirements</w:t>
      </w:r>
    </w:p>
    <w:p w14:paraId="0A8AEDE8" w14:textId="2D04BFF0"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C17ADA">
        <w:rPr>
          <w:rFonts w:asciiTheme="minorHAnsi" w:hAnsiTheme="minorHAnsi" w:cstheme="minorHAnsi"/>
          <w:sz w:val="18"/>
          <w:szCs w:val="18"/>
        </w:rPr>
        <w:t xml:space="preserve">This table only applies to systems indicated as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Manual Control or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Senor Control. </w:t>
      </w:r>
      <w:r w:rsidR="00850E4B" w:rsidRPr="00C17ADA">
        <w:rPr>
          <w:rFonts w:asciiTheme="minorHAnsi" w:hAnsiTheme="minorHAnsi" w:cstheme="minorHAnsi"/>
          <w:sz w:val="18"/>
          <w:szCs w:val="18"/>
        </w:rPr>
        <w:t xml:space="preserve"> </w:t>
      </w:r>
      <w:r w:rsidRPr="00C17ADA">
        <w:rPr>
          <w:rFonts w:asciiTheme="minorHAnsi" w:hAnsiTheme="minorHAnsi" w:cstheme="minorHAnsi"/>
          <w:sz w:val="18"/>
          <w:szCs w:val="18"/>
        </w:rPr>
        <w:t>In addition to the mandatory requirements in Table F and N, the installer must ensure the requirements in this table are met.</w:t>
      </w:r>
    </w:p>
    <w:p w14:paraId="67911F5A" w14:textId="77777777" w:rsidR="006E4B25" w:rsidRPr="00236F4B" w:rsidRDefault="006E4B25" w:rsidP="00DC522B">
      <w:pPr>
        <w:spacing w:after="0" w:line="240" w:lineRule="auto"/>
        <w:rPr>
          <w:rFonts w:asciiTheme="minorHAnsi" w:hAnsiTheme="minorHAnsi" w:cstheme="minorHAnsi"/>
          <w:b/>
          <w:sz w:val="18"/>
          <w:szCs w:val="18"/>
        </w:rPr>
        <w:sectPr w:rsidR="006E4B25" w:rsidRPr="00236F4B" w:rsidSect="00E04539">
          <w:headerReference w:type="default" r:id="rId18"/>
          <w:footerReference w:type="default" r:id="rId19"/>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3"/>
        <w:gridCol w:w="883"/>
        <w:gridCol w:w="749"/>
        <w:gridCol w:w="922"/>
        <w:gridCol w:w="751"/>
        <w:gridCol w:w="874"/>
        <w:gridCol w:w="771"/>
        <w:gridCol w:w="950"/>
        <w:gridCol w:w="1127"/>
        <w:gridCol w:w="1047"/>
        <w:gridCol w:w="1030"/>
      </w:tblGrid>
      <w:tr w:rsidR="00F349F6" w:rsidRPr="00327949" w14:paraId="1C7982C8" w14:textId="0D8E46F4"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10"/>
          <w:p w14:paraId="5FBAE417" w14:textId="40D87D2C" w:rsidR="00F349F6" w:rsidRPr="00327949" w:rsidRDefault="00F349F6" w:rsidP="002B092D">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236F4B">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r w:rsidR="006A3904">
              <w:rPr>
                <w:rFonts w:asciiTheme="minorHAnsi" w:hAnsiTheme="minorHAnsi" w:cstheme="minorHAnsi"/>
                <w:b/>
                <w:sz w:val="20"/>
                <w:szCs w:val="20"/>
              </w:rPr>
              <w:t>(other than HPWH)</w:t>
            </w:r>
          </w:p>
          <w:p w14:paraId="1FCD1FD2" w14:textId="3CD28014" w:rsidR="00F349F6" w:rsidRPr="00327949" w:rsidRDefault="00F349F6" w:rsidP="002B092D">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r w:rsidR="0070204F" w:rsidRPr="005828AE">
              <w:rPr>
                <w:rFonts w:asciiTheme="minorHAnsi" w:eastAsia="Times New Roman" w:hAnsiTheme="minorHAnsi" w:cstheme="minorHAnsi"/>
                <w:sz w:val="20"/>
                <w:szCs w:val="20"/>
              </w:rPr>
              <w:t xml:space="preserve"> features</w:t>
            </w:r>
            <w:r w:rsidR="0070204F">
              <w:rPr>
                <w:rFonts w:asciiTheme="minorHAnsi" w:eastAsia="Times New Roman" w:hAnsiTheme="minorHAnsi" w:cstheme="minorHAnsi"/>
                <w:sz w:val="20"/>
                <w:szCs w:val="20"/>
              </w:rPr>
              <w:t xml:space="preserve"> of</w:t>
            </w:r>
            <w:r w:rsidR="0070204F" w:rsidRPr="00327949">
              <w:rPr>
                <w:rFonts w:asciiTheme="minorHAnsi" w:hAnsiTheme="minorHAnsi" w:cstheme="minorHAnsi"/>
                <w:sz w:val="18"/>
                <w:szCs w:val="18"/>
              </w:rPr>
              <w:t xml:space="preserve"> </w:t>
            </w:r>
            <w:r w:rsidRPr="00327949">
              <w:rPr>
                <w:rFonts w:asciiTheme="minorHAnsi" w:hAnsiTheme="minorHAnsi" w:cstheme="minorHAnsi"/>
                <w:sz w:val="18"/>
                <w:szCs w:val="18"/>
              </w:rPr>
              <w:t xml:space="preserve">the water heating system </w:t>
            </w:r>
            <w:r w:rsidR="001022AB">
              <w:rPr>
                <w:rFonts w:asciiTheme="minorHAnsi" w:eastAsia="Times New Roman" w:hAnsiTheme="minorHAnsi" w:cstheme="minorHAnsi"/>
                <w:sz w:val="20"/>
                <w:szCs w:val="20"/>
              </w:rPr>
              <w:t xml:space="preserve">other than </w:t>
            </w:r>
            <w:r w:rsidR="001022AB">
              <w:rPr>
                <w:rFonts w:cstheme="minorHAnsi"/>
                <w:b/>
                <w:bCs/>
                <w:sz w:val="20"/>
                <w:szCs w:val="20"/>
              </w:rPr>
              <w:t>HPWH</w:t>
            </w:r>
            <w:r w:rsidR="001022AB" w:rsidRPr="005828AE">
              <w:rPr>
                <w:rFonts w:asciiTheme="minorHAnsi" w:eastAsia="Times New Roman" w:hAnsiTheme="minorHAnsi" w:cstheme="minorHAnsi"/>
                <w:sz w:val="20"/>
                <w:szCs w:val="20"/>
              </w:rPr>
              <w:t xml:space="preserve"> </w:t>
            </w:r>
            <w:r w:rsidR="001022AB">
              <w:rPr>
                <w:rFonts w:asciiTheme="minorHAnsi" w:eastAsia="Times New Roman" w:hAnsiTheme="minorHAnsi" w:cstheme="minorHAnsi"/>
                <w:sz w:val="20"/>
                <w:szCs w:val="20"/>
              </w:rPr>
              <w:t>systems</w:t>
            </w:r>
            <w:r w:rsidRPr="00327949">
              <w:rPr>
                <w:rFonts w:asciiTheme="minorHAnsi" w:hAnsiTheme="minorHAnsi" w:cstheme="minorHAnsi"/>
                <w:sz w:val="18"/>
                <w:szCs w:val="18"/>
              </w:rPr>
              <w:t xml:space="preserve"> that were specified on the registered CF1R compliance document for this project.</w:t>
            </w:r>
          </w:p>
          <w:p w14:paraId="2644B5A4" w14:textId="728842DA"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r w:rsidR="00B73409">
              <w:t xml:space="preserve"> </w:t>
            </w:r>
            <w:r w:rsidR="00B73409" w:rsidRPr="00B73409">
              <w:rPr>
                <w:rFonts w:asciiTheme="minorHAnsi" w:hAnsiTheme="minorHAnsi" w:cstheme="minorHAnsi"/>
                <w:sz w:val="18"/>
                <w:szCs w:val="18"/>
              </w:rPr>
              <w:t xml:space="preserve">if CF1R </w:t>
            </w:r>
            <w:r w:rsidR="009024F2">
              <w:rPr>
                <w:rFonts w:asciiTheme="minorHAnsi" w:hAnsiTheme="minorHAnsi" w:cstheme="minorHAnsi"/>
                <w:sz w:val="18"/>
                <w:szCs w:val="18"/>
              </w:rPr>
              <w:t xml:space="preserve">do not have any </w:t>
            </w:r>
            <w:r w:rsidR="00B73409" w:rsidRPr="00B73409">
              <w:rPr>
                <w:rFonts w:asciiTheme="minorHAnsi" w:hAnsiTheme="minorHAnsi" w:cstheme="minorHAnsi"/>
                <w:sz w:val="18"/>
                <w:szCs w:val="18"/>
              </w:rPr>
              <w:t xml:space="preserve"> </w:t>
            </w:r>
            <w:r w:rsidR="009024F2">
              <w:rPr>
                <w:rFonts w:asciiTheme="minorHAnsi" w:hAnsiTheme="minorHAnsi" w:cstheme="minorHAnsi"/>
                <w:sz w:val="18"/>
                <w:szCs w:val="18"/>
              </w:rPr>
              <w:t>non-</w:t>
            </w:r>
            <w:r w:rsidR="00B73409" w:rsidRPr="00B73409">
              <w:rPr>
                <w:rFonts w:asciiTheme="minorHAnsi" w:hAnsiTheme="minorHAnsi" w:cstheme="minorHAnsi"/>
                <w:sz w:val="18"/>
                <w:szCs w:val="18"/>
              </w:rPr>
              <w:t>HPWH</w:t>
            </w:r>
            <w:r w:rsidR="009024F2">
              <w:rPr>
                <w:rFonts w:asciiTheme="minorHAnsi" w:hAnsiTheme="minorHAnsi" w:cstheme="minorHAnsi"/>
                <w:sz w:val="18"/>
                <w:szCs w:val="18"/>
              </w:rPr>
              <w:t xml:space="preserve"> systems</w:t>
            </w:r>
            <w:r w:rsidR="00B73409" w:rsidRPr="00B73409">
              <w:rPr>
                <w:rFonts w:asciiTheme="minorHAnsi" w:hAnsiTheme="minorHAnsi" w:cstheme="minorHAnsi"/>
                <w:sz w:val="18"/>
                <w:szCs w:val="18"/>
              </w:rPr>
              <w:t xml:space="preserve">, then display the "section does not apply" message; else </w:t>
            </w:r>
            <w:r w:rsidRPr="00327949">
              <w:rPr>
                <w:rFonts w:asciiTheme="minorHAnsi" w:hAnsiTheme="minorHAnsi" w:cstheme="minorHAnsi"/>
                <w:sz w:val="18"/>
                <w:szCs w:val="18"/>
              </w:rPr>
              <w:t xml:space="preserve">require one row of data for each </w:t>
            </w:r>
            <w:r w:rsidR="009024F2">
              <w:rPr>
                <w:rFonts w:asciiTheme="minorHAnsi" w:hAnsiTheme="minorHAnsi" w:cstheme="minorHAnsi"/>
                <w:sz w:val="18"/>
                <w:szCs w:val="18"/>
              </w:rPr>
              <w:t xml:space="preserve">non-HPWH </w:t>
            </w:r>
            <w:r w:rsidR="00EC0CA0">
              <w:rPr>
                <w:rFonts w:asciiTheme="minorHAnsi" w:hAnsiTheme="minorHAnsi" w:cstheme="minorHAnsi"/>
                <w:sz w:val="18"/>
                <w:szCs w:val="18"/>
              </w:rPr>
              <w:t>water heater identified on the CF1R-</w:t>
            </w:r>
            <w:r w:rsidR="00EC0CA0" w:rsidRPr="00DC34CF">
              <w:rPr>
                <w:rFonts w:asciiTheme="minorHAnsi" w:hAnsiTheme="minorHAnsi" w:cstheme="minorHAnsi"/>
                <w:sz w:val="18"/>
                <w:szCs w:val="18"/>
              </w:rPr>
              <w:t>PRF</w:t>
            </w:r>
            <w:r w:rsidRPr="00327949">
              <w:rPr>
                <w:rFonts w:asciiTheme="minorHAnsi" w:hAnsiTheme="minorHAnsi" w:cstheme="minorHAnsi"/>
                <w:sz w:val="18"/>
                <w:szCs w:val="18"/>
              </w:rPr>
              <w:t>&gt;&gt;</w:t>
            </w:r>
          </w:p>
        </w:tc>
      </w:tr>
      <w:tr w:rsidR="00F349F6" w:rsidRPr="00327949" w14:paraId="6AAB97F6" w14:textId="34F9147E" w:rsidTr="009A07EC">
        <w:trPr>
          <w:trHeight w:val="277"/>
        </w:trPr>
        <w:tc>
          <w:tcPr>
            <w:tcW w:w="416" w:type="pct"/>
            <w:tcBorders>
              <w:top w:val="single" w:sz="4" w:space="0" w:color="auto"/>
              <w:left w:val="single" w:sz="4" w:space="0" w:color="auto"/>
              <w:bottom w:val="single" w:sz="4" w:space="0" w:color="auto"/>
              <w:right w:val="single" w:sz="4" w:space="0" w:color="auto"/>
            </w:tcBorders>
          </w:tcPr>
          <w:p w14:paraId="4B43E16D" w14:textId="3C91FDF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7" w:type="pct"/>
            <w:tcBorders>
              <w:top w:val="single" w:sz="4" w:space="0" w:color="auto"/>
              <w:left w:val="single" w:sz="4" w:space="0" w:color="auto"/>
              <w:bottom w:val="single" w:sz="4" w:space="0" w:color="auto"/>
              <w:right w:val="single" w:sz="4" w:space="0" w:color="auto"/>
            </w:tcBorders>
            <w:vAlign w:val="bottom"/>
          </w:tcPr>
          <w:p w14:paraId="7C9B00BA" w14:textId="0C90A9AC"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6177EA1C" w14:textId="24C9EB40"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47" w:type="pct"/>
            <w:tcBorders>
              <w:top w:val="single" w:sz="4" w:space="0" w:color="auto"/>
              <w:left w:val="single" w:sz="4" w:space="0" w:color="auto"/>
              <w:bottom w:val="single" w:sz="4" w:space="0" w:color="auto"/>
              <w:right w:val="single" w:sz="4" w:space="0" w:color="auto"/>
            </w:tcBorders>
            <w:vAlign w:val="bottom"/>
          </w:tcPr>
          <w:p w14:paraId="505D2ED4" w14:textId="7152BFD4"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27" w:type="pct"/>
            <w:tcBorders>
              <w:top w:val="single" w:sz="4" w:space="0" w:color="auto"/>
              <w:left w:val="single" w:sz="4" w:space="0" w:color="auto"/>
              <w:bottom w:val="single" w:sz="4" w:space="0" w:color="auto"/>
              <w:right w:val="single" w:sz="4" w:space="0" w:color="auto"/>
            </w:tcBorders>
            <w:vAlign w:val="bottom"/>
          </w:tcPr>
          <w:p w14:paraId="21DA621E" w14:textId="0E961018"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48" w:type="pct"/>
            <w:tcBorders>
              <w:top w:val="single" w:sz="4" w:space="0" w:color="auto"/>
              <w:left w:val="single" w:sz="4" w:space="0" w:color="auto"/>
              <w:bottom w:val="single" w:sz="4" w:space="0" w:color="auto"/>
              <w:right w:val="single" w:sz="4" w:space="0" w:color="auto"/>
            </w:tcBorders>
            <w:vAlign w:val="bottom"/>
          </w:tcPr>
          <w:p w14:paraId="6FFB1278" w14:textId="2DF427B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05" w:type="pct"/>
            <w:tcBorders>
              <w:top w:val="single" w:sz="4" w:space="0" w:color="auto"/>
              <w:left w:val="single" w:sz="4" w:space="0" w:color="auto"/>
              <w:bottom w:val="single" w:sz="4" w:space="0" w:color="auto"/>
              <w:right w:val="single" w:sz="4" w:space="0" w:color="auto"/>
            </w:tcBorders>
            <w:vAlign w:val="bottom"/>
          </w:tcPr>
          <w:p w14:paraId="0E006FC5" w14:textId="0AA527EC"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57" w:type="pct"/>
            <w:tcBorders>
              <w:top w:val="single" w:sz="4" w:space="0" w:color="auto"/>
              <w:left w:val="single" w:sz="4" w:space="0" w:color="auto"/>
              <w:bottom w:val="single" w:sz="4" w:space="0" w:color="auto"/>
              <w:right w:val="single" w:sz="4" w:space="0" w:color="auto"/>
            </w:tcBorders>
            <w:vAlign w:val="bottom"/>
          </w:tcPr>
          <w:p w14:paraId="41CC9AE1" w14:textId="7CF94D4A"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40" w:type="pct"/>
            <w:tcBorders>
              <w:top w:val="single" w:sz="4" w:space="0" w:color="auto"/>
              <w:left w:val="single" w:sz="4" w:space="0" w:color="auto"/>
              <w:bottom w:val="single" w:sz="4" w:space="0" w:color="auto"/>
              <w:right w:val="single" w:sz="4" w:space="0" w:color="auto"/>
            </w:tcBorders>
            <w:vAlign w:val="bottom"/>
          </w:tcPr>
          <w:p w14:paraId="49799FAA" w14:textId="20ECA94B" w:rsidR="00F349F6" w:rsidRPr="00327949" w:rsidRDefault="00F349F6" w:rsidP="00F349F6">
            <w:pPr>
              <w:spacing w:after="0" w:line="240" w:lineRule="auto"/>
              <w:jc w:val="center"/>
              <w:rPr>
                <w:rFonts w:asciiTheme="minorHAnsi" w:hAnsiTheme="minorHAnsi" w:cstheme="minorHAnsi"/>
                <w:sz w:val="18"/>
                <w:szCs w:val="18"/>
              </w:rPr>
            </w:pPr>
            <w:del w:id="17" w:author="Alhabibi, Haider@Energy" w:date="2022-06-20T18:22:00Z">
              <w:r w:rsidDel="002003C3">
                <w:rPr>
                  <w:rFonts w:asciiTheme="minorHAnsi" w:hAnsiTheme="minorHAnsi" w:cstheme="minorHAnsi"/>
                  <w:sz w:val="18"/>
                  <w:szCs w:val="18"/>
                </w:rPr>
                <w:delText>09</w:delText>
              </w:r>
            </w:del>
          </w:p>
        </w:tc>
        <w:tc>
          <w:tcPr>
            <w:tcW w:w="522" w:type="pct"/>
            <w:tcBorders>
              <w:top w:val="single" w:sz="4" w:space="0" w:color="auto"/>
              <w:left w:val="single" w:sz="4" w:space="0" w:color="auto"/>
              <w:bottom w:val="single" w:sz="4" w:space="0" w:color="auto"/>
              <w:right w:val="single" w:sz="4" w:space="0" w:color="auto"/>
            </w:tcBorders>
            <w:vAlign w:val="bottom"/>
          </w:tcPr>
          <w:p w14:paraId="615E7A0F" w14:textId="27F9007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85" w:type="pct"/>
            <w:tcBorders>
              <w:top w:val="single" w:sz="4" w:space="0" w:color="auto"/>
              <w:left w:val="single" w:sz="4" w:space="0" w:color="auto"/>
              <w:bottom w:val="single" w:sz="4" w:space="0" w:color="auto"/>
              <w:right w:val="single" w:sz="4" w:space="0" w:color="auto"/>
            </w:tcBorders>
            <w:vAlign w:val="bottom"/>
          </w:tcPr>
          <w:p w14:paraId="007D86DE" w14:textId="1694C6A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77" w:type="pct"/>
            <w:tcBorders>
              <w:top w:val="single" w:sz="4" w:space="0" w:color="auto"/>
              <w:left w:val="single" w:sz="4" w:space="0" w:color="auto"/>
              <w:bottom w:val="single" w:sz="4" w:space="0" w:color="auto"/>
              <w:right w:val="single" w:sz="4" w:space="0" w:color="auto"/>
            </w:tcBorders>
            <w:vAlign w:val="bottom"/>
          </w:tcPr>
          <w:p w14:paraId="5293FD4A" w14:textId="6494EBB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716A8C8E" w14:textId="1268DFB8" w:rsidTr="009A07EC">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15910FC" w14:textId="47C8592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7" w:type="pct"/>
            <w:tcBorders>
              <w:top w:val="single" w:sz="4" w:space="0" w:color="auto"/>
              <w:left w:val="single" w:sz="4" w:space="0" w:color="auto"/>
              <w:bottom w:val="single" w:sz="4" w:space="0" w:color="auto"/>
              <w:right w:val="single" w:sz="4" w:space="0" w:color="auto"/>
            </w:tcBorders>
            <w:vAlign w:val="bottom"/>
          </w:tcPr>
          <w:p w14:paraId="53F1A3BD" w14:textId="062C021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78237A2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47" w:type="pct"/>
            <w:tcBorders>
              <w:top w:val="single" w:sz="4" w:space="0" w:color="auto"/>
              <w:left w:val="single" w:sz="4" w:space="0" w:color="auto"/>
              <w:bottom w:val="single" w:sz="4" w:space="0" w:color="auto"/>
              <w:right w:val="single" w:sz="4" w:space="0" w:color="auto"/>
            </w:tcBorders>
            <w:vAlign w:val="bottom"/>
          </w:tcPr>
          <w:p w14:paraId="0411101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27" w:type="pct"/>
            <w:tcBorders>
              <w:top w:val="single" w:sz="4" w:space="0" w:color="auto"/>
              <w:left w:val="single" w:sz="4" w:space="0" w:color="auto"/>
              <w:bottom w:val="single" w:sz="4" w:space="0" w:color="auto"/>
              <w:right w:val="single" w:sz="4" w:space="0" w:color="auto"/>
            </w:tcBorders>
            <w:vAlign w:val="bottom"/>
          </w:tcPr>
          <w:p w14:paraId="1DA4175B" w14:textId="7418C65F"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of</w:t>
            </w:r>
            <w:r w:rsidR="002E1D83">
              <w:rPr>
                <w:rFonts w:asciiTheme="minorHAnsi" w:eastAsia="Times New Roman" w:hAnsiTheme="minorHAnsi" w:cstheme="minorHAnsi"/>
                <w:sz w:val="18"/>
                <w:szCs w:val="20"/>
              </w:rPr>
              <w:t xml:space="preserve"> Like (or Identical) </w:t>
            </w:r>
            <w:r w:rsidRPr="00327949">
              <w:rPr>
                <w:rFonts w:asciiTheme="minorHAnsi" w:hAnsiTheme="minorHAnsi" w:cstheme="minorHAnsi"/>
                <w:sz w:val="18"/>
                <w:szCs w:val="18"/>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1CD40041"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05" w:type="pct"/>
            <w:tcBorders>
              <w:top w:val="single" w:sz="4" w:space="0" w:color="auto"/>
              <w:left w:val="single" w:sz="4" w:space="0" w:color="auto"/>
              <w:bottom w:val="single" w:sz="4" w:space="0" w:color="auto"/>
              <w:right w:val="single" w:sz="4" w:space="0" w:color="auto"/>
            </w:tcBorders>
            <w:vAlign w:val="bottom"/>
          </w:tcPr>
          <w:p w14:paraId="0C1A6E6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57" w:type="pct"/>
            <w:tcBorders>
              <w:top w:val="single" w:sz="4" w:space="0" w:color="auto"/>
              <w:left w:val="single" w:sz="4" w:space="0" w:color="auto"/>
              <w:bottom w:val="single" w:sz="4" w:space="0" w:color="auto"/>
              <w:right w:val="single" w:sz="4" w:space="0" w:color="auto"/>
            </w:tcBorders>
            <w:vAlign w:val="bottom"/>
          </w:tcPr>
          <w:p w14:paraId="6D09D5AE"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40" w:type="pct"/>
            <w:tcBorders>
              <w:top w:val="single" w:sz="4" w:space="0" w:color="auto"/>
              <w:left w:val="single" w:sz="4" w:space="0" w:color="auto"/>
              <w:bottom w:val="single" w:sz="4" w:space="0" w:color="auto"/>
              <w:right w:val="single" w:sz="4" w:space="0" w:color="auto"/>
            </w:tcBorders>
            <w:vAlign w:val="bottom"/>
          </w:tcPr>
          <w:p w14:paraId="461A280B" w14:textId="32275B45" w:rsidR="00F349F6" w:rsidRPr="00327949" w:rsidRDefault="00F349F6" w:rsidP="009A07EC">
            <w:pPr>
              <w:spacing w:after="0" w:line="240" w:lineRule="auto"/>
              <w:jc w:val="center"/>
              <w:rPr>
                <w:rFonts w:asciiTheme="minorHAnsi" w:hAnsiTheme="minorHAnsi" w:cstheme="minorHAnsi"/>
                <w:sz w:val="18"/>
                <w:szCs w:val="18"/>
              </w:rPr>
            </w:pPr>
            <w:del w:id="18" w:author="Alhabibi, Haider@Energy" w:date="2022-06-20T18:22:00Z">
              <w:r w:rsidRPr="00095904" w:rsidDel="002003C3">
                <w:rPr>
                  <w:rFonts w:asciiTheme="minorHAnsi" w:eastAsia="Times New Roman" w:hAnsiTheme="minorHAnsi" w:cstheme="minorHAnsi"/>
                  <w:sz w:val="18"/>
                  <w:szCs w:val="20"/>
                </w:rPr>
                <w:delText>Central DHW System Distribution</w:delText>
              </w:r>
            </w:del>
          </w:p>
        </w:tc>
        <w:tc>
          <w:tcPr>
            <w:tcW w:w="522" w:type="pct"/>
            <w:tcBorders>
              <w:top w:val="single" w:sz="4" w:space="0" w:color="auto"/>
              <w:left w:val="single" w:sz="4" w:space="0" w:color="auto"/>
              <w:bottom w:val="single" w:sz="4" w:space="0" w:color="auto"/>
              <w:right w:val="single" w:sz="4" w:space="0" w:color="auto"/>
            </w:tcBorders>
            <w:vAlign w:val="bottom"/>
          </w:tcPr>
          <w:p w14:paraId="2D576EDF" w14:textId="59EF22E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85" w:type="pct"/>
            <w:tcBorders>
              <w:top w:val="single" w:sz="4" w:space="0" w:color="auto"/>
              <w:left w:val="single" w:sz="4" w:space="0" w:color="auto"/>
              <w:bottom w:val="single" w:sz="4" w:space="0" w:color="auto"/>
              <w:right w:val="single" w:sz="4" w:space="0" w:color="auto"/>
            </w:tcBorders>
            <w:vAlign w:val="bottom"/>
          </w:tcPr>
          <w:p w14:paraId="0D2F7A11" w14:textId="6764288B"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477" w:type="pct"/>
            <w:tcBorders>
              <w:top w:val="single" w:sz="4" w:space="0" w:color="auto"/>
              <w:left w:val="single" w:sz="4" w:space="0" w:color="auto"/>
              <w:bottom w:val="single" w:sz="4" w:space="0" w:color="auto"/>
              <w:right w:val="single" w:sz="4" w:space="0" w:color="auto"/>
            </w:tcBorders>
            <w:vAlign w:val="bottom"/>
          </w:tcPr>
          <w:p w14:paraId="5C5B5588" w14:textId="4D6E340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401E94FA" w14:textId="36ED2B62" w:rsidTr="009A07EC">
        <w:trPr>
          <w:trHeight w:val="246"/>
        </w:trPr>
        <w:tc>
          <w:tcPr>
            <w:tcW w:w="416" w:type="pct"/>
            <w:tcBorders>
              <w:top w:val="single" w:sz="4" w:space="0" w:color="auto"/>
              <w:left w:val="single" w:sz="4" w:space="0" w:color="auto"/>
              <w:bottom w:val="single" w:sz="4" w:space="0" w:color="auto"/>
              <w:right w:val="single" w:sz="4" w:space="0" w:color="auto"/>
            </w:tcBorders>
          </w:tcPr>
          <w:p w14:paraId="1F36E464" w14:textId="4B975DC4" w:rsidR="00F349F6" w:rsidRPr="002B092D" w:rsidRDefault="00D1391E" w:rsidP="00F349F6">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sz w:val="16"/>
                <w:szCs w:val="20"/>
              </w:rPr>
              <w:t>&lt;&lt;reference value from CF1R;</w:t>
            </w:r>
            <w:r w:rsidR="00F349F6">
              <w:rPr>
                <w:rFonts w:asciiTheme="minorHAnsi" w:eastAsia="Times New Roman" w:hAnsiTheme="minorHAnsi" w:cstheme="minorHAnsi"/>
                <w:sz w:val="16"/>
                <w:szCs w:val="20"/>
              </w:rPr>
              <w:t xml:space="preserve"> if Single Family, then value = Single Family&gt;&gt; </w:t>
            </w:r>
          </w:p>
        </w:tc>
        <w:tc>
          <w:tcPr>
            <w:tcW w:w="367" w:type="pct"/>
            <w:tcBorders>
              <w:top w:val="single" w:sz="4" w:space="0" w:color="auto"/>
              <w:left w:val="single" w:sz="4" w:space="0" w:color="auto"/>
              <w:bottom w:val="single" w:sz="4" w:space="0" w:color="auto"/>
              <w:right w:val="single" w:sz="4" w:space="0" w:color="auto"/>
            </w:tcBorders>
          </w:tcPr>
          <w:p w14:paraId="1F9F0E23" w14:textId="30ED6B3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(see rule in header)&gt;&gt;</w:t>
            </w:r>
          </w:p>
        </w:tc>
        <w:tc>
          <w:tcPr>
            <w:tcW w:w="409" w:type="pct"/>
            <w:tcBorders>
              <w:top w:val="single" w:sz="4" w:space="0" w:color="auto"/>
              <w:left w:val="single" w:sz="4" w:space="0" w:color="auto"/>
              <w:bottom w:val="single" w:sz="4" w:space="0" w:color="auto"/>
              <w:right w:val="single" w:sz="4" w:space="0" w:color="auto"/>
            </w:tcBorders>
          </w:tcPr>
          <w:p w14:paraId="5406B233"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1FEF36D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w:t>
            </w:r>
          </w:p>
          <w:p w14:paraId="371736DC" w14:textId="77777777" w:rsidR="00F349F6" w:rsidRPr="002B092D" w:rsidRDefault="00F349F6" w:rsidP="00F349F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DHW, </w:t>
            </w:r>
          </w:p>
          <w:p w14:paraId="711495C9" w14:textId="10A0799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Combined Hydronic, Hydronic&gt;&gt;</w:t>
            </w:r>
          </w:p>
        </w:tc>
        <w:tc>
          <w:tcPr>
            <w:tcW w:w="347" w:type="pct"/>
            <w:tcBorders>
              <w:top w:val="single" w:sz="4" w:space="0" w:color="auto"/>
              <w:left w:val="single" w:sz="4" w:space="0" w:color="auto"/>
              <w:bottom w:val="single" w:sz="4" w:space="0" w:color="auto"/>
              <w:right w:val="single" w:sz="4" w:space="0" w:color="auto"/>
            </w:tcBorders>
          </w:tcPr>
          <w:p w14:paraId="515B2A78" w14:textId="3BDD1230"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4887B952" w14:textId="3482AC02"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 =</w:t>
            </w:r>
            <w:r>
              <w:rPr>
                <w:rFonts w:asciiTheme="minorHAnsi" w:eastAsia="Times New Roman" w:hAnsiTheme="minorHAnsi" w:cstheme="minorHAnsi"/>
                <w:sz w:val="16"/>
                <w:szCs w:val="16"/>
              </w:rPr>
              <w:t xml:space="preserve"> </w:t>
            </w:r>
          </w:p>
          <w:p w14:paraId="13D2647B" w14:textId="0E5F452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Boiler, Indirect, Consumer Instantaneous, Commercial Instantaneous, Consumer Storage, Commercial Storage, Residential-Duty Commercial Storage, or Residential-Duty Commercial Instantaneous &gt;&gt;</w:t>
            </w:r>
          </w:p>
        </w:tc>
        <w:tc>
          <w:tcPr>
            <w:tcW w:w="427" w:type="pct"/>
            <w:tcBorders>
              <w:top w:val="single" w:sz="4" w:space="0" w:color="auto"/>
              <w:left w:val="single" w:sz="4" w:space="0" w:color="auto"/>
              <w:bottom w:val="single" w:sz="4" w:space="0" w:color="auto"/>
              <w:right w:val="single" w:sz="4" w:space="0" w:color="auto"/>
            </w:tcBorders>
          </w:tcPr>
          <w:p w14:paraId="0965884C" w14:textId="5D4EECC0"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CF1R&gt;&gt;</w:t>
            </w:r>
          </w:p>
        </w:tc>
        <w:tc>
          <w:tcPr>
            <w:tcW w:w="348" w:type="pct"/>
            <w:tcBorders>
              <w:top w:val="single" w:sz="4" w:space="0" w:color="auto"/>
              <w:left w:val="single" w:sz="4" w:space="0" w:color="auto"/>
              <w:bottom w:val="single" w:sz="4" w:space="0" w:color="auto"/>
              <w:right w:val="single" w:sz="4" w:space="0" w:color="auto"/>
            </w:tcBorders>
          </w:tcPr>
          <w:p w14:paraId="52E1B19B" w14:textId="4240721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Allowed values are Heat Pump, Electric Resistance, Natural Gas, or Propane</w:t>
            </w:r>
            <w:r w:rsidRPr="002B092D" w:rsidDel="00366412">
              <w:rPr>
                <w:rFonts w:asciiTheme="minorHAnsi" w:eastAsia="Times New Roman" w:hAnsiTheme="minorHAnsi" w:cstheme="minorHAnsi"/>
                <w:sz w:val="16"/>
                <w:szCs w:val="16"/>
              </w:rPr>
              <w:t xml:space="preserve"> </w:t>
            </w:r>
            <w:r w:rsidRPr="002B092D">
              <w:rPr>
                <w:rFonts w:asciiTheme="minorHAnsi" w:eastAsia="Times New Roman" w:hAnsiTheme="minorHAnsi" w:cstheme="minorHAnsi"/>
                <w:sz w:val="16"/>
                <w:szCs w:val="16"/>
              </w:rPr>
              <w:t>&gt;&gt;</w:t>
            </w:r>
          </w:p>
        </w:tc>
        <w:tc>
          <w:tcPr>
            <w:tcW w:w="405" w:type="pct"/>
            <w:tcBorders>
              <w:top w:val="single" w:sz="4" w:space="0" w:color="auto"/>
              <w:left w:val="single" w:sz="4" w:space="0" w:color="auto"/>
              <w:bottom w:val="single" w:sz="4" w:space="0" w:color="auto"/>
              <w:right w:val="single" w:sz="4" w:space="0" w:color="auto"/>
            </w:tcBorders>
          </w:tcPr>
          <w:p w14:paraId="67AA3E9C" w14:textId="77777777"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&lt;&lt;reference value from CF1R;</w:t>
            </w:r>
          </w:p>
          <w:p w14:paraId="0930D259" w14:textId="77777777"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If parent CF1R = CF1R-ADD, ALT or NCB, then value = NA;</w:t>
            </w:r>
          </w:p>
          <w:p w14:paraId="3102547C" w14:textId="40230A5E"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Elseif parent CF1R = CF1R-</w:t>
            </w:r>
            <w:r w:rsidRPr="00DC34CF">
              <w:rPr>
                <w:rFonts w:asciiTheme="minorHAnsi" w:eastAsia="Times New Roman" w:hAnsiTheme="minorHAnsi" w:cstheme="minorHAnsi"/>
                <w:sz w:val="16"/>
                <w:szCs w:val="16"/>
              </w:rPr>
              <w:t>PRF</w:t>
            </w:r>
            <w:r w:rsidRPr="00D65B83">
              <w:rPr>
                <w:rFonts w:asciiTheme="minorHAnsi" w:eastAsia="Times New Roman" w:hAnsiTheme="minorHAnsi" w:cstheme="minorHAnsi"/>
                <w:sz w:val="16"/>
                <w:szCs w:val="16"/>
              </w:rPr>
              <w:t>; then allowed values: if Fuel Type (A0</w:t>
            </w:r>
            <w:r w:rsidR="00E11E2A">
              <w:rPr>
                <w:rFonts w:asciiTheme="minorHAnsi" w:eastAsia="Times New Roman" w:hAnsiTheme="minorHAnsi" w:cstheme="minorHAnsi"/>
                <w:sz w:val="16"/>
                <w:szCs w:val="16"/>
              </w:rPr>
              <w:t>6</w:t>
            </w:r>
            <w:r w:rsidRPr="00D65B83">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Btu/Hr;</w:t>
            </w:r>
          </w:p>
          <w:p w14:paraId="416FDCB5" w14:textId="6B13B4CB"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kW;</w:t>
            </w:r>
          </w:p>
          <w:p w14:paraId="3C99B452" w14:textId="6C40C691" w:rsidR="00F349F6" w:rsidRPr="002B092D" w:rsidRDefault="00F349F6" w:rsidP="00F349F6">
            <w:pPr>
              <w:spacing w:after="0" w:line="240" w:lineRule="auto"/>
              <w:rPr>
                <w:rFonts w:asciiTheme="minorHAnsi" w:hAnsiTheme="minorHAnsi" w:cstheme="minorHAnsi"/>
                <w:sz w:val="16"/>
                <w:szCs w:val="16"/>
              </w:rPr>
            </w:pPr>
            <w:r w:rsidRPr="00D65B83">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NA&gt;&gt;</w:t>
            </w:r>
          </w:p>
        </w:tc>
        <w:tc>
          <w:tcPr>
            <w:tcW w:w="357" w:type="pct"/>
            <w:tcBorders>
              <w:top w:val="single" w:sz="4" w:space="0" w:color="auto"/>
              <w:left w:val="single" w:sz="4" w:space="0" w:color="auto"/>
              <w:bottom w:val="single" w:sz="4" w:space="0" w:color="auto"/>
              <w:right w:val="single" w:sz="4" w:space="0" w:color="auto"/>
            </w:tcBorders>
          </w:tcPr>
          <w:p w14:paraId="43D1C0C9" w14:textId="1B5197E9"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&lt;&lt;if A0</w:t>
            </w:r>
            <w:r w:rsidR="00E11E2A">
              <w:rPr>
                <w:rFonts w:asciiTheme="minorHAnsi" w:eastAsia="Times New Roman" w:hAnsiTheme="minorHAnsi" w:cstheme="minorHAnsi"/>
                <w:sz w:val="16"/>
                <w:szCs w:val="16"/>
              </w:rPr>
              <w:t>6</w:t>
            </w:r>
            <w:r w:rsidRPr="002B092D">
              <w:rPr>
                <w:rFonts w:asciiTheme="minorHAnsi" w:eastAsia="Times New Roman" w:hAnsiTheme="minorHAnsi" w:cstheme="minorHAnsi"/>
                <w:sz w:val="16"/>
                <w:szCs w:val="16"/>
              </w:rPr>
              <w:t xml:space="preserve"> = Heat Pump, then result = NA; </w:t>
            </w:r>
          </w:p>
          <w:p w14:paraId="090AFD2A" w14:textId="4DD65BE2" w:rsidR="00F349F6" w:rsidRPr="002B092D" w:rsidRDefault="00F349F6" w:rsidP="00F349F6">
            <w:pPr>
              <w:spacing w:after="0" w:line="240" w:lineRule="auto"/>
              <w:rPr>
                <w:rFonts w:asciiTheme="minorHAnsi" w:hAnsiTheme="minorHAnsi" w:cstheme="minorHAnsi"/>
                <w:sz w:val="16"/>
                <w:szCs w:val="16"/>
              </w:rPr>
            </w:pPr>
            <w:r>
              <w:rPr>
                <w:rFonts w:asciiTheme="minorHAnsi" w:eastAsia="Times New Roman" w:hAnsiTheme="minorHAnsi" w:cstheme="minorHAnsi"/>
                <w:sz w:val="16"/>
                <w:szCs w:val="16"/>
              </w:rPr>
              <w:t xml:space="preserve">If performance, </w:t>
            </w:r>
            <w:r w:rsidRPr="002B092D">
              <w:rPr>
                <w:rFonts w:asciiTheme="minorHAnsi" w:eastAsia="Times New Roman" w:hAnsiTheme="minorHAnsi" w:cstheme="minorHAnsi"/>
                <w:sz w:val="16"/>
                <w:szCs w:val="16"/>
              </w:rPr>
              <w:t>reference value from CF1R</w:t>
            </w:r>
            <w:r>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2B092D">
              <w:rPr>
                <w:rFonts w:asciiTheme="minorHAnsi" w:eastAsia="Times New Roman" w:hAnsiTheme="minorHAnsi" w:cstheme="minorHAnsi"/>
                <w:sz w:val="16"/>
                <w:szCs w:val="16"/>
              </w:rPr>
              <w:t xml:space="preserve">; Elseif Prescriptive,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 &gt;</w:t>
            </w:r>
            <w:r>
              <w:rPr>
                <w:rFonts w:asciiTheme="minorHAnsi" w:eastAsia="Times New Roman" w:hAnsiTheme="minorHAnsi" w:cstheme="minorHAnsi"/>
                <w:sz w:val="16"/>
                <w:szCs w:val="16"/>
              </w:rPr>
              <w:t>&gt;</w:t>
            </w:r>
          </w:p>
        </w:tc>
        <w:tc>
          <w:tcPr>
            <w:tcW w:w="440" w:type="pct"/>
            <w:tcBorders>
              <w:top w:val="single" w:sz="4" w:space="0" w:color="auto"/>
              <w:left w:val="single" w:sz="4" w:space="0" w:color="auto"/>
              <w:bottom w:val="single" w:sz="4" w:space="0" w:color="auto"/>
              <w:right w:val="single" w:sz="4" w:space="0" w:color="auto"/>
            </w:tcBorders>
          </w:tcPr>
          <w:p w14:paraId="576F78B1" w14:textId="106D42BF" w:rsidR="00F349F6" w:rsidDel="002003C3" w:rsidRDefault="00F349F6" w:rsidP="00F349F6">
            <w:pPr>
              <w:spacing w:after="0" w:line="240" w:lineRule="auto"/>
              <w:rPr>
                <w:del w:id="19" w:author="Alhabibi, Haider@Energy" w:date="2022-06-20T18:22:00Z"/>
                <w:rFonts w:asciiTheme="minorHAnsi" w:eastAsia="Times New Roman" w:hAnsiTheme="minorHAnsi" w:cstheme="minorHAnsi"/>
                <w:sz w:val="16"/>
                <w:szCs w:val="16"/>
              </w:rPr>
            </w:pPr>
            <w:del w:id="20" w:author="Alhabibi, Haider@Energy" w:date="2022-06-20T18:22:00Z">
              <w:r w:rsidRPr="002B092D" w:rsidDel="002003C3">
                <w:rPr>
                  <w:rFonts w:asciiTheme="minorHAnsi" w:eastAsia="Times New Roman" w:hAnsiTheme="minorHAnsi" w:cstheme="minorHAnsi"/>
                  <w:sz w:val="16"/>
                  <w:szCs w:val="16"/>
                </w:rPr>
                <w:delText xml:space="preserve">&lt;&lt;reference values from CF1R.  If Central DHW System then </w:delText>
              </w:r>
              <w:r w:rsidDel="002003C3">
                <w:rPr>
                  <w:rFonts w:asciiTheme="minorHAnsi" w:eastAsia="Times New Roman" w:hAnsiTheme="minorHAnsi" w:cstheme="minorHAnsi"/>
                  <w:sz w:val="16"/>
                  <w:szCs w:val="16"/>
                </w:rPr>
                <w:delText>value</w:delText>
              </w:r>
              <w:r w:rsidRPr="002B092D" w:rsidDel="002003C3">
                <w:rPr>
                  <w:rFonts w:asciiTheme="minorHAnsi" w:eastAsia="Times New Roman" w:hAnsiTheme="minorHAnsi" w:cstheme="minorHAnsi"/>
                  <w:sz w:val="16"/>
                  <w:szCs w:val="16"/>
                </w:rPr>
                <w:delText>= Yes</w:delText>
              </w:r>
              <w:r w:rsidDel="002003C3">
                <w:rPr>
                  <w:rFonts w:asciiTheme="minorHAnsi" w:eastAsia="Times New Roman" w:hAnsiTheme="minorHAnsi" w:cstheme="minorHAnsi"/>
                  <w:sz w:val="16"/>
                  <w:szCs w:val="16"/>
                </w:rPr>
                <w:delText>;</w:delText>
              </w:r>
              <w:r w:rsidRPr="002B092D" w:rsidDel="002003C3">
                <w:rPr>
                  <w:rFonts w:asciiTheme="minorHAnsi" w:eastAsia="Times New Roman" w:hAnsiTheme="minorHAnsi" w:cstheme="minorHAnsi"/>
                  <w:sz w:val="16"/>
                  <w:szCs w:val="16"/>
                </w:rPr>
                <w:delText xml:space="preserve"> </w:delText>
              </w:r>
            </w:del>
          </w:p>
          <w:p w14:paraId="4A7E95D8" w14:textId="0E752331" w:rsidR="00F349F6" w:rsidRPr="002B092D" w:rsidRDefault="00F349F6" w:rsidP="00F349F6">
            <w:pPr>
              <w:spacing w:after="0" w:line="240" w:lineRule="auto"/>
              <w:rPr>
                <w:rFonts w:asciiTheme="minorHAnsi" w:hAnsiTheme="minorHAnsi" w:cstheme="minorHAnsi"/>
                <w:sz w:val="16"/>
                <w:szCs w:val="16"/>
              </w:rPr>
            </w:pPr>
            <w:del w:id="21" w:author="Alhabibi, Haider@Energy" w:date="2022-06-20T18:22:00Z">
              <w:r w:rsidRPr="002B092D" w:rsidDel="002003C3">
                <w:rPr>
                  <w:rFonts w:asciiTheme="minorHAnsi" w:eastAsia="Times New Roman" w:hAnsiTheme="minorHAnsi" w:cstheme="minorHAnsi"/>
                  <w:sz w:val="16"/>
                  <w:szCs w:val="16"/>
                </w:rPr>
                <w:delText xml:space="preserve">else </w:delText>
              </w:r>
              <w:r w:rsidDel="002003C3">
                <w:rPr>
                  <w:rFonts w:asciiTheme="minorHAnsi" w:eastAsia="Times New Roman" w:hAnsiTheme="minorHAnsi" w:cstheme="minorHAnsi"/>
                  <w:sz w:val="16"/>
                  <w:szCs w:val="16"/>
                </w:rPr>
                <w:delText>value</w:delText>
              </w:r>
              <w:r w:rsidRPr="002B092D" w:rsidDel="002003C3">
                <w:rPr>
                  <w:rFonts w:asciiTheme="minorHAnsi" w:eastAsia="Times New Roman" w:hAnsiTheme="minorHAnsi" w:cstheme="minorHAnsi"/>
                  <w:sz w:val="16"/>
                  <w:szCs w:val="16"/>
                </w:rPr>
                <w:delText xml:space="preserve"> = NA</w:delText>
              </w:r>
            </w:del>
          </w:p>
        </w:tc>
        <w:tc>
          <w:tcPr>
            <w:tcW w:w="522" w:type="pct"/>
            <w:tcBorders>
              <w:top w:val="single" w:sz="4" w:space="0" w:color="auto"/>
              <w:left w:val="single" w:sz="4" w:space="0" w:color="auto"/>
              <w:bottom w:val="single" w:sz="4" w:space="0" w:color="auto"/>
              <w:right w:val="single" w:sz="4" w:space="0" w:color="auto"/>
            </w:tcBorders>
          </w:tcPr>
          <w:p w14:paraId="4B1E8DA8"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6E2D48C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If performance and</w:t>
            </w:r>
          </w:p>
          <w:p w14:paraId="5A4E304B" w14:textId="243D7E5E"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783EDAF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*Standard Distribution System</w:t>
            </w:r>
          </w:p>
          <w:p w14:paraId="4B8F449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Point of Use</w:t>
            </w:r>
          </w:p>
          <w:p w14:paraId="1BD24A5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Parallel Piping </w:t>
            </w:r>
          </w:p>
          <w:p w14:paraId="21D47D6E"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*Recirculation System Non-Demand Control</w:t>
            </w:r>
          </w:p>
          <w:p w14:paraId="00C4A4D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Manual Control </w:t>
            </w:r>
          </w:p>
          <w:p w14:paraId="49D7BCE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Sensor Control </w:t>
            </w:r>
          </w:p>
          <w:p w14:paraId="73FF48D5" w14:textId="2A1FF11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p>
          <w:p w14:paraId="65FCEEC2"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Parallel Piping </w:t>
            </w:r>
          </w:p>
          <w:p w14:paraId="0B9FDFD5"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Manual Control </w:t>
            </w:r>
          </w:p>
          <w:p w14:paraId="222889EF" w14:textId="53F8C61A"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HERS-Verified Demand Recirculation Sensor Control</w:t>
            </w:r>
            <w:r>
              <w:rPr>
                <w:rFonts w:eastAsia="Times New Roman"/>
                <w:sz w:val="16"/>
                <w:szCs w:val="16"/>
              </w:rPr>
              <w:t>;</w:t>
            </w:r>
            <w:r w:rsidRPr="002B092D">
              <w:rPr>
                <w:rFonts w:eastAsia="Times New Roman"/>
                <w:sz w:val="16"/>
                <w:szCs w:val="16"/>
              </w:rPr>
              <w:t xml:space="preserve"> </w:t>
            </w:r>
          </w:p>
          <w:p w14:paraId="0D95305B" w14:textId="6625A2E1"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Else if </w:t>
            </w:r>
            <w:r>
              <w:rPr>
                <w:rFonts w:asciiTheme="minorHAnsi" w:eastAsia="Times New Roman" w:hAnsiTheme="minorHAnsi" w:cstheme="minorHAnsi"/>
                <w:sz w:val="16"/>
                <w:szCs w:val="16"/>
              </w:rPr>
              <w:t>performance and 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1BA849C0" w14:textId="180AB456"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lastRenderedPageBreak/>
              <w:t>*HERS-Verified Pipe Insulation Credit</w:t>
            </w:r>
            <w:r>
              <w:rPr>
                <w:rFonts w:eastAsia="Times New Roman"/>
                <w:sz w:val="16"/>
                <w:szCs w:val="16"/>
              </w:rPr>
              <w:t>;</w:t>
            </w:r>
          </w:p>
          <w:p w14:paraId="79D2D568" w14:textId="1FE5ACDD"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p>
          <w:p w14:paraId="69214E73" w14:textId="416BBF66" w:rsidR="00F349F6" w:rsidRPr="002B092D" w:rsidRDefault="00F349F6" w:rsidP="00F349F6">
            <w:pPr>
              <w:spacing w:after="0" w:line="240" w:lineRule="auto"/>
              <w:rPr>
                <w:rFonts w:cstheme="minorHAnsi"/>
                <w:sz w:val="16"/>
                <w:szCs w:val="16"/>
              </w:rPr>
            </w:pPr>
            <w:r w:rsidRPr="002B092D">
              <w:rPr>
                <w:rFonts w:cstheme="minorHAnsi"/>
                <w:sz w:val="16"/>
                <w:szCs w:val="16"/>
              </w:rPr>
              <w:t>Else if prescriptive</w:t>
            </w:r>
            <w:r>
              <w:rPr>
                <w:rFonts w:cstheme="minorHAnsi"/>
                <w:sz w:val="16"/>
                <w:szCs w:val="16"/>
              </w:rPr>
              <w:t xml:space="preserve"> and A0</w:t>
            </w:r>
            <w:r w:rsidR="00E11E2A">
              <w:rPr>
                <w:rFonts w:cstheme="minorHAnsi"/>
                <w:sz w:val="16"/>
                <w:szCs w:val="16"/>
              </w:rPr>
              <w:t>9</w:t>
            </w:r>
            <w:r>
              <w:rPr>
                <w:rFonts w:cstheme="minorHAnsi"/>
                <w:sz w:val="16"/>
                <w:szCs w:val="16"/>
              </w:rPr>
              <w:t xml:space="preserve"> = NA</w:t>
            </w:r>
            <w:r w:rsidRPr="002B092D">
              <w:rPr>
                <w:rFonts w:cstheme="minorHAnsi"/>
                <w:sz w:val="16"/>
                <w:szCs w:val="16"/>
              </w:rPr>
              <w:t xml:space="preserve">,  </w:t>
            </w:r>
          </w:p>
          <w:p w14:paraId="3DCB8791" w14:textId="77777777" w:rsidR="00F349F6" w:rsidRPr="002B092D" w:rsidRDefault="00F349F6" w:rsidP="00F349F6">
            <w:pPr>
              <w:spacing w:after="0" w:line="240" w:lineRule="auto"/>
              <w:rPr>
                <w:rFonts w:cstheme="minorHAnsi"/>
                <w:sz w:val="16"/>
                <w:szCs w:val="16"/>
              </w:rPr>
            </w:pPr>
            <w:r w:rsidRPr="002B092D">
              <w:rPr>
                <w:rFonts w:cstheme="minorHAnsi"/>
                <w:sz w:val="16"/>
                <w:szCs w:val="16"/>
              </w:rPr>
              <w:t xml:space="preserve">Allowed values are </w:t>
            </w:r>
          </w:p>
          <w:p w14:paraId="1679FB26" w14:textId="27DA7048" w:rsidR="00F349F6" w:rsidRDefault="00F349F6" w:rsidP="00F349F6">
            <w:pPr>
              <w:spacing w:after="0" w:line="240" w:lineRule="auto"/>
              <w:rPr>
                <w:rFonts w:cstheme="minorHAnsi"/>
                <w:sz w:val="16"/>
                <w:szCs w:val="16"/>
              </w:rPr>
            </w:pPr>
            <w:r w:rsidRPr="002B092D">
              <w:rPr>
                <w:rFonts w:cstheme="minorHAnsi"/>
                <w:sz w:val="16"/>
                <w:szCs w:val="16"/>
              </w:rPr>
              <w:t>*Standard Distribution System</w:t>
            </w:r>
          </w:p>
          <w:p w14:paraId="02123607" w14:textId="5F63C1C7" w:rsidR="00DE47AD" w:rsidRPr="002B092D" w:rsidRDefault="00DE47AD" w:rsidP="00F349F6">
            <w:pPr>
              <w:spacing w:after="0" w:line="240" w:lineRule="auto"/>
              <w:rPr>
                <w:rFonts w:cstheme="minorHAnsi"/>
                <w:sz w:val="16"/>
                <w:szCs w:val="16"/>
              </w:rPr>
            </w:pPr>
            <w:r>
              <w:rPr>
                <w:rFonts w:cstheme="minorHAnsi"/>
                <w:sz w:val="16"/>
                <w:szCs w:val="16"/>
              </w:rPr>
              <w:t>*Demand Recirculation</w:t>
            </w:r>
          </w:p>
          <w:p w14:paraId="6E27E922" w14:textId="317D41E5" w:rsidR="00F349F6" w:rsidRPr="002B092D" w:rsidRDefault="00F349F6" w:rsidP="00F349F6">
            <w:pPr>
              <w:spacing w:after="0" w:line="240" w:lineRule="auto"/>
              <w:rPr>
                <w:rFonts w:asciiTheme="minorHAnsi" w:hAnsiTheme="minorHAnsi" w:cstheme="minorHAnsi"/>
                <w:sz w:val="16"/>
                <w:szCs w:val="16"/>
              </w:rPr>
            </w:pPr>
            <w:r w:rsidRPr="002B092D">
              <w:rPr>
                <w:rFonts w:cstheme="minorHAnsi"/>
                <w:sz w:val="16"/>
                <w:szCs w:val="16"/>
              </w:rPr>
              <w:t>* Demand Recirculation Manual Control</w:t>
            </w:r>
            <w:r>
              <w:rPr>
                <w:rFonts w:cstheme="minorHAnsi"/>
                <w:sz w:val="16"/>
                <w:szCs w:val="16"/>
              </w:rPr>
              <w:t>&gt;&gt;</w:t>
            </w:r>
          </w:p>
        </w:tc>
        <w:tc>
          <w:tcPr>
            <w:tcW w:w="485" w:type="pct"/>
            <w:tcBorders>
              <w:top w:val="single" w:sz="4" w:space="0" w:color="auto"/>
              <w:left w:val="single" w:sz="4" w:space="0" w:color="auto"/>
              <w:bottom w:val="single" w:sz="4" w:space="0" w:color="auto"/>
              <w:right w:val="single" w:sz="4" w:space="0" w:color="auto"/>
            </w:tcBorders>
          </w:tcPr>
          <w:p w14:paraId="7C4E0A7E" w14:textId="766643AC" w:rsidR="001F752D" w:rsidRPr="001F752D" w:rsidRDefault="00F349F6" w:rsidP="001F752D">
            <w:pPr>
              <w:spacing w:line="240" w:lineRule="auto"/>
              <w:rPr>
                <w:ins w:id="22" w:author="Alhabibi, Haider@Energy" w:date="2022-09-19T17:15:00Z"/>
                <w:rFonts w:asciiTheme="minorHAnsi" w:hAnsiTheme="minorHAnsi" w:cstheme="minorHAnsi"/>
                <w:sz w:val="16"/>
                <w:szCs w:val="16"/>
              </w:rPr>
            </w:pPr>
            <w:r w:rsidRPr="002B092D">
              <w:rPr>
                <w:rFonts w:asciiTheme="minorHAnsi" w:hAnsiTheme="minorHAnsi" w:cstheme="minorHAnsi"/>
                <w:sz w:val="16"/>
                <w:szCs w:val="16"/>
              </w:rPr>
              <w:lastRenderedPageBreak/>
              <w:t>&lt;&lt;</w:t>
            </w:r>
            <w:ins w:id="23" w:author="Alhabibi, Haider@Energy" w:date="2022-09-19T17:14:00Z">
              <w:r w:rsidR="003A0950" w:rsidRPr="002B092D" w:rsidDel="003A0950">
                <w:rPr>
                  <w:rFonts w:asciiTheme="minorHAnsi" w:hAnsiTheme="minorHAnsi" w:cstheme="minorHAnsi"/>
                  <w:sz w:val="16"/>
                  <w:szCs w:val="16"/>
                </w:rPr>
                <w:t xml:space="preserve"> </w:t>
              </w:r>
            </w:ins>
            <w:ins w:id="24" w:author="Alhabibi, Haider@Energy" w:date="2022-09-19T17:15:00Z">
              <w:r w:rsidR="001F752D" w:rsidRPr="001F752D">
                <w:rPr>
                  <w:rFonts w:asciiTheme="minorHAnsi" w:hAnsiTheme="minorHAnsi" w:cstheme="minorHAnsi"/>
                  <w:sz w:val="16"/>
                  <w:szCs w:val="16"/>
                </w:rPr>
                <w:t>If parent CF1R = NCB-01, then if NCB-01 Field M09 = CompactHotWaterDistributionSystemHERS or CompactHotWaterDistributionSystemBasic or CompactDistributionDrainHeatRecoveryHERS then value is BasicType else NotCompact;</w:t>
              </w:r>
            </w:ins>
          </w:p>
          <w:p w14:paraId="58F576A3" w14:textId="77777777" w:rsidR="001F752D" w:rsidRPr="001F752D" w:rsidRDefault="001F752D" w:rsidP="001F752D">
            <w:pPr>
              <w:spacing w:after="0" w:line="240" w:lineRule="auto"/>
              <w:rPr>
                <w:ins w:id="25" w:author="Alhabibi, Haider@Energy" w:date="2022-09-19T17:15:00Z"/>
                <w:rFonts w:asciiTheme="minorHAnsi" w:hAnsiTheme="minorHAnsi" w:cstheme="minorHAnsi"/>
                <w:sz w:val="16"/>
                <w:szCs w:val="16"/>
              </w:rPr>
            </w:pPr>
            <w:ins w:id="26" w:author="Alhabibi, Haider@Energy" w:date="2022-09-19T17:15:00Z">
              <w:r w:rsidRPr="001F752D">
                <w:rPr>
                  <w:rFonts w:asciiTheme="minorHAnsi" w:hAnsiTheme="minorHAnsi" w:cstheme="minorHAnsi"/>
                  <w:sz w:val="16"/>
                  <w:szCs w:val="16"/>
                </w:rPr>
                <w:t>Else if parent CF1R = ALT-01 or ADD-01, then value = NotCompact;</w:t>
              </w:r>
            </w:ins>
          </w:p>
          <w:p w14:paraId="5BD53696" w14:textId="77777777" w:rsidR="001F752D" w:rsidRPr="001F752D" w:rsidRDefault="001F752D" w:rsidP="001F752D">
            <w:pPr>
              <w:spacing w:after="0" w:line="240" w:lineRule="auto"/>
              <w:rPr>
                <w:ins w:id="27" w:author="Alhabibi, Haider@Energy" w:date="2022-09-19T17:15:00Z"/>
                <w:rFonts w:asciiTheme="minorHAnsi" w:hAnsiTheme="minorHAnsi" w:cstheme="minorHAnsi"/>
                <w:sz w:val="16"/>
                <w:szCs w:val="16"/>
              </w:rPr>
            </w:pPr>
            <w:ins w:id="28" w:author="Alhabibi, Haider@Energy" w:date="2022-09-19T17:15:00Z">
              <w:r w:rsidRPr="001F752D">
                <w:rPr>
                  <w:rFonts w:asciiTheme="minorHAnsi" w:hAnsiTheme="minorHAnsi" w:cstheme="minorHAnsi"/>
                  <w:sz w:val="16"/>
                  <w:szCs w:val="16"/>
                </w:rPr>
                <w:t>Else if information not available from PRF-01, allow user select. Allowed values are</w:t>
              </w:r>
            </w:ins>
          </w:p>
          <w:p w14:paraId="1D9BFD7F" w14:textId="77777777" w:rsidR="001F752D" w:rsidRPr="001F752D" w:rsidRDefault="001F752D" w:rsidP="001F752D">
            <w:pPr>
              <w:spacing w:after="0" w:line="240" w:lineRule="auto"/>
              <w:rPr>
                <w:ins w:id="29" w:author="Alhabibi, Haider@Energy" w:date="2022-09-19T17:15:00Z"/>
                <w:rFonts w:asciiTheme="minorHAnsi" w:hAnsiTheme="minorHAnsi" w:cstheme="minorHAnsi"/>
                <w:sz w:val="16"/>
                <w:szCs w:val="16"/>
              </w:rPr>
            </w:pPr>
            <w:ins w:id="30" w:author="Alhabibi, Haider@Energy" w:date="2022-09-19T17:15:00Z">
              <w:r w:rsidRPr="001F752D">
                <w:rPr>
                  <w:rFonts w:asciiTheme="minorHAnsi" w:hAnsiTheme="minorHAnsi" w:cstheme="minorHAnsi"/>
                  <w:sz w:val="16"/>
                  <w:szCs w:val="16"/>
                </w:rPr>
                <w:t>*Basic</w:t>
              </w:r>
            </w:ins>
          </w:p>
          <w:p w14:paraId="0458C549" w14:textId="77777777" w:rsidR="001F752D" w:rsidRPr="001F752D" w:rsidRDefault="001F752D" w:rsidP="001F752D">
            <w:pPr>
              <w:spacing w:after="0" w:line="240" w:lineRule="auto"/>
              <w:rPr>
                <w:ins w:id="31" w:author="Alhabibi, Haider@Energy" w:date="2022-09-19T17:15:00Z"/>
                <w:rFonts w:asciiTheme="minorHAnsi" w:hAnsiTheme="minorHAnsi" w:cstheme="minorHAnsi"/>
                <w:sz w:val="16"/>
                <w:szCs w:val="16"/>
              </w:rPr>
            </w:pPr>
            <w:ins w:id="32" w:author="Alhabibi, Haider@Energy" w:date="2022-09-19T17:15:00Z">
              <w:r w:rsidRPr="001F752D">
                <w:rPr>
                  <w:rFonts w:asciiTheme="minorHAnsi" w:hAnsiTheme="minorHAnsi" w:cstheme="minorHAnsi"/>
                  <w:sz w:val="16"/>
                  <w:szCs w:val="16"/>
                </w:rPr>
                <w:t>*Expanded</w:t>
              </w:r>
            </w:ins>
          </w:p>
          <w:p w14:paraId="5C953452" w14:textId="77777777" w:rsidR="001F752D" w:rsidRPr="001F752D" w:rsidRDefault="001F752D" w:rsidP="001F752D">
            <w:pPr>
              <w:spacing w:after="0" w:line="240" w:lineRule="auto"/>
              <w:rPr>
                <w:ins w:id="33" w:author="Alhabibi, Haider@Energy" w:date="2022-09-19T17:15:00Z"/>
                <w:rFonts w:asciiTheme="minorHAnsi" w:hAnsiTheme="minorHAnsi" w:cstheme="minorHAnsi"/>
                <w:sz w:val="16"/>
                <w:szCs w:val="16"/>
              </w:rPr>
            </w:pPr>
            <w:ins w:id="34" w:author="Alhabibi, Haider@Energy" w:date="2022-09-19T17:15:00Z">
              <w:r w:rsidRPr="001F752D">
                <w:rPr>
                  <w:rFonts w:asciiTheme="minorHAnsi" w:hAnsiTheme="minorHAnsi" w:cstheme="minorHAnsi"/>
                  <w:sz w:val="16"/>
                  <w:szCs w:val="16"/>
                </w:rPr>
                <w:t>*NotCompact;</w:t>
              </w:r>
            </w:ins>
          </w:p>
          <w:p w14:paraId="63050D78" w14:textId="77777777" w:rsidR="001F752D" w:rsidRPr="001F752D" w:rsidRDefault="001F752D" w:rsidP="001F752D">
            <w:pPr>
              <w:spacing w:after="0" w:line="240" w:lineRule="auto"/>
              <w:rPr>
                <w:ins w:id="35" w:author="Alhabibi, Haider@Energy" w:date="2022-09-19T17:15:00Z"/>
                <w:rFonts w:asciiTheme="minorHAnsi" w:hAnsiTheme="minorHAnsi" w:cstheme="minorHAnsi"/>
                <w:sz w:val="16"/>
                <w:szCs w:val="16"/>
              </w:rPr>
            </w:pPr>
            <w:ins w:id="36" w:author="Alhabibi, Haider@Energy" w:date="2022-09-19T17:15:00Z">
              <w:r w:rsidRPr="001F752D">
                <w:rPr>
                  <w:rFonts w:asciiTheme="minorHAnsi" w:hAnsiTheme="minorHAnsi" w:cstheme="minorHAnsi"/>
                  <w:sz w:val="16"/>
                  <w:szCs w:val="16"/>
                </w:rPr>
                <w:t>Else use value from PRF-01;</w:t>
              </w:r>
            </w:ins>
          </w:p>
          <w:p w14:paraId="6BE1C265" w14:textId="3AFCAAC2" w:rsidR="00F349F6" w:rsidRPr="002B092D" w:rsidDel="001F752D" w:rsidRDefault="00F349F6" w:rsidP="003A0950">
            <w:pPr>
              <w:spacing w:after="0" w:line="240" w:lineRule="auto"/>
              <w:rPr>
                <w:del w:id="37" w:author="Alhabibi, Haider@Energy" w:date="2022-09-19T17:15:00Z"/>
                <w:rFonts w:asciiTheme="minorHAnsi" w:hAnsiTheme="minorHAnsi" w:cstheme="minorHAnsi"/>
                <w:sz w:val="16"/>
                <w:szCs w:val="16"/>
              </w:rPr>
            </w:pPr>
            <w:del w:id="38" w:author="Alhabibi, Haider@Energy" w:date="2022-09-19T17:15:00Z">
              <w:r w:rsidRPr="002B092D" w:rsidDel="001F752D">
                <w:rPr>
                  <w:rFonts w:asciiTheme="minorHAnsi" w:hAnsiTheme="minorHAnsi" w:cstheme="minorHAnsi"/>
                  <w:sz w:val="16"/>
                  <w:szCs w:val="16"/>
                </w:rPr>
                <w:delText xml:space="preserve">reference values from CF1R.  Allowed values are </w:delText>
              </w:r>
            </w:del>
          </w:p>
          <w:p w14:paraId="54835274" w14:textId="162009A9" w:rsidR="00F349F6" w:rsidRPr="002B092D" w:rsidDel="001F752D" w:rsidRDefault="00F349F6" w:rsidP="003A0950">
            <w:pPr>
              <w:spacing w:after="0" w:line="240" w:lineRule="auto"/>
              <w:rPr>
                <w:del w:id="39" w:author="Alhabibi, Haider@Energy" w:date="2022-09-19T17:15:00Z"/>
                <w:rFonts w:asciiTheme="minorHAnsi" w:hAnsiTheme="minorHAnsi" w:cstheme="minorHAnsi"/>
                <w:sz w:val="16"/>
                <w:szCs w:val="16"/>
              </w:rPr>
            </w:pPr>
            <w:del w:id="40" w:author="Alhabibi, Haider@Energy" w:date="2022-09-19T17:15:00Z">
              <w:r w:rsidRPr="002B092D" w:rsidDel="001F752D">
                <w:rPr>
                  <w:rFonts w:asciiTheme="minorHAnsi" w:hAnsiTheme="minorHAnsi" w:cstheme="minorHAnsi"/>
                  <w:sz w:val="16"/>
                  <w:szCs w:val="16"/>
                </w:rPr>
                <w:delText>*Basic</w:delText>
              </w:r>
            </w:del>
          </w:p>
          <w:p w14:paraId="0C27A92D" w14:textId="596F3E87" w:rsidR="00F349F6" w:rsidRPr="002B092D" w:rsidDel="001F752D" w:rsidRDefault="00F349F6" w:rsidP="003A0950">
            <w:pPr>
              <w:spacing w:after="0" w:line="240" w:lineRule="auto"/>
              <w:rPr>
                <w:del w:id="41" w:author="Alhabibi, Haider@Energy" w:date="2022-09-19T17:15:00Z"/>
                <w:rFonts w:asciiTheme="minorHAnsi" w:hAnsiTheme="minorHAnsi" w:cstheme="minorHAnsi"/>
                <w:sz w:val="16"/>
                <w:szCs w:val="16"/>
              </w:rPr>
            </w:pPr>
            <w:del w:id="42" w:author="Alhabibi, Haider@Energy" w:date="2022-09-19T17:15:00Z">
              <w:r w:rsidRPr="002B092D" w:rsidDel="001F752D">
                <w:rPr>
                  <w:rFonts w:asciiTheme="minorHAnsi" w:hAnsiTheme="minorHAnsi" w:cstheme="minorHAnsi"/>
                  <w:sz w:val="16"/>
                  <w:szCs w:val="16"/>
                </w:rPr>
                <w:delText>*Expanded</w:delText>
              </w:r>
            </w:del>
          </w:p>
          <w:p w14:paraId="6891E582" w14:textId="1BBEA85F" w:rsidR="00F349F6" w:rsidRPr="002B092D" w:rsidRDefault="00F349F6" w:rsidP="003A0950">
            <w:pPr>
              <w:spacing w:after="0" w:line="240" w:lineRule="auto"/>
              <w:rPr>
                <w:rFonts w:asciiTheme="minorHAnsi" w:hAnsiTheme="minorHAnsi" w:cstheme="minorHAnsi"/>
                <w:sz w:val="16"/>
                <w:szCs w:val="16"/>
              </w:rPr>
            </w:pPr>
            <w:del w:id="43" w:author="Alhabibi, Haider@Energy" w:date="2022-09-19T17:15:00Z">
              <w:r w:rsidRPr="002B092D" w:rsidDel="001F752D">
                <w:rPr>
                  <w:rFonts w:asciiTheme="minorHAnsi" w:hAnsiTheme="minorHAnsi" w:cstheme="minorHAnsi"/>
                  <w:sz w:val="16"/>
                  <w:szCs w:val="16"/>
                </w:rPr>
                <w:lastRenderedPageBreak/>
                <w:delText>*None</w:delText>
              </w:r>
            </w:del>
            <w:r w:rsidRPr="002B092D">
              <w:rPr>
                <w:rFonts w:asciiTheme="minorHAnsi" w:hAnsiTheme="minorHAnsi" w:cstheme="minorHAnsi"/>
                <w:sz w:val="16"/>
                <w:szCs w:val="16"/>
              </w:rPr>
              <w:t>&gt;&gt;</w:t>
            </w:r>
          </w:p>
        </w:tc>
        <w:tc>
          <w:tcPr>
            <w:tcW w:w="477" w:type="pct"/>
            <w:tcBorders>
              <w:top w:val="single" w:sz="4" w:space="0" w:color="auto"/>
              <w:left w:val="single" w:sz="4" w:space="0" w:color="auto"/>
              <w:bottom w:val="single" w:sz="4" w:space="0" w:color="auto"/>
              <w:right w:val="single" w:sz="4" w:space="0" w:color="auto"/>
            </w:tcBorders>
          </w:tcPr>
          <w:p w14:paraId="1F989FA9" w14:textId="77777777" w:rsidR="00D25425" w:rsidRPr="00D25425" w:rsidRDefault="00F349F6" w:rsidP="00D25425">
            <w:pPr>
              <w:spacing w:line="240" w:lineRule="auto"/>
              <w:rPr>
                <w:ins w:id="44" w:author="Alhabibi, Haider@Energy" w:date="2022-09-19T17:17:00Z"/>
                <w:rFonts w:asciiTheme="minorHAnsi" w:hAnsiTheme="minorHAnsi" w:cstheme="minorHAnsi"/>
                <w:sz w:val="16"/>
                <w:szCs w:val="16"/>
              </w:rPr>
            </w:pPr>
            <w:r w:rsidRPr="002B092D">
              <w:rPr>
                <w:rFonts w:asciiTheme="minorHAnsi" w:hAnsiTheme="minorHAnsi" w:cstheme="minorHAnsi"/>
                <w:sz w:val="16"/>
                <w:szCs w:val="16"/>
              </w:rPr>
              <w:lastRenderedPageBreak/>
              <w:t>&lt;&lt;</w:t>
            </w:r>
            <w:ins w:id="45" w:author="Alhabibi, Haider@Energy" w:date="2022-09-19T17:17:00Z">
              <w:r w:rsidR="00D25425" w:rsidRPr="002B092D" w:rsidDel="00D25425">
                <w:rPr>
                  <w:rFonts w:asciiTheme="minorHAnsi" w:hAnsiTheme="minorHAnsi" w:cstheme="minorHAnsi"/>
                  <w:sz w:val="16"/>
                  <w:szCs w:val="16"/>
                </w:rPr>
                <w:t xml:space="preserve"> </w:t>
              </w:r>
              <w:r w:rsidR="00D25425" w:rsidRPr="00D25425">
                <w:rPr>
                  <w:rFonts w:asciiTheme="minorHAnsi" w:hAnsiTheme="minorHAnsi" w:cstheme="minorHAnsi"/>
                  <w:sz w:val="16"/>
                  <w:szCs w:val="16"/>
                </w:rPr>
                <w:t>If parent CF1R = NCB-01, then if NCB-01 Field M09 = CompactDistriutionDrainHeatRecoveryHERS or DrainWaterHeatRecoveryHERS then value is DWHR else NoDWHR;</w:t>
              </w:r>
            </w:ins>
          </w:p>
          <w:p w14:paraId="3D31D0D7" w14:textId="77777777" w:rsidR="00D25425" w:rsidRPr="00D25425" w:rsidRDefault="00D25425" w:rsidP="00D25425">
            <w:pPr>
              <w:spacing w:after="0" w:line="240" w:lineRule="auto"/>
              <w:rPr>
                <w:ins w:id="46" w:author="Alhabibi, Haider@Energy" w:date="2022-09-19T17:17:00Z"/>
                <w:rFonts w:asciiTheme="minorHAnsi" w:hAnsiTheme="minorHAnsi" w:cstheme="minorHAnsi"/>
                <w:sz w:val="16"/>
                <w:szCs w:val="16"/>
              </w:rPr>
            </w:pPr>
            <w:ins w:id="47" w:author="Alhabibi, Haider@Energy" w:date="2022-09-19T17:17:00Z">
              <w:r w:rsidRPr="00D25425">
                <w:rPr>
                  <w:rFonts w:asciiTheme="minorHAnsi" w:hAnsiTheme="minorHAnsi" w:cstheme="minorHAnsi"/>
                  <w:sz w:val="16"/>
                  <w:szCs w:val="16"/>
                </w:rPr>
                <w:t>Else if parent CF1R = ALT-01 or ADD-01, then value = NoDWHR;</w:t>
              </w:r>
            </w:ins>
          </w:p>
          <w:p w14:paraId="3B2595A8" w14:textId="77777777" w:rsidR="00D25425" w:rsidRPr="00D25425" w:rsidRDefault="00D25425" w:rsidP="00D25425">
            <w:pPr>
              <w:spacing w:after="0" w:line="240" w:lineRule="auto"/>
              <w:rPr>
                <w:ins w:id="48" w:author="Alhabibi, Haider@Energy" w:date="2022-09-19T17:17:00Z"/>
                <w:rFonts w:asciiTheme="minorHAnsi" w:hAnsiTheme="minorHAnsi" w:cstheme="minorHAnsi"/>
                <w:sz w:val="16"/>
                <w:szCs w:val="16"/>
              </w:rPr>
            </w:pPr>
            <w:ins w:id="49" w:author="Alhabibi, Haider@Energy" w:date="2022-09-19T17:17:00Z">
              <w:r w:rsidRPr="00D25425">
                <w:rPr>
                  <w:rFonts w:asciiTheme="minorHAnsi" w:hAnsiTheme="minorHAnsi" w:cstheme="minorHAnsi"/>
                  <w:sz w:val="16"/>
                  <w:szCs w:val="16"/>
                </w:rPr>
                <w:t>Else if information not available from PRF-01, allow user select. Allowed values are</w:t>
              </w:r>
            </w:ins>
          </w:p>
          <w:p w14:paraId="2BEB27CC" w14:textId="77777777" w:rsidR="00D25425" w:rsidRPr="00D25425" w:rsidRDefault="00D25425" w:rsidP="00D25425">
            <w:pPr>
              <w:spacing w:after="0" w:line="240" w:lineRule="auto"/>
              <w:rPr>
                <w:ins w:id="50" w:author="Alhabibi, Haider@Energy" w:date="2022-09-19T17:17:00Z"/>
                <w:rFonts w:asciiTheme="minorHAnsi" w:hAnsiTheme="minorHAnsi" w:cstheme="minorHAnsi"/>
                <w:sz w:val="16"/>
                <w:szCs w:val="16"/>
              </w:rPr>
            </w:pPr>
            <w:ins w:id="51" w:author="Alhabibi, Haider@Energy" w:date="2022-09-19T17:17:00Z">
              <w:r w:rsidRPr="00D25425">
                <w:rPr>
                  <w:rFonts w:asciiTheme="minorHAnsi" w:hAnsiTheme="minorHAnsi" w:cstheme="minorHAnsi"/>
                  <w:sz w:val="16"/>
                  <w:szCs w:val="16"/>
                </w:rPr>
                <w:t>*DWHR</w:t>
              </w:r>
            </w:ins>
          </w:p>
          <w:p w14:paraId="776287CF" w14:textId="77777777" w:rsidR="00D25425" w:rsidRPr="00D25425" w:rsidRDefault="00D25425" w:rsidP="00D25425">
            <w:pPr>
              <w:spacing w:after="0" w:line="240" w:lineRule="auto"/>
              <w:rPr>
                <w:ins w:id="52" w:author="Alhabibi, Haider@Energy" w:date="2022-09-19T17:17:00Z"/>
                <w:rFonts w:asciiTheme="minorHAnsi" w:hAnsiTheme="minorHAnsi" w:cstheme="minorHAnsi"/>
                <w:sz w:val="16"/>
                <w:szCs w:val="16"/>
              </w:rPr>
            </w:pPr>
            <w:ins w:id="53" w:author="Alhabibi, Haider@Energy" w:date="2022-09-19T17:17:00Z">
              <w:r w:rsidRPr="00D25425">
                <w:rPr>
                  <w:rFonts w:asciiTheme="minorHAnsi" w:hAnsiTheme="minorHAnsi" w:cstheme="minorHAnsi"/>
                  <w:sz w:val="16"/>
                  <w:szCs w:val="16"/>
                </w:rPr>
                <w:t>*NoDWHR;</w:t>
              </w:r>
            </w:ins>
          </w:p>
          <w:p w14:paraId="1A011413" w14:textId="77777777" w:rsidR="00D25425" w:rsidRPr="00D25425" w:rsidRDefault="00D25425" w:rsidP="00D25425">
            <w:pPr>
              <w:spacing w:after="0" w:line="240" w:lineRule="auto"/>
              <w:rPr>
                <w:ins w:id="54" w:author="Alhabibi, Haider@Energy" w:date="2022-09-19T17:17:00Z"/>
                <w:rFonts w:asciiTheme="minorHAnsi" w:hAnsiTheme="minorHAnsi" w:cstheme="minorHAnsi"/>
                <w:sz w:val="16"/>
                <w:szCs w:val="16"/>
              </w:rPr>
            </w:pPr>
            <w:ins w:id="55" w:author="Alhabibi, Haider@Energy" w:date="2022-09-19T17:17:00Z">
              <w:r w:rsidRPr="00D25425">
                <w:rPr>
                  <w:rFonts w:asciiTheme="minorHAnsi" w:hAnsiTheme="minorHAnsi" w:cstheme="minorHAnsi"/>
                  <w:sz w:val="16"/>
                  <w:szCs w:val="16"/>
                </w:rPr>
                <w:t>Else use value from PRF-01;</w:t>
              </w:r>
            </w:ins>
          </w:p>
          <w:p w14:paraId="5DCD367A" w14:textId="366BEAC1" w:rsidR="00F349F6" w:rsidRPr="002B092D" w:rsidDel="007135FD" w:rsidRDefault="00F349F6" w:rsidP="00D25425">
            <w:pPr>
              <w:spacing w:after="0" w:line="240" w:lineRule="auto"/>
              <w:rPr>
                <w:del w:id="56" w:author="Alhabibi, Haider@Energy" w:date="2022-06-21T13:38:00Z"/>
                <w:rFonts w:asciiTheme="minorHAnsi" w:hAnsiTheme="minorHAnsi" w:cstheme="minorHAnsi"/>
                <w:sz w:val="16"/>
                <w:szCs w:val="16"/>
              </w:rPr>
            </w:pPr>
            <w:del w:id="57" w:author="Alhabibi, Haider@Energy" w:date="2022-09-19T17:17:00Z">
              <w:r w:rsidRPr="002B092D" w:rsidDel="00D25425">
                <w:rPr>
                  <w:rFonts w:asciiTheme="minorHAnsi" w:hAnsiTheme="minorHAnsi" w:cstheme="minorHAnsi"/>
                  <w:sz w:val="16"/>
                  <w:szCs w:val="16"/>
                </w:rPr>
                <w:delText>reference values from CF1R</w:delText>
              </w:r>
            </w:del>
            <w:del w:id="58" w:author="Alhabibi, Haider@Energy" w:date="2022-06-21T13:37:00Z">
              <w:r w:rsidRPr="002B092D" w:rsidDel="001C58CC">
                <w:rPr>
                  <w:rFonts w:asciiTheme="minorHAnsi" w:hAnsiTheme="minorHAnsi" w:cstheme="minorHAnsi"/>
                  <w:sz w:val="16"/>
                  <w:szCs w:val="16"/>
                </w:rPr>
                <w:delText>.</w:delText>
              </w:r>
            </w:del>
            <w:del w:id="59" w:author="Alhabibi, Haider@Energy" w:date="2022-06-21T13:38:00Z">
              <w:r w:rsidRPr="002B092D" w:rsidDel="007135FD">
                <w:rPr>
                  <w:rFonts w:asciiTheme="minorHAnsi" w:hAnsiTheme="minorHAnsi" w:cstheme="minorHAnsi"/>
                  <w:sz w:val="16"/>
                  <w:szCs w:val="16"/>
                </w:rPr>
                <w:delText xml:space="preserve">Allowed values are </w:delText>
              </w:r>
            </w:del>
          </w:p>
          <w:p w14:paraId="0EEABA42" w14:textId="658158AD" w:rsidR="00F349F6" w:rsidRPr="002B092D" w:rsidDel="007135FD" w:rsidRDefault="00F349F6" w:rsidP="00D25425">
            <w:pPr>
              <w:spacing w:after="0" w:line="240" w:lineRule="auto"/>
              <w:rPr>
                <w:del w:id="60" w:author="Alhabibi, Haider@Energy" w:date="2022-06-21T13:38:00Z"/>
                <w:rFonts w:asciiTheme="minorHAnsi" w:hAnsiTheme="minorHAnsi" w:cstheme="minorHAnsi"/>
                <w:sz w:val="16"/>
                <w:szCs w:val="16"/>
              </w:rPr>
            </w:pPr>
            <w:del w:id="61" w:author="Alhabibi, Haider@Energy" w:date="2022-06-21T13:38:00Z">
              <w:r w:rsidRPr="002B092D" w:rsidDel="007135FD">
                <w:rPr>
                  <w:rFonts w:asciiTheme="minorHAnsi" w:hAnsiTheme="minorHAnsi" w:cstheme="minorHAnsi"/>
                  <w:sz w:val="16"/>
                  <w:szCs w:val="16"/>
                </w:rPr>
                <w:delText>*Yes</w:delText>
              </w:r>
            </w:del>
          </w:p>
          <w:p w14:paraId="43A6146F" w14:textId="2E33DCA9" w:rsidR="00F349F6" w:rsidRPr="002B092D" w:rsidRDefault="00F349F6" w:rsidP="00D25425">
            <w:pPr>
              <w:spacing w:after="0" w:line="240" w:lineRule="auto"/>
              <w:rPr>
                <w:rFonts w:asciiTheme="minorHAnsi" w:hAnsiTheme="minorHAnsi" w:cstheme="minorHAnsi"/>
                <w:sz w:val="16"/>
                <w:szCs w:val="16"/>
              </w:rPr>
            </w:pPr>
            <w:del w:id="62" w:author="Alhabibi, Haider@Energy" w:date="2022-06-21T13:38:00Z">
              <w:r w:rsidRPr="002B092D" w:rsidDel="007135FD">
                <w:rPr>
                  <w:rFonts w:asciiTheme="minorHAnsi" w:hAnsiTheme="minorHAnsi" w:cstheme="minorHAnsi"/>
                  <w:sz w:val="16"/>
                  <w:szCs w:val="16"/>
                </w:rPr>
                <w:delText>*None</w:delText>
              </w:r>
            </w:del>
            <w:r w:rsidRPr="002B092D">
              <w:rPr>
                <w:rFonts w:asciiTheme="minorHAnsi" w:hAnsiTheme="minorHAnsi" w:cstheme="minorHAnsi"/>
                <w:sz w:val="16"/>
                <w:szCs w:val="16"/>
              </w:rPr>
              <w:t>&gt;&gt;</w:t>
            </w:r>
          </w:p>
        </w:tc>
      </w:tr>
      <w:tr w:rsidR="00F349F6" w:rsidRPr="00327949" w14:paraId="4D845CF2" w14:textId="556ACB40" w:rsidTr="009A07EC">
        <w:trPr>
          <w:gridAfter w:val="1"/>
          <w:wAfter w:w="477" w:type="pct"/>
          <w:trHeight w:val="278"/>
        </w:trPr>
        <w:tc>
          <w:tcPr>
            <w:tcW w:w="416" w:type="pct"/>
            <w:tcBorders>
              <w:top w:val="single" w:sz="4" w:space="0" w:color="auto"/>
              <w:left w:val="single" w:sz="4" w:space="0" w:color="auto"/>
              <w:bottom w:val="single" w:sz="4" w:space="0" w:color="auto"/>
              <w:right w:val="single" w:sz="4" w:space="0" w:color="auto"/>
            </w:tcBorders>
          </w:tcPr>
          <w:p w14:paraId="3539A0A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7" w:type="pct"/>
            <w:tcBorders>
              <w:top w:val="single" w:sz="4" w:space="0" w:color="auto"/>
              <w:left w:val="single" w:sz="4" w:space="0" w:color="auto"/>
              <w:bottom w:val="single" w:sz="4" w:space="0" w:color="auto"/>
              <w:right w:val="single" w:sz="4" w:space="0" w:color="auto"/>
            </w:tcBorders>
          </w:tcPr>
          <w:p w14:paraId="3E0486B9" w14:textId="17E487C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4EB12985"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7" w:type="pct"/>
            <w:tcBorders>
              <w:top w:val="single" w:sz="4" w:space="0" w:color="auto"/>
              <w:left w:val="single" w:sz="4" w:space="0" w:color="auto"/>
              <w:bottom w:val="single" w:sz="4" w:space="0" w:color="auto"/>
              <w:right w:val="single" w:sz="4" w:space="0" w:color="auto"/>
            </w:tcBorders>
          </w:tcPr>
          <w:p w14:paraId="7D92A3A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27" w:type="pct"/>
            <w:tcBorders>
              <w:top w:val="single" w:sz="4" w:space="0" w:color="auto"/>
              <w:left w:val="single" w:sz="4" w:space="0" w:color="auto"/>
              <w:bottom w:val="single" w:sz="4" w:space="0" w:color="auto"/>
              <w:right w:val="single" w:sz="4" w:space="0" w:color="auto"/>
            </w:tcBorders>
          </w:tcPr>
          <w:p w14:paraId="7D9C99A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8" w:type="pct"/>
            <w:tcBorders>
              <w:top w:val="single" w:sz="4" w:space="0" w:color="auto"/>
              <w:left w:val="single" w:sz="4" w:space="0" w:color="auto"/>
              <w:bottom w:val="single" w:sz="4" w:space="0" w:color="auto"/>
              <w:right w:val="single" w:sz="4" w:space="0" w:color="auto"/>
            </w:tcBorders>
          </w:tcPr>
          <w:p w14:paraId="7BBE813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5" w:type="pct"/>
            <w:tcBorders>
              <w:top w:val="single" w:sz="4" w:space="0" w:color="auto"/>
              <w:left w:val="single" w:sz="4" w:space="0" w:color="auto"/>
              <w:bottom w:val="single" w:sz="4" w:space="0" w:color="auto"/>
              <w:right w:val="single" w:sz="4" w:space="0" w:color="auto"/>
            </w:tcBorders>
          </w:tcPr>
          <w:p w14:paraId="7BFD710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57" w:type="pct"/>
            <w:tcBorders>
              <w:top w:val="single" w:sz="4" w:space="0" w:color="auto"/>
              <w:left w:val="single" w:sz="4" w:space="0" w:color="auto"/>
              <w:bottom w:val="single" w:sz="4" w:space="0" w:color="auto"/>
              <w:right w:val="single" w:sz="4" w:space="0" w:color="auto"/>
            </w:tcBorders>
          </w:tcPr>
          <w:p w14:paraId="44E5EF1C"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0" w:type="pct"/>
            <w:tcBorders>
              <w:top w:val="single" w:sz="4" w:space="0" w:color="auto"/>
              <w:left w:val="single" w:sz="4" w:space="0" w:color="auto"/>
              <w:bottom w:val="single" w:sz="4" w:space="0" w:color="auto"/>
              <w:right w:val="single" w:sz="4" w:space="0" w:color="auto"/>
            </w:tcBorders>
          </w:tcPr>
          <w:p w14:paraId="5670F393" w14:textId="0E7A117C" w:rsidR="00F349F6" w:rsidRPr="00327949" w:rsidDel="0053169A" w:rsidRDefault="00F349F6" w:rsidP="00F349F6">
            <w:pPr>
              <w:spacing w:after="0" w:line="240" w:lineRule="auto"/>
              <w:rPr>
                <w:rFonts w:asciiTheme="minorHAnsi" w:hAnsiTheme="minorHAnsi" w:cstheme="minorHAnsi"/>
                <w:sz w:val="18"/>
                <w:szCs w:val="18"/>
              </w:rPr>
            </w:pPr>
          </w:p>
        </w:tc>
        <w:tc>
          <w:tcPr>
            <w:tcW w:w="522" w:type="pct"/>
            <w:tcBorders>
              <w:top w:val="single" w:sz="4" w:space="0" w:color="auto"/>
              <w:left w:val="single" w:sz="4" w:space="0" w:color="auto"/>
              <w:bottom w:val="single" w:sz="4" w:space="0" w:color="auto"/>
              <w:right w:val="single" w:sz="4" w:space="0" w:color="auto"/>
            </w:tcBorders>
          </w:tcPr>
          <w:p w14:paraId="463D3654"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85" w:type="pct"/>
            <w:tcBorders>
              <w:top w:val="single" w:sz="4" w:space="0" w:color="auto"/>
              <w:left w:val="single" w:sz="4" w:space="0" w:color="auto"/>
              <w:bottom w:val="single" w:sz="4" w:space="0" w:color="auto"/>
              <w:right w:val="single" w:sz="4" w:space="0" w:color="auto"/>
            </w:tcBorders>
          </w:tcPr>
          <w:p w14:paraId="355A0BE2" w14:textId="77777777" w:rsidR="00F349F6" w:rsidRPr="00327949" w:rsidDel="0053169A" w:rsidRDefault="00F349F6" w:rsidP="00F349F6">
            <w:pPr>
              <w:spacing w:after="0" w:line="240" w:lineRule="auto"/>
              <w:rPr>
                <w:rFonts w:asciiTheme="minorHAnsi" w:hAnsiTheme="minorHAnsi" w:cstheme="minorHAnsi"/>
                <w:sz w:val="18"/>
                <w:szCs w:val="18"/>
              </w:rPr>
            </w:pPr>
          </w:p>
        </w:tc>
      </w:tr>
    </w:tbl>
    <w:p w14:paraId="1C1A1A95" w14:textId="54389613" w:rsidR="00F1004F" w:rsidRDefault="00F1004F" w:rsidP="00236F4B">
      <w:pPr>
        <w:spacing w:after="0" w:line="240" w:lineRule="auto"/>
        <w:rPr>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157186" w:rsidRPr="00C1150F" w14:paraId="0340D424" w14:textId="77777777" w:rsidTr="00E40C70">
        <w:tc>
          <w:tcPr>
            <w:tcW w:w="10885" w:type="dxa"/>
            <w:gridSpan w:val="10"/>
          </w:tcPr>
          <w:p w14:paraId="6367CF06" w14:textId="0AA4653D" w:rsidR="00157186" w:rsidRPr="00C1150F" w:rsidRDefault="00157186" w:rsidP="00E40C70">
            <w:pPr>
              <w:spacing w:after="0" w:line="240" w:lineRule="auto"/>
              <w:ind w:right="876"/>
              <w:rPr>
                <w:rFonts w:cstheme="minorHAnsi"/>
                <w:b/>
                <w:sz w:val="20"/>
                <w:szCs w:val="20"/>
              </w:rPr>
            </w:pPr>
            <w:r>
              <w:rPr>
                <w:rFonts w:cstheme="minorHAnsi"/>
                <w:b/>
                <w:sz w:val="20"/>
                <w:szCs w:val="20"/>
              </w:rPr>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p>
          <w:p w14:paraId="207DF977" w14:textId="77777777" w:rsidR="00157186" w:rsidRPr="00C1150F" w:rsidRDefault="00157186" w:rsidP="00E40C70">
            <w:pPr>
              <w:spacing w:after="0" w:line="240" w:lineRule="auto"/>
              <w:ind w:right="876"/>
              <w:rPr>
                <w:rFonts w:cstheme="minorHAnsi"/>
                <w:sz w:val="18"/>
                <w:szCs w:val="20"/>
              </w:rPr>
            </w:pPr>
            <w:r w:rsidRPr="00C1150F">
              <w:rPr>
                <w:rFonts w:cstheme="minorHAnsi"/>
                <w:sz w:val="18"/>
                <w:szCs w:val="20"/>
              </w:rPr>
              <w:t>This table reports the water heating system(s) that were specified on the registered CF1R compliance document for this project.</w:t>
            </w:r>
          </w:p>
          <w:p w14:paraId="1BD80D5E" w14:textId="77777777" w:rsidR="00157186" w:rsidRDefault="00157186" w:rsidP="00E40C70">
            <w:pPr>
              <w:spacing w:after="0"/>
              <w:rPr>
                <w:rFonts w:cstheme="minorHAnsi"/>
                <w:sz w:val="20"/>
                <w:szCs w:val="20"/>
              </w:rPr>
            </w:pPr>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p>
          <w:p w14:paraId="4A859F65" w14:textId="77777777" w:rsidR="00157186" w:rsidRPr="00C1150F" w:rsidRDefault="00157186" w:rsidP="00E40C70">
            <w:pPr>
              <w:spacing w:after="0" w:line="240" w:lineRule="auto"/>
              <w:ind w:right="876"/>
              <w:rPr>
                <w:rFonts w:cstheme="minorHAnsi"/>
                <w:b/>
                <w:sz w:val="20"/>
                <w:szCs w:val="20"/>
              </w:rPr>
            </w:pPr>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water heater identified on the CF1R-</w:t>
            </w:r>
            <w:r w:rsidRPr="00DC34CF">
              <w:rPr>
                <w:rFonts w:cstheme="minorHAnsi"/>
                <w:sz w:val="18"/>
                <w:szCs w:val="20"/>
              </w:rPr>
              <w:t>PRF</w:t>
            </w:r>
            <w:r w:rsidRPr="00C1150F">
              <w:rPr>
                <w:rFonts w:cstheme="minorHAnsi"/>
                <w:sz w:val="18"/>
                <w:szCs w:val="20"/>
              </w:rPr>
              <w:t>&gt;&gt;</w:t>
            </w:r>
          </w:p>
        </w:tc>
      </w:tr>
      <w:tr w:rsidR="00157186" w:rsidRPr="00C1150F" w14:paraId="100FC844" w14:textId="77777777" w:rsidTr="00E40C70">
        <w:tc>
          <w:tcPr>
            <w:tcW w:w="895" w:type="dxa"/>
            <w:tcBorders>
              <w:top w:val="single" w:sz="4" w:space="0" w:color="auto"/>
              <w:left w:val="single" w:sz="4" w:space="0" w:color="auto"/>
              <w:bottom w:val="single" w:sz="4" w:space="0" w:color="auto"/>
              <w:right w:val="single" w:sz="4" w:space="0" w:color="auto"/>
            </w:tcBorders>
          </w:tcPr>
          <w:p w14:paraId="69171283"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01</w:t>
            </w:r>
          </w:p>
        </w:tc>
        <w:tc>
          <w:tcPr>
            <w:tcW w:w="990" w:type="dxa"/>
            <w:vAlign w:val="bottom"/>
          </w:tcPr>
          <w:p w14:paraId="352E1697" w14:textId="77777777" w:rsidR="00157186" w:rsidRPr="00C1150F" w:rsidRDefault="00157186" w:rsidP="00E40C70">
            <w:pPr>
              <w:spacing w:after="0" w:line="240" w:lineRule="auto"/>
              <w:jc w:val="center"/>
              <w:rPr>
                <w:rFonts w:cstheme="minorHAnsi"/>
                <w:sz w:val="18"/>
                <w:szCs w:val="18"/>
              </w:rPr>
            </w:pPr>
            <w:r w:rsidRPr="00C1150F">
              <w:rPr>
                <w:rFonts w:eastAsia="Times New Roman" w:cstheme="minorHAnsi"/>
                <w:sz w:val="18"/>
                <w:szCs w:val="18"/>
              </w:rPr>
              <w:t>02</w:t>
            </w:r>
          </w:p>
        </w:tc>
        <w:tc>
          <w:tcPr>
            <w:tcW w:w="1080" w:type="dxa"/>
            <w:vAlign w:val="bottom"/>
          </w:tcPr>
          <w:p w14:paraId="44257805" w14:textId="77777777" w:rsidR="00157186" w:rsidRPr="00C1150F" w:rsidRDefault="00157186" w:rsidP="00E40C70">
            <w:pPr>
              <w:spacing w:after="0" w:line="240" w:lineRule="auto"/>
              <w:jc w:val="center"/>
              <w:rPr>
                <w:rFonts w:cstheme="minorHAnsi"/>
                <w:sz w:val="18"/>
                <w:szCs w:val="18"/>
              </w:rPr>
            </w:pPr>
            <w:r w:rsidRPr="00C1150F">
              <w:rPr>
                <w:rFonts w:eastAsia="Times New Roman" w:cstheme="minorHAnsi"/>
                <w:sz w:val="18"/>
                <w:szCs w:val="18"/>
              </w:rPr>
              <w:t>03</w:t>
            </w:r>
          </w:p>
        </w:tc>
        <w:tc>
          <w:tcPr>
            <w:tcW w:w="990" w:type="dxa"/>
          </w:tcPr>
          <w:p w14:paraId="6C7A377F"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04</w:t>
            </w:r>
          </w:p>
        </w:tc>
        <w:tc>
          <w:tcPr>
            <w:tcW w:w="1080" w:type="dxa"/>
          </w:tcPr>
          <w:p w14:paraId="27B0019E"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05</w:t>
            </w:r>
          </w:p>
        </w:tc>
        <w:tc>
          <w:tcPr>
            <w:tcW w:w="1170" w:type="dxa"/>
          </w:tcPr>
          <w:p w14:paraId="263AD541"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06</w:t>
            </w:r>
          </w:p>
        </w:tc>
        <w:tc>
          <w:tcPr>
            <w:tcW w:w="1530" w:type="dxa"/>
          </w:tcPr>
          <w:p w14:paraId="3A13E3B3"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07</w:t>
            </w:r>
          </w:p>
        </w:tc>
        <w:tc>
          <w:tcPr>
            <w:tcW w:w="1170" w:type="dxa"/>
          </w:tcPr>
          <w:p w14:paraId="28130FA3"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08</w:t>
            </w:r>
          </w:p>
        </w:tc>
        <w:tc>
          <w:tcPr>
            <w:tcW w:w="900" w:type="dxa"/>
          </w:tcPr>
          <w:p w14:paraId="7E4BB03C" w14:textId="3E6ECA5A"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09</w:t>
            </w:r>
          </w:p>
        </w:tc>
        <w:tc>
          <w:tcPr>
            <w:tcW w:w="1080" w:type="dxa"/>
          </w:tcPr>
          <w:p w14:paraId="38B4EDB3" w14:textId="77777777" w:rsidR="00157186" w:rsidRPr="00C1150F" w:rsidDel="00873A7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10</w:t>
            </w:r>
          </w:p>
        </w:tc>
      </w:tr>
      <w:tr w:rsidR="00157186" w:rsidRPr="00C1150F" w14:paraId="6F7D1995" w14:textId="77777777" w:rsidTr="00E40C70">
        <w:tc>
          <w:tcPr>
            <w:tcW w:w="895" w:type="dxa"/>
            <w:tcBorders>
              <w:top w:val="single" w:sz="4" w:space="0" w:color="auto"/>
              <w:left w:val="single" w:sz="4" w:space="0" w:color="auto"/>
              <w:bottom w:val="single" w:sz="4" w:space="0" w:color="auto"/>
              <w:right w:val="single" w:sz="4" w:space="0" w:color="auto"/>
            </w:tcBorders>
            <w:vAlign w:val="bottom"/>
          </w:tcPr>
          <w:p w14:paraId="4882A32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Name</w:t>
            </w:r>
          </w:p>
        </w:tc>
        <w:tc>
          <w:tcPr>
            <w:tcW w:w="990" w:type="dxa"/>
            <w:vAlign w:val="bottom"/>
          </w:tcPr>
          <w:p w14:paraId="56BB0AAE"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Water Heating System ID</w:t>
            </w:r>
          </w:p>
          <w:p w14:paraId="60958F6C" w14:textId="77777777" w:rsidR="00157186" w:rsidRPr="00C1150F" w:rsidRDefault="00157186" w:rsidP="00E40C70">
            <w:pPr>
              <w:spacing w:after="0" w:line="240" w:lineRule="auto"/>
              <w:jc w:val="center"/>
              <w:rPr>
                <w:rFonts w:cstheme="minorHAnsi"/>
                <w:sz w:val="18"/>
                <w:szCs w:val="18"/>
              </w:rPr>
            </w:pPr>
            <w:r w:rsidRPr="00C1150F">
              <w:rPr>
                <w:rFonts w:eastAsia="Times New Roman" w:cstheme="minorHAnsi"/>
                <w:sz w:val="18"/>
                <w:szCs w:val="18"/>
              </w:rPr>
              <w:t>or Name</w:t>
            </w:r>
          </w:p>
        </w:tc>
        <w:tc>
          <w:tcPr>
            <w:tcW w:w="1080" w:type="dxa"/>
            <w:vAlign w:val="bottom"/>
          </w:tcPr>
          <w:p w14:paraId="64AC16B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Modeled Equipment</w:t>
            </w:r>
          </w:p>
          <w:p w14:paraId="38F18889" w14:textId="77777777" w:rsidR="00157186" w:rsidRPr="00C1150F" w:rsidRDefault="00157186" w:rsidP="00E40C70">
            <w:pPr>
              <w:spacing w:after="0" w:line="240" w:lineRule="auto"/>
              <w:jc w:val="center"/>
              <w:rPr>
                <w:rFonts w:cstheme="minorHAnsi"/>
                <w:sz w:val="18"/>
                <w:szCs w:val="18"/>
              </w:rPr>
            </w:pPr>
            <w:r w:rsidRPr="00C1150F">
              <w:rPr>
                <w:rFonts w:eastAsia="Times New Roman" w:cstheme="minorHAnsi"/>
                <w:sz w:val="18"/>
                <w:szCs w:val="18"/>
              </w:rPr>
              <w:t>Make and Model</w:t>
            </w:r>
          </w:p>
        </w:tc>
        <w:tc>
          <w:tcPr>
            <w:tcW w:w="990" w:type="dxa"/>
            <w:vAlign w:val="bottom"/>
          </w:tcPr>
          <w:p w14:paraId="250FBFD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 xml:space="preserve"># of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p>
        </w:tc>
        <w:tc>
          <w:tcPr>
            <w:tcW w:w="1080" w:type="dxa"/>
            <w:vAlign w:val="bottom"/>
          </w:tcPr>
          <w:p w14:paraId="6840882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Tank Location</w:t>
            </w:r>
          </w:p>
        </w:tc>
        <w:tc>
          <w:tcPr>
            <w:tcW w:w="1170" w:type="dxa"/>
            <w:vAlign w:val="bottom"/>
          </w:tcPr>
          <w:p w14:paraId="0EB43E93"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Exterior Tank Insulation R-value</w:t>
            </w:r>
          </w:p>
        </w:tc>
        <w:tc>
          <w:tcPr>
            <w:tcW w:w="1530" w:type="dxa"/>
            <w:vAlign w:val="bottom"/>
          </w:tcPr>
          <w:p w14:paraId="33D1514A"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DHW System Distribution Type</w:t>
            </w:r>
          </w:p>
        </w:tc>
        <w:tc>
          <w:tcPr>
            <w:tcW w:w="1170" w:type="dxa"/>
            <w:vAlign w:val="bottom"/>
          </w:tcPr>
          <w:p w14:paraId="00284D1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p>
        </w:tc>
        <w:tc>
          <w:tcPr>
            <w:tcW w:w="900" w:type="dxa"/>
            <w:vAlign w:val="bottom"/>
          </w:tcPr>
          <w:p w14:paraId="25223097" w14:textId="3B55C01A"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Drain Water Heat Recovery</w:t>
            </w:r>
          </w:p>
        </w:tc>
        <w:tc>
          <w:tcPr>
            <w:tcW w:w="1080" w:type="dxa"/>
            <w:vAlign w:val="bottom"/>
          </w:tcPr>
          <w:p w14:paraId="2BAEE46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Simulated Equipment Make and Model</w:t>
            </w:r>
          </w:p>
        </w:tc>
      </w:tr>
      <w:tr w:rsidR="00157186" w:rsidRPr="00C1150F" w14:paraId="0D0DE88D" w14:textId="77777777" w:rsidTr="00E40C70">
        <w:tc>
          <w:tcPr>
            <w:tcW w:w="895" w:type="dxa"/>
            <w:tcBorders>
              <w:top w:val="single" w:sz="4" w:space="0" w:color="auto"/>
              <w:left w:val="single" w:sz="4" w:space="0" w:color="auto"/>
              <w:bottom w:val="single" w:sz="4" w:space="0" w:color="auto"/>
              <w:right w:val="single" w:sz="4" w:space="0" w:color="auto"/>
            </w:tcBorders>
          </w:tcPr>
          <w:p w14:paraId="2D4B64FD" w14:textId="77777777" w:rsidR="00157186" w:rsidRPr="00C1150F" w:rsidRDefault="00157186" w:rsidP="00E40C70">
            <w:pPr>
              <w:spacing w:after="0" w:line="240" w:lineRule="auto"/>
              <w:jc w:val="center"/>
              <w:rPr>
                <w:rFonts w:cstheme="minorHAnsi"/>
                <w:sz w:val="16"/>
                <w:szCs w:val="18"/>
              </w:rPr>
            </w:pPr>
            <w:r w:rsidRPr="00C1150F">
              <w:rPr>
                <w:rFonts w:eastAsia="Times New Roman" w:cstheme="minorHAnsi"/>
                <w:sz w:val="16"/>
                <w:szCs w:val="20"/>
              </w:rPr>
              <w:t xml:space="preserve">&lt;&lt;reference value from CF1R; if Single Family, then value = Single Family&gt;&gt; </w:t>
            </w:r>
          </w:p>
        </w:tc>
        <w:tc>
          <w:tcPr>
            <w:tcW w:w="990" w:type="dxa"/>
          </w:tcPr>
          <w:p w14:paraId="406DFB20" w14:textId="77777777" w:rsidR="00157186" w:rsidRPr="00C1150F" w:rsidRDefault="00157186" w:rsidP="00E40C70">
            <w:pPr>
              <w:spacing w:after="0" w:line="240" w:lineRule="auto"/>
              <w:jc w:val="center"/>
              <w:rPr>
                <w:rFonts w:cstheme="minorHAnsi"/>
                <w:sz w:val="16"/>
                <w:szCs w:val="18"/>
              </w:rPr>
            </w:pPr>
            <w:r w:rsidRPr="00C1150F">
              <w:rPr>
                <w:rFonts w:cstheme="minorHAnsi"/>
                <w:sz w:val="16"/>
                <w:szCs w:val="18"/>
              </w:rPr>
              <w:t>&lt;&lt;reference value from CF1R&gt;&gt;</w:t>
            </w:r>
          </w:p>
        </w:tc>
        <w:tc>
          <w:tcPr>
            <w:tcW w:w="1080" w:type="dxa"/>
          </w:tcPr>
          <w:p w14:paraId="5647E3D3" w14:textId="77777777" w:rsidR="00157186" w:rsidRPr="00C1150F" w:rsidRDefault="00157186" w:rsidP="00E40C70">
            <w:pPr>
              <w:spacing w:after="0" w:line="240" w:lineRule="auto"/>
              <w:jc w:val="center"/>
              <w:rPr>
                <w:rFonts w:cstheme="minorHAnsi"/>
                <w:sz w:val="16"/>
                <w:szCs w:val="18"/>
              </w:rPr>
            </w:pPr>
            <w:r w:rsidRPr="00C1150F">
              <w:rPr>
                <w:rFonts w:cstheme="minorHAnsi"/>
                <w:sz w:val="16"/>
                <w:szCs w:val="20"/>
              </w:rPr>
              <w:t>&lt;&lt;references value from CF1R-</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p>
        </w:tc>
        <w:tc>
          <w:tcPr>
            <w:tcW w:w="990" w:type="dxa"/>
          </w:tcPr>
          <w:p w14:paraId="1EFBF065" w14:textId="77777777" w:rsidR="00157186" w:rsidRPr="00C1150F" w:rsidRDefault="00157186" w:rsidP="00E40C70">
            <w:pPr>
              <w:spacing w:after="0" w:line="240" w:lineRule="auto"/>
              <w:jc w:val="center"/>
              <w:rPr>
                <w:rFonts w:eastAsia="Times New Roman" w:cstheme="minorHAnsi"/>
                <w:b/>
                <w:i/>
                <w:color w:val="FF0000"/>
                <w:sz w:val="16"/>
                <w:szCs w:val="18"/>
              </w:rPr>
            </w:pPr>
            <w:r w:rsidRPr="00C1150F">
              <w:rPr>
                <w:rFonts w:cstheme="minorHAnsi"/>
                <w:sz w:val="16"/>
                <w:szCs w:val="18"/>
              </w:rPr>
              <w:t>&lt;&lt;references values from CF1R&gt;&gt;</w:t>
            </w:r>
          </w:p>
        </w:tc>
        <w:tc>
          <w:tcPr>
            <w:tcW w:w="1080" w:type="dxa"/>
          </w:tcPr>
          <w:p w14:paraId="424204E5"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6"/>
                <w:szCs w:val="18"/>
              </w:rPr>
            </w:pPr>
            <w:r w:rsidRPr="00C1150F">
              <w:rPr>
                <w:rFonts w:eastAsia="Times New Roman" w:cstheme="minorHAnsi"/>
                <w:sz w:val="16"/>
                <w:szCs w:val="20"/>
              </w:rPr>
              <w:t>&lt;&lt; Reference value from CF1R&gt;&gt;</w:t>
            </w:r>
          </w:p>
        </w:tc>
        <w:tc>
          <w:tcPr>
            <w:tcW w:w="1170" w:type="dxa"/>
          </w:tcPr>
          <w:p w14:paraId="79C2937D" w14:textId="77777777" w:rsidR="00157186" w:rsidRPr="00C1150F" w:rsidRDefault="00157186" w:rsidP="00E40C70">
            <w:pPr>
              <w:spacing w:after="0" w:line="240" w:lineRule="auto"/>
              <w:jc w:val="center"/>
              <w:rPr>
                <w:rFonts w:cstheme="minorHAnsi"/>
                <w:sz w:val="16"/>
                <w:szCs w:val="18"/>
              </w:rPr>
            </w:pPr>
            <w:r w:rsidRPr="00C1150F">
              <w:rPr>
                <w:rFonts w:cstheme="minorHAnsi"/>
                <w:sz w:val="16"/>
                <w:szCs w:val="18"/>
              </w:rPr>
              <w:t>&lt;&lt;reference values from CF1R-</w:t>
            </w:r>
            <w:r w:rsidRPr="00DC34CF">
              <w:rPr>
                <w:rFonts w:cstheme="minorHAnsi"/>
                <w:sz w:val="16"/>
                <w:szCs w:val="18"/>
              </w:rPr>
              <w:t>PRF</w:t>
            </w:r>
            <w:r w:rsidRPr="00C1150F">
              <w:rPr>
                <w:rFonts w:cstheme="minorHAnsi"/>
                <w:sz w:val="16"/>
                <w:szCs w:val="18"/>
              </w:rPr>
              <w:t>; else NA&gt;&gt;</w:t>
            </w:r>
          </w:p>
        </w:tc>
        <w:tc>
          <w:tcPr>
            <w:tcW w:w="1530" w:type="dxa"/>
          </w:tcPr>
          <w:p w14:paraId="38A11B7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&lt;&lt;reference values from CF1R </w:t>
            </w:r>
          </w:p>
          <w:p w14:paraId="17A89EF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If performance, then allowed values are</w:t>
            </w:r>
          </w:p>
          <w:p w14:paraId="3AE8578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*Standard Distribution System</w:t>
            </w:r>
          </w:p>
          <w:p w14:paraId="7E72CD66"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Point of Use</w:t>
            </w:r>
          </w:p>
          <w:p w14:paraId="153ECFD2"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Parallel Piping </w:t>
            </w:r>
          </w:p>
          <w:p w14:paraId="25B7783E"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*Recirculation System Non-Demand Control</w:t>
            </w:r>
          </w:p>
          <w:p w14:paraId="0A8CAAE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Manual Control </w:t>
            </w:r>
          </w:p>
          <w:p w14:paraId="51854B9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Sensor Control </w:t>
            </w:r>
          </w:p>
          <w:p w14:paraId="01B1BA5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*HERS-Verified Pipe Insulation Credit</w:t>
            </w:r>
          </w:p>
          <w:p w14:paraId="1A47922D"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Parallel Piping </w:t>
            </w:r>
          </w:p>
          <w:p w14:paraId="46BF7CA6"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Manual Control </w:t>
            </w:r>
          </w:p>
          <w:p w14:paraId="3B1DD4E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Sensor Control; </w:t>
            </w:r>
          </w:p>
          <w:p w14:paraId="027D91A4" w14:textId="77777777" w:rsidR="00157186" w:rsidRPr="00C1150F" w:rsidRDefault="00157186" w:rsidP="00E40C70">
            <w:pPr>
              <w:spacing w:after="0" w:line="240" w:lineRule="auto"/>
              <w:rPr>
                <w:rFonts w:ascii="Calibri" w:hAnsi="Calibri" w:cstheme="minorHAnsi"/>
                <w:sz w:val="14"/>
                <w:szCs w:val="16"/>
              </w:rPr>
            </w:pPr>
            <w:r w:rsidRPr="00C1150F">
              <w:rPr>
                <w:rFonts w:ascii="Calibri" w:hAnsi="Calibri" w:cstheme="minorHAnsi"/>
                <w:sz w:val="14"/>
                <w:szCs w:val="16"/>
              </w:rPr>
              <w:t xml:space="preserve">Else if prescriptive,  </w:t>
            </w:r>
          </w:p>
          <w:p w14:paraId="2648ED63" w14:textId="77777777" w:rsidR="00157186" w:rsidRPr="00C1150F" w:rsidRDefault="00157186" w:rsidP="00E40C70">
            <w:pPr>
              <w:spacing w:after="0" w:line="240" w:lineRule="auto"/>
              <w:rPr>
                <w:rFonts w:ascii="Calibri" w:hAnsi="Calibri" w:cstheme="minorHAnsi"/>
                <w:sz w:val="14"/>
                <w:szCs w:val="16"/>
              </w:rPr>
            </w:pPr>
            <w:r w:rsidRPr="00C1150F">
              <w:rPr>
                <w:rFonts w:ascii="Calibri" w:hAnsi="Calibri" w:cstheme="minorHAnsi"/>
                <w:sz w:val="14"/>
                <w:szCs w:val="16"/>
              </w:rPr>
              <w:t xml:space="preserve">Allowed values are </w:t>
            </w:r>
          </w:p>
          <w:p w14:paraId="56C7BA45" w14:textId="77777777" w:rsidR="00157186" w:rsidRPr="00C1150F" w:rsidRDefault="00157186" w:rsidP="00E40C70">
            <w:pPr>
              <w:spacing w:after="0" w:line="240" w:lineRule="auto"/>
              <w:rPr>
                <w:rFonts w:ascii="Calibri" w:hAnsi="Calibri" w:cstheme="minorHAnsi"/>
                <w:sz w:val="14"/>
                <w:szCs w:val="16"/>
              </w:rPr>
            </w:pPr>
            <w:r w:rsidRPr="00C1150F">
              <w:rPr>
                <w:rFonts w:ascii="Calibri" w:hAnsi="Calibri" w:cstheme="minorHAnsi"/>
                <w:sz w:val="14"/>
                <w:szCs w:val="16"/>
              </w:rPr>
              <w:t>*Standard Distribution System</w:t>
            </w:r>
          </w:p>
          <w:p w14:paraId="4741C89A" w14:textId="77777777" w:rsidR="00157186" w:rsidRPr="00C1150F" w:rsidRDefault="00157186" w:rsidP="00E40C70">
            <w:pPr>
              <w:spacing w:after="0" w:line="240" w:lineRule="auto"/>
              <w:rPr>
                <w:rFonts w:ascii="Calibri" w:hAnsi="Calibri" w:cstheme="minorHAnsi"/>
                <w:sz w:val="14"/>
                <w:szCs w:val="16"/>
              </w:rPr>
            </w:pPr>
            <w:r w:rsidRPr="00C1150F">
              <w:rPr>
                <w:rFonts w:ascii="Calibri" w:hAnsi="Calibri" w:cstheme="minorHAnsi"/>
                <w:sz w:val="14"/>
                <w:szCs w:val="16"/>
              </w:rPr>
              <w:t>*Demand Recirculation</w:t>
            </w:r>
          </w:p>
          <w:p w14:paraId="41B98620" w14:textId="77777777" w:rsidR="00157186" w:rsidRPr="00C1150F" w:rsidRDefault="00157186" w:rsidP="00E40C70">
            <w:pPr>
              <w:spacing w:after="0" w:line="240" w:lineRule="auto"/>
              <w:rPr>
                <w:rFonts w:cstheme="minorHAnsi"/>
                <w:sz w:val="16"/>
                <w:szCs w:val="18"/>
              </w:rPr>
            </w:pPr>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p>
        </w:tc>
        <w:tc>
          <w:tcPr>
            <w:tcW w:w="1170" w:type="dxa"/>
          </w:tcPr>
          <w:p w14:paraId="748EE954" w14:textId="77777777" w:rsidR="006E1033" w:rsidRPr="006E1033" w:rsidRDefault="00157186" w:rsidP="006E1033">
            <w:pPr>
              <w:spacing w:line="240" w:lineRule="auto"/>
              <w:rPr>
                <w:ins w:id="63" w:author="Alhabibi, Haider@Energy" w:date="2022-09-19T17:25:00Z"/>
                <w:rFonts w:cstheme="minorHAnsi"/>
                <w:sz w:val="16"/>
                <w:szCs w:val="18"/>
              </w:rPr>
            </w:pPr>
            <w:r w:rsidRPr="00C1150F">
              <w:rPr>
                <w:rFonts w:cstheme="minorHAnsi"/>
                <w:sz w:val="16"/>
                <w:szCs w:val="18"/>
              </w:rPr>
              <w:t>&lt;&lt;</w:t>
            </w:r>
            <w:ins w:id="64" w:author="Alhabibi, Haider@Energy" w:date="2022-09-19T17:25:00Z">
              <w:r w:rsidR="006E1033" w:rsidRPr="006E1033">
                <w:rPr>
                  <w:rFonts w:cstheme="minorHAnsi"/>
                  <w:sz w:val="16"/>
                  <w:szCs w:val="18"/>
                </w:rPr>
                <w:t>If parent CF1R = NCB-01, then if NCB-01 Field M09 = CompactHotWaterDistributionSystemHERS or CompactHotWaterDistributionSystemBasic or CompactDistributionDrainHeatRecoveryHERS then value is BasicType else NotCompact;</w:t>
              </w:r>
            </w:ins>
          </w:p>
          <w:p w14:paraId="299A3354" w14:textId="77777777" w:rsidR="006E1033" w:rsidRPr="006E1033" w:rsidRDefault="006E1033" w:rsidP="006E1033">
            <w:pPr>
              <w:spacing w:after="0" w:line="240" w:lineRule="auto"/>
              <w:rPr>
                <w:ins w:id="65" w:author="Alhabibi, Haider@Energy" w:date="2022-09-19T17:25:00Z"/>
                <w:rFonts w:cstheme="minorHAnsi"/>
                <w:sz w:val="16"/>
                <w:szCs w:val="18"/>
              </w:rPr>
            </w:pPr>
            <w:ins w:id="66" w:author="Alhabibi, Haider@Energy" w:date="2022-09-19T17:25:00Z">
              <w:r w:rsidRPr="006E1033">
                <w:rPr>
                  <w:rFonts w:cstheme="minorHAnsi"/>
                  <w:sz w:val="16"/>
                  <w:szCs w:val="18"/>
                </w:rPr>
                <w:t>Else if parent CF1R = ALT-01 or ADD-01, then value = NotCompact;</w:t>
              </w:r>
            </w:ins>
          </w:p>
          <w:p w14:paraId="1BAFE214" w14:textId="77777777" w:rsidR="006E1033" w:rsidRPr="006E1033" w:rsidRDefault="006E1033" w:rsidP="006E1033">
            <w:pPr>
              <w:spacing w:after="0" w:line="240" w:lineRule="auto"/>
              <w:rPr>
                <w:ins w:id="67" w:author="Alhabibi, Haider@Energy" w:date="2022-09-19T17:25:00Z"/>
                <w:rFonts w:cstheme="minorHAnsi"/>
                <w:sz w:val="16"/>
                <w:szCs w:val="18"/>
              </w:rPr>
            </w:pPr>
            <w:ins w:id="68" w:author="Alhabibi, Haider@Energy" w:date="2022-09-19T17:25:00Z">
              <w:r w:rsidRPr="006E1033">
                <w:rPr>
                  <w:rFonts w:cstheme="minorHAnsi"/>
                  <w:sz w:val="16"/>
                  <w:szCs w:val="18"/>
                </w:rPr>
                <w:t xml:space="preserve">Else if information not available from PRF-01, allow user select. </w:t>
              </w:r>
              <w:r w:rsidRPr="006E1033">
                <w:rPr>
                  <w:rFonts w:cstheme="minorHAnsi"/>
                  <w:sz w:val="16"/>
                  <w:szCs w:val="18"/>
                </w:rPr>
                <w:lastRenderedPageBreak/>
                <w:t>Allowed values are</w:t>
              </w:r>
            </w:ins>
          </w:p>
          <w:p w14:paraId="4580D475" w14:textId="77777777" w:rsidR="006E1033" w:rsidRPr="006E1033" w:rsidRDefault="006E1033" w:rsidP="006E1033">
            <w:pPr>
              <w:spacing w:after="0" w:line="240" w:lineRule="auto"/>
              <w:rPr>
                <w:ins w:id="69" w:author="Alhabibi, Haider@Energy" w:date="2022-09-19T17:25:00Z"/>
                <w:rFonts w:cstheme="minorHAnsi"/>
                <w:sz w:val="16"/>
                <w:szCs w:val="18"/>
              </w:rPr>
            </w:pPr>
            <w:ins w:id="70" w:author="Alhabibi, Haider@Energy" w:date="2022-09-19T17:25:00Z">
              <w:r w:rsidRPr="006E1033">
                <w:rPr>
                  <w:rFonts w:cstheme="minorHAnsi"/>
                  <w:sz w:val="16"/>
                  <w:szCs w:val="18"/>
                </w:rPr>
                <w:t>*Basic</w:t>
              </w:r>
            </w:ins>
          </w:p>
          <w:p w14:paraId="7A63795F" w14:textId="77777777" w:rsidR="006E1033" w:rsidRPr="006E1033" w:rsidRDefault="006E1033" w:rsidP="006E1033">
            <w:pPr>
              <w:spacing w:after="0" w:line="240" w:lineRule="auto"/>
              <w:rPr>
                <w:ins w:id="71" w:author="Alhabibi, Haider@Energy" w:date="2022-09-19T17:25:00Z"/>
                <w:rFonts w:cstheme="minorHAnsi"/>
                <w:sz w:val="16"/>
                <w:szCs w:val="18"/>
              </w:rPr>
            </w:pPr>
            <w:ins w:id="72" w:author="Alhabibi, Haider@Energy" w:date="2022-09-19T17:25:00Z">
              <w:r w:rsidRPr="006E1033">
                <w:rPr>
                  <w:rFonts w:cstheme="minorHAnsi"/>
                  <w:sz w:val="16"/>
                  <w:szCs w:val="18"/>
                </w:rPr>
                <w:t>*Expanded</w:t>
              </w:r>
            </w:ins>
          </w:p>
          <w:p w14:paraId="55342ECA" w14:textId="77777777" w:rsidR="006E1033" w:rsidRPr="006E1033" w:rsidRDefault="006E1033" w:rsidP="006E1033">
            <w:pPr>
              <w:spacing w:after="0" w:line="240" w:lineRule="auto"/>
              <w:rPr>
                <w:ins w:id="73" w:author="Alhabibi, Haider@Energy" w:date="2022-09-19T17:25:00Z"/>
                <w:rFonts w:cstheme="minorHAnsi"/>
                <w:sz w:val="16"/>
                <w:szCs w:val="18"/>
              </w:rPr>
            </w:pPr>
            <w:ins w:id="74" w:author="Alhabibi, Haider@Energy" w:date="2022-09-19T17:25:00Z">
              <w:r w:rsidRPr="006E1033">
                <w:rPr>
                  <w:rFonts w:cstheme="minorHAnsi"/>
                  <w:sz w:val="16"/>
                  <w:szCs w:val="18"/>
                </w:rPr>
                <w:t>*NotCompact;</w:t>
              </w:r>
            </w:ins>
          </w:p>
          <w:p w14:paraId="4DF3F032" w14:textId="77777777" w:rsidR="006E1033" w:rsidRPr="006E1033" w:rsidRDefault="006E1033" w:rsidP="006E1033">
            <w:pPr>
              <w:spacing w:after="0" w:line="240" w:lineRule="auto"/>
              <w:rPr>
                <w:ins w:id="75" w:author="Alhabibi, Haider@Energy" w:date="2022-09-19T17:25:00Z"/>
                <w:rFonts w:cstheme="minorHAnsi"/>
                <w:sz w:val="16"/>
                <w:szCs w:val="18"/>
              </w:rPr>
            </w:pPr>
            <w:ins w:id="76" w:author="Alhabibi, Haider@Energy" w:date="2022-09-19T17:25:00Z">
              <w:r w:rsidRPr="006E1033">
                <w:rPr>
                  <w:rFonts w:cstheme="minorHAnsi"/>
                  <w:sz w:val="16"/>
                  <w:szCs w:val="18"/>
                </w:rPr>
                <w:t>Else use value from PRF-01;</w:t>
              </w:r>
            </w:ins>
          </w:p>
          <w:p w14:paraId="055B4CB9" w14:textId="22528ED3" w:rsidR="00157186" w:rsidRPr="00C1150F" w:rsidDel="006E1033" w:rsidRDefault="006E1033" w:rsidP="006E1033">
            <w:pPr>
              <w:spacing w:after="0" w:line="240" w:lineRule="auto"/>
              <w:rPr>
                <w:del w:id="77" w:author="Alhabibi, Haider@Energy" w:date="2022-09-19T17:24:00Z"/>
                <w:rFonts w:cstheme="minorHAnsi"/>
                <w:sz w:val="16"/>
                <w:szCs w:val="18"/>
              </w:rPr>
            </w:pPr>
            <w:ins w:id="78" w:author="Alhabibi, Haider@Energy" w:date="2022-09-19T17:24:00Z">
              <w:r w:rsidRPr="00C1150F" w:rsidDel="006E1033">
                <w:rPr>
                  <w:rFonts w:cstheme="minorHAnsi"/>
                  <w:sz w:val="16"/>
                  <w:szCs w:val="18"/>
                </w:rPr>
                <w:t xml:space="preserve"> </w:t>
              </w:r>
            </w:ins>
            <w:del w:id="79" w:author="Alhabibi, Haider@Energy" w:date="2022-09-19T17:24:00Z">
              <w:r w:rsidR="00157186" w:rsidRPr="00C1150F" w:rsidDel="006E1033">
                <w:rPr>
                  <w:rFonts w:cstheme="minorHAnsi"/>
                  <w:sz w:val="16"/>
                  <w:szCs w:val="18"/>
                </w:rPr>
                <w:delText>reference values from CF1R</w:delText>
              </w:r>
            </w:del>
            <w:del w:id="80" w:author="Alhabibi, Haider@Energy" w:date="2022-06-21T08:36:00Z">
              <w:r w:rsidR="00157186" w:rsidRPr="00C1150F" w:rsidDel="0036386E">
                <w:rPr>
                  <w:rFonts w:cstheme="minorHAnsi"/>
                  <w:sz w:val="16"/>
                  <w:szCs w:val="18"/>
                </w:rPr>
                <w:delText>.</w:delText>
              </w:r>
            </w:del>
            <w:del w:id="81" w:author="Alhabibi, Haider@Energy" w:date="2022-09-19T17:24:00Z">
              <w:r w:rsidR="00157186" w:rsidRPr="00C1150F" w:rsidDel="006E1033">
                <w:rPr>
                  <w:rFonts w:cstheme="minorHAnsi"/>
                  <w:sz w:val="16"/>
                  <w:szCs w:val="18"/>
                </w:rPr>
                <w:delText xml:space="preserve">  Allowed values are </w:delText>
              </w:r>
            </w:del>
          </w:p>
          <w:p w14:paraId="1A9B198B" w14:textId="60209621" w:rsidR="00157186" w:rsidRPr="00C1150F" w:rsidDel="006E1033" w:rsidRDefault="00157186" w:rsidP="006E1033">
            <w:pPr>
              <w:spacing w:after="0" w:line="240" w:lineRule="auto"/>
              <w:rPr>
                <w:del w:id="82" w:author="Alhabibi, Haider@Energy" w:date="2022-09-19T17:24:00Z"/>
                <w:rFonts w:cstheme="minorHAnsi"/>
                <w:sz w:val="16"/>
                <w:szCs w:val="18"/>
              </w:rPr>
            </w:pPr>
            <w:del w:id="83" w:author="Alhabibi, Haider@Energy" w:date="2022-09-19T17:24:00Z">
              <w:r w:rsidRPr="00C1150F" w:rsidDel="006E1033">
                <w:rPr>
                  <w:rFonts w:cstheme="minorHAnsi"/>
                  <w:sz w:val="16"/>
                  <w:szCs w:val="18"/>
                </w:rPr>
                <w:delText>*Basic</w:delText>
              </w:r>
            </w:del>
          </w:p>
          <w:p w14:paraId="4B2FB626" w14:textId="09272406" w:rsidR="00157186" w:rsidRPr="00C1150F" w:rsidDel="006E1033" w:rsidRDefault="00157186" w:rsidP="006E1033">
            <w:pPr>
              <w:spacing w:after="0" w:line="240" w:lineRule="auto"/>
              <w:rPr>
                <w:del w:id="84" w:author="Alhabibi, Haider@Energy" w:date="2022-09-19T17:24:00Z"/>
                <w:rFonts w:cstheme="minorHAnsi"/>
                <w:sz w:val="16"/>
                <w:szCs w:val="18"/>
              </w:rPr>
            </w:pPr>
            <w:del w:id="85" w:author="Alhabibi, Haider@Energy" w:date="2022-09-19T17:24:00Z">
              <w:r w:rsidRPr="00C1150F" w:rsidDel="006E1033">
                <w:rPr>
                  <w:rFonts w:cstheme="minorHAnsi"/>
                  <w:sz w:val="16"/>
                  <w:szCs w:val="18"/>
                </w:rPr>
                <w:delText>*Expanded</w:delText>
              </w:r>
            </w:del>
          </w:p>
          <w:p w14:paraId="006BA2AE" w14:textId="081BDA38" w:rsidR="00157186" w:rsidRPr="00C1150F" w:rsidRDefault="00157186" w:rsidP="006E1033">
            <w:pPr>
              <w:spacing w:after="0" w:line="240" w:lineRule="auto"/>
              <w:rPr>
                <w:rFonts w:cstheme="minorHAnsi"/>
                <w:sz w:val="16"/>
                <w:szCs w:val="18"/>
              </w:rPr>
            </w:pPr>
            <w:del w:id="86" w:author="Alhabibi, Haider@Energy" w:date="2022-09-19T17:24:00Z">
              <w:r w:rsidRPr="00C1150F" w:rsidDel="006E1033">
                <w:rPr>
                  <w:rFonts w:cstheme="minorHAnsi"/>
                  <w:sz w:val="16"/>
                  <w:szCs w:val="18"/>
                </w:rPr>
                <w:delText>*None</w:delText>
              </w:r>
            </w:del>
            <w:r w:rsidRPr="00C1150F">
              <w:rPr>
                <w:rFonts w:cstheme="minorHAnsi"/>
                <w:sz w:val="16"/>
                <w:szCs w:val="18"/>
              </w:rPr>
              <w:t>&gt;&gt;</w:t>
            </w:r>
          </w:p>
        </w:tc>
        <w:tc>
          <w:tcPr>
            <w:tcW w:w="900" w:type="dxa"/>
          </w:tcPr>
          <w:p w14:paraId="7080929F" w14:textId="77777777" w:rsidR="008E4103" w:rsidRPr="008E4103" w:rsidRDefault="00157186" w:rsidP="008E4103">
            <w:pPr>
              <w:spacing w:line="240" w:lineRule="auto"/>
              <w:rPr>
                <w:ins w:id="87" w:author="Alhabibi, Haider@Energy" w:date="2022-09-19T17:25:00Z"/>
                <w:rFonts w:cstheme="minorHAnsi"/>
                <w:sz w:val="16"/>
                <w:szCs w:val="18"/>
              </w:rPr>
            </w:pPr>
            <w:r w:rsidRPr="00C1150F">
              <w:rPr>
                <w:rFonts w:cstheme="minorHAnsi"/>
                <w:sz w:val="16"/>
                <w:szCs w:val="18"/>
              </w:rPr>
              <w:lastRenderedPageBreak/>
              <w:t>&lt;&lt;</w:t>
            </w:r>
            <w:ins w:id="88" w:author="Alhabibi, Haider@Energy" w:date="2022-09-19T17:25:00Z">
              <w:r w:rsidR="008E4103" w:rsidRPr="008E4103">
                <w:rPr>
                  <w:rFonts w:cstheme="minorHAnsi"/>
                  <w:sz w:val="16"/>
                  <w:szCs w:val="18"/>
                </w:rPr>
                <w:t>If parent CF1R = NCB-01, then if NCB-01 Field M09 = CompactDistriutionDrainHeatRecoveryHERS or DrainWaterHeatRecoveryHERS then value is DWHR else NoDWHR;</w:t>
              </w:r>
            </w:ins>
          </w:p>
          <w:p w14:paraId="0F85C10C" w14:textId="77777777" w:rsidR="008E4103" w:rsidRPr="008E4103" w:rsidRDefault="008E4103" w:rsidP="008E4103">
            <w:pPr>
              <w:spacing w:after="0" w:line="240" w:lineRule="auto"/>
              <w:rPr>
                <w:ins w:id="89" w:author="Alhabibi, Haider@Energy" w:date="2022-09-19T17:25:00Z"/>
                <w:rFonts w:cstheme="minorHAnsi"/>
                <w:sz w:val="16"/>
                <w:szCs w:val="18"/>
              </w:rPr>
            </w:pPr>
            <w:ins w:id="90" w:author="Alhabibi, Haider@Energy" w:date="2022-09-19T17:25:00Z">
              <w:r w:rsidRPr="008E4103">
                <w:rPr>
                  <w:rFonts w:cstheme="minorHAnsi"/>
                  <w:sz w:val="16"/>
                  <w:szCs w:val="18"/>
                </w:rPr>
                <w:t>Else if parent CF1R = ALT-01 or ADD-01, then value = NoDWHR;</w:t>
              </w:r>
            </w:ins>
          </w:p>
          <w:p w14:paraId="194B9066" w14:textId="77777777" w:rsidR="008E4103" w:rsidRPr="008E4103" w:rsidRDefault="008E4103" w:rsidP="008E4103">
            <w:pPr>
              <w:spacing w:after="0" w:line="240" w:lineRule="auto"/>
              <w:rPr>
                <w:ins w:id="91" w:author="Alhabibi, Haider@Energy" w:date="2022-09-19T17:25:00Z"/>
                <w:rFonts w:cstheme="minorHAnsi"/>
                <w:sz w:val="16"/>
                <w:szCs w:val="18"/>
              </w:rPr>
            </w:pPr>
            <w:ins w:id="92" w:author="Alhabibi, Haider@Energy" w:date="2022-09-19T17:25:00Z">
              <w:r w:rsidRPr="008E4103">
                <w:rPr>
                  <w:rFonts w:cstheme="minorHAnsi"/>
                  <w:sz w:val="16"/>
                  <w:szCs w:val="18"/>
                </w:rPr>
                <w:t>Else if informati</w:t>
              </w:r>
              <w:r w:rsidRPr="008E4103">
                <w:rPr>
                  <w:rFonts w:cstheme="minorHAnsi"/>
                  <w:sz w:val="16"/>
                  <w:szCs w:val="18"/>
                </w:rPr>
                <w:lastRenderedPageBreak/>
                <w:t>on not available from PRF-01, allow user select. Allowed values are</w:t>
              </w:r>
            </w:ins>
          </w:p>
          <w:p w14:paraId="02EF64E3" w14:textId="77777777" w:rsidR="008E4103" w:rsidRPr="008E4103" w:rsidRDefault="008E4103" w:rsidP="008E4103">
            <w:pPr>
              <w:spacing w:after="0" w:line="240" w:lineRule="auto"/>
              <w:rPr>
                <w:ins w:id="93" w:author="Alhabibi, Haider@Energy" w:date="2022-09-19T17:25:00Z"/>
                <w:rFonts w:cstheme="minorHAnsi"/>
                <w:sz w:val="16"/>
                <w:szCs w:val="18"/>
              </w:rPr>
            </w:pPr>
            <w:ins w:id="94" w:author="Alhabibi, Haider@Energy" w:date="2022-09-19T17:25:00Z">
              <w:r w:rsidRPr="008E4103">
                <w:rPr>
                  <w:rFonts w:cstheme="minorHAnsi"/>
                  <w:sz w:val="16"/>
                  <w:szCs w:val="18"/>
                </w:rPr>
                <w:t>*DWHR</w:t>
              </w:r>
            </w:ins>
          </w:p>
          <w:p w14:paraId="34FE050C" w14:textId="77777777" w:rsidR="008E4103" w:rsidRPr="008E4103" w:rsidRDefault="008E4103" w:rsidP="008E4103">
            <w:pPr>
              <w:spacing w:after="0" w:line="240" w:lineRule="auto"/>
              <w:rPr>
                <w:ins w:id="95" w:author="Alhabibi, Haider@Energy" w:date="2022-09-19T17:25:00Z"/>
                <w:rFonts w:cstheme="minorHAnsi"/>
                <w:sz w:val="16"/>
                <w:szCs w:val="18"/>
              </w:rPr>
            </w:pPr>
            <w:ins w:id="96" w:author="Alhabibi, Haider@Energy" w:date="2022-09-19T17:25:00Z">
              <w:r w:rsidRPr="008E4103">
                <w:rPr>
                  <w:rFonts w:cstheme="minorHAnsi"/>
                  <w:sz w:val="16"/>
                  <w:szCs w:val="18"/>
                </w:rPr>
                <w:t>*NoDWHR;</w:t>
              </w:r>
            </w:ins>
          </w:p>
          <w:p w14:paraId="10147A20" w14:textId="77777777" w:rsidR="008E4103" w:rsidRPr="008E4103" w:rsidRDefault="008E4103" w:rsidP="008E4103">
            <w:pPr>
              <w:spacing w:after="0" w:line="240" w:lineRule="auto"/>
              <w:rPr>
                <w:ins w:id="97" w:author="Alhabibi, Haider@Energy" w:date="2022-09-19T17:25:00Z"/>
                <w:rFonts w:cstheme="minorHAnsi"/>
                <w:sz w:val="16"/>
                <w:szCs w:val="18"/>
              </w:rPr>
            </w:pPr>
            <w:ins w:id="98" w:author="Alhabibi, Haider@Energy" w:date="2022-09-19T17:25:00Z">
              <w:r w:rsidRPr="008E4103">
                <w:rPr>
                  <w:rFonts w:cstheme="minorHAnsi"/>
                  <w:sz w:val="16"/>
                  <w:szCs w:val="18"/>
                </w:rPr>
                <w:t>Else use value from PRF-01;</w:t>
              </w:r>
            </w:ins>
          </w:p>
          <w:p w14:paraId="3C4C9CA4" w14:textId="7C9DE328" w:rsidR="00157186" w:rsidRPr="00C1150F" w:rsidDel="00BA5AC2" w:rsidRDefault="008E4103" w:rsidP="008E4103">
            <w:pPr>
              <w:spacing w:after="0" w:line="240" w:lineRule="auto"/>
              <w:rPr>
                <w:del w:id="99" w:author="Alhabibi, Haider@Energy" w:date="2022-06-21T13:40:00Z"/>
                <w:rFonts w:cstheme="minorHAnsi"/>
                <w:sz w:val="16"/>
                <w:szCs w:val="18"/>
              </w:rPr>
            </w:pPr>
            <w:ins w:id="100" w:author="Alhabibi, Haider@Energy" w:date="2022-09-19T17:25:00Z">
              <w:r w:rsidRPr="00C1150F" w:rsidDel="008E4103">
                <w:rPr>
                  <w:rFonts w:cstheme="minorHAnsi"/>
                  <w:sz w:val="16"/>
                  <w:szCs w:val="18"/>
                </w:rPr>
                <w:t xml:space="preserve"> </w:t>
              </w:r>
            </w:ins>
            <w:del w:id="101" w:author="Alhabibi, Haider@Energy" w:date="2022-09-19T17:25:00Z">
              <w:r w:rsidR="00157186" w:rsidRPr="00C1150F" w:rsidDel="008E4103">
                <w:rPr>
                  <w:rFonts w:cstheme="minorHAnsi"/>
                  <w:sz w:val="16"/>
                  <w:szCs w:val="18"/>
                </w:rPr>
                <w:delText>reference values from CF1R</w:delText>
              </w:r>
            </w:del>
            <w:del w:id="102" w:author="Alhabibi, Haider@Energy" w:date="2022-06-21T13:39:00Z">
              <w:r w:rsidR="00157186" w:rsidRPr="00C1150F" w:rsidDel="00A701DF">
                <w:rPr>
                  <w:rFonts w:cstheme="minorHAnsi"/>
                  <w:sz w:val="16"/>
                  <w:szCs w:val="18"/>
                </w:rPr>
                <w:delText>.</w:delText>
              </w:r>
            </w:del>
            <w:del w:id="103" w:author="Alhabibi, Haider@Energy" w:date="2022-06-21T13:40:00Z">
              <w:r w:rsidR="00157186" w:rsidRPr="00C1150F" w:rsidDel="00BA5AC2">
                <w:rPr>
                  <w:rFonts w:cstheme="minorHAnsi"/>
                  <w:sz w:val="16"/>
                  <w:szCs w:val="18"/>
                </w:rPr>
                <w:delText xml:space="preserve">  Allowed values are </w:delText>
              </w:r>
            </w:del>
          </w:p>
          <w:p w14:paraId="62221898" w14:textId="1598F7FC" w:rsidR="00157186" w:rsidRPr="00C1150F" w:rsidDel="00BA5AC2" w:rsidRDefault="00157186" w:rsidP="008E4103">
            <w:pPr>
              <w:spacing w:after="0" w:line="240" w:lineRule="auto"/>
              <w:rPr>
                <w:del w:id="104" w:author="Alhabibi, Haider@Energy" w:date="2022-06-21T13:40:00Z"/>
                <w:rFonts w:cstheme="minorHAnsi"/>
                <w:sz w:val="16"/>
                <w:szCs w:val="18"/>
              </w:rPr>
            </w:pPr>
            <w:del w:id="105" w:author="Alhabibi, Haider@Energy" w:date="2022-06-21T13:40:00Z">
              <w:r w:rsidRPr="00C1150F" w:rsidDel="00BA5AC2">
                <w:rPr>
                  <w:rFonts w:cstheme="minorHAnsi"/>
                  <w:sz w:val="16"/>
                  <w:szCs w:val="18"/>
                </w:rPr>
                <w:delText>*Yes</w:delText>
              </w:r>
            </w:del>
          </w:p>
          <w:p w14:paraId="51165C6E" w14:textId="286E352C" w:rsidR="00157186" w:rsidRPr="00C1150F" w:rsidRDefault="00157186" w:rsidP="008E4103">
            <w:pPr>
              <w:spacing w:after="0" w:line="240" w:lineRule="auto"/>
              <w:rPr>
                <w:rFonts w:cstheme="minorHAnsi"/>
                <w:sz w:val="16"/>
                <w:szCs w:val="18"/>
              </w:rPr>
            </w:pPr>
            <w:del w:id="106" w:author="Alhabibi, Haider@Energy" w:date="2022-06-21T13:40:00Z">
              <w:r w:rsidRPr="00C1150F" w:rsidDel="00BA5AC2">
                <w:rPr>
                  <w:rFonts w:cstheme="minorHAnsi"/>
                  <w:sz w:val="16"/>
                  <w:szCs w:val="18"/>
                </w:rPr>
                <w:delText>*None</w:delText>
              </w:r>
            </w:del>
            <w:r w:rsidRPr="00C1150F">
              <w:rPr>
                <w:rFonts w:cstheme="minorHAnsi"/>
                <w:sz w:val="16"/>
                <w:szCs w:val="18"/>
              </w:rPr>
              <w:t>&gt;&gt;</w:t>
            </w:r>
          </w:p>
        </w:tc>
        <w:tc>
          <w:tcPr>
            <w:tcW w:w="1080" w:type="dxa"/>
          </w:tcPr>
          <w:p w14:paraId="61E4C04D"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C1150F">
              <w:rPr>
                <w:rFonts w:eastAsia="Times New Roman" w:cstheme="minorHAnsi"/>
                <w:sz w:val="16"/>
                <w:szCs w:val="20"/>
              </w:rPr>
              <w:lastRenderedPageBreak/>
              <w:t>&lt;&lt;if performance, hide column from user, needed for equivalency lookup;</w:t>
            </w:r>
          </w:p>
          <w:p w14:paraId="1FB229BC" w14:textId="77777777" w:rsidR="00157186" w:rsidRPr="00C1150F" w:rsidRDefault="00157186" w:rsidP="00E40C70">
            <w:pPr>
              <w:spacing w:after="0" w:line="240" w:lineRule="auto"/>
              <w:rPr>
                <w:rFonts w:eastAsia="Times New Roman" w:cstheme="minorHAnsi"/>
                <w:sz w:val="16"/>
                <w:szCs w:val="20"/>
              </w:rPr>
            </w:pPr>
            <w:r w:rsidRPr="00C1150F">
              <w:rPr>
                <w:rFonts w:eastAsia="Times New Roman" w:cstheme="minorHAnsi"/>
                <w:sz w:val="16"/>
                <w:szCs w:val="20"/>
              </w:rPr>
              <w:t>Reference value from XML;</w:t>
            </w:r>
          </w:p>
          <w:p w14:paraId="10F7CA05" w14:textId="77777777" w:rsidR="00157186" w:rsidRPr="00C1150F" w:rsidRDefault="00157186" w:rsidP="00E40C70">
            <w:pPr>
              <w:spacing w:after="0" w:line="240" w:lineRule="auto"/>
              <w:rPr>
                <w:rFonts w:cstheme="minorHAnsi"/>
                <w:sz w:val="16"/>
                <w:szCs w:val="18"/>
              </w:rPr>
            </w:pPr>
            <w:r w:rsidRPr="00C1150F">
              <w:rPr>
                <w:rFonts w:eastAsia="Times New Roman" w:cstheme="minorHAnsi"/>
                <w:sz w:val="16"/>
                <w:szCs w:val="20"/>
              </w:rPr>
              <w:t>Elseif prescriptive, do not require field&gt;&gt;</w:t>
            </w:r>
          </w:p>
        </w:tc>
      </w:tr>
    </w:tbl>
    <w:p w14:paraId="54E532F1" w14:textId="77777777" w:rsidR="00157186" w:rsidRDefault="00157186" w:rsidP="00236F4B">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7"/>
        <w:gridCol w:w="899"/>
        <w:gridCol w:w="899"/>
        <w:gridCol w:w="899"/>
        <w:gridCol w:w="897"/>
        <w:gridCol w:w="898"/>
        <w:gridCol w:w="898"/>
        <w:gridCol w:w="898"/>
        <w:gridCol w:w="896"/>
        <w:gridCol w:w="898"/>
        <w:gridCol w:w="898"/>
        <w:gridCol w:w="896"/>
      </w:tblGrid>
      <w:tr w:rsidR="00F349F6" w:rsidRPr="00327949" w14:paraId="3BD7F69F" w14:textId="77777777"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0DE6B437" w:rsidR="00F349F6" w:rsidRPr="00327949" w:rsidRDefault="00F349F6">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70798FE4" w:rsidR="00F349F6" w:rsidRPr="00327949" w:rsidRDefault="00F349F6">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r w:rsidR="00E64274">
              <w:rPr>
                <w:rFonts w:asciiTheme="minorHAnsi" w:hAnsiTheme="minorHAnsi" w:cstheme="minorHAnsi"/>
                <w:sz w:val="18"/>
                <w:szCs w:val="18"/>
              </w:rPr>
              <w:t xml:space="preserve"> </w:t>
            </w:r>
            <w:r w:rsidR="00E64274" w:rsidRPr="005828AE">
              <w:rPr>
                <w:rFonts w:asciiTheme="minorHAnsi" w:eastAsia="Times New Roman" w:hAnsiTheme="minorHAnsi" w:cstheme="minorHAnsi"/>
                <w:sz w:val="20"/>
                <w:szCs w:val="20"/>
              </w:rPr>
              <w:t>features</w:t>
            </w:r>
            <w:r w:rsidR="00E64274">
              <w:rPr>
                <w:rFonts w:asciiTheme="minorHAnsi" w:eastAsia="Times New Roman" w:hAnsiTheme="minorHAnsi" w:cstheme="minorHAnsi"/>
                <w:sz w:val="20"/>
                <w:szCs w:val="20"/>
              </w:rPr>
              <w:t xml:space="preserve"> of</w:t>
            </w:r>
            <w:r w:rsidRPr="00327949">
              <w:rPr>
                <w:rFonts w:asciiTheme="minorHAnsi" w:hAnsiTheme="minorHAnsi" w:cstheme="minorHAnsi"/>
                <w:sz w:val="18"/>
                <w:szCs w:val="18"/>
              </w:rPr>
              <w:t xml:space="preserve"> the water heating system </w:t>
            </w:r>
            <w:r w:rsidR="00BE794D">
              <w:rPr>
                <w:rFonts w:asciiTheme="minorHAnsi" w:eastAsia="Times New Roman" w:hAnsiTheme="minorHAnsi" w:cstheme="minorHAnsi"/>
                <w:sz w:val="20"/>
                <w:szCs w:val="20"/>
              </w:rPr>
              <w:t xml:space="preserve">other than </w:t>
            </w:r>
            <w:r w:rsidR="00BE794D">
              <w:rPr>
                <w:rFonts w:cstheme="minorHAnsi"/>
                <w:b/>
                <w:bCs/>
                <w:sz w:val="20"/>
                <w:szCs w:val="20"/>
              </w:rPr>
              <w:t>HPWH</w:t>
            </w:r>
            <w:r w:rsidR="00BE794D" w:rsidRPr="005828AE">
              <w:rPr>
                <w:rFonts w:asciiTheme="minorHAnsi" w:eastAsia="Times New Roman" w:hAnsiTheme="minorHAnsi" w:cstheme="minorHAnsi"/>
                <w:sz w:val="20"/>
                <w:szCs w:val="20"/>
              </w:rPr>
              <w:t xml:space="preserve"> </w:t>
            </w:r>
            <w:r w:rsidR="00BE794D">
              <w:rPr>
                <w:rFonts w:asciiTheme="minorHAnsi" w:eastAsia="Times New Roman" w:hAnsiTheme="minorHAnsi" w:cstheme="minorHAnsi"/>
                <w:sz w:val="20"/>
                <w:szCs w:val="20"/>
              </w:rPr>
              <w:t>systems</w:t>
            </w:r>
            <w:r w:rsidR="00BE794D" w:rsidRPr="00327949" w:rsidDel="00BE794D">
              <w:rPr>
                <w:rFonts w:asciiTheme="minorHAnsi" w:hAnsiTheme="minorHAnsi" w:cstheme="minorHAnsi"/>
                <w:sz w:val="18"/>
                <w:szCs w:val="18"/>
              </w:rPr>
              <w:t xml:space="preserve"> </w:t>
            </w:r>
            <w:r w:rsidRPr="00327949">
              <w:rPr>
                <w:rFonts w:asciiTheme="minorHAnsi" w:hAnsiTheme="minorHAnsi" w:cstheme="minorHAnsi"/>
                <w:sz w:val="18"/>
                <w:szCs w:val="18"/>
              </w:rPr>
              <w:t xml:space="preserve">that were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54E56EF6"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r w:rsidR="00163566">
              <w:t xml:space="preserve"> </w:t>
            </w:r>
            <w:r w:rsidR="00163566" w:rsidRPr="00163566">
              <w:rPr>
                <w:rFonts w:asciiTheme="minorHAnsi" w:hAnsiTheme="minorHAnsi" w:cstheme="minorHAnsi"/>
                <w:sz w:val="18"/>
                <w:szCs w:val="18"/>
              </w:rPr>
              <w:t xml:space="preserve">if </w:t>
            </w:r>
            <w:r w:rsidR="009024F2">
              <w:rPr>
                <w:rFonts w:asciiTheme="minorHAnsi" w:hAnsiTheme="minorHAnsi" w:cstheme="minorHAnsi"/>
                <w:sz w:val="18"/>
                <w:szCs w:val="18"/>
              </w:rPr>
              <w:t xml:space="preserve">Table A does not apply, </w:t>
            </w:r>
            <w:r w:rsidR="00163566" w:rsidRPr="00163566">
              <w:rPr>
                <w:rFonts w:asciiTheme="minorHAnsi" w:hAnsiTheme="minorHAnsi" w:cstheme="minorHAnsi"/>
                <w:sz w:val="18"/>
                <w:szCs w:val="18"/>
              </w:rPr>
              <w:t xml:space="preserve">then display the "section does not apply" message; else </w:t>
            </w:r>
            <w:r w:rsidRPr="00327949">
              <w:rPr>
                <w:rFonts w:asciiTheme="minorHAnsi" w:hAnsiTheme="minorHAnsi" w:cstheme="minorHAnsi"/>
                <w:sz w:val="18"/>
                <w:szCs w:val="18"/>
              </w:rPr>
              <w:t xml:space="preserve">require one row of data for each </w:t>
            </w:r>
            <w:r w:rsidR="00EC0CA0">
              <w:rPr>
                <w:rFonts w:asciiTheme="minorHAnsi" w:hAnsiTheme="minorHAnsi" w:cstheme="minorHAnsi"/>
                <w:sz w:val="18"/>
                <w:szCs w:val="18"/>
              </w:rPr>
              <w:t xml:space="preserve">water heater identified </w:t>
            </w:r>
            <w:r w:rsidR="009024F2">
              <w:rPr>
                <w:rFonts w:asciiTheme="minorHAnsi" w:hAnsiTheme="minorHAnsi" w:cstheme="minorHAnsi"/>
                <w:sz w:val="18"/>
                <w:szCs w:val="18"/>
              </w:rPr>
              <w:t>in table A</w:t>
            </w:r>
            <w:r w:rsidR="009024F2" w:rsidDel="009024F2">
              <w:rPr>
                <w:rFonts w:asciiTheme="minorHAnsi" w:hAnsiTheme="minorHAnsi" w:cstheme="minorHAnsi"/>
                <w:sz w:val="18"/>
                <w:szCs w:val="18"/>
              </w:rPr>
              <w:t xml:space="preserve"> </w:t>
            </w:r>
            <w:r w:rsidRPr="00327949">
              <w:rPr>
                <w:rFonts w:asciiTheme="minorHAnsi" w:hAnsiTheme="minorHAnsi" w:cstheme="minorHAnsi"/>
                <w:sz w:val="18"/>
                <w:szCs w:val="18"/>
              </w:rPr>
              <w:t>&gt;&gt;</w:t>
            </w:r>
          </w:p>
        </w:tc>
      </w:tr>
      <w:tr w:rsidR="00F349F6" w:rsidRPr="00327949" w14:paraId="4907BC1F" w14:textId="77777777" w:rsidTr="00AC4964">
        <w:trPr>
          <w:trHeight w:val="277"/>
        </w:trPr>
        <w:tc>
          <w:tcPr>
            <w:tcW w:w="416" w:type="pct"/>
            <w:tcBorders>
              <w:top w:val="single" w:sz="4" w:space="0" w:color="auto"/>
              <w:left w:val="single" w:sz="4" w:space="0" w:color="auto"/>
              <w:bottom w:val="single" w:sz="4" w:space="0" w:color="auto"/>
              <w:right w:val="single" w:sz="4" w:space="0" w:color="auto"/>
            </w:tcBorders>
            <w:vAlign w:val="bottom"/>
          </w:tcPr>
          <w:p w14:paraId="2933B40C" w14:textId="475FA7BD" w:rsidR="00F349F6" w:rsidRPr="00327949" w:rsidRDefault="00F349F6" w:rsidP="00AC4964">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417" w:type="pct"/>
            <w:tcBorders>
              <w:top w:val="single" w:sz="4" w:space="0" w:color="auto"/>
              <w:left w:val="single" w:sz="4" w:space="0" w:color="auto"/>
              <w:bottom w:val="single" w:sz="4" w:space="0" w:color="auto"/>
              <w:right w:val="single" w:sz="4" w:space="0" w:color="auto"/>
            </w:tcBorders>
            <w:vAlign w:val="bottom"/>
          </w:tcPr>
          <w:p w14:paraId="671D02D5" w14:textId="5D9A8DD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17" w:type="pct"/>
            <w:tcBorders>
              <w:top w:val="single" w:sz="4" w:space="0" w:color="auto"/>
              <w:left w:val="single" w:sz="4" w:space="0" w:color="auto"/>
              <w:bottom w:val="single" w:sz="4" w:space="0" w:color="auto"/>
              <w:right w:val="single" w:sz="4" w:space="0" w:color="auto"/>
            </w:tcBorders>
            <w:vAlign w:val="bottom"/>
          </w:tcPr>
          <w:p w14:paraId="5F0293BF" w14:textId="0D40262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17" w:type="pct"/>
            <w:tcBorders>
              <w:top w:val="single" w:sz="4" w:space="0" w:color="auto"/>
              <w:left w:val="single" w:sz="4" w:space="0" w:color="auto"/>
              <w:bottom w:val="single" w:sz="4" w:space="0" w:color="auto"/>
              <w:right w:val="single" w:sz="4" w:space="0" w:color="auto"/>
            </w:tcBorders>
            <w:vAlign w:val="bottom"/>
          </w:tcPr>
          <w:p w14:paraId="00EAF596" w14:textId="7104971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16" w:type="pct"/>
            <w:tcBorders>
              <w:top w:val="single" w:sz="4" w:space="0" w:color="auto"/>
              <w:left w:val="single" w:sz="4" w:space="0" w:color="auto"/>
              <w:bottom w:val="single" w:sz="4" w:space="0" w:color="auto"/>
              <w:right w:val="single" w:sz="4" w:space="0" w:color="auto"/>
            </w:tcBorders>
            <w:vAlign w:val="bottom"/>
          </w:tcPr>
          <w:p w14:paraId="50DC1DE2" w14:textId="5824F691"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417" w:type="pct"/>
            <w:tcBorders>
              <w:top w:val="single" w:sz="4" w:space="0" w:color="auto"/>
              <w:left w:val="single" w:sz="4" w:space="0" w:color="auto"/>
              <w:bottom w:val="single" w:sz="4" w:space="0" w:color="auto"/>
              <w:right w:val="single" w:sz="4" w:space="0" w:color="auto"/>
            </w:tcBorders>
            <w:vAlign w:val="bottom"/>
          </w:tcPr>
          <w:p w14:paraId="27734F41" w14:textId="1D13EEE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17" w:type="pct"/>
            <w:tcBorders>
              <w:top w:val="single" w:sz="4" w:space="0" w:color="auto"/>
              <w:left w:val="single" w:sz="4" w:space="0" w:color="auto"/>
              <w:bottom w:val="single" w:sz="4" w:space="0" w:color="auto"/>
              <w:right w:val="single" w:sz="4" w:space="0" w:color="auto"/>
            </w:tcBorders>
            <w:vAlign w:val="bottom"/>
          </w:tcPr>
          <w:p w14:paraId="0DB441FD" w14:textId="20C189D6"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417" w:type="pct"/>
            <w:tcBorders>
              <w:top w:val="single" w:sz="4" w:space="0" w:color="auto"/>
              <w:left w:val="single" w:sz="4" w:space="0" w:color="auto"/>
              <w:bottom w:val="single" w:sz="4" w:space="0" w:color="auto"/>
              <w:right w:val="single" w:sz="4" w:space="0" w:color="auto"/>
            </w:tcBorders>
            <w:vAlign w:val="bottom"/>
          </w:tcPr>
          <w:p w14:paraId="5754446D" w14:textId="3BD18FC3"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16" w:type="pct"/>
            <w:tcBorders>
              <w:top w:val="single" w:sz="4" w:space="0" w:color="auto"/>
              <w:left w:val="single" w:sz="4" w:space="0" w:color="auto"/>
              <w:bottom w:val="single" w:sz="4" w:space="0" w:color="auto"/>
              <w:right w:val="single" w:sz="4" w:space="0" w:color="auto"/>
            </w:tcBorders>
            <w:vAlign w:val="bottom"/>
          </w:tcPr>
          <w:p w14:paraId="56D1E84E" w14:textId="6F2A30B1" w:rsidR="00F349F6" w:rsidRPr="00327949" w:rsidRDefault="00F349F6" w:rsidP="00F349F6">
            <w:pPr>
              <w:spacing w:after="0" w:line="240" w:lineRule="auto"/>
              <w:jc w:val="center"/>
              <w:rPr>
                <w:rFonts w:asciiTheme="minorHAnsi" w:hAnsiTheme="minorHAnsi" w:cstheme="minorHAnsi"/>
                <w:sz w:val="18"/>
                <w:szCs w:val="18"/>
              </w:rPr>
            </w:pPr>
            <w:del w:id="107" w:author="Alhabibi, Haider@Energy" w:date="2022-06-20T18:37:00Z">
              <w:r w:rsidDel="00307BC9">
                <w:rPr>
                  <w:rFonts w:asciiTheme="minorHAnsi" w:hAnsiTheme="minorHAnsi" w:cstheme="minorHAnsi"/>
                  <w:sz w:val="18"/>
                  <w:szCs w:val="18"/>
                </w:rPr>
                <w:delText>09</w:delText>
              </w:r>
            </w:del>
          </w:p>
        </w:tc>
        <w:tc>
          <w:tcPr>
            <w:tcW w:w="417" w:type="pct"/>
            <w:tcBorders>
              <w:top w:val="single" w:sz="4" w:space="0" w:color="auto"/>
              <w:left w:val="single" w:sz="4" w:space="0" w:color="auto"/>
              <w:bottom w:val="single" w:sz="4" w:space="0" w:color="auto"/>
              <w:right w:val="single" w:sz="4" w:space="0" w:color="auto"/>
            </w:tcBorders>
            <w:vAlign w:val="bottom"/>
          </w:tcPr>
          <w:p w14:paraId="4DC9E8F4" w14:textId="188806C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17" w:type="pct"/>
            <w:tcBorders>
              <w:top w:val="single" w:sz="4" w:space="0" w:color="auto"/>
              <w:left w:val="single" w:sz="4" w:space="0" w:color="auto"/>
              <w:bottom w:val="single" w:sz="4" w:space="0" w:color="auto"/>
              <w:right w:val="single" w:sz="4" w:space="0" w:color="auto"/>
            </w:tcBorders>
            <w:vAlign w:val="bottom"/>
          </w:tcPr>
          <w:p w14:paraId="55FAB2B4" w14:textId="3577DDC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sidR="003C1D51">
              <w:rPr>
                <w:rFonts w:asciiTheme="minorHAnsi" w:hAnsiTheme="minorHAnsi" w:cstheme="minorHAnsi"/>
                <w:sz w:val="18"/>
                <w:szCs w:val="18"/>
              </w:rPr>
              <w:t>1</w:t>
            </w:r>
          </w:p>
        </w:tc>
        <w:tc>
          <w:tcPr>
            <w:tcW w:w="417" w:type="pct"/>
            <w:tcBorders>
              <w:top w:val="single" w:sz="4" w:space="0" w:color="auto"/>
              <w:left w:val="single" w:sz="4" w:space="0" w:color="auto"/>
              <w:bottom w:val="single" w:sz="4" w:space="0" w:color="auto"/>
              <w:right w:val="single" w:sz="4" w:space="0" w:color="auto"/>
            </w:tcBorders>
            <w:vAlign w:val="bottom"/>
          </w:tcPr>
          <w:p w14:paraId="0DA689F9" w14:textId="62644AC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110C1F45" w14:textId="77777777" w:rsidTr="005F55BF">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B53B18B" w14:textId="3BB2C89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417" w:type="pct"/>
            <w:tcBorders>
              <w:top w:val="single" w:sz="4" w:space="0" w:color="auto"/>
              <w:left w:val="single" w:sz="4" w:space="0" w:color="auto"/>
              <w:bottom w:val="single" w:sz="4" w:space="0" w:color="auto"/>
              <w:right w:val="single" w:sz="4" w:space="0" w:color="auto"/>
            </w:tcBorders>
            <w:vAlign w:val="bottom"/>
          </w:tcPr>
          <w:p w14:paraId="48C8C09C" w14:textId="3F8EFB83"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17" w:type="pct"/>
            <w:tcBorders>
              <w:top w:val="single" w:sz="4" w:space="0" w:color="auto"/>
              <w:left w:val="single" w:sz="4" w:space="0" w:color="auto"/>
              <w:bottom w:val="single" w:sz="4" w:space="0" w:color="auto"/>
              <w:right w:val="single" w:sz="4" w:space="0" w:color="auto"/>
            </w:tcBorders>
            <w:vAlign w:val="bottom"/>
          </w:tcPr>
          <w:p w14:paraId="5892083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5524D9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16" w:type="pct"/>
            <w:tcBorders>
              <w:top w:val="single" w:sz="4" w:space="0" w:color="auto"/>
              <w:left w:val="single" w:sz="4" w:space="0" w:color="auto"/>
              <w:bottom w:val="single" w:sz="4" w:space="0" w:color="auto"/>
              <w:right w:val="single" w:sz="4" w:space="0" w:color="auto"/>
            </w:tcBorders>
            <w:vAlign w:val="bottom"/>
          </w:tcPr>
          <w:p w14:paraId="7177A6B8" w14:textId="7804168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sidR="009A07EC">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417" w:type="pct"/>
            <w:tcBorders>
              <w:top w:val="single" w:sz="4" w:space="0" w:color="auto"/>
              <w:left w:val="single" w:sz="4" w:space="0" w:color="auto"/>
              <w:bottom w:val="single" w:sz="4" w:space="0" w:color="auto"/>
              <w:right w:val="single" w:sz="4" w:space="0" w:color="auto"/>
            </w:tcBorders>
            <w:vAlign w:val="bottom"/>
          </w:tcPr>
          <w:p w14:paraId="1643CD4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17" w:type="pct"/>
            <w:tcBorders>
              <w:top w:val="single" w:sz="4" w:space="0" w:color="auto"/>
              <w:left w:val="single" w:sz="4" w:space="0" w:color="auto"/>
              <w:bottom w:val="single" w:sz="4" w:space="0" w:color="auto"/>
              <w:right w:val="single" w:sz="4" w:space="0" w:color="auto"/>
            </w:tcBorders>
            <w:vAlign w:val="bottom"/>
          </w:tcPr>
          <w:p w14:paraId="42267D4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417" w:type="pct"/>
            <w:tcBorders>
              <w:top w:val="single" w:sz="4" w:space="0" w:color="auto"/>
              <w:left w:val="single" w:sz="4" w:space="0" w:color="auto"/>
              <w:bottom w:val="single" w:sz="4" w:space="0" w:color="auto"/>
              <w:right w:val="single" w:sz="4" w:space="0" w:color="auto"/>
            </w:tcBorders>
            <w:vAlign w:val="bottom"/>
          </w:tcPr>
          <w:p w14:paraId="599FC80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16" w:type="pct"/>
            <w:tcBorders>
              <w:top w:val="single" w:sz="4" w:space="0" w:color="auto"/>
              <w:left w:val="single" w:sz="4" w:space="0" w:color="auto"/>
              <w:bottom w:val="single" w:sz="4" w:space="0" w:color="auto"/>
              <w:right w:val="single" w:sz="4" w:space="0" w:color="auto"/>
            </w:tcBorders>
            <w:vAlign w:val="bottom"/>
          </w:tcPr>
          <w:p w14:paraId="61C9B531" w14:textId="409ADD7A" w:rsidR="00F349F6" w:rsidRPr="00327949" w:rsidRDefault="00F349F6" w:rsidP="00F349F6">
            <w:pPr>
              <w:spacing w:after="0" w:line="240" w:lineRule="auto"/>
              <w:jc w:val="center"/>
              <w:rPr>
                <w:rFonts w:asciiTheme="minorHAnsi" w:hAnsiTheme="minorHAnsi" w:cstheme="minorHAnsi"/>
                <w:sz w:val="18"/>
                <w:szCs w:val="18"/>
              </w:rPr>
            </w:pPr>
            <w:del w:id="108" w:author="Alhabibi, Haider@Energy" w:date="2022-06-20T18:37:00Z">
              <w:r w:rsidRPr="00095904" w:rsidDel="00307BC9">
                <w:rPr>
                  <w:rFonts w:asciiTheme="minorHAnsi" w:eastAsia="Times New Roman" w:hAnsiTheme="minorHAnsi" w:cstheme="minorHAnsi"/>
                  <w:sz w:val="18"/>
                  <w:szCs w:val="20"/>
                </w:rPr>
                <w:delText>Central DHW System Distribution</w:delText>
              </w:r>
            </w:del>
          </w:p>
        </w:tc>
        <w:tc>
          <w:tcPr>
            <w:tcW w:w="417" w:type="pct"/>
            <w:tcBorders>
              <w:top w:val="single" w:sz="4" w:space="0" w:color="auto"/>
              <w:left w:val="single" w:sz="4" w:space="0" w:color="auto"/>
              <w:bottom w:val="single" w:sz="4" w:space="0" w:color="auto"/>
              <w:right w:val="single" w:sz="4" w:space="0" w:color="auto"/>
            </w:tcBorders>
            <w:vAlign w:val="bottom"/>
          </w:tcPr>
          <w:p w14:paraId="1239144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5589DC8C" w14:textId="322BE969"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417" w:type="pct"/>
            <w:tcBorders>
              <w:top w:val="single" w:sz="4" w:space="0" w:color="auto"/>
              <w:left w:val="single" w:sz="4" w:space="0" w:color="auto"/>
              <w:bottom w:val="single" w:sz="4" w:space="0" w:color="auto"/>
              <w:right w:val="single" w:sz="4" w:space="0" w:color="auto"/>
            </w:tcBorders>
            <w:vAlign w:val="bottom"/>
          </w:tcPr>
          <w:p w14:paraId="24DEC3D9" w14:textId="4268C21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5BEEEFCC" w14:textId="77777777" w:rsidTr="005F55BF">
        <w:trPr>
          <w:trHeight w:val="246"/>
        </w:trPr>
        <w:tc>
          <w:tcPr>
            <w:tcW w:w="416" w:type="pct"/>
            <w:tcBorders>
              <w:top w:val="single" w:sz="4" w:space="0" w:color="auto"/>
              <w:left w:val="single" w:sz="4" w:space="0" w:color="auto"/>
              <w:bottom w:val="single" w:sz="4" w:space="0" w:color="auto"/>
              <w:right w:val="single" w:sz="4" w:space="0" w:color="auto"/>
            </w:tcBorders>
          </w:tcPr>
          <w:p w14:paraId="198BDEEE" w14:textId="54C614E8" w:rsidR="00F349F6" w:rsidRPr="00E177D7" w:rsidRDefault="00F349F6" w:rsidP="00F349F6">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417" w:type="pct"/>
            <w:tcBorders>
              <w:top w:val="single" w:sz="4" w:space="0" w:color="auto"/>
              <w:left w:val="single" w:sz="4" w:space="0" w:color="auto"/>
              <w:bottom w:val="single" w:sz="4" w:space="0" w:color="auto"/>
              <w:right w:val="single" w:sz="4" w:space="0" w:color="auto"/>
            </w:tcBorders>
          </w:tcPr>
          <w:p w14:paraId="19185FD4" w14:textId="25BFCBD1" w:rsidR="00F349F6" w:rsidRPr="00095904" w:rsidRDefault="00F349F6" w:rsidP="00F349F6">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17" w:type="pct"/>
            <w:tcBorders>
              <w:top w:val="single" w:sz="4" w:space="0" w:color="auto"/>
              <w:left w:val="single" w:sz="4" w:space="0" w:color="auto"/>
              <w:bottom w:val="single" w:sz="4" w:space="0" w:color="auto"/>
              <w:right w:val="single" w:sz="4" w:space="0" w:color="auto"/>
            </w:tcBorders>
          </w:tcPr>
          <w:p w14:paraId="77E4DFEE" w14:textId="49FAE359"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 value</w:t>
            </w:r>
            <w:r w:rsidRPr="00095904">
              <w:rPr>
                <w:rFonts w:asciiTheme="minorHAnsi" w:eastAsia="Times New Roman" w:hAnsiTheme="minorHAnsi" w:cstheme="minorHAnsi"/>
                <w:sz w:val="16"/>
                <w:szCs w:val="20"/>
              </w:rPr>
              <w:t xml:space="preserv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w:t>
            </w:r>
          </w:p>
          <w:p w14:paraId="348BD037" w14:textId="03957BD9"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&gt;&gt;</w:t>
            </w:r>
          </w:p>
        </w:tc>
        <w:tc>
          <w:tcPr>
            <w:tcW w:w="417" w:type="pct"/>
            <w:tcBorders>
              <w:top w:val="single" w:sz="4" w:space="0" w:color="auto"/>
              <w:left w:val="single" w:sz="4" w:space="0" w:color="auto"/>
              <w:bottom w:val="single" w:sz="4" w:space="0" w:color="auto"/>
              <w:right w:val="single" w:sz="4" w:space="0" w:color="auto"/>
            </w:tcBorders>
          </w:tcPr>
          <w:p w14:paraId="7C4D401E" w14:textId="38F09FAE"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from A0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&gt;&gt;</w:t>
            </w:r>
          </w:p>
        </w:tc>
        <w:tc>
          <w:tcPr>
            <w:tcW w:w="416" w:type="pct"/>
            <w:tcBorders>
              <w:top w:val="single" w:sz="4" w:space="0" w:color="auto"/>
              <w:left w:val="single" w:sz="4" w:space="0" w:color="auto"/>
              <w:bottom w:val="single" w:sz="4" w:space="0" w:color="auto"/>
              <w:right w:val="single" w:sz="4" w:space="0" w:color="auto"/>
            </w:tcBorders>
          </w:tcPr>
          <w:p w14:paraId="3AA1B762" w14:textId="022AA198"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A0</w:t>
            </w:r>
            <w:r>
              <w:rPr>
                <w:rFonts w:asciiTheme="minorHAnsi" w:eastAsia="Times New Roman" w:hAnsiTheme="minorHAnsi" w:cstheme="minorHAnsi"/>
                <w:sz w:val="16"/>
                <w:szCs w:val="20"/>
              </w:rPr>
              <w:t>5</w:t>
            </w:r>
            <w:r w:rsidRPr="00095904" w:rsidDel="00CD718F">
              <w:rPr>
                <w:rFonts w:asciiTheme="minorHAnsi" w:eastAsia="Times New Roman" w:hAnsiTheme="minorHAnsi" w:cstheme="minorHAnsi"/>
                <w:sz w:val="16"/>
                <w:szCs w:val="20"/>
              </w:rPr>
              <w:t xml:space="preserve"> </w:t>
            </w:r>
            <w:r w:rsidRPr="00095904">
              <w:rPr>
                <w:rFonts w:asciiTheme="minorHAnsi" w:eastAsia="Times New Roman" w:hAnsiTheme="minorHAnsi" w:cstheme="minorHAnsi"/>
                <w:sz w:val="16"/>
                <w:szCs w:val="20"/>
              </w:rPr>
              <w:t>&gt;&gt;</w:t>
            </w:r>
          </w:p>
        </w:tc>
        <w:tc>
          <w:tcPr>
            <w:tcW w:w="417" w:type="pct"/>
            <w:tcBorders>
              <w:top w:val="single" w:sz="4" w:space="0" w:color="auto"/>
              <w:left w:val="single" w:sz="4" w:space="0" w:color="auto"/>
              <w:bottom w:val="single" w:sz="4" w:space="0" w:color="auto"/>
              <w:right w:val="single" w:sz="4" w:space="0" w:color="auto"/>
            </w:tcBorders>
          </w:tcPr>
          <w:p w14:paraId="39BF727C" w14:textId="3885ED5B"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F349F6" w:rsidRPr="00095904" w:rsidRDefault="00F349F6" w:rsidP="00F349F6">
            <w:pPr>
              <w:spacing w:after="0" w:line="240" w:lineRule="auto"/>
              <w:rPr>
                <w:rFonts w:asciiTheme="minorHAnsi" w:hAnsiTheme="minorHAnsi" w:cstheme="minorHAnsi"/>
                <w:sz w:val="14"/>
                <w:szCs w:val="16"/>
              </w:rPr>
            </w:pPr>
          </w:p>
        </w:tc>
        <w:tc>
          <w:tcPr>
            <w:tcW w:w="417" w:type="pct"/>
            <w:tcBorders>
              <w:top w:val="single" w:sz="4" w:space="0" w:color="auto"/>
              <w:left w:val="single" w:sz="4" w:space="0" w:color="auto"/>
              <w:bottom w:val="single" w:sz="4" w:space="0" w:color="auto"/>
              <w:right w:val="single" w:sz="4" w:space="0" w:color="auto"/>
            </w:tcBorders>
          </w:tcPr>
          <w:p w14:paraId="0097C1D0" w14:textId="04EF8B30"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47CE21EB" w14:textId="328A3E8F" w:rsidR="00F349F6" w:rsidRPr="00095904" w:rsidRDefault="00F349F6" w:rsidP="00F349F6">
            <w:pPr>
              <w:spacing w:after="0" w:line="240" w:lineRule="auto"/>
              <w:rPr>
                <w:rFonts w:asciiTheme="minorHAnsi" w:hAnsiTheme="minorHAnsi" w:cstheme="minorHAnsi"/>
                <w:sz w:val="14"/>
                <w:szCs w:val="16"/>
              </w:rPr>
            </w:pPr>
          </w:p>
        </w:tc>
        <w:tc>
          <w:tcPr>
            <w:tcW w:w="417" w:type="pct"/>
            <w:tcBorders>
              <w:top w:val="single" w:sz="4" w:space="0" w:color="auto"/>
              <w:left w:val="single" w:sz="4" w:space="0" w:color="auto"/>
              <w:bottom w:val="single" w:sz="4" w:space="0" w:color="auto"/>
              <w:right w:val="single" w:sz="4" w:space="0" w:color="auto"/>
            </w:tcBorders>
          </w:tcPr>
          <w:p w14:paraId="3236F259" w14:textId="74BB73B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A</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 xml:space="preserve"> is NA</w:t>
            </w:r>
            <w:r>
              <w:rPr>
                <w:rFonts w:asciiTheme="minorHAnsi" w:eastAsia="Times New Roman" w:hAnsiTheme="minorHAnsi" w:cstheme="minorHAnsi"/>
                <w:sz w:val="16"/>
                <w:szCs w:val="20"/>
              </w:rPr>
              <w:t>.</w:t>
            </w:r>
          </w:p>
          <w:p w14:paraId="00FC1634" w14:textId="56535E6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5759089B"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w:t>
            </w:r>
            <w:r w:rsidRPr="00095904">
              <w:rPr>
                <w:rFonts w:asciiTheme="minorHAnsi" w:eastAsia="Times New Roman" w:hAnsiTheme="minorHAnsi" w:cstheme="minorHAnsi"/>
                <w:sz w:val="16"/>
                <w:szCs w:val="20"/>
              </w:rPr>
              <w:lastRenderedPageBreak/>
              <w:t>75,000 Btu/hr;</w:t>
            </w:r>
          </w:p>
          <w:p w14:paraId="4957A937" w14:textId="0DABF9D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Btu/hr;</w:t>
            </w:r>
          </w:p>
          <w:p w14:paraId="43038F2D" w14:textId="199BF37D"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Btu/hr;</w:t>
            </w:r>
          </w:p>
          <w:p w14:paraId="7A989646" w14:textId="0ED8C21A"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Btu/hr;</w:t>
            </w:r>
          </w:p>
          <w:p w14:paraId="4AC9EEF8" w14:textId="2C9B220F"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Btu/hr;</w:t>
            </w:r>
          </w:p>
          <w:p w14:paraId="3FE17D88" w14:textId="146EF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56765F4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kW;</w:t>
            </w:r>
          </w:p>
          <w:p w14:paraId="46679747" w14:textId="16323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w:t>
            </w:r>
            <w:r w:rsidRPr="00095904">
              <w:rPr>
                <w:rFonts w:asciiTheme="minorHAnsi" w:eastAsia="Times New Roman" w:hAnsiTheme="minorHAnsi" w:cstheme="minorHAnsi"/>
                <w:sz w:val="16"/>
                <w:szCs w:val="20"/>
              </w:rPr>
              <w:lastRenderedPageBreak/>
              <w:t>must be ≤ 12 kW;</w:t>
            </w:r>
          </w:p>
          <w:p w14:paraId="0F235F01" w14:textId="1EB8432C"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kW;</w:t>
            </w:r>
          </w:p>
          <w:p w14:paraId="403C3207" w14:textId="1DF5A5E9"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w:t>
            </w:r>
            <w:r w:rsidRPr="00095904">
              <w:rPr>
                <w:rFonts w:asciiTheme="minorHAnsi" w:eastAsia="Times New Roman" w:hAnsiTheme="minorHAnsi" w:cstheme="minorHAnsi"/>
                <w:sz w:val="16"/>
                <w:szCs w:val="20"/>
              </w:rPr>
              <w:t xml:space="preserve"> 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WaterHeaterElectricFiredRatedInput, Otherwise the value is stored in WaterHeaterGasFiredRatedInput&gt;&gt;</w:t>
            </w:r>
          </w:p>
          <w:p w14:paraId="4DC44E17" w14:textId="5FC46A55" w:rsidR="00F349F6" w:rsidRPr="00095904" w:rsidRDefault="00F349F6" w:rsidP="00F349F6">
            <w:pPr>
              <w:spacing w:after="0" w:line="240" w:lineRule="auto"/>
              <w:rPr>
                <w:rFonts w:asciiTheme="minorHAnsi" w:hAnsiTheme="minorHAnsi" w:cstheme="minorHAnsi"/>
                <w:sz w:val="14"/>
                <w:szCs w:val="16"/>
              </w:rPr>
            </w:pPr>
          </w:p>
        </w:tc>
        <w:tc>
          <w:tcPr>
            <w:tcW w:w="416" w:type="pct"/>
            <w:tcBorders>
              <w:top w:val="single" w:sz="4" w:space="0" w:color="auto"/>
              <w:left w:val="single" w:sz="4" w:space="0" w:color="auto"/>
              <w:bottom w:val="single" w:sz="4" w:space="0" w:color="auto"/>
              <w:right w:val="single" w:sz="4" w:space="0" w:color="auto"/>
            </w:tcBorders>
          </w:tcPr>
          <w:p w14:paraId="7EF496BA" w14:textId="3E18C7F9" w:rsidR="00F349F6" w:rsidRPr="00095904" w:rsidRDefault="00F349F6" w:rsidP="00F349F6">
            <w:pPr>
              <w:spacing w:after="0" w:line="240" w:lineRule="auto"/>
              <w:rPr>
                <w:rFonts w:asciiTheme="minorHAnsi" w:hAnsiTheme="minorHAnsi" w:cstheme="minorHAnsi"/>
                <w:sz w:val="14"/>
                <w:szCs w:val="16"/>
              </w:rPr>
            </w:pPr>
            <w:del w:id="109" w:author="Alhabibi, Haider@Energy" w:date="2022-06-20T18:37:00Z">
              <w:r w:rsidRPr="00095904" w:rsidDel="00307BC9">
                <w:rPr>
                  <w:rFonts w:asciiTheme="minorHAnsi" w:eastAsia="Times New Roman" w:hAnsiTheme="minorHAnsi" w:cstheme="minorHAnsi"/>
                  <w:sz w:val="16"/>
                  <w:szCs w:val="20"/>
                </w:rPr>
                <w:lastRenderedPageBreak/>
                <w:delText xml:space="preserve">&lt;&lt; </w:delText>
              </w:r>
              <w:r w:rsidDel="00307BC9">
                <w:rPr>
                  <w:rFonts w:asciiTheme="minorHAnsi" w:eastAsia="Times New Roman" w:hAnsiTheme="minorHAnsi" w:cstheme="minorHAnsi"/>
                  <w:sz w:val="16"/>
                  <w:szCs w:val="20"/>
                </w:rPr>
                <w:delText>Reference</w:delText>
              </w:r>
              <w:r w:rsidRPr="00095904" w:rsidDel="00307BC9">
                <w:rPr>
                  <w:rFonts w:asciiTheme="minorHAnsi" w:eastAsia="Times New Roman" w:hAnsiTheme="minorHAnsi" w:cstheme="minorHAnsi"/>
                  <w:sz w:val="16"/>
                  <w:szCs w:val="20"/>
                </w:rPr>
                <w:delText xml:space="preserve"> value from A</w:delText>
              </w:r>
              <w:r w:rsidDel="00307BC9">
                <w:rPr>
                  <w:rFonts w:asciiTheme="minorHAnsi" w:eastAsia="Times New Roman" w:hAnsiTheme="minorHAnsi" w:cstheme="minorHAnsi"/>
                  <w:sz w:val="16"/>
                  <w:szCs w:val="20"/>
                </w:rPr>
                <w:delText>09&gt;&gt;</w:delText>
              </w:r>
            </w:del>
          </w:p>
        </w:tc>
        <w:tc>
          <w:tcPr>
            <w:tcW w:w="417" w:type="pct"/>
            <w:tcBorders>
              <w:top w:val="single" w:sz="4" w:space="0" w:color="auto"/>
              <w:left w:val="single" w:sz="4" w:space="0" w:color="auto"/>
              <w:bottom w:val="single" w:sz="4" w:space="0" w:color="auto"/>
              <w:right w:val="single" w:sz="4" w:space="0" w:color="auto"/>
            </w:tcBorders>
          </w:tcPr>
          <w:p w14:paraId="6C87B38C" w14:textId="0953407F"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10&gt;&gt;</w:t>
            </w:r>
          </w:p>
        </w:tc>
        <w:tc>
          <w:tcPr>
            <w:tcW w:w="417" w:type="pct"/>
            <w:tcBorders>
              <w:top w:val="single" w:sz="4" w:space="0" w:color="auto"/>
              <w:left w:val="single" w:sz="4" w:space="0" w:color="auto"/>
              <w:bottom w:val="single" w:sz="4" w:space="0" w:color="auto"/>
              <w:right w:val="single" w:sz="4" w:space="0" w:color="auto"/>
            </w:tcBorders>
          </w:tcPr>
          <w:p w14:paraId="6FA787AB" w14:textId="59DE014E"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417" w:type="pct"/>
            <w:tcBorders>
              <w:top w:val="single" w:sz="4" w:space="0" w:color="auto"/>
              <w:left w:val="single" w:sz="4" w:space="0" w:color="auto"/>
              <w:bottom w:val="single" w:sz="4" w:space="0" w:color="auto"/>
              <w:right w:val="single" w:sz="4" w:space="0" w:color="auto"/>
            </w:tcBorders>
          </w:tcPr>
          <w:p w14:paraId="4EEFADE4" w14:textId="5789B28E" w:rsidR="00F349F6" w:rsidRPr="00095904" w:rsidRDefault="00F349F6" w:rsidP="00A31B8A">
            <w:pPr>
              <w:spacing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r w:rsidR="00F349F6" w:rsidRPr="00327949" w14:paraId="3A5022A5" w14:textId="77777777" w:rsidTr="005F55BF">
        <w:trPr>
          <w:trHeight w:val="278"/>
        </w:trPr>
        <w:tc>
          <w:tcPr>
            <w:tcW w:w="416" w:type="pct"/>
            <w:tcBorders>
              <w:top w:val="single" w:sz="4" w:space="0" w:color="auto"/>
              <w:left w:val="single" w:sz="4" w:space="0" w:color="auto"/>
              <w:bottom w:val="single" w:sz="4" w:space="0" w:color="auto"/>
              <w:right w:val="single" w:sz="4" w:space="0" w:color="auto"/>
            </w:tcBorders>
          </w:tcPr>
          <w:p w14:paraId="21EB0A7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78725B7E" w14:textId="25F422E2"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562CF0A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1519F91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6" w:type="pct"/>
            <w:tcBorders>
              <w:top w:val="single" w:sz="4" w:space="0" w:color="auto"/>
              <w:left w:val="single" w:sz="4" w:space="0" w:color="auto"/>
              <w:bottom w:val="single" w:sz="4" w:space="0" w:color="auto"/>
              <w:right w:val="single" w:sz="4" w:space="0" w:color="auto"/>
            </w:tcBorders>
          </w:tcPr>
          <w:p w14:paraId="20758B79"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5874699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0502938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4EE2703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6" w:type="pct"/>
            <w:tcBorders>
              <w:top w:val="single" w:sz="4" w:space="0" w:color="auto"/>
              <w:left w:val="single" w:sz="4" w:space="0" w:color="auto"/>
              <w:bottom w:val="single" w:sz="4" w:space="0" w:color="auto"/>
              <w:right w:val="single" w:sz="4" w:space="0" w:color="auto"/>
            </w:tcBorders>
          </w:tcPr>
          <w:p w14:paraId="5FF6F2F2"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1FD3246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6DBABD0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02275763" w14:textId="08D8517C" w:rsidR="00F349F6" w:rsidRPr="00327949" w:rsidDel="0053169A" w:rsidRDefault="00F349F6" w:rsidP="00F349F6">
            <w:pPr>
              <w:spacing w:after="0" w:line="240" w:lineRule="auto"/>
              <w:rPr>
                <w:rFonts w:asciiTheme="minorHAnsi" w:hAnsiTheme="minorHAnsi" w:cstheme="minorHAnsi"/>
                <w:sz w:val="18"/>
                <w:szCs w:val="18"/>
              </w:rPr>
            </w:pPr>
          </w:p>
        </w:tc>
      </w:tr>
    </w:tbl>
    <w:p w14:paraId="1264387D" w14:textId="00DEC933" w:rsidR="00F1004F" w:rsidRDefault="00F1004F" w:rsidP="00236F4B">
      <w:pPr>
        <w:spacing w:after="0" w:line="240" w:lineRule="auto"/>
        <w:rPr>
          <w:rFonts w:asciiTheme="minorHAnsi" w:hAnsiTheme="minorHAnsi" w:cstheme="minorHAnsi"/>
          <w:sz w:val="18"/>
          <w:szCs w:val="18"/>
        </w:rPr>
      </w:pPr>
    </w:p>
    <w:p w14:paraId="7DD958F4" w14:textId="2DC98D38" w:rsidR="00ED40A1" w:rsidRDefault="00ED40A1" w:rsidP="00236F4B">
      <w:pPr>
        <w:spacing w:after="0" w:line="240" w:lineRule="auto"/>
        <w:rPr>
          <w:rFonts w:asciiTheme="minorHAnsi" w:hAnsiTheme="minorHAnsi" w:cstheme="minorHAnsi"/>
          <w:sz w:val="18"/>
          <w:szCs w:val="18"/>
        </w:rPr>
      </w:pPr>
    </w:p>
    <w:p w14:paraId="283B7563" w14:textId="414FAB2F" w:rsidR="00ED40A1" w:rsidRDefault="00ED40A1" w:rsidP="00236F4B">
      <w:pPr>
        <w:spacing w:after="0" w:line="240" w:lineRule="auto"/>
        <w:rPr>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8C1142" w:rsidRPr="008C1142" w14:paraId="02111C38" w14:textId="77777777" w:rsidTr="004B6B6C">
        <w:tc>
          <w:tcPr>
            <w:tcW w:w="10885" w:type="dxa"/>
            <w:gridSpan w:val="9"/>
          </w:tcPr>
          <w:p w14:paraId="54A1B908" w14:textId="3BA0D5C6" w:rsidR="008C1142" w:rsidRPr="008C1142" w:rsidRDefault="00581D77" w:rsidP="008C1142">
            <w:pPr>
              <w:spacing w:after="0" w:line="240" w:lineRule="auto"/>
              <w:rPr>
                <w:rFonts w:cstheme="minorHAnsi"/>
                <w:b/>
                <w:sz w:val="20"/>
                <w:szCs w:val="20"/>
              </w:rPr>
            </w:pPr>
            <w:r>
              <w:rPr>
                <w:rFonts w:cstheme="minorHAnsi"/>
                <w:b/>
                <w:sz w:val="20"/>
                <w:szCs w:val="20"/>
              </w:rPr>
              <w:t>B2</w:t>
            </w:r>
            <w:r w:rsidR="008C1142" w:rsidRPr="008C1142">
              <w:rPr>
                <w:rFonts w:cstheme="minorHAnsi"/>
                <w:b/>
                <w:sz w:val="20"/>
                <w:szCs w:val="20"/>
              </w:rPr>
              <w:t xml:space="preserve">. Installed HERS Verified </w:t>
            </w:r>
            <w:r w:rsidR="0041382D">
              <w:rPr>
                <w:rFonts w:cstheme="minorHAnsi"/>
                <w:b/>
                <w:sz w:val="20"/>
                <w:szCs w:val="20"/>
              </w:rPr>
              <w:t xml:space="preserve">Dwelling Unit </w:t>
            </w:r>
            <w:r w:rsidR="004D729F">
              <w:rPr>
                <w:rFonts w:cstheme="minorHAnsi"/>
                <w:b/>
                <w:sz w:val="20"/>
                <w:szCs w:val="20"/>
              </w:rPr>
              <w:t>HPWH</w:t>
            </w:r>
            <w:r w:rsidR="008C1142" w:rsidRPr="008C1142">
              <w:rPr>
                <w:rFonts w:cstheme="minorHAnsi"/>
                <w:b/>
                <w:sz w:val="20"/>
                <w:szCs w:val="20"/>
              </w:rPr>
              <w:t xml:space="preserve"> System Information</w:t>
            </w:r>
          </w:p>
          <w:p w14:paraId="5B44438B" w14:textId="78734551" w:rsidR="008C1142" w:rsidRDefault="008C1142" w:rsidP="008C1142">
            <w:pPr>
              <w:spacing w:after="0" w:line="240" w:lineRule="auto"/>
              <w:rPr>
                <w:rFonts w:cstheme="minorHAnsi"/>
                <w:sz w:val="18"/>
                <w:szCs w:val="18"/>
              </w:rPr>
            </w:pPr>
            <w:r w:rsidRPr="008C1142">
              <w:rPr>
                <w:rFonts w:cstheme="minorHAnsi"/>
                <w:sz w:val="18"/>
                <w:szCs w:val="20"/>
              </w:rPr>
              <w:t>This table reports the water heating system(s) that were installed in this projec</w:t>
            </w:r>
            <w:r w:rsidRPr="008C1142">
              <w:rPr>
                <w:rFonts w:cstheme="minorHAnsi"/>
                <w:sz w:val="18"/>
                <w:szCs w:val="18"/>
              </w:rPr>
              <w:t>t.</w:t>
            </w:r>
          </w:p>
          <w:p w14:paraId="3A12098A" w14:textId="42560B93" w:rsidR="00C40B81" w:rsidRDefault="00C40B81" w:rsidP="00C40B81">
            <w:pPr>
              <w:spacing w:after="0"/>
              <w:rPr>
                <w:rFonts w:cstheme="minorHAnsi"/>
                <w:sz w:val="20"/>
                <w:szCs w:val="20"/>
              </w:rPr>
            </w:pPr>
            <w:r>
              <w:rPr>
                <w:rFonts w:cstheme="minorHAnsi"/>
                <w:sz w:val="20"/>
                <w:szCs w:val="20"/>
              </w:rPr>
              <w:t xml:space="preserve">&lt;&lt;If </w:t>
            </w:r>
            <w:r w:rsidR="000D5566">
              <w:rPr>
                <w:rFonts w:cstheme="minorHAnsi"/>
                <w:sz w:val="20"/>
                <w:szCs w:val="20"/>
              </w:rPr>
              <w:t xml:space="preserve">Table </w:t>
            </w:r>
            <w:r w:rsidR="004859E2">
              <w:rPr>
                <w:rFonts w:cstheme="minorHAnsi"/>
                <w:sz w:val="20"/>
                <w:szCs w:val="20"/>
              </w:rPr>
              <w:t>A2</w:t>
            </w:r>
            <w:r w:rsidR="000D5566">
              <w:rPr>
                <w:rFonts w:cstheme="minorHAnsi"/>
                <w:sz w:val="20"/>
                <w:szCs w:val="20"/>
              </w:rPr>
              <w:t xml:space="preserve"> does not apply</w:t>
            </w:r>
            <w:r>
              <w:rPr>
                <w:rFonts w:cstheme="minorHAnsi"/>
                <w:sz w:val="20"/>
                <w:szCs w:val="20"/>
              </w:rPr>
              <w:t xml:space="preserve">, then require table, else </w:t>
            </w:r>
            <w:r w:rsidRPr="00E12A63">
              <w:rPr>
                <w:rFonts w:cstheme="minorHAnsi"/>
                <w:sz w:val="20"/>
                <w:szCs w:val="20"/>
              </w:rPr>
              <w:t>display the "section does not apply" message</w:t>
            </w:r>
            <w:r>
              <w:rPr>
                <w:rFonts w:cstheme="minorHAnsi"/>
                <w:sz w:val="20"/>
                <w:szCs w:val="20"/>
              </w:rPr>
              <w:t>&gt;&gt;</w:t>
            </w:r>
          </w:p>
          <w:p w14:paraId="64E00AF4" w14:textId="4E85BF86" w:rsidR="008C1142" w:rsidRPr="008C1142" w:rsidRDefault="008C1142" w:rsidP="008C1142">
            <w:pPr>
              <w:spacing w:after="0" w:line="240" w:lineRule="auto"/>
              <w:rPr>
                <w:rFonts w:cstheme="minorHAnsi"/>
                <w:sz w:val="20"/>
                <w:szCs w:val="20"/>
              </w:rPr>
            </w:pPr>
            <w:r w:rsidRPr="008C1142">
              <w:rPr>
                <w:rFonts w:cstheme="minorHAnsi"/>
                <w:sz w:val="20"/>
                <w:szCs w:val="20"/>
              </w:rPr>
              <w:t xml:space="preserve">&lt;&lt;require one row of data for each water heater identified </w:t>
            </w:r>
            <w:r w:rsidR="000D5566">
              <w:rPr>
                <w:rFonts w:cstheme="minorHAnsi"/>
                <w:sz w:val="20"/>
                <w:szCs w:val="20"/>
              </w:rPr>
              <w:t xml:space="preserve">in Table </w:t>
            </w:r>
            <w:r w:rsidR="004859E2">
              <w:rPr>
                <w:rFonts w:cstheme="minorHAnsi"/>
                <w:sz w:val="20"/>
                <w:szCs w:val="20"/>
              </w:rPr>
              <w:t>A2</w:t>
            </w:r>
            <w:r w:rsidRPr="008C1142">
              <w:rPr>
                <w:rFonts w:cstheme="minorHAnsi"/>
                <w:sz w:val="20"/>
                <w:szCs w:val="20"/>
              </w:rPr>
              <w:t>&gt;&gt;</w:t>
            </w:r>
          </w:p>
        </w:tc>
      </w:tr>
      <w:tr w:rsidR="008C1142" w:rsidRPr="008C1142" w14:paraId="6D0E6456" w14:textId="77777777" w:rsidTr="004B6B6C">
        <w:tc>
          <w:tcPr>
            <w:tcW w:w="895" w:type="dxa"/>
            <w:tcBorders>
              <w:top w:val="single" w:sz="4" w:space="0" w:color="auto"/>
              <w:left w:val="single" w:sz="4" w:space="0" w:color="auto"/>
              <w:bottom w:val="single" w:sz="4" w:space="0" w:color="auto"/>
              <w:right w:val="single" w:sz="4" w:space="0" w:color="auto"/>
            </w:tcBorders>
          </w:tcPr>
          <w:p w14:paraId="65744132"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8"/>
                <w:szCs w:val="20"/>
              </w:rPr>
              <w:t>01</w:t>
            </w:r>
          </w:p>
        </w:tc>
        <w:tc>
          <w:tcPr>
            <w:tcW w:w="990" w:type="dxa"/>
            <w:vAlign w:val="bottom"/>
          </w:tcPr>
          <w:p w14:paraId="37F6057E" w14:textId="77777777"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20"/>
              </w:rPr>
              <w:t>02</w:t>
            </w:r>
          </w:p>
        </w:tc>
        <w:tc>
          <w:tcPr>
            <w:tcW w:w="1170" w:type="dxa"/>
            <w:vAlign w:val="bottom"/>
          </w:tcPr>
          <w:p w14:paraId="743D7395" w14:textId="77777777"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20"/>
              </w:rPr>
              <w:t>03</w:t>
            </w:r>
          </w:p>
        </w:tc>
        <w:tc>
          <w:tcPr>
            <w:tcW w:w="1080" w:type="dxa"/>
          </w:tcPr>
          <w:p w14:paraId="74881FE6"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04</w:t>
            </w:r>
          </w:p>
        </w:tc>
        <w:tc>
          <w:tcPr>
            <w:tcW w:w="1440" w:type="dxa"/>
          </w:tcPr>
          <w:p w14:paraId="253CB5AA"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05</w:t>
            </w:r>
          </w:p>
        </w:tc>
        <w:tc>
          <w:tcPr>
            <w:tcW w:w="1080" w:type="dxa"/>
          </w:tcPr>
          <w:p w14:paraId="2511FF05"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06</w:t>
            </w:r>
          </w:p>
        </w:tc>
        <w:tc>
          <w:tcPr>
            <w:tcW w:w="1530" w:type="dxa"/>
          </w:tcPr>
          <w:p w14:paraId="3E712880"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07</w:t>
            </w:r>
          </w:p>
        </w:tc>
        <w:tc>
          <w:tcPr>
            <w:tcW w:w="1350" w:type="dxa"/>
          </w:tcPr>
          <w:p w14:paraId="162B8D7F"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08</w:t>
            </w:r>
          </w:p>
        </w:tc>
        <w:tc>
          <w:tcPr>
            <w:tcW w:w="1350" w:type="dxa"/>
          </w:tcPr>
          <w:p w14:paraId="1FDFF032"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09</w:t>
            </w:r>
          </w:p>
        </w:tc>
      </w:tr>
      <w:tr w:rsidR="008C1142" w:rsidRPr="008C1142" w14:paraId="7AE35895" w14:textId="77777777" w:rsidTr="004B6B6C">
        <w:tc>
          <w:tcPr>
            <w:tcW w:w="895" w:type="dxa"/>
            <w:tcBorders>
              <w:top w:val="single" w:sz="4" w:space="0" w:color="auto"/>
              <w:left w:val="single" w:sz="4" w:space="0" w:color="auto"/>
              <w:bottom w:val="single" w:sz="4" w:space="0" w:color="auto"/>
              <w:right w:val="single" w:sz="4" w:space="0" w:color="auto"/>
            </w:tcBorders>
            <w:vAlign w:val="bottom"/>
          </w:tcPr>
          <w:p w14:paraId="5C2C1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Name</w:t>
            </w:r>
          </w:p>
        </w:tc>
        <w:tc>
          <w:tcPr>
            <w:tcW w:w="990" w:type="dxa"/>
            <w:vAlign w:val="bottom"/>
          </w:tcPr>
          <w:p w14:paraId="23782ED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Water Heating System ID</w:t>
            </w:r>
          </w:p>
          <w:p w14:paraId="54AA4AD8" w14:textId="77777777" w:rsidR="008C1142" w:rsidRPr="008C1142" w:rsidRDefault="008C1142" w:rsidP="008C1142">
            <w:pPr>
              <w:spacing w:after="0" w:line="240" w:lineRule="auto"/>
              <w:jc w:val="center"/>
              <w:rPr>
                <w:rFonts w:cstheme="minorHAnsi"/>
                <w:sz w:val="18"/>
                <w:szCs w:val="20"/>
              </w:rPr>
            </w:pPr>
            <w:r w:rsidRPr="008C1142">
              <w:rPr>
                <w:rFonts w:eastAsia="Times New Roman" w:cstheme="minorHAnsi"/>
                <w:sz w:val="18"/>
                <w:szCs w:val="20"/>
              </w:rPr>
              <w:t>or Name</w:t>
            </w:r>
          </w:p>
        </w:tc>
        <w:tc>
          <w:tcPr>
            <w:tcW w:w="1170" w:type="dxa"/>
            <w:vAlign w:val="bottom"/>
          </w:tcPr>
          <w:p w14:paraId="24061EA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Modeled Equipment</w:t>
            </w:r>
          </w:p>
          <w:p w14:paraId="19D2D2DF" w14:textId="77777777" w:rsidR="008C1142" w:rsidRPr="008C1142" w:rsidRDefault="008C1142" w:rsidP="008C1142">
            <w:pPr>
              <w:spacing w:after="0" w:line="240" w:lineRule="auto"/>
              <w:jc w:val="center"/>
              <w:rPr>
                <w:rFonts w:cstheme="minorHAnsi"/>
                <w:sz w:val="18"/>
                <w:szCs w:val="20"/>
              </w:rPr>
            </w:pPr>
            <w:r w:rsidRPr="008C1142">
              <w:rPr>
                <w:rFonts w:eastAsia="Times New Roman" w:cstheme="minorHAnsi"/>
                <w:sz w:val="18"/>
                <w:szCs w:val="20"/>
              </w:rPr>
              <w:t>Make and Model</w:t>
            </w:r>
          </w:p>
        </w:tc>
        <w:tc>
          <w:tcPr>
            <w:tcW w:w="1080" w:type="dxa"/>
            <w:vAlign w:val="bottom"/>
          </w:tcPr>
          <w:p w14:paraId="47F0858F"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 of Like (or Identical) Water Heaters in System</w:t>
            </w:r>
          </w:p>
        </w:tc>
        <w:tc>
          <w:tcPr>
            <w:tcW w:w="1440" w:type="dxa"/>
            <w:vAlign w:val="bottom"/>
          </w:tcPr>
          <w:p w14:paraId="7140A2E7"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Tank Location</w:t>
            </w:r>
          </w:p>
        </w:tc>
        <w:tc>
          <w:tcPr>
            <w:tcW w:w="1080" w:type="dxa"/>
            <w:vAlign w:val="bottom"/>
          </w:tcPr>
          <w:p w14:paraId="57B65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Exterior Tank Insulation R-value</w:t>
            </w:r>
          </w:p>
        </w:tc>
        <w:tc>
          <w:tcPr>
            <w:tcW w:w="1530" w:type="dxa"/>
            <w:vAlign w:val="bottom"/>
          </w:tcPr>
          <w:p w14:paraId="0A317CC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DHW System Distribution Type</w:t>
            </w:r>
          </w:p>
        </w:tc>
        <w:tc>
          <w:tcPr>
            <w:tcW w:w="1350" w:type="dxa"/>
            <w:vAlign w:val="bottom"/>
          </w:tcPr>
          <w:p w14:paraId="278D32CB" w14:textId="42A54EE4"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Compact Distrib</w:t>
            </w:r>
            <w:r w:rsidR="00DC34CF">
              <w:rPr>
                <w:rFonts w:eastAsia="Times New Roman" w:cstheme="minorHAnsi"/>
                <w:sz w:val="18"/>
                <w:szCs w:val="20"/>
              </w:rPr>
              <w:t>ution</w:t>
            </w:r>
            <w:r w:rsidRPr="008C1142">
              <w:rPr>
                <w:rFonts w:eastAsia="Times New Roman" w:cstheme="minorHAnsi"/>
                <w:sz w:val="18"/>
                <w:szCs w:val="20"/>
              </w:rPr>
              <w:t>.</w:t>
            </w:r>
          </w:p>
        </w:tc>
        <w:tc>
          <w:tcPr>
            <w:tcW w:w="1350" w:type="dxa"/>
            <w:vAlign w:val="bottom"/>
          </w:tcPr>
          <w:p w14:paraId="6EE24E50"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Drain Water Heat Recovery</w:t>
            </w:r>
          </w:p>
        </w:tc>
      </w:tr>
      <w:tr w:rsidR="008C1142" w:rsidRPr="008C1142" w14:paraId="71E95B14" w14:textId="77777777" w:rsidTr="004B6B6C">
        <w:tc>
          <w:tcPr>
            <w:tcW w:w="895" w:type="dxa"/>
            <w:tcBorders>
              <w:top w:val="single" w:sz="4" w:space="0" w:color="auto"/>
              <w:left w:val="single" w:sz="4" w:space="0" w:color="auto"/>
              <w:bottom w:val="single" w:sz="4" w:space="0" w:color="auto"/>
              <w:right w:val="single" w:sz="4" w:space="0" w:color="auto"/>
            </w:tcBorders>
          </w:tcPr>
          <w:p w14:paraId="7ECA4057" w14:textId="7C1156E9"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16"/>
              </w:rPr>
              <w:t xml:space="preserve">&lt;&lt;Reference value from </w:t>
            </w:r>
            <w:r w:rsidR="00D122CB">
              <w:rPr>
                <w:rFonts w:eastAsia="Times New Roman" w:cstheme="minorHAnsi"/>
                <w:sz w:val="16"/>
                <w:szCs w:val="16"/>
              </w:rPr>
              <w:t>A2-</w:t>
            </w:r>
            <w:r w:rsidRPr="008C1142">
              <w:rPr>
                <w:rFonts w:eastAsia="Times New Roman" w:cstheme="minorHAnsi"/>
                <w:sz w:val="16"/>
                <w:szCs w:val="16"/>
              </w:rPr>
              <w:t>01 &gt;&gt;</w:t>
            </w:r>
          </w:p>
        </w:tc>
        <w:tc>
          <w:tcPr>
            <w:tcW w:w="990" w:type="dxa"/>
          </w:tcPr>
          <w:p w14:paraId="30133F52" w14:textId="404023AD"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&lt;&lt;reference value from </w:t>
            </w:r>
            <w:r w:rsidR="008C511A">
              <w:rPr>
                <w:rFonts w:cstheme="minorHAnsi"/>
                <w:sz w:val="16"/>
                <w:szCs w:val="20"/>
              </w:rPr>
              <w:t>A2-</w:t>
            </w:r>
            <w:r w:rsidRPr="008C1142">
              <w:rPr>
                <w:rFonts w:cstheme="minorHAnsi"/>
                <w:sz w:val="16"/>
                <w:szCs w:val="20"/>
              </w:rPr>
              <w:t>02&gt;&gt;</w:t>
            </w:r>
          </w:p>
        </w:tc>
        <w:tc>
          <w:tcPr>
            <w:tcW w:w="1170" w:type="dxa"/>
          </w:tcPr>
          <w:p w14:paraId="6D70EE0D" w14:textId="77A58793" w:rsidR="008C1142" w:rsidRPr="008C1142" w:rsidRDefault="008C1142" w:rsidP="008C1142">
            <w:pPr>
              <w:spacing w:after="0" w:line="240" w:lineRule="auto"/>
              <w:jc w:val="center"/>
              <w:rPr>
                <w:rFonts w:cstheme="minorHAnsi"/>
                <w:sz w:val="16"/>
                <w:szCs w:val="20"/>
              </w:rPr>
            </w:pPr>
            <w:r w:rsidRPr="008C1142">
              <w:rPr>
                <w:rFonts w:cstheme="minorHAnsi"/>
                <w:sz w:val="16"/>
                <w:szCs w:val="20"/>
              </w:rPr>
              <w:t>&lt;&lt;if performance, user input</w:t>
            </w:r>
            <w:r w:rsidRPr="008C1142">
              <w:rPr>
                <w:rFonts w:eastAsia="Times New Roman" w:cstheme="minorHAnsi"/>
                <w:sz w:val="16"/>
                <w:szCs w:val="20"/>
              </w:rPr>
              <w:t xml:space="preserve"> is equal to </w:t>
            </w:r>
            <w:r w:rsidR="00C40B81">
              <w:rPr>
                <w:rFonts w:eastAsia="Times New Roman" w:cstheme="minorHAnsi"/>
                <w:sz w:val="16"/>
                <w:szCs w:val="20"/>
              </w:rPr>
              <w:t>C</w:t>
            </w:r>
            <w:r w:rsidRPr="008C1142">
              <w:rPr>
                <w:rFonts w:eastAsia="Times New Roman" w:cstheme="minorHAnsi"/>
                <w:sz w:val="16"/>
                <w:szCs w:val="20"/>
              </w:rPr>
              <w:t xml:space="preserve">03 as default, and allow user to override with an equivalent system based </w:t>
            </w:r>
            <w:r w:rsidRPr="008C1142">
              <w:rPr>
                <w:rFonts w:eastAsia="Times New Roman" w:cstheme="minorHAnsi"/>
                <w:sz w:val="16"/>
                <w:szCs w:val="20"/>
              </w:rPr>
              <w:lastRenderedPageBreak/>
              <w:t xml:space="preserve">on the simulated equipment in </w:t>
            </w:r>
            <w:r w:rsidR="008C511A">
              <w:rPr>
                <w:rFonts w:eastAsia="Times New Roman" w:cstheme="minorHAnsi"/>
                <w:sz w:val="16"/>
                <w:szCs w:val="20"/>
              </w:rPr>
              <w:t>A2-</w:t>
            </w:r>
            <w:r w:rsidRPr="008C1142">
              <w:rPr>
                <w:rFonts w:eastAsia="Times New Roman" w:cstheme="minorHAnsi"/>
                <w:sz w:val="16"/>
                <w:szCs w:val="20"/>
              </w:rPr>
              <w:t>10; elseif prescriptive, allow user to enter any Tier 3 model&gt;&gt;</w:t>
            </w:r>
          </w:p>
        </w:tc>
        <w:tc>
          <w:tcPr>
            <w:tcW w:w="1080" w:type="dxa"/>
          </w:tcPr>
          <w:p w14:paraId="20694A95" w14:textId="244F098A" w:rsidR="008C1142" w:rsidRPr="008C1142" w:rsidRDefault="008C1142" w:rsidP="008C1142">
            <w:pPr>
              <w:spacing w:after="0" w:line="240" w:lineRule="auto"/>
              <w:jc w:val="center"/>
              <w:rPr>
                <w:rFonts w:eastAsia="Times New Roman" w:cstheme="minorHAnsi"/>
                <w:b/>
                <w:i/>
                <w:color w:val="FF0000"/>
                <w:sz w:val="16"/>
                <w:szCs w:val="20"/>
              </w:rPr>
            </w:pPr>
            <w:r w:rsidRPr="008C1142">
              <w:rPr>
                <w:rFonts w:cstheme="minorHAnsi"/>
                <w:sz w:val="16"/>
                <w:szCs w:val="20"/>
              </w:rPr>
              <w:lastRenderedPageBreak/>
              <w:t xml:space="preserve">&lt;&lt;Reference value from </w:t>
            </w:r>
            <w:r w:rsidR="008C511A">
              <w:rPr>
                <w:rFonts w:cstheme="minorHAnsi"/>
                <w:sz w:val="16"/>
                <w:szCs w:val="20"/>
              </w:rPr>
              <w:t>A2-</w:t>
            </w:r>
            <w:r w:rsidRPr="008C1142">
              <w:rPr>
                <w:rFonts w:cstheme="minorHAnsi"/>
                <w:sz w:val="16"/>
                <w:szCs w:val="20"/>
              </w:rPr>
              <w:t>04&gt;&gt;</w:t>
            </w:r>
          </w:p>
        </w:tc>
        <w:tc>
          <w:tcPr>
            <w:tcW w:w="1440" w:type="dxa"/>
          </w:tcPr>
          <w:p w14:paraId="025EF24D" w14:textId="072DC5C8" w:rsidR="008C1142" w:rsidRPr="008C1142" w:rsidRDefault="008C1142" w:rsidP="008C1142">
            <w:pPr>
              <w:spacing w:after="0" w:line="240" w:lineRule="auto"/>
              <w:jc w:val="center"/>
              <w:rPr>
                <w:rFonts w:eastAsia="Times New Roman" w:cstheme="minorHAnsi"/>
                <w:b/>
                <w:i/>
                <w:color w:val="FF0000"/>
                <w:sz w:val="16"/>
                <w:szCs w:val="20"/>
              </w:rPr>
            </w:pPr>
            <w:r w:rsidRPr="008C1142">
              <w:rPr>
                <w:rFonts w:cstheme="minorHAnsi"/>
                <w:sz w:val="16"/>
                <w:szCs w:val="20"/>
              </w:rPr>
              <w:t xml:space="preserve">&lt;&lt;Reference value from </w:t>
            </w:r>
            <w:r w:rsidR="008C511A">
              <w:rPr>
                <w:rFonts w:cstheme="minorHAnsi"/>
                <w:sz w:val="16"/>
                <w:szCs w:val="20"/>
              </w:rPr>
              <w:t>A2-</w:t>
            </w:r>
            <w:r w:rsidRPr="008C1142">
              <w:rPr>
                <w:rFonts w:cstheme="minorHAnsi"/>
                <w:sz w:val="16"/>
                <w:szCs w:val="20"/>
              </w:rPr>
              <w:t>05.&gt;&gt;</w:t>
            </w:r>
          </w:p>
        </w:tc>
        <w:tc>
          <w:tcPr>
            <w:tcW w:w="1080" w:type="dxa"/>
          </w:tcPr>
          <w:p w14:paraId="0F8221FB" w14:textId="397D9BE0" w:rsidR="008C1142" w:rsidRPr="004E20A7" w:rsidRDefault="004E20A7" w:rsidP="008C1142">
            <w:pPr>
              <w:spacing w:after="0" w:line="240" w:lineRule="auto"/>
              <w:jc w:val="center"/>
              <w:rPr>
                <w:rFonts w:cstheme="minorHAnsi"/>
                <w:sz w:val="16"/>
                <w:szCs w:val="16"/>
              </w:rPr>
            </w:pPr>
            <w:r w:rsidRPr="00DC34CF">
              <w:rPr>
                <w:rFonts w:cstheme="minorHAnsi"/>
                <w:sz w:val="18"/>
                <w:szCs w:val="20"/>
              </w:rPr>
              <w:t>&lt;&lt;User input value; check value must be ≥</w:t>
            </w:r>
            <w:r w:rsidR="008C511A">
              <w:rPr>
                <w:rFonts w:cstheme="minorHAnsi"/>
                <w:sz w:val="18"/>
                <w:szCs w:val="20"/>
              </w:rPr>
              <w:t>A2-</w:t>
            </w:r>
            <w:r w:rsidRPr="00DC34CF">
              <w:rPr>
                <w:rFonts w:cstheme="minorHAnsi"/>
                <w:sz w:val="18"/>
                <w:szCs w:val="20"/>
              </w:rPr>
              <w:t>06 to comply, else flag non-</w:t>
            </w:r>
            <w:r w:rsidRPr="00DC34CF">
              <w:rPr>
                <w:rFonts w:cstheme="minorHAnsi"/>
                <w:sz w:val="18"/>
                <w:szCs w:val="20"/>
              </w:rPr>
              <w:lastRenderedPageBreak/>
              <w:t xml:space="preserve">compliant values and do not allow the doc to be registered. Value may be NA if </w:t>
            </w:r>
            <w:r w:rsidR="00DF6C90">
              <w:rPr>
                <w:rFonts w:cstheme="minorHAnsi"/>
                <w:sz w:val="18"/>
                <w:szCs w:val="20"/>
              </w:rPr>
              <w:t>A2-</w:t>
            </w:r>
            <w:r w:rsidRPr="00DC34CF">
              <w:rPr>
                <w:rFonts w:cstheme="minorHAnsi"/>
                <w:sz w:val="18"/>
                <w:szCs w:val="20"/>
              </w:rPr>
              <w:t>06 is NA &gt;&gt;</w:t>
            </w:r>
          </w:p>
        </w:tc>
        <w:tc>
          <w:tcPr>
            <w:tcW w:w="1530" w:type="dxa"/>
          </w:tcPr>
          <w:p w14:paraId="0E5E61E5" w14:textId="22D1B101" w:rsidR="008C1142" w:rsidRPr="008C1142" w:rsidRDefault="008C1142" w:rsidP="008C1142">
            <w:pPr>
              <w:spacing w:after="0" w:line="240" w:lineRule="auto"/>
              <w:jc w:val="center"/>
              <w:rPr>
                <w:rFonts w:cstheme="minorHAnsi"/>
                <w:sz w:val="16"/>
                <w:szCs w:val="20"/>
              </w:rPr>
            </w:pPr>
            <w:r w:rsidRPr="008C1142">
              <w:rPr>
                <w:rFonts w:cstheme="minorHAnsi"/>
                <w:sz w:val="16"/>
                <w:szCs w:val="20"/>
              </w:rPr>
              <w:lastRenderedPageBreak/>
              <w:t xml:space="preserve">&lt;&lt; Reference values from </w:t>
            </w:r>
            <w:r w:rsidR="008C511A">
              <w:rPr>
                <w:rFonts w:cstheme="minorHAnsi"/>
                <w:sz w:val="16"/>
                <w:szCs w:val="20"/>
              </w:rPr>
              <w:t>A2-</w:t>
            </w:r>
            <w:r w:rsidRPr="008C1142">
              <w:rPr>
                <w:rFonts w:cstheme="minorHAnsi"/>
                <w:sz w:val="16"/>
                <w:szCs w:val="20"/>
              </w:rPr>
              <w:t>07&gt;&gt;</w:t>
            </w:r>
          </w:p>
        </w:tc>
        <w:tc>
          <w:tcPr>
            <w:tcW w:w="1350" w:type="dxa"/>
          </w:tcPr>
          <w:p w14:paraId="55DE5226" w14:textId="61802890"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 Reference values from </w:t>
            </w:r>
            <w:r w:rsidR="008C511A">
              <w:rPr>
                <w:rFonts w:cstheme="minorHAnsi"/>
                <w:sz w:val="16"/>
                <w:szCs w:val="20"/>
              </w:rPr>
              <w:t>A</w:t>
            </w:r>
            <w:r w:rsidR="00DF6C90">
              <w:rPr>
                <w:rFonts w:cstheme="minorHAnsi"/>
                <w:sz w:val="16"/>
                <w:szCs w:val="20"/>
              </w:rPr>
              <w:t>2-</w:t>
            </w:r>
            <w:r w:rsidRPr="008C1142">
              <w:rPr>
                <w:rFonts w:cstheme="minorHAnsi"/>
                <w:sz w:val="16"/>
                <w:szCs w:val="20"/>
              </w:rPr>
              <w:t>08&gt;&gt;</w:t>
            </w:r>
          </w:p>
        </w:tc>
        <w:tc>
          <w:tcPr>
            <w:tcW w:w="1350" w:type="dxa"/>
          </w:tcPr>
          <w:p w14:paraId="4D027257" w14:textId="0113866B"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 Reference values from </w:t>
            </w:r>
            <w:r w:rsidR="00DF6C90">
              <w:rPr>
                <w:rFonts w:cstheme="minorHAnsi"/>
                <w:sz w:val="16"/>
                <w:szCs w:val="20"/>
              </w:rPr>
              <w:t>A2-</w:t>
            </w:r>
            <w:r w:rsidRPr="008C1142">
              <w:rPr>
                <w:rFonts w:cstheme="minorHAnsi"/>
                <w:sz w:val="16"/>
                <w:szCs w:val="20"/>
              </w:rPr>
              <w:t>09&gt;&gt;</w:t>
            </w:r>
          </w:p>
        </w:tc>
      </w:tr>
      <w:tr w:rsidR="008C1142" w:rsidRPr="008C1142" w14:paraId="58320C05" w14:textId="77777777" w:rsidTr="004B6B6C">
        <w:tc>
          <w:tcPr>
            <w:tcW w:w="895" w:type="dxa"/>
          </w:tcPr>
          <w:p w14:paraId="2058088D" w14:textId="77777777" w:rsidR="008C1142" w:rsidRPr="008C1142" w:rsidRDefault="008C1142" w:rsidP="008C1142">
            <w:pPr>
              <w:spacing w:after="0" w:line="240" w:lineRule="auto"/>
              <w:jc w:val="center"/>
              <w:rPr>
                <w:rFonts w:cstheme="minorHAnsi"/>
                <w:sz w:val="16"/>
                <w:szCs w:val="20"/>
              </w:rPr>
            </w:pPr>
          </w:p>
        </w:tc>
        <w:tc>
          <w:tcPr>
            <w:tcW w:w="990" w:type="dxa"/>
          </w:tcPr>
          <w:p w14:paraId="6C4CCD7B" w14:textId="77777777" w:rsidR="008C1142" w:rsidRPr="008C1142" w:rsidRDefault="008C1142" w:rsidP="008C1142">
            <w:pPr>
              <w:spacing w:after="0" w:line="240" w:lineRule="auto"/>
              <w:jc w:val="center"/>
              <w:rPr>
                <w:rFonts w:cstheme="minorHAnsi"/>
                <w:sz w:val="16"/>
                <w:szCs w:val="20"/>
              </w:rPr>
            </w:pPr>
          </w:p>
        </w:tc>
        <w:tc>
          <w:tcPr>
            <w:tcW w:w="1170" w:type="dxa"/>
          </w:tcPr>
          <w:p w14:paraId="5973D3BB" w14:textId="77777777" w:rsidR="008C1142" w:rsidRPr="008C1142" w:rsidRDefault="008C1142" w:rsidP="008C1142">
            <w:pPr>
              <w:spacing w:after="0" w:line="240" w:lineRule="auto"/>
              <w:jc w:val="center"/>
              <w:rPr>
                <w:rFonts w:cstheme="minorHAnsi"/>
                <w:sz w:val="16"/>
                <w:szCs w:val="20"/>
              </w:rPr>
            </w:pPr>
          </w:p>
        </w:tc>
        <w:tc>
          <w:tcPr>
            <w:tcW w:w="1080" w:type="dxa"/>
          </w:tcPr>
          <w:p w14:paraId="4B8E8413" w14:textId="77777777" w:rsidR="008C1142" w:rsidRPr="008C1142" w:rsidRDefault="008C1142" w:rsidP="008C1142">
            <w:pPr>
              <w:spacing w:after="0" w:line="240" w:lineRule="auto"/>
              <w:jc w:val="center"/>
              <w:rPr>
                <w:rFonts w:cstheme="minorHAnsi"/>
                <w:sz w:val="16"/>
                <w:szCs w:val="20"/>
              </w:rPr>
            </w:pPr>
          </w:p>
        </w:tc>
        <w:tc>
          <w:tcPr>
            <w:tcW w:w="1440" w:type="dxa"/>
          </w:tcPr>
          <w:p w14:paraId="356DB042" w14:textId="77777777" w:rsidR="008C1142" w:rsidRPr="008C1142" w:rsidRDefault="008C1142" w:rsidP="008C1142">
            <w:pPr>
              <w:spacing w:after="0" w:line="240" w:lineRule="auto"/>
              <w:jc w:val="center"/>
              <w:rPr>
                <w:rFonts w:cstheme="minorHAnsi"/>
                <w:sz w:val="16"/>
                <w:szCs w:val="20"/>
              </w:rPr>
            </w:pPr>
          </w:p>
        </w:tc>
        <w:tc>
          <w:tcPr>
            <w:tcW w:w="1080" w:type="dxa"/>
          </w:tcPr>
          <w:p w14:paraId="4C0FA845" w14:textId="77777777" w:rsidR="008C1142" w:rsidRPr="008C1142" w:rsidRDefault="008C1142" w:rsidP="008C1142">
            <w:pPr>
              <w:spacing w:after="0" w:line="240" w:lineRule="auto"/>
              <w:jc w:val="center"/>
              <w:rPr>
                <w:rFonts w:cstheme="minorHAnsi"/>
                <w:sz w:val="16"/>
                <w:szCs w:val="20"/>
              </w:rPr>
            </w:pPr>
          </w:p>
        </w:tc>
        <w:tc>
          <w:tcPr>
            <w:tcW w:w="1530" w:type="dxa"/>
            <w:vAlign w:val="bottom"/>
          </w:tcPr>
          <w:p w14:paraId="0FB7462C" w14:textId="77777777" w:rsidR="008C1142" w:rsidRPr="008C1142" w:rsidRDefault="008C1142" w:rsidP="008C1142">
            <w:pPr>
              <w:spacing w:after="0" w:line="240" w:lineRule="auto"/>
              <w:jc w:val="center"/>
              <w:rPr>
                <w:rFonts w:cstheme="minorHAnsi"/>
                <w:sz w:val="16"/>
                <w:szCs w:val="20"/>
              </w:rPr>
            </w:pPr>
          </w:p>
        </w:tc>
        <w:tc>
          <w:tcPr>
            <w:tcW w:w="1350" w:type="dxa"/>
          </w:tcPr>
          <w:p w14:paraId="050BB711" w14:textId="77777777" w:rsidR="008C1142" w:rsidRPr="008C1142" w:rsidRDefault="008C1142" w:rsidP="008C1142">
            <w:pPr>
              <w:spacing w:after="0" w:line="240" w:lineRule="auto"/>
              <w:jc w:val="center"/>
              <w:rPr>
                <w:rFonts w:cstheme="minorHAnsi"/>
                <w:sz w:val="16"/>
                <w:szCs w:val="20"/>
              </w:rPr>
            </w:pPr>
          </w:p>
        </w:tc>
        <w:tc>
          <w:tcPr>
            <w:tcW w:w="1350" w:type="dxa"/>
          </w:tcPr>
          <w:p w14:paraId="2D7AB9AE" w14:textId="77777777" w:rsidR="008C1142" w:rsidRPr="008C1142" w:rsidRDefault="008C1142" w:rsidP="008C1142">
            <w:pPr>
              <w:spacing w:after="0" w:line="240" w:lineRule="auto"/>
              <w:jc w:val="center"/>
              <w:rPr>
                <w:rFonts w:cstheme="minorHAnsi"/>
                <w:sz w:val="16"/>
                <w:szCs w:val="20"/>
              </w:rPr>
            </w:pPr>
          </w:p>
        </w:tc>
      </w:tr>
    </w:tbl>
    <w:p w14:paraId="5CD01A22" w14:textId="77777777" w:rsidR="00ED40A1" w:rsidRDefault="00ED40A1" w:rsidP="00236F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54DA0B91" w:rsidR="00FF28D5"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FF28D5" w:rsidRPr="00236F4B">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236F4B">
              <w:rPr>
                <w:rFonts w:asciiTheme="minorHAnsi" w:hAnsiTheme="minorHAnsi" w:cstheme="minorHAnsi"/>
                <w:b/>
                <w:sz w:val="18"/>
                <w:szCs w:val="18"/>
              </w:rPr>
              <w:t xml:space="preserve">Dwelling Unit Water Heating Efficiency Information </w:t>
            </w:r>
          </w:p>
          <w:p w14:paraId="5A19AC05"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heater(s) efficiency features specified on the registered CF1R compliance document for this project.</w:t>
            </w:r>
            <w:r w:rsidR="00F43DC7">
              <w:rPr>
                <w:rFonts w:asciiTheme="minorHAnsi" w:eastAsia="Times New Roman" w:hAnsiTheme="minorHAnsi" w:cstheme="minorHAnsi"/>
                <w:sz w:val="18"/>
                <w:szCs w:val="18"/>
              </w:rPr>
              <w:t xml:space="preserve"> </w:t>
            </w:r>
          </w:p>
          <w:p w14:paraId="5AA1321C" w14:textId="5067DEB6" w:rsidR="00FF28D5" w:rsidRPr="00236F4B" w:rsidRDefault="00F43DC7"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36F4B">
              <w:rPr>
                <w:rFonts w:cstheme="minorHAnsi"/>
                <w:sz w:val="18"/>
                <w:szCs w:val="20"/>
              </w:rPr>
              <w:t>&lt;&lt;</w:t>
            </w:r>
            <w:r w:rsidR="00EC0CA0">
              <w:rPr>
                <w:rFonts w:cstheme="minorHAnsi"/>
                <w:sz w:val="18"/>
                <w:szCs w:val="20"/>
              </w:rPr>
              <w:t xml:space="preserve">require one row of data for each water heater identified in Section </w:t>
            </w:r>
            <w:r w:rsidR="008B0934">
              <w:rPr>
                <w:rFonts w:cstheme="minorHAnsi"/>
                <w:sz w:val="18"/>
                <w:szCs w:val="20"/>
              </w:rPr>
              <w:t xml:space="preserve">A </w:t>
            </w:r>
            <w:r w:rsidR="00EB620B">
              <w:rPr>
                <w:rFonts w:cstheme="minorHAnsi"/>
                <w:sz w:val="18"/>
                <w:szCs w:val="20"/>
              </w:rPr>
              <w:t>and</w:t>
            </w:r>
            <w:r w:rsidR="00D52CC2">
              <w:rPr>
                <w:rFonts w:cstheme="minorHAnsi"/>
                <w:sz w:val="18"/>
                <w:szCs w:val="20"/>
              </w:rPr>
              <w:t xml:space="preserve"> </w:t>
            </w:r>
            <w:r w:rsidR="00192426">
              <w:rPr>
                <w:rFonts w:cstheme="minorHAnsi"/>
                <w:sz w:val="18"/>
                <w:szCs w:val="20"/>
              </w:rPr>
              <w:t>A2</w:t>
            </w:r>
            <w:r w:rsidR="00EC0CA0">
              <w:rPr>
                <w:rFonts w:cstheme="minorHAnsi"/>
                <w:sz w:val="18"/>
                <w:szCs w:val="20"/>
              </w:rPr>
              <w:t>.</w:t>
            </w:r>
            <w:r w:rsidRPr="00236F4B">
              <w:rPr>
                <w:rFonts w:cstheme="minorHAnsi"/>
                <w:sz w:val="18"/>
                <w:szCs w:val="20"/>
              </w:rPr>
              <w:t>&gt;&gt;</w:t>
            </w:r>
          </w:p>
        </w:tc>
      </w:tr>
      <w:tr w:rsidR="00FF28D5" w:rsidRPr="00323F2C" w14:paraId="50AAEAEF"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70375729"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60C014E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Insulation </w:t>
            </w:r>
          </w:p>
          <w:p w14:paraId="617F3CA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236F4B"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A4241E8"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F28D5" w:rsidRPr="00323F2C" w14:paraId="7C34D908"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289983F4" w:rsidR="00FF28D5" w:rsidRPr="00236F4B"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A0</w:t>
            </w:r>
            <w:r w:rsidR="00F349F6">
              <w:rPr>
                <w:rFonts w:asciiTheme="minorHAnsi" w:eastAsia="Times New Roman" w:hAnsiTheme="minorHAnsi" w:cstheme="minorHAnsi"/>
                <w:sz w:val="18"/>
                <w:szCs w:val="20"/>
              </w:rPr>
              <w:t>2</w:t>
            </w:r>
            <w:r w:rsidR="003E5D49">
              <w:rPr>
                <w:rFonts w:asciiTheme="minorHAnsi" w:eastAsia="Times New Roman" w:hAnsiTheme="minorHAnsi" w:cstheme="minorHAnsi"/>
                <w:sz w:val="18"/>
                <w:szCs w:val="20"/>
              </w:rPr>
              <w:t xml:space="preserve"> or A</w:t>
            </w:r>
            <w:r w:rsidR="006A51EC">
              <w:rPr>
                <w:rFonts w:asciiTheme="minorHAnsi" w:eastAsia="Times New Roman" w:hAnsiTheme="minorHAnsi" w:cstheme="minorHAnsi"/>
                <w:sz w:val="18"/>
                <w:szCs w:val="20"/>
              </w:rPr>
              <w:t>2-02</w:t>
            </w:r>
            <w:r w:rsidRPr="00236F4B">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8C09E41"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w:t>
            </w:r>
            <w:r w:rsidR="00825ED4">
              <w:rPr>
                <w:rFonts w:asciiTheme="minorHAnsi" w:eastAsia="Times New Roman" w:hAnsiTheme="minorHAnsi" w:cstheme="minorHAnsi"/>
                <w:sz w:val="18"/>
                <w:szCs w:val="20"/>
              </w:rPr>
              <w:t>reference values from CF1R; if parent CF1R = CF1R-ADD, ALT or NCB, then value = NA; else if parent = CF1R-</w:t>
            </w:r>
            <w:r w:rsidR="00825ED4" w:rsidRPr="00684F4E">
              <w:rPr>
                <w:rFonts w:asciiTheme="minorHAnsi" w:eastAsia="Times New Roman" w:hAnsiTheme="minorHAnsi" w:cstheme="minorHAnsi"/>
                <w:sz w:val="18"/>
                <w:szCs w:val="20"/>
              </w:rPr>
              <w:t>PRF</w:t>
            </w:r>
            <w:r w:rsidR="00825ED4">
              <w:rPr>
                <w:rFonts w:asciiTheme="minorHAnsi" w:eastAsia="Times New Roman" w:hAnsiTheme="minorHAnsi" w:cstheme="minorHAnsi"/>
                <w:sz w:val="18"/>
                <w:szCs w:val="20"/>
              </w:rPr>
              <w:t>, then allowed values are:</w:t>
            </w:r>
          </w:p>
          <w:p w14:paraId="07EB90A2" w14:textId="77777777" w:rsidR="00825ED4" w:rsidRPr="0068012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680124">
              <w:rPr>
                <w:rFonts w:asciiTheme="minorHAnsi" w:eastAsia="Times New Roman" w:hAnsiTheme="minorHAnsi" w:cstheme="minorHAnsi"/>
                <w:sz w:val="18"/>
                <w:szCs w:val="20"/>
              </w:rPr>
              <w:t>*Uniform Energy Factor</w:t>
            </w:r>
          </w:p>
          <w:p w14:paraId="2144165A"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680124">
              <w:rPr>
                <w:rFonts w:asciiTheme="minorHAnsi" w:eastAsia="Times New Roman" w:hAnsiTheme="minorHAnsi" w:cstheme="minorHAnsi"/>
                <w:sz w:val="18"/>
                <w:szCs w:val="20"/>
              </w:rPr>
              <w:t>*AFUE</w:t>
            </w:r>
          </w:p>
          <w:p w14:paraId="3C39D892" w14:textId="5F5467B5" w:rsidR="00FF28D5" w:rsidRPr="005E56D8"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*Thermal Efficiency</w:t>
            </w:r>
            <w:r w:rsidR="00FF28D5" w:rsidRPr="00236F4B">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6FC1C38D"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&lt;&lt;</w:t>
            </w:r>
            <w:r w:rsidRPr="00236F4B">
              <w:rPr>
                <w:sz w:val="18"/>
              </w:rPr>
              <w:t xml:space="preserve"> </w:t>
            </w:r>
            <w:r w:rsidRPr="00236F4B">
              <w:rPr>
                <w:rFonts w:eastAsia="Times New Roman"/>
                <w:sz w:val="18"/>
                <w:szCs w:val="20"/>
              </w:rPr>
              <w:t>reference values from CF1R-</w:t>
            </w:r>
            <w:r w:rsidRPr="00684F4E">
              <w:rPr>
                <w:rFonts w:eastAsia="Times New Roman"/>
                <w:sz w:val="18"/>
                <w:szCs w:val="20"/>
              </w:rPr>
              <w:t>PRF</w:t>
            </w:r>
            <w:r w:rsidRPr="00236F4B">
              <w:rPr>
                <w:rFonts w:eastAsia="Times New Roman"/>
                <w:sz w:val="18"/>
                <w:szCs w:val="20"/>
              </w:rPr>
              <w:t>-01;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2E819355"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values from CF1R-</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4D913324" w14:textId="3BFDDEEC" w:rsidR="00611038"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p>
          <w:p w14:paraId="12AA4FC1" w14:textId="4150A330"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7777777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 NA is allowed only if Water Heater Type = Consumer Instantaneous,</w:t>
            </w:r>
          </w:p>
          <w:p w14:paraId="682DDBF0" w14:textId="0C1F09D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75F29A83" w:rsidR="00FF28D5" w:rsidRPr="00236F4B" w:rsidRDefault="00FF28D5"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CF1R</w:t>
            </w:r>
            <w:r w:rsidRPr="00236F4B">
              <w:rPr>
                <w:rFonts w:asciiTheme="minorHAnsi" w:eastAsia="Times New Roman" w:hAnsiTheme="minorHAnsi" w:cstheme="minorHAnsi"/>
                <w:sz w:val="18"/>
                <w:szCs w:val="20"/>
              </w:rPr>
              <w:t>&gt;&gt;</w:t>
            </w:r>
          </w:p>
        </w:tc>
      </w:tr>
      <w:tr w:rsidR="00FF28D5" w:rsidRPr="00323F2C" w14:paraId="5FD3FA69"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236F4B"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2456C7">
        <w:trPr>
          <w:cantSplit/>
          <w:trHeight w:val="144"/>
        </w:trPr>
        <w:tc>
          <w:tcPr>
            <w:tcW w:w="10998" w:type="dxa"/>
            <w:gridSpan w:val="7"/>
            <w:tcBorders>
              <w:top w:val="single" w:sz="4" w:space="0" w:color="auto"/>
              <w:left w:val="single" w:sz="4" w:space="0" w:color="auto"/>
              <w:bottom w:val="single" w:sz="4" w:space="0" w:color="auto"/>
              <w:right w:val="single" w:sz="4" w:space="0" w:color="auto"/>
            </w:tcBorders>
          </w:tcPr>
          <w:p w14:paraId="0A00FFB6" w14:textId="7341E72D" w:rsidR="00F43DC7"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D</w:t>
            </w:r>
            <w:r w:rsidRPr="00236F4B">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236F4B">
              <w:rPr>
                <w:rFonts w:asciiTheme="minorHAnsi" w:hAnsiTheme="minorHAnsi" w:cstheme="minorHAnsi"/>
                <w:b/>
                <w:sz w:val="18"/>
                <w:szCs w:val="18"/>
              </w:rPr>
              <w:t xml:space="preserve"> Dwelling Unit Water Heating Efficiency Information </w:t>
            </w:r>
          </w:p>
          <w:p w14:paraId="263D893A" w14:textId="77777777" w:rsidR="00825ED4"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7E583F45" w:rsidR="00F43DC7" w:rsidRPr="00236F4B" w:rsidRDefault="00E71469"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heart identified in Section </w:t>
            </w:r>
            <w:r w:rsidR="006A51EC">
              <w:rPr>
                <w:rFonts w:asciiTheme="minorHAnsi" w:eastAsia="Times New Roman" w:hAnsiTheme="minorHAnsi" w:cstheme="minorHAnsi"/>
                <w:sz w:val="18"/>
                <w:szCs w:val="20"/>
              </w:rPr>
              <w:t>C</w:t>
            </w:r>
            <w:r w:rsidR="00EC0CA0">
              <w:rPr>
                <w:rFonts w:asciiTheme="minorHAnsi" w:eastAsia="Times New Roman" w:hAnsiTheme="minorHAnsi" w:cstheme="minorHAnsi"/>
                <w:sz w:val="18"/>
                <w:szCs w:val="20"/>
              </w:rPr>
              <w:t>.</w:t>
            </w:r>
            <w:r w:rsidR="00F43DC7" w:rsidRPr="00236F4B">
              <w:rPr>
                <w:rFonts w:asciiTheme="minorHAnsi" w:eastAsia="Times New Roman" w:hAnsiTheme="minorHAnsi" w:cstheme="minorHAnsi"/>
                <w:sz w:val="18"/>
                <w:szCs w:val="20"/>
              </w:rPr>
              <w:t>&gt;&gt;</w:t>
            </w:r>
          </w:p>
        </w:tc>
      </w:tr>
      <w:tr w:rsidR="00F43DC7" w:rsidRPr="00323F2C" w14:paraId="07282A38"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1586"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1587"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1587"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1225"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60" w:type="dxa"/>
            <w:tcBorders>
              <w:top w:val="single" w:sz="4" w:space="0" w:color="auto"/>
              <w:left w:val="single" w:sz="4" w:space="0" w:color="auto"/>
              <w:bottom w:val="single" w:sz="4" w:space="0" w:color="auto"/>
              <w:right w:val="single" w:sz="4" w:space="0" w:color="auto"/>
            </w:tcBorders>
            <w:vAlign w:val="center"/>
          </w:tcPr>
          <w:p w14:paraId="5E15D8B9" w14:textId="487D59EB"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1586"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1587"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1587"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19DFB83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1225"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Exterior Insul.</w:t>
            </w:r>
          </w:p>
          <w:p w14:paraId="371AC967"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1350"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60" w:type="dxa"/>
            <w:tcBorders>
              <w:top w:val="single" w:sz="4" w:space="0" w:color="auto"/>
              <w:left w:val="single" w:sz="4" w:space="0" w:color="auto"/>
              <w:bottom w:val="single" w:sz="4" w:space="0" w:color="auto"/>
              <w:right w:val="single" w:sz="4" w:space="0" w:color="auto"/>
            </w:tcBorders>
            <w:vAlign w:val="bottom"/>
          </w:tcPr>
          <w:p w14:paraId="19AD42DF" w14:textId="4DCD9948"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43DC7" w:rsidRPr="00323F2C" w14:paraId="66670E71"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tcPr>
          <w:p w14:paraId="251CD951" w14:textId="455C0CE7" w:rsidR="00F43DC7" w:rsidRPr="00236F4B"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 from </w:t>
            </w:r>
            <w:r w:rsidR="006A51EC">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E13AEA">
              <w:rPr>
                <w:rFonts w:asciiTheme="minorHAnsi" w:eastAsia="Times New Roman" w:hAnsiTheme="minorHAnsi" w:cstheme="minorHAnsi"/>
                <w:sz w:val="18"/>
                <w:szCs w:val="20"/>
              </w:rPr>
              <w:t>1</w:t>
            </w:r>
            <w:r w:rsidRPr="00236F4B">
              <w:rPr>
                <w:rFonts w:asciiTheme="minorHAnsi" w:eastAsia="Times New Roman" w:hAnsiTheme="minorHAnsi" w:cstheme="minorHAnsi"/>
                <w:sz w:val="18"/>
                <w:szCs w:val="20"/>
              </w:rPr>
              <w:t>&gt;&gt;</w:t>
            </w:r>
          </w:p>
        </w:tc>
        <w:tc>
          <w:tcPr>
            <w:tcW w:w="1586" w:type="dxa"/>
            <w:tcBorders>
              <w:top w:val="single" w:sz="4" w:space="0" w:color="auto"/>
              <w:left w:val="single" w:sz="4" w:space="0" w:color="auto"/>
              <w:bottom w:val="single" w:sz="4" w:space="0" w:color="auto"/>
              <w:right w:val="single" w:sz="4" w:space="0" w:color="auto"/>
            </w:tcBorders>
          </w:tcPr>
          <w:p w14:paraId="5EC9B411" w14:textId="23D06238" w:rsidR="00F43DC7" w:rsidRPr="00236F4B" w:rsidRDefault="00F43DC7" w:rsidP="006B0D0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del w:id="110" w:author="Alhabibi, Haider@Energy" w:date="2022-08-18T16:59:00Z">
              <w:r w:rsidRPr="00236F4B" w:rsidDel="004101C3">
                <w:rPr>
                  <w:rFonts w:asciiTheme="minorHAnsi" w:eastAsia="Times New Roman" w:hAnsiTheme="minorHAnsi" w:cstheme="minorHAnsi"/>
                  <w:sz w:val="18"/>
                  <w:szCs w:val="20"/>
                </w:rPr>
                <w:delText>Reference value from C02</w:delText>
              </w:r>
              <w:r w:rsidR="006B0D0C" w:rsidDel="004101C3">
                <w:rPr>
                  <w:rFonts w:asciiTheme="minorHAnsi" w:eastAsia="Times New Roman" w:hAnsiTheme="minorHAnsi" w:cstheme="minorHAnsi"/>
                  <w:sz w:val="18"/>
                  <w:szCs w:val="20"/>
                </w:rPr>
                <w:delText>.</w:delText>
              </w:r>
            </w:del>
            <w:r w:rsidR="006B0D0C">
              <w:rPr>
                <w:rFonts w:asciiTheme="minorHAnsi" w:eastAsia="Times New Roman" w:hAnsiTheme="minorHAnsi" w:cstheme="minorHAnsi"/>
                <w:sz w:val="18"/>
                <w:szCs w:val="20"/>
              </w:rPr>
              <w:t xml:space="preserve"> </w:t>
            </w:r>
            <w:ins w:id="111" w:author="Alhabibi, Haider@Energy" w:date="2022-08-18T14:49:00Z">
              <w:r w:rsidR="00F01D9F" w:rsidRPr="00F01D9F">
                <w:rPr>
                  <w:rFonts w:asciiTheme="minorHAnsi" w:eastAsia="Times New Roman" w:hAnsiTheme="minorHAnsi" w:cstheme="minorHAnsi"/>
                  <w:sz w:val="18"/>
                  <w:szCs w:val="20"/>
                </w:rPr>
                <w:t xml:space="preserve">If </w:t>
              </w:r>
              <w:r w:rsidR="00F01D9F" w:rsidRPr="00680124">
                <w:rPr>
                  <w:rFonts w:asciiTheme="minorHAnsi" w:eastAsia="Times New Roman" w:hAnsiTheme="minorHAnsi" w:cstheme="minorHAnsi"/>
                  <w:sz w:val="18"/>
                  <w:szCs w:val="20"/>
                </w:rPr>
                <w:t>C02 = N/A then allow user to select from list: *Uniform Energy Factor, *AFUE, or *Thermal</w:t>
              </w:r>
              <w:r w:rsidR="00F01D9F" w:rsidRPr="00F01D9F">
                <w:rPr>
                  <w:rFonts w:asciiTheme="minorHAnsi" w:eastAsia="Times New Roman" w:hAnsiTheme="minorHAnsi" w:cstheme="minorHAnsi"/>
                  <w:sz w:val="18"/>
                  <w:szCs w:val="20"/>
                </w:rPr>
                <w:t xml:space="preserve"> Efficiency; else reference value from C02 as default</w:t>
              </w:r>
            </w:ins>
            <w:del w:id="112" w:author="Alhabibi, Haider@Energy" w:date="2022-08-18T14:49:00Z">
              <w:r w:rsidR="006B0D0C" w:rsidRPr="005828AE" w:rsidDel="00F01D9F">
                <w:rPr>
                  <w:rFonts w:asciiTheme="minorHAnsi" w:eastAsia="Times New Roman" w:hAnsiTheme="minorHAnsi" w:cstheme="minorHAnsi"/>
                  <w:sz w:val="18"/>
                  <w:szCs w:val="20"/>
                </w:rPr>
                <w:delText xml:space="preserve">Value may be NA if </w:delText>
              </w:r>
              <w:r w:rsidR="006B0D0C" w:rsidRPr="00DF1B84" w:rsidDel="00F01D9F">
                <w:rPr>
                  <w:rFonts w:asciiTheme="minorHAnsi" w:eastAsia="Times New Roman" w:hAnsiTheme="minorHAnsi" w:cstheme="minorHAnsi"/>
                  <w:sz w:val="18"/>
                  <w:szCs w:val="20"/>
                </w:rPr>
                <w:delText>C</w:delText>
              </w:r>
              <w:r w:rsidR="006B0D0C" w:rsidRPr="005828AE" w:rsidDel="00F01D9F">
                <w:rPr>
                  <w:rFonts w:asciiTheme="minorHAnsi" w:eastAsia="Times New Roman" w:hAnsiTheme="minorHAnsi" w:cstheme="minorHAnsi"/>
                  <w:sz w:val="18"/>
                  <w:szCs w:val="20"/>
                </w:rPr>
                <w:delText>0</w:delText>
              </w:r>
              <w:r w:rsidR="006B0D0C" w:rsidDel="00F01D9F">
                <w:rPr>
                  <w:rFonts w:asciiTheme="minorHAnsi" w:eastAsia="Times New Roman" w:hAnsiTheme="minorHAnsi" w:cstheme="minorHAnsi"/>
                  <w:sz w:val="18"/>
                  <w:szCs w:val="20"/>
                </w:rPr>
                <w:delText>2</w:delText>
              </w:r>
              <w:r w:rsidR="006B0D0C" w:rsidRPr="005828AE" w:rsidDel="00F01D9F">
                <w:rPr>
                  <w:rFonts w:asciiTheme="minorHAnsi" w:eastAsia="Times New Roman" w:hAnsiTheme="minorHAnsi" w:cstheme="minorHAnsi"/>
                  <w:sz w:val="18"/>
                  <w:szCs w:val="20"/>
                </w:rPr>
                <w:delText xml:space="preserve"> is NA </w:delText>
              </w:r>
            </w:del>
            <w:r w:rsidRPr="00236F4B">
              <w:rPr>
                <w:rFonts w:asciiTheme="minorHAnsi" w:eastAsia="Times New Roman" w:hAnsiTheme="minorHAnsi" w:cstheme="minorHAnsi"/>
                <w:sz w:val="18"/>
                <w:szCs w:val="20"/>
              </w:rPr>
              <w:t>&gt;&gt;</w:t>
            </w:r>
          </w:p>
        </w:tc>
        <w:tc>
          <w:tcPr>
            <w:tcW w:w="1587" w:type="dxa"/>
            <w:tcBorders>
              <w:top w:val="single" w:sz="4" w:space="0" w:color="auto"/>
              <w:left w:val="single" w:sz="4" w:space="0" w:color="auto"/>
              <w:bottom w:val="single" w:sz="4" w:space="0" w:color="auto"/>
              <w:right w:val="single" w:sz="4" w:space="0" w:color="auto"/>
            </w:tcBorders>
          </w:tcPr>
          <w:p w14:paraId="7B0DE07D" w14:textId="7767D780"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236F4B">
              <w:rPr>
                <w:rFonts w:asciiTheme="minorHAnsi" w:eastAsia="Times New Roman" w:hAnsiTheme="minorHAnsi" w:cstheme="minorHAnsi"/>
                <w:sz w:val="18"/>
                <w:szCs w:val="20"/>
              </w:rPr>
              <w:t>3 to comply, else flag non-compliant values and do not allow the doc to be registered</w:t>
            </w:r>
            <w:r w:rsidR="00FA7B7E">
              <w:rPr>
                <w:rFonts w:asciiTheme="minorHAnsi" w:eastAsia="Times New Roman" w:hAnsiTheme="minorHAnsi" w:cstheme="minorHAnsi"/>
                <w:sz w:val="18"/>
                <w:szCs w:val="20"/>
              </w:rPr>
              <w:t xml:space="preserve">. </w:t>
            </w:r>
            <w:r w:rsidR="00FA7B7E" w:rsidRPr="005828AE">
              <w:rPr>
                <w:rFonts w:asciiTheme="minorHAnsi" w:eastAsia="Times New Roman" w:hAnsiTheme="minorHAnsi" w:cstheme="minorHAnsi"/>
                <w:sz w:val="18"/>
                <w:szCs w:val="20"/>
              </w:rPr>
              <w:t xml:space="preserve">Value may be NA if </w:t>
            </w:r>
            <w:r w:rsidR="00627C40">
              <w:rPr>
                <w:rFonts w:asciiTheme="minorHAnsi" w:eastAsia="Times New Roman" w:hAnsiTheme="minorHAnsi" w:cstheme="minorHAnsi"/>
                <w:sz w:val="18"/>
                <w:szCs w:val="20"/>
              </w:rPr>
              <w:t>C</w:t>
            </w:r>
            <w:r w:rsidR="00FA7B7E" w:rsidRPr="005828AE">
              <w:rPr>
                <w:rFonts w:asciiTheme="minorHAnsi" w:eastAsia="Times New Roman" w:hAnsiTheme="minorHAnsi" w:cstheme="minorHAnsi"/>
                <w:sz w:val="18"/>
                <w:szCs w:val="20"/>
              </w:rPr>
              <w:t>0</w:t>
            </w:r>
            <w:r w:rsidR="00FA7B7E">
              <w:rPr>
                <w:rFonts w:asciiTheme="minorHAnsi" w:eastAsia="Times New Roman" w:hAnsiTheme="minorHAnsi" w:cstheme="minorHAnsi"/>
                <w:sz w:val="18"/>
                <w:szCs w:val="20"/>
              </w:rPr>
              <w:t>3</w:t>
            </w:r>
            <w:r w:rsidR="00FA7B7E" w:rsidRPr="005828AE">
              <w:rPr>
                <w:rFonts w:asciiTheme="minorHAnsi" w:eastAsia="Times New Roman" w:hAnsiTheme="minorHAnsi" w:cstheme="minorHAnsi"/>
                <w:sz w:val="18"/>
                <w:szCs w:val="20"/>
              </w:rPr>
              <w:t xml:space="preserve"> is NA</w:t>
            </w:r>
            <w:r w:rsidRPr="00236F4B">
              <w:rPr>
                <w:rFonts w:asciiTheme="minorHAnsi" w:eastAsia="Times New Roman" w:hAnsiTheme="minorHAnsi" w:cstheme="minorHAnsi"/>
                <w:sz w:val="18"/>
                <w:szCs w:val="20"/>
              </w:rPr>
              <w:t xml:space="preserve"> &gt;&gt;</w:t>
            </w:r>
          </w:p>
        </w:tc>
        <w:tc>
          <w:tcPr>
            <w:tcW w:w="1587" w:type="dxa"/>
            <w:tcBorders>
              <w:top w:val="single" w:sz="4" w:space="0" w:color="auto"/>
              <w:left w:val="single" w:sz="4" w:space="0" w:color="auto"/>
              <w:bottom w:val="single" w:sz="4" w:space="0" w:color="auto"/>
              <w:right w:val="single" w:sz="4" w:space="0" w:color="auto"/>
            </w:tcBorders>
          </w:tcPr>
          <w:p w14:paraId="5E6A2653" w14:textId="02092C3C"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04 is NA &gt;&gt;</w:t>
            </w:r>
          </w:p>
        </w:tc>
        <w:tc>
          <w:tcPr>
            <w:tcW w:w="1225" w:type="dxa"/>
            <w:tcBorders>
              <w:top w:val="single" w:sz="4" w:space="0" w:color="auto"/>
              <w:left w:val="single" w:sz="4" w:space="0" w:color="auto"/>
              <w:bottom w:val="single" w:sz="4" w:space="0" w:color="auto"/>
              <w:right w:val="single" w:sz="4" w:space="0" w:color="auto"/>
            </w:tcBorders>
          </w:tcPr>
          <w:p w14:paraId="294D355D" w14:textId="55189768"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05 is NA &gt;&gt;</w:t>
            </w:r>
          </w:p>
        </w:tc>
        <w:tc>
          <w:tcPr>
            <w:tcW w:w="1350" w:type="dxa"/>
            <w:tcBorders>
              <w:top w:val="single" w:sz="4" w:space="0" w:color="auto"/>
              <w:left w:val="single" w:sz="4" w:space="0" w:color="auto"/>
              <w:bottom w:val="single" w:sz="4" w:space="0" w:color="auto"/>
              <w:right w:val="single" w:sz="4" w:space="0" w:color="auto"/>
            </w:tcBorders>
          </w:tcPr>
          <w:p w14:paraId="5F926BC3" w14:textId="0154917A"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60478D">
              <w:rPr>
                <w:rFonts w:asciiTheme="minorHAnsi" w:eastAsia="Times New Roman" w:hAnsiTheme="minorHAnsi" w:cstheme="minorHAnsi"/>
                <w:sz w:val="18"/>
                <w:szCs w:val="20"/>
              </w:rPr>
              <w:t xml:space="preserve">, </w:t>
            </w:r>
            <w:r w:rsidR="0060478D" w:rsidRPr="00236F4B">
              <w:rPr>
                <w:rFonts w:asciiTheme="minorHAnsi" w:eastAsia="Times New Roman" w:hAnsiTheme="minorHAnsi" w:cstheme="minorHAnsi"/>
                <w:sz w:val="18"/>
                <w:szCs w:val="20"/>
              </w:rPr>
              <w:t>else flag non-compliant values and do not allow the doc to be registered.</w:t>
            </w:r>
            <w:r w:rsidRPr="00236F4B">
              <w:rPr>
                <w:rFonts w:asciiTheme="minorHAnsi" w:eastAsia="Times New Roman" w:hAnsiTheme="minorHAnsi" w:cstheme="minorHAnsi"/>
                <w:sz w:val="18"/>
                <w:szCs w:val="20"/>
              </w:rPr>
              <w:t xml:space="preserve"> NA is allowed only if Water Heater Type = Consumer Instantaneous or Commercial Instantaneous&gt;&gt;</w:t>
            </w:r>
          </w:p>
        </w:tc>
        <w:tc>
          <w:tcPr>
            <w:tcW w:w="2160" w:type="dxa"/>
            <w:tcBorders>
              <w:top w:val="single" w:sz="4" w:space="0" w:color="auto"/>
              <w:left w:val="single" w:sz="4" w:space="0" w:color="auto"/>
              <w:bottom w:val="single" w:sz="4" w:space="0" w:color="auto"/>
              <w:right w:val="single" w:sz="4" w:space="0" w:color="auto"/>
            </w:tcBorders>
          </w:tcPr>
          <w:p w14:paraId="12050A41" w14:textId="229B234E" w:rsidR="00F43DC7" w:rsidRPr="00236F4B" w:rsidRDefault="00F43DC7"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C07</w:t>
            </w:r>
            <w:r w:rsidR="00EF0F92">
              <w:rPr>
                <w:rFonts w:asciiTheme="minorHAnsi" w:eastAsia="Times New Roman" w:hAnsiTheme="minorHAnsi" w:cstheme="minorHAnsi"/>
                <w:sz w:val="18"/>
                <w:szCs w:val="20"/>
              </w:rPr>
              <w:t xml:space="preserve">. </w:t>
            </w:r>
            <w:r w:rsidR="00EF0F92" w:rsidRPr="005828AE">
              <w:rPr>
                <w:rFonts w:asciiTheme="minorHAnsi" w:eastAsia="Times New Roman" w:hAnsiTheme="minorHAnsi" w:cstheme="minorHAnsi"/>
                <w:sz w:val="18"/>
                <w:szCs w:val="20"/>
              </w:rPr>
              <w:t xml:space="preserve">Value may be NA if CF1R value is NA </w:t>
            </w:r>
            <w:r w:rsidRPr="00236F4B">
              <w:rPr>
                <w:rFonts w:asciiTheme="minorHAnsi" w:eastAsia="Times New Roman" w:hAnsiTheme="minorHAnsi" w:cstheme="minorHAnsi"/>
                <w:sz w:val="18"/>
                <w:szCs w:val="20"/>
              </w:rPr>
              <w:t>&gt;&gt;</w:t>
            </w:r>
          </w:p>
        </w:tc>
      </w:tr>
      <w:tr w:rsidR="00F43DC7" w:rsidRPr="00323F2C" w14:paraId="1BFCF610"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6"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25"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2FCBBD3C" w14:textId="77777777" w:rsidR="00F1004F" w:rsidRPr="00236F4B"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05"/>
        <w:gridCol w:w="4230"/>
        <w:gridCol w:w="3955"/>
      </w:tblGrid>
      <w:tr w:rsidR="00526D3D" w:rsidRPr="00323F2C" w14:paraId="571E583F" w14:textId="77777777" w:rsidTr="0071146D">
        <w:trPr>
          <w:trHeight w:val="144"/>
        </w:trPr>
        <w:tc>
          <w:tcPr>
            <w:tcW w:w="10790" w:type="dxa"/>
            <w:gridSpan w:val="3"/>
            <w:tcBorders>
              <w:top w:val="single" w:sz="4" w:space="0" w:color="auto"/>
              <w:bottom w:val="single" w:sz="4" w:space="0" w:color="auto"/>
            </w:tcBorders>
            <w:vAlign w:val="center"/>
          </w:tcPr>
          <w:p w14:paraId="63194949" w14:textId="3CF7AA05"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E</w:t>
            </w:r>
            <w:r w:rsidR="00526D3D" w:rsidRPr="00236F4B">
              <w:rPr>
                <w:rFonts w:asciiTheme="minorHAnsi" w:hAnsiTheme="minorHAnsi" w:cstheme="minorHAnsi"/>
                <w:b/>
                <w:sz w:val="18"/>
                <w:szCs w:val="18"/>
              </w:rPr>
              <w:t>. Installed Water Heater Manufacturer Information</w:t>
            </w:r>
          </w:p>
          <w:p w14:paraId="41D9AF14" w14:textId="0E719888" w:rsidR="00825ED4" w:rsidRPr="00236F4B" w:rsidRDefault="00825ED4" w:rsidP="00EC0C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heater identified in Section </w:t>
            </w:r>
            <w:r w:rsidR="005D4FC8">
              <w:rPr>
                <w:rFonts w:asciiTheme="minorHAnsi" w:eastAsia="Times New Roman" w:hAnsiTheme="minorHAnsi" w:cstheme="minorHAnsi"/>
                <w:sz w:val="18"/>
                <w:szCs w:val="20"/>
              </w:rPr>
              <w:t>C</w:t>
            </w:r>
            <w:r w:rsidR="00EC0CA0">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&gt;&gt;</w:t>
            </w:r>
          </w:p>
        </w:tc>
      </w:tr>
      <w:tr w:rsidR="00526D3D" w:rsidRPr="00323F2C" w14:paraId="3A0A7CF5" w14:textId="77777777" w:rsidTr="0071146D">
        <w:trPr>
          <w:trHeight w:val="144"/>
        </w:trPr>
        <w:tc>
          <w:tcPr>
            <w:tcW w:w="2605" w:type="dxa"/>
            <w:tcBorders>
              <w:top w:val="single" w:sz="4" w:space="0" w:color="auto"/>
              <w:bottom w:val="single" w:sz="4" w:space="0" w:color="auto"/>
              <w:right w:val="single" w:sz="4" w:space="0" w:color="auto"/>
            </w:tcBorders>
            <w:vAlign w:val="center"/>
          </w:tcPr>
          <w:p w14:paraId="422C5BC1"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423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3955" w:type="dxa"/>
            <w:tcBorders>
              <w:top w:val="single" w:sz="4" w:space="0" w:color="auto"/>
              <w:left w:val="single" w:sz="4" w:space="0" w:color="auto"/>
              <w:bottom w:val="single" w:sz="4" w:space="0" w:color="auto"/>
            </w:tcBorders>
            <w:vAlign w:val="center"/>
          </w:tcPr>
          <w:p w14:paraId="427C6A65"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r>
      <w:tr w:rsidR="00526D3D" w:rsidRPr="00323F2C" w14:paraId="059CA8FC"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3F689BCB"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Manufacturer</w:t>
            </w:r>
          </w:p>
        </w:tc>
        <w:tc>
          <w:tcPr>
            <w:tcW w:w="3955" w:type="dxa"/>
            <w:tcBorders>
              <w:top w:val="single" w:sz="4" w:space="0" w:color="auto"/>
              <w:left w:val="single" w:sz="4" w:space="0" w:color="auto"/>
              <w:bottom w:val="single" w:sz="4" w:space="0" w:color="auto"/>
            </w:tcBorders>
            <w:vAlign w:val="bottom"/>
          </w:tcPr>
          <w:p w14:paraId="10116000"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Model Number</w:t>
            </w:r>
          </w:p>
        </w:tc>
      </w:tr>
      <w:tr w:rsidR="00C309E7" w:rsidRPr="00323F2C" w14:paraId="3F103E34" w14:textId="77777777" w:rsidTr="0071146D">
        <w:trPr>
          <w:trHeight w:val="144"/>
        </w:trPr>
        <w:tc>
          <w:tcPr>
            <w:tcW w:w="2605" w:type="dxa"/>
            <w:tcBorders>
              <w:top w:val="single" w:sz="4" w:space="0" w:color="auto"/>
              <w:bottom w:val="single" w:sz="4" w:space="0" w:color="auto"/>
              <w:right w:val="single" w:sz="4" w:space="0" w:color="auto"/>
            </w:tcBorders>
          </w:tcPr>
          <w:p w14:paraId="660B7BE0" w14:textId="36F54E88"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&lt;&lt;reference value from </w:t>
            </w:r>
            <w:r w:rsidR="00477514">
              <w:rPr>
                <w:rFonts w:asciiTheme="minorHAnsi" w:eastAsia="Times New Roman" w:hAnsiTheme="minorHAnsi" w:cstheme="minorHAnsi"/>
                <w:sz w:val="18"/>
                <w:szCs w:val="18"/>
              </w:rPr>
              <w:t>B</w:t>
            </w:r>
            <w:r w:rsidRPr="00236F4B">
              <w:rPr>
                <w:rFonts w:asciiTheme="minorHAnsi" w:eastAsia="Times New Roman" w:hAnsiTheme="minorHAnsi" w:cstheme="minorHAnsi"/>
                <w:sz w:val="18"/>
                <w:szCs w:val="18"/>
              </w:rPr>
              <w:t>0</w:t>
            </w:r>
            <w:r w:rsidR="00F349F6">
              <w:rPr>
                <w:rFonts w:asciiTheme="minorHAnsi" w:eastAsia="Times New Roman" w:hAnsiTheme="minorHAnsi" w:cstheme="minorHAnsi"/>
                <w:sz w:val="18"/>
                <w:szCs w:val="18"/>
              </w:rPr>
              <w:t>2</w:t>
            </w:r>
            <w:r w:rsidR="008B3C69">
              <w:rPr>
                <w:rFonts w:asciiTheme="minorHAnsi" w:eastAsia="Times New Roman" w:hAnsiTheme="minorHAnsi" w:cstheme="minorHAnsi"/>
                <w:sz w:val="18"/>
                <w:szCs w:val="18"/>
              </w:rPr>
              <w:t xml:space="preserve"> or </w:t>
            </w:r>
            <w:r w:rsidR="00CF48D2">
              <w:rPr>
                <w:rFonts w:asciiTheme="minorHAnsi" w:eastAsia="Times New Roman" w:hAnsiTheme="minorHAnsi" w:cstheme="minorHAnsi"/>
                <w:sz w:val="18"/>
                <w:szCs w:val="18"/>
              </w:rPr>
              <w:t>B2-02</w:t>
            </w:r>
            <w:r w:rsidRPr="00236F4B">
              <w:rPr>
                <w:rFonts w:asciiTheme="minorHAnsi" w:eastAsia="Times New Roman" w:hAnsiTheme="minorHAnsi" w:cstheme="minorHAnsi"/>
                <w:sz w:val="18"/>
                <w:szCs w:val="18"/>
              </w:rPr>
              <w:t>&gt;&gt;</w:t>
            </w:r>
          </w:p>
        </w:tc>
        <w:tc>
          <w:tcPr>
            <w:tcW w:w="4230" w:type="dxa"/>
            <w:tcBorders>
              <w:top w:val="single" w:sz="4" w:space="0" w:color="auto"/>
              <w:left w:val="single" w:sz="4" w:space="0" w:color="auto"/>
              <w:bottom w:val="single" w:sz="4" w:space="0" w:color="auto"/>
              <w:right w:val="single" w:sz="4" w:space="0" w:color="auto"/>
            </w:tcBorders>
          </w:tcPr>
          <w:p w14:paraId="619C2048" w14:textId="41E2E6DB"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c>
          <w:tcPr>
            <w:tcW w:w="3955"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r>
      <w:tr w:rsidR="00C309E7" w:rsidRPr="00323F2C" w14:paraId="6D821420"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6D2F171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3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955" w:type="dxa"/>
            <w:tcBorders>
              <w:top w:val="single" w:sz="4" w:space="0" w:color="auto"/>
              <w:left w:val="single" w:sz="4" w:space="0" w:color="auto"/>
              <w:bottom w:val="single" w:sz="4" w:space="0" w:color="auto"/>
            </w:tcBorders>
          </w:tcPr>
          <w:p w14:paraId="0EDDC95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10782"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0"/>
        <w:gridCol w:w="10092"/>
      </w:tblGrid>
      <w:tr w:rsidR="00B843FA" w:rsidRPr="00B843FA" w14:paraId="2664D56C" w14:textId="77777777" w:rsidTr="00F63542">
        <w:trPr>
          <w:trHeight w:val="145"/>
        </w:trPr>
        <w:tc>
          <w:tcPr>
            <w:tcW w:w="10782" w:type="dxa"/>
            <w:gridSpan w:val="2"/>
            <w:tcBorders>
              <w:top w:val="single" w:sz="4" w:space="0" w:color="auto"/>
              <w:left w:val="single" w:sz="4" w:space="0" w:color="auto"/>
              <w:bottom w:val="single" w:sz="4" w:space="0" w:color="auto"/>
              <w:right w:val="single" w:sz="4" w:space="0" w:color="auto"/>
            </w:tcBorders>
          </w:tcPr>
          <w:p w14:paraId="203B84DD" w14:textId="15296C74"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lastRenderedPageBreak/>
              <w:t>F. Mandatory Measures for all Domestic Hot Water Distribution Systems</w:t>
            </w:r>
          </w:p>
        </w:tc>
      </w:tr>
      <w:tr w:rsidR="00B843FA" w:rsidRPr="00B843FA" w14:paraId="25ABEACA" w14:textId="77777777" w:rsidTr="00F63542">
        <w:trPr>
          <w:trHeight w:val="145"/>
          <w:tblHeader/>
        </w:trPr>
        <w:tc>
          <w:tcPr>
            <w:tcW w:w="690"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092" w:type="dxa"/>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F63542">
        <w:trPr>
          <w:trHeight w:val="145"/>
          <w:tblHeader/>
        </w:trPr>
        <w:tc>
          <w:tcPr>
            <w:tcW w:w="690"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092" w:type="dxa"/>
            <w:vAlign w:val="center"/>
          </w:tcPr>
          <w:p w14:paraId="72E8DDFA" w14:textId="56DBDDEA"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 xml:space="preserve">Unfired </w:t>
            </w:r>
            <w:r w:rsidR="002E14A5">
              <w:rPr>
                <w:rFonts w:asciiTheme="minorHAnsi" w:eastAsiaTheme="minorEastAsia" w:hAnsiTheme="minorHAnsi" w:cstheme="minorHAnsi"/>
                <w:sz w:val="18"/>
                <w:szCs w:val="18"/>
              </w:rPr>
              <w:t>s</w:t>
            </w:r>
            <w:r w:rsidRPr="00B843FA">
              <w:rPr>
                <w:rFonts w:asciiTheme="minorHAnsi" w:eastAsiaTheme="minorEastAsia" w:hAnsiTheme="minorHAnsi" w:cstheme="minorHAnsi"/>
                <w:sz w:val="18"/>
                <w:szCs w:val="18"/>
              </w:rPr>
              <w:t xml:space="preserve">torage </w:t>
            </w:r>
            <w:r w:rsidR="002E14A5">
              <w:rPr>
                <w:rFonts w:asciiTheme="minorHAnsi" w:eastAsiaTheme="minorEastAsia" w:hAnsiTheme="minorHAnsi" w:cstheme="minorHAnsi"/>
                <w:sz w:val="18"/>
                <w:szCs w:val="18"/>
              </w:rPr>
              <w:t>t</w:t>
            </w:r>
            <w:r w:rsidRPr="00B843FA">
              <w:rPr>
                <w:rFonts w:asciiTheme="minorHAnsi" w:eastAsiaTheme="minorEastAsia" w:hAnsiTheme="minorHAnsi" w:cstheme="minorHAnsi"/>
                <w:sz w:val="18"/>
                <w:szCs w:val="18"/>
              </w:rPr>
              <w:t>anks are insulated with an external R-</w:t>
            </w:r>
            <w:r w:rsidR="00A1041C">
              <w:rPr>
                <w:rFonts w:asciiTheme="minorHAnsi" w:eastAsiaTheme="minorEastAsia" w:hAnsiTheme="minorHAnsi" w:cstheme="minorHAnsi"/>
                <w:sz w:val="18"/>
                <w:szCs w:val="18"/>
              </w:rPr>
              <w:t>3.5</w:t>
            </w:r>
            <w:r w:rsidR="00A1041C" w:rsidRPr="00B843FA">
              <w:rPr>
                <w:rFonts w:asciiTheme="minorHAnsi" w:eastAsiaTheme="minorEastAsia" w:hAnsiTheme="minorHAnsi" w:cstheme="minorHAnsi"/>
                <w:sz w:val="18"/>
                <w:szCs w:val="18"/>
              </w:rPr>
              <w:t xml:space="preserve"> </w:t>
            </w:r>
            <w:r w:rsidRPr="00B843FA">
              <w:rPr>
                <w:rFonts w:asciiTheme="minorHAnsi" w:eastAsiaTheme="minorEastAsia" w:hAnsiTheme="minorHAnsi" w:cstheme="minorHAnsi"/>
                <w:sz w:val="18"/>
                <w:szCs w:val="18"/>
              </w:rPr>
              <w:t>or combination of R-16 internal and external Insulation. (Section 110.3(c)4).</w:t>
            </w:r>
          </w:p>
        </w:tc>
      </w:tr>
      <w:tr w:rsidR="00B843FA" w:rsidRPr="00B843FA" w14:paraId="4DE928D5" w14:textId="77777777" w:rsidTr="00F63542">
        <w:trPr>
          <w:trHeight w:val="145"/>
        </w:trPr>
        <w:tc>
          <w:tcPr>
            <w:tcW w:w="690"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092" w:type="dxa"/>
            <w:vAlign w:val="center"/>
          </w:tcPr>
          <w:p w14:paraId="5BF0078C" w14:textId="1D5FFC53" w:rsidR="00B843FA" w:rsidRPr="00B843FA" w:rsidRDefault="00B843FA" w:rsidP="00B843FA">
            <w:pPr>
              <w:keepNext/>
              <w:autoSpaceDE w:val="0"/>
              <w:autoSpaceDN w:val="0"/>
              <w:adjustRightInd w:val="0"/>
              <w:spacing w:after="0" w:line="240" w:lineRule="auto"/>
              <w:rPr>
                <w:rFonts w:asciiTheme="minorHAnsi" w:eastAsiaTheme="minorEastAsia" w:hAnsiTheme="minorHAnsi" w:cstheme="minorHAnsi"/>
                <w:b/>
                <w:bCs/>
                <w:sz w:val="18"/>
                <w:szCs w:val="18"/>
              </w:rPr>
            </w:pPr>
            <w:r w:rsidRPr="00B843FA">
              <w:rPr>
                <w:rFonts w:asciiTheme="minorHAnsi" w:eastAsiaTheme="minorEastAsia" w:hAnsiTheme="minorHAnsi" w:cstheme="minorHAnsi"/>
                <w:bCs/>
                <w:sz w:val="18"/>
                <w:szCs w:val="18"/>
              </w:rPr>
              <w:t>All domestic hot water piping shall be insulated as specified in Section 609.11 of the California Plumbing Code. In addition, the following piping conditions shall have a minimum insulation wall thickness of 1 inch or a mi</w:t>
            </w:r>
            <w:r w:rsidR="00A956FB">
              <w:rPr>
                <w:rFonts w:asciiTheme="minorHAnsi" w:eastAsiaTheme="minorEastAsia" w:hAnsiTheme="minorHAnsi" w:cstheme="minorHAnsi"/>
                <w:bCs/>
                <w:sz w:val="18"/>
                <w:szCs w:val="18"/>
              </w:rPr>
              <w:t>nimum insulation R-value of 7.7</w:t>
            </w:r>
            <w:r w:rsidRPr="00B843FA">
              <w:rPr>
                <w:rFonts w:asciiTheme="minorHAnsi" w:eastAsiaTheme="minorEastAsia" w:hAnsiTheme="minorHAnsi" w:cstheme="minorHAnsi"/>
                <w:bCs/>
                <w:sz w:val="18"/>
                <w:szCs w:val="18"/>
              </w:rPr>
              <w:t xml:space="preserve"> (RA4.4.1)</w:t>
            </w:r>
          </w:p>
          <w:p w14:paraId="338D8123" w14:textId="1F1CE9E0" w:rsidR="00B843FA" w:rsidRPr="003F5E03" w:rsidRDefault="00B843FA" w:rsidP="00E26207">
            <w:pPr>
              <w:keepNext/>
              <w:numPr>
                <w:ilvl w:val="1"/>
                <w:numId w:val="10"/>
              </w:numPr>
              <w:autoSpaceDE w:val="0"/>
              <w:autoSpaceDN w:val="0"/>
              <w:adjustRightInd w:val="0"/>
              <w:spacing w:after="0" w:line="240" w:lineRule="auto"/>
              <w:ind w:left="271" w:hanging="277"/>
              <w:contextualSpacing/>
              <w:rPr>
                <w:rFonts w:asciiTheme="minorHAnsi" w:eastAsia="Times New Roman" w:hAnsiTheme="minorHAnsi" w:cstheme="minorHAnsi"/>
                <w:bCs/>
                <w:sz w:val="18"/>
                <w:szCs w:val="18"/>
              </w:rPr>
            </w:pPr>
            <w:r w:rsidRPr="00B843FA">
              <w:rPr>
                <w:rFonts w:asciiTheme="minorHAnsi" w:eastAsia="Times New Roman" w:hAnsiTheme="minorHAnsi" w:cstheme="minorHAnsi"/>
                <w:bCs/>
                <w:sz w:val="18"/>
                <w:szCs w:val="18"/>
              </w:rPr>
              <w:t>Insulation buried below grade must be installed in a waterproof and non-crushable casing or sleeve.</w:t>
            </w:r>
          </w:p>
          <w:p w14:paraId="569FF2DB"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7825AB8D"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7489EC29"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2F6C9FC1"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r w:rsidR="002E14A5">
              <w:rPr>
                <w:rFonts w:asciiTheme="minorHAnsi" w:eastAsia="Times New Roman" w:hAnsiTheme="minorHAnsi" w:cstheme="minorHAnsi"/>
                <w:bCs/>
                <w:sz w:val="18"/>
                <w:szCs w:val="18"/>
              </w:rPr>
              <w:t>.</w:t>
            </w:r>
          </w:p>
          <w:p w14:paraId="0ED9A059"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Pipe insulation shall fit tightly and all elbows and tees shall be fully insulated.</w:t>
            </w:r>
          </w:p>
        </w:tc>
      </w:tr>
      <w:tr w:rsidR="00B843FA" w:rsidRPr="00B843FA" w14:paraId="0A4A72E6" w14:textId="77777777" w:rsidTr="00F63542">
        <w:trPr>
          <w:trHeight w:val="145"/>
          <w:tblHeader/>
        </w:trPr>
        <w:tc>
          <w:tcPr>
            <w:tcW w:w="690"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092" w:type="dxa"/>
            <w:vAlign w:val="center"/>
          </w:tcPr>
          <w:p w14:paraId="48A1D2D3" w14:textId="138829A4" w:rsid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For Gas or Propane Water Heaters:  Ensure </w:t>
            </w:r>
            <w:r w:rsidR="0020638D">
              <w:rPr>
                <w:rFonts w:asciiTheme="minorHAnsi" w:eastAsia="Times New Roman" w:hAnsiTheme="minorHAnsi" w:cstheme="minorHAnsi"/>
                <w:sz w:val="18"/>
                <w:szCs w:val="18"/>
              </w:rPr>
              <w:t xml:space="preserve">either a </w:t>
            </w:r>
            <w:r w:rsidR="0020638D" w:rsidRPr="00E96E3C">
              <w:rPr>
                <w:rFonts w:asciiTheme="minorHAnsi" w:eastAsia="Times New Roman" w:hAnsiTheme="minorHAnsi" w:cstheme="minorHAnsi"/>
                <w:b/>
                <w:bCs/>
                <w:sz w:val="20"/>
                <w:szCs w:val="20"/>
              </w:rPr>
              <w:t>or</w:t>
            </w:r>
            <w:r w:rsidR="0020638D">
              <w:rPr>
                <w:rFonts w:asciiTheme="minorHAnsi" w:eastAsia="Times New Roman" w:hAnsiTheme="minorHAnsi" w:cstheme="minorHAnsi"/>
                <w:sz w:val="18"/>
                <w:szCs w:val="18"/>
              </w:rPr>
              <w:t xml:space="preserve"> b</w:t>
            </w:r>
            <w:r w:rsidRPr="00B843FA">
              <w:rPr>
                <w:rFonts w:asciiTheme="minorHAnsi" w:eastAsia="Times New Roman" w:hAnsiTheme="minorHAnsi" w:cstheme="minorHAnsi"/>
                <w:sz w:val="18"/>
                <w:szCs w:val="18"/>
              </w:rPr>
              <w:t xml:space="preserve"> are installed (Section 150.0(n))</w:t>
            </w:r>
          </w:p>
          <w:p w14:paraId="6ADC5175" w14:textId="7DA16947" w:rsidR="00C37E7C" w:rsidRPr="00E96E3C" w:rsidRDefault="00C37E7C" w:rsidP="00287857">
            <w:pPr>
              <w:pStyle w:val="ListParagraph"/>
              <w:keepNext/>
              <w:numPr>
                <w:ilvl w:val="0"/>
                <w:numId w:val="21"/>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0321B203" w14:textId="33450055" w:rsidR="00B843FA" w:rsidRP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2E14A5">
              <w:rPr>
                <w:rFonts w:asciiTheme="minorHAnsi" w:eastAsia="Times New Roman" w:hAnsiTheme="minorHAnsi" w:cstheme="minorHAnsi"/>
                <w:sz w:val="18"/>
                <w:szCs w:val="18"/>
              </w:rPr>
              <w:t xml:space="preserve">is </w:t>
            </w:r>
            <w:r w:rsidRPr="00B843FA">
              <w:rPr>
                <w:rFonts w:asciiTheme="minorHAnsi" w:eastAsia="Times New Roman" w:hAnsiTheme="minorHAnsi" w:cstheme="minorHAnsi"/>
                <w:sz w:val="18"/>
                <w:szCs w:val="18"/>
              </w:rPr>
              <w:t>accessible with no obstructions</w:t>
            </w:r>
            <w:r w:rsidR="002E14A5">
              <w:rPr>
                <w:rFonts w:asciiTheme="minorHAnsi" w:eastAsia="Times New Roman" w:hAnsiTheme="minorHAnsi" w:cstheme="minorHAnsi"/>
                <w:sz w:val="18"/>
                <w:szCs w:val="18"/>
              </w:rPr>
              <w:t>.</w:t>
            </w:r>
          </w:p>
          <w:p w14:paraId="3EB6C9E6" w14:textId="792A7B11"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The conductor shall be labeled with the </w:t>
            </w:r>
            <w:r w:rsidR="002E14A5">
              <w:rPr>
                <w:rFonts w:asciiTheme="minorHAnsi" w:eastAsia="Times New Roman" w:hAnsiTheme="minorHAnsi" w:cstheme="minorHAnsi"/>
                <w:sz w:val="18"/>
                <w:szCs w:val="18"/>
              </w:rPr>
              <w:t>word</w:t>
            </w:r>
            <w:r w:rsidR="002E14A5" w:rsidRPr="00B843FA">
              <w:rPr>
                <w:rFonts w:asciiTheme="minorHAnsi" w:eastAsia="Times New Roman" w:hAnsiTheme="minorHAnsi" w:cstheme="minorHAnsi"/>
                <w:sz w:val="18"/>
                <w:szCs w:val="18"/>
              </w:rPr>
              <w:t xml:space="preserve"> </w:t>
            </w:r>
            <w:r w:rsidRPr="00B843FA">
              <w:rPr>
                <w:rFonts w:asciiTheme="minorHAnsi" w:eastAsia="Times New Roman" w:hAnsiTheme="minorHAnsi" w:cstheme="minorHAnsi"/>
                <w:sz w:val="18"/>
                <w:szCs w:val="18"/>
              </w:rPr>
              <w:t>“Spare” on both ends; and</w:t>
            </w:r>
          </w:p>
          <w:p w14:paraId="056C47DD" w14:textId="6DC0323C"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741E2CAE" w14:textId="1064AEB3" w:rsid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condensate drain no more than 2 inches higher than the base on water heater for natural draining</w:t>
            </w:r>
            <w:r w:rsidR="002E14A5">
              <w:rPr>
                <w:rFonts w:asciiTheme="minorHAnsi" w:eastAsia="Times New Roman" w:hAnsiTheme="minorHAnsi" w:cstheme="minorHAnsi"/>
                <w:sz w:val="18"/>
                <w:szCs w:val="18"/>
              </w:rPr>
              <w:t>.</w:t>
            </w:r>
          </w:p>
          <w:p w14:paraId="018EB3BE" w14:textId="0ED28C11" w:rsidR="003824DC" w:rsidRPr="004736BD" w:rsidRDefault="00334F9B" w:rsidP="00121CBA">
            <w:pPr>
              <w:pStyle w:val="ListParagraph"/>
              <w:keepNext/>
              <w:numPr>
                <w:ilvl w:val="0"/>
                <w:numId w:val="21"/>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w:t>
            </w:r>
            <w:r w:rsidR="0033347C" w:rsidRPr="00E96E3C">
              <w:rPr>
                <w:rFonts w:asciiTheme="minorHAnsi" w:eastAsia="Times New Roman" w:hAnsiTheme="minorHAnsi" w:cstheme="minorHAnsi"/>
                <w:sz w:val="18"/>
                <w:szCs w:val="18"/>
              </w:rPr>
              <w:t xml:space="preserve">at least 2.5 feet by 2.5 feet and 7 feet tall </w:t>
            </w:r>
            <w:r w:rsidR="00E96E3C">
              <w:rPr>
                <w:rFonts w:asciiTheme="minorHAnsi" w:eastAsia="Times New Roman" w:hAnsiTheme="minorHAnsi" w:cstheme="minorHAnsi"/>
                <w:sz w:val="18"/>
                <w:szCs w:val="18"/>
              </w:rPr>
              <w:t xml:space="preserve">more than 3 feet </w:t>
            </w:r>
            <w:r w:rsidR="00E7429A">
              <w:rPr>
                <w:rFonts w:asciiTheme="minorHAnsi" w:eastAsia="Times New Roman" w:hAnsiTheme="minorHAnsi" w:cstheme="minorHAnsi"/>
                <w:sz w:val="18"/>
                <w:szCs w:val="18"/>
              </w:rPr>
              <w:t>from the water heater</w:t>
            </w:r>
          </w:p>
          <w:p w14:paraId="779ABD9C" w14:textId="77777777" w:rsidR="004B6B6C" w:rsidRPr="004B6B6C" w:rsidRDefault="004B6B6C" w:rsidP="004736BD">
            <w:pPr>
              <w:numPr>
                <w:ilvl w:val="0"/>
                <w:numId w:val="1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066910EC" w14:textId="77777777" w:rsidR="004B6B6C" w:rsidRPr="004736BD" w:rsidRDefault="004B6B6C" w:rsidP="004736BD">
            <w:pPr>
              <w:pStyle w:val="ListParagraph"/>
              <w:numPr>
                <w:ilvl w:val="0"/>
                <w:numId w:val="19"/>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07BADBF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26956F5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4DDD49ED"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3D69E376"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3F7FD08C" w14:textId="4621E382" w:rsidR="004B6B6C" w:rsidRPr="004736BD" w:rsidRDefault="004736BD" w:rsidP="004736BD">
            <w:pPr>
              <w:numPr>
                <w:ilvl w:val="0"/>
                <w:numId w:val="19"/>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A condensate drain no mo</w:t>
            </w:r>
            <w:r w:rsidR="004B6B6C" w:rsidRPr="004736BD">
              <w:rPr>
                <w:rFonts w:cs="Calibri"/>
                <w:sz w:val="20"/>
                <w:szCs w:val="20"/>
                <w:u w:val="single"/>
              </w:rPr>
              <w:t>re</w:t>
            </w:r>
            <w:r w:rsidR="004B6B6C" w:rsidRPr="004736BD">
              <w:rPr>
                <w:rFonts w:cs="Calibri"/>
                <w:spacing w:val="-1"/>
                <w:sz w:val="20"/>
                <w:szCs w:val="20"/>
                <w:u w:val="single"/>
              </w:rPr>
              <w:t xml:space="preserve"> </w:t>
            </w:r>
            <w:r w:rsidR="004B6B6C" w:rsidRPr="004736BD">
              <w:rPr>
                <w:rFonts w:cs="Calibri"/>
                <w:sz w:val="20"/>
                <w:szCs w:val="20"/>
                <w:u w:val="single"/>
              </w:rPr>
              <w:t>than</w:t>
            </w:r>
            <w:r w:rsidR="004B6B6C" w:rsidRPr="004736BD">
              <w:rPr>
                <w:rFonts w:cs="Calibri"/>
                <w:spacing w:val="1"/>
                <w:sz w:val="20"/>
                <w:szCs w:val="20"/>
                <w:u w:val="single"/>
              </w:rPr>
              <w:t xml:space="preserve"> </w:t>
            </w:r>
            <w:r w:rsidR="004B6B6C" w:rsidRPr="004736BD">
              <w:rPr>
                <w:rFonts w:cs="Calibri"/>
                <w:sz w:val="20"/>
                <w:szCs w:val="20"/>
                <w:u w:val="single"/>
              </w:rPr>
              <w:t>2 inches</w:t>
            </w:r>
            <w:r w:rsidR="004B6B6C" w:rsidRPr="004736BD">
              <w:rPr>
                <w:rFonts w:cs="Calibri"/>
                <w:spacing w:val="1"/>
                <w:sz w:val="20"/>
                <w:szCs w:val="20"/>
                <w:u w:val="single"/>
              </w:rPr>
              <w:t xml:space="preserve"> </w:t>
            </w:r>
            <w:r w:rsidR="004B6B6C" w:rsidRPr="004736BD">
              <w:rPr>
                <w:rFonts w:cs="Calibri"/>
                <w:sz w:val="20"/>
                <w:szCs w:val="20"/>
                <w:u w:val="single"/>
              </w:rPr>
              <w:t>higher than</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1"/>
                <w:sz w:val="20"/>
                <w:szCs w:val="20"/>
                <w:u w:val="single"/>
              </w:rPr>
              <w:t xml:space="preserve"> </w:t>
            </w:r>
            <w:r w:rsidR="004B6B6C" w:rsidRPr="004736BD">
              <w:rPr>
                <w:rFonts w:cs="Calibri"/>
                <w:sz w:val="20"/>
                <w:szCs w:val="20"/>
                <w:u w:val="single"/>
              </w:rPr>
              <w:t>base</w:t>
            </w:r>
            <w:r w:rsidR="004B6B6C" w:rsidRPr="004736BD">
              <w:rPr>
                <w:rFonts w:cs="Calibri"/>
                <w:spacing w:val="-1"/>
                <w:sz w:val="20"/>
                <w:szCs w:val="20"/>
                <w:u w:val="single"/>
              </w:rPr>
              <w:t xml:space="preserve"> </w:t>
            </w:r>
            <w:r w:rsidR="004B6B6C" w:rsidRPr="004736BD">
              <w:rPr>
                <w:rFonts w:cs="Calibri"/>
                <w:sz w:val="20"/>
                <w:szCs w:val="20"/>
                <w:u w:val="single"/>
              </w:rPr>
              <w:t>of</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2"/>
                <w:sz w:val="20"/>
                <w:szCs w:val="20"/>
                <w:u w:val="single"/>
              </w:rPr>
              <w:t xml:space="preserve"> </w:t>
            </w:r>
            <w:r w:rsidR="004B6B6C" w:rsidRPr="004736BD">
              <w:rPr>
                <w:rFonts w:cs="Calibri"/>
                <w:sz w:val="20"/>
                <w:szCs w:val="20"/>
                <w:u w:val="single"/>
              </w:rPr>
              <w:t>installed</w:t>
            </w:r>
            <w:r w:rsidR="004B6B6C" w:rsidRPr="004736BD">
              <w:rPr>
                <w:rFonts w:cs="Calibri"/>
                <w:spacing w:val="1"/>
                <w:sz w:val="20"/>
                <w:szCs w:val="20"/>
                <w:u w:val="single"/>
              </w:rPr>
              <w:t xml:space="preserve"> </w:t>
            </w:r>
            <w:r w:rsidR="004B6B6C" w:rsidRPr="004736BD">
              <w:rPr>
                <w:rFonts w:cs="Calibri"/>
                <w:sz w:val="20"/>
                <w:szCs w:val="20"/>
                <w:u w:val="single"/>
              </w:rPr>
              <w:t>water</w:t>
            </w:r>
            <w:r>
              <w:rPr>
                <w:rFonts w:cs="Calibri"/>
                <w:sz w:val="20"/>
                <w:szCs w:val="20"/>
                <w:u w:val="single"/>
              </w:rPr>
              <w:t xml:space="preserve"> </w:t>
            </w:r>
            <w:r w:rsidR="004B6B6C" w:rsidRPr="004736BD">
              <w:rPr>
                <w:rFonts w:cs="Calibri"/>
                <w:sz w:val="20"/>
                <w:szCs w:val="20"/>
                <w:u w:val="single"/>
              </w:rPr>
              <w:t>heater,</w:t>
            </w:r>
            <w:r w:rsidR="004B6B6C" w:rsidRPr="004736BD">
              <w:rPr>
                <w:rFonts w:cs="Calibri"/>
                <w:spacing w:val="1"/>
                <w:sz w:val="20"/>
                <w:szCs w:val="20"/>
                <w:u w:val="single"/>
              </w:rPr>
              <w:t xml:space="preserve"> </w:t>
            </w:r>
            <w:r w:rsidR="004B6B6C" w:rsidRPr="004736BD">
              <w:rPr>
                <w:rFonts w:cs="Calibri"/>
                <w:sz w:val="20"/>
                <w:szCs w:val="20"/>
                <w:u w:val="single"/>
              </w:rPr>
              <w:t>and</w:t>
            </w:r>
            <w:r w:rsidR="004B6B6C" w:rsidRPr="004736BD">
              <w:rPr>
                <w:rFonts w:cs="Calibri"/>
                <w:spacing w:val="1"/>
                <w:sz w:val="20"/>
                <w:szCs w:val="20"/>
                <w:u w:val="single"/>
              </w:rPr>
              <w:t xml:space="preserve"> </w:t>
            </w:r>
            <w:r w:rsidR="004B6B6C" w:rsidRPr="004736BD">
              <w:rPr>
                <w:rFonts w:cs="Calibri"/>
                <w:sz w:val="20"/>
                <w:szCs w:val="20"/>
                <w:u w:val="single"/>
              </w:rPr>
              <w:t>allows</w:t>
            </w:r>
            <w:r w:rsidR="004B6B6C" w:rsidRPr="004736BD">
              <w:rPr>
                <w:rFonts w:cs="Calibri"/>
                <w:spacing w:val="1"/>
                <w:sz w:val="20"/>
                <w:szCs w:val="20"/>
                <w:u w:val="single"/>
              </w:rPr>
              <w:t xml:space="preserve"> </w:t>
            </w:r>
            <w:r w:rsidR="004B6B6C" w:rsidRPr="004736BD">
              <w:rPr>
                <w:rFonts w:cs="Calibri"/>
                <w:sz w:val="20"/>
                <w:szCs w:val="20"/>
                <w:u w:val="single"/>
              </w:rPr>
              <w:t>natural draining without pump</w:t>
            </w:r>
            <w:r w:rsidR="004B6B6C" w:rsidRPr="004736BD">
              <w:rPr>
                <w:rFonts w:cs="Calibri"/>
                <w:spacing w:val="1"/>
                <w:sz w:val="20"/>
                <w:szCs w:val="20"/>
                <w:u w:val="single"/>
              </w:rPr>
              <w:t xml:space="preserve"> </w:t>
            </w:r>
            <w:r w:rsidR="004B6B6C" w:rsidRPr="004736BD">
              <w:rPr>
                <w:rFonts w:cs="Calibri"/>
                <w:sz w:val="20"/>
                <w:szCs w:val="20"/>
                <w:u w:val="single"/>
              </w:rPr>
              <w:t>assistance.</w:t>
            </w:r>
          </w:p>
          <w:p w14:paraId="591F7357" w14:textId="77777777" w:rsidR="0033347C" w:rsidRPr="00B843FA" w:rsidRDefault="0033347C" w:rsidP="00121CBA">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
          </w:p>
          <w:p w14:paraId="44A508AB" w14:textId="45061277" w:rsidR="00B843FA" w:rsidRPr="00B843FA" w:rsidRDefault="00B843FA" w:rsidP="00121CBA">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
          </w:p>
        </w:tc>
      </w:tr>
      <w:tr w:rsidR="00B843FA" w:rsidRPr="00B843FA" w14:paraId="13419051" w14:textId="77777777" w:rsidTr="00F63542">
        <w:trPr>
          <w:trHeight w:val="145"/>
          <w:tblHeader/>
        </w:trPr>
        <w:tc>
          <w:tcPr>
            <w:tcW w:w="10782" w:type="dxa"/>
            <w:gridSpan w:val="2"/>
            <w:vAlign w:val="center"/>
          </w:tcPr>
          <w:p w14:paraId="65268ECF"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B843FA">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544A4E55" w14:textId="3B79CFA4" w:rsidR="00B843FA" w:rsidRPr="008D6F63" w:rsidRDefault="00B843FA">
      <w:pPr>
        <w:spacing w:after="0" w:line="240" w:lineRule="auto"/>
        <w:rPr>
          <w:rFonts w:asciiTheme="minorHAnsi" w:hAnsiTheme="minorHAnsi" w:cstheme="minorHAnsi"/>
          <w:sz w:val="18"/>
          <w:szCs w:val="18"/>
        </w:rPr>
      </w:pPr>
    </w:p>
    <w:tbl>
      <w:tblPr>
        <w:tblStyle w:val="TableGrid"/>
        <w:tblW w:w="5005" w:type="pct"/>
        <w:tblInd w:w="-5" w:type="dxa"/>
        <w:tblLayout w:type="fixed"/>
        <w:tblLook w:val="04A0" w:firstRow="1" w:lastRow="0" w:firstColumn="1" w:lastColumn="0" w:noHBand="0" w:noVBand="1"/>
      </w:tblPr>
      <w:tblGrid>
        <w:gridCol w:w="444"/>
        <w:gridCol w:w="531"/>
        <w:gridCol w:w="965"/>
        <w:gridCol w:w="1251"/>
        <w:gridCol w:w="1251"/>
        <w:gridCol w:w="1251"/>
        <w:gridCol w:w="1162"/>
        <w:gridCol w:w="1341"/>
        <w:gridCol w:w="1251"/>
        <w:gridCol w:w="1354"/>
      </w:tblGrid>
      <w:tr w:rsidR="004872EE" w:rsidRPr="008D6F63" w14:paraId="29DA773B" w14:textId="426EA6C0" w:rsidTr="00F63542">
        <w:trPr>
          <w:trHeight w:val="704"/>
        </w:trPr>
        <w:tc>
          <w:tcPr>
            <w:tcW w:w="10800" w:type="dxa"/>
            <w:gridSpan w:val="10"/>
          </w:tcPr>
          <w:p w14:paraId="01B0DD41" w14:textId="153516C4" w:rsidR="004872EE" w:rsidRPr="008D6F63" w:rsidRDefault="004872EE" w:rsidP="008D6F63">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7924B06C" w14:textId="77777777" w:rsidR="004872EE" w:rsidRDefault="004872EE"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29FFDE61" w14:textId="115B0149" w:rsidR="004872EE" w:rsidRPr="008D6F63" w:rsidRDefault="004872EE" w:rsidP="008D6F63">
            <w:pPr>
              <w:spacing w:after="0" w:line="240" w:lineRule="auto"/>
              <w:rPr>
                <w:rFonts w:cstheme="minorHAnsi"/>
                <w:b/>
                <w:sz w:val="18"/>
                <w:szCs w:val="18"/>
              </w:rPr>
            </w:pPr>
            <w:r>
              <w:rPr>
                <w:rFonts w:cstheme="minorHAnsi"/>
                <w:sz w:val="20"/>
                <w:szCs w:val="20"/>
              </w:rPr>
              <w:t xml:space="preserve">&lt;&lt; Require one row of data, reporting the longest distances, for each dwelling unit identified in </w:t>
            </w:r>
            <w:r w:rsidR="0078464C">
              <w:rPr>
                <w:rFonts w:cstheme="minorHAnsi"/>
                <w:sz w:val="20"/>
                <w:szCs w:val="20"/>
              </w:rPr>
              <w:t xml:space="preserve">Table </w:t>
            </w:r>
            <w:r>
              <w:rPr>
                <w:rFonts w:cstheme="minorHAnsi"/>
                <w:sz w:val="20"/>
                <w:szCs w:val="20"/>
              </w:rPr>
              <w:t>B</w:t>
            </w:r>
            <w:r w:rsidR="00E44611">
              <w:rPr>
                <w:rFonts w:cstheme="minorHAnsi"/>
                <w:sz w:val="20"/>
                <w:szCs w:val="20"/>
              </w:rPr>
              <w:t xml:space="preserve"> or </w:t>
            </w:r>
            <w:r w:rsidR="0078464C">
              <w:rPr>
                <w:rFonts w:cstheme="minorHAnsi"/>
                <w:sz w:val="20"/>
                <w:szCs w:val="20"/>
              </w:rPr>
              <w:t>B2</w:t>
            </w:r>
            <w:r>
              <w:rPr>
                <w:rFonts w:cstheme="minorHAnsi"/>
                <w:sz w:val="20"/>
                <w:szCs w:val="20"/>
              </w:rPr>
              <w:t xml:space="preserve">. with B11 </w:t>
            </w:r>
            <w:r w:rsidR="00E44611">
              <w:rPr>
                <w:rFonts w:cstheme="minorHAnsi"/>
                <w:sz w:val="20"/>
                <w:szCs w:val="20"/>
              </w:rPr>
              <w:t xml:space="preserve">or </w:t>
            </w:r>
            <w:r w:rsidR="00F7260C">
              <w:rPr>
                <w:rFonts w:cstheme="minorHAnsi"/>
                <w:sz w:val="20"/>
                <w:szCs w:val="20"/>
              </w:rPr>
              <w:t>B2-</w:t>
            </w:r>
            <w:r w:rsidR="00E44611">
              <w:rPr>
                <w:rFonts w:cstheme="minorHAnsi"/>
                <w:sz w:val="20"/>
                <w:szCs w:val="20"/>
              </w:rPr>
              <w:t xml:space="preserve">08 </w:t>
            </w:r>
            <w:r>
              <w:rPr>
                <w:rFonts w:cstheme="minorHAnsi"/>
                <w:sz w:val="20"/>
                <w:szCs w:val="20"/>
              </w:rPr>
              <w:t>= Expanded. If no dwelling in B11</w:t>
            </w:r>
            <w:r w:rsidR="00E44611">
              <w:rPr>
                <w:rFonts w:cstheme="minorHAnsi"/>
                <w:sz w:val="20"/>
                <w:szCs w:val="20"/>
              </w:rPr>
              <w:t xml:space="preserve">or </w:t>
            </w:r>
            <w:r w:rsidR="00127C14">
              <w:rPr>
                <w:rFonts w:cstheme="minorHAnsi"/>
                <w:sz w:val="20"/>
                <w:szCs w:val="20"/>
              </w:rPr>
              <w:t>B2-</w:t>
            </w:r>
            <w:r w:rsidR="00E44611">
              <w:rPr>
                <w:rFonts w:cstheme="minorHAnsi"/>
                <w:sz w:val="20"/>
                <w:szCs w:val="20"/>
              </w:rPr>
              <w:t>08</w:t>
            </w:r>
            <w:r>
              <w:rPr>
                <w:rFonts w:cstheme="minorHAnsi"/>
                <w:sz w:val="20"/>
                <w:szCs w:val="20"/>
              </w:rPr>
              <w:t xml:space="preserve"> = Expanded, then display section header and standard “This section does not apply” message&gt;&gt;</w:t>
            </w:r>
          </w:p>
        </w:tc>
      </w:tr>
      <w:tr w:rsidR="00E91074" w:rsidRPr="00AC2387" w14:paraId="72A6A348" w14:textId="63BC3E63" w:rsidTr="00F63542">
        <w:trPr>
          <w:trHeight w:val="286"/>
        </w:trPr>
        <w:tc>
          <w:tcPr>
            <w:tcW w:w="974" w:type="dxa"/>
            <w:gridSpan w:val="2"/>
          </w:tcPr>
          <w:p w14:paraId="62BE8BBF" w14:textId="5DBE22F9" w:rsidR="00E91074" w:rsidRDefault="00E91074" w:rsidP="00E91074">
            <w:pPr>
              <w:spacing w:after="0"/>
              <w:jc w:val="center"/>
              <w:rPr>
                <w:rFonts w:cstheme="minorHAnsi"/>
                <w:sz w:val="20"/>
                <w:szCs w:val="20"/>
              </w:rPr>
            </w:pPr>
            <w:r>
              <w:rPr>
                <w:rFonts w:cstheme="minorHAnsi"/>
                <w:sz w:val="20"/>
                <w:szCs w:val="20"/>
              </w:rPr>
              <w:t>01</w:t>
            </w:r>
          </w:p>
        </w:tc>
        <w:tc>
          <w:tcPr>
            <w:tcW w:w="965" w:type="dxa"/>
          </w:tcPr>
          <w:p w14:paraId="4303F6F4" w14:textId="62508C03" w:rsidR="00E91074" w:rsidRDefault="00E91074" w:rsidP="00E91074">
            <w:pPr>
              <w:spacing w:after="0"/>
              <w:jc w:val="center"/>
              <w:rPr>
                <w:rFonts w:cstheme="minorHAnsi"/>
                <w:sz w:val="20"/>
                <w:szCs w:val="20"/>
              </w:rPr>
            </w:pPr>
            <w:r>
              <w:rPr>
                <w:rFonts w:cstheme="minorHAnsi"/>
                <w:sz w:val="20"/>
                <w:szCs w:val="20"/>
              </w:rPr>
              <w:t>02</w:t>
            </w:r>
          </w:p>
        </w:tc>
        <w:tc>
          <w:tcPr>
            <w:tcW w:w="1251" w:type="dxa"/>
            <w:vAlign w:val="bottom"/>
          </w:tcPr>
          <w:p w14:paraId="0A25BCF2" w14:textId="47183BF6" w:rsidR="00E91074" w:rsidRDefault="00E91074" w:rsidP="00E91074">
            <w:pPr>
              <w:spacing w:after="0"/>
              <w:jc w:val="center"/>
              <w:rPr>
                <w:rFonts w:cstheme="minorHAnsi"/>
                <w:sz w:val="20"/>
                <w:szCs w:val="20"/>
              </w:rPr>
            </w:pPr>
            <w:r>
              <w:rPr>
                <w:rFonts w:cstheme="minorHAnsi"/>
                <w:sz w:val="20"/>
                <w:szCs w:val="20"/>
              </w:rPr>
              <w:t>03</w:t>
            </w:r>
          </w:p>
        </w:tc>
        <w:tc>
          <w:tcPr>
            <w:tcW w:w="1251" w:type="dxa"/>
          </w:tcPr>
          <w:p w14:paraId="64CE3C45" w14:textId="07C1234A" w:rsidR="00E91074" w:rsidRDefault="00E91074" w:rsidP="00E91074">
            <w:pPr>
              <w:spacing w:after="0"/>
              <w:jc w:val="center"/>
              <w:rPr>
                <w:rFonts w:cstheme="minorHAnsi"/>
                <w:sz w:val="20"/>
                <w:szCs w:val="20"/>
              </w:rPr>
            </w:pPr>
            <w:r>
              <w:rPr>
                <w:rFonts w:cstheme="minorHAnsi"/>
                <w:sz w:val="20"/>
                <w:szCs w:val="20"/>
              </w:rPr>
              <w:t>04</w:t>
            </w:r>
          </w:p>
        </w:tc>
        <w:tc>
          <w:tcPr>
            <w:tcW w:w="1251" w:type="dxa"/>
          </w:tcPr>
          <w:p w14:paraId="56EB1149" w14:textId="177375F9" w:rsidR="00E91074" w:rsidRDefault="00E91074" w:rsidP="00E91074">
            <w:pPr>
              <w:spacing w:after="0"/>
              <w:jc w:val="center"/>
              <w:rPr>
                <w:rFonts w:cstheme="minorHAnsi"/>
                <w:sz w:val="20"/>
                <w:szCs w:val="20"/>
              </w:rPr>
            </w:pPr>
            <w:r>
              <w:rPr>
                <w:rFonts w:cstheme="minorHAnsi"/>
                <w:sz w:val="20"/>
                <w:szCs w:val="20"/>
              </w:rPr>
              <w:t>05</w:t>
            </w:r>
          </w:p>
        </w:tc>
        <w:tc>
          <w:tcPr>
            <w:tcW w:w="1162" w:type="dxa"/>
          </w:tcPr>
          <w:p w14:paraId="1302FEC8" w14:textId="43818BC0" w:rsidR="00E91074" w:rsidRDefault="00E91074" w:rsidP="00E91074">
            <w:pPr>
              <w:spacing w:after="0"/>
              <w:jc w:val="center"/>
              <w:rPr>
                <w:rFonts w:cstheme="minorHAnsi"/>
                <w:sz w:val="20"/>
                <w:szCs w:val="20"/>
              </w:rPr>
            </w:pPr>
            <w:r>
              <w:rPr>
                <w:rFonts w:cstheme="minorHAnsi"/>
                <w:sz w:val="20"/>
                <w:szCs w:val="20"/>
              </w:rPr>
              <w:t>06</w:t>
            </w:r>
          </w:p>
        </w:tc>
        <w:tc>
          <w:tcPr>
            <w:tcW w:w="1341" w:type="dxa"/>
          </w:tcPr>
          <w:p w14:paraId="74F4E94A" w14:textId="5BDB2ABA" w:rsidR="00E91074" w:rsidRDefault="00E91074" w:rsidP="00E91074">
            <w:pPr>
              <w:spacing w:after="0"/>
              <w:jc w:val="center"/>
              <w:rPr>
                <w:rFonts w:cstheme="minorHAnsi"/>
                <w:sz w:val="20"/>
                <w:szCs w:val="20"/>
              </w:rPr>
            </w:pPr>
            <w:r>
              <w:rPr>
                <w:rFonts w:cstheme="minorHAnsi"/>
                <w:sz w:val="20"/>
                <w:szCs w:val="20"/>
              </w:rPr>
              <w:t>07</w:t>
            </w:r>
          </w:p>
        </w:tc>
        <w:tc>
          <w:tcPr>
            <w:tcW w:w="1251" w:type="dxa"/>
          </w:tcPr>
          <w:p w14:paraId="7E5C9B9B" w14:textId="75E38FA2" w:rsidR="00E91074" w:rsidRDefault="00E91074" w:rsidP="00E91074">
            <w:pPr>
              <w:spacing w:after="0"/>
              <w:jc w:val="center"/>
              <w:rPr>
                <w:rFonts w:cstheme="minorHAnsi"/>
                <w:sz w:val="20"/>
                <w:szCs w:val="20"/>
              </w:rPr>
            </w:pPr>
            <w:r>
              <w:rPr>
                <w:rFonts w:cstheme="minorHAnsi"/>
                <w:sz w:val="20"/>
                <w:szCs w:val="20"/>
              </w:rPr>
              <w:t>08</w:t>
            </w:r>
          </w:p>
        </w:tc>
        <w:tc>
          <w:tcPr>
            <w:tcW w:w="1354" w:type="dxa"/>
          </w:tcPr>
          <w:p w14:paraId="47B24012" w14:textId="360A2AC5" w:rsidR="00E91074" w:rsidRDefault="00E91074" w:rsidP="00E91074">
            <w:pPr>
              <w:spacing w:after="0"/>
              <w:jc w:val="center"/>
              <w:rPr>
                <w:rFonts w:cstheme="minorHAnsi"/>
                <w:sz w:val="20"/>
                <w:szCs w:val="20"/>
              </w:rPr>
            </w:pPr>
            <w:r>
              <w:rPr>
                <w:rFonts w:cstheme="minorHAnsi"/>
                <w:sz w:val="20"/>
                <w:szCs w:val="20"/>
              </w:rPr>
              <w:t>09</w:t>
            </w:r>
          </w:p>
        </w:tc>
      </w:tr>
      <w:tr w:rsidR="00E91074" w:rsidRPr="00AB4500" w14:paraId="14D2692F" w14:textId="3B522467" w:rsidTr="00F63542">
        <w:trPr>
          <w:trHeight w:val="1760"/>
        </w:trPr>
        <w:tc>
          <w:tcPr>
            <w:tcW w:w="974" w:type="dxa"/>
            <w:gridSpan w:val="2"/>
            <w:vAlign w:val="bottom"/>
          </w:tcPr>
          <w:p w14:paraId="3D1CEAB4" w14:textId="28075304" w:rsidR="00E91074" w:rsidRPr="00AB4500" w:rsidRDefault="00E91074" w:rsidP="00E91074">
            <w:pPr>
              <w:spacing w:after="0" w:line="240" w:lineRule="auto"/>
              <w:jc w:val="center"/>
              <w:rPr>
                <w:rFonts w:cstheme="minorHAnsi"/>
                <w:sz w:val="18"/>
                <w:szCs w:val="20"/>
              </w:rPr>
            </w:pPr>
            <w:bookmarkStart w:id="113" w:name="_Hlk84838181"/>
            <w:r>
              <w:rPr>
                <w:rFonts w:cstheme="minorHAnsi"/>
                <w:sz w:val="18"/>
                <w:szCs w:val="20"/>
              </w:rPr>
              <w:lastRenderedPageBreak/>
              <w:t xml:space="preserve">Dwelling </w:t>
            </w:r>
            <w:r w:rsidRPr="00AB4500">
              <w:rPr>
                <w:rFonts w:cstheme="minorHAnsi"/>
                <w:sz w:val="18"/>
                <w:szCs w:val="20"/>
              </w:rPr>
              <w:t>Name</w:t>
            </w:r>
          </w:p>
        </w:tc>
        <w:tc>
          <w:tcPr>
            <w:tcW w:w="965" w:type="dxa"/>
            <w:vAlign w:val="bottom"/>
          </w:tcPr>
          <w:p w14:paraId="1964C4D3" w14:textId="77777777" w:rsidR="00E91074" w:rsidRPr="00AB4500" w:rsidRDefault="00E91074" w:rsidP="00E91074">
            <w:pPr>
              <w:spacing w:after="0" w:line="240" w:lineRule="auto"/>
              <w:jc w:val="center"/>
              <w:rPr>
                <w:rFonts w:cstheme="minorHAnsi"/>
                <w:sz w:val="18"/>
                <w:szCs w:val="20"/>
              </w:rPr>
            </w:pPr>
            <w:r w:rsidRPr="00AB4500">
              <w:rPr>
                <w:rFonts w:cstheme="minorHAnsi"/>
                <w:sz w:val="18"/>
                <w:szCs w:val="20"/>
              </w:rPr>
              <w:t>Number of Stories</w:t>
            </w:r>
          </w:p>
        </w:tc>
        <w:tc>
          <w:tcPr>
            <w:tcW w:w="1251" w:type="dxa"/>
            <w:vAlign w:val="bottom"/>
          </w:tcPr>
          <w:p w14:paraId="49DF866D" w14:textId="77777777" w:rsidR="00E91074" w:rsidRPr="00AB4500" w:rsidRDefault="00E91074" w:rsidP="00E91074">
            <w:pPr>
              <w:spacing w:after="0" w:line="240" w:lineRule="auto"/>
              <w:jc w:val="center"/>
              <w:rPr>
                <w:sz w:val="18"/>
              </w:rPr>
            </w:pPr>
            <w:r w:rsidRPr="00AB4500">
              <w:rPr>
                <w:rFonts w:cstheme="minorHAnsi"/>
                <w:sz w:val="18"/>
                <w:szCs w:val="20"/>
              </w:rPr>
              <w:t>Master Bath distance of furthest fixture to Water Heater in feet</w:t>
            </w:r>
          </w:p>
        </w:tc>
        <w:tc>
          <w:tcPr>
            <w:tcW w:w="1251" w:type="dxa"/>
            <w:vAlign w:val="bottom"/>
          </w:tcPr>
          <w:p w14:paraId="1F34F125" w14:textId="77777777" w:rsidR="00E91074" w:rsidRPr="00AB4500" w:rsidRDefault="00E91074" w:rsidP="00E91074">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51" w:type="dxa"/>
            <w:vAlign w:val="bottom"/>
          </w:tcPr>
          <w:p w14:paraId="4D13E159" w14:textId="3C650C27" w:rsidR="00E91074" w:rsidRPr="00AB4500" w:rsidRDefault="00E91074" w:rsidP="00E91074">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62" w:type="dxa"/>
            <w:vAlign w:val="bottom"/>
          </w:tcPr>
          <w:p w14:paraId="0EB8E30F" w14:textId="77777777" w:rsidR="00E91074" w:rsidRPr="00AB4500" w:rsidRDefault="00E91074" w:rsidP="00E91074">
            <w:pPr>
              <w:spacing w:after="0" w:line="240" w:lineRule="auto"/>
              <w:jc w:val="center"/>
              <w:rPr>
                <w:sz w:val="18"/>
              </w:rPr>
            </w:pPr>
            <w:r w:rsidRPr="00AB4500">
              <w:rPr>
                <w:rFonts w:cstheme="minorHAnsi"/>
                <w:sz w:val="18"/>
                <w:szCs w:val="20"/>
              </w:rPr>
              <w:t>Weighted Distance</w:t>
            </w:r>
          </w:p>
        </w:tc>
        <w:tc>
          <w:tcPr>
            <w:tcW w:w="1341" w:type="dxa"/>
            <w:vAlign w:val="bottom"/>
          </w:tcPr>
          <w:p w14:paraId="65EB741D" w14:textId="77777777" w:rsidR="00E91074" w:rsidRPr="00AB4500" w:rsidRDefault="00E91074" w:rsidP="00E91074">
            <w:pPr>
              <w:spacing w:after="0" w:line="240" w:lineRule="auto"/>
              <w:jc w:val="center"/>
              <w:rPr>
                <w:sz w:val="18"/>
              </w:rPr>
            </w:pPr>
            <w:r w:rsidRPr="00AB4500">
              <w:rPr>
                <w:rFonts w:cstheme="minorHAnsi"/>
                <w:sz w:val="18"/>
                <w:szCs w:val="20"/>
              </w:rPr>
              <w:t>Qualification Distance</w:t>
            </w:r>
          </w:p>
        </w:tc>
        <w:tc>
          <w:tcPr>
            <w:tcW w:w="1251" w:type="dxa"/>
            <w:vAlign w:val="bottom"/>
          </w:tcPr>
          <w:p w14:paraId="4E25322E" w14:textId="3F179737" w:rsidR="00E91074" w:rsidRPr="00AB4500" w:rsidRDefault="00E91074" w:rsidP="00E91074">
            <w:pPr>
              <w:spacing w:after="0" w:line="240" w:lineRule="auto"/>
              <w:jc w:val="center"/>
              <w:rPr>
                <w:rFonts w:cstheme="minorHAnsi"/>
                <w:sz w:val="18"/>
                <w:szCs w:val="20"/>
              </w:rPr>
            </w:pPr>
            <w:r>
              <w:rPr>
                <w:rFonts w:cstheme="minorHAnsi"/>
                <w:sz w:val="18"/>
              </w:rPr>
              <w:t>Design Compactness Factor</w:t>
            </w:r>
          </w:p>
        </w:tc>
        <w:tc>
          <w:tcPr>
            <w:tcW w:w="1354" w:type="dxa"/>
            <w:vAlign w:val="bottom"/>
          </w:tcPr>
          <w:p w14:paraId="594B5F6E" w14:textId="0710F60C" w:rsidR="00E91074" w:rsidRPr="00AB4500" w:rsidRDefault="00E91074" w:rsidP="00E91074">
            <w:pPr>
              <w:spacing w:after="0" w:line="240" w:lineRule="auto"/>
              <w:jc w:val="center"/>
              <w:rPr>
                <w:rFonts w:cstheme="minorHAnsi"/>
                <w:sz w:val="18"/>
                <w:szCs w:val="20"/>
              </w:rPr>
            </w:pPr>
            <w:r>
              <w:rPr>
                <w:rFonts w:cstheme="minorHAnsi"/>
                <w:sz w:val="18"/>
              </w:rPr>
              <w:t>Calculated Compactness Factor</w:t>
            </w:r>
          </w:p>
        </w:tc>
      </w:tr>
      <w:bookmarkEnd w:id="113"/>
      <w:tr w:rsidR="00E91074" w:rsidRPr="00AB4500" w14:paraId="0D20F773" w14:textId="4A8CB3C5" w:rsidTr="00F63542">
        <w:trPr>
          <w:trHeight w:val="306"/>
        </w:trPr>
        <w:tc>
          <w:tcPr>
            <w:tcW w:w="974" w:type="dxa"/>
            <w:gridSpan w:val="2"/>
          </w:tcPr>
          <w:p w14:paraId="6719F216" w14:textId="480F6444" w:rsidR="00E91074" w:rsidRPr="00AB4500" w:rsidRDefault="00E91074" w:rsidP="00E91074">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or A2-01</w:t>
            </w:r>
            <w:r w:rsidRPr="00AB4500">
              <w:rPr>
                <w:rFonts w:asciiTheme="minorHAnsi" w:eastAsia="Times New Roman" w:hAnsiTheme="minorHAnsi" w:cstheme="minorHAnsi"/>
                <w:sz w:val="18"/>
                <w:szCs w:val="18"/>
              </w:rPr>
              <w:t>&gt;&gt;</w:t>
            </w:r>
          </w:p>
        </w:tc>
        <w:tc>
          <w:tcPr>
            <w:tcW w:w="965" w:type="dxa"/>
          </w:tcPr>
          <w:p w14:paraId="7EB68E5E" w14:textId="3C94D0A2" w:rsidR="00E91074" w:rsidRPr="00AB4500" w:rsidRDefault="00E91074" w:rsidP="00650C26">
            <w:pPr>
              <w:spacing w:after="0" w:line="240" w:lineRule="auto"/>
              <w:rPr>
                <w:sz w:val="18"/>
                <w:szCs w:val="18"/>
              </w:rPr>
            </w:pPr>
            <w:r w:rsidRPr="00AB4500">
              <w:rPr>
                <w:sz w:val="18"/>
                <w:szCs w:val="18"/>
              </w:rPr>
              <w:t>&lt;&lt;</w:t>
            </w:r>
            <w:r w:rsidR="00650C26" w:rsidRPr="00AB4500" w:rsidDel="00650C26">
              <w:rPr>
                <w:sz w:val="18"/>
                <w:szCs w:val="18"/>
              </w:rPr>
              <w:t xml:space="preserve"> </w:t>
            </w:r>
            <w:r w:rsidR="00650C26">
              <w:rPr>
                <w:rFonts w:asciiTheme="minorHAnsi" w:hAnsiTheme="minorHAnsi" w:cstheme="minorHAnsi"/>
                <w:sz w:val="18"/>
                <w:szCs w:val="18"/>
              </w:rPr>
              <w:t xml:space="preserve"> if prescriptive or H03/H04/H05 are not in performance file, user select from list: 1, 2, 3; Else value = N/A</w:t>
            </w:r>
            <w:r w:rsidR="00650C26" w:rsidRPr="00AB4500">
              <w:rPr>
                <w:sz w:val="18"/>
                <w:szCs w:val="18"/>
              </w:rPr>
              <w:t xml:space="preserve"> </w:t>
            </w:r>
            <w:r w:rsidRPr="00AB4500">
              <w:rPr>
                <w:sz w:val="18"/>
                <w:szCs w:val="18"/>
              </w:rPr>
              <w:t>&gt;&gt;</w:t>
            </w:r>
          </w:p>
        </w:tc>
        <w:tc>
          <w:tcPr>
            <w:tcW w:w="1251" w:type="dxa"/>
          </w:tcPr>
          <w:p w14:paraId="3C809CB1"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2D08058C" w14:textId="0949CA40"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251" w:type="dxa"/>
          </w:tcPr>
          <w:p w14:paraId="27C99E22"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7CC442C2" w14:textId="109D5CC0"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251" w:type="dxa"/>
          </w:tcPr>
          <w:p w14:paraId="10420677"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4FFEAB9E" w14:textId="3F06AF78"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162" w:type="dxa"/>
          </w:tcPr>
          <w:p w14:paraId="780AA290"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4B0B6A2B" w14:textId="3414ACDF" w:rsidR="00E91074" w:rsidRPr="00AB4500" w:rsidRDefault="00E91074" w:rsidP="00E91074">
            <w:pPr>
              <w:spacing w:after="0" w:line="240" w:lineRule="auto"/>
              <w:rPr>
                <w:sz w:val="18"/>
                <w:szCs w:val="18"/>
              </w:rPr>
            </w:pPr>
            <w:r w:rsidRPr="00AB4500">
              <w:rPr>
                <w:sz w:val="18"/>
                <w:szCs w:val="18"/>
              </w:rPr>
              <w:t xml:space="preserve">else if prescriptive </w:t>
            </w:r>
            <w:r>
              <w:rPr>
                <w:sz w:val="18"/>
                <w:szCs w:val="18"/>
              </w:rPr>
              <w:t xml:space="preserve">or not in the XML </w:t>
            </w:r>
            <w:r w:rsidRPr="00AB4500">
              <w:rPr>
                <w:sz w:val="18"/>
                <w:szCs w:val="18"/>
              </w:rPr>
              <w:t>and A</w:t>
            </w:r>
            <w:r>
              <w:rPr>
                <w:sz w:val="18"/>
                <w:szCs w:val="18"/>
              </w:rPr>
              <w:t>10</w:t>
            </w:r>
            <w:r w:rsidRPr="00AB4500">
              <w:rPr>
                <w:sz w:val="18"/>
                <w:szCs w:val="18"/>
              </w:rPr>
              <w:t xml:space="preserve"> </w:t>
            </w:r>
            <w:r>
              <w:rPr>
                <w:sz w:val="18"/>
                <w:szCs w:val="18"/>
              </w:rPr>
              <w:t xml:space="preserve">or A2-07 </w:t>
            </w:r>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75464">
              <w:rPr>
                <w:sz w:val="18"/>
                <w:szCs w:val="18"/>
              </w:rPr>
              <w:t xml:space="preserve"> </w:t>
            </w:r>
            <w:r>
              <w:rPr>
                <w:sz w:val="18"/>
                <w:szCs w:val="18"/>
              </w:rPr>
              <w:t>+</w:t>
            </w:r>
            <w:r w:rsidRPr="00AB4500">
              <w:rPr>
                <w:sz w:val="18"/>
                <w:szCs w:val="18"/>
              </w:rPr>
              <w:t>(G04*0.4)</w:t>
            </w:r>
            <w:r w:rsidRPr="00AB4500" w:rsidDel="00975464">
              <w:rPr>
                <w:sz w:val="18"/>
                <w:szCs w:val="18"/>
              </w:rPr>
              <w:t xml:space="preserve"> </w:t>
            </w:r>
            <w:r>
              <w:rPr>
                <w:sz w:val="18"/>
                <w:szCs w:val="18"/>
              </w:rPr>
              <w:t>+</w:t>
            </w:r>
            <w:r w:rsidRPr="00AB4500">
              <w:rPr>
                <w:sz w:val="18"/>
                <w:szCs w:val="18"/>
              </w:rPr>
              <w:t>(G05*0.2);</w:t>
            </w:r>
          </w:p>
          <w:p w14:paraId="0FF4D734" w14:textId="1838AE92" w:rsidR="00E91074" w:rsidRPr="00AB4500" w:rsidRDefault="00E91074" w:rsidP="00E91074">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r>
              <w:rPr>
                <w:sz w:val="18"/>
                <w:szCs w:val="18"/>
              </w:rPr>
              <w:t xml:space="preserve">or A2-07 </w:t>
            </w:r>
            <w:r w:rsidRPr="00AB4500">
              <w:rPr>
                <w:sz w:val="18"/>
                <w:szCs w:val="18"/>
              </w:rPr>
              <w:t xml:space="preserve">= </w:t>
            </w:r>
            <w:r w:rsidRPr="00AB4500">
              <w:rPr>
                <w:rFonts w:cstheme="minorHAnsi"/>
                <w:sz w:val="18"/>
                <w:szCs w:val="18"/>
              </w:rPr>
              <w:t xml:space="preserve">Demand Recirculation Manual Control, then value = </w:t>
            </w:r>
            <w:r>
              <w:rPr>
                <w:rFonts w:cstheme="minorHAnsi"/>
                <w:sz w:val="18"/>
                <w:szCs w:val="18"/>
              </w:rPr>
              <w:t>I</w:t>
            </w:r>
            <w:r w:rsidRPr="00AB4500">
              <w:rPr>
                <w:rFonts w:cstheme="minorHAnsi"/>
                <w:sz w:val="18"/>
                <w:szCs w:val="18"/>
              </w:rPr>
              <w:t>05&gt;&gt;</w:t>
            </w:r>
          </w:p>
        </w:tc>
        <w:tc>
          <w:tcPr>
            <w:tcW w:w="1341" w:type="dxa"/>
          </w:tcPr>
          <w:p w14:paraId="3EF0A8BA" w14:textId="77777777" w:rsidR="00E91074" w:rsidRDefault="00E91074" w:rsidP="00E91074">
            <w:pPr>
              <w:spacing w:after="0" w:line="240" w:lineRule="auto"/>
              <w:rPr>
                <w:rFonts w:cstheme="minorHAnsi"/>
                <w:sz w:val="18"/>
                <w:szCs w:val="18"/>
              </w:rPr>
            </w:pPr>
            <w:r w:rsidRPr="005828AE">
              <w:rPr>
                <w:rFonts w:cstheme="minorHAnsi"/>
                <w:sz w:val="18"/>
                <w:szCs w:val="18"/>
              </w:rPr>
              <w:t>&lt;&lt; Reference Value from CF1R-</w:t>
            </w:r>
            <w:r w:rsidRPr="00621545">
              <w:rPr>
                <w:rFonts w:cstheme="minorHAnsi"/>
                <w:sz w:val="18"/>
                <w:szCs w:val="18"/>
              </w:rPr>
              <w:t>PRF</w:t>
            </w:r>
            <w:r>
              <w:rPr>
                <w:rFonts w:cstheme="minorHAnsi"/>
                <w:sz w:val="18"/>
                <w:szCs w:val="18"/>
              </w:rPr>
              <w:t>;</w:t>
            </w:r>
            <w:r w:rsidRPr="005828AE">
              <w:rPr>
                <w:rFonts w:cstheme="minorHAnsi"/>
                <w:sz w:val="18"/>
                <w:szCs w:val="18"/>
              </w:rPr>
              <w:t xml:space="preserve"> </w:t>
            </w:r>
          </w:p>
          <w:p w14:paraId="4AAA5335" w14:textId="477B2516" w:rsidR="00E91074" w:rsidRDefault="00E91074" w:rsidP="00E91074">
            <w:pPr>
              <w:spacing w:after="0" w:line="240" w:lineRule="auto"/>
              <w:rPr>
                <w:sz w:val="18"/>
                <w:szCs w:val="18"/>
              </w:rPr>
            </w:pPr>
            <w:r w:rsidRPr="005828AE">
              <w:rPr>
                <w:rFonts w:cstheme="minorHAnsi"/>
                <w:sz w:val="18"/>
                <w:szCs w:val="18"/>
              </w:rPr>
              <w:t>Else if prescriptive compliance</w:t>
            </w:r>
            <w:r>
              <w:rPr>
                <w:rFonts w:cstheme="minorHAnsi"/>
                <w:sz w:val="18"/>
                <w:szCs w:val="18"/>
              </w:rPr>
              <w:t xml:space="preserve"> or not in the XML</w:t>
            </w:r>
            <w:r w:rsidRPr="005828AE">
              <w:rPr>
                <w:rFonts w:cstheme="minorHAnsi"/>
                <w:sz w:val="18"/>
                <w:szCs w:val="18"/>
              </w:rPr>
              <w:t xml:space="preserve">, </w:t>
            </w:r>
            <w:r>
              <w:rPr>
                <w:sz w:val="18"/>
                <w:szCs w:val="18"/>
              </w:rPr>
              <w:t>value</w:t>
            </w:r>
            <w:r w:rsidRPr="00CB5461">
              <w:rPr>
                <w:sz w:val="18"/>
                <w:szCs w:val="18"/>
              </w:rPr>
              <w:t xml:space="preserve"> = </w:t>
            </w:r>
          </w:p>
          <w:p w14:paraId="3185C24F" w14:textId="6794D2FE" w:rsidR="00E91074" w:rsidRPr="00E303B7" w:rsidRDefault="00E91074" w:rsidP="00E91074">
            <w:pPr>
              <w:spacing w:after="0" w:line="240" w:lineRule="auto"/>
              <w:rPr>
                <w:sz w:val="18"/>
                <w:szCs w:val="18"/>
              </w:rPr>
            </w:pPr>
            <w:r>
              <w:rPr>
                <w:sz w:val="18"/>
                <w:szCs w:val="18"/>
              </w:rPr>
              <w:t>(</w:t>
            </w:r>
            <w:r w:rsidRPr="00CB5461">
              <w:rPr>
                <w:sz w:val="18"/>
                <w:szCs w:val="18"/>
              </w:rPr>
              <w:t>(a+b *CFA)/n</w:t>
            </w:r>
            <w:r>
              <w:rPr>
                <w:sz w:val="18"/>
                <w:szCs w:val="18"/>
              </w:rPr>
              <w:t>) &gt;&gt;</w:t>
            </w:r>
          </w:p>
          <w:p w14:paraId="737C2943" w14:textId="77777777" w:rsidR="00E91074" w:rsidRPr="00AB4500" w:rsidRDefault="00E91074" w:rsidP="00E91074">
            <w:pPr>
              <w:spacing w:after="0"/>
              <w:rPr>
                <w:i/>
                <w:sz w:val="18"/>
                <w:szCs w:val="18"/>
              </w:rPr>
            </w:pPr>
            <w:r w:rsidRPr="00AB4500">
              <w:rPr>
                <w:i/>
                <w:sz w:val="18"/>
                <w:szCs w:val="18"/>
              </w:rPr>
              <w:t>Where:</w:t>
            </w:r>
          </w:p>
          <w:p w14:paraId="7D47E400" w14:textId="77777777" w:rsidR="00E91074" w:rsidRPr="00AB4500" w:rsidRDefault="00E91074" w:rsidP="00E91074">
            <w:pPr>
              <w:spacing w:after="0" w:line="240" w:lineRule="auto"/>
              <w:rPr>
                <w:i/>
                <w:sz w:val="18"/>
                <w:szCs w:val="18"/>
              </w:rPr>
            </w:pPr>
            <w:r w:rsidRPr="00AB4500">
              <w:rPr>
                <w:i/>
                <w:sz w:val="18"/>
                <w:szCs w:val="18"/>
              </w:rPr>
              <w:t>a, b = Qualification distance coefficients from Table 4.4.6-2 below,</w:t>
            </w:r>
          </w:p>
          <w:p w14:paraId="4A02CD29" w14:textId="77777777" w:rsidR="00E91074" w:rsidRPr="00AB4500" w:rsidRDefault="00E91074" w:rsidP="00E91074">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68856CCB" w14:textId="6E98B04D" w:rsidR="00E91074" w:rsidRPr="00AB4500" w:rsidRDefault="00E91074" w:rsidP="00E91074">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or A2-04 </w:t>
            </w:r>
            <w:r w:rsidRPr="00AB4500">
              <w:rPr>
                <w:i/>
                <w:sz w:val="18"/>
                <w:szCs w:val="18"/>
              </w:rPr>
              <w:t>(unitless).</w:t>
            </w:r>
          </w:p>
          <w:p w14:paraId="61AB8BD9" w14:textId="77777777" w:rsidR="00E91074" w:rsidRPr="00AB4500" w:rsidRDefault="00E91074" w:rsidP="00E91074">
            <w:pPr>
              <w:spacing w:after="0" w:line="240" w:lineRule="auto"/>
              <w:rPr>
                <w:sz w:val="18"/>
                <w:szCs w:val="18"/>
              </w:rPr>
            </w:pPr>
            <w:r w:rsidRPr="00AB4500">
              <w:rPr>
                <w:rFonts w:cstheme="minorHAnsi"/>
                <w:sz w:val="18"/>
                <w:szCs w:val="18"/>
                <w:highlight w:val="yellow"/>
              </w:rPr>
              <w:t xml:space="preserve"> </w:t>
            </w:r>
          </w:p>
        </w:tc>
        <w:tc>
          <w:tcPr>
            <w:tcW w:w="1251" w:type="dxa"/>
          </w:tcPr>
          <w:p w14:paraId="30BBCE67" w14:textId="77777777" w:rsidR="00E91074" w:rsidRPr="001C31FC" w:rsidRDefault="00E91074" w:rsidP="00E91074">
            <w:pPr>
              <w:spacing w:after="0" w:line="240" w:lineRule="auto"/>
              <w:rPr>
                <w:rFonts w:cstheme="minorHAnsi"/>
                <w:sz w:val="18"/>
                <w:szCs w:val="18"/>
              </w:rPr>
            </w:pPr>
            <w:r w:rsidRPr="001C31FC">
              <w:rPr>
                <w:rFonts w:cstheme="minorHAnsi"/>
                <w:sz w:val="18"/>
                <w:szCs w:val="18"/>
              </w:rPr>
              <w:t>&lt;&lt;Reference value from CF1R-</w:t>
            </w:r>
            <w:r w:rsidRPr="00621545">
              <w:rPr>
                <w:rFonts w:cstheme="minorHAnsi"/>
                <w:sz w:val="18"/>
                <w:szCs w:val="18"/>
              </w:rPr>
              <w:t>PRF</w:t>
            </w:r>
            <w:r w:rsidRPr="001C31FC">
              <w:rPr>
                <w:rFonts w:cstheme="minorHAnsi"/>
                <w:sz w:val="18"/>
                <w:szCs w:val="18"/>
              </w:rPr>
              <w:t xml:space="preserve">; </w:t>
            </w:r>
          </w:p>
          <w:p w14:paraId="58DB3B63" w14:textId="2FEA070E" w:rsidR="00E91074" w:rsidRPr="005828AE" w:rsidRDefault="00E91074" w:rsidP="00E91074">
            <w:pPr>
              <w:spacing w:after="0" w:line="240" w:lineRule="auto"/>
              <w:rPr>
                <w:rFonts w:cstheme="minorHAnsi"/>
                <w:sz w:val="18"/>
                <w:szCs w:val="18"/>
              </w:rPr>
            </w:pPr>
            <w:r w:rsidRPr="001C31FC">
              <w:rPr>
                <w:rFonts w:cstheme="minorHAnsi"/>
                <w:sz w:val="18"/>
                <w:szCs w:val="18"/>
              </w:rPr>
              <w:t>elseif prescriptive, then value = n/a&gt;&gt;</w:t>
            </w:r>
          </w:p>
        </w:tc>
        <w:tc>
          <w:tcPr>
            <w:tcW w:w="1354" w:type="dxa"/>
          </w:tcPr>
          <w:p w14:paraId="401D826C" w14:textId="77777777" w:rsidR="00E91074" w:rsidRDefault="00E91074" w:rsidP="00E91074">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G08; </w:t>
            </w:r>
          </w:p>
          <w:p w14:paraId="12D9655C" w14:textId="47213703" w:rsidR="00E91074" w:rsidRPr="005828AE" w:rsidRDefault="00E91074" w:rsidP="00E91074">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E91074" w:rsidRPr="00D37C06" w14:paraId="0FAC6841" w14:textId="25F918CB" w:rsidTr="00F63542">
        <w:trPr>
          <w:trHeight w:val="286"/>
        </w:trPr>
        <w:tc>
          <w:tcPr>
            <w:tcW w:w="974" w:type="dxa"/>
            <w:gridSpan w:val="2"/>
            <w:tcBorders>
              <w:bottom w:val="single" w:sz="4" w:space="0" w:color="000000"/>
            </w:tcBorders>
          </w:tcPr>
          <w:p w14:paraId="44C1B4AB" w14:textId="77777777" w:rsidR="00E91074" w:rsidRPr="00D37C06" w:rsidRDefault="00E91074" w:rsidP="00E91074">
            <w:pPr>
              <w:spacing w:after="0"/>
              <w:rPr>
                <w:sz w:val="20"/>
                <w:szCs w:val="20"/>
              </w:rPr>
            </w:pPr>
          </w:p>
        </w:tc>
        <w:tc>
          <w:tcPr>
            <w:tcW w:w="965" w:type="dxa"/>
            <w:tcBorders>
              <w:bottom w:val="single" w:sz="4" w:space="0" w:color="000000"/>
            </w:tcBorders>
          </w:tcPr>
          <w:p w14:paraId="563CDF4F" w14:textId="77777777" w:rsidR="00E91074" w:rsidRPr="00D37C06" w:rsidRDefault="00E91074" w:rsidP="00E91074">
            <w:pPr>
              <w:spacing w:after="0"/>
              <w:rPr>
                <w:sz w:val="20"/>
                <w:szCs w:val="20"/>
              </w:rPr>
            </w:pPr>
          </w:p>
        </w:tc>
        <w:tc>
          <w:tcPr>
            <w:tcW w:w="1251" w:type="dxa"/>
            <w:tcBorders>
              <w:bottom w:val="single" w:sz="4" w:space="0" w:color="000000"/>
            </w:tcBorders>
          </w:tcPr>
          <w:p w14:paraId="784FB5B5" w14:textId="77777777" w:rsidR="00E91074" w:rsidRPr="00D37C06" w:rsidRDefault="00E91074" w:rsidP="00E91074">
            <w:pPr>
              <w:spacing w:after="0"/>
              <w:rPr>
                <w:sz w:val="20"/>
                <w:szCs w:val="20"/>
              </w:rPr>
            </w:pPr>
          </w:p>
        </w:tc>
        <w:tc>
          <w:tcPr>
            <w:tcW w:w="1251" w:type="dxa"/>
            <w:tcBorders>
              <w:bottom w:val="single" w:sz="4" w:space="0" w:color="000000"/>
            </w:tcBorders>
          </w:tcPr>
          <w:p w14:paraId="24FAE30E" w14:textId="77777777" w:rsidR="00E91074" w:rsidRPr="00D37C06" w:rsidRDefault="00E91074" w:rsidP="00E91074">
            <w:pPr>
              <w:spacing w:after="0"/>
              <w:rPr>
                <w:sz w:val="20"/>
                <w:szCs w:val="20"/>
              </w:rPr>
            </w:pPr>
          </w:p>
        </w:tc>
        <w:tc>
          <w:tcPr>
            <w:tcW w:w="1251" w:type="dxa"/>
            <w:tcBorders>
              <w:bottom w:val="single" w:sz="4" w:space="0" w:color="000000"/>
            </w:tcBorders>
          </w:tcPr>
          <w:p w14:paraId="47E56521" w14:textId="77777777" w:rsidR="00E91074" w:rsidRPr="00D37C06" w:rsidRDefault="00E91074" w:rsidP="00E91074">
            <w:pPr>
              <w:spacing w:after="0"/>
              <w:rPr>
                <w:sz w:val="20"/>
                <w:szCs w:val="20"/>
              </w:rPr>
            </w:pPr>
          </w:p>
        </w:tc>
        <w:tc>
          <w:tcPr>
            <w:tcW w:w="1162" w:type="dxa"/>
            <w:tcBorders>
              <w:bottom w:val="single" w:sz="4" w:space="0" w:color="000000"/>
            </w:tcBorders>
          </w:tcPr>
          <w:p w14:paraId="4665830C" w14:textId="77777777" w:rsidR="00E91074" w:rsidRPr="00D37C06" w:rsidRDefault="00E91074" w:rsidP="00E91074">
            <w:pPr>
              <w:spacing w:after="0"/>
              <w:rPr>
                <w:sz w:val="20"/>
                <w:szCs w:val="20"/>
              </w:rPr>
            </w:pPr>
          </w:p>
        </w:tc>
        <w:tc>
          <w:tcPr>
            <w:tcW w:w="1341" w:type="dxa"/>
            <w:tcBorders>
              <w:bottom w:val="single" w:sz="4" w:space="0" w:color="000000"/>
            </w:tcBorders>
          </w:tcPr>
          <w:p w14:paraId="3F6137F4" w14:textId="77777777" w:rsidR="00E91074" w:rsidRPr="00D37C06" w:rsidRDefault="00E91074" w:rsidP="00E91074">
            <w:pPr>
              <w:spacing w:after="0"/>
              <w:rPr>
                <w:sz w:val="20"/>
                <w:szCs w:val="20"/>
              </w:rPr>
            </w:pPr>
          </w:p>
        </w:tc>
        <w:tc>
          <w:tcPr>
            <w:tcW w:w="1251" w:type="dxa"/>
            <w:tcBorders>
              <w:bottom w:val="single" w:sz="4" w:space="0" w:color="000000"/>
            </w:tcBorders>
          </w:tcPr>
          <w:p w14:paraId="2BA51216" w14:textId="77777777" w:rsidR="00E91074" w:rsidRPr="00D37C06" w:rsidRDefault="00E91074" w:rsidP="00E91074">
            <w:pPr>
              <w:spacing w:after="0"/>
              <w:rPr>
                <w:sz w:val="20"/>
                <w:szCs w:val="20"/>
              </w:rPr>
            </w:pPr>
          </w:p>
        </w:tc>
        <w:tc>
          <w:tcPr>
            <w:tcW w:w="1354" w:type="dxa"/>
            <w:tcBorders>
              <w:bottom w:val="single" w:sz="4" w:space="0" w:color="000000"/>
            </w:tcBorders>
          </w:tcPr>
          <w:p w14:paraId="6038FA70" w14:textId="77777777" w:rsidR="00E91074" w:rsidRPr="00D37C06" w:rsidRDefault="00E91074" w:rsidP="00E91074">
            <w:pPr>
              <w:spacing w:after="0"/>
              <w:rPr>
                <w:sz w:val="20"/>
                <w:szCs w:val="20"/>
              </w:rPr>
            </w:pPr>
          </w:p>
        </w:tc>
      </w:tr>
      <w:tr w:rsidR="00E91074" w14:paraId="201A940E" w14:textId="3D843704" w:rsidTr="00F63542">
        <w:trPr>
          <w:trHeight w:val="292"/>
        </w:trPr>
        <w:tc>
          <w:tcPr>
            <w:tcW w:w="443" w:type="dxa"/>
            <w:tcBorders>
              <w:top w:val="single" w:sz="4" w:space="0" w:color="auto"/>
            </w:tcBorders>
          </w:tcPr>
          <w:p w14:paraId="17A7E49C" w14:textId="28A0630B" w:rsidR="00E91074" w:rsidRPr="00AC2387" w:rsidRDefault="00E91074" w:rsidP="00E91074">
            <w:pPr>
              <w:spacing w:after="0"/>
              <w:rPr>
                <w:rFonts w:cstheme="minorHAnsi"/>
                <w:b/>
                <w:sz w:val="20"/>
                <w:szCs w:val="20"/>
              </w:rPr>
            </w:pPr>
            <w:r>
              <w:rPr>
                <w:rFonts w:cstheme="minorHAnsi"/>
                <w:sz w:val="20"/>
                <w:szCs w:val="18"/>
              </w:rPr>
              <w:t>08</w:t>
            </w:r>
          </w:p>
        </w:tc>
        <w:tc>
          <w:tcPr>
            <w:tcW w:w="10357" w:type="dxa"/>
            <w:gridSpan w:val="9"/>
            <w:tcBorders>
              <w:top w:val="single" w:sz="4" w:space="0" w:color="auto"/>
            </w:tcBorders>
          </w:tcPr>
          <w:p w14:paraId="143F5AD0" w14:textId="3052C082" w:rsidR="00E91074" w:rsidRPr="004B5988" w:rsidRDefault="00E91074" w:rsidP="00E91074">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91074" w14:paraId="17891BD3" w14:textId="5BE48658" w:rsidTr="00F63542">
        <w:trPr>
          <w:trHeight w:val="289"/>
        </w:trPr>
        <w:tc>
          <w:tcPr>
            <w:tcW w:w="443" w:type="dxa"/>
          </w:tcPr>
          <w:p w14:paraId="4BECD1D9" w14:textId="71F049F1" w:rsidR="00E91074" w:rsidRPr="00AC2387" w:rsidRDefault="00E91074" w:rsidP="00E91074">
            <w:pPr>
              <w:spacing w:after="0"/>
              <w:rPr>
                <w:rFonts w:cstheme="minorHAnsi"/>
                <w:b/>
                <w:sz w:val="20"/>
                <w:szCs w:val="20"/>
              </w:rPr>
            </w:pPr>
            <w:r>
              <w:rPr>
                <w:rFonts w:cstheme="minorHAnsi"/>
                <w:sz w:val="20"/>
                <w:szCs w:val="18"/>
              </w:rPr>
              <w:t>09</w:t>
            </w:r>
          </w:p>
        </w:tc>
        <w:tc>
          <w:tcPr>
            <w:tcW w:w="10357" w:type="dxa"/>
            <w:gridSpan w:val="9"/>
          </w:tcPr>
          <w:p w14:paraId="6902CAFD" w14:textId="204C7F69" w:rsidR="00E91074" w:rsidRPr="004B5988" w:rsidRDefault="00E91074" w:rsidP="00E91074">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91074" w14:paraId="68906DC7" w14:textId="02C1BE8E" w:rsidTr="00F63542">
        <w:trPr>
          <w:trHeight w:val="289"/>
        </w:trPr>
        <w:tc>
          <w:tcPr>
            <w:tcW w:w="443" w:type="dxa"/>
          </w:tcPr>
          <w:p w14:paraId="1D2D543F" w14:textId="31E366AB" w:rsidR="00E91074" w:rsidRPr="00AC2387" w:rsidRDefault="00E91074" w:rsidP="00E91074">
            <w:pPr>
              <w:spacing w:after="0"/>
              <w:rPr>
                <w:rFonts w:cstheme="minorHAnsi"/>
                <w:b/>
                <w:sz w:val="20"/>
                <w:szCs w:val="20"/>
              </w:rPr>
            </w:pPr>
            <w:r>
              <w:rPr>
                <w:rFonts w:cstheme="minorHAnsi"/>
                <w:sz w:val="20"/>
                <w:szCs w:val="18"/>
              </w:rPr>
              <w:t>10</w:t>
            </w:r>
          </w:p>
        </w:tc>
        <w:tc>
          <w:tcPr>
            <w:tcW w:w="10357" w:type="dxa"/>
            <w:gridSpan w:val="9"/>
          </w:tcPr>
          <w:p w14:paraId="5DB80628" w14:textId="1EFD3F2A" w:rsidR="00E91074" w:rsidRPr="004B5988" w:rsidRDefault="00E91074" w:rsidP="00E91074">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E91074" w14:paraId="5DB97DDA" w14:textId="6F8186FF" w:rsidTr="00F63542">
        <w:trPr>
          <w:trHeight w:val="289"/>
        </w:trPr>
        <w:tc>
          <w:tcPr>
            <w:tcW w:w="443" w:type="dxa"/>
          </w:tcPr>
          <w:p w14:paraId="1DCB269F" w14:textId="531D5FC3" w:rsidR="00E91074" w:rsidRPr="00AC2387" w:rsidRDefault="00E91074" w:rsidP="00E91074">
            <w:pPr>
              <w:spacing w:after="0"/>
              <w:rPr>
                <w:rFonts w:cstheme="minorHAnsi"/>
                <w:b/>
                <w:sz w:val="20"/>
                <w:szCs w:val="20"/>
              </w:rPr>
            </w:pPr>
            <w:r>
              <w:rPr>
                <w:rFonts w:cstheme="minorHAnsi"/>
                <w:sz w:val="20"/>
                <w:szCs w:val="18"/>
              </w:rPr>
              <w:t>11</w:t>
            </w:r>
          </w:p>
        </w:tc>
        <w:tc>
          <w:tcPr>
            <w:tcW w:w="10357" w:type="dxa"/>
            <w:gridSpan w:val="9"/>
          </w:tcPr>
          <w:p w14:paraId="5724CE49" w14:textId="40348C0F" w:rsidR="00E91074" w:rsidRPr="004B5988" w:rsidRDefault="00E91074" w:rsidP="00E91074">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91074" w14:paraId="70BD58E3" w14:textId="09B5328D" w:rsidTr="00F63542">
        <w:trPr>
          <w:trHeight w:val="247"/>
        </w:trPr>
        <w:tc>
          <w:tcPr>
            <w:tcW w:w="10800" w:type="dxa"/>
            <w:gridSpan w:val="10"/>
          </w:tcPr>
          <w:p w14:paraId="07610991" w14:textId="30437BD6" w:rsidR="00E91074" w:rsidRPr="00236F4B" w:rsidRDefault="00E91074" w:rsidP="00E91074">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4B1F9674" w14:textId="4F9920F3" w:rsidR="00B843FA" w:rsidRDefault="00B843FA">
      <w:pPr>
        <w:spacing w:after="0" w:line="240" w:lineRule="auto"/>
        <w:rPr>
          <w:rFonts w:asciiTheme="minorHAnsi" w:hAnsiTheme="minorHAnsi" w:cstheme="minorHAnsi"/>
          <w:sz w:val="18"/>
          <w:szCs w:val="18"/>
        </w:rPr>
      </w:pPr>
    </w:p>
    <w:tbl>
      <w:tblPr>
        <w:tblStyle w:val="TableGrid"/>
        <w:tblW w:w="10832" w:type="dxa"/>
        <w:tblLayout w:type="fixed"/>
        <w:tblLook w:val="04A0" w:firstRow="1" w:lastRow="0" w:firstColumn="1" w:lastColumn="0" w:noHBand="0" w:noVBand="1"/>
      </w:tblPr>
      <w:tblGrid>
        <w:gridCol w:w="967"/>
        <w:gridCol w:w="1070"/>
        <w:gridCol w:w="1243"/>
        <w:gridCol w:w="1243"/>
        <w:gridCol w:w="1243"/>
        <w:gridCol w:w="1243"/>
        <w:gridCol w:w="1332"/>
        <w:gridCol w:w="1243"/>
        <w:gridCol w:w="1248"/>
      </w:tblGrid>
      <w:tr w:rsidR="002027EC" w:rsidRPr="00352318" w14:paraId="29291855" w14:textId="739AFF49" w:rsidTr="00F63542">
        <w:trPr>
          <w:trHeight w:val="531"/>
        </w:trPr>
        <w:tc>
          <w:tcPr>
            <w:tcW w:w="10832" w:type="dxa"/>
            <w:gridSpan w:val="9"/>
          </w:tcPr>
          <w:p w14:paraId="0B018382" w14:textId="79AB4CA2" w:rsidR="002027EC" w:rsidRPr="00352318" w:rsidRDefault="002027EC" w:rsidP="00352318">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541EDC1B" w14:textId="77777777" w:rsidR="002027EC" w:rsidRDefault="002027EC"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1C407A79" w14:textId="2CE4DE62" w:rsidR="002027EC" w:rsidRDefault="002027EC" w:rsidP="00352318">
            <w:pPr>
              <w:spacing w:after="0" w:line="240" w:lineRule="auto"/>
              <w:rPr>
                <w:rFonts w:asciiTheme="minorHAnsi" w:hAnsiTheme="minorHAnsi" w:cstheme="minorHAnsi"/>
                <w:b/>
                <w:sz w:val="18"/>
                <w:szCs w:val="18"/>
              </w:rPr>
            </w:pPr>
            <w:r>
              <w:rPr>
                <w:rFonts w:cstheme="minorHAnsi"/>
                <w:sz w:val="20"/>
                <w:szCs w:val="20"/>
              </w:rPr>
              <w:t>&lt;&lt; Require one row of data, reporting the longest distances, for each dwelling unit identified in Section B</w:t>
            </w:r>
            <w:r w:rsidR="00FD3495">
              <w:rPr>
                <w:rFonts w:cstheme="minorHAnsi"/>
                <w:sz w:val="20"/>
                <w:szCs w:val="20"/>
              </w:rPr>
              <w:t xml:space="preserve"> or </w:t>
            </w:r>
            <w:r w:rsidR="004172FC">
              <w:rPr>
                <w:rFonts w:cstheme="minorHAnsi"/>
                <w:sz w:val="20"/>
                <w:szCs w:val="20"/>
              </w:rPr>
              <w:t>B2</w:t>
            </w:r>
            <w:r>
              <w:rPr>
                <w:rFonts w:cstheme="minorHAnsi"/>
                <w:sz w:val="20"/>
                <w:szCs w:val="20"/>
              </w:rPr>
              <w:t xml:space="preserve">. with B11 </w:t>
            </w:r>
            <w:r w:rsidR="00FD3495">
              <w:rPr>
                <w:rFonts w:cstheme="minorHAnsi"/>
                <w:sz w:val="20"/>
                <w:szCs w:val="20"/>
              </w:rPr>
              <w:t xml:space="preserve">or </w:t>
            </w:r>
            <w:r w:rsidR="004172FC">
              <w:rPr>
                <w:rFonts w:cstheme="minorHAnsi"/>
                <w:sz w:val="20"/>
                <w:szCs w:val="20"/>
              </w:rPr>
              <w:t>B2-</w:t>
            </w:r>
            <w:r w:rsidR="00FD3495">
              <w:rPr>
                <w:rFonts w:cstheme="minorHAnsi"/>
                <w:sz w:val="20"/>
                <w:szCs w:val="20"/>
              </w:rPr>
              <w:t xml:space="preserve">08 </w:t>
            </w:r>
            <w:r>
              <w:rPr>
                <w:rFonts w:cstheme="minorHAnsi"/>
                <w:sz w:val="20"/>
                <w:szCs w:val="20"/>
              </w:rPr>
              <w:t xml:space="preserve">= Basic. If no dwelling in B11 </w:t>
            </w:r>
            <w:r w:rsidR="00FD3495">
              <w:rPr>
                <w:rFonts w:cstheme="minorHAnsi"/>
                <w:sz w:val="20"/>
                <w:szCs w:val="20"/>
              </w:rPr>
              <w:t xml:space="preserve">or </w:t>
            </w:r>
            <w:r w:rsidR="004172FC">
              <w:rPr>
                <w:rFonts w:cstheme="minorHAnsi"/>
                <w:sz w:val="20"/>
                <w:szCs w:val="20"/>
              </w:rPr>
              <w:t>B2-</w:t>
            </w:r>
            <w:r w:rsidR="00FD3495">
              <w:rPr>
                <w:rFonts w:cstheme="minorHAnsi"/>
                <w:sz w:val="20"/>
                <w:szCs w:val="20"/>
              </w:rPr>
              <w:t xml:space="preserve">08 </w:t>
            </w:r>
            <w:r>
              <w:rPr>
                <w:rFonts w:cstheme="minorHAnsi"/>
                <w:sz w:val="20"/>
                <w:szCs w:val="20"/>
              </w:rPr>
              <w:t>= Basic, then display section header and standard “This section does not apply” message&gt;&gt;</w:t>
            </w:r>
          </w:p>
        </w:tc>
      </w:tr>
      <w:tr w:rsidR="00DF0572" w:rsidRPr="00352318" w14:paraId="3FF536DA" w14:textId="496AE5D0" w:rsidTr="00F63542">
        <w:trPr>
          <w:trHeight w:val="208"/>
        </w:trPr>
        <w:tc>
          <w:tcPr>
            <w:tcW w:w="967" w:type="dxa"/>
            <w:vAlign w:val="center"/>
          </w:tcPr>
          <w:p w14:paraId="28974C52"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70" w:type="dxa"/>
            <w:vAlign w:val="center"/>
          </w:tcPr>
          <w:p w14:paraId="4F57BEA7"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43" w:type="dxa"/>
            <w:vAlign w:val="center"/>
          </w:tcPr>
          <w:p w14:paraId="7439F6D7"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43" w:type="dxa"/>
            <w:vAlign w:val="center"/>
          </w:tcPr>
          <w:p w14:paraId="6EBF7EB4"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243" w:type="dxa"/>
            <w:vAlign w:val="center"/>
          </w:tcPr>
          <w:p w14:paraId="436CAF1C"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243" w:type="dxa"/>
            <w:vAlign w:val="center"/>
          </w:tcPr>
          <w:p w14:paraId="3B86986B"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332" w:type="dxa"/>
            <w:vAlign w:val="center"/>
          </w:tcPr>
          <w:p w14:paraId="35921325"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43" w:type="dxa"/>
          </w:tcPr>
          <w:p w14:paraId="21331F28" w14:textId="15E6C2CA" w:rsidR="00DF0572" w:rsidRPr="00352318" w:rsidRDefault="00DF0572" w:rsidP="00DF0572">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43" w:type="dxa"/>
          </w:tcPr>
          <w:p w14:paraId="24FF3488" w14:textId="50CB8657" w:rsidR="00DF0572" w:rsidRPr="00352318" w:rsidRDefault="00DF0572" w:rsidP="00DF0572">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DF0572" w:rsidRPr="00352318" w14:paraId="24EEA366" w14:textId="4A1AEE8B" w:rsidTr="00F63542">
        <w:trPr>
          <w:trHeight w:val="1754"/>
        </w:trPr>
        <w:tc>
          <w:tcPr>
            <w:tcW w:w="967" w:type="dxa"/>
            <w:vAlign w:val="bottom"/>
          </w:tcPr>
          <w:p w14:paraId="3D461CD1" w14:textId="709CA1FA" w:rsidR="00DF0572" w:rsidRPr="00352318" w:rsidRDefault="00DF0572" w:rsidP="00DF0572">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lastRenderedPageBreak/>
              <w:t>Dwelling</w:t>
            </w:r>
            <w:r w:rsidRPr="00352318">
              <w:rPr>
                <w:rFonts w:asciiTheme="minorHAnsi" w:hAnsiTheme="minorHAnsi" w:cstheme="minorHAnsi"/>
                <w:sz w:val="18"/>
                <w:szCs w:val="18"/>
              </w:rPr>
              <w:t xml:space="preserve"> Name</w:t>
            </w:r>
          </w:p>
        </w:tc>
        <w:tc>
          <w:tcPr>
            <w:tcW w:w="1070" w:type="dxa"/>
            <w:vAlign w:val="bottom"/>
          </w:tcPr>
          <w:p w14:paraId="45CC4CAD"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43" w:type="dxa"/>
            <w:vAlign w:val="bottom"/>
          </w:tcPr>
          <w:p w14:paraId="49A65F04"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43" w:type="dxa"/>
            <w:vAlign w:val="bottom"/>
          </w:tcPr>
          <w:p w14:paraId="0E97F1F3"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243" w:type="dxa"/>
            <w:vAlign w:val="bottom"/>
          </w:tcPr>
          <w:p w14:paraId="7629B46A" w14:textId="09BC59D5"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243" w:type="dxa"/>
            <w:vAlign w:val="bottom"/>
          </w:tcPr>
          <w:p w14:paraId="38FB4F1A"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332" w:type="dxa"/>
            <w:vAlign w:val="bottom"/>
          </w:tcPr>
          <w:p w14:paraId="1C167762"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43" w:type="dxa"/>
            <w:vAlign w:val="bottom"/>
          </w:tcPr>
          <w:p w14:paraId="3A151305" w14:textId="2AED91F8" w:rsidR="00DF0572" w:rsidRPr="00352318" w:rsidRDefault="00DF0572" w:rsidP="00DF0572">
            <w:pPr>
              <w:spacing w:after="0" w:line="240" w:lineRule="auto"/>
              <w:rPr>
                <w:rFonts w:asciiTheme="minorHAnsi" w:hAnsiTheme="minorHAnsi" w:cstheme="minorHAnsi"/>
                <w:sz w:val="18"/>
                <w:szCs w:val="18"/>
              </w:rPr>
            </w:pPr>
            <w:r>
              <w:rPr>
                <w:rFonts w:cstheme="minorHAnsi"/>
                <w:sz w:val="18"/>
              </w:rPr>
              <w:t>Design Compactness Factor</w:t>
            </w:r>
          </w:p>
        </w:tc>
        <w:tc>
          <w:tcPr>
            <w:tcW w:w="1243" w:type="dxa"/>
            <w:vAlign w:val="bottom"/>
          </w:tcPr>
          <w:p w14:paraId="063E2191" w14:textId="7705B32D" w:rsidR="00DF0572" w:rsidRPr="00352318" w:rsidRDefault="00DF0572" w:rsidP="00DF0572">
            <w:pPr>
              <w:spacing w:after="0" w:line="240" w:lineRule="auto"/>
              <w:rPr>
                <w:rFonts w:asciiTheme="minorHAnsi" w:hAnsiTheme="minorHAnsi" w:cstheme="minorHAnsi"/>
                <w:sz w:val="18"/>
                <w:szCs w:val="18"/>
              </w:rPr>
            </w:pPr>
            <w:r>
              <w:rPr>
                <w:rFonts w:cstheme="minorHAnsi"/>
                <w:sz w:val="18"/>
              </w:rPr>
              <w:t>Calculated Compactness Factor</w:t>
            </w:r>
          </w:p>
        </w:tc>
      </w:tr>
      <w:tr w:rsidR="00DF0572" w:rsidRPr="00352318" w14:paraId="0538310C" w14:textId="02A189C8" w:rsidTr="00F63542">
        <w:trPr>
          <w:trHeight w:val="305"/>
        </w:trPr>
        <w:tc>
          <w:tcPr>
            <w:tcW w:w="967" w:type="dxa"/>
          </w:tcPr>
          <w:p w14:paraId="71FF4DC1" w14:textId="633430A3"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r>
              <w:rPr>
                <w:rFonts w:asciiTheme="minorHAnsi" w:hAnsiTheme="minorHAnsi" w:cstheme="minorHAnsi"/>
                <w:sz w:val="18"/>
                <w:szCs w:val="18"/>
              </w:rPr>
              <w:t xml:space="preserve"> or A2-01</w:t>
            </w:r>
            <w:r w:rsidRPr="00352318">
              <w:rPr>
                <w:rFonts w:asciiTheme="minorHAnsi" w:hAnsiTheme="minorHAnsi" w:cstheme="minorHAnsi"/>
                <w:sz w:val="18"/>
                <w:szCs w:val="18"/>
              </w:rPr>
              <w:t>&gt;&gt;</w:t>
            </w:r>
          </w:p>
        </w:tc>
        <w:tc>
          <w:tcPr>
            <w:tcW w:w="1070" w:type="dxa"/>
          </w:tcPr>
          <w:p w14:paraId="1EFC3064" w14:textId="7DB50B1E"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w:t>
            </w:r>
            <w:r w:rsidRPr="00352318" w:rsidDel="00DF0572">
              <w:rPr>
                <w:rFonts w:asciiTheme="minorHAnsi" w:hAnsiTheme="minorHAnsi" w:cstheme="minorHAnsi"/>
                <w:sz w:val="18"/>
                <w:szCs w:val="18"/>
              </w:rPr>
              <w:t xml:space="preserve"> </w:t>
            </w:r>
            <w:r w:rsidR="001B074E">
              <w:rPr>
                <w:rFonts w:asciiTheme="minorHAnsi" w:hAnsiTheme="minorHAnsi" w:cstheme="minorHAnsi"/>
                <w:sz w:val="18"/>
                <w:szCs w:val="18"/>
              </w:rPr>
              <w:t>if prescriptive or H03/H04/H05 are not in performance file, user select from list: 1, 2, 3; Else value = N/A</w:t>
            </w:r>
            <w:r w:rsidR="001B074E" w:rsidRPr="00352318">
              <w:rPr>
                <w:rFonts w:asciiTheme="minorHAnsi" w:hAnsiTheme="minorHAnsi" w:cstheme="minorHAnsi"/>
                <w:sz w:val="18"/>
                <w:szCs w:val="18"/>
              </w:rPr>
              <w:t xml:space="preserve"> </w:t>
            </w:r>
            <w:r w:rsidRPr="00352318">
              <w:rPr>
                <w:rFonts w:asciiTheme="minorHAnsi" w:hAnsiTheme="minorHAnsi" w:cstheme="minorHAnsi"/>
                <w:sz w:val="18"/>
                <w:szCs w:val="18"/>
              </w:rPr>
              <w:t>&gt;&gt;</w:t>
            </w:r>
          </w:p>
        </w:tc>
        <w:tc>
          <w:tcPr>
            <w:tcW w:w="1243" w:type="dxa"/>
          </w:tcPr>
          <w:p w14:paraId="4BD92439"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644F8BE0" w14:textId="5DF85090"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3" w:type="dxa"/>
          </w:tcPr>
          <w:p w14:paraId="5AB6032A"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13A44697" w14:textId="0D7CBB65"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3" w:type="dxa"/>
          </w:tcPr>
          <w:p w14:paraId="2034CAA7"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244F1A33" w14:textId="2760C7CC"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3" w:type="dxa"/>
          </w:tcPr>
          <w:p w14:paraId="09ACCC7B"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452D35C4" w14:textId="25787CC1"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r>
              <w:rPr>
                <w:rFonts w:asciiTheme="minorHAnsi" w:hAnsiTheme="minorHAnsi" w:cstheme="minorHAnsi"/>
                <w:sz w:val="18"/>
                <w:szCs w:val="18"/>
              </w:rPr>
              <w:t>or A2-07</w:t>
            </w:r>
            <w:r w:rsidRPr="00352318">
              <w:rPr>
                <w:rFonts w:asciiTheme="minorHAnsi" w:hAnsiTheme="minorHAnsi" w:cstheme="minorHAnsi"/>
                <w:sz w:val="18"/>
                <w:szCs w:val="18"/>
              </w:rPr>
              <w:t>= Standard Distribution System, then value = (</w:t>
            </w:r>
            <w:r>
              <w:rPr>
                <w:rFonts w:asciiTheme="minorHAnsi" w:hAnsiTheme="minorHAnsi" w:cstheme="minorHAnsi"/>
                <w:sz w:val="18"/>
                <w:szCs w:val="18"/>
              </w:rPr>
              <w:t>H03*0.4)+(H</w:t>
            </w:r>
            <w:r w:rsidRPr="00352318">
              <w:rPr>
                <w:rFonts w:asciiTheme="minorHAnsi" w:hAnsiTheme="minorHAnsi" w:cstheme="minorHAnsi"/>
                <w:sz w:val="18"/>
                <w:szCs w:val="18"/>
              </w:rPr>
              <w:t>04*0.4)</w:t>
            </w:r>
            <w:r>
              <w:rPr>
                <w:rFonts w:asciiTheme="minorHAnsi" w:hAnsiTheme="minorHAnsi" w:cstheme="minorHAnsi"/>
                <w:sz w:val="18"/>
                <w:szCs w:val="18"/>
              </w:rPr>
              <w:t>+</w:t>
            </w:r>
            <w:r w:rsidRPr="00352318">
              <w:rPr>
                <w:rFonts w:asciiTheme="minorHAnsi" w:hAnsiTheme="minorHAnsi" w:cstheme="minorHAnsi"/>
                <w:sz w:val="18"/>
                <w:szCs w:val="18"/>
              </w:rPr>
              <w:t xml:space="preserve">( </w:t>
            </w:r>
            <w:r>
              <w:rPr>
                <w:rFonts w:asciiTheme="minorHAnsi" w:hAnsiTheme="minorHAnsi" w:cstheme="minorHAnsi"/>
                <w:sz w:val="18"/>
                <w:szCs w:val="18"/>
              </w:rPr>
              <w:t>H</w:t>
            </w:r>
            <w:r w:rsidRPr="00352318">
              <w:rPr>
                <w:rFonts w:asciiTheme="minorHAnsi" w:hAnsiTheme="minorHAnsi" w:cstheme="minorHAnsi"/>
                <w:sz w:val="18"/>
                <w:szCs w:val="18"/>
              </w:rPr>
              <w:t>05*0.2);</w:t>
            </w:r>
          </w:p>
          <w:p w14:paraId="72748B0C" w14:textId="1A56BF86"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 or A2-07</w:t>
            </w:r>
            <w:r w:rsidRPr="00352318">
              <w:rPr>
                <w:rFonts w:asciiTheme="minorHAnsi" w:hAnsiTheme="minorHAnsi" w:cstheme="minorHAnsi"/>
                <w:sz w:val="18"/>
                <w:szCs w:val="18"/>
              </w:rPr>
              <w:t xml:space="preserve"> = Demand Recirculation Manual Control, then value = </w:t>
            </w:r>
            <w:r>
              <w:rPr>
                <w:rFonts w:asciiTheme="minorHAnsi" w:hAnsiTheme="minorHAnsi" w:cstheme="minorHAnsi"/>
                <w:sz w:val="18"/>
                <w:szCs w:val="18"/>
              </w:rPr>
              <w:t>H</w:t>
            </w:r>
            <w:r w:rsidRPr="00352318">
              <w:rPr>
                <w:rFonts w:asciiTheme="minorHAnsi" w:hAnsiTheme="minorHAnsi" w:cstheme="minorHAnsi"/>
                <w:sz w:val="18"/>
                <w:szCs w:val="18"/>
              </w:rPr>
              <w:t>05&gt;&gt;</w:t>
            </w:r>
          </w:p>
        </w:tc>
        <w:tc>
          <w:tcPr>
            <w:tcW w:w="1332" w:type="dxa"/>
          </w:tcPr>
          <w:p w14:paraId="7C074C4F"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 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3F0763C4" w14:textId="16715A5A"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value = </w:t>
            </w:r>
          </w:p>
          <w:p w14:paraId="198B33CB"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((a+b *CFA)/n) &gt;&gt;</w:t>
            </w:r>
          </w:p>
          <w:p w14:paraId="0C4EA135"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3F8B130B"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55666DF4"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from CF1R, and</w:t>
            </w:r>
          </w:p>
          <w:p w14:paraId="50F29482" w14:textId="6576FBA0" w:rsidR="00DF0572" w:rsidRPr="00352318" w:rsidRDefault="00DF0572" w:rsidP="00DF0572">
            <w:pPr>
              <w:spacing w:after="0" w:line="240" w:lineRule="auto"/>
              <w:rPr>
                <w:rFonts w:asciiTheme="minorHAnsi" w:hAnsiTheme="minorHAnsi" w:cstheme="minorBidi"/>
                <w:sz w:val="18"/>
                <w:szCs w:val="18"/>
              </w:rPr>
            </w:pPr>
            <w:r w:rsidRPr="2F6A1BB3">
              <w:rPr>
                <w:rFonts w:asciiTheme="minorHAnsi" w:hAnsiTheme="minorHAnsi" w:cstheme="minorBidi"/>
                <w:i/>
                <w:iCs/>
                <w:sz w:val="18"/>
                <w:szCs w:val="18"/>
              </w:rPr>
              <w:t>n = Number of water heaters in the dwelling unit from A05 or A2-04 (unitless).</w:t>
            </w:r>
            <w:r w:rsidRPr="2F6A1BB3">
              <w:rPr>
                <w:rFonts w:asciiTheme="minorHAnsi" w:hAnsiTheme="minorHAnsi" w:cstheme="minorBidi"/>
                <w:sz w:val="18"/>
                <w:szCs w:val="18"/>
              </w:rPr>
              <w:t xml:space="preserve"> </w:t>
            </w:r>
          </w:p>
        </w:tc>
        <w:tc>
          <w:tcPr>
            <w:tcW w:w="1243" w:type="dxa"/>
          </w:tcPr>
          <w:p w14:paraId="30B7CE9E" w14:textId="77777777" w:rsidR="00DF0572" w:rsidRPr="001C31FC" w:rsidRDefault="00DF0572" w:rsidP="00DF0572">
            <w:pPr>
              <w:spacing w:after="0" w:line="240" w:lineRule="auto"/>
              <w:rPr>
                <w:rFonts w:cstheme="minorHAnsi"/>
                <w:sz w:val="18"/>
                <w:szCs w:val="18"/>
              </w:rPr>
            </w:pPr>
            <w:r w:rsidRPr="001C31FC">
              <w:rPr>
                <w:rFonts w:cstheme="minorHAnsi"/>
                <w:sz w:val="18"/>
                <w:szCs w:val="18"/>
              </w:rPr>
              <w:t>&lt;&lt;Reference value from CF1R-</w:t>
            </w:r>
            <w:r w:rsidRPr="00BD3C19">
              <w:rPr>
                <w:rFonts w:cstheme="minorHAnsi"/>
                <w:sz w:val="18"/>
                <w:szCs w:val="18"/>
              </w:rPr>
              <w:t>PRF</w:t>
            </w:r>
            <w:r w:rsidRPr="001C31FC">
              <w:rPr>
                <w:rFonts w:cstheme="minorHAnsi"/>
                <w:sz w:val="18"/>
                <w:szCs w:val="18"/>
              </w:rPr>
              <w:t xml:space="preserve">; </w:t>
            </w:r>
          </w:p>
          <w:p w14:paraId="1C387D30" w14:textId="167E5440" w:rsidR="00DF0572" w:rsidRPr="00352318" w:rsidRDefault="00DF0572" w:rsidP="00DF0572">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43" w:type="dxa"/>
          </w:tcPr>
          <w:p w14:paraId="0772CE5B" w14:textId="77777777" w:rsidR="00DF0572" w:rsidRDefault="00DF0572" w:rsidP="00DF0572">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H</w:t>
            </w:r>
            <w:r w:rsidRPr="00AA14A8">
              <w:rPr>
                <w:sz w:val="18"/>
                <w:szCs w:val="18"/>
              </w:rPr>
              <w:t>06/</w:t>
            </w:r>
            <w:r>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H08; </w:t>
            </w:r>
          </w:p>
          <w:p w14:paraId="0A2F7256" w14:textId="5A6327E3" w:rsidR="00DF0572" w:rsidRPr="00352318" w:rsidRDefault="00DF0572" w:rsidP="00DF0572">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DF0572" w:rsidRPr="00352318" w14:paraId="4738EBA2" w14:textId="28BA20CC" w:rsidTr="00F63542">
        <w:trPr>
          <w:trHeight w:val="221"/>
        </w:trPr>
        <w:tc>
          <w:tcPr>
            <w:tcW w:w="967" w:type="dxa"/>
          </w:tcPr>
          <w:p w14:paraId="57BE4976" w14:textId="77777777" w:rsidR="00DF0572" w:rsidRPr="00352318" w:rsidRDefault="00DF0572" w:rsidP="00DF0572">
            <w:pPr>
              <w:spacing w:after="0" w:line="240" w:lineRule="auto"/>
              <w:rPr>
                <w:rFonts w:asciiTheme="minorHAnsi" w:hAnsiTheme="minorHAnsi" w:cstheme="minorHAnsi"/>
                <w:sz w:val="18"/>
                <w:szCs w:val="18"/>
              </w:rPr>
            </w:pPr>
          </w:p>
        </w:tc>
        <w:tc>
          <w:tcPr>
            <w:tcW w:w="1070" w:type="dxa"/>
          </w:tcPr>
          <w:p w14:paraId="3A15253C"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584241D1"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00E3D2A9"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3F1547CE"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2E707C56" w14:textId="77777777" w:rsidR="00DF0572" w:rsidRPr="00352318" w:rsidRDefault="00DF0572" w:rsidP="00DF0572">
            <w:pPr>
              <w:spacing w:after="0" w:line="240" w:lineRule="auto"/>
              <w:rPr>
                <w:rFonts w:asciiTheme="minorHAnsi" w:hAnsiTheme="minorHAnsi" w:cstheme="minorHAnsi"/>
                <w:sz w:val="18"/>
                <w:szCs w:val="18"/>
              </w:rPr>
            </w:pPr>
          </w:p>
        </w:tc>
        <w:tc>
          <w:tcPr>
            <w:tcW w:w="1332" w:type="dxa"/>
          </w:tcPr>
          <w:p w14:paraId="2C5EADA9"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6AEAB819"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0788EA9C" w14:textId="77777777" w:rsidR="00DF0572" w:rsidRPr="00352318" w:rsidRDefault="00DF0572" w:rsidP="00DF0572">
            <w:pPr>
              <w:spacing w:after="0" w:line="240" w:lineRule="auto"/>
              <w:rPr>
                <w:rFonts w:asciiTheme="minorHAnsi" w:hAnsiTheme="minorHAnsi" w:cstheme="minorHAnsi"/>
                <w:sz w:val="18"/>
                <w:szCs w:val="18"/>
              </w:rPr>
            </w:pPr>
          </w:p>
        </w:tc>
      </w:tr>
      <w:tr w:rsidR="00DF0572" w:rsidRPr="00352318" w14:paraId="4253E6CC" w14:textId="0ED1E51E" w:rsidTr="00F63542">
        <w:trPr>
          <w:trHeight w:val="208"/>
        </w:trPr>
        <w:tc>
          <w:tcPr>
            <w:tcW w:w="10832" w:type="dxa"/>
            <w:gridSpan w:val="9"/>
          </w:tcPr>
          <w:p w14:paraId="254F75E2" w14:textId="4DBA7920" w:rsidR="00DF0572" w:rsidRPr="00352318" w:rsidRDefault="00DF0572" w:rsidP="00DF0572">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4E31226A" w14:textId="62319C76"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8D6F63" w:rsidRPr="008D6F63" w14:paraId="4549F6EB" w14:textId="77777777" w:rsidTr="00690C6A">
        <w:trPr>
          <w:cantSplit/>
          <w:trHeight w:val="170"/>
        </w:trPr>
        <w:tc>
          <w:tcPr>
            <w:tcW w:w="7825" w:type="dxa"/>
            <w:gridSpan w:val="5"/>
            <w:shd w:val="clear" w:color="auto" w:fill="auto"/>
            <w:noWrap/>
            <w:hideMark/>
          </w:tcPr>
          <w:p w14:paraId="4108EE62" w14:textId="77777777" w:rsidR="008D6F63" w:rsidRPr="008D6F63" w:rsidRDefault="008D6F63" w:rsidP="008D6F63">
            <w:pPr>
              <w:spacing w:after="0" w:line="240" w:lineRule="auto"/>
              <w:rPr>
                <w:sz w:val="18"/>
                <w:szCs w:val="18"/>
                <w:u w:val="single"/>
              </w:rPr>
            </w:pPr>
            <w:r w:rsidRPr="008D6F63">
              <w:rPr>
                <w:sz w:val="18"/>
                <w:szCs w:val="18"/>
                <w:u w:val="single"/>
              </w:rPr>
              <w:t>Table 4.4.6-2: Coefficients for the Qualification Distance Calculation</w:t>
            </w:r>
          </w:p>
          <w:p w14:paraId="0EAE06DD" w14:textId="0FA094F2" w:rsidR="008D6F63" w:rsidRPr="008D6F63" w:rsidRDefault="008D6F63" w:rsidP="008D6F63">
            <w:pPr>
              <w:spacing w:after="0" w:line="240" w:lineRule="auto"/>
              <w:rPr>
                <w:rFonts w:asciiTheme="minorHAnsi" w:eastAsiaTheme="minorEastAsia" w:hAnsiTheme="minorHAnsi" w:cstheme="minorBidi"/>
                <w:b/>
                <w:sz w:val="18"/>
                <w:szCs w:val="18"/>
              </w:rPr>
            </w:pPr>
            <w:r w:rsidRPr="008D6F63">
              <w:rPr>
                <w:b/>
                <w:sz w:val="18"/>
                <w:szCs w:val="18"/>
              </w:rPr>
              <w:t>&lt;&lt; do not show tab</w:t>
            </w:r>
            <w:r w:rsidR="00690C6A">
              <w:rPr>
                <w:b/>
                <w:sz w:val="18"/>
                <w:szCs w:val="18"/>
              </w:rPr>
              <w:t>le, only use for equation in G07 and H07</w:t>
            </w:r>
            <w:r w:rsidRPr="008D6F63">
              <w:rPr>
                <w:b/>
                <w:sz w:val="18"/>
                <w:szCs w:val="18"/>
              </w:rPr>
              <w:t>&gt;&gt;</w:t>
            </w:r>
          </w:p>
        </w:tc>
      </w:tr>
      <w:tr w:rsidR="008D6F63" w:rsidRPr="008D6F63" w14:paraId="0B624C5C" w14:textId="77777777" w:rsidTr="00690C6A">
        <w:trPr>
          <w:cantSplit/>
          <w:trHeight w:val="170"/>
        </w:trPr>
        <w:tc>
          <w:tcPr>
            <w:tcW w:w="1705" w:type="dxa"/>
            <w:shd w:val="clear" w:color="auto" w:fill="auto"/>
            <w:noWrap/>
          </w:tcPr>
          <w:p w14:paraId="41927CC6" w14:textId="77777777" w:rsidR="008D6F63" w:rsidRPr="008D6F63" w:rsidRDefault="008D6F63" w:rsidP="008D6F63">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BC984E2"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6CFB9A7B"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8D6F63" w:rsidRPr="008D6F63" w14:paraId="7D4686FF" w14:textId="77777777" w:rsidTr="00690C6A">
        <w:trPr>
          <w:cantSplit/>
          <w:trHeight w:val="300"/>
        </w:trPr>
        <w:tc>
          <w:tcPr>
            <w:tcW w:w="1705" w:type="dxa"/>
            <w:shd w:val="clear" w:color="auto" w:fill="auto"/>
            <w:noWrap/>
            <w:vAlign w:val="bottom"/>
            <w:hideMark/>
          </w:tcPr>
          <w:p w14:paraId="551819A5"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89CBFF0"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07C0A5E"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41A68A1F"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2D0D962A"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877BF9" w:rsidRPr="008D6F63" w14:paraId="0C0276EB" w14:textId="77777777" w:rsidTr="00690C6A">
        <w:trPr>
          <w:cantSplit/>
          <w:trHeight w:val="300"/>
        </w:trPr>
        <w:tc>
          <w:tcPr>
            <w:tcW w:w="1705" w:type="dxa"/>
            <w:shd w:val="clear" w:color="auto" w:fill="auto"/>
            <w:noWrap/>
          </w:tcPr>
          <w:p w14:paraId="15B5D841" w14:textId="77777777" w:rsidR="00877BF9" w:rsidRPr="008D6F63" w:rsidRDefault="00877BF9" w:rsidP="00877BF9">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Single Family</w:t>
            </w:r>
          </w:p>
        </w:tc>
        <w:tc>
          <w:tcPr>
            <w:tcW w:w="1800" w:type="dxa"/>
            <w:shd w:val="clear" w:color="auto" w:fill="auto"/>
            <w:noWrap/>
          </w:tcPr>
          <w:p w14:paraId="7FA29D14" w14:textId="2B667406" w:rsidR="00877BF9" w:rsidRPr="009F7E94"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r w:rsidR="00141137">
              <w:rPr>
                <w:rFonts w:asciiTheme="minorHAnsi" w:eastAsiaTheme="minorEastAsia" w:hAnsiTheme="minorHAnsi" w:cstheme="minorBidi"/>
                <w:sz w:val="18"/>
                <w:szCs w:val="18"/>
              </w:rPr>
              <w:t xml:space="preserve"> </w:t>
            </w:r>
            <w:r w:rsidR="00444DF8">
              <w:rPr>
                <w:rFonts w:asciiTheme="minorHAnsi" w:eastAsiaTheme="minorEastAsia" w:hAnsiTheme="minorHAnsi" w:cstheme="minorBidi"/>
                <w:sz w:val="18"/>
                <w:szCs w:val="18"/>
              </w:rPr>
              <w:t>O</w:t>
            </w:r>
            <w:r w:rsidR="00141137">
              <w:rPr>
                <w:rFonts w:asciiTheme="minorHAnsi" w:eastAsiaTheme="minorEastAsia" w:hAnsiTheme="minorHAnsi" w:cstheme="minorBidi"/>
                <w:sz w:val="18"/>
                <w:szCs w:val="18"/>
              </w:rPr>
              <w:t>r A2-</w:t>
            </w:r>
            <w:r w:rsidR="00444DF8">
              <w:rPr>
                <w:rFonts w:asciiTheme="minorHAnsi" w:eastAsiaTheme="minorEastAsia" w:hAnsiTheme="minorHAnsi" w:cstheme="minorBidi"/>
                <w:sz w:val="18"/>
                <w:szCs w:val="18"/>
              </w:rPr>
              <w:t>07</w:t>
            </w:r>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7C35F393" w14:textId="1C71010D" w:rsidR="00877BF9" w:rsidRPr="008D6F63" w:rsidRDefault="00877BF9" w:rsidP="00877BF9">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36422212" w14:textId="7A877B42" w:rsidR="00877BF9" w:rsidRPr="005828AE"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r w:rsidR="00444DF8">
              <w:rPr>
                <w:rFonts w:asciiTheme="minorHAnsi" w:eastAsiaTheme="minorEastAsia" w:hAnsiTheme="minorHAnsi" w:cstheme="minorBidi"/>
                <w:sz w:val="18"/>
                <w:szCs w:val="18"/>
              </w:rPr>
              <w:t xml:space="preserve"> Or</w:t>
            </w:r>
            <w:r w:rsidR="00F45E45">
              <w:rPr>
                <w:rFonts w:asciiTheme="minorHAnsi" w:eastAsiaTheme="minorEastAsia" w:hAnsiTheme="minorHAnsi" w:cstheme="minorBidi"/>
                <w:sz w:val="18"/>
                <w:szCs w:val="18"/>
              </w:rPr>
              <w:t xml:space="preserve"> A2-07</w:t>
            </w:r>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p>
          <w:p w14:paraId="3CCE56EC" w14:textId="4D30BE9A" w:rsidR="00877BF9" w:rsidRPr="008D6F63" w:rsidRDefault="00877BF9" w:rsidP="00357C89">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52E973C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610B5D2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27732B9" w14:textId="77777777" w:rsidTr="00690C6A">
        <w:trPr>
          <w:cantSplit/>
          <w:trHeight w:val="170"/>
        </w:trPr>
        <w:tc>
          <w:tcPr>
            <w:tcW w:w="1705" w:type="dxa"/>
            <w:shd w:val="clear" w:color="auto" w:fill="auto"/>
            <w:noWrap/>
            <w:hideMark/>
          </w:tcPr>
          <w:p w14:paraId="5598DA9B"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One story</w:t>
            </w:r>
          </w:p>
        </w:tc>
        <w:tc>
          <w:tcPr>
            <w:tcW w:w="1800" w:type="dxa"/>
            <w:shd w:val="clear" w:color="auto" w:fill="auto"/>
            <w:noWrap/>
            <w:hideMark/>
          </w:tcPr>
          <w:p w14:paraId="64073FDA"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05297C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22.7</w:t>
            </w:r>
          </w:p>
        </w:tc>
        <w:tc>
          <w:tcPr>
            <w:tcW w:w="1350" w:type="dxa"/>
            <w:shd w:val="clear" w:color="auto" w:fill="auto"/>
            <w:noWrap/>
            <w:hideMark/>
          </w:tcPr>
          <w:p w14:paraId="2393EFE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c>
          <w:tcPr>
            <w:tcW w:w="1260" w:type="dxa"/>
            <w:shd w:val="clear" w:color="auto" w:fill="auto"/>
            <w:noWrap/>
            <w:hideMark/>
          </w:tcPr>
          <w:p w14:paraId="7D66F94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0.0099</w:t>
            </w:r>
          </w:p>
        </w:tc>
      </w:tr>
      <w:tr w:rsidR="00877BF9" w:rsidRPr="008D6F63" w14:paraId="0DF3082F" w14:textId="77777777" w:rsidTr="00690C6A">
        <w:trPr>
          <w:cantSplit/>
          <w:trHeight w:val="215"/>
        </w:trPr>
        <w:tc>
          <w:tcPr>
            <w:tcW w:w="1705" w:type="dxa"/>
            <w:shd w:val="clear" w:color="auto" w:fill="auto"/>
            <w:noWrap/>
            <w:hideMark/>
          </w:tcPr>
          <w:p w14:paraId="61E1DA1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Two story</w:t>
            </w:r>
          </w:p>
        </w:tc>
        <w:tc>
          <w:tcPr>
            <w:tcW w:w="1800" w:type="dxa"/>
            <w:shd w:val="clear" w:color="auto" w:fill="auto"/>
            <w:noWrap/>
            <w:hideMark/>
          </w:tcPr>
          <w:p w14:paraId="307994E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15</w:t>
            </w:r>
          </w:p>
        </w:tc>
        <w:tc>
          <w:tcPr>
            <w:tcW w:w="1710" w:type="dxa"/>
            <w:shd w:val="clear" w:color="auto" w:fill="auto"/>
            <w:noWrap/>
            <w:hideMark/>
          </w:tcPr>
          <w:p w14:paraId="435334B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11.5</w:t>
            </w:r>
          </w:p>
        </w:tc>
        <w:tc>
          <w:tcPr>
            <w:tcW w:w="1350" w:type="dxa"/>
            <w:shd w:val="clear" w:color="auto" w:fill="auto"/>
            <w:noWrap/>
            <w:hideMark/>
          </w:tcPr>
          <w:p w14:paraId="6A1B456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0.0045</w:t>
            </w:r>
          </w:p>
        </w:tc>
        <w:tc>
          <w:tcPr>
            <w:tcW w:w="1260" w:type="dxa"/>
            <w:shd w:val="clear" w:color="auto" w:fill="auto"/>
            <w:noWrap/>
            <w:hideMark/>
          </w:tcPr>
          <w:p w14:paraId="334234D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r>
      <w:tr w:rsidR="00877BF9" w:rsidRPr="008D6F63" w14:paraId="6BADE230" w14:textId="77777777" w:rsidTr="00690C6A">
        <w:trPr>
          <w:cantSplit/>
          <w:trHeight w:val="152"/>
        </w:trPr>
        <w:tc>
          <w:tcPr>
            <w:tcW w:w="1705" w:type="dxa"/>
            <w:shd w:val="clear" w:color="auto" w:fill="auto"/>
            <w:noWrap/>
            <w:hideMark/>
          </w:tcPr>
          <w:p w14:paraId="3F8DBD4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Three story</w:t>
            </w:r>
          </w:p>
        </w:tc>
        <w:tc>
          <w:tcPr>
            <w:tcW w:w="1800" w:type="dxa"/>
            <w:shd w:val="clear" w:color="auto" w:fill="auto"/>
            <w:noWrap/>
            <w:hideMark/>
          </w:tcPr>
          <w:p w14:paraId="3BA239B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598CBF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0.5</w:t>
            </w:r>
          </w:p>
        </w:tc>
        <w:tc>
          <w:tcPr>
            <w:tcW w:w="1350" w:type="dxa"/>
            <w:shd w:val="clear" w:color="auto" w:fill="auto"/>
            <w:noWrap/>
            <w:hideMark/>
          </w:tcPr>
          <w:p w14:paraId="079991CC"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0.0030</w:t>
            </w:r>
          </w:p>
        </w:tc>
        <w:tc>
          <w:tcPr>
            <w:tcW w:w="1260" w:type="dxa"/>
            <w:shd w:val="clear" w:color="auto" w:fill="auto"/>
            <w:noWrap/>
            <w:hideMark/>
          </w:tcPr>
          <w:p w14:paraId="297AEB9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0.014</w:t>
            </w:r>
          </w:p>
        </w:tc>
      </w:tr>
      <w:tr w:rsidR="00877BF9" w:rsidRPr="008D6F63" w14:paraId="5E679E9A" w14:textId="77777777" w:rsidTr="00690C6A">
        <w:trPr>
          <w:cantSplit/>
          <w:trHeight w:val="152"/>
        </w:trPr>
        <w:tc>
          <w:tcPr>
            <w:tcW w:w="1705" w:type="dxa"/>
            <w:shd w:val="clear" w:color="auto" w:fill="auto"/>
            <w:noWrap/>
          </w:tcPr>
          <w:p w14:paraId="01966F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034080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C8EAA2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821B4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014860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26500A9B" w14:textId="77777777" w:rsidTr="00690C6A">
        <w:trPr>
          <w:cantSplit/>
          <w:trHeight w:val="152"/>
        </w:trPr>
        <w:tc>
          <w:tcPr>
            <w:tcW w:w="1705" w:type="dxa"/>
            <w:shd w:val="clear" w:color="auto" w:fill="auto"/>
            <w:noWrap/>
          </w:tcPr>
          <w:p w14:paraId="483C59C7" w14:textId="0E62C85A"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4E4D0D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7D05D1F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353F6BF"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272DE25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0741DAC" w14:textId="77777777" w:rsidTr="00690C6A">
        <w:trPr>
          <w:cantSplit/>
          <w:trHeight w:val="152"/>
        </w:trPr>
        <w:tc>
          <w:tcPr>
            <w:tcW w:w="1705" w:type="dxa"/>
            <w:shd w:val="clear" w:color="auto" w:fill="auto"/>
            <w:noWrap/>
          </w:tcPr>
          <w:p w14:paraId="67B3933B" w14:textId="7EACE37B"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6F241DBD" w14:textId="499FEE21"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795DDA9" w14:textId="177F38FD"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2B657BEE" w14:textId="06BA02F4"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6F5023A3" w14:textId="290FF13B"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044F7F69" w14:textId="77777777" w:rsidTr="00690C6A">
        <w:trPr>
          <w:cantSplit/>
          <w:trHeight w:val="152"/>
        </w:trPr>
        <w:tc>
          <w:tcPr>
            <w:tcW w:w="1705" w:type="dxa"/>
            <w:shd w:val="clear" w:color="auto" w:fill="auto"/>
            <w:noWrap/>
          </w:tcPr>
          <w:p w14:paraId="40478FD8" w14:textId="63A62CD0" w:rsidR="00877BF9" w:rsidRPr="0006728B" w:rsidRDefault="00877BF9" w:rsidP="00877BF9">
            <w:pPr>
              <w:spacing w:after="0" w:line="240" w:lineRule="auto"/>
              <w:jc w:val="center"/>
              <w:rPr>
                <w:sz w:val="18"/>
                <w:u w:val="single"/>
                <w:lang w:eastAsia="x-none"/>
              </w:rPr>
            </w:pPr>
          </w:p>
        </w:tc>
        <w:tc>
          <w:tcPr>
            <w:tcW w:w="1800" w:type="dxa"/>
            <w:shd w:val="clear" w:color="auto" w:fill="auto"/>
            <w:noWrap/>
          </w:tcPr>
          <w:p w14:paraId="14662BC3" w14:textId="7912133B" w:rsidR="00877BF9" w:rsidRPr="0006728B" w:rsidRDefault="00877BF9" w:rsidP="00877BF9">
            <w:pPr>
              <w:spacing w:after="0" w:line="240" w:lineRule="auto"/>
              <w:jc w:val="center"/>
              <w:rPr>
                <w:sz w:val="18"/>
                <w:u w:val="single"/>
                <w:lang w:eastAsia="x-none"/>
              </w:rPr>
            </w:pPr>
          </w:p>
        </w:tc>
        <w:tc>
          <w:tcPr>
            <w:tcW w:w="1710" w:type="dxa"/>
            <w:shd w:val="clear" w:color="auto" w:fill="auto"/>
            <w:noWrap/>
          </w:tcPr>
          <w:p w14:paraId="2EA98699" w14:textId="4578BF4F" w:rsidR="00877BF9" w:rsidRPr="0006728B" w:rsidRDefault="00877BF9" w:rsidP="00877BF9">
            <w:pPr>
              <w:spacing w:after="0" w:line="240" w:lineRule="auto"/>
              <w:jc w:val="center"/>
              <w:rPr>
                <w:sz w:val="18"/>
                <w:u w:val="single"/>
                <w:lang w:eastAsia="x-none"/>
              </w:rPr>
            </w:pPr>
          </w:p>
        </w:tc>
        <w:tc>
          <w:tcPr>
            <w:tcW w:w="1350" w:type="dxa"/>
            <w:shd w:val="clear" w:color="auto" w:fill="auto"/>
            <w:noWrap/>
          </w:tcPr>
          <w:p w14:paraId="389D5C3F" w14:textId="445023B9" w:rsidR="00877BF9" w:rsidRPr="0006728B" w:rsidRDefault="00877BF9" w:rsidP="00877BF9">
            <w:pPr>
              <w:spacing w:after="0" w:line="240" w:lineRule="auto"/>
              <w:jc w:val="center"/>
              <w:rPr>
                <w:sz w:val="18"/>
                <w:u w:val="single"/>
                <w:lang w:eastAsia="x-none"/>
              </w:rPr>
            </w:pPr>
          </w:p>
        </w:tc>
        <w:tc>
          <w:tcPr>
            <w:tcW w:w="1260" w:type="dxa"/>
            <w:shd w:val="clear" w:color="auto" w:fill="auto"/>
            <w:noWrap/>
          </w:tcPr>
          <w:p w14:paraId="07E8AD5D" w14:textId="51774ADF" w:rsidR="00877BF9" w:rsidRPr="0006728B" w:rsidRDefault="00877BF9" w:rsidP="00877BF9">
            <w:pPr>
              <w:spacing w:after="0" w:line="240" w:lineRule="auto"/>
              <w:jc w:val="center"/>
              <w:rPr>
                <w:sz w:val="18"/>
                <w:u w:val="single"/>
                <w:lang w:eastAsia="x-none"/>
              </w:rPr>
            </w:pPr>
          </w:p>
        </w:tc>
      </w:tr>
    </w:tbl>
    <w:p w14:paraId="52F773F4" w14:textId="77777777" w:rsidR="008D6F63" w:rsidRDefault="008D6F63">
      <w:pPr>
        <w:spacing w:after="0" w:line="240" w:lineRule="auto"/>
        <w:rPr>
          <w:rFonts w:asciiTheme="minorHAnsi" w:hAnsiTheme="minorHAnsi" w:cstheme="minorHAnsi"/>
          <w:sz w:val="18"/>
          <w:szCs w:val="18"/>
        </w:rPr>
      </w:pPr>
    </w:p>
    <w:tbl>
      <w:tblPr>
        <w:tblStyle w:val="TableGrid3"/>
        <w:tblW w:w="10795" w:type="dxa"/>
        <w:tblLook w:val="04A0" w:firstRow="1" w:lastRow="0" w:firstColumn="1" w:lastColumn="0" w:noHBand="0" w:noVBand="1"/>
      </w:tblPr>
      <w:tblGrid>
        <w:gridCol w:w="1141"/>
        <w:gridCol w:w="752"/>
        <w:gridCol w:w="481"/>
        <w:gridCol w:w="1508"/>
        <w:gridCol w:w="459"/>
        <w:gridCol w:w="754"/>
        <w:gridCol w:w="2045"/>
        <w:gridCol w:w="1988"/>
        <w:gridCol w:w="1667"/>
      </w:tblGrid>
      <w:tr w:rsidR="0014411D" w:rsidRPr="00323F2C" w14:paraId="7114CB0E" w14:textId="77777777" w:rsidTr="00F63542">
        <w:trPr>
          <w:trHeight w:val="353"/>
        </w:trPr>
        <w:tc>
          <w:tcPr>
            <w:tcW w:w="10795" w:type="dxa"/>
            <w:gridSpan w:val="9"/>
          </w:tcPr>
          <w:p w14:paraId="00675BC9" w14:textId="2573548B" w:rsidR="0014411D" w:rsidRDefault="0014411D" w:rsidP="00531DE4">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I</w:t>
            </w:r>
            <w:r w:rsidRPr="009D79A7">
              <w:rPr>
                <w:rFonts w:asciiTheme="minorHAnsi" w:hAnsiTheme="minorHAnsi" w:cstheme="minorHAnsi"/>
                <w:b/>
                <w:sz w:val="18"/>
                <w:szCs w:val="18"/>
              </w:rPr>
              <w:t>. HERS-Verified Drain Water Heat Recovery System (DWHR-H)</w:t>
            </w:r>
            <w:r>
              <w:rPr>
                <w:rFonts w:asciiTheme="minorHAnsi" w:hAnsiTheme="minorHAnsi" w:cstheme="minorHAnsi"/>
                <w:b/>
                <w:sz w:val="18"/>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48CCBA53" w14:textId="16231919" w:rsidR="0014411D" w:rsidRPr="009D79A7" w:rsidRDefault="0014411D" w:rsidP="001964BA">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232426">
              <w:rPr>
                <w:rFonts w:asciiTheme="minorHAnsi" w:hAnsiTheme="minorHAnsi" w:cstheme="minorHAnsi"/>
                <w:sz w:val="18"/>
                <w:szCs w:val="18"/>
              </w:rPr>
              <w:t xml:space="preserve">require one row of data for each </w:t>
            </w:r>
            <w:r w:rsidR="001964BA">
              <w:rPr>
                <w:rFonts w:asciiTheme="minorHAnsi" w:hAnsiTheme="minorHAnsi" w:cstheme="minorHAnsi"/>
                <w:sz w:val="18"/>
                <w:szCs w:val="18"/>
              </w:rPr>
              <w:t>drain water heat recovery system</w:t>
            </w:r>
            <w:r w:rsidR="00232426">
              <w:rPr>
                <w:rFonts w:asciiTheme="minorHAnsi" w:hAnsiTheme="minorHAnsi" w:cstheme="minorHAnsi"/>
                <w:sz w:val="18"/>
                <w:szCs w:val="18"/>
              </w:rPr>
              <w:t xml:space="preserve"> identified in Section B</w:t>
            </w:r>
            <w:r w:rsidR="008D55F7">
              <w:rPr>
                <w:rFonts w:asciiTheme="minorHAnsi" w:hAnsiTheme="minorHAnsi" w:cstheme="minorHAnsi"/>
                <w:sz w:val="18"/>
                <w:szCs w:val="18"/>
              </w:rPr>
              <w:t xml:space="preserve"> or</w:t>
            </w:r>
            <w:r w:rsidR="00F45E45">
              <w:rPr>
                <w:rFonts w:asciiTheme="minorHAnsi" w:hAnsiTheme="minorHAnsi" w:cstheme="minorHAnsi"/>
                <w:sz w:val="18"/>
                <w:szCs w:val="18"/>
              </w:rPr>
              <w:t>B2</w:t>
            </w:r>
            <w:r w:rsidR="00232426">
              <w:rPr>
                <w:rFonts w:asciiTheme="minorHAnsi" w:hAnsiTheme="minorHAnsi" w:cstheme="minorHAnsi"/>
                <w:sz w:val="18"/>
                <w:szCs w:val="18"/>
              </w:rPr>
              <w:t xml:space="preserve">. with B12 </w:t>
            </w:r>
            <w:r w:rsidR="008D55F7">
              <w:rPr>
                <w:rFonts w:asciiTheme="minorHAnsi" w:hAnsiTheme="minorHAnsi" w:cstheme="minorHAnsi"/>
                <w:sz w:val="18"/>
                <w:szCs w:val="18"/>
              </w:rPr>
              <w:t xml:space="preserve">or </w:t>
            </w:r>
            <w:r w:rsidR="00F45E45">
              <w:rPr>
                <w:rFonts w:asciiTheme="minorHAnsi" w:hAnsiTheme="minorHAnsi" w:cstheme="minorHAnsi"/>
                <w:sz w:val="18"/>
                <w:szCs w:val="18"/>
              </w:rPr>
              <w:t>B2</w:t>
            </w:r>
            <w:r w:rsidR="009C1825">
              <w:rPr>
                <w:rFonts w:asciiTheme="minorHAnsi" w:hAnsiTheme="minorHAnsi" w:cstheme="minorHAnsi"/>
                <w:sz w:val="18"/>
                <w:szCs w:val="18"/>
              </w:rPr>
              <w:t>-</w:t>
            </w:r>
            <w:r w:rsidR="008D55F7">
              <w:rPr>
                <w:rFonts w:asciiTheme="minorHAnsi" w:hAnsiTheme="minorHAnsi" w:cstheme="minorHAnsi"/>
                <w:sz w:val="18"/>
                <w:szCs w:val="18"/>
              </w:rPr>
              <w:t xml:space="preserve">09 </w:t>
            </w:r>
            <w:r w:rsidR="00232426">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EE7C97" w:rsidRPr="00323F2C" w14:paraId="6C82A092" w14:textId="77777777" w:rsidTr="00F63542">
        <w:trPr>
          <w:trHeight w:val="144"/>
        </w:trPr>
        <w:tc>
          <w:tcPr>
            <w:tcW w:w="10795" w:type="dxa"/>
            <w:gridSpan w:val="9"/>
          </w:tcPr>
          <w:p w14:paraId="609C7007" w14:textId="02E922B0" w:rsidR="00EE7C97" w:rsidRPr="002A1FF1" w:rsidRDefault="00EE7C97" w:rsidP="002A1FF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Design DWHR System Information</w:t>
            </w:r>
          </w:p>
        </w:tc>
      </w:tr>
      <w:tr w:rsidR="009F716A" w:rsidRPr="00323F2C" w14:paraId="53639B1E" w14:textId="77777777" w:rsidTr="00F63542">
        <w:trPr>
          <w:trHeight w:val="335"/>
        </w:trPr>
        <w:tc>
          <w:tcPr>
            <w:tcW w:w="1883" w:type="dxa"/>
            <w:gridSpan w:val="2"/>
          </w:tcPr>
          <w:p w14:paraId="53C00794" w14:textId="3E13E1A6"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50" w:type="dxa"/>
            <w:gridSpan w:val="3"/>
          </w:tcPr>
          <w:p w14:paraId="79B2F2B1" w14:textId="00868C64" w:rsidR="009F716A" w:rsidRPr="009D79A7" w:rsidRDefault="009F716A"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2801" w:type="dxa"/>
            <w:gridSpan w:val="2"/>
          </w:tcPr>
          <w:p w14:paraId="611570BA" w14:textId="44C48CC7"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659" w:type="dxa"/>
            <w:gridSpan w:val="2"/>
          </w:tcPr>
          <w:p w14:paraId="1BF64FE4" w14:textId="43598DD4" w:rsidR="009F716A" w:rsidRPr="009D79A7" w:rsidRDefault="009F716A" w:rsidP="00A5768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F716A" w:rsidRPr="00323F2C" w14:paraId="769D008B" w14:textId="77777777" w:rsidTr="00F63542">
        <w:trPr>
          <w:trHeight w:val="144"/>
        </w:trPr>
        <w:tc>
          <w:tcPr>
            <w:tcW w:w="1883" w:type="dxa"/>
            <w:gridSpan w:val="2"/>
          </w:tcPr>
          <w:p w14:paraId="4060781F" w14:textId="18B9D5F6" w:rsidR="009F716A"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50" w:type="dxa"/>
            <w:gridSpan w:val="3"/>
            <w:vAlign w:val="bottom"/>
          </w:tcPr>
          <w:p w14:paraId="4FED0318" w14:textId="70E0D1AA" w:rsidR="009F716A" w:rsidRPr="009D79A7" w:rsidDel="0014411D"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01" w:type="dxa"/>
            <w:gridSpan w:val="2"/>
            <w:vAlign w:val="bottom"/>
          </w:tcPr>
          <w:p w14:paraId="529C94A5" w14:textId="7BD84A0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659" w:type="dxa"/>
            <w:gridSpan w:val="2"/>
            <w:vAlign w:val="bottom"/>
          </w:tcPr>
          <w:p w14:paraId="43D5A80E" w14:textId="4B8607F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C16194" w:rsidRPr="00323F2C" w14:paraId="0943BA8B" w14:textId="77777777" w:rsidTr="00F63542">
        <w:trPr>
          <w:trHeight w:val="144"/>
        </w:trPr>
        <w:tc>
          <w:tcPr>
            <w:tcW w:w="1883" w:type="dxa"/>
            <w:gridSpan w:val="2"/>
          </w:tcPr>
          <w:p w14:paraId="6D1B373A" w14:textId="5B868010"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F349F6">
              <w:rPr>
                <w:rFonts w:asciiTheme="minorHAnsi" w:eastAsia="Times New Roman" w:hAnsiTheme="minorHAnsi" w:cstheme="minorHAnsi"/>
                <w:sz w:val="18"/>
                <w:szCs w:val="18"/>
              </w:rPr>
              <w:t>2</w:t>
            </w:r>
            <w:r w:rsidR="008D55F7">
              <w:rPr>
                <w:rFonts w:asciiTheme="minorHAnsi" w:eastAsia="Times New Roman" w:hAnsiTheme="minorHAnsi" w:cstheme="minorHAnsi"/>
                <w:sz w:val="18"/>
                <w:szCs w:val="18"/>
              </w:rPr>
              <w:t xml:space="preserve"> or </w:t>
            </w:r>
            <w:r w:rsidR="00007F2A">
              <w:rPr>
                <w:rFonts w:asciiTheme="minorHAnsi" w:eastAsia="Times New Roman" w:hAnsiTheme="minorHAnsi" w:cstheme="minorHAnsi"/>
                <w:sz w:val="18"/>
                <w:szCs w:val="18"/>
              </w:rPr>
              <w:t>A2-</w:t>
            </w:r>
            <w:r w:rsidR="008D55F7">
              <w:rPr>
                <w:rFonts w:asciiTheme="minorHAnsi" w:eastAsia="Times New Roman" w:hAnsiTheme="minorHAnsi" w:cstheme="minorHAnsi"/>
                <w:sz w:val="18"/>
                <w:szCs w:val="18"/>
              </w:rPr>
              <w:t>02</w:t>
            </w:r>
            <w:r>
              <w:rPr>
                <w:rFonts w:asciiTheme="minorHAnsi" w:eastAsia="Times New Roman" w:hAnsiTheme="minorHAnsi" w:cstheme="minorHAnsi"/>
                <w:sz w:val="18"/>
                <w:szCs w:val="18"/>
              </w:rPr>
              <w:t>&gt;&gt;</w:t>
            </w:r>
          </w:p>
        </w:tc>
        <w:tc>
          <w:tcPr>
            <w:tcW w:w="2450" w:type="dxa"/>
            <w:gridSpan w:val="3"/>
          </w:tcPr>
          <w:p w14:paraId="5CEDB376" w14:textId="77777777" w:rsidR="000A2CFB" w:rsidRDefault="00C16194"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w:t>
            </w:r>
            <w:r w:rsidR="000C2529">
              <w:rPr>
                <w:rFonts w:asciiTheme="minorHAnsi" w:eastAsia="Times New Roman" w:hAnsiTheme="minorHAnsi" w:cstheme="minorHAnsi"/>
                <w:sz w:val="18"/>
                <w:szCs w:val="18"/>
              </w:rPr>
              <w:t>If performance, r</w:t>
            </w:r>
            <w:r>
              <w:rPr>
                <w:rFonts w:asciiTheme="minorHAnsi" w:eastAsia="Times New Roman" w:hAnsiTheme="minorHAnsi" w:cstheme="minorHAnsi"/>
                <w:sz w:val="18"/>
                <w:szCs w:val="18"/>
              </w:rPr>
              <w:t xml:space="preserve">eference value from </w:t>
            </w:r>
            <w:r w:rsidR="000C2529">
              <w:rPr>
                <w:rFonts w:asciiTheme="minorHAnsi" w:eastAsia="Times New Roman" w:hAnsiTheme="minorHAnsi" w:cstheme="minorHAnsi"/>
                <w:sz w:val="18"/>
                <w:szCs w:val="18"/>
              </w:rPr>
              <w:t>CF1R-</w:t>
            </w:r>
            <w:r w:rsidR="000C2529" w:rsidRPr="00F035EE">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4822A5D4" w14:textId="457AE852" w:rsidR="00C16194" w:rsidRPr="009D79A7" w:rsidDel="0014411D"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w:t>
            </w:r>
            <w:r w:rsidR="00C16194">
              <w:rPr>
                <w:rFonts w:asciiTheme="minorHAnsi" w:eastAsia="Times New Roman" w:hAnsiTheme="minorHAnsi" w:cstheme="minorHAnsi"/>
                <w:sz w:val="18"/>
                <w:szCs w:val="18"/>
              </w:rPr>
              <w:t>&gt;&gt;</w:t>
            </w:r>
          </w:p>
        </w:tc>
        <w:tc>
          <w:tcPr>
            <w:tcW w:w="2801" w:type="dxa"/>
            <w:gridSpan w:val="2"/>
          </w:tcPr>
          <w:p w14:paraId="594ED29E" w14:textId="77777777" w:rsidR="000A2CFB"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w:t>
            </w:r>
            <w:r w:rsidRPr="00B97E66">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7440964C" w14:textId="060BE415" w:rsidR="00C16194" w:rsidRPr="009D79A7"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c>
          <w:tcPr>
            <w:tcW w:w="3659" w:type="dxa"/>
            <w:gridSpan w:val="2"/>
          </w:tcPr>
          <w:p w14:paraId="5B1DF4AD" w14:textId="77777777" w:rsidR="00976C25"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w:t>
            </w:r>
            <w:r w:rsidRPr="00F035EE">
              <w:rPr>
                <w:rFonts w:asciiTheme="minorHAnsi" w:eastAsia="Times New Roman" w:hAnsiTheme="minorHAnsi" w:cstheme="minorHAnsi"/>
                <w:sz w:val="18"/>
                <w:szCs w:val="18"/>
              </w:rPr>
              <w:t>PRF</w:t>
            </w:r>
          </w:p>
          <w:p w14:paraId="2DD6172C" w14:textId="7A14340F" w:rsidR="00C16194" w:rsidRPr="009D79A7" w:rsidRDefault="00976C25"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r>
      <w:tr w:rsidR="00C16194" w:rsidRPr="00323F2C" w14:paraId="410A1017" w14:textId="77777777" w:rsidTr="00F63542">
        <w:trPr>
          <w:trHeight w:val="144"/>
        </w:trPr>
        <w:tc>
          <w:tcPr>
            <w:tcW w:w="1883" w:type="dxa"/>
            <w:gridSpan w:val="2"/>
          </w:tcPr>
          <w:p w14:paraId="146B37E1"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50" w:type="dxa"/>
            <w:gridSpan w:val="3"/>
          </w:tcPr>
          <w:p w14:paraId="704B6490" w14:textId="77777777" w:rsidR="00C16194" w:rsidRPr="009D79A7" w:rsidDel="0014411D"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801" w:type="dxa"/>
            <w:gridSpan w:val="2"/>
          </w:tcPr>
          <w:p w14:paraId="175DE08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659" w:type="dxa"/>
            <w:gridSpan w:val="2"/>
          </w:tcPr>
          <w:p w14:paraId="69D23A0E"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0302EDD6" w14:textId="77777777" w:rsidTr="00F63542">
        <w:trPr>
          <w:trHeight w:val="144"/>
        </w:trPr>
        <w:tc>
          <w:tcPr>
            <w:tcW w:w="10795" w:type="dxa"/>
            <w:gridSpan w:val="9"/>
          </w:tcPr>
          <w:p w14:paraId="36A8C10D" w14:textId="727A7001" w:rsidR="00C16194" w:rsidRPr="002A1FF1"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Installed DWHR System Information</w:t>
            </w:r>
          </w:p>
        </w:tc>
      </w:tr>
      <w:tr w:rsidR="00C16194" w:rsidRPr="00323F2C" w14:paraId="2B3C54DA" w14:textId="77777777" w:rsidTr="00F63542">
        <w:trPr>
          <w:trHeight w:val="144"/>
        </w:trPr>
        <w:tc>
          <w:tcPr>
            <w:tcW w:w="1131" w:type="dxa"/>
            <w:vAlign w:val="bottom"/>
          </w:tcPr>
          <w:p w14:paraId="62A7B505" w14:textId="6BCAFD6F"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gridSpan w:val="2"/>
            <w:vAlign w:val="bottom"/>
          </w:tcPr>
          <w:p w14:paraId="56D87302" w14:textId="5AAFF4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10" w:type="dxa"/>
            <w:vAlign w:val="bottom"/>
          </w:tcPr>
          <w:p w14:paraId="48C0E6AC" w14:textId="1B4D662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213" w:type="dxa"/>
            <w:gridSpan w:val="2"/>
            <w:vAlign w:val="bottom"/>
          </w:tcPr>
          <w:p w14:paraId="2B5E313F" w14:textId="1A3DB2F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047" w:type="dxa"/>
            <w:vAlign w:val="bottom"/>
          </w:tcPr>
          <w:p w14:paraId="579412C8" w14:textId="39DA6E5C"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991" w:type="dxa"/>
            <w:vAlign w:val="bottom"/>
          </w:tcPr>
          <w:p w14:paraId="66A154C7" w14:textId="26BBF84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667" w:type="dxa"/>
            <w:vAlign w:val="bottom"/>
          </w:tcPr>
          <w:p w14:paraId="563E3321" w14:textId="5C7F4776"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C16194" w:rsidRPr="00323F2C" w14:paraId="4FEA8DFE" w14:textId="77777777" w:rsidTr="00F63542">
        <w:trPr>
          <w:trHeight w:val="144"/>
        </w:trPr>
        <w:tc>
          <w:tcPr>
            <w:tcW w:w="1131" w:type="dxa"/>
            <w:vAlign w:val="bottom"/>
          </w:tcPr>
          <w:p w14:paraId="68540770" w14:textId="0BB05FD8"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gridSpan w:val="2"/>
            <w:vAlign w:val="bottom"/>
          </w:tcPr>
          <w:p w14:paraId="2F42BE11" w14:textId="08EF88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510" w:type="dxa"/>
            <w:vAlign w:val="bottom"/>
          </w:tcPr>
          <w:p w14:paraId="2E8268CB" w14:textId="223F253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213" w:type="dxa"/>
            <w:gridSpan w:val="2"/>
            <w:vAlign w:val="bottom"/>
          </w:tcPr>
          <w:p w14:paraId="5BFB0CAF" w14:textId="6B83FDD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047" w:type="dxa"/>
            <w:vAlign w:val="bottom"/>
          </w:tcPr>
          <w:p w14:paraId="4C96FEF5" w14:textId="5D7119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1991" w:type="dxa"/>
            <w:vAlign w:val="bottom"/>
          </w:tcPr>
          <w:p w14:paraId="57BFED18"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667" w:type="dxa"/>
            <w:vAlign w:val="bottom"/>
          </w:tcPr>
          <w:p w14:paraId="23DF372E"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78F7A7BA" w14:textId="44120AA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C16194" w:rsidRPr="00323F2C" w14:paraId="0CFF93EB" w14:textId="77777777" w:rsidTr="00F63542">
        <w:trPr>
          <w:trHeight w:val="189"/>
        </w:trPr>
        <w:tc>
          <w:tcPr>
            <w:tcW w:w="1131" w:type="dxa"/>
          </w:tcPr>
          <w:p w14:paraId="09E6E542" w14:textId="5FB93215" w:rsidR="00C16194" w:rsidRPr="009D79A7" w:rsidRDefault="00F349F6"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r w:rsidR="00B55A00">
              <w:rPr>
                <w:rFonts w:asciiTheme="minorHAnsi" w:eastAsia="Times New Roman" w:hAnsiTheme="minorHAnsi" w:cstheme="minorHAnsi"/>
                <w:sz w:val="18"/>
                <w:szCs w:val="18"/>
              </w:rPr>
              <w:t>B</w:t>
            </w:r>
            <w:r>
              <w:rPr>
                <w:rFonts w:asciiTheme="minorHAnsi" w:eastAsia="Times New Roman" w:hAnsiTheme="minorHAnsi" w:cstheme="minorHAnsi"/>
                <w:sz w:val="18"/>
                <w:szCs w:val="18"/>
              </w:rPr>
              <w:t>02</w:t>
            </w:r>
            <w:r w:rsidR="00B55A00">
              <w:rPr>
                <w:rFonts w:asciiTheme="minorHAnsi" w:eastAsia="Times New Roman" w:hAnsiTheme="minorHAnsi" w:cstheme="minorHAnsi"/>
                <w:sz w:val="18"/>
                <w:szCs w:val="18"/>
              </w:rPr>
              <w:t xml:space="preserve"> or </w:t>
            </w:r>
            <w:r w:rsidR="002626A8">
              <w:rPr>
                <w:rFonts w:asciiTheme="minorHAnsi" w:eastAsia="Times New Roman" w:hAnsiTheme="minorHAnsi" w:cstheme="minorHAnsi"/>
                <w:sz w:val="18"/>
                <w:szCs w:val="18"/>
              </w:rPr>
              <w:t>B2-</w:t>
            </w:r>
            <w:r w:rsidR="00B55A00">
              <w:rPr>
                <w:rFonts w:asciiTheme="minorHAnsi" w:eastAsia="Times New Roman" w:hAnsiTheme="minorHAnsi" w:cstheme="minorHAnsi"/>
                <w:sz w:val="18"/>
                <w:szCs w:val="18"/>
              </w:rPr>
              <w:t>02</w:t>
            </w:r>
            <w:r w:rsidR="00C16194">
              <w:rPr>
                <w:rFonts w:asciiTheme="minorHAnsi" w:eastAsia="Times New Roman" w:hAnsiTheme="minorHAnsi" w:cstheme="minorHAnsi"/>
                <w:sz w:val="18"/>
                <w:szCs w:val="18"/>
              </w:rPr>
              <w:t>&gt;&gt;</w:t>
            </w:r>
          </w:p>
        </w:tc>
        <w:tc>
          <w:tcPr>
            <w:tcW w:w="1233" w:type="dxa"/>
            <w:gridSpan w:val="2"/>
          </w:tcPr>
          <w:p w14:paraId="74563A30" w14:textId="7AAE4055"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510" w:type="dxa"/>
          </w:tcPr>
          <w:p w14:paraId="2B033960" w14:textId="6D0A631F"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213" w:type="dxa"/>
            <w:gridSpan w:val="2"/>
          </w:tcPr>
          <w:p w14:paraId="35BCEE1E" w14:textId="10DD5C6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w:t>
            </w:r>
            <w:r w:rsidR="00976C25">
              <w:rPr>
                <w:rFonts w:asciiTheme="minorHAnsi" w:eastAsia="Times New Roman" w:hAnsiTheme="minorHAnsi" w:cstheme="minorHAnsi"/>
                <w:sz w:val="18"/>
                <w:szCs w:val="18"/>
              </w:rPr>
              <w:t xml:space="preserve">value ≥ Rated Effectiveness in I02, </w:t>
            </w:r>
            <w:r>
              <w:rPr>
                <w:rFonts w:asciiTheme="minorHAnsi" w:eastAsia="Times New Roman" w:hAnsiTheme="minorHAnsi" w:cstheme="minorHAnsi"/>
                <w:sz w:val="18"/>
                <w:szCs w:val="18"/>
              </w:rPr>
              <w:t xml:space="preserve">range check: 0.42≤I03&lt;1 </w:t>
            </w:r>
            <w:r w:rsidRPr="009D79A7">
              <w:rPr>
                <w:rFonts w:asciiTheme="minorHAnsi" w:eastAsia="Times New Roman" w:hAnsiTheme="minorHAnsi" w:cstheme="minorHAnsi"/>
                <w:sz w:val="18"/>
                <w:szCs w:val="18"/>
              </w:rPr>
              <w:t>&gt;&gt;</w:t>
            </w:r>
          </w:p>
        </w:tc>
        <w:tc>
          <w:tcPr>
            <w:tcW w:w="2047" w:type="dxa"/>
          </w:tcPr>
          <w:p w14:paraId="4937259A" w14:textId="33ACEFF4" w:rsidR="00C16194"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&lt;&lt;</w:t>
            </w:r>
            <w:r w:rsidR="00976C25">
              <w:rPr>
                <w:rFonts w:asciiTheme="minorHAnsi" w:hAnsiTheme="minorHAnsi"/>
                <w:sz w:val="18"/>
                <w:szCs w:val="18"/>
              </w:rPr>
              <w:t xml:space="preserve">If performance, reference value from I03.  If prescriptive, </w:t>
            </w:r>
            <w:r w:rsidRPr="00FE60ED">
              <w:rPr>
                <w:rFonts w:asciiTheme="minorHAnsi" w:hAnsiTheme="minorHAnsi"/>
                <w:sz w:val="18"/>
                <w:szCs w:val="18"/>
              </w:rPr>
              <w:t>user pick from list:</w:t>
            </w:r>
          </w:p>
          <w:p w14:paraId="5D97E0E2" w14:textId="77777777" w:rsidR="00C16194" w:rsidRPr="005A507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C16194"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C16194" w:rsidRPr="009D79A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1991" w:type="dxa"/>
          </w:tcPr>
          <w:p w14:paraId="2F3AE271" w14:textId="602E46FE" w:rsidR="00C16194" w:rsidRPr="009D79A7" w:rsidRDefault="00C16194" w:rsidP="00976C25">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sidR="00976C25">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0&lt;I06≤100 </w:t>
            </w:r>
            <w:r w:rsidRPr="009D79A7">
              <w:rPr>
                <w:rFonts w:asciiTheme="minorHAnsi" w:eastAsia="Times New Roman" w:hAnsiTheme="minorHAnsi" w:cstheme="minorHAnsi"/>
                <w:sz w:val="18"/>
                <w:szCs w:val="18"/>
              </w:rPr>
              <w:t>&gt;&gt;</w:t>
            </w:r>
          </w:p>
        </w:tc>
        <w:tc>
          <w:tcPr>
            <w:tcW w:w="1667" w:type="dxa"/>
          </w:tcPr>
          <w:p w14:paraId="010DE464" w14:textId="41AEA7F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&lt;&lt;user select from list: Yes or No&gt;&gt;</w:t>
            </w:r>
          </w:p>
        </w:tc>
      </w:tr>
      <w:tr w:rsidR="00C16194" w:rsidRPr="00323F2C" w14:paraId="6FCEBAFC" w14:textId="77777777" w:rsidTr="00F63542">
        <w:trPr>
          <w:trHeight w:val="189"/>
        </w:trPr>
        <w:tc>
          <w:tcPr>
            <w:tcW w:w="1131" w:type="dxa"/>
          </w:tcPr>
          <w:p w14:paraId="65401A0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gridSpan w:val="2"/>
          </w:tcPr>
          <w:p w14:paraId="657FC3C9" w14:textId="79F5C9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10" w:type="dxa"/>
          </w:tcPr>
          <w:p w14:paraId="7186D494"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13" w:type="dxa"/>
            <w:gridSpan w:val="2"/>
          </w:tcPr>
          <w:p w14:paraId="5C9614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47" w:type="dxa"/>
          </w:tcPr>
          <w:p w14:paraId="049B3BCD"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991" w:type="dxa"/>
          </w:tcPr>
          <w:p w14:paraId="5251C78B"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67" w:type="dxa"/>
          </w:tcPr>
          <w:p w14:paraId="2660EF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13372191" w14:textId="77777777" w:rsidTr="00F63542">
        <w:trPr>
          <w:trHeight w:val="189"/>
        </w:trPr>
        <w:tc>
          <w:tcPr>
            <w:tcW w:w="1131" w:type="dxa"/>
          </w:tcPr>
          <w:p w14:paraId="125D28B5" w14:textId="4A9EC579"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663" w:type="dxa"/>
            <w:gridSpan w:val="8"/>
          </w:tcPr>
          <w:p w14:paraId="453EBF21" w14:textId="6F5A54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C16194" w:rsidRPr="00323F2C" w14:paraId="56DA45F1" w14:textId="77777777" w:rsidTr="00F63542">
        <w:trPr>
          <w:trHeight w:val="189"/>
        </w:trPr>
        <w:tc>
          <w:tcPr>
            <w:tcW w:w="1131" w:type="dxa"/>
          </w:tcPr>
          <w:p w14:paraId="6D8B6115" w14:textId="480A8C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663" w:type="dxa"/>
            <w:gridSpan w:val="8"/>
          </w:tcPr>
          <w:p w14:paraId="4CE3B66D" w14:textId="0F4C135B"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C16194" w:rsidRPr="00323F2C" w14:paraId="65A75D61" w14:textId="77777777" w:rsidTr="00F63542">
        <w:trPr>
          <w:trHeight w:val="189"/>
        </w:trPr>
        <w:tc>
          <w:tcPr>
            <w:tcW w:w="1131" w:type="dxa"/>
          </w:tcPr>
          <w:p w14:paraId="1CD0DFEC" w14:textId="57CDFF85"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663" w:type="dxa"/>
            <w:gridSpan w:val="8"/>
          </w:tcPr>
          <w:p w14:paraId="64427C4C" w14:textId="39E19848" w:rsidR="00C16194" w:rsidRPr="00935859"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C16194" w:rsidRPr="00323F2C" w14:paraId="2897199D" w14:textId="77777777" w:rsidTr="00F63542">
        <w:trPr>
          <w:trHeight w:val="261"/>
        </w:trPr>
        <w:tc>
          <w:tcPr>
            <w:tcW w:w="10795" w:type="dxa"/>
            <w:gridSpan w:val="9"/>
          </w:tcPr>
          <w:p w14:paraId="43DA4BB4" w14:textId="142B26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7D07AA51" w14:textId="0E06DBE7" w:rsidR="00E65CD8" w:rsidRPr="00236F4B"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10217"/>
      </w:tblGrid>
      <w:tr w:rsidR="000E1685" w:rsidRPr="00323F2C" w14:paraId="0F7F46AF" w14:textId="77777777" w:rsidTr="002626A8">
        <w:trPr>
          <w:trHeight w:hRule="exact" w:val="712"/>
          <w:tblHeader/>
        </w:trPr>
        <w:tc>
          <w:tcPr>
            <w:tcW w:w="11016" w:type="dxa"/>
            <w:gridSpan w:val="2"/>
            <w:tcBorders>
              <w:bottom w:val="single" w:sz="4" w:space="0" w:color="auto"/>
            </w:tcBorders>
          </w:tcPr>
          <w:p w14:paraId="0F7F46AB" w14:textId="7FA5BCF6" w:rsidR="000E1685" w:rsidRPr="00236F4B"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236F4B">
              <w:rPr>
                <w:rFonts w:asciiTheme="minorHAnsi" w:hAnsiTheme="minorHAnsi" w:cstheme="minorHAnsi"/>
                <w:b/>
                <w:sz w:val="18"/>
                <w:szCs w:val="18"/>
              </w:rPr>
              <w:t>.</w:t>
            </w:r>
            <w:r w:rsidR="000E1685" w:rsidRPr="00236F4B">
              <w:rPr>
                <w:rFonts w:asciiTheme="minorHAnsi" w:hAnsiTheme="minorHAnsi" w:cstheme="minorHAnsi"/>
                <w:b/>
                <w:sz w:val="18"/>
                <w:szCs w:val="18"/>
              </w:rPr>
              <w:t xml:space="preserve"> HERS-Verified Pipe Insulation </w:t>
            </w:r>
            <w:r w:rsidR="0065796D" w:rsidRPr="00236F4B">
              <w:rPr>
                <w:rFonts w:asciiTheme="minorHAnsi" w:hAnsiTheme="minorHAnsi" w:cstheme="minorHAnsi"/>
                <w:b/>
                <w:sz w:val="18"/>
                <w:szCs w:val="18"/>
              </w:rPr>
              <w:t>Credit</w:t>
            </w:r>
            <w:r w:rsidR="001938BC" w:rsidRPr="00236F4B">
              <w:rPr>
                <w:rFonts w:asciiTheme="minorHAnsi" w:hAnsiTheme="minorHAnsi" w:cstheme="minorHAnsi"/>
                <w:b/>
                <w:sz w:val="18"/>
                <w:szCs w:val="18"/>
              </w:rPr>
              <w:t xml:space="preserve"> Requirements</w:t>
            </w:r>
            <w:r w:rsidR="00B04692" w:rsidRPr="00236F4B">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259EF">
              <w:rPr>
                <w:rFonts w:asciiTheme="minorHAnsi" w:hAnsiTheme="minorHAnsi" w:cstheme="minorHAnsi"/>
                <w:sz w:val="18"/>
                <w:szCs w:val="18"/>
              </w:rPr>
              <w:t>(RA3.6.3)</w:t>
            </w:r>
          </w:p>
          <w:p w14:paraId="1E9943C9" w14:textId="77777777" w:rsidR="002E14A5" w:rsidRDefault="001938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AD" w14:textId="5EC3451D" w:rsidR="007305A1" w:rsidRPr="00236F4B" w:rsidRDefault="007305A1"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&lt;&lt;If </w:t>
            </w:r>
            <w:r w:rsidR="00F96517" w:rsidRPr="00236F4B">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F349F6">
              <w:rPr>
                <w:rFonts w:asciiTheme="minorHAnsi" w:hAnsiTheme="minorHAnsi" w:cstheme="minorHAnsi"/>
                <w:sz w:val="18"/>
                <w:szCs w:val="18"/>
              </w:rPr>
              <w:t>10</w:t>
            </w:r>
            <w:r w:rsidR="00FF28D5" w:rsidRPr="00236F4B">
              <w:rPr>
                <w:rFonts w:asciiTheme="minorHAnsi" w:hAnsiTheme="minorHAnsi" w:cstheme="minorHAnsi"/>
                <w:sz w:val="18"/>
                <w:szCs w:val="18"/>
              </w:rPr>
              <w:t xml:space="preserve"> </w:t>
            </w:r>
            <w:r w:rsidR="008275A6">
              <w:rPr>
                <w:rFonts w:asciiTheme="minorHAnsi" w:hAnsiTheme="minorHAnsi" w:cstheme="minorHAnsi"/>
                <w:sz w:val="18"/>
                <w:szCs w:val="18"/>
              </w:rPr>
              <w:t xml:space="preserve">or </w:t>
            </w:r>
            <w:r w:rsidR="002626A8">
              <w:rPr>
                <w:rFonts w:asciiTheme="minorHAnsi" w:hAnsiTheme="minorHAnsi" w:cstheme="minorHAnsi"/>
                <w:sz w:val="18"/>
                <w:szCs w:val="18"/>
              </w:rPr>
              <w:t>A2-</w:t>
            </w:r>
            <w:r w:rsidR="008275A6">
              <w:rPr>
                <w:rFonts w:asciiTheme="minorHAnsi" w:hAnsiTheme="minorHAnsi" w:cstheme="minorHAnsi"/>
                <w:sz w:val="18"/>
                <w:szCs w:val="18"/>
              </w:rPr>
              <w:t xml:space="preserve">07 </w:t>
            </w:r>
            <w:r w:rsidR="00F96517" w:rsidRPr="00236F4B">
              <w:rPr>
                <w:rFonts w:asciiTheme="minorHAnsi" w:hAnsiTheme="minorHAnsi" w:cstheme="minorHAnsi"/>
                <w:sz w:val="18"/>
                <w:szCs w:val="18"/>
              </w:rPr>
              <w:t>that have a value =</w:t>
            </w:r>
            <w:r w:rsidR="00F4590C" w:rsidRPr="00236F4B">
              <w:rPr>
                <w:rFonts w:asciiTheme="minorHAnsi" w:hAnsiTheme="minorHAnsi" w:cstheme="minorHAnsi"/>
                <w:sz w:val="18"/>
                <w:szCs w:val="18"/>
              </w:rPr>
              <w:t xml:space="preserve"> “</w:t>
            </w:r>
            <w:r w:rsidR="00A82A43" w:rsidRPr="00236F4B">
              <w:rPr>
                <w:rFonts w:asciiTheme="minorHAnsi" w:hAnsiTheme="minorHAnsi" w:cstheme="minorHAnsi"/>
                <w:sz w:val="18"/>
                <w:szCs w:val="18"/>
              </w:rPr>
              <w:t xml:space="preserve">HERS-Verified Pipe Insulation </w:t>
            </w:r>
            <w:r w:rsidR="0065796D" w:rsidRPr="00236F4B">
              <w:rPr>
                <w:rFonts w:asciiTheme="minorHAnsi" w:hAnsiTheme="minorHAnsi" w:cstheme="minorHAnsi"/>
                <w:sz w:val="18"/>
                <w:szCs w:val="18"/>
              </w:rPr>
              <w:t>Credit</w:t>
            </w:r>
            <w:r w:rsidR="00F4590C" w:rsidRPr="00236F4B">
              <w:rPr>
                <w:rFonts w:asciiTheme="minorHAnsi" w:hAnsiTheme="minorHAnsi" w:cstheme="minorHAnsi"/>
                <w:sz w:val="18"/>
                <w:szCs w:val="18"/>
              </w:rPr>
              <w:t>”</w:t>
            </w:r>
            <w:r w:rsidRPr="00236F4B">
              <w:rPr>
                <w:rFonts w:asciiTheme="minorHAnsi" w:hAnsiTheme="minorHAnsi" w:cstheme="minorHAnsi"/>
                <w:sz w:val="18"/>
                <w:szCs w:val="18"/>
              </w:rPr>
              <w:t>, then display the "section does not apply" message</w:t>
            </w:r>
            <w:r w:rsidR="00F4590C" w:rsidRPr="00236F4B">
              <w:rPr>
                <w:rFonts w:asciiTheme="minorHAnsi" w:hAnsiTheme="minorHAnsi" w:cstheme="minorHAnsi"/>
                <w:sz w:val="18"/>
                <w:szCs w:val="18"/>
              </w:rPr>
              <w:t xml:space="preserve">; else display this entire table </w:t>
            </w:r>
            <w:r w:rsidRPr="00236F4B">
              <w:rPr>
                <w:rFonts w:asciiTheme="minorHAnsi" w:hAnsiTheme="minorHAnsi" w:cstheme="minorHAnsi"/>
                <w:sz w:val="18"/>
                <w:szCs w:val="18"/>
              </w:rPr>
              <w:t>&gt;&gt;</w:t>
            </w:r>
          </w:p>
          <w:p w14:paraId="0F7F46AE" w14:textId="77777777" w:rsidR="000E1685" w:rsidRPr="00236F4B"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A956FB">
        <w:trPr>
          <w:trHeight w:hRule="exact" w:val="361"/>
          <w:tblHeader/>
        </w:trPr>
        <w:tc>
          <w:tcPr>
            <w:tcW w:w="577" w:type="dxa"/>
            <w:vAlign w:val="center"/>
          </w:tcPr>
          <w:p w14:paraId="0F7F46B0" w14:textId="77777777"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9" w:type="dxa"/>
            <w:vAlign w:val="center"/>
          </w:tcPr>
          <w:p w14:paraId="0F7F46B1" w14:textId="1E9BDACC"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r w:rsidR="002E14A5">
              <w:rPr>
                <w:rFonts w:asciiTheme="minorHAnsi" w:hAnsiTheme="minorHAnsi" w:cstheme="minorHAnsi"/>
                <w:sz w:val="18"/>
                <w:szCs w:val="18"/>
              </w:rPr>
              <w:t>complies</w:t>
            </w:r>
            <w:r w:rsidR="002E14A5" w:rsidRPr="000E6E7E">
              <w:rPr>
                <w:rFonts w:asciiTheme="minorHAnsi" w:hAnsiTheme="minorHAnsi" w:cstheme="minorHAnsi"/>
                <w:sz w:val="18"/>
                <w:szCs w:val="18"/>
              </w:rPr>
              <w:t xml:space="preserve"> </w:t>
            </w:r>
            <w:r w:rsidRPr="000E6E7E">
              <w:rPr>
                <w:rFonts w:asciiTheme="minorHAnsi" w:hAnsiTheme="minorHAnsi" w:cstheme="minorHAnsi"/>
                <w:sz w:val="18"/>
                <w:szCs w:val="18"/>
              </w:rPr>
              <w:t xml:space="preserve">with the insulation requirements in </w:t>
            </w:r>
            <w:r>
              <w:rPr>
                <w:rFonts w:asciiTheme="minorHAnsi" w:hAnsiTheme="minorHAnsi" w:cstheme="minorHAnsi"/>
                <w:sz w:val="18"/>
                <w:szCs w:val="18"/>
              </w:rPr>
              <w:t>150.0(J).</w:t>
            </w:r>
          </w:p>
        </w:tc>
      </w:tr>
      <w:tr w:rsidR="000E1685" w:rsidRPr="00323F2C" w14:paraId="0F7F46B5" w14:textId="77777777" w:rsidTr="00A956FB">
        <w:trPr>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849F0" w:rsidRDefault="000E1685" w:rsidP="00AE6068">
            <w:pPr>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B4" w14:textId="77777777" w:rsidR="000E1685" w:rsidRPr="001E3511" w:rsidRDefault="000E1685" w:rsidP="00AE6068">
            <w:pPr>
              <w:spacing w:after="0" w:line="240" w:lineRule="auto"/>
              <w:rPr>
                <w:rFonts w:asciiTheme="minorHAnsi" w:hAnsiTheme="minorHAnsi" w:cstheme="minorHAnsi"/>
                <w:b/>
                <w:sz w:val="18"/>
                <w:szCs w:val="18"/>
              </w:rPr>
            </w:pPr>
          </w:p>
        </w:tc>
      </w:tr>
    </w:tbl>
    <w:p w14:paraId="0F7F46B6" w14:textId="77777777" w:rsidR="000E1685" w:rsidRPr="00236F4B"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0215"/>
      </w:tblGrid>
      <w:tr w:rsidR="00064F9C" w:rsidRPr="00323F2C" w14:paraId="0F7F46BA" w14:textId="77777777" w:rsidTr="00236F4B">
        <w:trPr>
          <w:trHeight w:hRule="exact" w:val="712"/>
          <w:tblHeader/>
        </w:trPr>
        <w:tc>
          <w:tcPr>
            <w:tcW w:w="10998" w:type="dxa"/>
            <w:gridSpan w:val="2"/>
            <w:tcBorders>
              <w:bottom w:val="single" w:sz="4" w:space="0" w:color="auto"/>
            </w:tcBorders>
          </w:tcPr>
          <w:p w14:paraId="0F7F46B7" w14:textId="08AA7993" w:rsidR="00064F9C" w:rsidRPr="00236F4B"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064F9C" w:rsidRPr="00236F4B">
              <w:rPr>
                <w:rFonts w:asciiTheme="minorHAnsi" w:hAnsiTheme="minorHAnsi" w:cstheme="minorHAnsi"/>
                <w:b/>
                <w:sz w:val="18"/>
                <w:szCs w:val="18"/>
              </w:rPr>
              <w:t xml:space="preserve">. HERS-Verified Parallel Piping </w:t>
            </w:r>
            <w:r w:rsidR="001938BC" w:rsidRPr="00236F4B">
              <w:rPr>
                <w:rFonts w:asciiTheme="minorHAnsi" w:hAnsiTheme="minorHAnsi" w:cstheme="minorHAnsi"/>
                <w:b/>
                <w:sz w:val="18"/>
                <w:szCs w:val="18"/>
              </w:rPr>
              <w:t>Requirements</w:t>
            </w:r>
            <w:r w:rsidR="00DF32C1">
              <w:rPr>
                <w:rFonts w:asciiTheme="minorHAnsi" w:hAnsiTheme="minorHAnsi" w:cstheme="minorHAnsi"/>
                <w:b/>
                <w:sz w:val="18"/>
                <w:szCs w:val="18"/>
              </w:rPr>
              <w:t xml:space="preserve"> (PP-H)</w:t>
            </w:r>
            <w:r w:rsidR="00DF32C1" w:rsidRPr="00A259EF">
              <w:rPr>
                <w:rFonts w:asciiTheme="minorHAnsi" w:hAnsiTheme="minorHAnsi" w:cstheme="minorHAnsi"/>
                <w:sz w:val="18"/>
                <w:szCs w:val="18"/>
              </w:rPr>
              <w:t xml:space="preserve"> </w:t>
            </w:r>
            <w:r w:rsidR="00777ED6" w:rsidRPr="00A259EF">
              <w:rPr>
                <w:rFonts w:asciiTheme="minorHAnsi" w:hAnsiTheme="minorHAnsi" w:cstheme="minorHAnsi"/>
                <w:sz w:val="18"/>
                <w:szCs w:val="18"/>
              </w:rPr>
              <w:t>(</w:t>
            </w:r>
            <w:r w:rsidR="00B04692" w:rsidRPr="00A259EF">
              <w:rPr>
                <w:rFonts w:asciiTheme="minorHAnsi" w:hAnsiTheme="minorHAnsi" w:cstheme="minorHAnsi"/>
                <w:sz w:val="18"/>
                <w:szCs w:val="18"/>
              </w:rPr>
              <w:t>RA3.6.4)</w:t>
            </w:r>
          </w:p>
          <w:p w14:paraId="04EF1139" w14:textId="77777777" w:rsidR="00825ED4"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B9" w14:textId="043F628C" w:rsidR="009269B2" w:rsidRPr="00236F4B"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2B1B1D">
              <w:rPr>
                <w:rFonts w:asciiTheme="minorHAnsi" w:hAnsiTheme="minorHAnsi" w:cstheme="minorHAnsi"/>
                <w:sz w:val="18"/>
                <w:szCs w:val="20"/>
              </w:rPr>
              <w:t>A2-</w:t>
            </w:r>
            <w:r w:rsidR="0030216A">
              <w:rPr>
                <w:rFonts w:asciiTheme="minorHAnsi" w:hAnsiTheme="minorHAnsi" w:cstheme="minorHAnsi"/>
                <w:sz w:val="18"/>
                <w:szCs w:val="20"/>
              </w:rPr>
              <w:t>07</w:t>
            </w:r>
            <w:r w:rsidRPr="00641F8E">
              <w:rPr>
                <w:rFonts w:asciiTheme="minorHAnsi" w:hAnsiTheme="minorHAnsi" w:cstheme="minorHAnsi"/>
                <w:sz w:val="18"/>
                <w:szCs w:val="20"/>
              </w:rPr>
              <w:t xml:space="preserve"> = “</w:t>
            </w:r>
            <w:r>
              <w:rPr>
                <w:rFonts w:asciiTheme="minorHAnsi" w:hAnsiTheme="minorHAnsi" w:cstheme="minorHAnsi"/>
                <w:sz w:val="18"/>
                <w:szCs w:val="20"/>
              </w:rPr>
              <w:t>HERS-Verified Parallel Piping</w:t>
            </w:r>
            <w:r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36F4B">
        <w:trPr>
          <w:trHeight w:hRule="exact" w:val="288"/>
          <w:tblHeader/>
        </w:trPr>
        <w:tc>
          <w:tcPr>
            <w:tcW w:w="562" w:type="dxa"/>
            <w:vAlign w:val="center"/>
          </w:tcPr>
          <w:p w14:paraId="0F7F46BB"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6" w:type="dxa"/>
            <w:vAlign w:val="center"/>
          </w:tcPr>
          <w:p w14:paraId="0F7F46BC" w14:textId="0E30D09D"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36F4B">
        <w:trPr>
          <w:trHeight w:hRule="exact" w:val="288"/>
          <w:tblHeader/>
        </w:trPr>
        <w:tc>
          <w:tcPr>
            <w:tcW w:w="562" w:type="dxa"/>
            <w:vAlign w:val="center"/>
          </w:tcPr>
          <w:p w14:paraId="0F7F46BE"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02</w:t>
            </w:r>
          </w:p>
        </w:tc>
        <w:tc>
          <w:tcPr>
            <w:tcW w:w="10436" w:type="dxa"/>
            <w:vAlign w:val="center"/>
          </w:tcPr>
          <w:p w14:paraId="0F7F46BF" w14:textId="01BFDCCC" w:rsidR="00CC3747" w:rsidRPr="00236F4B"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36F4B">
        <w:trPr>
          <w:trHeight w:hRule="exact" w:val="532"/>
          <w:tblHeader/>
        </w:trPr>
        <w:tc>
          <w:tcPr>
            <w:tcW w:w="562" w:type="dxa"/>
            <w:vAlign w:val="center"/>
          </w:tcPr>
          <w:p w14:paraId="0F7F46C1"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03</w:t>
            </w:r>
          </w:p>
        </w:tc>
        <w:tc>
          <w:tcPr>
            <w:tcW w:w="10436" w:type="dxa"/>
            <w:vAlign w:val="center"/>
          </w:tcPr>
          <w:p w14:paraId="0F7F46C2" w14:textId="388635B5"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36F4B">
        <w:trPr>
          <w:trHeight w:hRule="exact" w:val="775"/>
          <w:tblHeader/>
        </w:trPr>
        <w:tc>
          <w:tcPr>
            <w:tcW w:w="562" w:type="dxa"/>
            <w:vAlign w:val="center"/>
          </w:tcPr>
          <w:p w14:paraId="0F7F46C4"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04</w:t>
            </w:r>
          </w:p>
        </w:tc>
        <w:tc>
          <w:tcPr>
            <w:tcW w:w="10436" w:type="dxa"/>
            <w:vAlign w:val="center"/>
          </w:tcPr>
          <w:p w14:paraId="0F7F46C5" w14:textId="3071ED84" w:rsidR="00CC3747" w:rsidRPr="00236F4B"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092950"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 and at least </w:t>
            </w:r>
            <w:r w:rsidR="00092950" w:rsidRPr="00236F4B">
              <w:rPr>
                <w:rFonts w:asciiTheme="minorHAnsi" w:hAnsiTheme="minorHAnsi" w:cstheme="minorHAnsi"/>
                <w:sz w:val="18"/>
                <w:szCs w:val="18"/>
              </w:rPr>
              <w:t>6</w:t>
            </w:r>
            <w:r w:rsidRPr="00236F4B">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0E1685" w:rsidRPr="00323F2C" w14:paraId="0F7F46C9" w14:textId="77777777" w:rsidTr="00236F4B">
        <w:trPr>
          <w:trHeight w:hRule="exact" w:val="288"/>
          <w:tblHeader/>
        </w:trPr>
        <w:tc>
          <w:tcPr>
            <w:tcW w:w="10998" w:type="dxa"/>
            <w:gridSpan w:val="2"/>
            <w:tcBorders>
              <w:top w:val="single" w:sz="4" w:space="0" w:color="000000"/>
              <w:left w:val="single" w:sz="4" w:space="0" w:color="000000"/>
              <w:bottom w:val="single" w:sz="4" w:space="0" w:color="auto"/>
              <w:right w:val="single" w:sz="4" w:space="0" w:color="000000"/>
            </w:tcBorders>
          </w:tcPr>
          <w:p w14:paraId="0F7F46C7" w14:textId="77777777" w:rsidR="000E1685" w:rsidRPr="000849F0"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C8" w14:textId="77777777" w:rsidR="000E1685" w:rsidRPr="001E3511"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bl>
    <w:p w14:paraId="795355A1" w14:textId="77777777" w:rsidR="00641F8E" w:rsidRPr="00236F4B"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63E15D68"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lastRenderedPageBreak/>
              <w:t xml:space="preserve">L. Parallel Piping Requirements (PP) </w:t>
            </w:r>
            <w:r w:rsidRPr="00175066">
              <w:rPr>
                <w:rFonts w:asciiTheme="minorHAnsi" w:hAnsiTheme="minorHAnsi" w:cstheme="minorHAnsi"/>
                <w:sz w:val="20"/>
                <w:szCs w:val="20"/>
              </w:rPr>
              <w:t>(RA4.4.4)</w:t>
            </w:r>
          </w:p>
          <w:p w14:paraId="078FE049" w14:textId="77777777"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p>
          <w:p w14:paraId="3F15B1F7" w14:textId="0EB455C0" w:rsidR="00641F8E" w:rsidRPr="00641F8E"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5356DE">
              <w:rPr>
                <w:rFonts w:asciiTheme="minorHAnsi" w:hAnsiTheme="minorHAnsi" w:cstheme="minorHAnsi"/>
                <w:sz w:val="18"/>
                <w:szCs w:val="20"/>
              </w:rPr>
              <w:t>A2-</w:t>
            </w:r>
            <w:r w:rsidR="0030216A">
              <w:rPr>
                <w:rFonts w:asciiTheme="minorHAnsi" w:hAnsiTheme="minorHAnsi" w:cstheme="minorHAnsi"/>
                <w:sz w:val="18"/>
                <w:szCs w:val="20"/>
              </w:rPr>
              <w:t>07</w:t>
            </w:r>
            <w:r w:rsidRPr="00641F8E">
              <w:rPr>
                <w:rFonts w:asciiTheme="minorHAnsi" w:hAnsiTheme="minorHAnsi" w:cstheme="minorHAnsi"/>
                <w:sz w:val="18"/>
                <w:szCs w:val="20"/>
              </w:rPr>
              <w:t xml:space="preserve"> = “</w:t>
            </w:r>
            <w:r>
              <w:rPr>
                <w:rFonts w:asciiTheme="minorHAnsi" w:hAnsiTheme="minorHAnsi" w:cstheme="minorHAnsi"/>
                <w:sz w:val="18"/>
                <w:szCs w:val="20"/>
              </w:rPr>
              <w:t>Parallel Piping</w:t>
            </w:r>
            <w:r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368" w:type="dxa"/>
            <w:vAlign w:val="center"/>
          </w:tcPr>
          <w:p w14:paraId="0BF8E796" w14:textId="5C25996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Each central manifold has 15 feet or less of pipe between manifold and water heater</w:t>
            </w:r>
            <w:r w:rsidR="002E14A5">
              <w:rPr>
                <w:rFonts w:asciiTheme="minorHAnsi" w:hAnsiTheme="minorHAnsi" w:cstheme="minorHAnsi"/>
                <w:sz w:val="18"/>
                <w:szCs w:val="20"/>
              </w:rPr>
              <w:t>.</w:t>
            </w:r>
          </w:p>
        </w:tc>
      </w:tr>
      <w:tr w:rsidR="00641F8E" w:rsidRPr="00641F8E" w14:paraId="0F072DFA" w14:textId="77777777" w:rsidTr="00E20AD9">
        <w:trPr>
          <w:cantSplit/>
          <w:trHeight w:val="288"/>
          <w:tblHeader/>
        </w:trPr>
        <w:tc>
          <w:tcPr>
            <w:tcW w:w="648" w:type="dxa"/>
            <w:vAlign w:val="center"/>
          </w:tcPr>
          <w:p w14:paraId="349691A0"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03</w:t>
            </w:r>
          </w:p>
        </w:tc>
        <w:tc>
          <w:tcPr>
            <w:tcW w:w="10368" w:type="dxa"/>
            <w:vAlign w:val="center"/>
          </w:tcPr>
          <w:p w14:paraId="1CB331E7" w14:textId="4BF7C9A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E14A5">
              <w:rPr>
                <w:rFonts w:asciiTheme="minorHAnsi" w:hAnsiTheme="minorHAnsi" w:cstheme="minorHAnsi"/>
                <w:sz w:val="18"/>
                <w:szCs w:val="20"/>
              </w:rPr>
              <w:t>.</w:t>
            </w:r>
          </w:p>
        </w:tc>
      </w:tr>
      <w:tr w:rsidR="00641F8E" w:rsidRPr="00641F8E" w14:paraId="4C45A347" w14:textId="77777777" w:rsidTr="00E20AD9">
        <w:trPr>
          <w:cantSplit/>
          <w:trHeight w:val="288"/>
          <w:tblHeader/>
        </w:trPr>
        <w:tc>
          <w:tcPr>
            <w:tcW w:w="648" w:type="dxa"/>
            <w:vAlign w:val="center"/>
          </w:tcPr>
          <w:p w14:paraId="649E1572"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04</w:t>
            </w:r>
          </w:p>
        </w:tc>
        <w:tc>
          <w:tcPr>
            <w:tcW w:w="10368" w:type="dxa"/>
            <w:vAlign w:val="center"/>
          </w:tcPr>
          <w:p w14:paraId="1FA9B306" w14:textId="2979ECD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E14A5">
              <w:rPr>
                <w:rFonts w:asciiTheme="minorHAnsi" w:hAnsiTheme="minorHAnsi" w:cstheme="minorHAnsi"/>
                <w:sz w:val="18"/>
                <w:szCs w:val="20"/>
              </w:rPr>
              <w:t>Table</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120.3-A. </w:t>
            </w:r>
          </w:p>
        </w:tc>
      </w:tr>
      <w:tr w:rsidR="00641F8E" w:rsidRPr="00641F8E" w14:paraId="76F395FA" w14:textId="77777777" w:rsidTr="00E20AD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695BA2E"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eastAsiaTheme="minorEastAsia" w:hAnsiTheme="minorHAnsi" w:cstheme="minorHAnsi"/>
                <w:b/>
                <w:sz w:val="20"/>
                <w:szCs w:val="20"/>
              </w:rPr>
              <w:t>The responsible person’s signature on this compliance document affirms that all applicable requirements in this table have</w:t>
            </w:r>
            <w:r w:rsidRPr="00641F8E">
              <w:rPr>
                <w:rFonts w:asciiTheme="minorHAnsi" w:hAnsiTheme="minorHAnsi" w:cstheme="minorHAnsi"/>
                <w:b/>
                <w:sz w:val="20"/>
                <w:szCs w:val="20"/>
              </w:rPr>
              <w:t xml:space="preserve"> been m</w:t>
            </w:r>
          </w:p>
          <w:p w14:paraId="591432F4"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hAnsiTheme="minorHAnsi" w:cstheme="minorHAnsi"/>
                <w:b/>
                <w:sz w:val="20"/>
                <w:szCs w:val="20"/>
              </w:rPr>
              <w:t xml:space="preserve">et.  </w:t>
            </w:r>
          </w:p>
        </w:tc>
      </w:tr>
    </w:tbl>
    <w:p w14:paraId="3264F97C" w14:textId="77777777" w:rsidR="00641F8E" w:rsidRPr="00236F4B"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1D4EE3EC"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w:t>
            </w:r>
            <w:r w:rsidRPr="00175066">
              <w:rPr>
                <w:rFonts w:asciiTheme="minorHAnsi" w:hAnsiTheme="minorHAnsi" w:cstheme="minorHAnsi"/>
                <w:sz w:val="20"/>
                <w:szCs w:val="20"/>
              </w:rPr>
              <w:t xml:space="preserve"> (RA4.4.5)</w:t>
            </w:r>
          </w:p>
          <w:p w14:paraId="486C78D6" w14:textId="77777777" w:rsidR="002E14A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64BD04C3" w14:textId="374A65C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Pr="00641F8E">
              <w:rPr>
                <w:rFonts w:asciiTheme="minorHAnsi" w:hAnsiTheme="minorHAnsi" w:cstheme="minorHAnsi"/>
                <w:sz w:val="18"/>
                <w:szCs w:val="20"/>
              </w:rPr>
              <w:t xml:space="preserve"> </w:t>
            </w:r>
            <w:r w:rsidR="0030216A">
              <w:rPr>
                <w:rFonts w:asciiTheme="minorHAnsi" w:hAnsiTheme="minorHAnsi" w:cstheme="minorHAnsi"/>
                <w:sz w:val="18"/>
                <w:szCs w:val="20"/>
              </w:rPr>
              <w:t xml:space="preserve">or </w:t>
            </w:r>
            <w:r w:rsidR="005356DE">
              <w:rPr>
                <w:rFonts w:asciiTheme="minorHAnsi" w:hAnsiTheme="minorHAnsi" w:cstheme="minorHAnsi"/>
                <w:sz w:val="18"/>
                <w:szCs w:val="20"/>
              </w:rPr>
              <w:t>A2-</w:t>
            </w:r>
            <w:r w:rsidR="0030216A">
              <w:rPr>
                <w:rFonts w:asciiTheme="minorHAnsi" w:hAnsiTheme="minorHAnsi" w:cstheme="minorHAnsi"/>
                <w:sz w:val="18"/>
                <w:szCs w:val="20"/>
              </w:rPr>
              <w:t xml:space="preserve">07 </w:t>
            </w:r>
            <w:r w:rsidRPr="00641F8E">
              <w:rPr>
                <w:rFonts w:asciiTheme="minorHAnsi" w:hAnsiTheme="minorHAnsi" w:cstheme="minorHAnsi"/>
                <w:sz w:val="18"/>
                <w:szCs w:val="20"/>
              </w:rPr>
              <w:t>=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6923B593" w:rsidR="00641F8E" w:rsidRPr="00641F8E" w:rsidRDefault="00641F8E" w:rsidP="002E14A5">
            <w:pPr>
              <w:keepNext/>
              <w:keepLines/>
              <w:suppressAutoHyphens/>
              <w:spacing w:after="0" w:line="240" w:lineRule="auto"/>
              <w:ind w:left="1175" w:hanging="203"/>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 For combination pipe sizes the max allowed length of 3/8-inch piping is 7.5 feet,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19F9B1AE" w:rsidR="00641F8E" w:rsidRPr="00641F8E" w:rsidRDefault="002E14A5" w:rsidP="00641F8E">
            <w:pPr>
              <w:keepNext/>
              <w:keepLines/>
              <w:suppressAutoHyphens/>
              <w:spacing w:after="0" w:line="240" w:lineRule="auto"/>
              <w:ind w:firstLine="432"/>
              <w:rPr>
                <w:rFonts w:asciiTheme="minorHAnsi" w:hAnsiTheme="minorHAnsi" w:cstheme="minorHAnsi"/>
                <w:sz w:val="18"/>
                <w:szCs w:val="20"/>
              </w:rPr>
            </w:pPr>
            <w:r>
              <w:rPr>
                <w:rFonts w:asciiTheme="minorHAnsi" w:hAnsiTheme="minorHAnsi" w:cstheme="minorHAnsi"/>
                <w:sz w:val="18"/>
                <w:szCs w:val="20"/>
              </w:rPr>
              <w:t>1/2</w:t>
            </w:r>
            <w:r w:rsidRP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inch - For only one pipe size – max length allowed is 10 feet</w:t>
            </w:r>
          </w:p>
          <w:p w14:paraId="71EBFD08" w14:textId="0687EB09"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For combination pipe sizes the allowed length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27506095" w:rsidR="00641F8E" w:rsidRPr="00641F8E" w:rsidRDefault="002E14A5" w:rsidP="00641F8E">
            <w:pPr>
              <w:keepNext/>
              <w:keepLines/>
              <w:suppressAutoHyphens/>
              <w:spacing w:after="0" w:line="240" w:lineRule="auto"/>
              <w:ind w:firstLine="432"/>
              <w:rPr>
                <w:rFonts w:asciiTheme="minorHAnsi" w:eastAsia="Times New Roman" w:hAnsiTheme="minorHAnsi" w:cstheme="minorHAnsi"/>
                <w:i/>
                <w:sz w:val="20"/>
                <w:szCs w:val="20"/>
              </w:rPr>
            </w:pPr>
            <w:r>
              <w:rPr>
                <w:rFonts w:asciiTheme="minorHAnsi" w:eastAsia="Times New Roman" w:hAnsiTheme="minorHAnsi" w:cstheme="minorHAnsi"/>
                <w:sz w:val="18"/>
                <w:szCs w:val="20"/>
              </w:rPr>
              <w:t>3/4</w:t>
            </w:r>
            <w:r w:rsidRPr="00641F8E">
              <w:rPr>
                <w:rFonts w:asciiTheme="minorHAnsi" w:eastAsia="Times New Roman" w:hAnsiTheme="minorHAnsi" w:cstheme="minorHAnsi"/>
                <w:sz w:val="18"/>
                <w:szCs w:val="20"/>
              </w:rPr>
              <w:t xml:space="preserve"> </w:t>
            </w:r>
            <w:r w:rsidR="00641F8E" w:rsidRPr="00641F8E">
              <w:rPr>
                <w:rFonts w:asciiTheme="minorHAnsi" w:eastAsia="Times New Roman" w:hAnsiTheme="minorHAnsi" w:cstheme="minorHAnsi"/>
                <w:sz w:val="18"/>
                <w:szCs w:val="20"/>
              </w:rPr>
              <w:t>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0C0F076"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1D92E5D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Pr="00641F8E">
              <w:rPr>
                <w:rFonts w:asciiTheme="minorHAnsi" w:hAnsiTheme="minorHAnsi" w:cstheme="minorHAnsi"/>
                <w:b/>
                <w:sz w:val="20"/>
                <w:szCs w:val="20"/>
              </w:rPr>
              <w:t xml:space="preserve">. Mandatory Requirements for all Recirculation System </w:t>
            </w:r>
            <w:r w:rsidRPr="00175066">
              <w:rPr>
                <w:rFonts w:asciiTheme="minorHAnsi" w:hAnsiTheme="minorHAnsi" w:cstheme="minorHAnsi"/>
                <w:sz w:val="20"/>
                <w:szCs w:val="20"/>
              </w:rPr>
              <w:t>(RA4.4.7)</w:t>
            </w:r>
          </w:p>
          <w:p w14:paraId="1BB3E2F6" w14:textId="51960354"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w:t>
            </w:r>
            <w:r w:rsidR="002E14A5">
              <w:rPr>
                <w:rFonts w:asciiTheme="minorHAnsi" w:hAnsiTheme="minorHAnsi" w:cstheme="minorHAnsi"/>
                <w:sz w:val="18"/>
                <w:szCs w:val="20"/>
              </w:rPr>
              <w:t>a recirculation system</w:t>
            </w:r>
            <w:r w:rsidRPr="00641F8E">
              <w:rPr>
                <w:rFonts w:asciiTheme="minorHAnsi" w:hAnsiTheme="minorHAnsi" w:cstheme="minorHAnsi"/>
                <w:sz w:val="18"/>
                <w:szCs w:val="20"/>
              </w:rPr>
              <w:t xml:space="preserve"> shall comply with these requirements.  </w:t>
            </w:r>
          </w:p>
          <w:p w14:paraId="01E94857" w14:textId="3C2EE0D4"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5356DE">
              <w:rPr>
                <w:rFonts w:asciiTheme="minorHAnsi" w:hAnsiTheme="minorHAnsi" w:cstheme="minorHAnsi"/>
                <w:sz w:val="18"/>
                <w:szCs w:val="20"/>
              </w:rPr>
              <w:t>A2-</w:t>
            </w:r>
            <w:r w:rsidR="0030216A">
              <w:rPr>
                <w:rFonts w:asciiTheme="minorHAnsi" w:hAnsiTheme="minorHAnsi" w:cstheme="minorHAnsi"/>
                <w:sz w:val="18"/>
                <w:szCs w:val="20"/>
              </w:rPr>
              <w:t>07</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165" w:type="dxa"/>
            <w:vAlign w:val="center"/>
          </w:tcPr>
          <w:p w14:paraId="601EBA3C" w14:textId="2FF0F35F"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Piping must take </w:t>
            </w:r>
            <w:r w:rsidR="00D52378">
              <w:rPr>
                <w:rFonts w:asciiTheme="minorHAnsi" w:hAnsiTheme="minorHAnsi" w:cstheme="minorHAnsi"/>
                <w:sz w:val="18"/>
                <w:szCs w:val="20"/>
              </w:rPr>
              <w:t xml:space="preserve">the </w:t>
            </w:r>
            <w:r w:rsidRPr="00641F8E">
              <w:rPr>
                <w:rFonts w:asciiTheme="minorHAnsi" w:hAnsiTheme="minorHAnsi" w:cstheme="minorHAnsi"/>
                <w:sz w:val="18"/>
                <w:szCs w:val="20"/>
              </w:rPr>
              <w:t>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cold water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04</w:t>
            </w:r>
          </w:p>
        </w:tc>
        <w:tc>
          <w:tcPr>
            <w:tcW w:w="10165" w:type="dxa"/>
            <w:vAlign w:val="center"/>
          </w:tcPr>
          <w:p w14:paraId="2061AE5F" w14:textId="5A264BBB"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If more than one loop </w:t>
            </w:r>
            <w:r w:rsidR="00D52378">
              <w:rPr>
                <w:rFonts w:asciiTheme="minorHAnsi" w:hAnsiTheme="minorHAnsi" w:cstheme="minorHAnsi"/>
                <w:sz w:val="18"/>
                <w:szCs w:val="20"/>
              </w:rPr>
              <w:t xml:space="preserve">is </w:t>
            </w:r>
            <w:r w:rsidRPr="00641F8E">
              <w:rPr>
                <w:rFonts w:asciiTheme="minorHAnsi" w:hAnsiTheme="minorHAnsi" w:cstheme="minorHAnsi"/>
                <w:sz w:val="18"/>
                <w:szCs w:val="20"/>
              </w:rPr>
              <w:t>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710DC9F9"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xml:space="preserve">. Recirculation Non-Demand Controls Requirements (R-ND) </w:t>
            </w:r>
            <w:r w:rsidRPr="00175066">
              <w:rPr>
                <w:rFonts w:asciiTheme="minorHAnsi" w:hAnsiTheme="minorHAnsi" w:cstheme="minorHAnsi"/>
                <w:sz w:val="20"/>
                <w:szCs w:val="20"/>
              </w:rPr>
              <w:t>(RA4.4.8)</w:t>
            </w:r>
          </w:p>
          <w:p w14:paraId="2897AE6F" w14:textId="77777777" w:rsidR="00825ED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770090D5" w14:textId="6D73E993"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002947E9">
              <w:rPr>
                <w:rFonts w:asciiTheme="minorHAnsi" w:hAnsiTheme="minorHAnsi" w:cstheme="minorHAnsi"/>
                <w:sz w:val="18"/>
                <w:szCs w:val="20"/>
              </w:rPr>
              <w:t xml:space="preserve">or </w:t>
            </w:r>
            <w:r w:rsidR="00C4788A">
              <w:rPr>
                <w:rFonts w:asciiTheme="minorHAnsi" w:hAnsiTheme="minorHAnsi" w:cstheme="minorHAnsi"/>
                <w:sz w:val="18"/>
                <w:szCs w:val="20"/>
              </w:rPr>
              <w:t>A2-</w:t>
            </w:r>
            <w:r w:rsidR="002947E9">
              <w:rPr>
                <w:rFonts w:asciiTheme="minorHAnsi" w:hAnsiTheme="minorHAnsi" w:cstheme="minorHAnsi"/>
                <w:sz w:val="18"/>
                <w:szCs w:val="20"/>
              </w:rPr>
              <w:t xml:space="preserve">07 </w:t>
            </w:r>
            <w:r w:rsidRPr="00641F8E">
              <w:rPr>
                <w:rFonts w:asciiTheme="minorHAnsi" w:hAnsiTheme="minorHAnsi" w:cstheme="minorHAnsi"/>
                <w:sz w:val="18"/>
                <w:szCs w:val="20"/>
              </w:rPr>
              <w:t>= “Recirculation System Non-Demand Control</w:t>
            </w:r>
            <w:r w:rsidR="00825ED4">
              <w:rPr>
                <w:rFonts w:asciiTheme="minorHAnsi" w:hAnsiTheme="minorHAnsi" w:cstheme="minorHAnsi"/>
                <w:sz w:val="18"/>
                <w:szCs w:val="20"/>
              </w:rPr>
              <w:t>”</w:t>
            </w:r>
            <w:r w:rsidRPr="00641F8E">
              <w:rPr>
                <w:rFonts w:asciiTheme="minorHAnsi" w:hAnsiTheme="minorHAnsi" w:cstheme="minorHAnsi"/>
                <w:sz w:val="18"/>
                <w:szCs w:val="20"/>
              </w:rPr>
              <w:t>,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59" w:type="dxa"/>
            <w:vAlign w:val="center"/>
          </w:tcPr>
          <w:p w14:paraId="730B6AA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236F4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w:t>
            </w:r>
            <w:r w:rsidRPr="00236F4B">
              <w:rPr>
                <w:rFonts w:asciiTheme="minorHAnsi" w:eastAsiaTheme="minorEastAsia" w:hAnsiTheme="minorHAnsi" w:cstheme="minorHAnsi"/>
                <w:b/>
                <w:sz w:val="18"/>
                <w:szCs w:val="20"/>
              </w:rPr>
              <w:t>been met.</w:t>
            </w:r>
            <w:r w:rsidRPr="00236F4B">
              <w:rPr>
                <w:rFonts w:asciiTheme="minorHAnsi" w:hAnsiTheme="minorHAnsi" w:cstheme="minorHAnsi"/>
                <w:b/>
                <w:sz w:val="18"/>
                <w:szCs w:val="20"/>
              </w:rPr>
              <w:t xml:space="preserve">  </w:t>
            </w:r>
          </w:p>
        </w:tc>
      </w:tr>
    </w:tbl>
    <w:p w14:paraId="7DECFA7E"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1D38F4EA"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lastRenderedPageBreak/>
              <w:t>P</w:t>
            </w:r>
            <w:r w:rsidRPr="00641F8E">
              <w:rPr>
                <w:rFonts w:asciiTheme="minorHAnsi" w:eastAsiaTheme="minorEastAsia" w:hAnsiTheme="minorHAnsi" w:cstheme="minorHAnsi"/>
                <w:b/>
                <w:sz w:val="20"/>
                <w:szCs w:val="20"/>
              </w:rPr>
              <w:t xml:space="preserve">. Demand Recirculation Manual Control (R-DRmc) </w:t>
            </w:r>
            <w:r w:rsidRPr="00A259EF">
              <w:rPr>
                <w:rFonts w:asciiTheme="minorHAnsi" w:eastAsiaTheme="minorEastAsia" w:hAnsiTheme="minorHAnsi" w:cstheme="minorHAnsi"/>
                <w:sz w:val="20"/>
                <w:szCs w:val="20"/>
              </w:rPr>
              <w:t>(RA4.4.9)</w:t>
            </w:r>
            <w:r w:rsidRPr="00641F8E">
              <w:rPr>
                <w:rFonts w:asciiTheme="minorHAnsi" w:eastAsiaTheme="minorEastAsia" w:hAnsiTheme="minorHAnsi" w:cstheme="minorHAnsi"/>
                <w:b/>
                <w:sz w:val="20"/>
                <w:szCs w:val="20"/>
              </w:rPr>
              <w:t xml:space="preserve">/Sensor Control Requirements </w:t>
            </w:r>
            <w:r w:rsidRPr="00641F8E">
              <w:rPr>
                <w:rFonts w:asciiTheme="minorHAnsi" w:hAnsiTheme="minorHAnsi" w:cstheme="minorHAnsi"/>
                <w:b/>
                <w:sz w:val="20"/>
                <w:szCs w:val="20"/>
              </w:rPr>
              <w:t>(RDRsc)</w:t>
            </w:r>
            <w:r w:rsidRPr="00A259EF">
              <w:rPr>
                <w:rFonts w:asciiTheme="minorHAnsi" w:hAnsiTheme="minorHAnsi" w:cstheme="minorHAnsi"/>
                <w:sz w:val="20"/>
                <w:szCs w:val="20"/>
              </w:rPr>
              <w:t xml:space="preserve"> (RA4.4.10)</w:t>
            </w:r>
          </w:p>
          <w:p w14:paraId="2DAE8029" w14:textId="45EEE01E" w:rsidR="00D5237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Systems that utilize </w:t>
            </w:r>
            <w:r w:rsidR="00D52378">
              <w:rPr>
                <w:rFonts w:asciiTheme="minorHAnsi" w:eastAsiaTheme="minorEastAsia" w:hAnsiTheme="minorHAnsi" w:cstheme="minorHAnsi"/>
                <w:sz w:val="18"/>
                <w:szCs w:val="20"/>
              </w:rPr>
              <w:t>either of these</w:t>
            </w:r>
            <w:r w:rsidR="00D52378" w:rsidRPr="00641F8E">
              <w:rPr>
                <w:rFonts w:asciiTheme="minorHAnsi" w:eastAsiaTheme="minorEastAsia" w:hAnsiTheme="minorHAnsi" w:cstheme="minorHAnsi"/>
                <w:sz w:val="18"/>
                <w:szCs w:val="20"/>
              </w:rPr>
              <w:t xml:space="preserve"> </w:t>
            </w:r>
            <w:r w:rsidRPr="00641F8E">
              <w:rPr>
                <w:rFonts w:asciiTheme="minorHAnsi" w:eastAsiaTheme="minorEastAsia" w:hAnsiTheme="minorHAnsi" w:cstheme="minorHAnsi"/>
                <w:sz w:val="18"/>
                <w:szCs w:val="20"/>
              </w:rPr>
              <w:t>distribution type</w:t>
            </w:r>
            <w:r w:rsidR="00D52378">
              <w:rPr>
                <w:rFonts w:asciiTheme="minorHAnsi" w:eastAsiaTheme="minorEastAsia" w:hAnsiTheme="minorHAnsi" w:cstheme="minorHAnsi"/>
                <w:sz w:val="18"/>
                <w:szCs w:val="20"/>
              </w:rPr>
              <w:t>s</w:t>
            </w:r>
            <w:r w:rsidRPr="00641F8E">
              <w:rPr>
                <w:rFonts w:asciiTheme="minorHAnsi" w:eastAsiaTheme="minorEastAsia" w:hAnsiTheme="minorHAnsi" w:cstheme="minorHAnsi"/>
                <w:sz w:val="18"/>
                <w:szCs w:val="20"/>
              </w:rPr>
              <w:t xml:space="preserve"> shall comply with these requirements.  </w:t>
            </w:r>
          </w:p>
          <w:p w14:paraId="5BA1B8F4" w14:textId="12D48DF6"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2947E9">
              <w:rPr>
                <w:rFonts w:asciiTheme="minorHAnsi" w:hAnsiTheme="minorHAnsi" w:cstheme="minorHAnsi"/>
                <w:sz w:val="18"/>
                <w:szCs w:val="20"/>
              </w:rPr>
              <w:t xml:space="preserve"> or </w:t>
            </w:r>
            <w:r w:rsidR="00C4788A">
              <w:rPr>
                <w:rFonts w:asciiTheme="minorHAnsi" w:hAnsiTheme="minorHAnsi" w:cstheme="minorHAnsi"/>
                <w:sz w:val="18"/>
                <w:szCs w:val="20"/>
              </w:rPr>
              <w:t>A2-</w:t>
            </w:r>
            <w:r w:rsidR="002947E9">
              <w:rPr>
                <w:rFonts w:asciiTheme="minorHAnsi" w:hAnsiTheme="minorHAnsi" w:cstheme="minorHAnsi"/>
                <w:sz w:val="18"/>
                <w:szCs w:val="20"/>
              </w:rPr>
              <w:t>07</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0E2451D8" w14:textId="693D1EC5"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55115FA9"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r w:rsidR="00D52378">
              <w:rPr>
                <w:rFonts w:asciiTheme="minorHAnsi" w:eastAsia="Times New Roman" w:hAnsiTheme="minorHAnsi" w:cstheme="minorHAnsi"/>
                <w:sz w:val="18"/>
                <w:szCs w:val="20"/>
              </w:rPr>
              <w:t>; or</w:t>
            </w:r>
          </w:p>
          <w:p w14:paraId="32B1D5F6" w14:textId="77777777"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0F467D49" w14:textId="77777777" w:rsidTr="00A259EF">
        <w:trPr>
          <w:trHeight w:val="144"/>
          <w:tblHeader/>
        </w:trPr>
        <w:tc>
          <w:tcPr>
            <w:tcW w:w="11016" w:type="dxa"/>
            <w:gridSpan w:val="2"/>
            <w:tcBorders>
              <w:bottom w:val="single" w:sz="4" w:space="0" w:color="000000"/>
            </w:tcBorders>
          </w:tcPr>
          <w:p w14:paraId="00269ABC" w14:textId="571AA9D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 xml:space="preserve">Q. HERS-Verified Demand Recirculation Manual Control (RDRmc-H) </w:t>
            </w:r>
            <w:r w:rsidRPr="00A259EF">
              <w:rPr>
                <w:rFonts w:asciiTheme="minorHAnsi" w:hAnsiTheme="minorHAnsi" w:cstheme="minorHAnsi"/>
                <w:sz w:val="20"/>
                <w:szCs w:val="18"/>
              </w:rPr>
              <w:t>(RA3.6.6)</w:t>
            </w:r>
            <w:r w:rsidRPr="00641F8E">
              <w:rPr>
                <w:rFonts w:asciiTheme="minorHAnsi" w:hAnsiTheme="minorHAnsi" w:cstheme="minorHAnsi"/>
                <w:b/>
                <w:sz w:val="20"/>
                <w:szCs w:val="18"/>
              </w:rPr>
              <w:t>/Sensor Control</w:t>
            </w:r>
            <w:r w:rsidRPr="00A259EF">
              <w:rPr>
                <w:rFonts w:asciiTheme="minorHAnsi" w:hAnsiTheme="minorHAnsi" w:cstheme="minorHAnsi"/>
                <w:b/>
                <w:szCs w:val="18"/>
              </w:rPr>
              <w:t xml:space="preserve"> </w:t>
            </w:r>
            <w:r w:rsidRPr="00A259EF">
              <w:rPr>
                <w:rFonts w:asciiTheme="minorHAnsi" w:hAnsiTheme="minorHAnsi" w:cstheme="minorHAnsi"/>
                <w:b/>
                <w:sz w:val="20"/>
                <w:szCs w:val="18"/>
              </w:rPr>
              <w:t xml:space="preserve">(RDRsc-H) </w:t>
            </w:r>
            <w:r w:rsidRPr="00A259EF">
              <w:rPr>
                <w:rFonts w:asciiTheme="minorHAnsi" w:hAnsiTheme="minorHAnsi" w:cstheme="minorHAnsi"/>
                <w:sz w:val="20"/>
                <w:szCs w:val="18"/>
              </w:rPr>
              <w:t>(RA3.6.7)</w:t>
            </w:r>
            <w:r w:rsidRPr="00A259EF">
              <w:rPr>
                <w:rFonts w:asciiTheme="minorHAnsi" w:hAnsiTheme="minorHAnsi" w:cstheme="minorHAnsi"/>
                <w:szCs w:val="18"/>
              </w:rPr>
              <w:t xml:space="preserve"> </w:t>
            </w:r>
            <w:r w:rsidRPr="00641F8E">
              <w:rPr>
                <w:rFonts w:asciiTheme="minorHAnsi" w:hAnsiTheme="minorHAnsi" w:cstheme="minorHAnsi"/>
                <w:b/>
                <w:sz w:val="20"/>
                <w:szCs w:val="18"/>
              </w:rPr>
              <w:t xml:space="preserve">Requirements </w:t>
            </w:r>
          </w:p>
          <w:p w14:paraId="716EAF7B" w14:textId="68D25F2E"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hAnsiTheme="minorHAnsi" w:cstheme="minorHAnsi"/>
                <w:sz w:val="20"/>
                <w:szCs w:val="18"/>
              </w:rPr>
              <w:t xml:space="preserve">Systems that utilize </w:t>
            </w:r>
            <w:r w:rsidR="00D52378">
              <w:rPr>
                <w:rFonts w:asciiTheme="minorHAnsi" w:hAnsiTheme="minorHAnsi" w:cstheme="minorHAnsi"/>
                <w:sz w:val="20"/>
                <w:szCs w:val="18"/>
              </w:rPr>
              <w:t>either of these</w:t>
            </w:r>
            <w:r w:rsidR="00D52378" w:rsidRPr="00641F8E">
              <w:rPr>
                <w:rFonts w:asciiTheme="minorHAnsi" w:hAnsiTheme="minorHAnsi" w:cstheme="minorHAnsi"/>
                <w:sz w:val="20"/>
                <w:szCs w:val="18"/>
              </w:rPr>
              <w:t xml:space="preserve"> </w:t>
            </w:r>
            <w:r w:rsidRPr="00641F8E">
              <w:rPr>
                <w:rFonts w:asciiTheme="minorHAnsi" w:hAnsiTheme="minorHAnsi" w:cstheme="minorHAnsi"/>
                <w:sz w:val="20"/>
                <w:szCs w:val="18"/>
              </w:rPr>
              <w:t>distribution type</w:t>
            </w:r>
            <w:r w:rsidR="00D52378">
              <w:rPr>
                <w:rFonts w:asciiTheme="minorHAnsi" w:hAnsiTheme="minorHAnsi" w:cstheme="minorHAnsi"/>
                <w:sz w:val="20"/>
                <w:szCs w:val="18"/>
              </w:rPr>
              <w:t>s</w:t>
            </w:r>
            <w:r w:rsidRPr="00641F8E">
              <w:rPr>
                <w:rFonts w:asciiTheme="minorHAnsi" w:hAnsiTheme="minorHAnsi" w:cstheme="minorHAnsi"/>
                <w:sz w:val="20"/>
                <w:szCs w:val="18"/>
              </w:rPr>
              <w:t xml:space="preserve"> shall comply with these requirements</w:t>
            </w:r>
            <w:r>
              <w:rPr>
                <w:rFonts w:asciiTheme="minorHAnsi" w:hAnsiTheme="minorHAnsi" w:cstheme="minorHAnsi"/>
                <w:sz w:val="20"/>
                <w:szCs w:val="18"/>
              </w:rPr>
              <w:t xml:space="preserve">.  </w:t>
            </w:r>
          </w:p>
          <w:p w14:paraId="640AD97D" w14:textId="7F56DD05"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002947E9">
              <w:rPr>
                <w:rFonts w:asciiTheme="minorHAnsi" w:hAnsiTheme="minorHAnsi" w:cstheme="minorHAnsi"/>
                <w:sz w:val="18"/>
                <w:szCs w:val="20"/>
              </w:rPr>
              <w:t xml:space="preserve">or </w:t>
            </w:r>
            <w:r w:rsidR="00C4788A">
              <w:rPr>
                <w:rFonts w:asciiTheme="minorHAnsi" w:hAnsiTheme="minorHAnsi" w:cstheme="minorHAnsi"/>
                <w:sz w:val="18"/>
                <w:szCs w:val="20"/>
              </w:rPr>
              <w:t>A</w:t>
            </w:r>
            <w:r w:rsidR="005310C3">
              <w:rPr>
                <w:rFonts w:asciiTheme="minorHAnsi" w:hAnsiTheme="minorHAnsi" w:cstheme="minorHAnsi"/>
                <w:sz w:val="18"/>
                <w:szCs w:val="20"/>
              </w:rPr>
              <w:t>2-</w:t>
            </w:r>
            <w:r w:rsidR="002947E9">
              <w:rPr>
                <w:rFonts w:asciiTheme="minorHAnsi" w:hAnsiTheme="minorHAnsi" w:cstheme="minorHAnsi"/>
                <w:sz w:val="18"/>
                <w:szCs w:val="20"/>
              </w:rPr>
              <w:t xml:space="preserve">07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A259EF">
        <w:trPr>
          <w:trHeight w:val="144"/>
          <w:tblHeader/>
        </w:trPr>
        <w:tc>
          <w:tcPr>
            <w:tcW w:w="648" w:type="dxa"/>
            <w:tcBorders>
              <w:bottom w:val="single" w:sz="4" w:space="0" w:color="auto"/>
            </w:tcBorders>
            <w:vAlign w:val="center"/>
          </w:tcPr>
          <w:p w14:paraId="72FAEBE3" w14:textId="55ACA9F2" w:rsidR="00641F8E" w:rsidRPr="00236F4B" w:rsidDel="006E1E98" w:rsidRDefault="00641F8E"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368" w:type="dxa"/>
            <w:tcBorders>
              <w:bottom w:val="single" w:sz="4" w:space="0" w:color="auto"/>
            </w:tcBorders>
          </w:tcPr>
          <w:p w14:paraId="1E411876" w14:textId="5F611DEB" w:rsidR="00641F8E" w:rsidRPr="00641F8E" w:rsidDel="006E1E98" w:rsidRDefault="00641F8E"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18"/>
              </w:rPr>
              <w:t>HERS rater shall perform a visual inspection to verify that the demand pump, manual/sensor controls and thermo-sensor are present and operating properly consisten</w:t>
            </w:r>
            <w:r w:rsidR="009D1721">
              <w:rPr>
                <w:rFonts w:asciiTheme="minorHAnsi" w:hAnsiTheme="minorHAnsi" w:cstheme="minorHAnsi"/>
                <w:sz w:val="18"/>
                <w:szCs w:val="18"/>
              </w:rPr>
              <w:t>t</w:t>
            </w:r>
            <w:r w:rsidRPr="00641F8E">
              <w:rPr>
                <w:rFonts w:asciiTheme="minorHAnsi" w:hAnsiTheme="minorHAnsi" w:cstheme="minorHAnsi"/>
                <w:sz w:val="18"/>
                <w:szCs w:val="18"/>
              </w:rPr>
              <w:t xml:space="preserve"> with the applicable requirements of RA4.4.9 and RA4.4.10</w:t>
            </w:r>
          </w:p>
        </w:tc>
      </w:tr>
      <w:tr w:rsidR="00641F8E" w:rsidRPr="00641F8E" w14:paraId="6262A39A" w14:textId="77777777" w:rsidTr="00A259EF">
        <w:trPr>
          <w:trHeight w:val="144"/>
          <w:tblHeader/>
        </w:trPr>
        <w:tc>
          <w:tcPr>
            <w:tcW w:w="11016" w:type="dxa"/>
            <w:gridSpan w:val="2"/>
            <w:tcBorders>
              <w:top w:val="single" w:sz="4" w:space="0" w:color="auto"/>
            </w:tcBorders>
            <w:vAlign w:val="center"/>
          </w:tcPr>
          <w:p w14:paraId="32D64D5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641F8E">
              <w:rPr>
                <w:rFonts w:asciiTheme="minorHAnsi" w:hAnsiTheme="minorHAnsi" w:cstheme="minorHAnsi"/>
                <w:b/>
                <w:sz w:val="18"/>
                <w:szCs w:val="18"/>
              </w:rPr>
              <w:t xml:space="preserve">  </w:t>
            </w:r>
          </w:p>
        </w:tc>
      </w:tr>
    </w:tbl>
    <w:p w14:paraId="5841402F" w14:textId="0FC7320F" w:rsidR="00E65CD8" w:rsidRPr="00236F4B" w:rsidRDefault="00E65CD8" w:rsidP="00236F4B">
      <w:pPr>
        <w:spacing w:after="0" w:line="240" w:lineRule="auto"/>
        <w:rPr>
          <w:rFonts w:asciiTheme="minorHAnsi" w:hAnsiTheme="minorHAnsi" w:cstheme="minorHAnsi"/>
          <w:sz w:val="18"/>
          <w:szCs w:val="18"/>
        </w:rPr>
      </w:pPr>
    </w:p>
    <w:p w14:paraId="4BE98688" w14:textId="52DB5403" w:rsidR="00FB228D" w:rsidRPr="00236F4B" w:rsidRDefault="00FB228D" w:rsidP="00236F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p w14:paraId="4332D3ED" w14:textId="77777777" w:rsidR="00FB228D" w:rsidRPr="00236F4B"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153"/>
        <w:gridCol w:w="2830"/>
        <w:gridCol w:w="1807"/>
      </w:tblGrid>
      <w:tr w:rsidR="000E1685" w:rsidRPr="00323F2C" w14:paraId="0F7F477C" w14:textId="77777777" w:rsidTr="00411887">
        <w:trPr>
          <w:trHeight w:val="332"/>
          <w:jc w:val="center"/>
        </w:trPr>
        <w:tc>
          <w:tcPr>
            <w:tcW w:w="11003" w:type="dxa"/>
            <w:gridSpan w:val="3"/>
            <w:vAlign w:val="center"/>
          </w:tcPr>
          <w:p w14:paraId="0F7F477B" w14:textId="77777777" w:rsidR="000E1685" w:rsidRPr="00236F4B"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3027B1">
              <w:rPr>
                <w:rFonts w:asciiTheme="minorHAnsi" w:eastAsia="Times New Roman" w:hAnsiTheme="minorHAnsi" w:cstheme="minorHAnsi"/>
                <w:b/>
                <w:caps/>
                <w:sz w:val="18"/>
                <w:szCs w:val="18"/>
              </w:rPr>
              <w:lastRenderedPageBreak/>
              <w:t>Documentation Author's Declaration Statement</w:t>
            </w:r>
          </w:p>
        </w:tc>
      </w:tr>
      <w:tr w:rsidR="000E1685" w:rsidRPr="00323F2C" w14:paraId="0F7F477E" w14:textId="77777777" w:rsidTr="00411887">
        <w:trPr>
          <w:trHeight w:val="206"/>
          <w:jc w:val="center"/>
        </w:trPr>
        <w:tc>
          <w:tcPr>
            <w:tcW w:w="11003" w:type="dxa"/>
            <w:gridSpan w:val="3"/>
            <w:vAlign w:val="center"/>
          </w:tcPr>
          <w:p w14:paraId="0F7F477D" w14:textId="77777777" w:rsidR="000E1685" w:rsidRPr="001E3511" w:rsidRDefault="000E1685" w:rsidP="00E26207">
            <w:pPr>
              <w:keepNext/>
              <w:numPr>
                <w:ilvl w:val="0"/>
                <w:numId w:val="4"/>
              </w:numPr>
              <w:spacing w:after="0" w:line="240" w:lineRule="auto"/>
              <w:ind w:left="360"/>
              <w:rPr>
                <w:rFonts w:asciiTheme="minorHAnsi" w:eastAsia="Times New Roman" w:hAnsiTheme="minorHAnsi" w:cstheme="minorHAnsi"/>
                <w:sz w:val="18"/>
                <w:szCs w:val="18"/>
              </w:rPr>
            </w:pPr>
            <w:r w:rsidRPr="003027B1">
              <w:rPr>
                <w:rFonts w:asciiTheme="minorHAnsi" w:eastAsia="Times New Roman" w:hAnsiTheme="minorHAnsi" w:cstheme="minorHAnsi"/>
                <w:sz w:val="18"/>
                <w:szCs w:val="18"/>
              </w:rPr>
              <w:t>I certify that this Certificate of Installation documentation is accurate and complete.</w:t>
            </w:r>
          </w:p>
        </w:tc>
      </w:tr>
      <w:tr w:rsidR="000E1685" w:rsidRPr="00323F2C" w14:paraId="0F7F4781" w14:textId="77777777" w:rsidTr="00411887">
        <w:trPr>
          <w:trHeight w:val="360"/>
          <w:jc w:val="center"/>
        </w:trPr>
        <w:tc>
          <w:tcPr>
            <w:tcW w:w="6282" w:type="dxa"/>
          </w:tcPr>
          <w:p w14:paraId="0F7F477F"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4721" w:type="dxa"/>
            <w:gridSpan w:val="2"/>
          </w:tcPr>
          <w:p w14:paraId="0F7F4780"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0E1685" w:rsidRPr="00323F2C" w14:paraId="0F7F4784" w14:textId="77777777" w:rsidTr="00411887">
        <w:trPr>
          <w:trHeight w:val="360"/>
          <w:jc w:val="center"/>
        </w:trPr>
        <w:tc>
          <w:tcPr>
            <w:tcW w:w="6282" w:type="dxa"/>
          </w:tcPr>
          <w:p w14:paraId="0F7F4782"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4721" w:type="dxa"/>
            <w:gridSpan w:val="2"/>
          </w:tcPr>
          <w:p w14:paraId="0F7F4783"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87" w14:textId="77777777" w:rsidTr="00411887">
        <w:trPr>
          <w:trHeight w:val="360"/>
          <w:jc w:val="center"/>
        </w:trPr>
        <w:tc>
          <w:tcPr>
            <w:tcW w:w="6282" w:type="dxa"/>
          </w:tcPr>
          <w:p w14:paraId="0F7F4785"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Pr>
          <w:p w14:paraId="0F7F4786" w14:textId="05AB3DCB"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E65CD8"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0E1685" w:rsidRPr="00323F2C" w14:paraId="0F7F478A" w14:textId="77777777" w:rsidTr="00411887">
        <w:trPr>
          <w:trHeight w:val="360"/>
          <w:jc w:val="center"/>
        </w:trPr>
        <w:tc>
          <w:tcPr>
            <w:tcW w:w="6282" w:type="dxa"/>
          </w:tcPr>
          <w:p w14:paraId="0F7F4788"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4721" w:type="dxa"/>
            <w:gridSpan w:val="2"/>
          </w:tcPr>
          <w:p w14:paraId="0F7F4789"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0E1685" w:rsidRPr="00323F2C" w14:paraId="0F7F478C" w14:textId="77777777" w:rsidTr="00411887">
        <w:tblPrEx>
          <w:tblCellMar>
            <w:left w:w="115" w:type="dxa"/>
            <w:right w:w="115" w:type="dxa"/>
          </w:tblCellMar>
        </w:tblPrEx>
        <w:trPr>
          <w:trHeight w:val="296"/>
          <w:jc w:val="center"/>
        </w:trPr>
        <w:tc>
          <w:tcPr>
            <w:tcW w:w="11003" w:type="dxa"/>
            <w:gridSpan w:val="3"/>
            <w:vAlign w:val="center"/>
          </w:tcPr>
          <w:p w14:paraId="0F7F478B" w14:textId="77777777" w:rsidR="000E1685" w:rsidRPr="001E3511"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027B1">
              <w:rPr>
                <w:rFonts w:asciiTheme="minorHAnsi" w:eastAsia="Times New Roman" w:hAnsiTheme="minorHAnsi" w:cstheme="minorHAnsi"/>
                <w:b/>
                <w:caps/>
                <w:sz w:val="18"/>
                <w:szCs w:val="18"/>
              </w:rPr>
              <w:t xml:space="preserve">Responsible Person's Declaration statement  </w:t>
            </w:r>
          </w:p>
        </w:tc>
      </w:tr>
      <w:tr w:rsidR="000E1685" w:rsidRPr="00323F2C" w14:paraId="0F7F4794" w14:textId="77777777" w:rsidTr="00411887">
        <w:tblPrEx>
          <w:tblCellMar>
            <w:left w:w="115" w:type="dxa"/>
            <w:right w:w="115" w:type="dxa"/>
          </w:tblCellMar>
        </w:tblPrEx>
        <w:trPr>
          <w:trHeight w:val="504"/>
          <w:jc w:val="center"/>
        </w:trPr>
        <w:tc>
          <w:tcPr>
            <w:tcW w:w="11003" w:type="dxa"/>
            <w:gridSpan w:val="3"/>
          </w:tcPr>
          <w:p w14:paraId="69DECE9C" w14:textId="77777777" w:rsidR="000D610A" w:rsidRPr="001E3511" w:rsidRDefault="000D610A" w:rsidP="000D610A">
            <w:pPr>
              <w:pStyle w:val="Heading3"/>
              <w:numPr>
                <w:ilvl w:val="0"/>
                <w:numId w:val="0"/>
              </w:numPr>
              <w:spacing w:before="60"/>
              <w:ind w:right="86"/>
              <w:rPr>
                <w:rFonts w:asciiTheme="minorHAnsi" w:hAnsiTheme="minorHAnsi" w:cstheme="minorHAnsi"/>
                <w:b/>
                <w:caps/>
                <w:sz w:val="18"/>
                <w:szCs w:val="18"/>
              </w:rPr>
            </w:pPr>
            <w:r w:rsidRPr="003027B1">
              <w:rPr>
                <w:rFonts w:asciiTheme="minorHAnsi" w:hAnsiTheme="minorHAnsi" w:cstheme="minorHAnsi"/>
                <w:sz w:val="18"/>
                <w:szCs w:val="18"/>
              </w:rPr>
              <w:t xml:space="preserve">I certify the following under penalty of perjury, under the laws of the State of California: </w:t>
            </w:r>
          </w:p>
          <w:p w14:paraId="23A92531" w14:textId="77777777" w:rsidR="000D610A" w:rsidRPr="00323F2C"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z w:val="18"/>
                <w:szCs w:val="18"/>
              </w:rPr>
              <w:t xml:space="preserve">The information provided on this Certificate of Installation is true and correct. </w:t>
            </w:r>
          </w:p>
          <w:p w14:paraId="2B049F92" w14:textId="77777777" w:rsidR="000D610A" w:rsidRPr="0053169A"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napToGrid w:val="0"/>
                <w:sz w:val="18"/>
                <w:szCs w:val="18"/>
              </w:rPr>
              <w:t xml:space="preserve">I am either: a) a responsible person eligible under Division 3 of the Business and Professions Code </w:t>
            </w:r>
            <w:r w:rsidRPr="00323F2C">
              <w:rPr>
                <w:rFonts w:asciiTheme="minorHAnsi" w:hAnsiTheme="minorHAnsi" w:cstheme="minorHAnsi"/>
                <w:sz w:val="18"/>
                <w:szCs w:val="18"/>
              </w:rPr>
              <w:t xml:space="preserve">in the applicable classification to accept responsibility for the system design, construction, or installation </w:t>
            </w:r>
            <w:r w:rsidRPr="00D879CA">
              <w:rPr>
                <w:rFonts w:asciiTheme="minorHAnsi" w:hAnsiTheme="minorHAnsi" w:cstheme="minorHAnsi"/>
                <w:snapToGrid w:val="0"/>
                <w:sz w:val="18"/>
                <w:szCs w:val="18"/>
              </w:rPr>
              <w:t xml:space="preserve">of features, materials, components, or manufactured devices </w:t>
            </w:r>
            <w:r w:rsidRPr="0082708E">
              <w:rPr>
                <w:rFonts w:asciiTheme="minorHAnsi" w:hAnsiTheme="minorHAnsi" w:cstheme="minorHAnsi"/>
                <w:sz w:val="18"/>
                <w:szCs w:val="18"/>
              </w:rPr>
              <w:t xml:space="preserve">for the scope of work identified on this Certificate of Installation </w:t>
            </w:r>
            <w:r w:rsidRPr="00D405C8">
              <w:rPr>
                <w:rFonts w:asciiTheme="minorHAnsi" w:hAnsiTheme="minorHAnsi" w:cstheme="minorHAnsi"/>
                <w:snapToGrid w:val="0"/>
                <w:sz w:val="18"/>
                <w:szCs w:val="18"/>
              </w:rPr>
              <w:t>and attest to the declarations in this statement</w:t>
            </w:r>
            <w:r w:rsidRPr="00583B52">
              <w:rPr>
                <w:rFonts w:asciiTheme="minorHAnsi" w:hAnsiTheme="minorHAnsi" w:cstheme="minorHAnsi"/>
                <w:sz w:val="18"/>
                <w:szCs w:val="18"/>
              </w:rPr>
              <w:t>, or b) I am an authorized representative of the responsible person and attest to the declarations in this statement on the responsible person’s behalf</w:t>
            </w:r>
            <w:r w:rsidRPr="00583B52">
              <w:rPr>
                <w:rFonts w:asciiTheme="minorHAnsi" w:eastAsia="Calibri" w:hAnsiTheme="minorHAnsi" w:cstheme="minorHAnsi"/>
                <w:sz w:val="18"/>
                <w:szCs w:val="18"/>
              </w:rPr>
              <w:t>.</w:t>
            </w:r>
          </w:p>
          <w:p w14:paraId="6B6A648D" w14:textId="77777777" w:rsidR="000D610A" w:rsidRPr="00236F4B" w:rsidRDefault="000D610A" w:rsidP="00E26207">
            <w:pPr>
              <w:keepNext/>
              <w:numPr>
                <w:ilvl w:val="0"/>
                <w:numId w:val="9"/>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BA05E1F" w14:textId="77777777" w:rsidR="000D610A" w:rsidRPr="00323F2C" w:rsidRDefault="000D610A" w:rsidP="00E26207">
            <w:pPr>
              <w:pStyle w:val="ListParagraph"/>
              <w:keepNext/>
              <w:numPr>
                <w:ilvl w:val="0"/>
                <w:numId w:val="9"/>
              </w:numPr>
              <w:autoSpaceDE w:val="0"/>
              <w:autoSpaceDN w:val="0"/>
              <w:adjustRightInd w:val="0"/>
              <w:spacing w:after="0" w:line="240" w:lineRule="auto"/>
              <w:rPr>
                <w:rFonts w:asciiTheme="minorHAnsi" w:hAnsiTheme="minorHAnsi" w:cstheme="minorHAnsi"/>
                <w:sz w:val="18"/>
                <w:szCs w:val="18"/>
              </w:rPr>
            </w:pPr>
            <w:r w:rsidRPr="003027B1">
              <w:rPr>
                <w:rFonts w:asciiTheme="minorHAnsi" w:hAnsiTheme="minorHAnsi" w:cstheme="minorHAnsi"/>
                <w:sz w:val="18"/>
                <w:szCs w:val="18"/>
              </w:rPr>
              <w:t>I understand that a HERS rater will check the installation to verify compliance and if such checking determines the installation fails to comply, I am required to offer any necessary corrective action at no cha</w:t>
            </w:r>
            <w:r w:rsidRPr="001E3511">
              <w:rPr>
                <w:rFonts w:asciiTheme="minorHAnsi" w:hAnsiTheme="minorHAnsi" w:cstheme="minorHAnsi"/>
                <w:sz w:val="18"/>
                <w:szCs w:val="18"/>
              </w:rPr>
              <w:t xml:space="preserve">rge to the building owner. </w:t>
            </w:r>
            <w:r w:rsidRPr="001E3511" w:rsidDel="001D633D">
              <w:rPr>
                <w:rFonts w:asciiTheme="minorHAnsi" w:hAnsiTheme="minorHAnsi" w:cstheme="minorHAnsi"/>
                <w:sz w:val="18"/>
                <w:szCs w:val="18"/>
              </w:rPr>
              <w:t xml:space="preserve"> </w:t>
            </w:r>
          </w:p>
          <w:p w14:paraId="0F7F4793" w14:textId="50BA757A" w:rsidR="000E1685" w:rsidRPr="00236F4B" w:rsidRDefault="000D610A" w:rsidP="00E26207">
            <w:pPr>
              <w:keepNext/>
              <w:numPr>
                <w:ilvl w:val="0"/>
                <w:numId w:val="9"/>
              </w:numPr>
              <w:autoSpaceDE w:val="0"/>
              <w:autoSpaceDN w:val="0"/>
              <w:adjustRightInd w:val="0"/>
              <w:spacing w:after="0" w:line="240" w:lineRule="auto"/>
              <w:contextualSpacing/>
              <w:rPr>
                <w:rFonts w:asciiTheme="minorHAnsi" w:eastAsia="Times New Roman" w:hAnsiTheme="minorHAnsi" w:cstheme="minorHAnsi"/>
                <w:b/>
                <w:sz w:val="18"/>
                <w:szCs w:val="18"/>
              </w:rPr>
            </w:pPr>
            <w:r w:rsidRPr="00323F2C">
              <w:rPr>
                <w:rFonts w:asciiTheme="minorHAnsi" w:hAnsiTheme="minorHAnsi" w:cs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E1685" w:rsidRPr="00323F2C" w14:paraId="0F7F4797" w14:textId="77777777" w:rsidTr="00411887">
        <w:tblPrEx>
          <w:tblCellMar>
            <w:left w:w="108" w:type="dxa"/>
            <w:right w:w="108" w:type="dxa"/>
          </w:tblCellMar>
        </w:tblPrEx>
        <w:trPr>
          <w:trHeight w:val="360"/>
          <w:jc w:val="center"/>
        </w:trPr>
        <w:tc>
          <w:tcPr>
            <w:tcW w:w="6282" w:type="dxa"/>
          </w:tcPr>
          <w:p w14:paraId="0F7F4795"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4721" w:type="dxa"/>
            <w:gridSpan w:val="2"/>
          </w:tcPr>
          <w:p w14:paraId="0F7F4796"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0E1685" w:rsidRPr="00323F2C" w14:paraId="0F7F479A"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8" w14:textId="156E3DF6"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4721" w:type="dxa"/>
            <w:gridSpan w:val="2"/>
            <w:tcBorders>
              <w:top w:val="single" w:sz="4" w:space="0" w:color="auto"/>
              <w:left w:val="single" w:sz="4" w:space="0" w:color="auto"/>
              <w:bottom w:val="single" w:sz="4" w:space="0" w:color="auto"/>
              <w:right w:val="single" w:sz="4" w:space="0" w:color="auto"/>
            </w:tcBorders>
          </w:tcPr>
          <w:p w14:paraId="0F7F4799"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0E1685" w:rsidRPr="00323F2C" w14:paraId="0F7F479D"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B"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Borders>
              <w:top w:val="single" w:sz="4" w:space="0" w:color="auto"/>
              <w:left w:val="single" w:sz="4" w:space="0" w:color="auto"/>
              <w:bottom w:val="single" w:sz="4" w:space="0" w:color="auto"/>
              <w:right w:val="single" w:sz="4" w:space="0" w:color="auto"/>
            </w:tcBorders>
          </w:tcPr>
          <w:p w14:paraId="0F7F479C"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0E1685" w:rsidRPr="00323F2C" w14:paraId="0F7F47A1"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E"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86" w:type="dxa"/>
            <w:tcBorders>
              <w:top w:val="single" w:sz="4" w:space="0" w:color="auto"/>
              <w:left w:val="single" w:sz="4" w:space="0" w:color="auto"/>
              <w:bottom w:val="single" w:sz="4" w:space="0" w:color="auto"/>
              <w:right w:val="single" w:sz="4" w:space="0" w:color="auto"/>
            </w:tcBorders>
          </w:tcPr>
          <w:p w14:paraId="0F7F479F" w14:textId="1A642652"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E65CD8" w:rsidRPr="00E87371">
              <w:rPr>
                <w:rFonts w:asciiTheme="minorHAnsi" w:eastAsia="Times New Roman" w:hAnsiTheme="minorHAnsi" w:cstheme="minorHAnsi"/>
                <w:sz w:val="14"/>
                <w:szCs w:val="14"/>
              </w:rPr>
              <w:t>:</w:t>
            </w:r>
          </w:p>
        </w:tc>
        <w:tc>
          <w:tcPr>
            <w:tcW w:w="1835" w:type="dxa"/>
            <w:tcBorders>
              <w:top w:val="single" w:sz="4" w:space="0" w:color="auto"/>
              <w:left w:val="single" w:sz="4" w:space="0" w:color="auto"/>
              <w:bottom w:val="single" w:sz="4" w:space="0" w:color="auto"/>
              <w:right w:val="single" w:sz="4" w:space="0" w:color="auto"/>
            </w:tcBorders>
          </w:tcPr>
          <w:p w14:paraId="0F7F47A0"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A4"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A2"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4721" w:type="dxa"/>
            <w:gridSpan w:val="2"/>
            <w:tcBorders>
              <w:top w:val="single" w:sz="4" w:space="0" w:color="auto"/>
              <w:left w:val="single" w:sz="4" w:space="0" w:color="auto"/>
              <w:bottom w:val="single" w:sz="4" w:space="0" w:color="auto"/>
              <w:right w:val="single" w:sz="4" w:space="0" w:color="auto"/>
            </w:tcBorders>
          </w:tcPr>
          <w:p w14:paraId="0F7F47A3"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7A5" w14:textId="77777777" w:rsidR="008E388E" w:rsidRPr="00236F4B" w:rsidRDefault="008E388E" w:rsidP="00064F9C">
      <w:pPr>
        <w:spacing w:after="0" w:line="240" w:lineRule="auto"/>
        <w:rPr>
          <w:rFonts w:asciiTheme="minorHAnsi" w:hAnsiTheme="minorHAnsi" w:cstheme="minorHAnsi"/>
          <w:sz w:val="18"/>
          <w:szCs w:val="18"/>
        </w:rPr>
      </w:pPr>
    </w:p>
    <w:sectPr w:rsidR="008E388E" w:rsidRPr="00236F4B" w:rsidSect="00411887">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2D43B" w14:textId="77777777" w:rsidR="00940479" w:rsidRDefault="00940479" w:rsidP="004E3B6C">
      <w:pPr>
        <w:spacing w:after="0" w:line="240" w:lineRule="auto"/>
      </w:pPr>
      <w:r>
        <w:separator/>
      </w:r>
    </w:p>
  </w:endnote>
  <w:endnote w:type="continuationSeparator" w:id="0">
    <w:p w14:paraId="6A1B3B9C" w14:textId="77777777" w:rsidR="00940479" w:rsidRDefault="00940479" w:rsidP="004E3B6C">
      <w:pPr>
        <w:spacing w:after="0" w:line="240" w:lineRule="auto"/>
      </w:pPr>
      <w:r>
        <w:continuationSeparator/>
      </w:r>
    </w:p>
  </w:endnote>
  <w:endnote w:type="continuationNotice" w:id="1">
    <w:p w14:paraId="4A0073CB" w14:textId="77777777" w:rsidR="00940479" w:rsidRDefault="009404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090DC" w14:textId="77777777" w:rsidR="0099137D" w:rsidRDefault="009913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51BBAED5" w:rsidR="004B6B6C" w:rsidRPr="00C91513" w:rsidRDefault="004B6B6C"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1B12E867"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1E245" w14:textId="77777777" w:rsidR="0099137D" w:rsidRDefault="009913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A98D" w14:textId="7A9DE665"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9AFF" w14:textId="77777777" w:rsidR="004B6B6C" w:rsidRPr="00C91513" w:rsidRDefault="004B6B6C"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236DABFD" w:rsidR="004B6B6C" w:rsidRPr="00C80016" w:rsidRDefault="004B6B6C"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A5BA9" w14:textId="77777777" w:rsidR="00940479" w:rsidRDefault="00940479" w:rsidP="004E3B6C">
      <w:pPr>
        <w:spacing w:after="0" w:line="240" w:lineRule="auto"/>
      </w:pPr>
      <w:r>
        <w:separator/>
      </w:r>
    </w:p>
  </w:footnote>
  <w:footnote w:type="continuationSeparator" w:id="0">
    <w:p w14:paraId="7060129E" w14:textId="77777777" w:rsidR="00940479" w:rsidRDefault="00940479" w:rsidP="004E3B6C">
      <w:pPr>
        <w:spacing w:after="0" w:line="240" w:lineRule="auto"/>
      </w:pPr>
      <w:r>
        <w:continuationSeparator/>
      </w:r>
    </w:p>
  </w:footnote>
  <w:footnote w:type="continuationNotice" w:id="1">
    <w:p w14:paraId="7B5C34A0" w14:textId="77777777" w:rsidR="00940479" w:rsidRDefault="009404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4B6B6C" w:rsidRDefault="00000000">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3BB38" w14:textId="77777777" w:rsidR="006D3053" w:rsidRPr="00ED0492" w:rsidRDefault="006D3053" w:rsidP="006D3053">
    <w:pPr>
      <w:suppressAutoHyphens/>
      <w:spacing w:after="0" w:line="240" w:lineRule="auto"/>
      <w:ind w:left="-90"/>
      <w:jc w:val="center"/>
      <w:rPr>
        <w:rFonts w:asciiTheme="minorHAnsi" w:eastAsia="Times New Roman" w:hAnsiTheme="minorHAnsi" w:cstheme="minorHAnsi"/>
        <w:b/>
        <w:sz w:val="28"/>
        <w:szCs w:val="28"/>
      </w:rPr>
    </w:pPr>
    <w:r w:rsidRPr="00ED0492">
      <w:rPr>
        <w:rFonts w:asciiTheme="minorHAnsi" w:eastAsia="Times New Roman" w:hAnsiTheme="minorHAnsi" w:cstheme="minorHAnsi"/>
        <w:noProof/>
        <w:sz w:val="32"/>
        <w:szCs w:val="32"/>
      </w:rPr>
      <w:drawing>
        <wp:anchor distT="0" distB="0" distL="114300" distR="114300" simplePos="0" relativeHeight="251658246" behindDoc="0" locked="0" layoutInCell="1" allowOverlap="1" wp14:anchorId="27AAD389" wp14:editId="5F81F427">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ED0492">
      <w:rPr>
        <w:rFonts w:asciiTheme="minorHAnsi" w:eastAsia="Times New Roman" w:hAnsiTheme="minorHAnsi" w:cstheme="minorHAnsi"/>
        <w:b/>
        <w:sz w:val="28"/>
        <w:szCs w:val="28"/>
      </w:rPr>
      <w:t>HERS VERIFIED SINGLE DWELLING UNIT HOT WATER SYSTEM DISTRIBUTION</w:t>
    </w:r>
  </w:p>
  <w:p w14:paraId="05B1FD62" w14:textId="77777777" w:rsidR="006D3053" w:rsidRPr="00ED0492" w:rsidRDefault="006D3053" w:rsidP="006D3053">
    <w:pPr>
      <w:tabs>
        <w:tab w:val="center" w:pos="4320"/>
        <w:tab w:val="right" w:pos="8640"/>
      </w:tabs>
      <w:spacing w:after="0" w:line="240" w:lineRule="auto"/>
      <w:ind w:left="360"/>
      <w:rPr>
        <w:rFonts w:ascii="Arial" w:eastAsia="Times New Roman" w:hAnsi="Arial" w:cs="Arial"/>
        <w:sz w:val="24"/>
        <w:szCs w:val="24"/>
      </w:rPr>
    </w:pPr>
    <w:r w:rsidRPr="00ED0492">
      <w:rPr>
        <w:rFonts w:ascii="Arial" w:eastAsia="Times New Roman" w:hAnsi="Arial" w:cs="Arial"/>
        <w:sz w:val="24"/>
        <w:szCs w:val="24"/>
      </w:rPr>
      <w:ptab w:relativeTo="margin" w:alignment="center" w:leader="none"/>
    </w:r>
    <w:r w:rsidRPr="00ED0492">
      <w:rPr>
        <w:rFonts w:ascii="Arial" w:eastAsia="Times New Roman" w:hAnsi="Arial" w:cs="Arial"/>
        <w:sz w:val="24"/>
        <w:szCs w:val="24"/>
      </w:rPr>
      <w:ptab w:relativeTo="margin" w:alignment="right" w:leader="none"/>
    </w:r>
    <w:r w:rsidRPr="00ED0492">
      <w:rPr>
        <w:rFonts w:eastAsia="Times New Roman" w:cs="Calibri"/>
        <w:sz w:val="28"/>
        <w:szCs w:val="28"/>
      </w:rPr>
      <w:t>CEC-CF</w:t>
    </w:r>
    <w:r>
      <w:rPr>
        <w:rFonts w:eastAsia="Times New Roman" w:cs="Calibri"/>
        <w:sz w:val="28"/>
        <w:szCs w:val="28"/>
      </w:rPr>
      <w:t>2</w:t>
    </w:r>
    <w:r w:rsidRPr="00ED0492">
      <w:rPr>
        <w:rFonts w:eastAsia="Times New Roman" w:cs="Calibri"/>
        <w:sz w:val="28"/>
        <w:szCs w:val="28"/>
      </w:rPr>
      <w:t>R-</w:t>
    </w:r>
    <w:r>
      <w:rPr>
        <w:rFonts w:eastAsia="Times New Roman" w:cs="Calibri"/>
        <w:sz w:val="28"/>
        <w:szCs w:val="28"/>
      </w:rPr>
      <w:t>PLB</w:t>
    </w:r>
    <w:r w:rsidRPr="00ED0492">
      <w:rPr>
        <w:rFonts w:eastAsia="Times New Roman" w:cs="Calibri"/>
        <w:sz w:val="28"/>
        <w:szCs w:val="28"/>
      </w:rPr>
      <w:t>-</w:t>
    </w:r>
    <w:r>
      <w:rPr>
        <w:rFonts w:eastAsia="Times New Roman" w:cs="Calibri"/>
        <w:sz w:val="28"/>
        <w:szCs w:val="28"/>
      </w:rPr>
      <w:t>22</w:t>
    </w:r>
    <w:r w:rsidRPr="00ED0492">
      <w:rPr>
        <w:rFonts w:eastAsia="Times New Roman" w:cs="Calibri"/>
        <w:sz w:val="28"/>
        <w:szCs w:val="28"/>
      </w:rPr>
      <w:t>-</w:t>
    </w:r>
    <w:r>
      <w:rPr>
        <w:rFonts w:eastAsia="Times New Roman" w:cs="Calibri"/>
        <w:sz w:val="28"/>
        <w:szCs w:val="28"/>
      </w:rPr>
      <w:t>H</w:t>
    </w:r>
  </w:p>
  <w:p w14:paraId="18524842" w14:textId="77777777" w:rsidR="006D3053" w:rsidRPr="00ED0492" w:rsidRDefault="006D3053" w:rsidP="006D3053">
    <w:pPr>
      <w:spacing w:after="160" w:line="259" w:lineRule="auto"/>
      <w:ind w:left="360"/>
      <w:rPr>
        <w:rFonts w:cs="Calibri"/>
        <w:b/>
        <w:bCs/>
        <w:i/>
        <w:iCs/>
        <w:sz w:val="28"/>
        <w:szCs w:val="28"/>
      </w:rPr>
    </w:pPr>
    <w:r w:rsidRPr="00ED0492">
      <w:rPr>
        <w:rFonts w:ascii="Arial" w:hAnsi="Arial" w:cs="Arial"/>
        <w:sz w:val="24"/>
      </w:rPr>
      <w:ptab w:relativeTo="margin" w:alignment="center" w:leader="none"/>
    </w:r>
    <w:r w:rsidRPr="00ED0492">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4B6B6C" w:rsidRDefault="00000000">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102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2980"/>
      <w:gridCol w:w="2039"/>
    </w:tblGrid>
    <w:tr w:rsidR="004B6B6C" w:rsidRPr="00F85124" w14:paraId="18279AA8" w14:textId="77777777" w:rsidTr="0036442C">
      <w:trPr>
        <w:cantSplit/>
        <w:trHeight w:val="144"/>
      </w:trPr>
      <w:tc>
        <w:tcPr>
          <w:tcW w:w="4053" w:type="pct"/>
          <w:gridSpan w:val="2"/>
          <w:tcBorders>
            <w:bottom w:val="single" w:sz="4" w:space="0" w:color="auto"/>
            <w:right w:val="nil"/>
          </w:tcBorders>
          <w:vAlign w:val="center"/>
        </w:tcPr>
        <w:p w14:paraId="41E27171" w14:textId="77777777" w:rsidR="004B6B6C" w:rsidRPr="00F85124" w:rsidRDefault="004B6B6C" w:rsidP="0036442C">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947" w:type="pct"/>
          <w:tcBorders>
            <w:left w:val="nil"/>
            <w:bottom w:val="single" w:sz="4" w:space="0" w:color="auto"/>
          </w:tcBorders>
          <w:tcMar>
            <w:left w:w="115" w:type="dxa"/>
            <w:right w:w="115" w:type="dxa"/>
          </w:tcMar>
          <w:vAlign w:val="center"/>
        </w:tcPr>
        <w:p w14:paraId="2726D78A" w14:textId="36919C4D" w:rsidR="004B6B6C" w:rsidRPr="00F85124" w:rsidRDefault="004B6B6C" w:rsidP="0036442C">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w:t>
          </w:r>
          <w:del w:id="13" w:author="Alhabibi, Haider@Energy" w:date="2022-12-28T12:37:00Z">
            <w:r w:rsidDel="00497A32">
              <w:rPr>
                <w:rFonts w:asciiTheme="minorHAnsi" w:hAnsiTheme="minorHAnsi"/>
                <w:b w:val="0"/>
                <w:bCs/>
                <w:sz w:val="20"/>
              </w:rPr>
              <w:delText>0</w:delText>
            </w:r>
          </w:del>
          <w:ins w:id="14" w:author="Alhabibi, Haider@Energy" w:date="2022-12-28T12:37:00Z">
            <w:r w:rsidR="00497A32">
              <w:rPr>
                <w:rFonts w:asciiTheme="minorHAnsi" w:hAnsiTheme="minorHAnsi"/>
                <w:b w:val="0"/>
                <w:bCs/>
                <w:sz w:val="20"/>
              </w:rPr>
              <w:t>2</w:t>
            </w:r>
          </w:ins>
          <w:r>
            <w:rPr>
              <w:rFonts w:asciiTheme="minorHAnsi" w:hAnsiTheme="minorHAnsi"/>
              <w:b w:val="0"/>
              <w:bCs/>
              <w:sz w:val="20"/>
            </w:rPr>
            <w:t>2-</w:t>
          </w:r>
          <w:ins w:id="15" w:author="Alhabibi, Haider@Energy" w:date="2022-12-28T12:36:00Z">
            <w:r w:rsidR="0099137D">
              <w:rPr>
                <w:rFonts w:asciiTheme="minorHAnsi" w:hAnsiTheme="minorHAnsi"/>
                <w:b w:val="0"/>
                <w:bCs/>
                <w:sz w:val="20"/>
              </w:rPr>
              <w:t>H</w:t>
            </w:r>
          </w:ins>
          <w:del w:id="16" w:author="Alhabibi, Haider@Energy" w:date="2022-12-28T12:36:00Z">
            <w:r w:rsidDel="0099137D">
              <w:rPr>
                <w:rFonts w:asciiTheme="minorHAnsi" w:hAnsiTheme="minorHAnsi"/>
                <w:b w:val="0"/>
                <w:bCs/>
                <w:sz w:val="20"/>
              </w:rPr>
              <w:delText>E</w:delText>
            </w:r>
          </w:del>
        </w:p>
      </w:tc>
    </w:tr>
    <w:tr w:rsidR="004B6B6C" w:rsidRPr="00F85124" w14:paraId="576A2BF5" w14:textId="77777777" w:rsidTr="0036442C">
      <w:trPr>
        <w:cantSplit/>
        <w:trHeight w:val="288"/>
      </w:trPr>
      <w:tc>
        <w:tcPr>
          <w:tcW w:w="2669" w:type="pct"/>
          <w:tcBorders>
            <w:right w:val="nil"/>
          </w:tcBorders>
        </w:tcPr>
        <w:p w14:paraId="4264EA7C" w14:textId="60D063CA" w:rsidR="004B6B6C" w:rsidRPr="00586C72" w:rsidRDefault="004B6B6C" w:rsidP="0036442C">
          <w:pPr>
            <w:tabs>
              <w:tab w:val="right" w:pos="10543"/>
            </w:tabs>
            <w:spacing w:after="0"/>
            <w:rPr>
              <w:rFonts w:asciiTheme="minorHAnsi" w:hAnsiTheme="minorHAnsi"/>
              <w:sz w:val="20"/>
              <w:szCs w:val="20"/>
            </w:rPr>
          </w:pPr>
          <w:r>
            <w:rPr>
              <w:rFonts w:asciiTheme="minorHAnsi" w:hAnsiTheme="minorHAnsi"/>
              <w:bCs/>
              <w:sz w:val="20"/>
              <w:szCs w:val="20"/>
            </w:rPr>
            <w:t xml:space="preserve">HERS Verified </w:t>
          </w:r>
          <w:r w:rsidRPr="00586C72">
            <w:rPr>
              <w:rFonts w:asciiTheme="minorHAnsi" w:hAnsiTheme="minorHAnsi"/>
              <w:bCs/>
              <w:sz w:val="20"/>
              <w:szCs w:val="20"/>
            </w:rPr>
            <w:t>Single Dwelling Unit Hot Water System Distribution</w:t>
          </w:r>
        </w:p>
      </w:tc>
      <w:tc>
        <w:tcPr>
          <w:tcW w:w="2331" w:type="pct"/>
          <w:gridSpan w:val="2"/>
          <w:tcBorders>
            <w:left w:val="nil"/>
          </w:tcBorders>
        </w:tcPr>
        <w:p w14:paraId="34846D84" w14:textId="1F9FDE34" w:rsidR="004B6B6C" w:rsidRPr="00586C72" w:rsidRDefault="004B6B6C" w:rsidP="0036442C">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497A32">
            <w:rPr>
              <w:rFonts w:asciiTheme="minorHAnsi" w:hAnsiTheme="minorHAnsi"/>
              <w:bCs/>
              <w:noProof/>
              <w:sz w:val="20"/>
              <w:szCs w:val="20"/>
            </w:rPr>
            <w:t>3</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5221F694" w14:textId="60A656FC" w:rsidR="004B6B6C" w:rsidRPr="006D2E42" w:rsidRDefault="004B6B6C" w:rsidP="0036442C">
    <w:pPr>
      <w:suppressAutoHyphens/>
      <w:spacing w:after="0" w:line="240" w:lineRule="auto"/>
      <w:ind w:left="-90"/>
      <w:rPr>
        <w:sz w:val="16"/>
        <w:szCs w:val="16"/>
      </w:rPr>
    </w:pPr>
    <w:r>
      <w:rPr>
        <w:rFonts w:ascii="Arial" w:eastAsia="Times New Roman" w:hAnsi="Arial" w:cs="Arial"/>
        <w:noProof/>
        <w:sz w:val="14"/>
        <w:szCs w:val="14"/>
      </w:rPr>
      <w:drawing>
        <wp:anchor distT="0" distB="0" distL="114300" distR="114300" simplePos="0" relativeHeight="251658245" behindDoc="1" locked="0" layoutInCell="0" allowOverlap="1" wp14:anchorId="7D2A3EA9" wp14:editId="124E4B2A">
          <wp:simplePos x="0" y="0"/>
          <wp:positionH relativeFrom="margin">
            <wp:align>center</wp:align>
          </wp:positionH>
          <wp:positionV relativeFrom="margin">
            <wp:align>center</wp:align>
          </wp:positionV>
          <wp:extent cx="9144000" cy="6858000"/>
          <wp:effectExtent l="0" t="0" r="0" b="0"/>
          <wp:wrapNone/>
          <wp:docPr id="10" name="Picture 10"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4B6B6C" w:rsidRDefault="00000000">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3227"/>
      <w:gridCol w:w="1825"/>
    </w:tblGrid>
    <w:tr w:rsidR="004B6B6C" w:rsidRPr="00F85124" w14:paraId="0F7F47CF" w14:textId="77777777" w:rsidTr="002B092D">
      <w:trPr>
        <w:cantSplit/>
        <w:trHeight w:val="288"/>
      </w:trPr>
      <w:tc>
        <w:tcPr>
          <w:tcW w:w="4155" w:type="pct"/>
          <w:gridSpan w:val="2"/>
          <w:tcBorders>
            <w:bottom w:val="single" w:sz="4" w:space="0" w:color="auto"/>
            <w:right w:val="nil"/>
          </w:tcBorders>
          <w:vAlign w:val="center"/>
        </w:tcPr>
        <w:p w14:paraId="0F7F47CD" w14:textId="4AD1DC3E" w:rsidR="004B6B6C" w:rsidRPr="00F85124" w:rsidRDefault="004B6B6C" w:rsidP="00064F9C">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77777777" w:rsidR="004B6B6C" w:rsidRDefault="004B6B6C">
          <w:pPr>
            <w:pStyle w:val="Style15"/>
            <w:rPr>
              <w:b/>
            </w:rPr>
          </w:pPr>
          <w:r>
            <w:t>CF2R-PLB-22-H</w:t>
          </w:r>
        </w:p>
      </w:tc>
    </w:tr>
    <w:tr w:rsidR="004B6B6C" w:rsidRPr="00F85124" w14:paraId="0F7F47D2" w14:textId="77777777" w:rsidTr="002B092D">
      <w:trPr>
        <w:cantSplit/>
        <w:trHeight w:val="288"/>
      </w:trPr>
      <w:tc>
        <w:tcPr>
          <w:tcW w:w="2661" w:type="pct"/>
          <w:tcBorders>
            <w:right w:val="nil"/>
          </w:tcBorders>
        </w:tcPr>
        <w:p w14:paraId="0F7F47D0" w14:textId="77777777" w:rsidR="004B6B6C" w:rsidRPr="00F85124" w:rsidRDefault="004B6B6C" w:rsidP="00C33BFE">
          <w:pPr>
            <w:pStyle w:val="Style10"/>
            <w:rPr>
              <w:sz w:val="12"/>
              <w:szCs w:val="12"/>
            </w:rPr>
          </w:pPr>
          <w:r>
            <w:t xml:space="preserve">HERS Verified </w:t>
          </w:r>
          <w:r w:rsidRPr="006D2E42">
            <w:t>Single Dwelling Unit Hot Water System Distribution</w:t>
          </w:r>
        </w:p>
      </w:tc>
      <w:tc>
        <w:tcPr>
          <w:tcW w:w="2339" w:type="pct"/>
          <w:gridSpan w:val="2"/>
          <w:tcBorders>
            <w:left w:val="nil"/>
          </w:tcBorders>
        </w:tcPr>
        <w:p w14:paraId="0F7F47D1" w14:textId="6D0E5081"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497A32">
            <w:rPr>
              <w:noProof/>
            </w:rPr>
            <w:t>14</w:t>
          </w:r>
          <w:r>
            <w:rPr>
              <w:noProof/>
            </w:rPr>
            <w:fldChar w:fldCharType="end"/>
          </w:r>
          <w:r w:rsidRPr="00F85124">
            <w:t>)</w:t>
          </w:r>
        </w:p>
      </w:tc>
    </w:tr>
  </w:tbl>
  <w:p w14:paraId="0F7F47D3" w14:textId="6FFB196D" w:rsidR="004B6B6C" w:rsidRPr="006D2E42" w:rsidRDefault="00000000"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5"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4B6B6C" w:rsidRDefault="00000000">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Roman"/>
      <w:lvlText w:val="%1."/>
      <w:lvlJc w:val="left"/>
      <w:pPr>
        <w:ind w:left="915" w:hanging="360"/>
      </w:pPr>
      <w:rPr>
        <w:rFonts w:ascii="Calibri" w:hAnsi="Calibri" w:cs="Calibri"/>
        <w:b w:val="0"/>
        <w:bCs w:val="0"/>
        <w:i w:val="0"/>
        <w:iCs w:val="0"/>
        <w:spacing w:val="-1"/>
        <w:w w:val="99"/>
        <w:sz w:val="20"/>
        <w:szCs w:val="20"/>
        <w:u w:val="single"/>
      </w:rPr>
    </w:lvl>
    <w:lvl w:ilvl="1">
      <w:numFmt w:val="bullet"/>
      <w:lvlText w:val="•"/>
      <w:lvlJc w:val="left"/>
      <w:pPr>
        <w:ind w:left="1722" w:hanging="360"/>
      </w:pPr>
    </w:lvl>
    <w:lvl w:ilvl="2">
      <w:numFmt w:val="bullet"/>
      <w:lvlText w:val="•"/>
      <w:lvlJc w:val="left"/>
      <w:pPr>
        <w:ind w:left="2524" w:hanging="360"/>
      </w:pPr>
    </w:lvl>
    <w:lvl w:ilvl="3">
      <w:numFmt w:val="bullet"/>
      <w:lvlText w:val="•"/>
      <w:lvlJc w:val="left"/>
      <w:pPr>
        <w:ind w:left="3326" w:hanging="360"/>
      </w:pPr>
    </w:lvl>
    <w:lvl w:ilvl="4">
      <w:numFmt w:val="bullet"/>
      <w:lvlText w:val="•"/>
      <w:lvlJc w:val="left"/>
      <w:pPr>
        <w:ind w:left="4128" w:hanging="360"/>
      </w:pPr>
    </w:lvl>
    <w:lvl w:ilvl="5">
      <w:numFmt w:val="bullet"/>
      <w:lvlText w:val="•"/>
      <w:lvlJc w:val="left"/>
      <w:pPr>
        <w:ind w:left="4930" w:hanging="360"/>
      </w:pPr>
    </w:lvl>
    <w:lvl w:ilvl="6">
      <w:numFmt w:val="bullet"/>
      <w:lvlText w:val="•"/>
      <w:lvlJc w:val="left"/>
      <w:pPr>
        <w:ind w:left="5732" w:hanging="360"/>
      </w:pPr>
    </w:lvl>
    <w:lvl w:ilvl="7">
      <w:numFmt w:val="bullet"/>
      <w:lvlText w:val="•"/>
      <w:lvlJc w:val="left"/>
      <w:pPr>
        <w:ind w:left="6534" w:hanging="360"/>
      </w:pPr>
    </w:lvl>
    <w:lvl w:ilvl="8">
      <w:numFmt w:val="bullet"/>
      <w:lvlText w:val="•"/>
      <w:lvlJc w:val="left"/>
      <w:pPr>
        <w:ind w:left="7336" w:hanging="360"/>
      </w:pPr>
    </w:lvl>
  </w:abstractNum>
  <w:abstractNum w:abstractNumId="1" w15:restartNumberingAfterBreak="0">
    <w:nsid w:val="036A1E99"/>
    <w:multiLevelType w:val="hybridMultilevel"/>
    <w:tmpl w:val="196A8036"/>
    <w:lvl w:ilvl="0" w:tplc="FE20AD8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A6D9A"/>
    <w:multiLevelType w:val="hybridMultilevel"/>
    <w:tmpl w:val="E99E0902"/>
    <w:lvl w:ilvl="0" w:tplc="546C24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0C0993"/>
    <w:multiLevelType w:val="hybridMultilevel"/>
    <w:tmpl w:val="F132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3E314C"/>
    <w:multiLevelType w:val="hybridMultilevel"/>
    <w:tmpl w:val="CCCE7B48"/>
    <w:lvl w:ilvl="0" w:tplc="546C24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686034"/>
    <w:multiLevelType w:val="hybridMultilevel"/>
    <w:tmpl w:val="CAF23F94"/>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2BC25DE0"/>
    <w:multiLevelType w:val="hybridMultilevel"/>
    <w:tmpl w:val="98ECFD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6E2267"/>
    <w:multiLevelType w:val="hybridMultilevel"/>
    <w:tmpl w:val="26FC0D46"/>
    <w:lvl w:ilvl="0" w:tplc="546C2440">
      <w:start w:val="1"/>
      <w:numFmt w:val="decimal"/>
      <w:lvlText w:val="%1."/>
      <w:lvlJc w:val="left"/>
      <w:pPr>
        <w:ind w:left="972" w:hanging="360"/>
      </w:pPr>
      <w:rPr>
        <w:rFonts w:hint="default"/>
        <w:b w:val="0"/>
        <w:bCs/>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1" w15:restartNumberingAfterBreak="0">
    <w:nsid w:val="34B261C4"/>
    <w:multiLevelType w:val="hybridMultilevel"/>
    <w:tmpl w:val="95987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70A00"/>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577D56"/>
    <w:multiLevelType w:val="hybridMultilevel"/>
    <w:tmpl w:val="3718F224"/>
    <w:lvl w:ilvl="0" w:tplc="FE20AD8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4516A1"/>
    <w:multiLevelType w:val="hybridMultilevel"/>
    <w:tmpl w:val="98ECF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3090A"/>
    <w:multiLevelType w:val="hybridMultilevel"/>
    <w:tmpl w:val="F2B01366"/>
    <w:lvl w:ilvl="0" w:tplc="ABF2CE4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54C725E1"/>
    <w:multiLevelType w:val="hybridMultilevel"/>
    <w:tmpl w:val="2F4E079C"/>
    <w:lvl w:ilvl="0" w:tplc="546C24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B35CBC"/>
    <w:multiLevelType w:val="hybridMultilevel"/>
    <w:tmpl w:val="A506582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68D21C5F"/>
    <w:multiLevelType w:val="hybridMultilevel"/>
    <w:tmpl w:val="2DC0718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65131A"/>
    <w:multiLevelType w:val="hybridMultilevel"/>
    <w:tmpl w:val="FB744802"/>
    <w:lvl w:ilvl="0" w:tplc="FE20AD8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44604C"/>
    <w:multiLevelType w:val="hybridMultilevel"/>
    <w:tmpl w:val="9F983B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395208">
    <w:abstractNumId w:val="14"/>
  </w:num>
  <w:num w:numId="2" w16cid:durableId="1689595410">
    <w:abstractNumId w:val="6"/>
  </w:num>
  <w:num w:numId="3" w16cid:durableId="86927066">
    <w:abstractNumId w:val="20"/>
  </w:num>
  <w:num w:numId="4" w16cid:durableId="1502965634">
    <w:abstractNumId w:val="13"/>
  </w:num>
  <w:num w:numId="5" w16cid:durableId="73477200">
    <w:abstractNumId w:val="25"/>
  </w:num>
  <w:num w:numId="6" w16cid:durableId="906191080">
    <w:abstractNumId w:val="28"/>
  </w:num>
  <w:num w:numId="7" w16cid:durableId="877742249">
    <w:abstractNumId w:val="15"/>
  </w:num>
  <w:num w:numId="8" w16cid:durableId="1119027427">
    <w:abstractNumId w:val="6"/>
    <w:lvlOverride w:ilvl="0">
      <w:startOverride w:val="1"/>
    </w:lvlOverride>
    <w:lvlOverride w:ilvl="1"/>
    <w:lvlOverride w:ilvl="2"/>
    <w:lvlOverride w:ilvl="3"/>
    <w:lvlOverride w:ilvl="4"/>
    <w:lvlOverride w:ilvl="5"/>
    <w:lvlOverride w:ilvl="6"/>
    <w:lvlOverride w:ilvl="7"/>
    <w:lvlOverride w:ilvl="8"/>
  </w:num>
  <w:num w:numId="9" w16cid:durableId="1380284742">
    <w:abstractNumId w:val="27"/>
  </w:num>
  <w:num w:numId="10" w16cid:durableId="863714490">
    <w:abstractNumId w:val="19"/>
  </w:num>
  <w:num w:numId="11" w16cid:durableId="881357727">
    <w:abstractNumId w:val="2"/>
  </w:num>
  <w:num w:numId="12" w16cid:durableId="1808820169">
    <w:abstractNumId w:val="7"/>
  </w:num>
  <w:num w:numId="13" w16cid:durableId="913198201">
    <w:abstractNumId w:val="22"/>
  </w:num>
  <w:num w:numId="14" w16cid:durableId="1070807618">
    <w:abstractNumId w:val="8"/>
  </w:num>
  <w:num w:numId="15" w16cid:durableId="1711345892">
    <w:abstractNumId w:val="4"/>
  </w:num>
  <w:num w:numId="16" w16cid:durableId="710493431">
    <w:abstractNumId w:val="12"/>
  </w:num>
  <w:num w:numId="17" w16cid:durableId="1891191367">
    <w:abstractNumId w:val="23"/>
  </w:num>
  <w:num w:numId="18" w16cid:durableId="1757553467">
    <w:abstractNumId w:val="0"/>
  </w:num>
  <w:num w:numId="19" w16cid:durableId="1843157924">
    <w:abstractNumId w:val="11"/>
  </w:num>
  <w:num w:numId="20" w16cid:durableId="125466350">
    <w:abstractNumId w:val="29"/>
  </w:num>
  <w:num w:numId="21" w16cid:durableId="877358860">
    <w:abstractNumId w:val="24"/>
  </w:num>
  <w:num w:numId="22" w16cid:durableId="1806656442">
    <w:abstractNumId w:val="16"/>
  </w:num>
  <w:num w:numId="23" w16cid:durableId="251814219">
    <w:abstractNumId w:val="18"/>
  </w:num>
  <w:num w:numId="24" w16cid:durableId="558638739">
    <w:abstractNumId w:val="9"/>
  </w:num>
  <w:num w:numId="25" w16cid:durableId="639115888">
    <w:abstractNumId w:val="17"/>
  </w:num>
  <w:num w:numId="26" w16cid:durableId="1332683561">
    <w:abstractNumId w:val="1"/>
  </w:num>
  <w:num w:numId="27" w16cid:durableId="136336749">
    <w:abstractNumId w:val="26"/>
  </w:num>
  <w:num w:numId="28" w16cid:durableId="217936144">
    <w:abstractNumId w:val="21"/>
  </w:num>
  <w:num w:numId="29" w16cid:durableId="1094590530">
    <w:abstractNumId w:val="10"/>
  </w:num>
  <w:num w:numId="30" w16cid:durableId="2081168959">
    <w:abstractNumId w:val="5"/>
  </w:num>
  <w:num w:numId="31" w16cid:durableId="1613173160">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7F2A"/>
    <w:rsid w:val="00010453"/>
    <w:rsid w:val="00013667"/>
    <w:rsid w:val="00025661"/>
    <w:rsid w:val="00026F0A"/>
    <w:rsid w:val="000348E3"/>
    <w:rsid w:val="00034C3F"/>
    <w:rsid w:val="00034EAB"/>
    <w:rsid w:val="00035EF9"/>
    <w:rsid w:val="00036FB1"/>
    <w:rsid w:val="00043CAA"/>
    <w:rsid w:val="0004560C"/>
    <w:rsid w:val="00046302"/>
    <w:rsid w:val="000477C3"/>
    <w:rsid w:val="00047C58"/>
    <w:rsid w:val="0005432F"/>
    <w:rsid w:val="000601F4"/>
    <w:rsid w:val="0006478B"/>
    <w:rsid w:val="00064983"/>
    <w:rsid w:val="00064F9C"/>
    <w:rsid w:val="00065203"/>
    <w:rsid w:val="00073FBD"/>
    <w:rsid w:val="000758DD"/>
    <w:rsid w:val="000849F0"/>
    <w:rsid w:val="00092950"/>
    <w:rsid w:val="00095F6F"/>
    <w:rsid w:val="000969B0"/>
    <w:rsid w:val="0009742B"/>
    <w:rsid w:val="000A05A2"/>
    <w:rsid w:val="000A2CFB"/>
    <w:rsid w:val="000A3755"/>
    <w:rsid w:val="000B2A51"/>
    <w:rsid w:val="000B52D6"/>
    <w:rsid w:val="000B7422"/>
    <w:rsid w:val="000C0ADF"/>
    <w:rsid w:val="000C216B"/>
    <w:rsid w:val="000C223A"/>
    <w:rsid w:val="000C2529"/>
    <w:rsid w:val="000C281A"/>
    <w:rsid w:val="000C4ADD"/>
    <w:rsid w:val="000D3D9E"/>
    <w:rsid w:val="000D4598"/>
    <w:rsid w:val="000D5566"/>
    <w:rsid w:val="000D610A"/>
    <w:rsid w:val="000E1685"/>
    <w:rsid w:val="000E45E2"/>
    <w:rsid w:val="000F1D06"/>
    <w:rsid w:val="000F7055"/>
    <w:rsid w:val="000F75BC"/>
    <w:rsid w:val="001022AB"/>
    <w:rsid w:val="001042E0"/>
    <w:rsid w:val="00121CBA"/>
    <w:rsid w:val="00122A6B"/>
    <w:rsid w:val="00122DFF"/>
    <w:rsid w:val="001233C7"/>
    <w:rsid w:val="00127C14"/>
    <w:rsid w:val="0013071A"/>
    <w:rsid w:val="00131093"/>
    <w:rsid w:val="00136975"/>
    <w:rsid w:val="001379AE"/>
    <w:rsid w:val="001409A6"/>
    <w:rsid w:val="00141137"/>
    <w:rsid w:val="001418FF"/>
    <w:rsid w:val="0014411D"/>
    <w:rsid w:val="0014483B"/>
    <w:rsid w:val="001455A6"/>
    <w:rsid w:val="00147EA4"/>
    <w:rsid w:val="00150E9A"/>
    <w:rsid w:val="0015184E"/>
    <w:rsid w:val="00157186"/>
    <w:rsid w:val="0015721D"/>
    <w:rsid w:val="00157DF4"/>
    <w:rsid w:val="00163566"/>
    <w:rsid w:val="00166F9C"/>
    <w:rsid w:val="00173A82"/>
    <w:rsid w:val="00175066"/>
    <w:rsid w:val="00177CE0"/>
    <w:rsid w:val="00180B11"/>
    <w:rsid w:val="00181EE0"/>
    <w:rsid w:val="001822B4"/>
    <w:rsid w:val="00183F0C"/>
    <w:rsid w:val="00187D79"/>
    <w:rsid w:val="0019006C"/>
    <w:rsid w:val="00190379"/>
    <w:rsid w:val="001914EC"/>
    <w:rsid w:val="00192296"/>
    <w:rsid w:val="00192426"/>
    <w:rsid w:val="001938BC"/>
    <w:rsid w:val="00193F95"/>
    <w:rsid w:val="001950F9"/>
    <w:rsid w:val="001964BA"/>
    <w:rsid w:val="001A2C12"/>
    <w:rsid w:val="001A5DB6"/>
    <w:rsid w:val="001B074E"/>
    <w:rsid w:val="001B3105"/>
    <w:rsid w:val="001B5E9B"/>
    <w:rsid w:val="001B6293"/>
    <w:rsid w:val="001B692C"/>
    <w:rsid w:val="001C1D69"/>
    <w:rsid w:val="001C4043"/>
    <w:rsid w:val="001C4BC8"/>
    <w:rsid w:val="001C58CC"/>
    <w:rsid w:val="001C6CB5"/>
    <w:rsid w:val="001C6EE0"/>
    <w:rsid w:val="001C791D"/>
    <w:rsid w:val="001D396A"/>
    <w:rsid w:val="001E2AA7"/>
    <w:rsid w:val="001E3511"/>
    <w:rsid w:val="001E58D1"/>
    <w:rsid w:val="001F0055"/>
    <w:rsid w:val="001F0A85"/>
    <w:rsid w:val="001F353A"/>
    <w:rsid w:val="001F3BFF"/>
    <w:rsid w:val="001F3C43"/>
    <w:rsid w:val="001F752D"/>
    <w:rsid w:val="002003C3"/>
    <w:rsid w:val="002027EC"/>
    <w:rsid w:val="00205CF5"/>
    <w:rsid w:val="0020638D"/>
    <w:rsid w:val="0021138F"/>
    <w:rsid w:val="002130B3"/>
    <w:rsid w:val="002145A5"/>
    <w:rsid w:val="002176C2"/>
    <w:rsid w:val="0022056E"/>
    <w:rsid w:val="0022213C"/>
    <w:rsid w:val="00222953"/>
    <w:rsid w:val="00224FFB"/>
    <w:rsid w:val="00232426"/>
    <w:rsid w:val="0023694B"/>
    <w:rsid w:val="00236F4B"/>
    <w:rsid w:val="0024269A"/>
    <w:rsid w:val="002431D7"/>
    <w:rsid w:val="00245336"/>
    <w:rsid w:val="002456C7"/>
    <w:rsid w:val="002472F2"/>
    <w:rsid w:val="002473C4"/>
    <w:rsid w:val="0025415A"/>
    <w:rsid w:val="002544C3"/>
    <w:rsid w:val="0025496C"/>
    <w:rsid w:val="00256B55"/>
    <w:rsid w:val="0025788B"/>
    <w:rsid w:val="002578E7"/>
    <w:rsid w:val="002600BD"/>
    <w:rsid w:val="00260EB7"/>
    <w:rsid w:val="0026153D"/>
    <w:rsid w:val="00261B04"/>
    <w:rsid w:val="002626A8"/>
    <w:rsid w:val="00264A7E"/>
    <w:rsid w:val="00264CF8"/>
    <w:rsid w:val="00267060"/>
    <w:rsid w:val="00267109"/>
    <w:rsid w:val="00276DD9"/>
    <w:rsid w:val="00287857"/>
    <w:rsid w:val="00293EE6"/>
    <w:rsid w:val="002947E9"/>
    <w:rsid w:val="002A058D"/>
    <w:rsid w:val="002A1FF1"/>
    <w:rsid w:val="002A45FE"/>
    <w:rsid w:val="002A4FD5"/>
    <w:rsid w:val="002A63C0"/>
    <w:rsid w:val="002A6EA3"/>
    <w:rsid w:val="002B092D"/>
    <w:rsid w:val="002B1B1D"/>
    <w:rsid w:val="002B4375"/>
    <w:rsid w:val="002B5F75"/>
    <w:rsid w:val="002C0390"/>
    <w:rsid w:val="002D344E"/>
    <w:rsid w:val="002D4005"/>
    <w:rsid w:val="002D4853"/>
    <w:rsid w:val="002E14A5"/>
    <w:rsid w:val="002E1D83"/>
    <w:rsid w:val="002E200E"/>
    <w:rsid w:val="002F18C2"/>
    <w:rsid w:val="002F1EAA"/>
    <w:rsid w:val="002F44E2"/>
    <w:rsid w:val="002F70F5"/>
    <w:rsid w:val="003004FB"/>
    <w:rsid w:val="00300508"/>
    <w:rsid w:val="0030216A"/>
    <w:rsid w:val="003027B1"/>
    <w:rsid w:val="00302D3E"/>
    <w:rsid w:val="00304DD4"/>
    <w:rsid w:val="00307BC9"/>
    <w:rsid w:val="0031022E"/>
    <w:rsid w:val="003102FC"/>
    <w:rsid w:val="003166CA"/>
    <w:rsid w:val="00316E14"/>
    <w:rsid w:val="003222A9"/>
    <w:rsid w:val="003237A1"/>
    <w:rsid w:val="00323F2C"/>
    <w:rsid w:val="00327949"/>
    <w:rsid w:val="003279CA"/>
    <w:rsid w:val="0033003F"/>
    <w:rsid w:val="00332C3F"/>
    <w:rsid w:val="0033347C"/>
    <w:rsid w:val="00334F9B"/>
    <w:rsid w:val="003410B5"/>
    <w:rsid w:val="003431D1"/>
    <w:rsid w:val="00352318"/>
    <w:rsid w:val="00352A48"/>
    <w:rsid w:val="00353208"/>
    <w:rsid w:val="003553ED"/>
    <w:rsid w:val="0035556A"/>
    <w:rsid w:val="00356EF4"/>
    <w:rsid w:val="00357C89"/>
    <w:rsid w:val="00357CFC"/>
    <w:rsid w:val="003609C5"/>
    <w:rsid w:val="00361A2A"/>
    <w:rsid w:val="003622D1"/>
    <w:rsid w:val="00362F77"/>
    <w:rsid w:val="0036348A"/>
    <w:rsid w:val="0036386E"/>
    <w:rsid w:val="0036442C"/>
    <w:rsid w:val="003648E9"/>
    <w:rsid w:val="00366C9E"/>
    <w:rsid w:val="00371CAD"/>
    <w:rsid w:val="003739EF"/>
    <w:rsid w:val="003765F9"/>
    <w:rsid w:val="003806BB"/>
    <w:rsid w:val="003824DC"/>
    <w:rsid w:val="00383435"/>
    <w:rsid w:val="003838CF"/>
    <w:rsid w:val="003A0950"/>
    <w:rsid w:val="003A7C55"/>
    <w:rsid w:val="003B051E"/>
    <w:rsid w:val="003B2758"/>
    <w:rsid w:val="003B2928"/>
    <w:rsid w:val="003C08D4"/>
    <w:rsid w:val="003C1D51"/>
    <w:rsid w:val="003C2B0D"/>
    <w:rsid w:val="003C527B"/>
    <w:rsid w:val="003D02EE"/>
    <w:rsid w:val="003D081B"/>
    <w:rsid w:val="003D24E4"/>
    <w:rsid w:val="003D260A"/>
    <w:rsid w:val="003D3970"/>
    <w:rsid w:val="003D5A7E"/>
    <w:rsid w:val="003D7869"/>
    <w:rsid w:val="003D7F1B"/>
    <w:rsid w:val="003E2D1F"/>
    <w:rsid w:val="003E5D1D"/>
    <w:rsid w:val="003E5D49"/>
    <w:rsid w:val="003E761D"/>
    <w:rsid w:val="003E7706"/>
    <w:rsid w:val="003E796B"/>
    <w:rsid w:val="003F4DB5"/>
    <w:rsid w:val="003F5E03"/>
    <w:rsid w:val="003F6160"/>
    <w:rsid w:val="00400D12"/>
    <w:rsid w:val="004021C5"/>
    <w:rsid w:val="004035F2"/>
    <w:rsid w:val="004101C3"/>
    <w:rsid w:val="00410D90"/>
    <w:rsid w:val="00410ECB"/>
    <w:rsid w:val="00411887"/>
    <w:rsid w:val="004125D7"/>
    <w:rsid w:val="0041382D"/>
    <w:rsid w:val="004144C8"/>
    <w:rsid w:val="00416CD2"/>
    <w:rsid w:val="004172FC"/>
    <w:rsid w:val="004201F4"/>
    <w:rsid w:val="00422867"/>
    <w:rsid w:val="00426876"/>
    <w:rsid w:val="00444DF8"/>
    <w:rsid w:val="0044510E"/>
    <w:rsid w:val="0044682A"/>
    <w:rsid w:val="00446A5C"/>
    <w:rsid w:val="00455CD1"/>
    <w:rsid w:val="00455E0B"/>
    <w:rsid w:val="004561B1"/>
    <w:rsid w:val="00456EA6"/>
    <w:rsid w:val="004577D2"/>
    <w:rsid w:val="004648AA"/>
    <w:rsid w:val="00467528"/>
    <w:rsid w:val="004710F2"/>
    <w:rsid w:val="004716A9"/>
    <w:rsid w:val="004736BD"/>
    <w:rsid w:val="004737C4"/>
    <w:rsid w:val="00477514"/>
    <w:rsid w:val="00480EA0"/>
    <w:rsid w:val="004818A4"/>
    <w:rsid w:val="004859E2"/>
    <w:rsid w:val="004872EE"/>
    <w:rsid w:val="00493F0F"/>
    <w:rsid w:val="0049441B"/>
    <w:rsid w:val="00494DCF"/>
    <w:rsid w:val="004953E7"/>
    <w:rsid w:val="00496FB9"/>
    <w:rsid w:val="00497A32"/>
    <w:rsid w:val="004A16DC"/>
    <w:rsid w:val="004A5342"/>
    <w:rsid w:val="004B0F33"/>
    <w:rsid w:val="004B28F4"/>
    <w:rsid w:val="004B4E3B"/>
    <w:rsid w:val="004B5988"/>
    <w:rsid w:val="004B6B6C"/>
    <w:rsid w:val="004B7988"/>
    <w:rsid w:val="004C395F"/>
    <w:rsid w:val="004C5832"/>
    <w:rsid w:val="004D1480"/>
    <w:rsid w:val="004D3E46"/>
    <w:rsid w:val="004D4362"/>
    <w:rsid w:val="004D6096"/>
    <w:rsid w:val="004D729F"/>
    <w:rsid w:val="004E16E0"/>
    <w:rsid w:val="004E20A7"/>
    <w:rsid w:val="004E3B6C"/>
    <w:rsid w:val="004E4DC2"/>
    <w:rsid w:val="00503547"/>
    <w:rsid w:val="005157FC"/>
    <w:rsid w:val="00520259"/>
    <w:rsid w:val="00521B8C"/>
    <w:rsid w:val="00524349"/>
    <w:rsid w:val="005252EC"/>
    <w:rsid w:val="00526D3D"/>
    <w:rsid w:val="005310C3"/>
    <w:rsid w:val="0053169A"/>
    <w:rsid w:val="00531DE4"/>
    <w:rsid w:val="00533FC8"/>
    <w:rsid w:val="005356DE"/>
    <w:rsid w:val="0053634D"/>
    <w:rsid w:val="005438DF"/>
    <w:rsid w:val="00552E12"/>
    <w:rsid w:val="00564E29"/>
    <w:rsid w:val="005667C7"/>
    <w:rsid w:val="00570C0E"/>
    <w:rsid w:val="00574862"/>
    <w:rsid w:val="00575109"/>
    <w:rsid w:val="00581D77"/>
    <w:rsid w:val="00583B52"/>
    <w:rsid w:val="00585D1F"/>
    <w:rsid w:val="0058605A"/>
    <w:rsid w:val="00587770"/>
    <w:rsid w:val="00592019"/>
    <w:rsid w:val="00593C5A"/>
    <w:rsid w:val="00596745"/>
    <w:rsid w:val="00596CDF"/>
    <w:rsid w:val="005A5077"/>
    <w:rsid w:val="005B0033"/>
    <w:rsid w:val="005B1B6C"/>
    <w:rsid w:val="005B4893"/>
    <w:rsid w:val="005C1235"/>
    <w:rsid w:val="005C2181"/>
    <w:rsid w:val="005C69A2"/>
    <w:rsid w:val="005D0176"/>
    <w:rsid w:val="005D11BC"/>
    <w:rsid w:val="005D2389"/>
    <w:rsid w:val="005D39A0"/>
    <w:rsid w:val="005D4FC8"/>
    <w:rsid w:val="005E1CB6"/>
    <w:rsid w:val="005E56D8"/>
    <w:rsid w:val="005F39F7"/>
    <w:rsid w:val="005F55BF"/>
    <w:rsid w:val="005F5F84"/>
    <w:rsid w:val="00604247"/>
    <w:rsid w:val="0060478D"/>
    <w:rsid w:val="00611038"/>
    <w:rsid w:val="00614D5B"/>
    <w:rsid w:val="006155F7"/>
    <w:rsid w:val="00615B2E"/>
    <w:rsid w:val="00621545"/>
    <w:rsid w:val="00625EF9"/>
    <w:rsid w:val="00627215"/>
    <w:rsid w:val="00627C40"/>
    <w:rsid w:val="00630FCE"/>
    <w:rsid w:val="00633333"/>
    <w:rsid w:val="006362CD"/>
    <w:rsid w:val="00641F8E"/>
    <w:rsid w:val="00643B79"/>
    <w:rsid w:val="00650332"/>
    <w:rsid w:val="00650C26"/>
    <w:rsid w:val="00656A70"/>
    <w:rsid w:val="0065796D"/>
    <w:rsid w:val="00660D0A"/>
    <w:rsid w:val="00662936"/>
    <w:rsid w:val="00663CC9"/>
    <w:rsid w:val="00666C61"/>
    <w:rsid w:val="00667CBD"/>
    <w:rsid w:val="0067429A"/>
    <w:rsid w:val="00676572"/>
    <w:rsid w:val="00680124"/>
    <w:rsid w:val="00684EC5"/>
    <w:rsid w:val="00684F4E"/>
    <w:rsid w:val="00686358"/>
    <w:rsid w:val="0069075C"/>
    <w:rsid w:val="00690C6A"/>
    <w:rsid w:val="00692843"/>
    <w:rsid w:val="006935C9"/>
    <w:rsid w:val="006971F7"/>
    <w:rsid w:val="006A33CA"/>
    <w:rsid w:val="006A3904"/>
    <w:rsid w:val="006A51EC"/>
    <w:rsid w:val="006A7E82"/>
    <w:rsid w:val="006B0D0C"/>
    <w:rsid w:val="006B448B"/>
    <w:rsid w:val="006C167A"/>
    <w:rsid w:val="006C36EE"/>
    <w:rsid w:val="006D0D5A"/>
    <w:rsid w:val="006D27B8"/>
    <w:rsid w:val="006D2E42"/>
    <w:rsid w:val="006D3053"/>
    <w:rsid w:val="006D43C4"/>
    <w:rsid w:val="006D5383"/>
    <w:rsid w:val="006E0618"/>
    <w:rsid w:val="006E08F4"/>
    <w:rsid w:val="006E1033"/>
    <w:rsid w:val="006E1120"/>
    <w:rsid w:val="006E1E98"/>
    <w:rsid w:val="006E239E"/>
    <w:rsid w:val="006E258E"/>
    <w:rsid w:val="006E4B25"/>
    <w:rsid w:val="006F400D"/>
    <w:rsid w:val="006F4A34"/>
    <w:rsid w:val="0070121D"/>
    <w:rsid w:val="0070204F"/>
    <w:rsid w:val="00704E79"/>
    <w:rsid w:val="00705E40"/>
    <w:rsid w:val="00707B29"/>
    <w:rsid w:val="0071146D"/>
    <w:rsid w:val="00711F85"/>
    <w:rsid w:val="007135FD"/>
    <w:rsid w:val="00717062"/>
    <w:rsid w:val="00720D79"/>
    <w:rsid w:val="00722694"/>
    <w:rsid w:val="007240D4"/>
    <w:rsid w:val="007305A1"/>
    <w:rsid w:val="00730CA2"/>
    <w:rsid w:val="00735003"/>
    <w:rsid w:val="00736541"/>
    <w:rsid w:val="007376A9"/>
    <w:rsid w:val="00747A98"/>
    <w:rsid w:val="007513F1"/>
    <w:rsid w:val="00754C30"/>
    <w:rsid w:val="00770BE1"/>
    <w:rsid w:val="007727F8"/>
    <w:rsid w:val="00775E71"/>
    <w:rsid w:val="00777ED6"/>
    <w:rsid w:val="0078464C"/>
    <w:rsid w:val="00785097"/>
    <w:rsid w:val="007867D1"/>
    <w:rsid w:val="00787826"/>
    <w:rsid w:val="007951A4"/>
    <w:rsid w:val="00795769"/>
    <w:rsid w:val="00795808"/>
    <w:rsid w:val="007A0AEE"/>
    <w:rsid w:val="007A27A1"/>
    <w:rsid w:val="007A56DD"/>
    <w:rsid w:val="007A73AF"/>
    <w:rsid w:val="007B0D5E"/>
    <w:rsid w:val="007B499C"/>
    <w:rsid w:val="007B6A87"/>
    <w:rsid w:val="007C0B16"/>
    <w:rsid w:val="007C2E10"/>
    <w:rsid w:val="007C69DF"/>
    <w:rsid w:val="007D028F"/>
    <w:rsid w:val="007D3579"/>
    <w:rsid w:val="007D76B1"/>
    <w:rsid w:val="007E0960"/>
    <w:rsid w:val="007E190B"/>
    <w:rsid w:val="007E6A62"/>
    <w:rsid w:val="007F04D6"/>
    <w:rsid w:val="007F2497"/>
    <w:rsid w:val="007F431D"/>
    <w:rsid w:val="007F5E60"/>
    <w:rsid w:val="007F7E71"/>
    <w:rsid w:val="008049A6"/>
    <w:rsid w:val="00811F8E"/>
    <w:rsid w:val="00815B61"/>
    <w:rsid w:val="00816EBB"/>
    <w:rsid w:val="00820267"/>
    <w:rsid w:val="00821398"/>
    <w:rsid w:val="00825ED4"/>
    <w:rsid w:val="0082708E"/>
    <w:rsid w:val="008273AE"/>
    <w:rsid w:val="008275A6"/>
    <w:rsid w:val="00832716"/>
    <w:rsid w:val="00841F88"/>
    <w:rsid w:val="008424AC"/>
    <w:rsid w:val="00843321"/>
    <w:rsid w:val="008444C9"/>
    <w:rsid w:val="00844F31"/>
    <w:rsid w:val="00845EE2"/>
    <w:rsid w:val="00845F7B"/>
    <w:rsid w:val="00850E4B"/>
    <w:rsid w:val="008555DE"/>
    <w:rsid w:val="00855D08"/>
    <w:rsid w:val="00860A93"/>
    <w:rsid w:val="00865941"/>
    <w:rsid w:val="00871743"/>
    <w:rsid w:val="00871BF4"/>
    <w:rsid w:val="008747B8"/>
    <w:rsid w:val="0087483C"/>
    <w:rsid w:val="00874A91"/>
    <w:rsid w:val="00875A96"/>
    <w:rsid w:val="00876910"/>
    <w:rsid w:val="00876C88"/>
    <w:rsid w:val="00876F4B"/>
    <w:rsid w:val="00877BF9"/>
    <w:rsid w:val="00885035"/>
    <w:rsid w:val="008873A7"/>
    <w:rsid w:val="00890BBF"/>
    <w:rsid w:val="008924B8"/>
    <w:rsid w:val="008A6EEA"/>
    <w:rsid w:val="008B05BB"/>
    <w:rsid w:val="008B0934"/>
    <w:rsid w:val="008B231F"/>
    <w:rsid w:val="008B3C69"/>
    <w:rsid w:val="008B5A85"/>
    <w:rsid w:val="008C1142"/>
    <w:rsid w:val="008C11DD"/>
    <w:rsid w:val="008C1A7B"/>
    <w:rsid w:val="008C511A"/>
    <w:rsid w:val="008C730E"/>
    <w:rsid w:val="008C7948"/>
    <w:rsid w:val="008D37C6"/>
    <w:rsid w:val="008D55F7"/>
    <w:rsid w:val="008D6F63"/>
    <w:rsid w:val="008D7929"/>
    <w:rsid w:val="008E21BC"/>
    <w:rsid w:val="008E2A8D"/>
    <w:rsid w:val="008E388E"/>
    <w:rsid w:val="008E4103"/>
    <w:rsid w:val="008E7932"/>
    <w:rsid w:val="008F0FC8"/>
    <w:rsid w:val="008F119E"/>
    <w:rsid w:val="008F15F7"/>
    <w:rsid w:val="008F4CD0"/>
    <w:rsid w:val="009024F2"/>
    <w:rsid w:val="009070C1"/>
    <w:rsid w:val="00911B47"/>
    <w:rsid w:val="00913A72"/>
    <w:rsid w:val="0091782E"/>
    <w:rsid w:val="00917900"/>
    <w:rsid w:val="00924765"/>
    <w:rsid w:val="009268B1"/>
    <w:rsid w:val="009269B2"/>
    <w:rsid w:val="00930EB5"/>
    <w:rsid w:val="00935470"/>
    <w:rsid w:val="00935859"/>
    <w:rsid w:val="00940479"/>
    <w:rsid w:val="00940B67"/>
    <w:rsid w:val="0094138E"/>
    <w:rsid w:val="00945B86"/>
    <w:rsid w:val="0095386E"/>
    <w:rsid w:val="009563F0"/>
    <w:rsid w:val="00956505"/>
    <w:rsid w:val="00961AE0"/>
    <w:rsid w:val="009625D0"/>
    <w:rsid w:val="00963B61"/>
    <w:rsid w:val="00964F6C"/>
    <w:rsid w:val="0096724B"/>
    <w:rsid w:val="009717E1"/>
    <w:rsid w:val="00975464"/>
    <w:rsid w:val="00975A1A"/>
    <w:rsid w:val="00975A94"/>
    <w:rsid w:val="00975B15"/>
    <w:rsid w:val="00975E71"/>
    <w:rsid w:val="00976C25"/>
    <w:rsid w:val="00980DEE"/>
    <w:rsid w:val="009813F1"/>
    <w:rsid w:val="00983DED"/>
    <w:rsid w:val="00983FF5"/>
    <w:rsid w:val="00990D0A"/>
    <w:rsid w:val="0099137D"/>
    <w:rsid w:val="009916D8"/>
    <w:rsid w:val="00992424"/>
    <w:rsid w:val="00994805"/>
    <w:rsid w:val="00994A2E"/>
    <w:rsid w:val="00994F23"/>
    <w:rsid w:val="00995DE1"/>
    <w:rsid w:val="009A07EC"/>
    <w:rsid w:val="009A203E"/>
    <w:rsid w:val="009A48FF"/>
    <w:rsid w:val="009A63CA"/>
    <w:rsid w:val="009B0511"/>
    <w:rsid w:val="009B1376"/>
    <w:rsid w:val="009B229B"/>
    <w:rsid w:val="009B534F"/>
    <w:rsid w:val="009B681B"/>
    <w:rsid w:val="009B7609"/>
    <w:rsid w:val="009B7D4A"/>
    <w:rsid w:val="009B7F66"/>
    <w:rsid w:val="009C10FB"/>
    <w:rsid w:val="009C1825"/>
    <w:rsid w:val="009C19C3"/>
    <w:rsid w:val="009C1BD6"/>
    <w:rsid w:val="009C1D6E"/>
    <w:rsid w:val="009C5096"/>
    <w:rsid w:val="009D1721"/>
    <w:rsid w:val="009D6242"/>
    <w:rsid w:val="009E0D73"/>
    <w:rsid w:val="009E613E"/>
    <w:rsid w:val="009E6483"/>
    <w:rsid w:val="009F716A"/>
    <w:rsid w:val="00A049C9"/>
    <w:rsid w:val="00A1041C"/>
    <w:rsid w:val="00A11FD9"/>
    <w:rsid w:val="00A122CA"/>
    <w:rsid w:val="00A123F0"/>
    <w:rsid w:val="00A15705"/>
    <w:rsid w:val="00A15B3B"/>
    <w:rsid w:val="00A24E00"/>
    <w:rsid w:val="00A252E9"/>
    <w:rsid w:val="00A259EF"/>
    <w:rsid w:val="00A2638A"/>
    <w:rsid w:val="00A2703C"/>
    <w:rsid w:val="00A31B8A"/>
    <w:rsid w:val="00A31D9D"/>
    <w:rsid w:val="00A417EC"/>
    <w:rsid w:val="00A45B6A"/>
    <w:rsid w:val="00A55D6E"/>
    <w:rsid w:val="00A57683"/>
    <w:rsid w:val="00A701DF"/>
    <w:rsid w:val="00A7165C"/>
    <w:rsid w:val="00A72721"/>
    <w:rsid w:val="00A82A43"/>
    <w:rsid w:val="00A92D60"/>
    <w:rsid w:val="00A93E82"/>
    <w:rsid w:val="00A956FB"/>
    <w:rsid w:val="00AA01B2"/>
    <w:rsid w:val="00AA2204"/>
    <w:rsid w:val="00AA2A5A"/>
    <w:rsid w:val="00AA5E67"/>
    <w:rsid w:val="00AA6652"/>
    <w:rsid w:val="00AA7BA6"/>
    <w:rsid w:val="00AB3C60"/>
    <w:rsid w:val="00AB434E"/>
    <w:rsid w:val="00AC4964"/>
    <w:rsid w:val="00AC4B2D"/>
    <w:rsid w:val="00AD0DE8"/>
    <w:rsid w:val="00AD1BDD"/>
    <w:rsid w:val="00AD73BB"/>
    <w:rsid w:val="00AD7981"/>
    <w:rsid w:val="00AE1DDE"/>
    <w:rsid w:val="00AE3F87"/>
    <w:rsid w:val="00AE6068"/>
    <w:rsid w:val="00AE7D2E"/>
    <w:rsid w:val="00AF2949"/>
    <w:rsid w:val="00AF5BDE"/>
    <w:rsid w:val="00B02169"/>
    <w:rsid w:val="00B04692"/>
    <w:rsid w:val="00B04F1F"/>
    <w:rsid w:val="00B062D7"/>
    <w:rsid w:val="00B1560F"/>
    <w:rsid w:val="00B16B2C"/>
    <w:rsid w:val="00B20CA8"/>
    <w:rsid w:val="00B2258C"/>
    <w:rsid w:val="00B251DF"/>
    <w:rsid w:val="00B257BB"/>
    <w:rsid w:val="00B3542A"/>
    <w:rsid w:val="00B37017"/>
    <w:rsid w:val="00B40255"/>
    <w:rsid w:val="00B416AE"/>
    <w:rsid w:val="00B41E50"/>
    <w:rsid w:val="00B42098"/>
    <w:rsid w:val="00B4225F"/>
    <w:rsid w:val="00B47F33"/>
    <w:rsid w:val="00B50E4A"/>
    <w:rsid w:val="00B5420A"/>
    <w:rsid w:val="00B55A00"/>
    <w:rsid w:val="00B614D3"/>
    <w:rsid w:val="00B65F0F"/>
    <w:rsid w:val="00B7047B"/>
    <w:rsid w:val="00B70C68"/>
    <w:rsid w:val="00B7334B"/>
    <w:rsid w:val="00B73409"/>
    <w:rsid w:val="00B73475"/>
    <w:rsid w:val="00B74627"/>
    <w:rsid w:val="00B77D9F"/>
    <w:rsid w:val="00B818EC"/>
    <w:rsid w:val="00B843FA"/>
    <w:rsid w:val="00B93A6C"/>
    <w:rsid w:val="00B9472A"/>
    <w:rsid w:val="00B971C9"/>
    <w:rsid w:val="00B97E66"/>
    <w:rsid w:val="00BA0DE5"/>
    <w:rsid w:val="00BA20B7"/>
    <w:rsid w:val="00BA5AC2"/>
    <w:rsid w:val="00BB0819"/>
    <w:rsid w:val="00BB3633"/>
    <w:rsid w:val="00BB5DE7"/>
    <w:rsid w:val="00BB6EE2"/>
    <w:rsid w:val="00BC0A50"/>
    <w:rsid w:val="00BC0D1C"/>
    <w:rsid w:val="00BC1603"/>
    <w:rsid w:val="00BC4104"/>
    <w:rsid w:val="00BD3C19"/>
    <w:rsid w:val="00BD5A3B"/>
    <w:rsid w:val="00BD69BA"/>
    <w:rsid w:val="00BD7E2D"/>
    <w:rsid w:val="00BE088A"/>
    <w:rsid w:val="00BE1972"/>
    <w:rsid w:val="00BE3305"/>
    <w:rsid w:val="00BE794D"/>
    <w:rsid w:val="00BF22A7"/>
    <w:rsid w:val="00BF25D5"/>
    <w:rsid w:val="00BF3581"/>
    <w:rsid w:val="00BF603C"/>
    <w:rsid w:val="00BF7314"/>
    <w:rsid w:val="00C04DCE"/>
    <w:rsid w:val="00C063FD"/>
    <w:rsid w:val="00C11154"/>
    <w:rsid w:val="00C1150F"/>
    <w:rsid w:val="00C1191C"/>
    <w:rsid w:val="00C12EA4"/>
    <w:rsid w:val="00C16194"/>
    <w:rsid w:val="00C16266"/>
    <w:rsid w:val="00C17920"/>
    <w:rsid w:val="00C17ADA"/>
    <w:rsid w:val="00C207A5"/>
    <w:rsid w:val="00C258EC"/>
    <w:rsid w:val="00C309E7"/>
    <w:rsid w:val="00C31E7D"/>
    <w:rsid w:val="00C33BFE"/>
    <w:rsid w:val="00C37E7C"/>
    <w:rsid w:val="00C40B81"/>
    <w:rsid w:val="00C41113"/>
    <w:rsid w:val="00C4167D"/>
    <w:rsid w:val="00C41DB5"/>
    <w:rsid w:val="00C46AC8"/>
    <w:rsid w:val="00C4788A"/>
    <w:rsid w:val="00C50541"/>
    <w:rsid w:val="00C510E2"/>
    <w:rsid w:val="00C5262C"/>
    <w:rsid w:val="00C533F7"/>
    <w:rsid w:val="00C53FE6"/>
    <w:rsid w:val="00C549BD"/>
    <w:rsid w:val="00C55E3A"/>
    <w:rsid w:val="00C6275F"/>
    <w:rsid w:val="00C64F0C"/>
    <w:rsid w:val="00C7516C"/>
    <w:rsid w:val="00C7551D"/>
    <w:rsid w:val="00C80016"/>
    <w:rsid w:val="00C91513"/>
    <w:rsid w:val="00CA1005"/>
    <w:rsid w:val="00CA27B6"/>
    <w:rsid w:val="00CA42B3"/>
    <w:rsid w:val="00CA463B"/>
    <w:rsid w:val="00CB1D01"/>
    <w:rsid w:val="00CB59A5"/>
    <w:rsid w:val="00CC1AFA"/>
    <w:rsid w:val="00CC3747"/>
    <w:rsid w:val="00CC3F68"/>
    <w:rsid w:val="00CC4CAF"/>
    <w:rsid w:val="00CD1D96"/>
    <w:rsid w:val="00CD3504"/>
    <w:rsid w:val="00CD4F6A"/>
    <w:rsid w:val="00CD718F"/>
    <w:rsid w:val="00CE1CE6"/>
    <w:rsid w:val="00CE1E2B"/>
    <w:rsid w:val="00CE2BDF"/>
    <w:rsid w:val="00CE616E"/>
    <w:rsid w:val="00CF48D2"/>
    <w:rsid w:val="00CF62EE"/>
    <w:rsid w:val="00D00483"/>
    <w:rsid w:val="00D029BF"/>
    <w:rsid w:val="00D05C2C"/>
    <w:rsid w:val="00D11D0C"/>
    <w:rsid w:val="00D122CB"/>
    <w:rsid w:val="00D1391E"/>
    <w:rsid w:val="00D13C45"/>
    <w:rsid w:val="00D146D9"/>
    <w:rsid w:val="00D21FDB"/>
    <w:rsid w:val="00D23E4B"/>
    <w:rsid w:val="00D25425"/>
    <w:rsid w:val="00D27702"/>
    <w:rsid w:val="00D348F0"/>
    <w:rsid w:val="00D35CCC"/>
    <w:rsid w:val="00D362E8"/>
    <w:rsid w:val="00D405C8"/>
    <w:rsid w:val="00D405CB"/>
    <w:rsid w:val="00D428A3"/>
    <w:rsid w:val="00D442A6"/>
    <w:rsid w:val="00D44924"/>
    <w:rsid w:val="00D52378"/>
    <w:rsid w:val="00D52CC2"/>
    <w:rsid w:val="00D55D91"/>
    <w:rsid w:val="00D56448"/>
    <w:rsid w:val="00D65630"/>
    <w:rsid w:val="00D65B83"/>
    <w:rsid w:val="00D668B5"/>
    <w:rsid w:val="00D73EDD"/>
    <w:rsid w:val="00D7513B"/>
    <w:rsid w:val="00D75806"/>
    <w:rsid w:val="00D82384"/>
    <w:rsid w:val="00D843F8"/>
    <w:rsid w:val="00D86BD0"/>
    <w:rsid w:val="00D86D5C"/>
    <w:rsid w:val="00D879CA"/>
    <w:rsid w:val="00D90BC7"/>
    <w:rsid w:val="00D91F99"/>
    <w:rsid w:val="00D9470F"/>
    <w:rsid w:val="00DA08AB"/>
    <w:rsid w:val="00DA2983"/>
    <w:rsid w:val="00DA48EB"/>
    <w:rsid w:val="00DA5B77"/>
    <w:rsid w:val="00DB13D1"/>
    <w:rsid w:val="00DB7BEA"/>
    <w:rsid w:val="00DC1AAE"/>
    <w:rsid w:val="00DC1FD3"/>
    <w:rsid w:val="00DC25AA"/>
    <w:rsid w:val="00DC34CF"/>
    <w:rsid w:val="00DC522B"/>
    <w:rsid w:val="00DC71A3"/>
    <w:rsid w:val="00DC78B1"/>
    <w:rsid w:val="00DD7A9E"/>
    <w:rsid w:val="00DE1198"/>
    <w:rsid w:val="00DE23EE"/>
    <w:rsid w:val="00DE3596"/>
    <w:rsid w:val="00DE47AD"/>
    <w:rsid w:val="00DE5076"/>
    <w:rsid w:val="00DE5497"/>
    <w:rsid w:val="00DE68B9"/>
    <w:rsid w:val="00DE7A20"/>
    <w:rsid w:val="00DF0572"/>
    <w:rsid w:val="00DF277E"/>
    <w:rsid w:val="00DF3222"/>
    <w:rsid w:val="00DF32C1"/>
    <w:rsid w:val="00DF3388"/>
    <w:rsid w:val="00DF49E0"/>
    <w:rsid w:val="00DF4BB0"/>
    <w:rsid w:val="00DF67E5"/>
    <w:rsid w:val="00DF6C90"/>
    <w:rsid w:val="00E00248"/>
    <w:rsid w:val="00E008CB"/>
    <w:rsid w:val="00E02741"/>
    <w:rsid w:val="00E02C5F"/>
    <w:rsid w:val="00E04539"/>
    <w:rsid w:val="00E0468F"/>
    <w:rsid w:val="00E04921"/>
    <w:rsid w:val="00E07C31"/>
    <w:rsid w:val="00E10874"/>
    <w:rsid w:val="00E116A7"/>
    <w:rsid w:val="00E11E2A"/>
    <w:rsid w:val="00E13AEA"/>
    <w:rsid w:val="00E201AC"/>
    <w:rsid w:val="00E20AD9"/>
    <w:rsid w:val="00E22524"/>
    <w:rsid w:val="00E26207"/>
    <w:rsid w:val="00E318DC"/>
    <w:rsid w:val="00E43F52"/>
    <w:rsid w:val="00E44319"/>
    <w:rsid w:val="00E44611"/>
    <w:rsid w:val="00E44F15"/>
    <w:rsid w:val="00E5015A"/>
    <w:rsid w:val="00E53F43"/>
    <w:rsid w:val="00E53F9A"/>
    <w:rsid w:val="00E54E23"/>
    <w:rsid w:val="00E624D9"/>
    <w:rsid w:val="00E64274"/>
    <w:rsid w:val="00E65215"/>
    <w:rsid w:val="00E65CD8"/>
    <w:rsid w:val="00E71469"/>
    <w:rsid w:val="00E71FAB"/>
    <w:rsid w:val="00E7429A"/>
    <w:rsid w:val="00E74764"/>
    <w:rsid w:val="00E77A0E"/>
    <w:rsid w:val="00E81D52"/>
    <w:rsid w:val="00E85EA6"/>
    <w:rsid w:val="00E87371"/>
    <w:rsid w:val="00E879AA"/>
    <w:rsid w:val="00E91074"/>
    <w:rsid w:val="00E9142C"/>
    <w:rsid w:val="00E96E3C"/>
    <w:rsid w:val="00EA0932"/>
    <w:rsid w:val="00EA0965"/>
    <w:rsid w:val="00EB5D69"/>
    <w:rsid w:val="00EB620B"/>
    <w:rsid w:val="00EC0140"/>
    <w:rsid w:val="00EC0CA0"/>
    <w:rsid w:val="00EC1611"/>
    <w:rsid w:val="00EC1912"/>
    <w:rsid w:val="00EC1CBE"/>
    <w:rsid w:val="00EC473C"/>
    <w:rsid w:val="00ED40A1"/>
    <w:rsid w:val="00ED6E64"/>
    <w:rsid w:val="00EE52B2"/>
    <w:rsid w:val="00EE55E3"/>
    <w:rsid w:val="00EE7C97"/>
    <w:rsid w:val="00EF0F92"/>
    <w:rsid w:val="00EF43E7"/>
    <w:rsid w:val="00EF51D1"/>
    <w:rsid w:val="00EF51D7"/>
    <w:rsid w:val="00EF7B18"/>
    <w:rsid w:val="00F017C1"/>
    <w:rsid w:val="00F0196F"/>
    <w:rsid w:val="00F01D9F"/>
    <w:rsid w:val="00F024B5"/>
    <w:rsid w:val="00F035EE"/>
    <w:rsid w:val="00F056D7"/>
    <w:rsid w:val="00F0599D"/>
    <w:rsid w:val="00F07F36"/>
    <w:rsid w:val="00F1004F"/>
    <w:rsid w:val="00F158CD"/>
    <w:rsid w:val="00F2136B"/>
    <w:rsid w:val="00F3055F"/>
    <w:rsid w:val="00F349F6"/>
    <w:rsid w:val="00F402F5"/>
    <w:rsid w:val="00F41465"/>
    <w:rsid w:val="00F43BE7"/>
    <w:rsid w:val="00F43DC7"/>
    <w:rsid w:val="00F4590C"/>
    <w:rsid w:val="00F45E45"/>
    <w:rsid w:val="00F54A5D"/>
    <w:rsid w:val="00F55E19"/>
    <w:rsid w:val="00F63542"/>
    <w:rsid w:val="00F63AA5"/>
    <w:rsid w:val="00F6547E"/>
    <w:rsid w:val="00F67605"/>
    <w:rsid w:val="00F7001C"/>
    <w:rsid w:val="00F7260C"/>
    <w:rsid w:val="00F7760E"/>
    <w:rsid w:val="00F826C6"/>
    <w:rsid w:val="00F83A1B"/>
    <w:rsid w:val="00F96517"/>
    <w:rsid w:val="00FA4660"/>
    <w:rsid w:val="00FA6321"/>
    <w:rsid w:val="00FA67D5"/>
    <w:rsid w:val="00FA7B7E"/>
    <w:rsid w:val="00FB0CB9"/>
    <w:rsid w:val="00FB228D"/>
    <w:rsid w:val="00FB266D"/>
    <w:rsid w:val="00FB4EA5"/>
    <w:rsid w:val="00FB57F9"/>
    <w:rsid w:val="00FC0855"/>
    <w:rsid w:val="00FC1BBC"/>
    <w:rsid w:val="00FC7BC6"/>
    <w:rsid w:val="00FD3495"/>
    <w:rsid w:val="00FD5FAF"/>
    <w:rsid w:val="00FF28D5"/>
    <w:rsid w:val="00FF373B"/>
    <w:rsid w:val="00FF3BD3"/>
    <w:rsid w:val="00FF4ECD"/>
    <w:rsid w:val="2F6A1B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13E50126-769B-4032-8A3E-C16B1419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tabs>
        <w:tab w:val="clear" w:pos="540"/>
      </w:tabs>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tabs>
        <w:tab w:val="clear" w:pos="2340"/>
      </w:tabs>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50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C114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477514"/>
    <w:rPr>
      <w:color w:val="605E5C"/>
      <w:shd w:val="clear" w:color="auto" w:fill="E1DFDD"/>
    </w:rPr>
  </w:style>
  <w:style w:type="character" w:styleId="Mention">
    <w:name w:val="Mention"/>
    <w:basedOn w:val="DefaultParagraphFont"/>
    <w:uiPriority w:val="99"/>
    <w:unhideWhenUsed/>
    <w:rsid w:val="00477514"/>
    <w:rPr>
      <w:color w:val="2B579A"/>
      <w:shd w:val="clear" w:color="auto" w:fill="E1DFDD"/>
    </w:rPr>
  </w:style>
  <w:style w:type="table" w:customStyle="1" w:styleId="TableGrid4">
    <w:name w:val="Table Grid4"/>
    <w:basedOn w:val="TableNormal"/>
    <w:next w:val="TableGrid"/>
    <w:uiPriority w:val="39"/>
    <w:rsid w:val="001C4B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333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789864881">
      <w:bodyDiv w:val="1"/>
      <w:marLeft w:val="0"/>
      <w:marRight w:val="0"/>
      <w:marTop w:val="0"/>
      <w:marBottom w:val="0"/>
      <w:divBdr>
        <w:top w:val="none" w:sz="0" w:space="0" w:color="auto"/>
        <w:left w:val="none" w:sz="0" w:space="0" w:color="auto"/>
        <w:bottom w:val="none" w:sz="0" w:space="0" w:color="auto"/>
        <w:right w:val="none" w:sz="0" w:space="0" w:color="auto"/>
      </w:divBdr>
    </w:div>
    <w:div w:id="1056002866">
      <w:bodyDiv w:val="1"/>
      <w:marLeft w:val="0"/>
      <w:marRight w:val="0"/>
      <w:marTop w:val="0"/>
      <w:marBottom w:val="0"/>
      <w:divBdr>
        <w:top w:val="none" w:sz="0" w:space="0" w:color="auto"/>
        <w:left w:val="none" w:sz="0" w:space="0" w:color="auto"/>
        <w:bottom w:val="none" w:sz="0" w:space="0" w:color="auto"/>
        <w:right w:val="none" w:sz="0" w:space="0" w:color="auto"/>
      </w:divBdr>
    </w:div>
    <w:div w:id="1177159660">
      <w:bodyDiv w:val="1"/>
      <w:marLeft w:val="0"/>
      <w:marRight w:val="0"/>
      <w:marTop w:val="0"/>
      <w:marBottom w:val="0"/>
      <w:divBdr>
        <w:top w:val="none" w:sz="0" w:space="0" w:color="auto"/>
        <w:left w:val="none" w:sz="0" w:space="0" w:color="auto"/>
        <w:bottom w:val="none" w:sz="0" w:space="0" w:color="auto"/>
        <w:right w:val="none" w:sz="0" w:space="0" w:color="auto"/>
      </w:divBdr>
    </w:div>
    <w:div w:id="1550607363">
      <w:bodyDiv w:val="1"/>
      <w:marLeft w:val="0"/>
      <w:marRight w:val="0"/>
      <w:marTop w:val="0"/>
      <w:marBottom w:val="0"/>
      <w:divBdr>
        <w:top w:val="none" w:sz="0" w:space="0" w:color="auto"/>
        <w:left w:val="none" w:sz="0" w:space="0" w:color="auto"/>
        <w:bottom w:val="none" w:sz="0" w:space="0" w:color="auto"/>
        <w:right w:val="none" w:sz="0" w:space="0" w:color="auto"/>
      </w:divBdr>
    </w:div>
    <w:div w:id="1615139050">
      <w:bodyDiv w:val="1"/>
      <w:marLeft w:val="0"/>
      <w:marRight w:val="0"/>
      <w:marTop w:val="0"/>
      <w:marBottom w:val="0"/>
      <w:divBdr>
        <w:top w:val="none" w:sz="0" w:space="0" w:color="auto"/>
        <w:left w:val="none" w:sz="0" w:space="0" w:color="auto"/>
        <w:bottom w:val="none" w:sz="0" w:space="0" w:color="auto"/>
        <w:right w:val="none" w:sz="0" w:space="0" w:color="auto"/>
      </w:divBdr>
    </w:div>
    <w:div w:id="198746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E6E6EE-0802-4AFF-A770-2D096CD56AD8}">
  <ds:schemaRefs>
    <ds:schemaRef ds:uri="http://schemas.openxmlformats.org/officeDocument/2006/bibliography"/>
  </ds:schemaRefs>
</ds:datastoreItem>
</file>

<file path=customXml/itemProps2.xml><?xml version="1.0" encoding="utf-8"?>
<ds:datastoreItem xmlns:ds="http://schemas.openxmlformats.org/officeDocument/2006/customXml" ds:itemID="{1FD56BEA-B188-429E-8A1F-96F90DD8A7D9}">
  <ds:schemaRefs>
    <ds:schemaRef ds:uri="http://schemas.microsoft.com/sharepoint/v3/contenttype/forms"/>
  </ds:schemaRefs>
</ds:datastoreItem>
</file>

<file path=customXml/itemProps3.xml><?xml version="1.0" encoding="utf-8"?>
<ds:datastoreItem xmlns:ds="http://schemas.openxmlformats.org/officeDocument/2006/customXml" ds:itemID="{68A1AF3F-ADE2-48CA-94CB-8FCE59FFCF14}">
  <ds:schemaRefs>
    <ds:schemaRef ds:uri="http://schemas.openxmlformats.org/officeDocument/2006/bibliography"/>
  </ds:schemaRefs>
</ds:datastoreItem>
</file>

<file path=customXml/itemProps4.xml><?xml version="1.0" encoding="utf-8"?>
<ds:datastoreItem xmlns:ds="http://schemas.openxmlformats.org/officeDocument/2006/customXml" ds:itemID="{8EC2A80B-D165-4D5C-8C56-AA7A8358B68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C10C3841-FC32-4980-8123-9C2A41D02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24</Pages>
  <Words>9500</Words>
  <Characters>54156</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130</cp:revision>
  <cp:lastPrinted>2019-01-23T23:31:00Z</cp:lastPrinted>
  <dcterms:created xsi:type="dcterms:W3CDTF">2022-01-25T22:39:00Z</dcterms:created>
  <dcterms:modified xsi:type="dcterms:W3CDTF">2022-12-28T20:37:00Z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629100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