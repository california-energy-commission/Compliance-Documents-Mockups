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FD8C6" w14:textId="77777777" w:rsidR="00DC1AAE" w:rsidRPr="004C785A" w:rsidRDefault="00DC1AAE" w:rsidP="00A7165C">
      <w:pPr>
        <w:spacing w:after="0"/>
        <w:ind w:left="-90"/>
        <w:rPr>
          <w:rFonts w:asciiTheme="minorHAnsi" w:hAnsiTheme="minorHAnsi" w:cstheme="minorBidi"/>
          <w:sz w:val="24"/>
          <w:szCs w:val="24"/>
        </w:rPr>
      </w:pPr>
      <w:r w:rsidRPr="3EE4DB61">
        <w:rPr>
          <w:rFonts w:asciiTheme="minorHAnsi" w:hAnsiTheme="minorHAnsi" w:cstheme="minorBidi"/>
          <w:b/>
          <w:bCs/>
          <w:sz w:val="24"/>
          <w:szCs w:val="24"/>
        </w:rPr>
        <w:t xml:space="preserve">CERTIFICATE OF </w:t>
      </w:r>
      <w:r w:rsidRPr="3EE4DB61">
        <w:rPr>
          <w:rFonts w:cs="Calibri"/>
          <w:b/>
          <w:bCs/>
          <w:sz w:val="24"/>
          <w:szCs w:val="24"/>
        </w:rPr>
        <w:t>INSTALLATION</w:t>
      </w:r>
      <w:r>
        <w:br/>
      </w:r>
      <w:r w:rsidRPr="3EE4DB61">
        <w:rPr>
          <w:rFonts w:asciiTheme="minorHAnsi" w:hAnsiTheme="minorHAnsi" w:cstheme="minorBidi"/>
          <w:b/>
          <w:bCs/>
          <w:sz w:val="24"/>
          <w:szCs w:val="24"/>
        </w:rPr>
        <w:t>Note:</w:t>
      </w:r>
      <w:r w:rsidRPr="3EE4DB61">
        <w:rPr>
          <w:rFonts w:asciiTheme="minorHAnsi" w:hAnsiTheme="minorHAnsi" w:cstheme="minorBidi"/>
          <w:sz w:val="24"/>
          <w:szCs w:val="24"/>
        </w:rPr>
        <w:t xml:space="preserve"> This table completed by HERS Registry.</w:t>
      </w:r>
    </w:p>
    <w:tbl>
      <w:tblPr>
        <w:tblStyle w:val="TableGrid"/>
        <w:tblW w:w="5088" w:type="pct"/>
        <w:tblInd w:w="-95" w:type="dxa"/>
        <w:tblLook w:val="0020" w:firstRow="1" w:lastRow="0" w:firstColumn="0" w:lastColumn="0" w:noHBand="0" w:noVBand="0"/>
      </w:tblPr>
      <w:tblGrid>
        <w:gridCol w:w="5490"/>
        <w:gridCol w:w="5490"/>
      </w:tblGrid>
      <w:tr w:rsidR="00DC1AAE" w:rsidRPr="004C785A" w14:paraId="5BDFE089" w14:textId="77777777" w:rsidTr="00DC1AAE">
        <w:trPr>
          <w:trHeight w:val="288"/>
        </w:trPr>
        <w:tc>
          <w:tcPr>
            <w:tcW w:w="5490" w:type="dxa"/>
          </w:tcPr>
          <w:p w14:paraId="58DBE5CA"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Project Name:</w:t>
            </w:r>
          </w:p>
        </w:tc>
        <w:tc>
          <w:tcPr>
            <w:tcW w:w="5490" w:type="dxa"/>
          </w:tcPr>
          <w:p w14:paraId="070B69A0"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Enforcement Agency:</w:t>
            </w:r>
          </w:p>
        </w:tc>
      </w:tr>
      <w:tr w:rsidR="00DC1AAE" w:rsidRPr="004C785A" w14:paraId="3074EE53" w14:textId="77777777" w:rsidTr="00DC1AAE">
        <w:trPr>
          <w:trHeight w:val="288"/>
        </w:trPr>
        <w:tc>
          <w:tcPr>
            <w:tcW w:w="5490" w:type="dxa"/>
          </w:tcPr>
          <w:p w14:paraId="36B5D790" w14:textId="77777777" w:rsidR="00DC1AAE" w:rsidRPr="004C785A" w:rsidRDefault="00DC1AAE" w:rsidP="00EA0E31">
            <w:pPr>
              <w:spacing w:after="0"/>
              <w:rPr>
                <w:rFonts w:asciiTheme="minorHAnsi" w:hAnsiTheme="minorHAnsi" w:cstheme="minorHAnsi"/>
                <w:sz w:val="24"/>
                <w:szCs w:val="24"/>
                <w:vertAlign w:val="superscript"/>
              </w:rPr>
            </w:pPr>
            <w:r w:rsidRPr="004C785A">
              <w:rPr>
                <w:rFonts w:asciiTheme="minorHAnsi" w:hAnsiTheme="minorHAnsi" w:cstheme="minorHAnsi"/>
                <w:sz w:val="24"/>
                <w:szCs w:val="24"/>
              </w:rPr>
              <w:t>Dwelling Address:</w:t>
            </w:r>
          </w:p>
        </w:tc>
        <w:tc>
          <w:tcPr>
            <w:tcW w:w="5490" w:type="dxa"/>
          </w:tcPr>
          <w:p w14:paraId="791B8973" w14:textId="77777777" w:rsidR="00DC1AAE" w:rsidRPr="004C785A" w:rsidRDefault="00DC1AAE" w:rsidP="00EA0E31">
            <w:pPr>
              <w:spacing w:after="0"/>
              <w:rPr>
                <w:rFonts w:asciiTheme="minorHAnsi" w:hAnsiTheme="minorHAnsi" w:cstheme="minorHAnsi"/>
                <w:sz w:val="24"/>
                <w:szCs w:val="24"/>
                <w:vertAlign w:val="superscript"/>
              </w:rPr>
            </w:pPr>
            <w:r w:rsidRPr="004C785A">
              <w:rPr>
                <w:rFonts w:asciiTheme="minorHAnsi" w:hAnsiTheme="minorHAnsi" w:cstheme="minorHAnsi"/>
                <w:sz w:val="24"/>
                <w:szCs w:val="24"/>
              </w:rPr>
              <w:t>Permit Number:</w:t>
            </w:r>
          </w:p>
        </w:tc>
      </w:tr>
      <w:tr w:rsidR="00DC1AAE" w:rsidRPr="004C785A" w14:paraId="6B6E29CB" w14:textId="77777777" w:rsidTr="00DC1AAE">
        <w:trPr>
          <w:trHeight w:val="288"/>
        </w:trPr>
        <w:tc>
          <w:tcPr>
            <w:tcW w:w="5490" w:type="dxa"/>
          </w:tcPr>
          <w:p w14:paraId="10E7AF36"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City and Zip Code:</w:t>
            </w:r>
          </w:p>
        </w:tc>
        <w:tc>
          <w:tcPr>
            <w:tcW w:w="5490" w:type="dxa"/>
          </w:tcPr>
          <w:p w14:paraId="233961EB" w14:textId="77777777" w:rsidR="00DC1AAE" w:rsidRPr="004C785A" w:rsidRDefault="00DC1AAE" w:rsidP="00EA0E31">
            <w:pPr>
              <w:spacing w:after="0"/>
              <w:rPr>
                <w:rFonts w:asciiTheme="minorHAnsi" w:hAnsiTheme="minorHAnsi" w:cstheme="minorHAnsi"/>
                <w:sz w:val="24"/>
                <w:szCs w:val="24"/>
              </w:rPr>
            </w:pPr>
            <w:r w:rsidRPr="004C785A">
              <w:rPr>
                <w:rFonts w:asciiTheme="minorHAnsi" w:hAnsiTheme="minorHAnsi" w:cstheme="minorHAnsi"/>
                <w:sz w:val="24"/>
                <w:szCs w:val="24"/>
              </w:rPr>
              <w:t>Date Permit Issued:</w:t>
            </w:r>
          </w:p>
        </w:tc>
      </w:tr>
    </w:tbl>
    <w:p w14:paraId="4D0F6808" w14:textId="797B5A5F" w:rsidR="006D3053" w:rsidRDefault="006D3053" w:rsidP="00DC1AAE">
      <w:pPr>
        <w:spacing w:after="0"/>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7"/>
        <w:gridCol w:w="907"/>
        <w:gridCol w:w="1049"/>
        <w:gridCol w:w="915"/>
        <w:gridCol w:w="1025"/>
        <w:gridCol w:w="645"/>
        <w:gridCol w:w="670"/>
        <w:gridCol w:w="720"/>
        <w:gridCol w:w="1172"/>
        <w:gridCol w:w="1170"/>
        <w:gridCol w:w="900"/>
        <w:gridCol w:w="896"/>
      </w:tblGrid>
      <w:tr w:rsidR="00F349F6" w:rsidRPr="009E01FE" w14:paraId="230DD579" w14:textId="390F5C85"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188F507C" w:rsidR="00F349F6" w:rsidRPr="008733ED"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r w:rsidR="00711F85">
              <w:rPr>
                <w:rFonts w:asciiTheme="minorHAnsi" w:hAnsiTheme="minorHAnsi" w:cstheme="minorHAnsi"/>
                <w:b/>
                <w:sz w:val="20"/>
                <w:szCs w:val="20"/>
              </w:rPr>
              <w:t>(other than HPWH)</w:t>
            </w:r>
          </w:p>
          <w:p w14:paraId="1D5D2685" w14:textId="55657DDD"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2130B3">
              <w:rPr>
                <w:rFonts w:asciiTheme="minorHAnsi" w:eastAsia="Times New Roman" w:hAnsiTheme="minorHAnsi" w:cstheme="minorHAnsi"/>
                <w:sz w:val="20"/>
                <w:szCs w:val="20"/>
              </w:rPr>
              <w:t xml:space="preserve">features of </w:t>
            </w:r>
            <w:r w:rsidRPr="00236F4B">
              <w:rPr>
                <w:rFonts w:asciiTheme="minorHAnsi" w:eastAsia="Times New Roman" w:hAnsiTheme="minorHAnsi" w:cstheme="minorHAnsi"/>
                <w:sz w:val="18"/>
                <w:szCs w:val="20"/>
              </w:rPr>
              <w:t xml:space="preserve">the water heating system(s) </w:t>
            </w:r>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specified on the registered CF1R compliance document for this project.</w:t>
            </w:r>
          </w:p>
        </w:tc>
      </w:tr>
      <w:tr w:rsidR="002E1D83" w:rsidRPr="009E01FE" w14:paraId="73A56B1E" w14:textId="199B8BBE" w:rsidTr="006D3053">
        <w:trPr>
          <w:cantSplit/>
          <w:trHeight w:val="277"/>
          <w:jc w:val="center"/>
        </w:trPr>
        <w:tc>
          <w:tcPr>
            <w:tcW w:w="413" w:type="pct"/>
            <w:tcBorders>
              <w:top w:val="single" w:sz="4" w:space="0" w:color="auto"/>
              <w:left w:val="single" w:sz="4" w:space="0" w:color="auto"/>
              <w:bottom w:val="single" w:sz="4" w:space="0" w:color="auto"/>
              <w:right w:val="single" w:sz="4" w:space="0" w:color="auto"/>
            </w:tcBorders>
          </w:tcPr>
          <w:p w14:paraId="1885D35D" w14:textId="506133EC"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64C34BDC" w14:textId="2B8E960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78" w:type="pct"/>
            <w:tcBorders>
              <w:top w:val="single" w:sz="4" w:space="0" w:color="auto"/>
              <w:left w:val="single" w:sz="4" w:space="0" w:color="auto"/>
              <w:bottom w:val="single" w:sz="4" w:space="0" w:color="auto"/>
              <w:right w:val="single" w:sz="4" w:space="0" w:color="auto"/>
            </w:tcBorders>
            <w:vAlign w:val="center"/>
          </w:tcPr>
          <w:p w14:paraId="33422D03" w14:textId="181F6E1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17" w:type="pct"/>
            <w:tcBorders>
              <w:top w:val="single" w:sz="4" w:space="0" w:color="auto"/>
              <w:left w:val="single" w:sz="4" w:space="0" w:color="auto"/>
              <w:bottom w:val="single" w:sz="4" w:space="0" w:color="auto"/>
              <w:right w:val="single" w:sz="4" w:space="0" w:color="auto"/>
            </w:tcBorders>
            <w:vAlign w:val="center"/>
          </w:tcPr>
          <w:p w14:paraId="0CC589C2" w14:textId="08CECAB0"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67" w:type="pct"/>
            <w:tcBorders>
              <w:top w:val="single" w:sz="4" w:space="0" w:color="auto"/>
              <w:left w:val="single" w:sz="4" w:space="0" w:color="auto"/>
              <w:bottom w:val="single" w:sz="4" w:space="0" w:color="auto"/>
              <w:right w:val="single" w:sz="4" w:space="0" w:color="auto"/>
            </w:tcBorders>
            <w:vAlign w:val="center"/>
          </w:tcPr>
          <w:p w14:paraId="11429DC3" w14:textId="0042781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294" w:type="pct"/>
            <w:tcBorders>
              <w:top w:val="single" w:sz="4" w:space="0" w:color="auto"/>
              <w:left w:val="single" w:sz="4" w:space="0" w:color="auto"/>
              <w:bottom w:val="single" w:sz="4" w:space="0" w:color="auto"/>
              <w:right w:val="single" w:sz="4" w:space="0" w:color="auto"/>
            </w:tcBorders>
            <w:vAlign w:val="center"/>
          </w:tcPr>
          <w:p w14:paraId="43AB03DA" w14:textId="1106B08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5" w:type="pct"/>
            <w:tcBorders>
              <w:top w:val="single" w:sz="4" w:space="0" w:color="auto"/>
              <w:left w:val="single" w:sz="4" w:space="0" w:color="auto"/>
              <w:bottom w:val="single" w:sz="4" w:space="0" w:color="auto"/>
              <w:right w:val="single" w:sz="4" w:space="0" w:color="auto"/>
            </w:tcBorders>
            <w:vAlign w:val="center"/>
          </w:tcPr>
          <w:p w14:paraId="12BF9D03" w14:textId="48AEE32A"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5BF73542" w14:textId="784DAC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34" w:type="pct"/>
            <w:tcBorders>
              <w:top w:val="single" w:sz="4" w:space="0" w:color="auto"/>
              <w:left w:val="single" w:sz="4" w:space="0" w:color="auto"/>
              <w:bottom w:val="single" w:sz="4" w:space="0" w:color="auto"/>
              <w:right w:val="single" w:sz="4" w:space="0" w:color="auto"/>
            </w:tcBorders>
          </w:tcPr>
          <w:p w14:paraId="35C31585" w14:textId="7362A348"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0" w:author="Alhabibi, Haider@Energy" w:date="2022-06-20T18:22:00Z">
              <w:r w:rsidDel="002003C3">
                <w:rPr>
                  <w:rFonts w:asciiTheme="minorHAnsi" w:eastAsia="Times New Roman" w:hAnsiTheme="minorHAnsi" w:cstheme="minorHAnsi"/>
                  <w:sz w:val="20"/>
                  <w:szCs w:val="20"/>
                </w:rPr>
                <w:delText>09</w:delText>
              </w:r>
            </w:del>
          </w:p>
        </w:tc>
        <w:tc>
          <w:tcPr>
            <w:tcW w:w="533" w:type="pct"/>
            <w:tcBorders>
              <w:top w:val="single" w:sz="4" w:space="0" w:color="auto"/>
              <w:left w:val="single" w:sz="4" w:space="0" w:color="auto"/>
              <w:bottom w:val="single" w:sz="4" w:space="0" w:color="auto"/>
              <w:right w:val="single" w:sz="4" w:space="0" w:color="auto"/>
            </w:tcBorders>
          </w:tcPr>
          <w:p w14:paraId="181D626A" w14:textId="68C8714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CAE5282"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08" w:type="pct"/>
            <w:tcBorders>
              <w:top w:val="single" w:sz="4" w:space="0" w:color="auto"/>
              <w:left w:val="single" w:sz="4" w:space="0" w:color="auto"/>
              <w:bottom w:val="single" w:sz="4" w:space="0" w:color="auto"/>
              <w:right w:val="single" w:sz="4" w:space="0" w:color="auto"/>
            </w:tcBorders>
          </w:tcPr>
          <w:p w14:paraId="7F4CC02D" w14:textId="76A03B6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6464F8A" w14:textId="3E757B7A" w:rsidTr="006D3053">
        <w:trPr>
          <w:cantSplit/>
          <w:trHeight w:val="288"/>
          <w:jc w:val="center"/>
        </w:trPr>
        <w:tc>
          <w:tcPr>
            <w:tcW w:w="413"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78"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67"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Identical) </w:t>
            </w:r>
            <w:r w:rsidRPr="00236F4B">
              <w:rPr>
                <w:rFonts w:asciiTheme="minorHAnsi" w:eastAsia="Times New Roman" w:hAnsiTheme="minorHAnsi" w:cstheme="minorHAnsi"/>
                <w:sz w:val="18"/>
                <w:szCs w:val="20"/>
              </w:rPr>
              <w:t xml:space="preserve"> Water Heaters in System</w:t>
            </w:r>
          </w:p>
        </w:tc>
        <w:tc>
          <w:tcPr>
            <w:tcW w:w="294"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5"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34" w:type="pct"/>
            <w:tcBorders>
              <w:top w:val="single" w:sz="4" w:space="0" w:color="auto"/>
              <w:left w:val="single" w:sz="4" w:space="0" w:color="auto"/>
              <w:bottom w:val="single" w:sz="4" w:space="0" w:color="auto"/>
              <w:right w:val="single" w:sz="4" w:space="0" w:color="auto"/>
            </w:tcBorders>
            <w:vAlign w:val="bottom"/>
          </w:tcPr>
          <w:p w14:paraId="64ACEA33" w14:textId="2A1F04A8"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del w:id="1" w:author="Alhabibi, Haider@Energy" w:date="2022-06-20T18:22:00Z">
              <w:r w:rsidRPr="00236F4B" w:rsidDel="002003C3">
                <w:rPr>
                  <w:rFonts w:asciiTheme="minorHAnsi" w:eastAsia="Times New Roman" w:hAnsiTheme="minorHAnsi" w:cstheme="minorHAnsi"/>
                  <w:sz w:val="18"/>
                  <w:szCs w:val="20"/>
                </w:rPr>
                <w:delText>Central DHW System Distribution</w:delText>
              </w:r>
            </w:del>
          </w:p>
        </w:tc>
        <w:tc>
          <w:tcPr>
            <w:tcW w:w="533"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08"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006D3053">
        <w:trPr>
          <w:cantSplit/>
          <w:trHeight w:val="246"/>
          <w:jc w:val="center"/>
        </w:trPr>
        <w:tc>
          <w:tcPr>
            <w:tcW w:w="413"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8"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006D3053">
        <w:trPr>
          <w:cantSplit/>
          <w:trHeight w:val="255"/>
          <w:jc w:val="center"/>
        </w:trPr>
        <w:tc>
          <w:tcPr>
            <w:tcW w:w="413"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8"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rFonts w:asciiTheme="minorHAnsi" w:hAnsiTheme="minorHAnsi" w:cstheme="minorHAnsi"/>
          <w:sz w:val="18"/>
          <w:szCs w:val="18"/>
        </w:rPr>
      </w:pPr>
    </w:p>
    <w:tbl>
      <w:tblPr>
        <w:tblStyle w:val="TableGrid4"/>
        <w:tblW w:w="11016" w:type="dxa"/>
        <w:tblInd w:w="-95" w:type="dxa"/>
        <w:tblLook w:val="04A0" w:firstRow="1" w:lastRow="0" w:firstColumn="1" w:lastColumn="0" w:noHBand="0" w:noVBand="1"/>
      </w:tblPr>
      <w:tblGrid>
        <w:gridCol w:w="1007"/>
        <w:gridCol w:w="983"/>
        <w:gridCol w:w="1070"/>
        <w:gridCol w:w="1026"/>
        <w:gridCol w:w="1004"/>
        <w:gridCol w:w="1041"/>
        <w:gridCol w:w="1095"/>
        <w:gridCol w:w="1095"/>
        <w:gridCol w:w="1624"/>
        <w:gridCol w:w="1071"/>
      </w:tblGrid>
      <w:tr w:rsidR="004D4362" w:rsidRPr="00F40856" w14:paraId="786CF86D" w14:textId="4FFF4C6F" w:rsidTr="00121CBA">
        <w:trPr>
          <w:trHeight w:val="413"/>
        </w:trPr>
        <w:tc>
          <w:tcPr>
            <w:tcW w:w="11016" w:type="dxa"/>
            <w:gridSpan w:val="10"/>
          </w:tcPr>
          <w:p w14:paraId="033E6E1E" w14:textId="77777777" w:rsidR="004D4362" w:rsidRPr="00EB4154" w:rsidRDefault="004D4362" w:rsidP="00E40C70">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p>
          <w:p w14:paraId="10241013" w14:textId="02F0544D" w:rsidR="004D4362" w:rsidRDefault="004D4362" w:rsidP="00E40C70">
            <w:pPr>
              <w:spacing w:after="0" w:line="240" w:lineRule="auto"/>
              <w:rPr>
                <w:rFonts w:cstheme="minorHAnsi"/>
                <w:b/>
                <w:bCs/>
                <w:sz w:val="20"/>
                <w:szCs w:val="20"/>
              </w:rPr>
            </w:pPr>
            <w:r w:rsidRPr="00F40856">
              <w:rPr>
                <w:rFonts w:cstheme="minorHAnsi"/>
                <w:sz w:val="18"/>
                <w:szCs w:val="20"/>
              </w:rPr>
              <w:t>This table reports the water heating system(s) that were specified on the registered CF1R compliance document for this project.</w:t>
            </w:r>
          </w:p>
        </w:tc>
      </w:tr>
      <w:tr w:rsidR="004D4362" w:rsidRPr="00F40856" w14:paraId="0FACB7CA" w14:textId="582EAE85" w:rsidTr="009625D0">
        <w:trPr>
          <w:trHeight w:val="186"/>
        </w:trPr>
        <w:tc>
          <w:tcPr>
            <w:tcW w:w="1007" w:type="dxa"/>
            <w:tcBorders>
              <w:top w:val="single" w:sz="4" w:space="0" w:color="auto"/>
              <w:left w:val="single" w:sz="4" w:space="0" w:color="auto"/>
              <w:bottom w:val="single" w:sz="4" w:space="0" w:color="auto"/>
              <w:right w:val="single" w:sz="4" w:space="0" w:color="auto"/>
            </w:tcBorders>
          </w:tcPr>
          <w:p w14:paraId="07835959"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18"/>
              </w:rPr>
              <w:t>01</w:t>
            </w:r>
          </w:p>
        </w:tc>
        <w:tc>
          <w:tcPr>
            <w:tcW w:w="983" w:type="dxa"/>
            <w:vAlign w:val="bottom"/>
          </w:tcPr>
          <w:p w14:paraId="55076699"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02</w:t>
            </w:r>
          </w:p>
        </w:tc>
        <w:tc>
          <w:tcPr>
            <w:tcW w:w="1070" w:type="dxa"/>
            <w:vAlign w:val="bottom"/>
          </w:tcPr>
          <w:p w14:paraId="17F7EF6D"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03</w:t>
            </w:r>
          </w:p>
        </w:tc>
        <w:tc>
          <w:tcPr>
            <w:tcW w:w="1026" w:type="dxa"/>
          </w:tcPr>
          <w:p w14:paraId="1DA8D508"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04</w:t>
            </w:r>
          </w:p>
        </w:tc>
        <w:tc>
          <w:tcPr>
            <w:tcW w:w="1004" w:type="dxa"/>
          </w:tcPr>
          <w:p w14:paraId="710162BA"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05</w:t>
            </w:r>
          </w:p>
        </w:tc>
        <w:tc>
          <w:tcPr>
            <w:tcW w:w="1041" w:type="dxa"/>
          </w:tcPr>
          <w:p w14:paraId="5D357D11"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06</w:t>
            </w:r>
          </w:p>
        </w:tc>
        <w:tc>
          <w:tcPr>
            <w:tcW w:w="1095" w:type="dxa"/>
          </w:tcPr>
          <w:p w14:paraId="680BECFC"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07</w:t>
            </w:r>
          </w:p>
        </w:tc>
        <w:tc>
          <w:tcPr>
            <w:tcW w:w="1095" w:type="dxa"/>
          </w:tcPr>
          <w:p w14:paraId="2C8F6A65"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08</w:t>
            </w:r>
          </w:p>
        </w:tc>
        <w:tc>
          <w:tcPr>
            <w:tcW w:w="1624" w:type="dxa"/>
          </w:tcPr>
          <w:p w14:paraId="14F17F48"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09</w:t>
            </w:r>
          </w:p>
        </w:tc>
        <w:tc>
          <w:tcPr>
            <w:tcW w:w="1071" w:type="dxa"/>
          </w:tcPr>
          <w:p w14:paraId="11EA1323" w14:textId="58ADB3B9" w:rsidR="004D4362" w:rsidRPr="00F40856" w:rsidRDefault="004D4362" w:rsidP="004D4362">
            <w:pPr>
              <w:spacing w:after="0" w:line="240" w:lineRule="auto"/>
              <w:jc w:val="center"/>
              <w:rPr>
                <w:rFonts w:cstheme="minorHAnsi"/>
                <w:sz w:val="18"/>
                <w:szCs w:val="20"/>
              </w:rPr>
            </w:pPr>
            <w:r>
              <w:rPr>
                <w:rFonts w:cstheme="minorHAnsi"/>
                <w:sz w:val="18"/>
                <w:szCs w:val="20"/>
              </w:rPr>
              <w:t>10</w:t>
            </w:r>
          </w:p>
        </w:tc>
      </w:tr>
      <w:tr w:rsidR="004D4362" w:rsidRPr="00F40856" w14:paraId="0674DF25" w14:textId="44A02F83" w:rsidTr="009625D0">
        <w:trPr>
          <w:trHeight w:val="974"/>
        </w:trPr>
        <w:tc>
          <w:tcPr>
            <w:tcW w:w="1007" w:type="dxa"/>
            <w:tcBorders>
              <w:top w:val="single" w:sz="4" w:space="0" w:color="auto"/>
              <w:left w:val="single" w:sz="4" w:space="0" w:color="auto"/>
              <w:bottom w:val="single" w:sz="4" w:space="0" w:color="auto"/>
              <w:right w:val="single" w:sz="4" w:space="0" w:color="auto"/>
            </w:tcBorders>
            <w:vAlign w:val="bottom"/>
          </w:tcPr>
          <w:p w14:paraId="7013708F"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983" w:type="dxa"/>
            <w:vAlign w:val="bottom"/>
          </w:tcPr>
          <w:p w14:paraId="34D21649"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AADBD91"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or Name</w:t>
            </w:r>
          </w:p>
        </w:tc>
        <w:tc>
          <w:tcPr>
            <w:tcW w:w="1070" w:type="dxa"/>
            <w:vAlign w:val="bottom"/>
          </w:tcPr>
          <w:p w14:paraId="764E55B7"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363B3901" w14:textId="77777777" w:rsidR="004D4362" w:rsidRPr="00F40856" w:rsidRDefault="004D4362" w:rsidP="004D4362">
            <w:pPr>
              <w:spacing w:after="0" w:line="240" w:lineRule="auto"/>
              <w:jc w:val="center"/>
              <w:rPr>
                <w:rFonts w:cstheme="minorHAnsi"/>
                <w:sz w:val="18"/>
                <w:szCs w:val="20"/>
              </w:rPr>
            </w:pPr>
            <w:r w:rsidRPr="00F40856">
              <w:rPr>
                <w:rFonts w:cstheme="minorHAnsi"/>
                <w:sz w:val="18"/>
                <w:szCs w:val="20"/>
              </w:rPr>
              <w:t>Make and Model</w:t>
            </w:r>
          </w:p>
        </w:tc>
        <w:tc>
          <w:tcPr>
            <w:tcW w:w="1026" w:type="dxa"/>
            <w:vAlign w:val="bottom"/>
          </w:tcPr>
          <w:p w14:paraId="1906A805"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004" w:type="dxa"/>
            <w:vAlign w:val="bottom"/>
          </w:tcPr>
          <w:p w14:paraId="2F687453"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041" w:type="dxa"/>
            <w:vAlign w:val="bottom"/>
          </w:tcPr>
          <w:p w14:paraId="554369F2"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095" w:type="dxa"/>
            <w:vAlign w:val="bottom"/>
          </w:tcPr>
          <w:p w14:paraId="164441EF"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95" w:type="dxa"/>
            <w:vAlign w:val="bottom"/>
          </w:tcPr>
          <w:p w14:paraId="53A21935" w14:textId="7777777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624" w:type="dxa"/>
            <w:vAlign w:val="bottom"/>
          </w:tcPr>
          <w:p w14:paraId="0CADE69D" w14:textId="1D1B33EF" w:rsidR="004D4362" w:rsidRPr="00F40856" w:rsidRDefault="008F4CD0"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2" w:author="Alhabibi, Haider@Energy" w:date="2022-07-14T15:58:00Z">
              <w:r w:rsidRPr="00390453">
                <w:rPr>
                  <w:rFonts w:eastAsia="Times New Roman" w:cstheme="minorHAnsi"/>
                  <w:sz w:val="18"/>
                  <w:szCs w:val="18"/>
                </w:rPr>
                <w:t>Drain Water Heat Recovery</w:t>
              </w:r>
            </w:ins>
            <w:del w:id="3" w:author="Alhabibi, Haider@Energy" w:date="2022-07-14T15:58:00Z">
              <w:r w:rsidR="004D4362" w:rsidRPr="00F40856" w:rsidDel="008F4CD0">
                <w:rPr>
                  <w:rFonts w:cstheme="minorHAnsi"/>
                  <w:sz w:val="18"/>
                  <w:szCs w:val="20"/>
                </w:rPr>
                <w:delText>Simulated Equipment Make and Model</w:delText>
              </w:r>
            </w:del>
          </w:p>
        </w:tc>
        <w:tc>
          <w:tcPr>
            <w:tcW w:w="1071" w:type="dxa"/>
            <w:vAlign w:val="bottom"/>
          </w:tcPr>
          <w:p w14:paraId="504B8583" w14:textId="1AD494A7" w:rsidR="004D4362" w:rsidRPr="00F40856" w:rsidRDefault="004D4362" w:rsidP="004D436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4D4362" w:rsidRPr="00F40856" w14:paraId="04E58E39" w14:textId="731DABC4" w:rsidTr="009625D0">
        <w:trPr>
          <w:trHeight w:val="213"/>
        </w:trPr>
        <w:tc>
          <w:tcPr>
            <w:tcW w:w="1007" w:type="dxa"/>
          </w:tcPr>
          <w:p w14:paraId="4CA13434" w14:textId="77777777" w:rsidR="004D4362" w:rsidRPr="00F40856" w:rsidRDefault="004D4362" w:rsidP="004D4362">
            <w:pPr>
              <w:spacing w:after="0" w:line="240" w:lineRule="auto"/>
              <w:rPr>
                <w:rFonts w:cstheme="minorHAnsi"/>
                <w:sz w:val="20"/>
                <w:szCs w:val="20"/>
              </w:rPr>
            </w:pPr>
          </w:p>
        </w:tc>
        <w:tc>
          <w:tcPr>
            <w:tcW w:w="983" w:type="dxa"/>
          </w:tcPr>
          <w:p w14:paraId="5F5C9DB5" w14:textId="77777777" w:rsidR="004D4362" w:rsidRPr="00F40856" w:rsidRDefault="004D4362" w:rsidP="004D4362">
            <w:pPr>
              <w:spacing w:after="0" w:line="240" w:lineRule="auto"/>
              <w:rPr>
                <w:rFonts w:cstheme="minorHAnsi"/>
                <w:sz w:val="20"/>
                <w:szCs w:val="20"/>
              </w:rPr>
            </w:pPr>
          </w:p>
        </w:tc>
        <w:tc>
          <w:tcPr>
            <w:tcW w:w="1070" w:type="dxa"/>
          </w:tcPr>
          <w:p w14:paraId="7F1B1B64" w14:textId="77777777" w:rsidR="004D4362" w:rsidRPr="00F40856" w:rsidRDefault="004D4362" w:rsidP="004D4362">
            <w:pPr>
              <w:spacing w:after="0" w:line="240" w:lineRule="auto"/>
              <w:rPr>
                <w:rFonts w:cstheme="minorHAnsi"/>
                <w:sz w:val="20"/>
                <w:szCs w:val="20"/>
              </w:rPr>
            </w:pPr>
          </w:p>
        </w:tc>
        <w:tc>
          <w:tcPr>
            <w:tcW w:w="1026" w:type="dxa"/>
          </w:tcPr>
          <w:p w14:paraId="4DF6C815" w14:textId="77777777" w:rsidR="004D4362" w:rsidRPr="00F40856" w:rsidRDefault="004D4362" w:rsidP="004D4362">
            <w:pPr>
              <w:spacing w:after="0" w:line="240" w:lineRule="auto"/>
              <w:rPr>
                <w:rFonts w:cstheme="minorHAnsi"/>
                <w:sz w:val="20"/>
                <w:szCs w:val="20"/>
              </w:rPr>
            </w:pPr>
          </w:p>
        </w:tc>
        <w:tc>
          <w:tcPr>
            <w:tcW w:w="1004" w:type="dxa"/>
          </w:tcPr>
          <w:p w14:paraId="0F66B81B" w14:textId="77777777" w:rsidR="004D4362" w:rsidRPr="00F40856" w:rsidRDefault="004D4362" w:rsidP="004D4362">
            <w:pPr>
              <w:spacing w:after="0" w:line="240" w:lineRule="auto"/>
              <w:rPr>
                <w:rFonts w:cstheme="minorHAnsi"/>
                <w:sz w:val="20"/>
                <w:szCs w:val="20"/>
              </w:rPr>
            </w:pPr>
          </w:p>
        </w:tc>
        <w:tc>
          <w:tcPr>
            <w:tcW w:w="1041" w:type="dxa"/>
          </w:tcPr>
          <w:p w14:paraId="72B19B8D" w14:textId="77777777" w:rsidR="004D4362" w:rsidRPr="00F40856" w:rsidRDefault="004D4362" w:rsidP="004D4362">
            <w:pPr>
              <w:spacing w:after="0" w:line="240" w:lineRule="auto"/>
              <w:rPr>
                <w:rFonts w:cstheme="minorHAnsi"/>
                <w:sz w:val="20"/>
                <w:szCs w:val="20"/>
              </w:rPr>
            </w:pPr>
          </w:p>
        </w:tc>
        <w:tc>
          <w:tcPr>
            <w:tcW w:w="1095" w:type="dxa"/>
          </w:tcPr>
          <w:p w14:paraId="22A975D2" w14:textId="77777777" w:rsidR="004D4362" w:rsidRPr="00F40856" w:rsidRDefault="004D4362" w:rsidP="004D4362">
            <w:pPr>
              <w:spacing w:after="0" w:line="240" w:lineRule="auto"/>
              <w:rPr>
                <w:rFonts w:cstheme="minorHAnsi"/>
                <w:sz w:val="20"/>
                <w:szCs w:val="20"/>
              </w:rPr>
            </w:pPr>
          </w:p>
        </w:tc>
        <w:tc>
          <w:tcPr>
            <w:tcW w:w="1095" w:type="dxa"/>
          </w:tcPr>
          <w:p w14:paraId="5A19CE08" w14:textId="77777777" w:rsidR="004D4362" w:rsidRPr="00F40856" w:rsidRDefault="004D4362" w:rsidP="004D4362">
            <w:pPr>
              <w:spacing w:after="0" w:line="240" w:lineRule="auto"/>
              <w:rPr>
                <w:rFonts w:cstheme="minorHAnsi"/>
                <w:sz w:val="20"/>
                <w:szCs w:val="20"/>
              </w:rPr>
            </w:pPr>
          </w:p>
        </w:tc>
        <w:tc>
          <w:tcPr>
            <w:tcW w:w="1624" w:type="dxa"/>
          </w:tcPr>
          <w:p w14:paraId="2B01F375" w14:textId="77777777" w:rsidR="004D4362" w:rsidRPr="00F40856" w:rsidRDefault="004D4362" w:rsidP="004D4362">
            <w:pPr>
              <w:spacing w:after="0" w:line="240" w:lineRule="auto"/>
              <w:rPr>
                <w:rFonts w:cstheme="minorHAnsi"/>
                <w:sz w:val="20"/>
                <w:szCs w:val="20"/>
              </w:rPr>
            </w:pPr>
          </w:p>
        </w:tc>
        <w:tc>
          <w:tcPr>
            <w:tcW w:w="1071" w:type="dxa"/>
          </w:tcPr>
          <w:p w14:paraId="54537B55" w14:textId="77777777" w:rsidR="004D4362" w:rsidRPr="00F40856" w:rsidRDefault="004D4362" w:rsidP="004D4362">
            <w:pPr>
              <w:spacing w:after="0" w:line="240" w:lineRule="auto"/>
              <w:rPr>
                <w:rFonts w:cstheme="minorHAnsi"/>
                <w:sz w:val="20"/>
                <w:szCs w:val="20"/>
              </w:rPr>
            </w:pPr>
          </w:p>
        </w:tc>
      </w:tr>
      <w:tr w:rsidR="004D4362" w:rsidRPr="00F40856" w14:paraId="2F4818A2" w14:textId="1B9BEF1A" w:rsidTr="009625D0">
        <w:trPr>
          <w:trHeight w:val="200"/>
        </w:trPr>
        <w:tc>
          <w:tcPr>
            <w:tcW w:w="1007" w:type="dxa"/>
          </w:tcPr>
          <w:p w14:paraId="758DD574" w14:textId="77777777" w:rsidR="004D4362" w:rsidRPr="00F40856" w:rsidRDefault="004D4362" w:rsidP="004D4362">
            <w:pPr>
              <w:spacing w:after="0" w:line="240" w:lineRule="auto"/>
              <w:rPr>
                <w:rFonts w:cstheme="minorHAnsi"/>
                <w:sz w:val="20"/>
                <w:szCs w:val="20"/>
              </w:rPr>
            </w:pPr>
          </w:p>
        </w:tc>
        <w:tc>
          <w:tcPr>
            <w:tcW w:w="983" w:type="dxa"/>
          </w:tcPr>
          <w:p w14:paraId="5D42BE8C" w14:textId="77777777" w:rsidR="004D4362" w:rsidRPr="00F40856" w:rsidRDefault="004D4362" w:rsidP="004D4362">
            <w:pPr>
              <w:spacing w:after="0" w:line="240" w:lineRule="auto"/>
              <w:rPr>
                <w:rFonts w:cstheme="minorHAnsi"/>
                <w:sz w:val="20"/>
                <w:szCs w:val="20"/>
              </w:rPr>
            </w:pPr>
          </w:p>
        </w:tc>
        <w:tc>
          <w:tcPr>
            <w:tcW w:w="1070" w:type="dxa"/>
          </w:tcPr>
          <w:p w14:paraId="6494E0FE" w14:textId="77777777" w:rsidR="004D4362" w:rsidRPr="00F40856" w:rsidRDefault="004D4362" w:rsidP="004D4362">
            <w:pPr>
              <w:spacing w:after="0" w:line="240" w:lineRule="auto"/>
              <w:rPr>
                <w:rFonts w:cstheme="minorHAnsi"/>
                <w:sz w:val="20"/>
                <w:szCs w:val="20"/>
              </w:rPr>
            </w:pPr>
          </w:p>
        </w:tc>
        <w:tc>
          <w:tcPr>
            <w:tcW w:w="1026" w:type="dxa"/>
          </w:tcPr>
          <w:p w14:paraId="3E884BD6" w14:textId="77777777" w:rsidR="004D4362" w:rsidRPr="00F40856" w:rsidRDefault="004D4362" w:rsidP="004D4362">
            <w:pPr>
              <w:spacing w:after="0" w:line="240" w:lineRule="auto"/>
              <w:rPr>
                <w:rFonts w:cstheme="minorHAnsi"/>
                <w:sz w:val="20"/>
                <w:szCs w:val="20"/>
              </w:rPr>
            </w:pPr>
          </w:p>
        </w:tc>
        <w:tc>
          <w:tcPr>
            <w:tcW w:w="1004" w:type="dxa"/>
          </w:tcPr>
          <w:p w14:paraId="0DD2293C" w14:textId="77777777" w:rsidR="004D4362" w:rsidRPr="00F40856" w:rsidRDefault="004D4362" w:rsidP="004D4362">
            <w:pPr>
              <w:spacing w:after="0" w:line="240" w:lineRule="auto"/>
              <w:rPr>
                <w:rFonts w:cstheme="minorHAnsi"/>
                <w:sz w:val="20"/>
                <w:szCs w:val="20"/>
              </w:rPr>
            </w:pPr>
          </w:p>
        </w:tc>
        <w:tc>
          <w:tcPr>
            <w:tcW w:w="1041" w:type="dxa"/>
          </w:tcPr>
          <w:p w14:paraId="5284AA21" w14:textId="77777777" w:rsidR="004D4362" w:rsidRPr="00F40856" w:rsidRDefault="004D4362" w:rsidP="004D4362">
            <w:pPr>
              <w:spacing w:after="0" w:line="240" w:lineRule="auto"/>
              <w:rPr>
                <w:rFonts w:cstheme="minorHAnsi"/>
                <w:sz w:val="20"/>
                <w:szCs w:val="20"/>
              </w:rPr>
            </w:pPr>
          </w:p>
        </w:tc>
        <w:tc>
          <w:tcPr>
            <w:tcW w:w="1095" w:type="dxa"/>
          </w:tcPr>
          <w:p w14:paraId="467F8AD5" w14:textId="77777777" w:rsidR="004D4362" w:rsidRPr="00F40856" w:rsidRDefault="004D4362" w:rsidP="004D4362">
            <w:pPr>
              <w:spacing w:after="0" w:line="240" w:lineRule="auto"/>
              <w:rPr>
                <w:rFonts w:cstheme="minorHAnsi"/>
                <w:sz w:val="20"/>
                <w:szCs w:val="20"/>
              </w:rPr>
            </w:pPr>
          </w:p>
        </w:tc>
        <w:tc>
          <w:tcPr>
            <w:tcW w:w="1095" w:type="dxa"/>
          </w:tcPr>
          <w:p w14:paraId="25FDD4DD" w14:textId="77777777" w:rsidR="004D4362" w:rsidRPr="00F40856" w:rsidRDefault="004D4362" w:rsidP="004D4362">
            <w:pPr>
              <w:spacing w:after="0" w:line="240" w:lineRule="auto"/>
              <w:rPr>
                <w:rFonts w:cstheme="minorHAnsi"/>
                <w:sz w:val="20"/>
                <w:szCs w:val="20"/>
              </w:rPr>
            </w:pPr>
          </w:p>
        </w:tc>
        <w:tc>
          <w:tcPr>
            <w:tcW w:w="1624" w:type="dxa"/>
          </w:tcPr>
          <w:p w14:paraId="15DBE0B4" w14:textId="77777777" w:rsidR="004D4362" w:rsidRPr="00F40856" w:rsidRDefault="004D4362" w:rsidP="004D4362">
            <w:pPr>
              <w:spacing w:after="0" w:line="240" w:lineRule="auto"/>
              <w:rPr>
                <w:rFonts w:cstheme="minorHAnsi"/>
                <w:sz w:val="20"/>
                <w:szCs w:val="20"/>
              </w:rPr>
            </w:pPr>
          </w:p>
        </w:tc>
        <w:tc>
          <w:tcPr>
            <w:tcW w:w="1071" w:type="dxa"/>
          </w:tcPr>
          <w:p w14:paraId="48307BE1" w14:textId="77777777" w:rsidR="004D4362" w:rsidRPr="00F40856" w:rsidRDefault="004D4362" w:rsidP="004D4362">
            <w:pPr>
              <w:spacing w:after="0" w:line="240" w:lineRule="auto"/>
              <w:rPr>
                <w:rFonts w:cstheme="minorHAnsi"/>
                <w:sz w:val="20"/>
                <w:szCs w:val="20"/>
              </w:rPr>
            </w:pPr>
          </w:p>
        </w:tc>
      </w:tr>
    </w:tbl>
    <w:p w14:paraId="1AE7AA08" w14:textId="77777777" w:rsidR="008F4CD0" w:rsidRDefault="008F4CD0">
      <w:pPr>
        <w:rPr>
          <w:ins w:id="4" w:author="Alhabibi, Haider@Energy" w:date="2022-07-14T15:58:00Z"/>
        </w:rPr>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907"/>
        <w:gridCol w:w="979"/>
        <w:gridCol w:w="810"/>
        <w:gridCol w:w="1080"/>
        <w:gridCol w:w="764"/>
        <w:gridCol w:w="678"/>
        <w:gridCol w:w="720"/>
        <w:gridCol w:w="1188"/>
        <w:gridCol w:w="1148"/>
        <w:gridCol w:w="900"/>
        <w:gridCol w:w="902"/>
      </w:tblGrid>
      <w:tr w:rsidR="00F349F6" w:rsidRPr="009E01FE" w14:paraId="47428C92" w14:textId="13539CC9"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03FAD439"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3F0C0E6C"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 xml:space="preserve">the water heating system </w:t>
            </w:r>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installed in this project.</w:t>
            </w:r>
          </w:p>
        </w:tc>
      </w:tr>
      <w:tr w:rsidR="002E1D83" w:rsidRPr="009E01FE" w14:paraId="5E10FB82" w14:textId="1F2D2580" w:rsidTr="009B229B">
        <w:trPr>
          <w:cantSplit/>
          <w:trHeight w:val="277"/>
          <w:jc w:val="center"/>
        </w:trPr>
        <w:tc>
          <w:tcPr>
            <w:tcW w:w="410" w:type="pct"/>
            <w:tcBorders>
              <w:top w:val="single" w:sz="4" w:space="0" w:color="auto"/>
              <w:left w:val="single" w:sz="4" w:space="0" w:color="auto"/>
              <w:bottom w:val="single" w:sz="4" w:space="0" w:color="auto"/>
              <w:right w:val="single" w:sz="4" w:space="0" w:color="auto"/>
            </w:tcBorders>
          </w:tcPr>
          <w:p w14:paraId="75323EDC" w14:textId="19DFB56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9625D0">
              <w:rPr>
                <w:rFonts w:asciiTheme="minorHAnsi" w:eastAsia="Times New Roman" w:hAnsiTheme="minorHAnsi" w:cstheme="minorHAnsi"/>
                <w:sz w:val="20"/>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5F178F62" w14:textId="7C13300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46" w:type="pct"/>
            <w:tcBorders>
              <w:top w:val="single" w:sz="4" w:space="0" w:color="auto"/>
              <w:left w:val="single" w:sz="4" w:space="0" w:color="auto"/>
              <w:bottom w:val="single" w:sz="4" w:space="0" w:color="auto"/>
              <w:right w:val="single" w:sz="4" w:space="0" w:color="auto"/>
            </w:tcBorders>
            <w:vAlign w:val="center"/>
          </w:tcPr>
          <w:p w14:paraId="25E49458" w14:textId="0726B8D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369" w:type="pct"/>
            <w:tcBorders>
              <w:top w:val="single" w:sz="4" w:space="0" w:color="auto"/>
              <w:left w:val="single" w:sz="4" w:space="0" w:color="auto"/>
              <w:bottom w:val="single" w:sz="4" w:space="0" w:color="auto"/>
              <w:right w:val="single" w:sz="4" w:space="0" w:color="auto"/>
            </w:tcBorders>
            <w:vAlign w:val="center"/>
          </w:tcPr>
          <w:p w14:paraId="4D1BC378" w14:textId="738DD56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92" w:type="pct"/>
            <w:tcBorders>
              <w:top w:val="single" w:sz="4" w:space="0" w:color="auto"/>
              <w:left w:val="single" w:sz="4" w:space="0" w:color="auto"/>
              <w:bottom w:val="single" w:sz="4" w:space="0" w:color="auto"/>
              <w:right w:val="single" w:sz="4" w:space="0" w:color="auto"/>
            </w:tcBorders>
            <w:vAlign w:val="center"/>
          </w:tcPr>
          <w:p w14:paraId="3D26A1B8" w14:textId="23411E0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48" w:type="pct"/>
            <w:tcBorders>
              <w:top w:val="single" w:sz="4" w:space="0" w:color="auto"/>
              <w:left w:val="single" w:sz="4" w:space="0" w:color="auto"/>
              <w:bottom w:val="single" w:sz="4" w:space="0" w:color="auto"/>
              <w:right w:val="single" w:sz="4" w:space="0" w:color="auto"/>
            </w:tcBorders>
            <w:vAlign w:val="center"/>
          </w:tcPr>
          <w:p w14:paraId="0E16E27E" w14:textId="14298FD8"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9" w:type="pct"/>
            <w:tcBorders>
              <w:top w:val="single" w:sz="4" w:space="0" w:color="auto"/>
              <w:left w:val="single" w:sz="4" w:space="0" w:color="auto"/>
              <w:bottom w:val="single" w:sz="4" w:space="0" w:color="auto"/>
              <w:right w:val="single" w:sz="4" w:space="0" w:color="auto"/>
            </w:tcBorders>
            <w:vAlign w:val="center"/>
          </w:tcPr>
          <w:p w14:paraId="1EFBBCAA" w14:textId="198005C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3A8184C6" w14:textId="5F6A282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41" w:type="pct"/>
            <w:tcBorders>
              <w:top w:val="single" w:sz="4" w:space="0" w:color="auto"/>
              <w:left w:val="single" w:sz="4" w:space="0" w:color="auto"/>
              <w:bottom w:val="single" w:sz="4" w:space="0" w:color="auto"/>
              <w:right w:val="single" w:sz="4" w:space="0" w:color="auto"/>
            </w:tcBorders>
          </w:tcPr>
          <w:p w14:paraId="15CF708E" w14:textId="3FD41372"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5" w:author="Alhabibi, Haider@Energy" w:date="2022-06-21T08:13:00Z">
              <w:r w:rsidDel="003237A1">
                <w:rPr>
                  <w:rFonts w:asciiTheme="minorHAnsi" w:eastAsia="Times New Roman" w:hAnsiTheme="minorHAnsi" w:cstheme="minorHAnsi"/>
                  <w:sz w:val="20"/>
                  <w:szCs w:val="20"/>
                </w:rPr>
                <w:delText>09</w:delText>
              </w:r>
            </w:del>
          </w:p>
        </w:tc>
        <w:tc>
          <w:tcPr>
            <w:tcW w:w="523" w:type="pct"/>
            <w:tcBorders>
              <w:top w:val="single" w:sz="4" w:space="0" w:color="auto"/>
              <w:left w:val="single" w:sz="4" w:space="0" w:color="auto"/>
              <w:bottom w:val="single" w:sz="4" w:space="0" w:color="auto"/>
              <w:right w:val="single" w:sz="4" w:space="0" w:color="auto"/>
            </w:tcBorders>
          </w:tcPr>
          <w:p w14:paraId="521DBC25" w14:textId="6947D68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59C7B8FF" w14:textId="03FEF755"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1" w:type="pct"/>
            <w:tcBorders>
              <w:top w:val="single" w:sz="4" w:space="0" w:color="auto"/>
              <w:left w:val="single" w:sz="4" w:space="0" w:color="auto"/>
              <w:bottom w:val="single" w:sz="4" w:space="0" w:color="auto"/>
              <w:right w:val="single" w:sz="4" w:space="0" w:color="auto"/>
            </w:tcBorders>
          </w:tcPr>
          <w:p w14:paraId="22046E67" w14:textId="6763210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85571F4" w14:textId="1F0C2329" w:rsidTr="009B229B">
        <w:trPr>
          <w:cantSplit/>
          <w:trHeight w:val="288"/>
          <w:jc w:val="center"/>
        </w:trPr>
        <w:tc>
          <w:tcPr>
            <w:tcW w:w="410"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69"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2"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of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9"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45FACA4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del w:id="6" w:author="Alhabibi, Haider@Energy" w:date="2022-06-21T08:13:00Z">
              <w:r w:rsidRPr="00236F4B" w:rsidDel="003237A1">
                <w:rPr>
                  <w:rFonts w:asciiTheme="minorHAnsi" w:eastAsia="Times New Roman" w:hAnsiTheme="minorHAnsi" w:cstheme="minorHAnsi"/>
                  <w:sz w:val="18"/>
                  <w:szCs w:val="20"/>
                </w:rPr>
                <w:delText>Central DHW System Distribution</w:delText>
              </w:r>
            </w:del>
          </w:p>
        </w:tc>
        <w:tc>
          <w:tcPr>
            <w:tcW w:w="523"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11"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6B02B3CA" w14:textId="343ED4B2" w:rsidTr="009B229B">
        <w:trPr>
          <w:cantSplit/>
          <w:trHeight w:val="246"/>
          <w:jc w:val="center"/>
        </w:trPr>
        <w:tc>
          <w:tcPr>
            <w:tcW w:w="410"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66E83F2" w14:textId="6A6C0634" w:rsidTr="009B229B">
        <w:trPr>
          <w:cantSplit/>
          <w:trHeight w:val="255"/>
          <w:jc w:val="center"/>
        </w:trPr>
        <w:tc>
          <w:tcPr>
            <w:tcW w:w="410"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478B9CA9" w:rsidR="007A73AF" w:rsidRDefault="007A73AF" w:rsidP="00D879CA">
      <w:pPr>
        <w:spacing w:after="0" w:line="240" w:lineRule="auto"/>
        <w:rPr>
          <w:rFonts w:asciiTheme="minorHAnsi" w:hAnsiTheme="minorHAnsi" w:cstheme="minorHAnsi"/>
          <w:sz w:val="18"/>
          <w:szCs w:val="18"/>
        </w:rPr>
      </w:pPr>
    </w:p>
    <w:p w14:paraId="7BEB79F5" w14:textId="77777777" w:rsidR="009070C1" w:rsidRDefault="007C69DF" w:rsidP="007C69DF">
      <w:pPr>
        <w:spacing w:after="0" w:line="240" w:lineRule="auto"/>
        <w:ind w:left="-180"/>
        <w:rPr>
          <w:rFonts w:asciiTheme="minorHAnsi" w:hAnsiTheme="minorHAnsi" w:cstheme="minorHAnsi"/>
          <w:sz w:val="18"/>
          <w:szCs w:val="18"/>
        </w:rPr>
      </w:pPr>
      <w:r>
        <w:rPr>
          <w:rFonts w:asciiTheme="minorHAnsi" w:hAnsiTheme="minorHAnsi" w:cstheme="minorHAnsi"/>
          <w:sz w:val="18"/>
          <w:szCs w:val="18"/>
        </w:rPr>
        <w:t xml:space="preserve"> </w:t>
      </w:r>
    </w:p>
    <w:tbl>
      <w:tblPr>
        <w:tblStyle w:val="TableGrid5"/>
        <w:tblW w:w="10882" w:type="dxa"/>
        <w:tblInd w:w="-95" w:type="dxa"/>
        <w:tblLayout w:type="fixed"/>
        <w:tblLook w:val="04A0" w:firstRow="1" w:lastRow="0" w:firstColumn="1" w:lastColumn="0" w:noHBand="0" w:noVBand="1"/>
      </w:tblPr>
      <w:tblGrid>
        <w:gridCol w:w="1062"/>
        <w:gridCol w:w="834"/>
        <w:gridCol w:w="1163"/>
        <w:gridCol w:w="1037"/>
        <w:gridCol w:w="1062"/>
        <w:gridCol w:w="1138"/>
        <w:gridCol w:w="1335"/>
        <w:gridCol w:w="1627"/>
        <w:gridCol w:w="1624"/>
      </w:tblGrid>
      <w:tr w:rsidR="00983DED" w:rsidRPr="007B2CC9" w14:paraId="386BC9AE" w14:textId="0E5167C4" w:rsidTr="009625D0">
        <w:trPr>
          <w:trHeight w:val="451"/>
        </w:trPr>
        <w:tc>
          <w:tcPr>
            <w:tcW w:w="10882" w:type="dxa"/>
            <w:gridSpan w:val="9"/>
          </w:tcPr>
          <w:p w14:paraId="64649EA5" w14:textId="77777777" w:rsidR="00983DED" w:rsidRPr="00EB4154" w:rsidRDefault="00983DED" w:rsidP="00E40C70">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p>
          <w:p w14:paraId="64068BB0" w14:textId="3A0C977F" w:rsidR="00983DED" w:rsidRDefault="00983DED" w:rsidP="00E40C70">
            <w:pPr>
              <w:spacing w:after="0" w:line="240" w:lineRule="auto"/>
              <w:rPr>
                <w:rFonts w:cstheme="minorHAnsi"/>
                <w:b/>
                <w:bCs/>
                <w:sz w:val="20"/>
                <w:szCs w:val="20"/>
              </w:rPr>
            </w:pPr>
            <w:r w:rsidRPr="007B2CC9">
              <w:rPr>
                <w:rFonts w:cstheme="minorHAnsi"/>
                <w:sz w:val="18"/>
                <w:szCs w:val="20"/>
              </w:rPr>
              <w:t>This table reports the water heating system(s) installed in this project.</w:t>
            </w:r>
          </w:p>
        </w:tc>
      </w:tr>
      <w:tr w:rsidR="00983DED" w:rsidRPr="007B2CC9" w14:paraId="57F6A5E1" w14:textId="03A635EB" w:rsidTr="009625D0">
        <w:trPr>
          <w:trHeight w:val="204"/>
        </w:trPr>
        <w:tc>
          <w:tcPr>
            <w:tcW w:w="1062" w:type="dxa"/>
            <w:tcBorders>
              <w:top w:val="single" w:sz="4" w:space="0" w:color="auto"/>
              <w:left w:val="single" w:sz="4" w:space="0" w:color="auto"/>
              <w:bottom w:val="single" w:sz="4" w:space="0" w:color="auto"/>
              <w:right w:val="single" w:sz="4" w:space="0" w:color="auto"/>
            </w:tcBorders>
          </w:tcPr>
          <w:p w14:paraId="1A24EF5B"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01</w:t>
            </w:r>
          </w:p>
        </w:tc>
        <w:tc>
          <w:tcPr>
            <w:tcW w:w="834" w:type="dxa"/>
            <w:vAlign w:val="bottom"/>
          </w:tcPr>
          <w:p w14:paraId="15FF330E"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02</w:t>
            </w:r>
          </w:p>
        </w:tc>
        <w:tc>
          <w:tcPr>
            <w:tcW w:w="1163" w:type="dxa"/>
            <w:vAlign w:val="bottom"/>
          </w:tcPr>
          <w:p w14:paraId="7A564E04"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03</w:t>
            </w:r>
          </w:p>
        </w:tc>
        <w:tc>
          <w:tcPr>
            <w:tcW w:w="1037" w:type="dxa"/>
          </w:tcPr>
          <w:p w14:paraId="5BFBD68E"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04</w:t>
            </w:r>
          </w:p>
        </w:tc>
        <w:tc>
          <w:tcPr>
            <w:tcW w:w="1062" w:type="dxa"/>
          </w:tcPr>
          <w:p w14:paraId="6762DD06"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05</w:t>
            </w:r>
          </w:p>
        </w:tc>
        <w:tc>
          <w:tcPr>
            <w:tcW w:w="1138" w:type="dxa"/>
          </w:tcPr>
          <w:p w14:paraId="56C62E68"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06</w:t>
            </w:r>
          </w:p>
        </w:tc>
        <w:tc>
          <w:tcPr>
            <w:tcW w:w="1335" w:type="dxa"/>
          </w:tcPr>
          <w:p w14:paraId="0BEF35F5"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07</w:t>
            </w:r>
          </w:p>
        </w:tc>
        <w:tc>
          <w:tcPr>
            <w:tcW w:w="1627" w:type="dxa"/>
          </w:tcPr>
          <w:p w14:paraId="72F5BA3D"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08</w:t>
            </w:r>
          </w:p>
        </w:tc>
        <w:tc>
          <w:tcPr>
            <w:tcW w:w="1624" w:type="dxa"/>
          </w:tcPr>
          <w:p w14:paraId="1A6F3DC2" w14:textId="5308BC94" w:rsidR="00983DED" w:rsidRPr="007B2CC9" w:rsidRDefault="00983DED" w:rsidP="00983DED">
            <w:pPr>
              <w:spacing w:after="0" w:line="240" w:lineRule="auto"/>
              <w:jc w:val="center"/>
              <w:rPr>
                <w:rFonts w:cstheme="minorHAnsi"/>
                <w:sz w:val="18"/>
                <w:szCs w:val="20"/>
              </w:rPr>
            </w:pPr>
            <w:ins w:id="7" w:author="Alhabibi, Haider@Energy" w:date="2022-07-14T15:59:00Z">
              <w:r w:rsidRPr="00390453">
                <w:rPr>
                  <w:rFonts w:eastAsia="Times New Roman" w:cstheme="minorHAnsi"/>
                  <w:sz w:val="16"/>
                  <w:szCs w:val="20"/>
                </w:rPr>
                <w:t>09</w:t>
              </w:r>
            </w:ins>
          </w:p>
        </w:tc>
      </w:tr>
      <w:tr w:rsidR="00983DED" w:rsidRPr="007B2CC9" w14:paraId="4DBD9CDF" w14:textId="18B47F4D" w:rsidTr="009625D0">
        <w:trPr>
          <w:trHeight w:val="1487"/>
        </w:trPr>
        <w:tc>
          <w:tcPr>
            <w:tcW w:w="1062" w:type="dxa"/>
            <w:tcBorders>
              <w:top w:val="single" w:sz="4" w:space="0" w:color="auto"/>
              <w:left w:val="single" w:sz="4" w:space="0" w:color="auto"/>
              <w:bottom w:val="single" w:sz="4" w:space="0" w:color="auto"/>
              <w:right w:val="single" w:sz="4" w:space="0" w:color="auto"/>
            </w:tcBorders>
            <w:vAlign w:val="bottom"/>
          </w:tcPr>
          <w:p w14:paraId="2C467BFC"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lastRenderedPageBreak/>
              <w:t>Dwelling Unit Name</w:t>
            </w:r>
          </w:p>
        </w:tc>
        <w:tc>
          <w:tcPr>
            <w:tcW w:w="834" w:type="dxa"/>
            <w:vAlign w:val="bottom"/>
          </w:tcPr>
          <w:p w14:paraId="270F44D2"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FCFF0B4"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or Name</w:t>
            </w:r>
          </w:p>
        </w:tc>
        <w:tc>
          <w:tcPr>
            <w:tcW w:w="1163" w:type="dxa"/>
            <w:vAlign w:val="bottom"/>
          </w:tcPr>
          <w:p w14:paraId="3751D6A6"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9A46D0E" w14:textId="77777777" w:rsidR="00983DED" w:rsidRPr="007B2CC9" w:rsidRDefault="00983DED" w:rsidP="00983DED">
            <w:pPr>
              <w:spacing w:after="0" w:line="240" w:lineRule="auto"/>
              <w:jc w:val="center"/>
              <w:rPr>
                <w:rFonts w:cstheme="minorHAnsi"/>
                <w:sz w:val="18"/>
                <w:szCs w:val="20"/>
              </w:rPr>
            </w:pPr>
            <w:r w:rsidRPr="007B2CC9">
              <w:rPr>
                <w:rFonts w:cstheme="minorHAnsi"/>
                <w:sz w:val="18"/>
                <w:szCs w:val="20"/>
              </w:rPr>
              <w:t>Make and Model</w:t>
            </w:r>
          </w:p>
        </w:tc>
        <w:tc>
          <w:tcPr>
            <w:tcW w:w="1037" w:type="dxa"/>
            <w:vAlign w:val="bottom"/>
          </w:tcPr>
          <w:p w14:paraId="13F88842"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062" w:type="dxa"/>
            <w:vAlign w:val="bottom"/>
          </w:tcPr>
          <w:p w14:paraId="408FFB1B"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138" w:type="dxa"/>
            <w:vAlign w:val="bottom"/>
          </w:tcPr>
          <w:p w14:paraId="6EA11E50"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335" w:type="dxa"/>
            <w:vAlign w:val="bottom"/>
          </w:tcPr>
          <w:p w14:paraId="3614C54B"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627" w:type="dxa"/>
            <w:vAlign w:val="bottom"/>
          </w:tcPr>
          <w:p w14:paraId="55E1AD2E" w14:textId="77777777"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c>
          <w:tcPr>
            <w:tcW w:w="1624" w:type="dxa"/>
            <w:vAlign w:val="bottom"/>
          </w:tcPr>
          <w:p w14:paraId="5F847B0C" w14:textId="1137588E" w:rsidR="00983DED" w:rsidRPr="007B2CC9" w:rsidRDefault="00983DED" w:rsidP="00983DED">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8" w:author="Alhabibi, Haider@Energy" w:date="2022-07-14T15:59:00Z">
              <w:r w:rsidRPr="00390453">
                <w:rPr>
                  <w:rFonts w:eastAsia="Times New Roman" w:cstheme="minorHAnsi"/>
                  <w:sz w:val="18"/>
                  <w:szCs w:val="20"/>
                </w:rPr>
                <w:t>Drain Water Heat Recovery</w:t>
              </w:r>
            </w:ins>
          </w:p>
        </w:tc>
      </w:tr>
      <w:tr w:rsidR="00983DED" w:rsidRPr="007B2CC9" w14:paraId="3971C247" w14:textId="14B92DD5" w:rsidTr="009625D0">
        <w:trPr>
          <w:trHeight w:val="218"/>
        </w:trPr>
        <w:tc>
          <w:tcPr>
            <w:tcW w:w="1062" w:type="dxa"/>
          </w:tcPr>
          <w:p w14:paraId="7E37E4B5" w14:textId="77777777" w:rsidR="00983DED" w:rsidRPr="007B2CC9" w:rsidRDefault="00983DED" w:rsidP="00983DED">
            <w:pPr>
              <w:spacing w:after="0" w:line="240" w:lineRule="auto"/>
              <w:rPr>
                <w:rFonts w:cstheme="minorHAnsi"/>
                <w:sz w:val="20"/>
                <w:szCs w:val="20"/>
              </w:rPr>
            </w:pPr>
          </w:p>
        </w:tc>
        <w:tc>
          <w:tcPr>
            <w:tcW w:w="834" w:type="dxa"/>
          </w:tcPr>
          <w:p w14:paraId="414E01D1" w14:textId="77777777" w:rsidR="00983DED" w:rsidRPr="007B2CC9" w:rsidRDefault="00983DED" w:rsidP="00983DED">
            <w:pPr>
              <w:spacing w:after="0" w:line="240" w:lineRule="auto"/>
              <w:rPr>
                <w:rFonts w:cstheme="minorHAnsi"/>
                <w:sz w:val="20"/>
                <w:szCs w:val="20"/>
              </w:rPr>
            </w:pPr>
          </w:p>
        </w:tc>
        <w:tc>
          <w:tcPr>
            <w:tcW w:w="1163" w:type="dxa"/>
          </w:tcPr>
          <w:p w14:paraId="68A897C0" w14:textId="77777777" w:rsidR="00983DED" w:rsidRPr="007B2CC9" w:rsidRDefault="00983DED" w:rsidP="00983DED">
            <w:pPr>
              <w:spacing w:after="0" w:line="240" w:lineRule="auto"/>
              <w:rPr>
                <w:rFonts w:cstheme="minorHAnsi"/>
                <w:sz w:val="20"/>
                <w:szCs w:val="20"/>
              </w:rPr>
            </w:pPr>
          </w:p>
        </w:tc>
        <w:tc>
          <w:tcPr>
            <w:tcW w:w="1037" w:type="dxa"/>
          </w:tcPr>
          <w:p w14:paraId="26D27F03" w14:textId="77777777" w:rsidR="00983DED" w:rsidRPr="007B2CC9" w:rsidRDefault="00983DED" w:rsidP="00983DED">
            <w:pPr>
              <w:spacing w:after="0" w:line="240" w:lineRule="auto"/>
              <w:rPr>
                <w:rFonts w:cstheme="minorHAnsi"/>
                <w:sz w:val="20"/>
                <w:szCs w:val="20"/>
              </w:rPr>
            </w:pPr>
          </w:p>
        </w:tc>
        <w:tc>
          <w:tcPr>
            <w:tcW w:w="1062" w:type="dxa"/>
          </w:tcPr>
          <w:p w14:paraId="745F5CE5" w14:textId="77777777" w:rsidR="00983DED" w:rsidRPr="007B2CC9" w:rsidRDefault="00983DED" w:rsidP="00983DED">
            <w:pPr>
              <w:spacing w:after="0" w:line="240" w:lineRule="auto"/>
              <w:rPr>
                <w:rFonts w:cstheme="minorHAnsi"/>
                <w:sz w:val="20"/>
                <w:szCs w:val="20"/>
              </w:rPr>
            </w:pPr>
          </w:p>
        </w:tc>
        <w:tc>
          <w:tcPr>
            <w:tcW w:w="1138" w:type="dxa"/>
          </w:tcPr>
          <w:p w14:paraId="097BAFFC" w14:textId="77777777" w:rsidR="00983DED" w:rsidRPr="007B2CC9" w:rsidRDefault="00983DED" w:rsidP="00983DED">
            <w:pPr>
              <w:spacing w:after="0" w:line="240" w:lineRule="auto"/>
              <w:rPr>
                <w:rFonts w:cstheme="minorHAnsi"/>
                <w:sz w:val="20"/>
                <w:szCs w:val="20"/>
              </w:rPr>
            </w:pPr>
          </w:p>
        </w:tc>
        <w:tc>
          <w:tcPr>
            <w:tcW w:w="1335" w:type="dxa"/>
          </w:tcPr>
          <w:p w14:paraId="691B1483" w14:textId="77777777" w:rsidR="00983DED" w:rsidRPr="007B2CC9" w:rsidRDefault="00983DED" w:rsidP="00983DED">
            <w:pPr>
              <w:spacing w:after="0" w:line="240" w:lineRule="auto"/>
              <w:rPr>
                <w:rFonts w:cstheme="minorHAnsi"/>
                <w:sz w:val="20"/>
                <w:szCs w:val="20"/>
              </w:rPr>
            </w:pPr>
          </w:p>
        </w:tc>
        <w:tc>
          <w:tcPr>
            <w:tcW w:w="1627" w:type="dxa"/>
          </w:tcPr>
          <w:p w14:paraId="4EEEC7BF" w14:textId="77777777" w:rsidR="00983DED" w:rsidRPr="007B2CC9" w:rsidRDefault="00983DED" w:rsidP="00983DED">
            <w:pPr>
              <w:spacing w:after="0" w:line="240" w:lineRule="auto"/>
              <w:rPr>
                <w:rFonts w:cstheme="minorHAnsi"/>
                <w:sz w:val="20"/>
                <w:szCs w:val="20"/>
              </w:rPr>
            </w:pPr>
          </w:p>
        </w:tc>
        <w:tc>
          <w:tcPr>
            <w:tcW w:w="1624" w:type="dxa"/>
          </w:tcPr>
          <w:p w14:paraId="1F1FF995" w14:textId="77777777" w:rsidR="00983DED" w:rsidRPr="007B2CC9" w:rsidRDefault="00983DED" w:rsidP="00983DED">
            <w:pPr>
              <w:spacing w:after="0" w:line="240" w:lineRule="auto"/>
              <w:rPr>
                <w:rFonts w:cstheme="minorHAnsi"/>
                <w:sz w:val="20"/>
                <w:szCs w:val="20"/>
              </w:rPr>
            </w:pPr>
          </w:p>
        </w:tc>
      </w:tr>
      <w:tr w:rsidR="00983DED" w:rsidRPr="007B2CC9" w14:paraId="2D79A802" w14:textId="44CC5F8B" w:rsidTr="009625D0">
        <w:trPr>
          <w:trHeight w:val="218"/>
        </w:trPr>
        <w:tc>
          <w:tcPr>
            <w:tcW w:w="1062" w:type="dxa"/>
          </w:tcPr>
          <w:p w14:paraId="5C36FA1A" w14:textId="77777777" w:rsidR="00983DED" w:rsidRPr="007B2CC9" w:rsidRDefault="00983DED" w:rsidP="00983DED">
            <w:pPr>
              <w:spacing w:after="0" w:line="240" w:lineRule="auto"/>
              <w:rPr>
                <w:rFonts w:cstheme="minorHAnsi"/>
                <w:sz w:val="20"/>
                <w:szCs w:val="20"/>
              </w:rPr>
            </w:pPr>
          </w:p>
        </w:tc>
        <w:tc>
          <w:tcPr>
            <w:tcW w:w="834" w:type="dxa"/>
          </w:tcPr>
          <w:p w14:paraId="4425AF41" w14:textId="77777777" w:rsidR="00983DED" w:rsidRPr="007B2CC9" w:rsidRDefault="00983DED" w:rsidP="00983DED">
            <w:pPr>
              <w:spacing w:after="0" w:line="240" w:lineRule="auto"/>
              <w:rPr>
                <w:rFonts w:cstheme="minorHAnsi"/>
                <w:sz w:val="20"/>
                <w:szCs w:val="20"/>
              </w:rPr>
            </w:pPr>
          </w:p>
        </w:tc>
        <w:tc>
          <w:tcPr>
            <w:tcW w:w="1163" w:type="dxa"/>
          </w:tcPr>
          <w:p w14:paraId="74C13B75" w14:textId="77777777" w:rsidR="00983DED" w:rsidRPr="007B2CC9" w:rsidRDefault="00983DED" w:rsidP="00983DED">
            <w:pPr>
              <w:spacing w:after="0" w:line="240" w:lineRule="auto"/>
              <w:rPr>
                <w:rFonts w:cstheme="minorHAnsi"/>
                <w:sz w:val="20"/>
                <w:szCs w:val="20"/>
              </w:rPr>
            </w:pPr>
          </w:p>
        </w:tc>
        <w:tc>
          <w:tcPr>
            <w:tcW w:w="1037" w:type="dxa"/>
          </w:tcPr>
          <w:p w14:paraId="3412F875" w14:textId="77777777" w:rsidR="00983DED" w:rsidRPr="007B2CC9" w:rsidRDefault="00983DED" w:rsidP="00983DED">
            <w:pPr>
              <w:spacing w:after="0" w:line="240" w:lineRule="auto"/>
              <w:rPr>
                <w:rFonts w:cstheme="minorHAnsi"/>
                <w:sz w:val="20"/>
                <w:szCs w:val="20"/>
              </w:rPr>
            </w:pPr>
          </w:p>
        </w:tc>
        <w:tc>
          <w:tcPr>
            <w:tcW w:w="1062" w:type="dxa"/>
          </w:tcPr>
          <w:p w14:paraId="56D26B35" w14:textId="77777777" w:rsidR="00983DED" w:rsidRPr="007B2CC9" w:rsidRDefault="00983DED" w:rsidP="00983DED">
            <w:pPr>
              <w:spacing w:after="0" w:line="240" w:lineRule="auto"/>
              <w:rPr>
                <w:rFonts w:cstheme="minorHAnsi"/>
                <w:sz w:val="20"/>
                <w:szCs w:val="20"/>
              </w:rPr>
            </w:pPr>
          </w:p>
        </w:tc>
        <w:tc>
          <w:tcPr>
            <w:tcW w:w="1138" w:type="dxa"/>
          </w:tcPr>
          <w:p w14:paraId="6167ADC3" w14:textId="77777777" w:rsidR="00983DED" w:rsidRPr="007B2CC9" w:rsidRDefault="00983DED" w:rsidP="00983DED">
            <w:pPr>
              <w:spacing w:after="0" w:line="240" w:lineRule="auto"/>
              <w:rPr>
                <w:rFonts w:cstheme="minorHAnsi"/>
                <w:sz w:val="20"/>
                <w:szCs w:val="20"/>
              </w:rPr>
            </w:pPr>
          </w:p>
        </w:tc>
        <w:tc>
          <w:tcPr>
            <w:tcW w:w="1335" w:type="dxa"/>
          </w:tcPr>
          <w:p w14:paraId="6182060D" w14:textId="77777777" w:rsidR="00983DED" w:rsidRPr="007B2CC9" w:rsidRDefault="00983DED" w:rsidP="00983DED">
            <w:pPr>
              <w:spacing w:after="0" w:line="240" w:lineRule="auto"/>
              <w:rPr>
                <w:rFonts w:cstheme="minorHAnsi"/>
                <w:sz w:val="20"/>
                <w:szCs w:val="20"/>
              </w:rPr>
            </w:pPr>
          </w:p>
        </w:tc>
        <w:tc>
          <w:tcPr>
            <w:tcW w:w="1627" w:type="dxa"/>
          </w:tcPr>
          <w:p w14:paraId="542F165C" w14:textId="77777777" w:rsidR="00983DED" w:rsidRPr="007B2CC9" w:rsidRDefault="00983DED" w:rsidP="00983DED">
            <w:pPr>
              <w:spacing w:after="0" w:line="240" w:lineRule="auto"/>
              <w:rPr>
                <w:rFonts w:cstheme="minorHAnsi"/>
                <w:sz w:val="20"/>
                <w:szCs w:val="20"/>
              </w:rPr>
            </w:pPr>
          </w:p>
        </w:tc>
        <w:tc>
          <w:tcPr>
            <w:tcW w:w="1624" w:type="dxa"/>
          </w:tcPr>
          <w:p w14:paraId="6F7A1F0D" w14:textId="77777777" w:rsidR="00983DED" w:rsidRPr="007B2CC9" w:rsidRDefault="00983DED" w:rsidP="00983DED">
            <w:pPr>
              <w:spacing w:after="0" w:line="240" w:lineRule="auto"/>
              <w:rPr>
                <w:rFonts w:cstheme="minorHAnsi"/>
                <w:sz w:val="20"/>
                <w:szCs w:val="20"/>
              </w:rPr>
            </w:pPr>
          </w:p>
        </w:tc>
      </w:tr>
    </w:tbl>
    <w:p w14:paraId="7934E552" w14:textId="77777777" w:rsidR="007867D1" w:rsidRDefault="007867D1" w:rsidP="00D879CA">
      <w:pPr>
        <w:spacing w:after="0" w:line="240" w:lineRule="auto"/>
        <w:rPr>
          <w:rFonts w:asciiTheme="minorHAnsi" w:hAnsiTheme="minorHAnsi" w:cstheme="minorHAnsi"/>
          <w:sz w:val="18"/>
          <w:szCs w:val="18"/>
        </w:rPr>
      </w:pPr>
    </w:p>
    <w:tbl>
      <w:tblPr>
        <w:tblW w:w="5046" w:type="pct"/>
        <w:tblInd w:w="-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628"/>
        <w:gridCol w:w="1172"/>
        <w:gridCol w:w="1172"/>
        <w:gridCol w:w="1172"/>
        <w:gridCol w:w="1172"/>
        <w:gridCol w:w="1372"/>
        <w:gridCol w:w="3201"/>
      </w:tblGrid>
      <w:tr w:rsidR="007A73AF" w:rsidRPr="009E01FE" w14:paraId="40BDA61B" w14:textId="40EEB287" w:rsidTr="009625D0">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9"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03AA8CF8"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066483F" w:rsidTr="009625D0">
        <w:trPr>
          <w:cantSplit/>
          <w:trHeight w:val="144"/>
        </w:trPr>
        <w:tc>
          <w:tcPr>
            <w:tcW w:w="748"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38"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8"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8"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38"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30"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70"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9625D0">
        <w:trPr>
          <w:cantSplit/>
          <w:trHeight w:val="144"/>
        </w:trPr>
        <w:tc>
          <w:tcPr>
            <w:tcW w:w="748"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38"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8"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8"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38"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30"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70"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9625D0">
        <w:trPr>
          <w:cantSplit/>
          <w:trHeight w:val="144"/>
        </w:trPr>
        <w:tc>
          <w:tcPr>
            <w:tcW w:w="748"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70"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9625D0">
        <w:trPr>
          <w:cantSplit/>
          <w:trHeight w:val="144"/>
        </w:trPr>
        <w:tc>
          <w:tcPr>
            <w:tcW w:w="748"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30"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70"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9"/>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44" w:type="pct"/>
        <w:tblInd w:w="-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614"/>
        <w:gridCol w:w="1234"/>
        <w:gridCol w:w="1145"/>
        <w:gridCol w:w="1145"/>
        <w:gridCol w:w="1232"/>
        <w:gridCol w:w="1411"/>
        <w:gridCol w:w="3104"/>
      </w:tblGrid>
      <w:tr w:rsidR="007A73AF" w:rsidRPr="008733ED" w14:paraId="7B74D56E" w14:textId="3D1D907A" w:rsidTr="009625D0">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9625D0">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67"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26"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26"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66"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8"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25"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9625D0">
        <w:trPr>
          <w:cantSplit/>
          <w:trHeight w:val="144"/>
        </w:trPr>
        <w:tc>
          <w:tcPr>
            <w:tcW w:w="741"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67"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26"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26"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66"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8"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25"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9625D0">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7"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8"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25"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9625D0">
        <w:trPr>
          <w:cantSplit/>
          <w:trHeight w:val="144"/>
        </w:trPr>
        <w:tc>
          <w:tcPr>
            <w:tcW w:w="741"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7"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6"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8"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25"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5000" w:type="pct"/>
        <w:tblInd w:w="-9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863"/>
        <w:gridCol w:w="3670"/>
        <w:gridCol w:w="5257"/>
      </w:tblGrid>
      <w:tr w:rsidR="0094138E" w:rsidRPr="002F18C2" w14:paraId="0F7F442B" w14:textId="77777777" w:rsidTr="009625D0">
        <w:trPr>
          <w:trHeight w:val="144"/>
        </w:trPr>
        <w:tc>
          <w:tcPr>
            <w:tcW w:w="10868"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9625D0">
        <w:trPr>
          <w:trHeight w:val="144"/>
        </w:trPr>
        <w:tc>
          <w:tcPr>
            <w:tcW w:w="187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697"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296"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9625D0">
        <w:trPr>
          <w:trHeight w:val="144"/>
        </w:trPr>
        <w:tc>
          <w:tcPr>
            <w:tcW w:w="187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697"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296"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9625D0">
        <w:trPr>
          <w:trHeight w:val="144"/>
        </w:trPr>
        <w:tc>
          <w:tcPr>
            <w:tcW w:w="187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697"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296"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9625D0">
        <w:trPr>
          <w:trHeight w:val="144"/>
        </w:trPr>
        <w:tc>
          <w:tcPr>
            <w:tcW w:w="187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697"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296"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4C920E9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01713044" w14:textId="09778D27" w:rsidR="006C36EE" w:rsidRPr="00542719" w:rsidRDefault="006C36EE" w:rsidP="00121CBA">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nce of the framing penetration.</w:t>
            </w:r>
            <w:r w:rsidRPr="00542719">
              <w:rPr>
                <w:rFonts w:asciiTheme="minorHAnsi" w:eastAsia="Times New Roman" w:hAnsiTheme="minorHAnsi" w:cstheme="minorHAnsi"/>
                <w:bCs/>
                <w:sz w:val="18"/>
                <w:szCs w:val="18"/>
              </w:rPr>
              <w:t xml:space="preserve">Piping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Pipe insulation shall fit tightly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4A6EBF8C"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designated space at least 2.5 feet by 2.5 feet and 7 feet tall within 3 feet from the water heater</w:t>
            </w:r>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obstructions;</w:t>
            </w:r>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condensate drain no more than 2 inches higher than the base on water heater for natural draining</w:t>
            </w:r>
            <w:r w:rsidR="00293EE6">
              <w:rPr>
                <w:rFonts w:asciiTheme="minorHAnsi" w:eastAsia="Times New Roman" w:hAnsiTheme="minorHAnsi" w:cstheme="minorHAnsi"/>
                <w:sz w:val="18"/>
                <w:szCs w:val="18"/>
              </w:rPr>
              <w:t>.</w:t>
            </w:r>
          </w:p>
          <w:p w14:paraId="24CD7C15" w14:textId="64A041DB"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asciiTheme="minorHAnsi" w:eastAsia="Times New Roman" w:hAnsiTheme="minorHAnsi" w:cstheme="minorHAnsi"/>
                <w:sz w:val="18"/>
                <w:szCs w:val="18"/>
              </w:rPr>
            </w:pPr>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r w:rsidR="00E7429A">
              <w:rPr>
                <w:rFonts w:asciiTheme="minorHAnsi" w:eastAsia="Times New Roman" w:hAnsiTheme="minorHAnsi" w:cstheme="minorHAnsi"/>
                <w:sz w:val="18"/>
                <w:szCs w:val="18"/>
              </w:rPr>
              <w:t>from the water heater</w:t>
            </w:r>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r w:rsidRPr="00205CF5">
              <w:rPr>
                <w:rFonts w:cs="Calibri"/>
                <w:w w:val="99"/>
                <w:sz w:val="20"/>
                <w:szCs w:val="20"/>
                <w:u w:val="single"/>
              </w:rPr>
              <w:t>A condensate drain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563"/>
        <w:gridCol w:w="337"/>
        <w:gridCol w:w="1080"/>
        <w:gridCol w:w="1260"/>
        <w:gridCol w:w="1350"/>
        <w:gridCol w:w="1260"/>
        <w:gridCol w:w="1170"/>
        <w:gridCol w:w="1260"/>
        <w:gridCol w:w="1260"/>
        <w:gridCol w:w="1260"/>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r w:rsidR="002C0390">
              <w:rPr>
                <w:rFonts w:cstheme="minorHAnsi"/>
                <w:b/>
                <w:sz w:val="18"/>
                <w:szCs w:val="18"/>
              </w:rPr>
              <w:t xml:space="preserve"> </w:t>
            </w:r>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4B6B6C">
        <w:trPr>
          <w:trHeight w:val="291"/>
        </w:trPr>
        <w:tc>
          <w:tcPr>
            <w:tcW w:w="563" w:type="dxa"/>
            <w:tcBorders>
              <w:top w:val="single" w:sz="4" w:space="0" w:color="auto"/>
            </w:tcBorders>
          </w:tcPr>
          <w:p w14:paraId="7FD448E1" w14:textId="77777777" w:rsidR="00EA0932" w:rsidRPr="00AC2387" w:rsidRDefault="00EA0932" w:rsidP="00EA0932">
            <w:pPr>
              <w:spacing w:after="0"/>
              <w:rPr>
                <w:rFonts w:cstheme="minorHAnsi"/>
                <w:b/>
                <w:sz w:val="20"/>
                <w:szCs w:val="20"/>
              </w:rPr>
            </w:pPr>
            <w:r>
              <w:rPr>
                <w:rFonts w:cstheme="minorHAnsi"/>
                <w:sz w:val="20"/>
                <w:szCs w:val="18"/>
              </w:rPr>
              <w:lastRenderedPageBreak/>
              <w:t>08</w:t>
            </w:r>
          </w:p>
        </w:tc>
        <w:tc>
          <w:tcPr>
            <w:tcW w:w="10237" w:type="dxa"/>
            <w:gridSpan w:val="9"/>
            <w:tcBorders>
              <w:top w:val="single" w:sz="4" w:space="0" w:color="auto"/>
            </w:tcBorders>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4B6B6C">
        <w:trPr>
          <w:trHeight w:val="288"/>
        </w:trPr>
        <w:tc>
          <w:tcPr>
            <w:tcW w:w="563" w:type="dxa"/>
          </w:tcPr>
          <w:p w14:paraId="5C953A5B" w14:textId="77777777" w:rsidR="00EA0932" w:rsidRPr="00AC2387" w:rsidRDefault="00EA0932" w:rsidP="00EA0932">
            <w:pPr>
              <w:spacing w:after="0"/>
              <w:rPr>
                <w:rFonts w:cstheme="minorHAnsi"/>
                <w:b/>
                <w:sz w:val="20"/>
                <w:szCs w:val="20"/>
              </w:rPr>
            </w:pPr>
            <w:r>
              <w:rPr>
                <w:rFonts w:cstheme="minorHAnsi"/>
                <w:sz w:val="20"/>
                <w:szCs w:val="18"/>
              </w:rPr>
              <w:t>09</w:t>
            </w:r>
          </w:p>
        </w:tc>
        <w:tc>
          <w:tcPr>
            <w:tcW w:w="10237" w:type="dxa"/>
            <w:gridSpan w:val="9"/>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4B6B6C">
        <w:trPr>
          <w:trHeight w:val="288"/>
        </w:trPr>
        <w:tc>
          <w:tcPr>
            <w:tcW w:w="563" w:type="dxa"/>
          </w:tcPr>
          <w:p w14:paraId="31049DBE" w14:textId="77777777" w:rsidR="00EA0932" w:rsidRPr="00AC2387" w:rsidRDefault="00EA0932" w:rsidP="00EA0932">
            <w:pPr>
              <w:spacing w:after="0"/>
              <w:rPr>
                <w:rFonts w:cstheme="minorHAnsi"/>
                <w:b/>
                <w:sz w:val="20"/>
                <w:szCs w:val="20"/>
              </w:rPr>
            </w:pPr>
            <w:r>
              <w:rPr>
                <w:rFonts w:cstheme="minorHAnsi"/>
                <w:sz w:val="20"/>
                <w:szCs w:val="18"/>
              </w:rPr>
              <w:t>10</w:t>
            </w:r>
          </w:p>
        </w:tc>
        <w:tc>
          <w:tcPr>
            <w:tcW w:w="10237" w:type="dxa"/>
            <w:gridSpan w:val="9"/>
          </w:tcPr>
          <w:p w14:paraId="33A13442" w14:textId="6EAA13ED" w:rsidR="00EA0932" w:rsidRPr="004B5988" w:rsidRDefault="00EA0932" w:rsidP="00EA0932">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A0932" w14:paraId="4D85D7A8" w14:textId="7186CFB7" w:rsidTr="004B6B6C">
        <w:trPr>
          <w:trHeight w:val="288"/>
        </w:trPr>
        <w:tc>
          <w:tcPr>
            <w:tcW w:w="563" w:type="dxa"/>
          </w:tcPr>
          <w:p w14:paraId="3C360AC1" w14:textId="77777777" w:rsidR="00EA0932" w:rsidRPr="00AC2387" w:rsidRDefault="00EA0932" w:rsidP="00EA0932">
            <w:pPr>
              <w:spacing w:after="0"/>
              <w:rPr>
                <w:rFonts w:cstheme="minorHAnsi"/>
                <w:b/>
                <w:sz w:val="20"/>
                <w:szCs w:val="20"/>
              </w:rPr>
            </w:pPr>
            <w:r>
              <w:rPr>
                <w:rFonts w:cstheme="minorHAnsi"/>
                <w:sz w:val="20"/>
                <w:szCs w:val="18"/>
              </w:rPr>
              <w:t>11</w:t>
            </w:r>
          </w:p>
        </w:tc>
        <w:tc>
          <w:tcPr>
            <w:tcW w:w="10237" w:type="dxa"/>
            <w:gridSpan w:val="9"/>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r w:rsidR="002C0390">
              <w:rPr>
                <w:rFonts w:asciiTheme="minorHAnsi" w:hAnsiTheme="minorHAnsi" w:cstheme="minorHAnsi"/>
                <w:sz w:val="20"/>
                <w:szCs w:val="20"/>
              </w:rPr>
              <w:t xml:space="preserve"> </w:t>
            </w:r>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333D8496"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10"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r w:rsidR="00EC473C">
              <w:rPr>
                <w:rFonts w:asciiTheme="minorHAnsi" w:hAnsiTheme="minorHAnsi" w:cstheme="minorHAnsi"/>
                <w:sz w:val="20"/>
                <w:szCs w:val="18"/>
              </w:rPr>
              <w:t xml:space="preserve"> </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cold water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7.5 feet,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Insulation is not required on the cold water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(R-DRmc)</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 xml:space="preserve">(RDRsc)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(RDRmc-H)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 xml:space="preserve">(RDRsc-H)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6E08F4" w:rsidRPr="006E08F4" w14:paraId="1F5B91D4" w14:textId="77777777" w:rsidTr="00EA0E31">
        <w:trPr>
          <w:trHeight w:val="206"/>
        </w:trPr>
        <w:tc>
          <w:tcPr>
            <w:tcW w:w="10950" w:type="dxa"/>
            <w:gridSpan w:val="4"/>
            <w:vAlign w:val="center"/>
          </w:tcPr>
          <w:p w14:paraId="6EDC9561" w14:textId="77777777" w:rsidR="006E08F4" w:rsidRPr="006E08F4" w:rsidRDefault="006E08F4" w:rsidP="006E08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6E08F4">
              <w:rPr>
                <w:rFonts w:asciiTheme="minorHAnsi" w:eastAsia="Times New Roman" w:hAnsiTheme="minorHAnsi" w:cs="Arial"/>
                <w:b/>
                <w:caps/>
                <w:sz w:val="20"/>
                <w:szCs w:val="20"/>
              </w:rPr>
              <w:lastRenderedPageBreak/>
              <w:t>Documentation Author's Declaration Statement</w:t>
            </w:r>
          </w:p>
        </w:tc>
      </w:tr>
      <w:tr w:rsidR="006E08F4" w:rsidRPr="006E08F4" w14:paraId="7F9B3B51" w14:textId="77777777" w:rsidTr="00EA0E31">
        <w:trPr>
          <w:trHeight w:val="206"/>
        </w:trPr>
        <w:tc>
          <w:tcPr>
            <w:tcW w:w="10950" w:type="dxa"/>
            <w:gridSpan w:val="4"/>
            <w:vAlign w:val="center"/>
          </w:tcPr>
          <w:p w14:paraId="16F63D52" w14:textId="77777777" w:rsidR="006E08F4" w:rsidRPr="006E08F4" w:rsidRDefault="006E08F4" w:rsidP="006E08F4">
            <w:pPr>
              <w:keepNext/>
              <w:numPr>
                <w:ilvl w:val="0"/>
                <w:numId w:val="3"/>
              </w:numPr>
              <w:spacing w:after="0" w:line="240" w:lineRule="auto"/>
              <w:ind w:left="360" w:hanging="270"/>
              <w:rPr>
                <w:rFonts w:asciiTheme="minorHAnsi" w:eastAsia="Times New Roman" w:hAnsiTheme="minorHAnsi"/>
                <w:sz w:val="20"/>
                <w:szCs w:val="20"/>
              </w:rPr>
            </w:pPr>
            <w:r w:rsidRPr="006E08F4">
              <w:rPr>
                <w:rFonts w:asciiTheme="minorHAnsi" w:eastAsia="Times New Roman" w:hAnsiTheme="minorHAnsi"/>
                <w:sz w:val="20"/>
                <w:szCs w:val="20"/>
              </w:rPr>
              <w:t>I certify that this Certificate of Installation documentation is accurate and complete.</w:t>
            </w:r>
          </w:p>
        </w:tc>
      </w:tr>
      <w:tr w:rsidR="006E08F4" w:rsidRPr="006E08F4" w14:paraId="62ED03C7" w14:textId="77777777" w:rsidTr="00EA0E31">
        <w:trPr>
          <w:trHeight w:val="360"/>
        </w:trPr>
        <w:tc>
          <w:tcPr>
            <w:tcW w:w="5577" w:type="dxa"/>
            <w:gridSpan w:val="2"/>
          </w:tcPr>
          <w:p w14:paraId="013F8C0A"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Name:</w:t>
            </w:r>
          </w:p>
        </w:tc>
        <w:tc>
          <w:tcPr>
            <w:tcW w:w="5373" w:type="dxa"/>
            <w:gridSpan w:val="2"/>
          </w:tcPr>
          <w:p w14:paraId="7DEC079D"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Signature:</w:t>
            </w:r>
          </w:p>
        </w:tc>
      </w:tr>
      <w:tr w:rsidR="006E08F4" w:rsidRPr="006E08F4" w14:paraId="39287AD2" w14:textId="77777777" w:rsidTr="00EA0E31">
        <w:trPr>
          <w:trHeight w:val="360"/>
        </w:trPr>
        <w:tc>
          <w:tcPr>
            <w:tcW w:w="5577" w:type="dxa"/>
            <w:gridSpan w:val="2"/>
          </w:tcPr>
          <w:p w14:paraId="39B6C455"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Documentation Author Company Name:</w:t>
            </w:r>
          </w:p>
        </w:tc>
        <w:tc>
          <w:tcPr>
            <w:tcW w:w="5373" w:type="dxa"/>
            <w:gridSpan w:val="2"/>
          </w:tcPr>
          <w:p w14:paraId="3396BEF5"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Date Signed:</w:t>
            </w:r>
          </w:p>
        </w:tc>
      </w:tr>
      <w:tr w:rsidR="006E08F4" w:rsidRPr="006E08F4" w14:paraId="4C5BC1FC" w14:textId="77777777" w:rsidTr="00EA0E31">
        <w:trPr>
          <w:trHeight w:val="360"/>
        </w:trPr>
        <w:tc>
          <w:tcPr>
            <w:tcW w:w="5577" w:type="dxa"/>
            <w:gridSpan w:val="2"/>
          </w:tcPr>
          <w:p w14:paraId="60FC9E82"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Address:</w:t>
            </w:r>
          </w:p>
        </w:tc>
        <w:tc>
          <w:tcPr>
            <w:tcW w:w="5373" w:type="dxa"/>
            <w:gridSpan w:val="2"/>
          </w:tcPr>
          <w:p w14:paraId="5659C15C"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CEA/HERS Certification Identification (If applicable):</w:t>
            </w:r>
          </w:p>
        </w:tc>
      </w:tr>
      <w:tr w:rsidR="006E08F4" w:rsidRPr="006E08F4" w14:paraId="69408992" w14:textId="77777777" w:rsidTr="00EA0E31">
        <w:trPr>
          <w:trHeight w:val="360"/>
        </w:trPr>
        <w:tc>
          <w:tcPr>
            <w:tcW w:w="5577" w:type="dxa"/>
            <w:gridSpan w:val="2"/>
          </w:tcPr>
          <w:p w14:paraId="772DB909"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City/State/Zip:</w:t>
            </w:r>
          </w:p>
        </w:tc>
        <w:tc>
          <w:tcPr>
            <w:tcW w:w="5373" w:type="dxa"/>
            <w:gridSpan w:val="2"/>
          </w:tcPr>
          <w:p w14:paraId="30207BF7" w14:textId="77777777" w:rsidR="006E08F4" w:rsidRPr="006E08F4" w:rsidRDefault="006E08F4" w:rsidP="006E08F4">
            <w:pPr>
              <w:keepNext/>
              <w:spacing w:after="0" w:line="240" w:lineRule="auto"/>
              <w:rPr>
                <w:rFonts w:asciiTheme="minorHAnsi" w:eastAsia="Times New Roman" w:hAnsiTheme="minorHAnsi"/>
                <w:sz w:val="20"/>
                <w:szCs w:val="20"/>
              </w:rPr>
            </w:pPr>
            <w:r w:rsidRPr="006E08F4">
              <w:rPr>
                <w:rFonts w:asciiTheme="minorHAnsi" w:eastAsia="Times New Roman" w:hAnsiTheme="minorHAnsi"/>
                <w:sz w:val="20"/>
                <w:szCs w:val="20"/>
              </w:rPr>
              <w:t>Phone:</w:t>
            </w:r>
          </w:p>
        </w:tc>
      </w:tr>
      <w:tr w:rsidR="006E08F4" w:rsidRPr="006E08F4" w14:paraId="213829E2" w14:textId="77777777" w:rsidTr="00EA0E31">
        <w:tblPrEx>
          <w:tblCellMar>
            <w:left w:w="115" w:type="dxa"/>
            <w:right w:w="115" w:type="dxa"/>
          </w:tblCellMar>
        </w:tblPrEx>
        <w:trPr>
          <w:trHeight w:val="296"/>
        </w:trPr>
        <w:tc>
          <w:tcPr>
            <w:tcW w:w="10950" w:type="dxa"/>
            <w:gridSpan w:val="4"/>
            <w:vAlign w:val="center"/>
          </w:tcPr>
          <w:p w14:paraId="6BEA93E2" w14:textId="77777777" w:rsidR="006E08F4" w:rsidRPr="006E08F4" w:rsidRDefault="006E08F4" w:rsidP="006E08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6E08F4">
              <w:rPr>
                <w:rFonts w:asciiTheme="minorHAnsi" w:eastAsia="Times New Roman" w:hAnsiTheme="minorHAnsi" w:cs="Arial"/>
                <w:b/>
                <w:caps/>
                <w:sz w:val="20"/>
                <w:szCs w:val="20"/>
              </w:rPr>
              <w:t xml:space="preserve">Responsible Person's Declaration statement  </w:t>
            </w:r>
          </w:p>
        </w:tc>
      </w:tr>
      <w:tr w:rsidR="006E08F4" w:rsidRPr="006E08F4" w14:paraId="71632AE2" w14:textId="77777777" w:rsidTr="00EA0E31">
        <w:tblPrEx>
          <w:tblCellMar>
            <w:left w:w="115" w:type="dxa"/>
            <w:right w:w="115" w:type="dxa"/>
          </w:tblCellMar>
        </w:tblPrEx>
        <w:trPr>
          <w:trHeight w:val="504"/>
        </w:trPr>
        <w:tc>
          <w:tcPr>
            <w:tcW w:w="10950" w:type="dxa"/>
            <w:gridSpan w:val="4"/>
          </w:tcPr>
          <w:p w14:paraId="02AB826C" w14:textId="77777777" w:rsidR="006E08F4" w:rsidRPr="006E08F4" w:rsidRDefault="006E08F4" w:rsidP="007E0960">
            <w:pPr>
              <w:keepNext/>
              <w:spacing w:after="0" w:line="240" w:lineRule="auto"/>
              <w:rPr>
                <w:rFonts w:eastAsia="Times New Roman"/>
                <w:sz w:val="20"/>
                <w:szCs w:val="20"/>
              </w:rPr>
            </w:pPr>
            <w:r w:rsidRPr="006E08F4">
              <w:rPr>
                <w:rFonts w:eastAsia="Times New Roman"/>
                <w:sz w:val="20"/>
                <w:szCs w:val="20"/>
              </w:rPr>
              <w:t>I certify the following under penalty of perjury, under the laws of the State of California:</w:t>
            </w:r>
          </w:p>
          <w:p w14:paraId="08B70902"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Bidi"/>
                <w:caps/>
                <w:sz w:val="20"/>
                <w:szCs w:val="20"/>
              </w:rPr>
            </w:pPr>
            <w:r w:rsidRPr="006E08F4">
              <w:rPr>
                <w:rFonts w:asciiTheme="minorHAnsi" w:eastAsia="Times New Roman" w:hAnsiTheme="minorHAnsi" w:cstheme="minorBidi"/>
                <w:sz w:val="20"/>
                <w:szCs w:val="20"/>
              </w:rPr>
              <w:t xml:space="preserve">The information provided on this certificate of installation is true and correct. </w:t>
            </w:r>
          </w:p>
          <w:p w14:paraId="70E145CD"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D3FC386"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23CB22F"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HAnsi"/>
                <w:caps/>
                <w:sz w:val="20"/>
                <w:szCs w:val="20"/>
              </w:rPr>
            </w:pPr>
            <w:r w:rsidRPr="006E08F4">
              <w:rPr>
                <w:rFonts w:asciiTheme="minorHAnsi" w:eastAsia="Times New Roman" w:hAnsiTheme="minorHAnsi" w:cstheme="minorHAns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D8CB25B"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cstheme="minorBidi"/>
                <w:caps/>
                <w:sz w:val="20"/>
                <w:szCs w:val="20"/>
              </w:rPr>
            </w:pPr>
            <w:r w:rsidRPr="006E08F4">
              <w:rPr>
                <w:rFonts w:asciiTheme="minorHAnsi" w:eastAsia="Times New Roman" w:hAnsiTheme="minorHAnsi" w:cstheme="minorBidi"/>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9A31B83" w14:textId="77777777" w:rsidR="006E08F4" w:rsidRPr="006E08F4" w:rsidRDefault="006E08F4" w:rsidP="006E08F4">
            <w:pPr>
              <w:numPr>
                <w:ilvl w:val="0"/>
                <w:numId w:val="22"/>
              </w:numPr>
              <w:spacing w:after="0" w:line="240" w:lineRule="auto"/>
              <w:ind w:left="775" w:hanging="360"/>
              <w:contextualSpacing/>
              <w:rPr>
                <w:rFonts w:asciiTheme="minorHAnsi" w:eastAsia="Times New Roman" w:hAnsiTheme="minorHAnsi"/>
                <w:sz w:val="20"/>
                <w:szCs w:val="20"/>
              </w:rPr>
            </w:pPr>
            <w:r w:rsidRPr="006E08F4">
              <w:rPr>
                <w:rFonts w:asciiTheme="minorHAnsi" w:eastAsia="Times New Roman" w:hAnsiTheme="minorHAnsi" w:cstheme="minorBid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E08F4" w:rsidRPr="006E08F4" w14:paraId="33709A41" w14:textId="77777777" w:rsidTr="00EA0E31">
        <w:tblPrEx>
          <w:tblCellMar>
            <w:left w:w="108" w:type="dxa"/>
            <w:right w:w="108" w:type="dxa"/>
          </w:tblCellMar>
        </w:tblPrEx>
        <w:trPr>
          <w:trHeight w:val="360"/>
        </w:trPr>
        <w:tc>
          <w:tcPr>
            <w:tcW w:w="5307" w:type="dxa"/>
          </w:tcPr>
          <w:p w14:paraId="04710615" w14:textId="77777777" w:rsidR="006E08F4" w:rsidRPr="006E08F4" w:rsidRDefault="006E08F4" w:rsidP="006E08F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Responsible Builder/Installer Name:</w:t>
            </w:r>
          </w:p>
        </w:tc>
        <w:tc>
          <w:tcPr>
            <w:tcW w:w="5643" w:type="dxa"/>
            <w:gridSpan w:val="3"/>
          </w:tcPr>
          <w:p w14:paraId="7F030F58" w14:textId="77777777" w:rsidR="006E08F4" w:rsidRPr="006E08F4" w:rsidRDefault="006E08F4" w:rsidP="006E08F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Responsible Builder/Installer Signature:</w:t>
            </w:r>
          </w:p>
        </w:tc>
      </w:tr>
      <w:tr w:rsidR="006E08F4" w:rsidRPr="006E08F4" w14:paraId="5BA58355"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1DA900D"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8D4ED6F"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Position With Company (Title):</w:t>
            </w:r>
          </w:p>
        </w:tc>
      </w:tr>
      <w:tr w:rsidR="006E08F4" w:rsidRPr="006E08F4" w14:paraId="140E61C0"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7AC33B6"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448B32C"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CSLB License:</w:t>
            </w:r>
          </w:p>
        </w:tc>
      </w:tr>
      <w:tr w:rsidR="006E08F4" w:rsidRPr="006E08F4" w14:paraId="251EBA50"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C8B029"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C1ACB37"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Phone</w:t>
            </w:r>
          </w:p>
        </w:tc>
        <w:tc>
          <w:tcPr>
            <w:tcW w:w="2822" w:type="dxa"/>
            <w:tcBorders>
              <w:top w:val="single" w:sz="4" w:space="0" w:color="auto"/>
              <w:left w:val="single" w:sz="4" w:space="0" w:color="auto"/>
              <w:bottom w:val="single" w:sz="4" w:space="0" w:color="auto"/>
              <w:right w:val="single" w:sz="4" w:space="0" w:color="auto"/>
            </w:tcBorders>
          </w:tcPr>
          <w:p w14:paraId="0AF2F146"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Date Signed:</w:t>
            </w:r>
          </w:p>
        </w:tc>
      </w:tr>
      <w:tr w:rsidR="006E08F4" w:rsidRPr="006E08F4" w14:paraId="5C0D2766" w14:textId="77777777" w:rsidTr="00EA0E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DE452A"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8101547" w14:textId="77777777" w:rsidR="006E08F4" w:rsidRPr="006E08F4" w:rsidRDefault="006E08F4" w:rsidP="006E08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6E08F4">
              <w:rPr>
                <w:rFonts w:asciiTheme="minorHAnsi" w:eastAsia="Times New Roman" w:hAnsiTheme="minorHAnsi"/>
                <w:sz w:val="20"/>
                <w:szCs w:val="20"/>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360"/>
        </w:sectPr>
      </w:pPr>
    </w:p>
    <w:p w14:paraId="45213D9A" w14:textId="6A3DB6BC" w:rsidR="00585D1F" w:rsidRPr="00236F4B" w:rsidRDefault="00585D1F" w:rsidP="00585D1F">
      <w:pPr>
        <w:spacing w:after="0" w:line="240" w:lineRule="auto"/>
        <w:jc w:val="center"/>
        <w:rPr>
          <w:b/>
          <w:sz w:val="18"/>
          <w:szCs w:val="18"/>
        </w:rPr>
      </w:pPr>
      <w:r w:rsidRPr="00236F4B">
        <w:rPr>
          <w:b/>
          <w:sz w:val="18"/>
          <w:szCs w:val="18"/>
        </w:rPr>
        <w:lastRenderedPageBreak/>
        <w:t>CF2R-PLB-22-H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1498D549"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r w:rsidR="003A7C55">
        <w:rPr>
          <w:rFonts w:asciiTheme="minorHAnsi" w:hAnsiTheme="minorHAnsi" w:cstheme="minorHAnsi"/>
          <w:b/>
          <w:sz w:val="20"/>
          <w:szCs w:val="20"/>
        </w:rPr>
        <w:t xml:space="preserve">HERS Verified </w:t>
      </w:r>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p>
    <w:p w14:paraId="036FDD4A" w14:textId="129B10D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the water heating system features that were specified on the registered CF1R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09D4488B" w:rsidR="00A2703C" w:rsidRPr="005828AE" w:rsidRDefault="00A2703C" w:rsidP="00A2703C">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E53F9A">
        <w:rPr>
          <w:rFonts w:asciiTheme="minorHAnsi" w:hAnsiTheme="minorHAnsi" w:cstheme="minorHAnsi"/>
          <w:b/>
          <w:sz w:val="18"/>
          <w:szCs w:val="18"/>
        </w:rPr>
        <w:t>2</w:t>
      </w:r>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A893849" w14:textId="77777777" w:rsidR="00A2703C" w:rsidRDefault="00A2703C" w:rsidP="00A2703C">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35444689" w14:textId="77777777" w:rsidR="00A2703C" w:rsidRDefault="00A2703C" w:rsidP="00A2703C">
      <w:pPr>
        <w:keepNext/>
        <w:spacing w:after="0" w:line="240" w:lineRule="auto"/>
        <w:rPr>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Systems Information</w:t>
      </w:r>
    </w:p>
    <w:p w14:paraId="3B724820" w14:textId="1DD2E288"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5311577E" w:rsidR="00FB4EA5" w:rsidRPr="00EE55E3" w:rsidRDefault="00FB4EA5"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Dwelling Unit Name - Reference information from Table A. </w:t>
      </w:r>
    </w:p>
    <w:p w14:paraId="2A45BB2F" w14:textId="686FDFD1"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Heating System ID or Name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502ABF75" w14:textId="5690F2A8"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Heating System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The different kinds of water heating system type are DHW, or Combined Hydronic.</w:t>
      </w:r>
    </w:p>
    <w:p w14:paraId="12FFCCFD" w14:textId="78E46A83"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Water Heater Type – </w:t>
      </w:r>
      <w:r w:rsidR="0087483C" w:rsidRPr="00EE55E3">
        <w:rPr>
          <w:rFonts w:asciiTheme="minorHAnsi" w:hAnsiTheme="minorHAnsi" w:cstheme="minorHAnsi"/>
          <w:sz w:val="18"/>
          <w:szCs w:val="18"/>
        </w:rPr>
        <w:t>Reference i</w:t>
      </w:r>
      <w:r w:rsidRPr="00EE55E3">
        <w:rPr>
          <w:rFonts w:asciiTheme="minorHAnsi" w:hAnsiTheme="minorHAnsi" w:cstheme="minorHAnsi"/>
          <w:sz w:val="18"/>
          <w:szCs w:val="18"/>
        </w:rPr>
        <w:t xml:space="preserve">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50F61B78"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 of </w:t>
      </w:r>
      <w:r w:rsidR="001822B4" w:rsidRPr="00EE55E3">
        <w:rPr>
          <w:rFonts w:asciiTheme="minorHAnsi" w:eastAsia="Times New Roman" w:hAnsiTheme="minorHAnsi" w:cstheme="minorHAnsi"/>
          <w:sz w:val="18"/>
          <w:szCs w:val="20"/>
        </w:rPr>
        <w:t xml:space="preserve">Like (or Identical) </w:t>
      </w:r>
      <w:r w:rsidRPr="00EE55E3">
        <w:rPr>
          <w:rFonts w:asciiTheme="minorHAnsi" w:hAnsiTheme="minorHAnsi" w:cstheme="minorHAnsi"/>
          <w:sz w:val="18"/>
          <w:szCs w:val="18"/>
        </w:rPr>
        <w:t xml:space="preserve">Water Heaters in system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1F48CB14" w14:textId="61941624"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Fuel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xml:space="preserve">. The different kinds of fuel types are </w:t>
      </w:r>
      <w:r w:rsidR="0087483C" w:rsidRPr="00EE55E3">
        <w:rPr>
          <w:rFonts w:asciiTheme="minorHAnsi" w:hAnsiTheme="minorHAnsi" w:cstheme="minorHAnsi"/>
          <w:sz w:val="18"/>
          <w:szCs w:val="18"/>
        </w:rPr>
        <w:t xml:space="preserve">heat pump, electric resistance, </w:t>
      </w:r>
      <w:r w:rsidRPr="00EE55E3">
        <w:rPr>
          <w:rFonts w:asciiTheme="minorHAnsi" w:hAnsiTheme="minorHAnsi" w:cstheme="minorHAnsi"/>
          <w:sz w:val="18"/>
          <w:szCs w:val="18"/>
        </w:rPr>
        <w:t xml:space="preserve">natural gas, </w:t>
      </w:r>
      <w:r w:rsidR="0087483C" w:rsidRPr="00EE55E3">
        <w:rPr>
          <w:rFonts w:asciiTheme="minorHAnsi" w:hAnsiTheme="minorHAnsi" w:cstheme="minorHAnsi"/>
          <w:sz w:val="18"/>
          <w:szCs w:val="18"/>
        </w:rPr>
        <w:t xml:space="preserve">and </w:t>
      </w:r>
      <w:r w:rsidRPr="00EE55E3">
        <w:rPr>
          <w:rFonts w:asciiTheme="minorHAnsi" w:hAnsiTheme="minorHAnsi" w:cstheme="minorHAnsi"/>
          <w:sz w:val="18"/>
          <w:szCs w:val="18"/>
        </w:rPr>
        <w:t>propane.</w:t>
      </w:r>
    </w:p>
    <w:p w14:paraId="46A38320" w14:textId="6EB087E1"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Rated Input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 For natural gas</w:t>
      </w:r>
      <w:r w:rsidR="0087483C" w:rsidRPr="00EE55E3">
        <w:rPr>
          <w:rFonts w:asciiTheme="minorHAnsi" w:hAnsiTheme="minorHAnsi" w:cstheme="minorHAnsi"/>
          <w:sz w:val="18"/>
          <w:szCs w:val="18"/>
        </w:rPr>
        <w:t xml:space="preserve"> and</w:t>
      </w:r>
      <w:r w:rsidRPr="00EE55E3">
        <w:rPr>
          <w:rFonts w:asciiTheme="minorHAnsi" w:hAnsiTheme="minorHAnsi" w:cstheme="minorHAnsi"/>
          <w:sz w:val="18"/>
          <w:szCs w:val="18"/>
        </w:rPr>
        <w:t xml:space="preserve"> propane</w:t>
      </w:r>
      <w:r w:rsidR="0087483C" w:rsidRPr="00EE55E3">
        <w:rPr>
          <w:rFonts w:asciiTheme="minorHAnsi" w:hAnsiTheme="minorHAnsi" w:cstheme="minorHAnsi"/>
          <w:sz w:val="18"/>
          <w:szCs w:val="18"/>
        </w:rPr>
        <w:t>,</w:t>
      </w:r>
      <w:r w:rsidRPr="00EE55E3">
        <w:rPr>
          <w:rFonts w:asciiTheme="minorHAnsi" w:hAnsiTheme="minorHAnsi" w:cstheme="minorHAnsi"/>
          <w:sz w:val="18"/>
          <w:szCs w:val="18"/>
        </w:rPr>
        <w:t xml:space="preserve"> the input type is Btu/hr. For </w:t>
      </w:r>
      <w:r w:rsidR="0087483C" w:rsidRPr="00EE55E3">
        <w:rPr>
          <w:rFonts w:asciiTheme="minorHAnsi" w:hAnsiTheme="minorHAnsi" w:cstheme="minorHAnsi"/>
          <w:sz w:val="18"/>
          <w:szCs w:val="18"/>
        </w:rPr>
        <w:t xml:space="preserve">heat pump and </w:t>
      </w:r>
      <w:r w:rsidRPr="00EE55E3">
        <w:rPr>
          <w:rFonts w:asciiTheme="minorHAnsi" w:hAnsiTheme="minorHAnsi" w:cstheme="minorHAnsi"/>
          <w:sz w:val="18"/>
          <w:szCs w:val="18"/>
        </w:rPr>
        <w:t>electric</w:t>
      </w:r>
      <w:r w:rsidR="0087483C" w:rsidRPr="00EE55E3">
        <w:rPr>
          <w:rFonts w:asciiTheme="minorHAnsi" w:hAnsiTheme="minorHAnsi" w:cstheme="minorHAnsi"/>
          <w:sz w:val="18"/>
          <w:szCs w:val="18"/>
        </w:rPr>
        <w:t xml:space="preserve"> resistance,</w:t>
      </w:r>
      <w:r w:rsidRPr="00EE55E3">
        <w:rPr>
          <w:rFonts w:asciiTheme="minorHAnsi" w:hAnsiTheme="minorHAnsi" w:cstheme="minorHAnsi"/>
          <w:sz w:val="18"/>
          <w:szCs w:val="18"/>
        </w:rPr>
        <w:t xml:space="preserve"> the input type is kW.</w:t>
      </w:r>
    </w:p>
    <w:p w14:paraId="09EA39B2" w14:textId="620CFD6D" w:rsidR="00720D79" w:rsidRPr="00EE55E3" w:rsidRDefault="00720D79" w:rsidP="00EE55E3">
      <w:pPr>
        <w:pStyle w:val="ListParagraph"/>
        <w:keepNext/>
        <w:numPr>
          <w:ilvl w:val="0"/>
          <w:numId w:val="23"/>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Rated Input Value – User input. Numerical value of the rated input. Must be equal to or less than value indicated on the CF1R.</w:t>
      </w:r>
    </w:p>
    <w:p w14:paraId="27595D51" w14:textId="7C78012E" w:rsidR="006E1E98" w:rsidRPr="0087483C" w:rsidDel="00455E0B" w:rsidRDefault="006E1E98" w:rsidP="0070121D">
      <w:pPr>
        <w:keepNext/>
        <w:spacing w:after="0" w:line="240" w:lineRule="auto"/>
        <w:ind w:left="720" w:hanging="360"/>
        <w:rPr>
          <w:del w:id="11" w:author="Alhabibi, Haider@Energy" w:date="2022-06-21T13:28:00Z"/>
          <w:rFonts w:asciiTheme="minorHAnsi" w:hAnsiTheme="minorHAnsi" w:cstheme="minorHAnsi"/>
          <w:sz w:val="18"/>
          <w:szCs w:val="18"/>
        </w:rPr>
      </w:pPr>
      <w:del w:id="12" w:author="Alhabibi, Haider@Energy" w:date="2022-06-21T13:28:00Z">
        <w:r w:rsidRPr="0036442C" w:rsidDel="00455E0B">
          <w:rPr>
            <w:rFonts w:asciiTheme="minorHAnsi" w:hAnsiTheme="minorHAnsi" w:cstheme="minorHAnsi"/>
            <w:sz w:val="18"/>
            <w:szCs w:val="18"/>
          </w:rPr>
          <w:delText>0</w:delText>
        </w:r>
        <w:r w:rsidR="00FB4EA5" w:rsidDel="00455E0B">
          <w:rPr>
            <w:rFonts w:asciiTheme="minorHAnsi" w:hAnsiTheme="minorHAnsi" w:cstheme="minorHAnsi"/>
            <w:sz w:val="18"/>
            <w:szCs w:val="18"/>
          </w:rPr>
          <w:delText>9</w:delText>
        </w:r>
        <w:r w:rsidRPr="0036442C" w:rsidDel="00455E0B">
          <w:rPr>
            <w:rFonts w:asciiTheme="minorHAnsi" w:hAnsiTheme="minorHAnsi" w:cstheme="minorHAnsi"/>
            <w:sz w:val="18"/>
            <w:szCs w:val="18"/>
          </w:rPr>
          <w:delText xml:space="preserve"> Central DHW System Distribution - Reference information from </w:delText>
        </w:r>
        <w:r w:rsidR="0087483C" w:rsidDel="00455E0B">
          <w:rPr>
            <w:rFonts w:asciiTheme="minorHAnsi" w:hAnsiTheme="minorHAnsi" w:cstheme="minorHAnsi"/>
            <w:sz w:val="18"/>
            <w:szCs w:val="18"/>
          </w:rPr>
          <w:delText>Table A</w:delText>
        </w:r>
        <w:r w:rsidRPr="0087483C" w:rsidDel="00455E0B">
          <w:rPr>
            <w:rFonts w:asciiTheme="minorHAnsi" w:hAnsiTheme="minorHAnsi" w:cstheme="minorHAnsi"/>
            <w:sz w:val="18"/>
            <w:szCs w:val="18"/>
          </w:rPr>
          <w:delText>.</w:delText>
        </w:r>
      </w:del>
    </w:p>
    <w:p w14:paraId="79B417AF" w14:textId="583AAEBC" w:rsidR="00720D79" w:rsidRPr="00EE55E3" w:rsidRDefault="00720D79"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Dwelling Unit DHW System Distribution Type - Reference information from </w:t>
      </w:r>
      <w:r w:rsidR="0087483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38E7CB77" w14:textId="4BBF4074" w:rsidR="00770BE1" w:rsidRPr="00EE55E3" w:rsidRDefault="00770BE1"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Compact Distribution - Reference information from </w:t>
      </w:r>
      <w:r w:rsidR="0036442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0CFD935B" w14:textId="1E237208" w:rsidR="00720D79" w:rsidRPr="00EE55E3" w:rsidRDefault="007B0D5E" w:rsidP="005B0033">
      <w:pPr>
        <w:pStyle w:val="ListParagraph"/>
        <w:keepNext/>
        <w:numPr>
          <w:ilvl w:val="0"/>
          <w:numId w:val="25"/>
        </w:numPr>
        <w:spacing w:after="0" w:line="240" w:lineRule="auto"/>
        <w:rPr>
          <w:rFonts w:asciiTheme="minorHAnsi" w:hAnsiTheme="minorHAnsi" w:cstheme="minorHAnsi"/>
          <w:sz w:val="18"/>
          <w:szCs w:val="18"/>
        </w:rPr>
      </w:pPr>
      <w:r w:rsidRPr="00EE55E3">
        <w:rPr>
          <w:rFonts w:asciiTheme="minorHAnsi" w:hAnsiTheme="minorHAnsi" w:cstheme="minorHAnsi"/>
          <w:sz w:val="18"/>
          <w:szCs w:val="18"/>
        </w:rPr>
        <w:t xml:space="preserve">Drain Water Heat Recovery - Reference information from </w:t>
      </w:r>
      <w:r w:rsidR="0036442C" w:rsidRPr="00EE55E3">
        <w:rPr>
          <w:rFonts w:asciiTheme="minorHAnsi" w:hAnsiTheme="minorHAnsi" w:cstheme="minorHAnsi"/>
          <w:sz w:val="18"/>
          <w:szCs w:val="18"/>
        </w:rPr>
        <w:t>Table A</w:t>
      </w:r>
      <w:r w:rsidRPr="00EE55E3">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rFonts w:asciiTheme="minorHAnsi" w:hAnsiTheme="minorHAnsi" w:cstheme="minorHAnsi"/>
          <w:sz w:val="18"/>
          <w:szCs w:val="18"/>
        </w:rPr>
      </w:pPr>
    </w:p>
    <w:p w14:paraId="67E94137" w14:textId="07777E2E" w:rsidR="00B416AE" w:rsidRPr="005828AE" w:rsidRDefault="00A2703C" w:rsidP="00B416AE">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B416AE" w:rsidRPr="005828AE">
        <w:rPr>
          <w:rFonts w:asciiTheme="minorHAnsi" w:hAnsiTheme="minorHAnsi" w:cstheme="minorHAnsi"/>
          <w:b/>
          <w:sz w:val="18"/>
          <w:szCs w:val="18"/>
        </w:rPr>
        <w:t xml:space="preserve">. Installed </w:t>
      </w:r>
      <w:r w:rsidR="004C5832" w:rsidRPr="00C1150F">
        <w:rPr>
          <w:rFonts w:cstheme="minorHAnsi"/>
          <w:b/>
          <w:sz w:val="20"/>
          <w:szCs w:val="20"/>
        </w:rPr>
        <w:t xml:space="preserve">HERS Verified </w:t>
      </w:r>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p>
    <w:p w14:paraId="69425135" w14:textId="77777777" w:rsidR="00A049C9" w:rsidRPr="00A049C9" w:rsidRDefault="00A049C9" w:rsidP="00A049C9">
      <w:pPr>
        <w:keepNext/>
        <w:spacing w:after="0" w:line="240" w:lineRule="auto"/>
        <w:rPr>
          <w:rFonts w:asciiTheme="minorHAnsi" w:hAnsiTheme="minorHAnsi" w:cstheme="minorHAnsi"/>
          <w:sz w:val="18"/>
          <w:szCs w:val="18"/>
        </w:rPr>
      </w:pPr>
      <w:r w:rsidRPr="00A049C9">
        <w:rPr>
          <w:rFonts w:asciiTheme="minorHAnsi" w:hAnsiTheme="minorHAnsi" w:cstheme="minorHAnsi"/>
          <w:sz w:val="18"/>
          <w:szCs w:val="18"/>
        </w:rPr>
        <w:t>This table reports the water heating system information that is being installed. Require one line for each installed water heater.</w:t>
      </w:r>
    </w:p>
    <w:p w14:paraId="30323C71" w14:textId="5F2C1F74"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Dwelling Unit Name -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12457AE5" w14:textId="6DC0DF13"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Water Heating System ID or Name –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0E884D61" w14:textId="0A683C9A" w:rsidR="00A049C9" w:rsidRPr="005B0033" w:rsidRDefault="00A049C9" w:rsidP="005B0033">
      <w:pPr>
        <w:pStyle w:val="ListParagraph"/>
        <w:numPr>
          <w:ilvl w:val="0"/>
          <w:numId w:val="26"/>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Modeled Equipment Make and Model number – </w:t>
      </w:r>
      <w:r w:rsidR="004201F4" w:rsidRPr="005B0033">
        <w:rPr>
          <w:rFonts w:asciiTheme="minorHAnsi" w:hAnsiTheme="minorHAnsi" w:cstheme="minorHAnsi"/>
          <w:sz w:val="18"/>
          <w:szCs w:val="18"/>
        </w:rPr>
        <w:t>User input must be equal to the value indicated on Table A2 as default and allow user to override</w:t>
      </w:r>
      <w:r w:rsidRPr="005B0033">
        <w:rPr>
          <w:rFonts w:asciiTheme="minorHAnsi" w:hAnsiTheme="minorHAnsi" w:cstheme="minorHAnsi"/>
          <w:sz w:val="18"/>
          <w:szCs w:val="18"/>
        </w:rPr>
        <w:t>.</w:t>
      </w:r>
    </w:p>
    <w:p w14:paraId="1E0D3FD5" w14:textId="63FA06FF"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 of </w:t>
      </w:r>
      <w:r w:rsidRPr="005B0033">
        <w:rPr>
          <w:rFonts w:asciiTheme="minorHAnsi" w:eastAsia="Times New Roman" w:hAnsiTheme="minorHAnsi" w:cstheme="minorHAnsi"/>
          <w:sz w:val="18"/>
          <w:szCs w:val="20"/>
        </w:rPr>
        <w:t xml:space="preserve">Like (or Identical) </w:t>
      </w:r>
      <w:r w:rsidRPr="005B0033">
        <w:rPr>
          <w:rFonts w:asciiTheme="minorHAnsi" w:hAnsiTheme="minorHAnsi" w:cstheme="minorHAnsi"/>
          <w:sz w:val="18"/>
          <w:szCs w:val="18"/>
        </w:rPr>
        <w:t>Water Heaters in system –Reference information from Table A</w:t>
      </w:r>
      <w:r w:rsidR="00D428A3"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7D568DB1" w14:textId="27DBA0D2"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Tank Location – User input must equal reference information on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7C86ABCB" w14:textId="317165C4" w:rsidR="00A049C9" w:rsidRPr="005B0033" w:rsidRDefault="00A049C9" w:rsidP="005B0033">
      <w:pPr>
        <w:pStyle w:val="ListParagraph"/>
        <w:keepNext/>
        <w:numPr>
          <w:ilvl w:val="0"/>
          <w:numId w:val="26"/>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Exterior Tank Insulation – User Input must be equal to or greater than reference information from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55798B8C" w14:textId="74194DEB" w:rsidR="00A049C9" w:rsidRPr="005B0033" w:rsidRDefault="00A049C9" w:rsidP="005B0033">
      <w:pPr>
        <w:pStyle w:val="ListParagraph"/>
        <w:numPr>
          <w:ilvl w:val="0"/>
          <w:numId w:val="26"/>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Dwelling Unit DHW System Distribution Type –Reference information from Table A</w:t>
      </w:r>
      <w:r w:rsidR="00036FB1" w:rsidRPr="005B0033">
        <w:rPr>
          <w:rFonts w:asciiTheme="minorHAnsi" w:hAnsiTheme="minorHAnsi" w:cstheme="minorHAnsi"/>
          <w:sz w:val="18"/>
          <w:szCs w:val="18"/>
        </w:rPr>
        <w:t>2</w:t>
      </w:r>
      <w:r w:rsidRPr="005B0033">
        <w:rPr>
          <w:rFonts w:asciiTheme="minorHAnsi" w:hAnsiTheme="minorHAnsi" w:cstheme="minorHAnsi"/>
          <w:sz w:val="18"/>
          <w:szCs w:val="18"/>
        </w:rPr>
        <w:t>.</w:t>
      </w:r>
    </w:p>
    <w:p w14:paraId="32EB5CFE" w14:textId="66D937BC" w:rsidR="00A049C9" w:rsidRPr="005B0033" w:rsidRDefault="00A049C9" w:rsidP="005B0033">
      <w:pPr>
        <w:pStyle w:val="ListParagraph"/>
        <w:keepNext/>
        <w:numPr>
          <w:ilvl w:val="0"/>
          <w:numId w:val="26"/>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Compact Distribution - Reference information from Table A</w:t>
      </w:r>
      <w:r w:rsidR="00036FB1" w:rsidRPr="005B0033">
        <w:rPr>
          <w:rFonts w:asciiTheme="minorHAnsi" w:eastAsiaTheme="minorEastAsia" w:hAnsiTheme="minorHAnsi" w:cstheme="minorHAnsi"/>
          <w:sz w:val="18"/>
          <w:szCs w:val="18"/>
        </w:rPr>
        <w:t>2</w:t>
      </w:r>
      <w:r w:rsidRPr="005B0033">
        <w:rPr>
          <w:rFonts w:asciiTheme="minorHAnsi" w:eastAsiaTheme="minorEastAsia" w:hAnsiTheme="minorHAnsi" w:cstheme="minorHAnsi"/>
          <w:sz w:val="18"/>
          <w:szCs w:val="18"/>
        </w:rPr>
        <w:t>.</w:t>
      </w:r>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74046C32" w14:textId="60FCE961"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CF1R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1111B01F" w:rsidR="00720D79" w:rsidRPr="005B0033" w:rsidRDefault="00720D79" w:rsidP="005B0033">
      <w:pPr>
        <w:pStyle w:val="ListParagraph"/>
        <w:numPr>
          <w:ilvl w:val="0"/>
          <w:numId w:val="2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B0033">
        <w:rPr>
          <w:rFonts w:asciiTheme="minorHAnsi" w:hAnsiTheme="minorHAnsi" w:cstheme="minorHAnsi"/>
          <w:sz w:val="18"/>
          <w:szCs w:val="18"/>
        </w:rPr>
        <w:t xml:space="preserve">Water Heating System ID or Name – Reference information from </w:t>
      </w:r>
      <w:r w:rsidR="0036442C" w:rsidRPr="005B0033">
        <w:rPr>
          <w:rFonts w:asciiTheme="minorHAnsi" w:hAnsiTheme="minorHAnsi" w:cstheme="minorHAnsi"/>
          <w:sz w:val="18"/>
          <w:szCs w:val="18"/>
        </w:rPr>
        <w:t>Table A.</w:t>
      </w:r>
    </w:p>
    <w:p w14:paraId="6C8AF421" w14:textId="6321609A"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Heating Efficiency Type – Reference information from </w:t>
      </w:r>
      <w:r w:rsidR="0036442C" w:rsidRPr="005B0033">
        <w:rPr>
          <w:rFonts w:asciiTheme="minorHAnsi" w:hAnsiTheme="minorHAnsi" w:cstheme="minorHAnsi"/>
          <w:sz w:val="18"/>
          <w:szCs w:val="18"/>
        </w:rPr>
        <w:t>Table C</w:t>
      </w:r>
      <w:r w:rsidRPr="005B0033">
        <w:rPr>
          <w:rFonts w:asciiTheme="minorHAnsi" w:hAnsiTheme="minorHAnsi" w:cstheme="minorHAnsi"/>
          <w:sz w:val="18"/>
          <w:szCs w:val="18"/>
        </w:rPr>
        <w:t xml:space="preserve">. Different efficiency types are </w:t>
      </w:r>
      <w:r w:rsidRPr="009C5096">
        <w:rPr>
          <w:rFonts w:asciiTheme="minorHAnsi" w:hAnsiTheme="minorHAnsi" w:cstheme="minorHAnsi"/>
          <w:sz w:val="18"/>
          <w:szCs w:val="18"/>
        </w:rPr>
        <w:t>Energy Factor</w:t>
      </w:r>
      <w:r w:rsidRPr="005B0033">
        <w:rPr>
          <w:rFonts w:asciiTheme="minorHAnsi" w:hAnsiTheme="minorHAnsi" w:cstheme="minorHAnsi"/>
          <w:sz w:val="18"/>
          <w:szCs w:val="18"/>
        </w:rPr>
        <w:t>, AFUE, UEF and Thermal Efficiency.</w:t>
      </w:r>
    </w:p>
    <w:p w14:paraId="29C48C9A" w14:textId="78FA10AD" w:rsidR="00720D79" w:rsidRPr="005B0033" w:rsidRDefault="00720D79" w:rsidP="005B0033">
      <w:pPr>
        <w:pStyle w:val="ListParagraph"/>
        <w:keepNext/>
        <w:numPr>
          <w:ilvl w:val="0"/>
          <w:numId w:val="28"/>
        </w:numPr>
        <w:spacing w:after="0" w:line="240" w:lineRule="auto"/>
        <w:rPr>
          <w:rFonts w:asciiTheme="minorHAnsi" w:hAnsiTheme="minorHAnsi" w:cstheme="minorHAnsi"/>
          <w:b/>
          <w:sz w:val="18"/>
          <w:szCs w:val="18"/>
        </w:rPr>
      </w:pPr>
      <w:r w:rsidRPr="005B0033">
        <w:rPr>
          <w:rFonts w:asciiTheme="minorHAnsi" w:hAnsiTheme="minorHAnsi" w:cstheme="minorHAnsi"/>
          <w:sz w:val="18"/>
          <w:szCs w:val="18"/>
        </w:rPr>
        <w:t xml:space="preserve">Heating Efficiency Value – User input </w:t>
      </w:r>
      <w:r w:rsidR="0036442C" w:rsidRPr="005B0033">
        <w:rPr>
          <w:rFonts w:asciiTheme="minorHAnsi" w:hAnsiTheme="minorHAnsi" w:cstheme="minorHAnsi"/>
          <w:sz w:val="18"/>
          <w:szCs w:val="18"/>
        </w:rPr>
        <w:t>m</w:t>
      </w:r>
      <w:r w:rsidRPr="005B0033">
        <w:rPr>
          <w:rFonts w:asciiTheme="minorHAnsi" w:hAnsiTheme="minorHAnsi" w:cstheme="minorHAnsi"/>
          <w:sz w:val="18"/>
          <w:szCs w:val="18"/>
        </w:rPr>
        <w:t>ust be equal to or higher efficiency than value indicated on the CF1R.</w:t>
      </w:r>
    </w:p>
    <w:p w14:paraId="7452B819" w14:textId="78003562"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Standby Loss – User input. Must be equal to or less than value indicated</w:t>
      </w:r>
      <w:r w:rsidR="00E04539" w:rsidRPr="005B0033">
        <w:rPr>
          <w:rFonts w:asciiTheme="minorHAnsi" w:hAnsiTheme="minorHAnsi" w:cstheme="minorHAnsi"/>
          <w:sz w:val="18"/>
          <w:szCs w:val="18"/>
        </w:rPr>
        <w:t xml:space="preserve"> 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 xml:space="preserve">. Value may be N/A if CF1R value is N/A.  </w:t>
      </w:r>
    </w:p>
    <w:p w14:paraId="246D9437" w14:textId="78D853CA"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Exterior Insulation R-Value – User input. Must be equal to or higher than value indicated </w:t>
      </w:r>
      <w:r w:rsidR="00E04539" w:rsidRPr="005B0033">
        <w:rPr>
          <w:rFonts w:asciiTheme="minorHAnsi" w:hAnsiTheme="minorHAnsi" w:cstheme="minorHAnsi"/>
          <w:sz w:val="18"/>
          <w:szCs w:val="18"/>
        </w:rPr>
        <w:t xml:space="preserve">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 xml:space="preserve">. Value may be N/A if CF1R value is N/A.  </w:t>
      </w:r>
    </w:p>
    <w:p w14:paraId="0DC54883" w14:textId="752BB0D7" w:rsidR="006E1E98" w:rsidRPr="005B0033" w:rsidRDefault="006E1E98"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Water Heater Storage Volume (gal) – User input. Value may be N/A if water heater type is instantaneous with zero storage.</w:t>
      </w:r>
    </w:p>
    <w:p w14:paraId="1ADBC2A5" w14:textId="038A85F0" w:rsidR="00720D79" w:rsidRPr="005B0033" w:rsidRDefault="00720D79" w:rsidP="005B0033">
      <w:pPr>
        <w:pStyle w:val="ListParagraph"/>
        <w:keepNext/>
        <w:numPr>
          <w:ilvl w:val="0"/>
          <w:numId w:val="28"/>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Tank location – User input. Must be equal to system type indicated </w:t>
      </w:r>
      <w:r w:rsidR="00E04539" w:rsidRPr="005B0033">
        <w:rPr>
          <w:rFonts w:asciiTheme="minorHAnsi" w:hAnsiTheme="minorHAnsi" w:cstheme="minorHAnsi"/>
          <w:sz w:val="18"/>
          <w:szCs w:val="18"/>
        </w:rPr>
        <w:t xml:space="preserve">in </w:t>
      </w:r>
      <w:r w:rsidR="0036442C" w:rsidRPr="005B0033">
        <w:rPr>
          <w:rFonts w:asciiTheme="minorHAnsi" w:hAnsiTheme="minorHAnsi" w:cstheme="minorHAnsi"/>
          <w:sz w:val="18"/>
          <w:szCs w:val="18"/>
        </w:rPr>
        <w:t>Table</w:t>
      </w:r>
      <w:r w:rsidR="00E04539" w:rsidRPr="005B0033">
        <w:rPr>
          <w:rFonts w:asciiTheme="minorHAnsi" w:hAnsiTheme="minorHAnsi" w:cstheme="minorHAnsi"/>
          <w:sz w:val="18"/>
          <w:szCs w:val="18"/>
        </w:rPr>
        <w:t xml:space="preserve"> C</w:t>
      </w:r>
      <w:r w:rsidRPr="005B0033">
        <w:rPr>
          <w:rFonts w:asciiTheme="minorHAnsi" w:hAnsiTheme="minorHAnsi" w:cstheme="minorHAnsi"/>
          <w:sz w:val="18"/>
          <w:szCs w:val="18"/>
        </w:rPr>
        <w:t>.</w:t>
      </w:r>
    </w:p>
    <w:p w14:paraId="7DD59A20" w14:textId="29E90A4F" w:rsidR="005B0033" w:rsidRDefault="005B0033">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lastRenderedPageBreak/>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025B8489"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Water Heating System ID or Name – Reference information from CF1R.</w:t>
      </w:r>
    </w:p>
    <w:p w14:paraId="531F47BF" w14:textId="0BBEB077"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Manufacturer – User input. Enter the name of the water heater manufacturer.</w:t>
      </w:r>
    </w:p>
    <w:p w14:paraId="72103C0E" w14:textId="44ED202D" w:rsidR="00720D79" w:rsidRPr="005B0033" w:rsidRDefault="00720D79" w:rsidP="005B0033">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5B0033">
        <w:rPr>
          <w:rFonts w:asciiTheme="minorHAnsi" w:hAnsiTheme="minorHAnsi" w:cstheme="minorHAnsi"/>
          <w:sz w:val="18"/>
          <w:szCs w:val="18"/>
        </w:rPr>
        <w:t>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6C40F207" w:rsidR="00BF3581" w:rsidRPr="005B0033" w:rsidRDefault="00BF3581"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Reference information from CF1R</w:t>
      </w:r>
    </w:p>
    <w:p w14:paraId="5D30FC69" w14:textId="2F30A66D" w:rsidR="00F41465" w:rsidRPr="005B0033" w:rsidRDefault="00F41465"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the </w:t>
      </w:r>
      <w:r w:rsidR="00E04539" w:rsidRPr="005B0033">
        <w:rPr>
          <w:rFonts w:asciiTheme="minorHAnsi" w:hAnsiTheme="minorHAnsi" w:cstheme="minorHAnsi"/>
          <w:sz w:val="18"/>
          <w:szCs w:val="18"/>
        </w:rPr>
        <w:t>m</w:t>
      </w:r>
      <w:r w:rsidRPr="005B0033">
        <w:rPr>
          <w:rFonts w:asciiTheme="minorHAnsi" w:hAnsiTheme="minorHAnsi" w:cstheme="minorHAnsi"/>
          <w:sz w:val="18"/>
          <w:szCs w:val="18"/>
        </w:rPr>
        <w:t xml:space="preserve">aster </w:t>
      </w:r>
      <w:r w:rsidR="00E04539" w:rsidRPr="005B0033">
        <w:rPr>
          <w:rFonts w:asciiTheme="minorHAnsi" w:hAnsiTheme="minorHAnsi" w:cstheme="minorHAnsi"/>
          <w:sz w:val="18"/>
          <w:szCs w:val="18"/>
        </w:rPr>
        <w:t>b</w:t>
      </w:r>
      <w:r w:rsidRPr="005B0033">
        <w:rPr>
          <w:rFonts w:asciiTheme="minorHAnsi" w:hAnsiTheme="minorHAnsi" w:cstheme="minorHAnsi"/>
          <w:sz w:val="18"/>
          <w:szCs w:val="18"/>
        </w:rPr>
        <w:t xml:space="preserve">ath distance of furthest fixture to </w:t>
      </w:r>
      <w:r w:rsidR="00E04539" w:rsidRPr="005B0033">
        <w:rPr>
          <w:rFonts w:asciiTheme="minorHAnsi" w:hAnsiTheme="minorHAnsi" w:cstheme="minorHAnsi"/>
          <w:sz w:val="18"/>
          <w:szCs w:val="18"/>
        </w:rPr>
        <w:t>w</w:t>
      </w:r>
      <w:r w:rsidRPr="005B0033">
        <w:rPr>
          <w:rFonts w:asciiTheme="minorHAnsi" w:hAnsiTheme="minorHAnsi" w:cstheme="minorHAnsi"/>
          <w:sz w:val="18"/>
          <w:szCs w:val="18"/>
        </w:rPr>
        <w:t xml:space="preserve">ater </w:t>
      </w:r>
      <w:r w:rsidR="00E04539" w:rsidRPr="005B0033">
        <w:rPr>
          <w:rFonts w:asciiTheme="minorHAnsi" w:hAnsiTheme="minorHAnsi" w:cstheme="minorHAnsi"/>
          <w:sz w:val="18"/>
          <w:szCs w:val="18"/>
        </w:rPr>
        <w:t>h</w:t>
      </w:r>
      <w:r w:rsidRPr="005B0033">
        <w:rPr>
          <w:rFonts w:asciiTheme="minorHAnsi" w:hAnsiTheme="minorHAnsi" w:cstheme="minorHAnsi"/>
          <w:sz w:val="18"/>
          <w:szCs w:val="18"/>
        </w:rPr>
        <w:t>eater in feet.</w:t>
      </w:r>
      <w:r w:rsidR="00975E71" w:rsidRPr="005B0033">
        <w:rPr>
          <w:rFonts w:asciiTheme="minorHAnsi" w:hAnsiTheme="minorHAnsi" w:cstheme="minorHAnsi"/>
          <w:sz w:val="18"/>
          <w:szCs w:val="18"/>
        </w:rPr>
        <w:t xml:space="preserve">  For multiple water heaters, enter the distance to the closest water heater.</w:t>
      </w:r>
    </w:p>
    <w:p w14:paraId="3B502AE7" w14:textId="796BFD1B" w:rsidR="00F41465" w:rsidRPr="005B0033" w:rsidRDefault="00F41465"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the </w:t>
      </w:r>
      <w:r w:rsidR="00E04539" w:rsidRPr="005B0033">
        <w:rPr>
          <w:rFonts w:asciiTheme="minorHAnsi" w:hAnsiTheme="minorHAnsi" w:cstheme="minorHAnsi"/>
          <w:sz w:val="18"/>
          <w:szCs w:val="18"/>
        </w:rPr>
        <w:t>k</w:t>
      </w:r>
      <w:r w:rsidRPr="005B0033">
        <w:rPr>
          <w:rFonts w:asciiTheme="minorHAnsi" w:hAnsiTheme="minorHAnsi" w:cstheme="minorHAnsi"/>
          <w:sz w:val="18"/>
          <w:szCs w:val="18"/>
        </w:rPr>
        <w:t xml:space="preserve">itchen distance from furthest fixture to </w:t>
      </w:r>
      <w:r w:rsidR="00E04539" w:rsidRPr="005B0033">
        <w:rPr>
          <w:rFonts w:asciiTheme="minorHAnsi" w:hAnsiTheme="minorHAnsi" w:cstheme="minorHAnsi"/>
          <w:sz w:val="18"/>
          <w:szCs w:val="18"/>
        </w:rPr>
        <w:t>w</w:t>
      </w:r>
      <w:r w:rsidRPr="005B0033">
        <w:rPr>
          <w:rFonts w:asciiTheme="minorHAnsi" w:hAnsiTheme="minorHAnsi" w:cstheme="minorHAnsi"/>
          <w:sz w:val="18"/>
          <w:szCs w:val="18"/>
        </w:rPr>
        <w:t xml:space="preserve">ater </w:t>
      </w:r>
      <w:r w:rsidR="00E04539" w:rsidRPr="005B0033">
        <w:rPr>
          <w:rFonts w:asciiTheme="minorHAnsi" w:hAnsiTheme="minorHAnsi" w:cstheme="minorHAnsi"/>
          <w:sz w:val="18"/>
          <w:szCs w:val="18"/>
        </w:rPr>
        <w:t>h</w:t>
      </w:r>
      <w:r w:rsidRPr="005B0033">
        <w:rPr>
          <w:rFonts w:asciiTheme="minorHAnsi" w:hAnsiTheme="minorHAnsi" w:cstheme="minorHAnsi"/>
          <w:sz w:val="18"/>
          <w:szCs w:val="18"/>
        </w:rPr>
        <w:t>eater in feet</w:t>
      </w:r>
      <w:r w:rsidR="00E04539" w:rsidRPr="005B0033">
        <w:rPr>
          <w:rFonts w:asciiTheme="minorHAnsi" w:hAnsiTheme="minorHAnsi" w:cstheme="minorHAnsi"/>
          <w:sz w:val="18"/>
          <w:szCs w:val="18"/>
        </w:rPr>
        <w:t>.</w:t>
      </w:r>
      <w:r w:rsidR="00975E71" w:rsidRPr="005B0033">
        <w:rPr>
          <w:rFonts w:asciiTheme="minorHAnsi" w:hAnsiTheme="minorHAnsi" w:cstheme="minorHAnsi"/>
          <w:sz w:val="18"/>
          <w:szCs w:val="18"/>
        </w:rPr>
        <w:t xml:space="preserve"> For multiple water heaters, enter the distance to the closest water heater.</w:t>
      </w:r>
    </w:p>
    <w:p w14:paraId="0D8AA2D5" w14:textId="76D54BD7" w:rsidR="00F41465" w:rsidRPr="005B0033" w:rsidRDefault="00F41465" w:rsidP="005B0033">
      <w:pPr>
        <w:pStyle w:val="ListParagraph"/>
        <w:numPr>
          <w:ilvl w:val="0"/>
          <w:numId w:val="30"/>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Enter </w:t>
      </w:r>
      <w:r w:rsidR="00E04539" w:rsidRPr="005B0033">
        <w:rPr>
          <w:rFonts w:asciiTheme="minorHAnsi" w:hAnsiTheme="minorHAnsi" w:cstheme="minorHAnsi"/>
          <w:sz w:val="18"/>
          <w:szCs w:val="18"/>
        </w:rPr>
        <w:t>f</w:t>
      </w:r>
      <w:r w:rsidRPr="005B0033">
        <w:rPr>
          <w:rFonts w:asciiTheme="minorHAnsi" w:hAnsiTheme="minorHAnsi" w:cstheme="minorHAnsi"/>
          <w:sz w:val="18"/>
          <w:szCs w:val="18"/>
        </w:rPr>
        <w:t xml:space="preserve">urthest </w:t>
      </w:r>
      <w:r w:rsidR="00E04539" w:rsidRPr="005B0033">
        <w:rPr>
          <w:rFonts w:asciiTheme="minorHAnsi" w:hAnsiTheme="minorHAnsi" w:cstheme="minorHAnsi"/>
          <w:sz w:val="18"/>
          <w:szCs w:val="18"/>
        </w:rPr>
        <w:t>t</w:t>
      </w:r>
      <w:r w:rsidRPr="005B0033">
        <w:rPr>
          <w:rFonts w:asciiTheme="minorHAnsi" w:hAnsiTheme="minorHAnsi" w:cstheme="minorHAnsi"/>
          <w:sz w:val="18"/>
          <w:szCs w:val="18"/>
        </w:rPr>
        <w:t>hird fixtures from fixture to Water Heater in feet</w:t>
      </w:r>
      <w:r w:rsidR="00E04539" w:rsidRPr="005B0033">
        <w:rPr>
          <w:rFonts w:asciiTheme="minorHAnsi" w:hAnsiTheme="minorHAnsi" w:cstheme="minorHAnsi"/>
          <w:sz w:val="18"/>
          <w:szCs w:val="18"/>
        </w:rPr>
        <w:t>.</w:t>
      </w:r>
      <w:r w:rsidR="00975E71" w:rsidRPr="005B0033">
        <w:rPr>
          <w:rFonts w:asciiTheme="minorHAnsi" w:hAnsiTheme="minorHAnsi" w:cstheme="minorHAnsi"/>
          <w:sz w:val="18"/>
          <w:szCs w:val="18"/>
        </w:rPr>
        <w:t xml:space="preserve"> For multiple water heaters, enter the average of the furthest distance of each water heater.</w:t>
      </w:r>
    </w:p>
    <w:p w14:paraId="1A9580BA" w14:textId="362B2721" w:rsidR="00F41465" w:rsidRPr="005B0033" w:rsidRDefault="00E04539"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Weighted Distance - </w:t>
      </w:r>
      <w:r w:rsidR="00F41465" w:rsidRPr="005B0033">
        <w:rPr>
          <w:rFonts w:asciiTheme="minorHAnsi" w:hAnsiTheme="minorHAnsi" w:cstheme="minorHAnsi"/>
          <w:sz w:val="18"/>
          <w:szCs w:val="18"/>
        </w:rPr>
        <w:t>Calculated value – no user input required</w:t>
      </w:r>
      <w:r w:rsidRPr="005B0033">
        <w:rPr>
          <w:rFonts w:asciiTheme="minorHAnsi" w:hAnsiTheme="minorHAnsi" w:cstheme="minorHAnsi"/>
          <w:sz w:val="18"/>
          <w:szCs w:val="18"/>
        </w:rPr>
        <w:t>.</w:t>
      </w:r>
    </w:p>
    <w:p w14:paraId="74780DA6" w14:textId="7045BEBE" w:rsidR="00F41465" w:rsidRPr="005B0033" w:rsidRDefault="00E04539" w:rsidP="005B0033">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B0033">
        <w:rPr>
          <w:rFonts w:asciiTheme="minorHAnsi" w:hAnsiTheme="minorHAnsi" w:cstheme="minorHAnsi"/>
          <w:sz w:val="18"/>
          <w:szCs w:val="18"/>
        </w:rPr>
        <w:t xml:space="preserve">Qualification Distance - </w:t>
      </w:r>
      <w:r w:rsidR="00F41465" w:rsidRPr="005B0033">
        <w:rPr>
          <w:rFonts w:asciiTheme="minorHAnsi" w:hAnsiTheme="minorHAnsi" w:cstheme="minorHAnsi"/>
          <w:sz w:val="18"/>
          <w:szCs w:val="18"/>
        </w:rPr>
        <w:t>Calculated value – no user input required</w:t>
      </w:r>
      <w:r w:rsidRPr="005B0033">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1D8CA48B" w:rsidR="00BF3581" w:rsidRPr="005B0033" w:rsidRDefault="00BF3581" w:rsidP="005B0033">
      <w:pPr>
        <w:pStyle w:val="ListParagraph"/>
        <w:numPr>
          <w:ilvl w:val="0"/>
          <w:numId w:val="31"/>
        </w:num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5B0033">
        <w:rPr>
          <w:rFonts w:asciiTheme="minorHAnsi" w:hAnsiTheme="minorHAnsi" w:cstheme="minorHAnsi"/>
          <w:sz w:val="18"/>
          <w:szCs w:val="18"/>
        </w:rPr>
        <w:t>Reference information from CF1R.</w:t>
      </w:r>
    </w:p>
    <w:p w14:paraId="2D1DED19" w14:textId="38057F6E" w:rsidR="00820267" w:rsidRPr="00820267"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4F784743" w14:textId="1AA045BF" w:rsidR="00832716" w:rsidRPr="005B0033"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02E3DCBD" w14:textId="31278BF6" w:rsidR="00832716" w:rsidRPr="005B0033" w:rsidRDefault="00832716"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Reference information from CF1R.</w:t>
      </w:r>
    </w:p>
    <w:p w14:paraId="52B8DEFD" w14:textId="574438E7" w:rsidR="00832716" w:rsidRPr="005B0033" w:rsidRDefault="00832716"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hAnsiTheme="minorHAnsi" w:cstheme="minorHAnsi"/>
          <w:sz w:val="18"/>
          <w:szCs w:val="18"/>
        </w:rPr>
        <w:t>Reference information from CF1R.</w:t>
      </w:r>
    </w:p>
    <w:p w14:paraId="0AB5ECD4" w14:textId="15C51425"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Drain Water Heat Recovery Manufacturer’s </w:t>
      </w:r>
      <w:r w:rsidR="00E04539" w:rsidRPr="005B0033">
        <w:rPr>
          <w:rFonts w:asciiTheme="minorHAnsi" w:eastAsiaTheme="minorEastAsia" w:hAnsiTheme="minorHAnsi" w:cstheme="minorHAnsi"/>
          <w:sz w:val="18"/>
          <w:szCs w:val="18"/>
        </w:rPr>
        <w:t>N</w:t>
      </w:r>
      <w:r w:rsidRPr="005B0033">
        <w:rPr>
          <w:rFonts w:asciiTheme="minorHAnsi" w:eastAsiaTheme="minorEastAsia" w:hAnsiTheme="minorHAnsi" w:cstheme="minorHAnsi"/>
          <w:sz w:val="18"/>
          <w:szCs w:val="18"/>
        </w:rPr>
        <w:t xml:space="preserve">ame- Enter the name of the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anufacturer</w:t>
      </w:r>
      <w:r w:rsidR="00E04921" w:rsidRPr="005B0033">
        <w:rPr>
          <w:rFonts w:asciiTheme="minorHAnsi" w:eastAsiaTheme="minorEastAsia" w:hAnsiTheme="minorHAnsi" w:cstheme="minorHAnsi"/>
          <w:sz w:val="18"/>
          <w:szCs w:val="18"/>
        </w:rPr>
        <w:t>.</w:t>
      </w:r>
    </w:p>
    <w:p w14:paraId="69C420E7" w14:textId="4FCB35B1"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Drain Water Heat Recovery Manufacturer’s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 xml:space="preserve">odel </w:t>
      </w:r>
      <w:r w:rsidR="00E04539" w:rsidRPr="005B0033">
        <w:rPr>
          <w:rFonts w:asciiTheme="minorHAnsi" w:eastAsiaTheme="minorEastAsia" w:hAnsiTheme="minorHAnsi" w:cstheme="minorHAnsi"/>
          <w:sz w:val="18"/>
          <w:szCs w:val="18"/>
        </w:rPr>
        <w:t>N</w:t>
      </w:r>
      <w:r w:rsidRPr="005B0033">
        <w:rPr>
          <w:rFonts w:asciiTheme="minorHAnsi" w:eastAsiaTheme="minorEastAsia" w:hAnsiTheme="minorHAnsi" w:cstheme="minorHAnsi"/>
          <w:sz w:val="18"/>
          <w:szCs w:val="18"/>
        </w:rPr>
        <w:t xml:space="preserve">umber – Enter the </w:t>
      </w:r>
      <w:r w:rsidR="00E04539" w:rsidRPr="005B0033">
        <w:rPr>
          <w:rFonts w:asciiTheme="minorHAnsi" w:eastAsiaTheme="minorEastAsia" w:hAnsiTheme="minorHAnsi" w:cstheme="minorHAnsi"/>
          <w:sz w:val="18"/>
          <w:szCs w:val="18"/>
        </w:rPr>
        <w:t>m</w:t>
      </w:r>
      <w:r w:rsidRPr="005B0033">
        <w:rPr>
          <w:rFonts w:asciiTheme="minorHAnsi" w:eastAsiaTheme="minorEastAsia" w:hAnsiTheme="minorHAnsi" w:cstheme="minorHAnsi"/>
          <w:sz w:val="18"/>
          <w:szCs w:val="18"/>
        </w:rPr>
        <w:t>odel number</w:t>
      </w:r>
      <w:r w:rsidR="00E04921" w:rsidRPr="005B0033">
        <w:rPr>
          <w:rFonts w:asciiTheme="minorHAnsi" w:eastAsiaTheme="minorEastAsia" w:hAnsiTheme="minorHAnsi" w:cstheme="minorHAnsi"/>
          <w:sz w:val="18"/>
          <w:szCs w:val="18"/>
        </w:rPr>
        <w:t>.</w:t>
      </w:r>
    </w:p>
    <w:p w14:paraId="54A596F5" w14:textId="71477F92"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sz w:val="18"/>
          <w:szCs w:val="18"/>
        </w:rPr>
      </w:pPr>
      <w:r w:rsidRPr="005B0033">
        <w:rPr>
          <w:rFonts w:asciiTheme="minorHAnsi" w:eastAsiaTheme="minorEastAsia" w:hAnsiTheme="minorHAnsi" w:cstheme="minorHAnsi"/>
          <w:sz w:val="18"/>
          <w:szCs w:val="18"/>
        </w:rPr>
        <w:t xml:space="preserve">Rated Effectiveness – Enter the rated effectiveness of the </w:t>
      </w:r>
      <w:r w:rsidR="00E04921" w:rsidRPr="005B0033">
        <w:rPr>
          <w:rFonts w:asciiTheme="minorHAnsi" w:eastAsiaTheme="minorEastAsia" w:hAnsiTheme="minorHAnsi" w:cstheme="minorHAnsi"/>
          <w:sz w:val="18"/>
          <w:szCs w:val="18"/>
        </w:rPr>
        <w:t>DWHR device</w:t>
      </w:r>
      <w:r w:rsidRPr="005B0033">
        <w:rPr>
          <w:rFonts w:asciiTheme="minorHAnsi" w:eastAsiaTheme="minorEastAsia" w:hAnsiTheme="minorHAnsi" w:cstheme="minorHAnsi"/>
          <w:sz w:val="18"/>
          <w:szCs w:val="18"/>
        </w:rPr>
        <w:t>.</w:t>
      </w:r>
    </w:p>
    <w:p w14:paraId="19DD8B37" w14:textId="179495DA" w:rsidR="00B16B2C" w:rsidRPr="005B0033" w:rsidRDefault="00B16B2C"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Installation Configuration</w:t>
      </w:r>
      <w:r w:rsidR="00E04921" w:rsidRPr="005B0033">
        <w:rPr>
          <w:rFonts w:asciiTheme="minorHAnsi" w:hAnsiTheme="minorHAnsi" w:cstheme="minorHAnsi"/>
          <w:sz w:val="18"/>
          <w:szCs w:val="18"/>
        </w:rPr>
        <w:t xml:space="preserve"> </w:t>
      </w:r>
      <w:r w:rsidRPr="005B0033">
        <w:rPr>
          <w:rFonts w:asciiTheme="minorHAnsi" w:hAnsiTheme="minorHAnsi" w:cstheme="minorHAnsi"/>
          <w:sz w:val="18"/>
          <w:szCs w:val="18"/>
        </w:rPr>
        <w:t>– Enter type of configuration.</w:t>
      </w:r>
      <w:r w:rsidR="00E04921" w:rsidRPr="005B0033">
        <w:rPr>
          <w:rFonts w:asciiTheme="minorHAnsi" w:hAnsiTheme="minorHAnsi" w:cstheme="minorHAnsi"/>
          <w:sz w:val="18"/>
          <w:szCs w:val="18"/>
        </w:rPr>
        <w:t xml:space="preserve">  Available options are</w:t>
      </w:r>
      <w:r w:rsidR="00E04539" w:rsidRPr="005B0033">
        <w:rPr>
          <w:rFonts w:asciiTheme="minorHAnsi" w:hAnsiTheme="minorHAnsi" w:cstheme="minorHAnsi"/>
          <w:sz w:val="18"/>
          <w:szCs w:val="18"/>
        </w:rPr>
        <w:t>:</w:t>
      </w:r>
      <w:r w:rsidR="00E04921" w:rsidRPr="005B0033">
        <w:rPr>
          <w:rFonts w:asciiTheme="minorHAnsi" w:hAnsiTheme="minorHAnsi" w:cstheme="minorHAnsi"/>
          <w:sz w:val="18"/>
          <w:szCs w:val="18"/>
        </w:rPr>
        <w:t xml:space="preserve"> Equal flow, unequal to shower, and unequal to water heater</w:t>
      </w:r>
    </w:p>
    <w:p w14:paraId="22A2E610" w14:textId="1769E75C" w:rsidR="00B16B2C" w:rsidRPr="005B0033" w:rsidRDefault="00B16B2C" w:rsidP="005B0033">
      <w:pPr>
        <w:pStyle w:val="ListParagraph"/>
        <w:numPr>
          <w:ilvl w:val="0"/>
          <w:numId w:val="31"/>
        </w:numPr>
        <w:spacing w:after="0" w:line="240" w:lineRule="auto"/>
        <w:rPr>
          <w:rFonts w:asciiTheme="minorHAnsi" w:hAnsiTheme="minorHAnsi" w:cstheme="minorHAnsi"/>
          <w:sz w:val="18"/>
          <w:szCs w:val="18"/>
        </w:rPr>
      </w:pPr>
      <w:r w:rsidRPr="005B0033">
        <w:rPr>
          <w:rFonts w:asciiTheme="minorHAnsi" w:hAnsiTheme="minorHAnsi" w:cstheme="minorHAnsi"/>
          <w:sz w:val="18"/>
          <w:szCs w:val="18"/>
        </w:rPr>
        <w:t>Percent of shower</w:t>
      </w:r>
      <w:r w:rsidR="00E04539" w:rsidRPr="005B0033">
        <w:rPr>
          <w:rFonts w:asciiTheme="minorHAnsi" w:hAnsiTheme="minorHAnsi" w:cstheme="minorHAnsi"/>
          <w:sz w:val="18"/>
          <w:szCs w:val="18"/>
        </w:rPr>
        <w:t>s</w:t>
      </w:r>
      <w:r w:rsidRPr="005B0033">
        <w:rPr>
          <w:rFonts w:asciiTheme="minorHAnsi" w:hAnsiTheme="minorHAnsi" w:cstheme="minorHAnsi"/>
          <w:sz w:val="18"/>
          <w:szCs w:val="18"/>
        </w:rPr>
        <w:t xml:space="preserve"> served by the DWHR device –</w:t>
      </w:r>
      <w:r w:rsidR="00E04921" w:rsidRPr="005B0033">
        <w:rPr>
          <w:rFonts w:asciiTheme="minorHAnsi" w:hAnsiTheme="minorHAnsi" w:cstheme="minorHAnsi"/>
          <w:sz w:val="18"/>
          <w:szCs w:val="18"/>
        </w:rPr>
        <w:t xml:space="preserve"> E</w:t>
      </w:r>
      <w:r w:rsidRPr="005B0033">
        <w:rPr>
          <w:rFonts w:asciiTheme="minorHAnsi" w:hAnsiTheme="minorHAnsi" w:cstheme="minorHAnsi"/>
          <w:sz w:val="18"/>
          <w:szCs w:val="18"/>
        </w:rPr>
        <w:t xml:space="preserve">nter the </w:t>
      </w:r>
      <w:r w:rsidR="00E04921" w:rsidRPr="005B0033">
        <w:rPr>
          <w:rFonts w:asciiTheme="minorHAnsi" w:hAnsiTheme="minorHAnsi" w:cstheme="minorHAnsi"/>
          <w:sz w:val="18"/>
          <w:szCs w:val="18"/>
        </w:rPr>
        <w:t>percent</w:t>
      </w:r>
      <w:r w:rsidRPr="005B0033">
        <w:rPr>
          <w:rFonts w:asciiTheme="minorHAnsi" w:hAnsiTheme="minorHAnsi" w:cstheme="minorHAnsi"/>
          <w:sz w:val="18"/>
          <w:szCs w:val="18"/>
        </w:rPr>
        <w:t xml:space="preserve"> of showers </w:t>
      </w:r>
      <w:r w:rsidR="00E04921" w:rsidRPr="005B0033">
        <w:rPr>
          <w:rFonts w:asciiTheme="minorHAnsi" w:hAnsiTheme="minorHAnsi" w:cstheme="minorHAnsi"/>
          <w:sz w:val="18"/>
          <w:szCs w:val="18"/>
        </w:rPr>
        <w:t>served by this</w:t>
      </w:r>
      <w:r w:rsidRPr="005B0033">
        <w:rPr>
          <w:rFonts w:asciiTheme="minorHAnsi" w:hAnsiTheme="minorHAnsi" w:cstheme="minorHAnsi"/>
          <w:sz w:val="18"/>
          <w:szCs w:val="18"/>
        </w:rPr>
        <w:t xml:space="preserve"> </w:t>
      </w:r>
      <w:r w:rsidR="00E04921" w:rsidRPr="005B0033">
        <w:rPr>
          <w:rFonts w:asciiTheme="minorHAnsi" w:hAnsiTheme="minorHAnsi" w:cstheme="minorHAnsi"/>
          <w:sz w:val="18"/>
          <w:szCs w:val="18"/>
        </w:rPr>
        <w:t>DWHR device.</w:t>
      </w:r>
    </w:p>
    <w:p w14:paraId="022A5B1D" w14:textId="3128D166" w:rsidR="00B16B2C" w:rsidRPr="005B0033" w:rsidRDefault="00B16B2C" w:rsidP="005B0033">
      <w:pPr>
        <w:pStyle w:val="ListParagraph"/>
        <w:numPr>
          <w:ilvl w:val="0"/>
          <w:numId w:val="31"/>
        </w:numPr>
        <w:spacing w:after="0" w:line="240" w:lineRule="auto"/>
        <w:rPr>
          <w:rFonts w:asciiTheme="minorHAnsi" w:eastAsiaTheme="minorEastAsia" w:hAnsiTheme="minorHAnsi" w:cstheme="minorHAnsi"/>
          <w:b/>
          <w:sz w:val="18"/>
          <w:szCs w:val="18"/>
        </w:rPr>
      </w:pPr>
      <w:r w:rsidRPr="005B0033">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01A1AACA" w:rsidR="00DC1FD3" w:rsidRDefault="00DC1FD3">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3221B47E"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A2813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67911F5A" w14:textId="77777777" w:rsidR="006E4B25" w:rsidRPr="00236F4B" w:rsidRDefault="006E4B25" w:rsidP="00DC522B">
      <w:pPr>
        <w:spacing w:after="0" w:line="240" w:lineRule="auto"/>
        <w:rPr>
          <w:rFonts w:asciiTheme="minorHAnsi" w:hAnsiTheme="minorHAnsi" w:cstheme="minorHAnsi"/>
          <w:b/>
          <w:sz w:val="18"/>
          <w:szCs w:val="18"/>
        </w:rPr>
        <w:sectPr w:rsidR="006E4B25" w:rsidRPr="00236F4B" w:rsidSect="00E04539">
          <w:headerReference w:type="default" r:id="rId16"/>
          <w:footerReference w:type="default" r:id="rId17"/>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127"/>
        <w:gridCol w:w="1047"/>
        <w:gridCol w:w="1030"/>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10"/>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r w:rsidR="006A3904">
              <w:rPr>
                <w:rFonts w:asciiTheme="minorHAnsi" w:hAnsiTheme="minorHAnsi" w:cstheme="minorHAnsi"/>
                <w:b/>
                <w:sz w:val="20"/>
                <w:szCs w:val="20"/>
              </w:rPr>
              <w:t>(other than HPWH)</w:t>
            </w:r>
          </w:p>
          <w:p w14:paraId="1FCD1FD2" w14:textId="3CD28014" w:rsidR="00F349F6" w:rsidRPr="00327949" w:rsidRDefault="00F349F6" w:rsidP="002B092D">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r w:rsidR="0070204F" w:rsidRPr="005828AE">
              <w:rPr>
                <w:rFonts w:asciiTheme="minorHAnsi" w:eastAsia="Times New Roman" w:hAnsiTheme="minorHAnsi" w:cstheme="minorHAnsi"/>
                <w:sz w:val="20"/>
                <w:szCs w:val="20"/>
              </w:rPr>
              <w:t xml:space="preserve"> features</w:t>
            </w:r>
            <w:r w:rsidR="0070204F">
              <w:rPr>
                <w:rFonts w:asciiTheme="minorHAnsi" w:eastAsia="Times New Roman" w:hAnsiTheme="minorHAnsi" w:cstheme="minorHAnsi"/>
                <w:sz w:val="20"/>
                <w:szCs w:val="20"/>
              </w:rPr>
              <w:t xml:space="preserve"> of</w:t>
            </w:r>
            <w:r w:rsidR="0070204F" w:rsidRPr="00327949">
              <w:rPr>
                <w:rFonts w:asciiTheme="minorHAnsi" w:hAnsiTheme="minorHAnsi" w:cstheme="minorHAnsi"/>
                <w:sz w:val="18"/>
                <w:szCs w:val="18"/>
              </w:rPr>
              <w:t xml:space="preserve"> </w:t>
            </w:r>
            <w:r w:rsidRPr="00327949">
              <w:rPr>
                <w:rFonts w:asciiTheme="minorHAnsi" w:hAnsiTheme="minorHAnsi" w:cstheme="minorHAnsi"/>
                <w:sz w:val="18"/>
                <w:szCs w:val="18"/>
              </w:rPr>
              <w:t xml:space="preserve">the water heating system </w:t>
            </w:r>
            <w:r w:rsidR="001022AB">
              <w:rPr>
                <w:rFonts w:asciiTheme="minorHAnsi" w:eastAsia="Times New Roman" w:hAnsiTheme="minorHAnsi" w:cstheme="minorHAnsi"/>
                <w:sz w:val="20"/>
                <w:szCs w:val="20"/>
              </w:rPr>
              <w:t xml:space="preserve">other than </w:t>
            </w:r>
            <w:r w:rsidR="001022AB">
              <w:rPr>
                <w:rFonts w:cstheme="minorHAnsi"/>
                <w:b/>
                <w:bCs/>
                <w:sz w:val="20"/>
                <w:szCs w:val="20"/>
              </w:rPr>
              <w:t>HPWH</w:t>
            </w:r>
            <w:r w:rsidR="001022AB" w:rsidRPr="005828AE">
              <w:rPr>
                <w:rFonts w:asciiTheme="minorHAnsi" w:eastAsia="Times New Roman" w:hAnsiTheme="minorHAnsi" w:cstheme="minorHAnsi"/>
                <w:sz w:val="20"/>
                <w:szCs w:val="20"/>
              </w:rPr>
              <w:t xml:space="preserve"> </w:t>
            </w:r>
            <w:r w:rsidR="001022AB">
              <w:rPr>
                <w:rFonts w:asciiTheme="minorHAnsi" w:eastAsia="Times New Roman" w:hAnsiTheme="minorHAnsi" w:cstheme="minorHAnsi"/>
                <w:sz w:val="20"/>
                <w:szCs w:val="20"/>
              </w:rPr>
              <w:t>systems</w:t>
            </w:r>
            <w:r w:rsidRPr="00327949">
              <w:rPr>
                <w:rFonts w:asciiTheme="minorHAnsi" w:hAnsiTheme="minorHAnsi" w:cstheme="minorHAnsi"/>
                <w:sz w:val="18"/>
                <w:szCs w:val="18"/>
              </w:rPr>
              <w:t xml:space="preserve"> that were specified on the registered CF1R compliance document for this project.</w:t>
            </w:r>
          </w:p>
          <w:p w14:paraId="2644B5A4" w14:textId="728842DA"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B73409">
              <w:t xml:space="preserve"> </w:t>
            </w:r>
            <w:r w:rsidR="00B73409" w:rsidRPr="00B73409">
              <w:rPr>
                <w:rFonts w:asciiTheme="minorHAnsi" w:hAnsiTheme="minorHAnsi" w:cstheme="minorHAnsi"/>
                <w:sz w:val="18"/>
                <w:szCs w:val="18"/>
              </w:rPr>
              <w:t xml:space="preserve">if CF1R </w:t>
            </w:r>
            <w:r w:rsidR="009024F2">
              <w:rPr>
                <w:rFonts w:asciiTheme="minorHAnsi" w:hAnsiTheme="minorHAnsi" w:cstheme="minorHAnsi"/>
                <w:sz w:val="18"/>
                <w:szCs w:val="18"/>
              </w:rPr>
              <w:t xml:space="preserve">do not have any </w:t>
            </w:r>
            <w:r w:rsidR="00B73409" w:rsidRPr="00B73409">
              <w:rPr>
                <w:rFonts w:asciiTheme="minorHAnsi" w:hAnsiTheme="minorHAnsi" w:cstheme="minorHAnsi"/>
                <w:sz w:val="18"/>
                <w:szCs w:val="18"/>
              </w:rPr>
              <w:t xml:space="preserve"> </w:t>
            </w:r>
            <w:r w:rsidR="009024F2">
              <w:rPr>
                <w:rFonts w:asciiTheme="minorHAnsi" w:hAnsiTheme="minorHAnsi" w:cstheme="minorHAnsi"/>
                <w:sz w:val="18"/>
                <w:szCs w:val="18"/>
              </w:rPr>
              <w:t>non-</w:t>
            </w:r>
            <w:r w:rsidR="00B73409" w:rsidRPr="00B73409">
              <w:rPr>
                <w:rFonts w:asciiTheme="minorHAnsi" w:hAnsiTheme="minorHAnsi" w:cstheme="minorHAnsi"/>
                <w:sz w:val="18"/>
                <w:szCs w:val="18"/>
              </w:rPr>
              <w:t>HPWH</w:t>
            </w:r>
            <w:r w:rsidR="009024F2">
              <w:rPr>
                <w:rFonts w:asciiTheme="minorHAnsi" w:hAnsiTheme="minorHAnsi" w:cstheme="minorHAnsi"/>
                <w:sz w:val="18"/>
                <w:szCs w:val="18"/>
              </w:rPr>
              <w:t xml:space="preserve"> systems</w:t>
            </w:r>
            <w:r w:rsidR="00B73409" w:rsidRPr="00B73409">
              <w:rPr>
                <w:rFonts w:asciiTheme="minorHAnsi" w:hAnsiTheme="minorHAnsi" w:cstheme="minorHAnsi"/>
                <w:sz w:val="18"/>
                <w:szCs w:val="18"/>
              </w:rPr>
              <w:t xml:space="preserve">, then display the "section does not apply" message; else </w:t>
            </w:r>
            <w:r w:rsidRPr="00327949">
              <w:rPr>
                <w:rFonts w:asciiTheme="minorHAnsi" w:hAnsiTheme="minorHAnsi" w:cstheme="minorHAnsi"/>
                <w:sz w:val="18"/>
                <w:szCs w:val="18"/>
              </w:rPr>
              <w:t xml:space="preserve">require one row of data for each </w:t>
            </w:r>
            <w:r w:rsidR="009024F2">
              <w:rPr>
                <w:rFonts w:asciiTheme="minorHAnsi" w:hAnsiTheme="minorHAnsi" w:cstheme="minorHAnsi"/>
                <w:sz w:val="18"/>
                <w:szCs w:val="18"/>
              </w:rPr>
              <w:t xml:space="preserve">non-HPWH </w:t>
            </w:r>
            <w:r w:rsidR="00EC0CA0">
              <w:rPr>
                <w:rFonts w:asciiTheme="minorHAnsi" w:hAnsiTheme="minorHAnsi" w:cstheme="minorHAnsi"/>
                <w:sz w:val="18"/>
                <w:szCs w:val="18"/>
              </w:rPr>
              <w:t>water heater identified on the CF1R-</w:t>
            </w:r>
            <w:r w:rsidR="00EC0CA0" w:rsidRPr="00DC34CF">
              <w:rPr>
                <w:rFonts w:asciiTheme="minorHAnsi" w:hAnsiTheme="minorHAnsi" w:cstheme="minorHAnsi"/>
                <w:sz w:val="18"/>
                <w:szCs w:val="18"/>
              </w:rPr>
              <w:t>PRF</w:t>
            </w:r>
            <w:r w:rsidRPr="00327949">
              <w:rPr>
                <w:rFonts w:asciiTheme="minorHAnsi" w:hAnsiTheme="minorHAnsi" w:cstheme="minorHAnsi"/>
                <w:sz w:val="18"/>
                <w:szCs w:val="18"/>
              </w:rPr>
              <w:t>&gt;&gt;</w:t>
            </w:r>
          </w:p>
        </w:tc>
      </w:tr>
      <w:tr w:rsidR="00F349F6" w:rsidRPr="00327949" w14:paraId="6AAB97F6" w14:textId="34F9147E" w:rsidTr="009A07E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
          <w:p w14:paraId="49799FAA" w14:textId="20ECA94B" w:rsidR="00F349F6" w:rsidRPr="00327949" w:rsidRDefault="00F349F6" w:rsidP="00F349F6">
            <w:pPr>
              <w:spacing w:after="0" w:line="240" w:lineRule="auto"/>
              <w:jc w:val="center"/>
              <w:rPr>
                <w:rFonts w:asciiTheme="minorHAnsi" w:hAnsiTheme="minorHAnsi" w:cstheme="minorHAnsi"/>
                <w:sz w:val="18"/>
                <w:szCs w:val="18"/>
              </w:rPr>
            </w:pPr>
            <w:del w:id="13" w:author="Alhabibi, Haider@Energy" w:date="2022-06-20T18:22:00Z">
              <w:r w:rsidDel="002003C3">
                <w:rPr>
                  <w:rFonts w:asciiTheme="minorHAnsi" w:hAnsiTheme="minorHAnsi" w:cstheme="minorHAnsi"/>
                  <w:sz w:val="18"/>
                  <w:szCs w:val="18"/>
                </w:rPr>
                <w:delText>09</w:delText>
              </w:r>
            </w:del>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9A07E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7418C65F"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of</w:t>
            </w:r>
            <w:r w:rsidR="002E1D83">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
          <w:p w14:paraId="461A280B" w14:textId="32275B45" w:rsidR="00F349F6" w:rsidRPr="00327949" w:rsidRDefault="00F349F6" w:rsidP="009A07EC">
            <w:pPr>
              <w:spacing w:after="0" w:line="240" w:lineRule="auto"/>
              <w:jc w:val="center"/>
              <w:rPr>
                <w:rFonts w:asciiTheme="minorHAnsi" w:hAnsiTheme="minorHAnsi" w:cstheme="minorHAnsi"/>
                <w:sz w:val="18"/>
                <w:szCs w:val="18"/>
              </w:rPr>
            </w:pPr>
            <w:del w:id="14" w:author="Alhabibi, Haider@Energy" w:date="2022-06-20T18:22:00Z">
              <w:r w:rsidRPr="00095904" w:rsidDel="002003C3">
                <w:rPr>
                  <w:rFonts w:asciiTheme="minorHAnsi" w:eastAsia="Times New Roman" w:hAnsiTheme="minorHAnsi" w:cstheme="minorHAnsi"/>
                  <w:sz w:val="18"/>
                  <w:szCs w:val="20"/>
                </w:rPr>
                <w:delText>Central DHW System Distribution</w:delText>
              </w:r>
            </w:del>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77" w:type="pct"/>
            <w:tcBorders>
              <w:top w:val="single" w:sz="4" w:space="0" w:color="auto"/>
              <w:left w:val="single" w:sz="4" w:space="0" w:color="auto"/>
              <w:bottom w:val="single" w:sz="4" w:space="0" w:color="auto"/>
              <w:right w:val="single" w:sz="4" w:space="0" w:color="auto"/>
            </w:tcBorders>
            <w:vAlign w:val="bottom"/>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9A07E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4B975DC4"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&lt;&lt;reference value from CF1R;</w:t>
            </w:r>
            <w:r w:rsidR="00F349F6">
              <w:rPr>
                <w:rFonts w:asciiTheme="minorHAnsi" w:eastAsia="Times New Roman" w:hAnsiTheme="minorHAnsi" w:cstheme="minorHAnsi"/>
                <w:sz w:val="16"/>
                <w:szCs w:val="20"/>
              </w:rPr>
              <w:t xml:space="preserve"> if Single Family, then value = Single Family&gt;&gt; </w:t>
            </w:r>
          </w:p>
        </w:tc>
        <w:tc>
          <w:tcPr>
            <w:tcW w:w="367" w:type="pct"/>
            <w:tcBorders>
              <w:top w:val="single" w:sz="4" w:space="0" w:color="auto"/>
              <w:left w:val="single" w:sz="4" w:space="0" w:color="auto"/>
              <w:bottom w:val="single" w:sz="4" w:space="0" w:color="auto"/>
              <w:right w:val="single" w:sz="4" w:space="0" w:color="auto"/>
            </w:tcBorders>
          </w:tcPr>
          <w:p w14:paraId="1F9F0E23" w14:textId="30ED6B3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1FEF36D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F349F6" w:rsidRPr="002B092D"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3BDD1230"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4887B952" w14:textId="3482AC02"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5D4EECC0"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CF1R&gt;&gt;</w:t>
            </w:r>
          </w:p>
        </w:tc>
        <w:tc>
          <w:tcPr>
            <w:tcW w:w="348" w:type="pct"/>
            <w:tcBorders>
              <w:top w:val="single" w:sz="4" w:space="0" w:color="auto"/>
              <w:left w:val="single" w:sz="4" w:space="0" w:color="auto"/>
              <w:bottom w:val="single" w:sz="4" w:space="0" w:color="auto"/>
              <w:right w:val="single" w:sz="4" w:space="0" w:color="auto"/>
            </w:tcBorders>
          </w:tcPr>
          <w:p w14:paraId="52E1B19B" w14:textId="4240721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&lt;&lt;reference values from CF1R.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&lt;&lt;reference value from CF1R;</w:t>
            </w:r>
          </w:p>
          <w:p w14:paraId="0930D259" w14:textId="77777777"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If parent CF1R = CF1R-ADD, ALT or NCB, then value = NA;</w:t>
            </w:r>
          </w:p>
          <w:p w14:paraId="3102547C" w14:textId="40230A5E"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Elseif parent CF1R = CF1R-</w:t>
            </w:r>
            <w:r w:rsidRPr="00DC34CF">
              <w:rPr>
                <w:rFonts w:asciiTheme="minorHAnsi" w:eastAsia="Times New Roman" w:hAnsiTheme="minorHAnsi" w:cstheme="minorHAnsi"/>
                <w:sz w:val="16"/>
                <w:szCs w:val="16"/>
              </w:rPr>
              <w:t>PRF</w:t>
            </w:r>
            <w:r w:rsidRPr="00D65B83">
              <w:rPr>
                <w:rFonts w:asciiTheme="minorHAnsi" w:eastAsia="Times New Roman" w:hAnsiTheme="minorHAnsi" w:cstheme="minorHAnsi"/>
                <w:sz w:val="16"/>
                <w:szCs w:val="16"/>
              </w:rPr>
              <w:t>; then allowed values: if Fuel Type (A0</w:t>
            </w:r>
            <w:r w:rsidR="00E11E2A">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Btu/Hr;</w:t>
            </w:r>
          </w:p>
          <w:p w14:paraId="416FDCB5" w14:textId="6B13B4CB"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kW;</w:t>
            </w:r>
          </w:p>
          <w:p w14:paraId="3C99B452" w14:textId="6C40C691" w:rsidR="00F349F6" w:rsidRPr="002B092D" w:rsidRDefault="00F349F6"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sidR="00E11E2A">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NA; </w:t>
            </w:r>
          </w:p>
          <w:p w14:paraId="090AFD2A" w14:textId="4DD65BE2" w:rsidR="00F349F6" w:rsidRPr="002B092D" w:rsidRDefault="00F349F6"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reference value from CF1R</w:t>
            </w:r>
            <w:r>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440" w:type="pct"/>
            <w:tcBorders>
              <w:top w:val="single" w:sz="4" w:space="0" w:color="auto"/>
              <w:left w:val="single" w:sz="4" w:space="0" w:color="auto"/>
              <w:bottom w:val="single" w:sz="4" w:space="0" w:color="auto"/>
              <w:right w:val="single" w:sz="4" w:space="0" w:color="auto"/>
            </w:tcBorders>
          </w:tcPr>
          <w:p w14:paraId="576F78B1" w14:textId="106D42BF" w:rsidR="00F349F6" w:rsidDel="002003C3" w:rsidRDefault="00F349F6" w:rsidP="00F349F6">
            <w:pPr>
              <w:spacing w:after="0" w:line="240" w:lineRule="auto"/>
              <w:rPr>
                <w:del w:id="15" w:author="Alhabibi, Haider@Energy" w:date="2022-06-20T18:22:00Z"/>
                <w:rFonts w:asciiTheme="minorHAnsi" w:eastAsia="Times New Roman" w:hAnsiTheme="minorHAnsi" w:cstheme="minorHAnsi"/>
                <w:sz w:val="16"/>
                <w:szCs w:val="16"/>
              </w:rPr>
            </w:pPr>
            <w:del w:id="16" w:author="Alhabibi, Haider@Energy" w:date="2022-06-20T18:22:00Z">
              <w:r w:rsidRPr="002B092D" w:rsidDel="002003C3">
                <w:rPr>
                  <w:rFonts w:asciiTheme="minorHAnsi" w:eastAsia="Times New Roman" w:hAnsiTheme="minorHAnsi" w:cstheme="minorHAnsi"/>
                  <w:sz w:val="16"/>
                  <w:szCs w:val="16"/>
                </w:rPr>
                <w:delText xml:space="preserve">&lt;&lt;reference values from CF1R.  If Central DHW System then </w:delText>
              </w:r>
              <w:r w:rsidDel="002003C3">
                <w:rPr>
                  <w:rFonts w:asciiTheme="minorHAnsi" w:eastAsia="Times New Roman" w:hAnsiTheme="minorHAnsi" w:cstheme="minorHAnsi"/>
                  <w:sz w:val="16"/>
                  <w:szCs w:val="16"/>
                </w:rPr>
                <w:delText>value</w:delText>
              </w:r>
              <w:r w:rsidRPr="002B092D" w:rsidDel="002003C3">
                <w:rPr>
                  <w:rFonts w:asciiTheme="minorHAnsi" w:eastAsia="Times New Roman" w:hAnsiTheme="minorHAnsi" w:cstheme="minorHAnsi"/>
                  <w:sz w:val="16"/>
                  <w:szCs w:val="16"/>
                </w:rPr>
                <w:delText>= Yes</w:delText>
              </w:r>
              <w:r w:rsidDel="002003C3">
                <w:rPr>
                  <w:rFonts w:asciiTheme="minorHAnsi" w:eastAsia="Times New Roman" w:hAnsiTheme="minorHAnsi" w:cstheme="minorHAnsi"/>
                  <w:sz w:val="16"/>
                  <w:szCs w:val="16"/>
                </w:rPr>
                <w:delText>;</w:delText>
              </w:r>
              <w:r w:rsidRPr="002B092D" w:rsidDel="002003C3">
                <w:rPr>
                  <w:rFonts w:asciiTheme="minorHAnsi" w:eastAsia="Times New Roman" w:hAnsiTheme="minorHAnsi" w:cstheme="minorHAnsi"/>
                  <w:sz w:val="16"/>
                  <w:szCs w:val="16"/>
                </w:rPr>
                <w:delText xml:space="preserve"> </w:delText>
              </w:r>
            </w:del>
          </w:p>
          <w:p w14:paraId="4A7E95D8" w14:textId="0E752331" w:rsidR="00F349F6" w:rsidRPr="002B092D" w:rsidRDefault="00F349F6" w:rsidP="00F349F6">
            <w:pPr>
              <w:spacing w:after="0" w:line="240" w:lineRule="auto"/>
              <w:rPr>
                <w:rFonts w:asciiTheme="minorHAnsi" w:hAnsiTheme="minorHAnsi" w:cstheme="minorHAnsi"/>
                <w:sz w:val="16"/>
                <w:szCs w:val="16"/>
              </w:rPr>
            </w:pPr>
            <w:del w:id="17" w:author="Alhabibi, Haider@Energy" w:date="2022-06-20T18:22:00Z">
              <w:r w:rsidRPr="002B092D" w:rsidDel="002003C3">
                <w:rPr>
                  <w:rFonts w:asciiTheme="minorHAnsi" w:eastAsia="Times New Roman" w:hAnsiTheme="minorHAnsi" w:cstheme="minorHAnsi"/>
                  <w:sz w:val="16"/>
                  <w:szCs w:val="16"/>
                </w:rPr>
                <w:delText xml:space="preserve">else </w:delText>
              </w:r>
              <w:r w:rsidDel="002003C3">
                <w:rPr>
                  <w:rFonts w:asciiTheme="minorHAnsi" w:eastAsia="Times New Roman" w:hAnsiTheme="minorHAnsi" w:cstheme="minorHAnsi"/>
                  <w:sz w:val="16"/>
                  <w:szCs w:val="16"/>
                </w:rPr>
                <w:delText>value</w:delText>
              </w:r>
              <w:r w:rsidRPr="002B092D" w:rsidDel="002003C3">
                <w:rPr>
                  <w:rFonts w:asciiTheme="minorHAnsi" w:eastAsia="Times New Roman" w:hAnsiTheme="minorHAnsi" w:cstheme="minorHAnsi"/>
                  <w:sz w:val="16"/>
                  <w:szCs w:val="16"/>
                </w:rPr>
                <w:delText xml:space="preserve"> = NA</w:delText>
              </w:r>
            </w:del>
          </w:p>
        </w:tc>
        <w:tc>
          <w:tcPr>
            <w:tcW w:w="522" w:type="pct"/>
            <w:tcBorders>
              <w:top w:val="single" w:sz="4" w:space="0" w:color="auto"/>
              <w:left w:val="single" w:sz="4" w:space="0" w:color="auto"/>
              <w:bottom w:val="single" w:sz="4" w:space="0" w:color="auto"/>
              <w:right w:val="single" w:sz="4" w:space="0" w:color="auto"/>
            </w:tcBorders>
          </w:tcPr>
          <w:p w14:paraId="4B1E8DA8"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CF1R </w:t>
            </w:r>
          </w:p>
          <w:p w14:paraId="6E2D48C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HERS-Verified Demand Recirculation Sensor Control</w:t>
            </w:r>
            <w:r>
              <w:rPr>
                <w:rFonts w:eastAsia="Times New Roman"/>
                <w:sz w:val="16"/>
                <w:szCs w:val="16"/>
              </w:rPr>
              <w:t>;</w:t>
            </w:r>
            <w:r w:rsidRPr="002B092D">
              <w:rPr>
                <w:rFonts w:eastAsia="Times New Roman"/>
                <w:sz w:val="16"/>
                <w:szCs w:val="16"/>
              </w:rPr>
              <w:t xml:space="preserve"> </w:t>
            </w:r>
          </w:p>
          <w:p w14:paraId="0D95305B" w14:textId="6625A2E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Else if </w:t>
            </w:r>
            <w:r>
              <w:rPr>
                <w:rFonts w:asciiTheme="minorHAnsi" w:eastAsia="Times New Roman" w:hAnsiTheme="minorHAnsi" w:cstheme="minorHAnsi"/>
                <w:sz w:val="16"/>
                <w:szCs w:val="16"/>
              </w:rPr>
              <w:t>performance and 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1BA849C0" w14:textId="180AB456"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lastRenderedPageBreak/>
              <w:t>*HERS-Verified Pipe Insulation Credit</w:t>
            </w:r>
            <w:r>
              <w:rPr>
                <w:rFonts w:eastAsia="Times New Roman"/>
                <w:sz w:val="16"/>
                <w:szCs w:val="16"/>
              </w:rPr>
              <w:t>;</w:t>
            </w:r>
          </w:p>
          <w:p w14:paraId="79D2D568" w14:textId="1FE5ACDD"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2B092D" w:rsidRDefault="00F349F6"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w:t>
            </w:r>
            <w:r w:rsidR="00E11E2A">
              <w:rPr>
                <w:rFonts w:cstheme="minorHAnsi"/>
                <w:sz w:val="16"/>
                <w:szCs w:val="16"/>
              </w:rPr>
              <w:t>9</w:t>
            </w:r>
            <w:r>
              <w:rPr>
                <w:rFonts w:cstheme="minorHAnsi"/>
                <w:sz w:val="16"/>
                <w:szCs w:val="16"/>
              </w:rPr>
              <w:t xml:space="preserve"> = NA</w:t>
            </w:r>
            <w:r w:rsidRPr="002B092D">
              <w:rPr>
                <w:rFonts w:cstheme="minorHAnsi"/>
                <w:sz w:val="16"/>
                <w:szCs w:val="16"/>
              </w:rPr>
              <w:t xml:space="preserve">,  </w:t>
            </w:r>
          </w:p>
          <w:p w14:paraId="3DCB8791" w14:textId="77777777" w:rsidR="00F349F6" w:rsidRPr="002B092D" w:rsidRDefault="00F349F6"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F349F6" w:rsidRDefault="00F349F6"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DE47AD" w:rsidRPr="002B092D" w:rsidRDefault="00DE47AD" w:rsidP="00F349F6">
            <w:pPr>
              <w:spacing w:after="0" w:line="240" w:lineRule="auto"/>
              <w:rPr>
                <w:rFonts w:cstheme="minorHAnsi"/>
                <w:sz w:val="16"/>
                <w:szCs w:val="16"/>
              </w:rPr>
            </w:pPr>
            <w:r>
              <w:rPr>
                <w:rFonts w:cstheme="minorHAnsi"/>
                <w:sz w:val="16"/>
                <w:szCs w:val="16"/>
              </w:rPr>
              <w:t>*Demand Recirculation</w:t>
            </w:r>
          </w:p>
          <w:p w14:paraId="6E27E922" w14:textId="317D41E5" w:rsidR="00F349F6" w:rsidRPr="002B092D" w:rsidRDefault="00F349F6"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7C4E0A7E" w14:textId="766643AC" w:rsidR="001F752D" w:rsidRPr="001F752D" w:rsidRDefault="00F349F6" w:rsidP="001F752D">
            <w:pPr>
              <w:spacing w:line="240" w:lineRule="auto"/>
              <w:rPr>
                <w:ins w:id="18" w:author="Alhabibi, Haider@Energy" w:date="2022-09-19T17:15:00Z"/>
                <w:rFonts w:asciiTheme="minorHAnsi" w:hAnsiTheme="minorHAnsi" w:cstheme="minorHAnsi"/>
                <w:sz w:val="16"/>
                <w:szCs w:val="16"/>
              </w:rPr>
            </w:pPr>
            <w:r w:rsidRPr="002B092D">
              <w:rPr>
                <w:rFonts w:asciiTheme="minorHAnsi" w:hAnsiTheme="minorHAnsi" w:cstheme="minorHAnsi"/>
                <w:sz w:val="16"/>
                <w:szCs w:val="16"/>
              </w:rPr>
              <w:lastRenderedPageBreak/>
              <w:t>&lt;&lt;</w:t>
            </w:r>
            <w:ins w:id="19" w:author="Alhabibi, Haider@Energy" w:date="2022-09-19T17:14:00Z">
              <w:r w:rsidR="003A0950" w:rsidRPr="002B092D" w:rsidDel="003A0950">
                <w:rPr>
                  <w:rFonts w:asciiTheme="minorHAnsi" w:hAnsiTheme="minorHAnsi" w:cstheme="minorHAnsi"/>
                  <w:sz w:val="16"/>
                  <w:szCs w:val="16"/>
                </w:rPr>
                <w:t xml:space="preserve"> </w:t>
              </w:r>
            </w:ins>
            <w:ins w:id="20" w:author="Alhabibi, Haider@Energy" w:date="2022-09-19T17:15:00Z">
              <w:r w:rsidR="001F752D" w:rsidRPr="001F752D">
                <w:rPr>
                  <w:rFonts w:asciiTheme="minorHAnsi" w:hAnsiTheme="minorHAnsi" w:cstheme="minorHAnsi"/>
                  <w:sz w:val="16"/>
                  <w:szCs w:val="16"/>
                </w:rPr>
                <w:t>If parent CF1R = NCB-01, then if NCB-01 Field M09 = CompactHotWaterDistributionSystemHERS or CompactHotWaterDistributionSystemBasic or CompactDistributionDrainHeatRecoveryHERS then value is BasicType else NotCompact;</w:t>
              </w:r>
            </w:ins>
          </w:p>
          <w:p w14:paraId="58F576A3" w14:textId="77777777" w:rsidR="001F752D" w:rsidRPr="001F752D" w:rsidRDefault="001F752D" w:rsidP="001F752D">
            <w:pPr>
              <w:spacing w:after="0" w:line="240" w:lineRule="auto"/>
              <w:rPr>
                <w:ins w:id="21" w:author="Alhabibi, Haider@Energy" w:date="2022-09-19T17:15:00Z"/>
                <w:rFonts w:asciiTheme="minorHAnsi" w:hAnsiTheme="minorHAnsi" w:cstheme="minorHAnsi"/>
                <w:sz w:val="16"/>
                <w:szCs w:val="16"/>
              </w:rPr>
            </w:pPr>
            <w:ins w:id="22" w:author="Alhabibi, Haider@Energy" w:date="2022-09-19T17:15:00Z">
              <w:r w:rsidRPr="001F752D">
                <w:rPr>
                  <w:rFonts w:asciiTheme="minorHAnsi" w:hAnsiTheme="minorHAnsi" w:cstheme="minorHAnsi"/>
                  <w:sz w:val="16"/>
                  <w:szCs w:val="16"/>
                </w:rPr>
                <w:t>Else if parent CF1R = ALT-01 or ADD-01, then value = NotCompact;</w:t>
              </w:r>
            </w:ins>
          </w:p>
          <w:p w14:paraId="5BD53696" w14:textId="77777777" w:rsidR="001F752D" w:rsidRPr="001F752D" w:rsidRDefault="001F752D" w:rsidP="001F752D">
            <w:pPr>
              <w:spacing w:after="0" w:line="240" w:lineRule="auto"/>
              <w:rPr>
                <w:ins w:id="23" w:author="Alhabibi, Haider@Energy" w:date="2022-09-19T17:15:00Z"/>
                <w:rFonts w:asciiTheme="minorHAnsi" w:hAnsiTheme="minorHAnsi" w:cstheme="minorHAnsi"/>
                <w:sz w:val="16"/>
                <w:szCs w:val="16"/>
              </w:rPr>
            </w:pPr>
            <w:ins w:id="24" w:author="Alhabibi, Haider@Energy" w:date="2022-09-19T17:15:00Z">
              <w:r w:rsidRPr="001F752D">
                <w:rPr>
                  <w:rFonts w:asciiTheme="minorHAnsi" w:hAnsiTheme="minorHAnsi" w:cstheme="minorHAnsi"/>
                  <w:sz w:val="16"/>
                  <w:szCs w:val="16"/>
                </w:rPr>
                <w:t>Else if information not available from PRF-01, allow user select. Allowed values are</w:t>
              </w:r>
            </w:ins>
          </w:p>
          <w:p w14:paraId="1D9BFD7F" w14:textId="77777777" w:rsidR="001F752D" w:rsidRPr="001F752D" w:rsidRDefault="001F752D" w:rsidP="001F752D">
            <w:pPr>
              <w:spacing w:after="0" w:line="240" w:lineRule="auto"/>
              <w:rPr>
                <w:ins w:id="25" w:author="Alhabibi, Haider@Energy" w:date="2022-09-19T17:15:00Z"/>
                <w:rFonts w:asciiTheme="minorHAnsi" w:hAnsiTheme="minorHAnsi" w:cstheme="minorHAnsi"/>
                <w:sz w:val="16"/>
                <w:szCs w:val="16"/>
              </w:rPr>
            </w:pPr>
            <w:ins w:id="26" w:author="Alhabibi, Haider@Energy" w:date="2022-09-19T17:15:00Z">
              <w:r w:rsidRPr="001F752D">
                <w:rPr>
                  <w:rFonts w:asciiTheme="minorHAnsi" w:hAnsiTheme="minorHAnsi" w:cstheme="minorHAnsi"/>
                  <w:sz w:val="16"/>
                  <w:szCs w:val="16"/>
                </w:rPr>
                <w:t>*Basic</w:t>
              </w:r>
            </w:ins>
          </w:p>
          <w:p w14:paraId="0458C549" w14:textId="77777777" w:rsidR="001F752D" w:rsidRPr="001F752D" w:rsidRDefault="001F752D" w:rsidP="001F752D">
            <w:pPr>
              <w:spacing w:after="0" w:line="240" w:lineRule="auto"/>
              <w:rPr>
                <w:ins w:id="27" w:author="Alhabibi, Haider@Energy" w:date="2022-09-19T17:15:00Z"/>
                <w:rFonts w:asciiTheme="minorHAnsi" w:hAnsiTheme="minorHAnsi" w:cstheme="minorHAnsi"/>
                <w:sz w:val="16"/>
                <w:szCs w:val="16"/>
              </w:rPr>
            </w:pPr>
            <w:ins w:id="28" w:author="Alhabibi, Haider@Energy" w:date="2022-09-19T17:15:00Z">
              <w:r w:rsidRPr="001F752D">
                <w:rPr>
                  <w:rFonts w:asciiTheme="minorHAnsi" w:hAnsiTheme="minorHAnsi" w:cstheme="minorHAnsi"/>
                  <w:sz w:val="16"/>
                  <w:szCs w:val="16"/>
                </w:rPr>
                <w:t>*Expanded</w:t>
              </w:r>
            </w:ins>
          </w:p>
          <w:p w14:paraId="5C953452" w14:textId="77777777" w:rsidR="001F752D" w:rsidRPr="001F752D" w:rsidRDefault="001F752D" w:rsidP="001F752D">
            <w:pPr>
              <w:spacing w:after="0" w:line="240" w:lineRule="auto"/>
              <w:rPr>
                <w:ins w:id="29" w:author="Alhabibi, Haider@Energy" w:date="2022-09-19T17:15:00Z"/>
                <w:rFonts w:asciiTheme="minorHAnsi" w:hAnsiTheme="minorHAnsi" w:cstheme="minorHAnsi"/>
                <w:sz w:val="16"/>
                <w:szCs w:val="16"/>
              </w:rPr>
            </w:pPr>
            <w:ins w:id="30" w:author="Alhabibi, Haider@Energy" w:date="2022-09-19T17:15:00Z">
              <w:r w:rsidRPr="001F752D">
                <w:rPr>
                  <w:rFonts w:asciiTheme="minorHAnsi" w:hAnsiTheme="minorHAnsi" w:cstheme="minorHAnsi"/>
                  <w:sz w:val="16"/>
                  <w:szCs w:val="16"/>
                </w:rPr>
                <w:t>*NotCompact;</w:t>
              </w:r>
            </w:ins>
          </w:p>
          <w:p w14:paraId="63050D78" w14:textId="77777777" w:rsidR="001F752D" w:rsidRPr="001F752D" w:rsidRDefault="001F752D" w:rsidP="001F752D">
            <w:pPr>
              <w:spacing w:after="0" w:line="240" w:lineRule="auto"/>
              <w:rPr>
                <w:ins w:id="31" w:author="Alhabibi, Haider@Energy" w:date="2022-09-19T17:15:00Z"/>
                <w:rFonts w:asciiTheme="minorHAnsi" w:hAnsiTheme="minorHAnsi" w:cstheme="minorHAnsi"/>
                <w:sz w:val="16"/>
                <w:szCs w:val="16"/>
              </w:rPr>
            </w:pPr>
            <w:ins w:id="32" w:author="Alhabibi, Haider@Energy" w:date="2022-09-19T17:15:00Z">
              <w:r w:rsidRPr="001F752D">
                <w:rPr>
                  <w:rFonts w:asciiTheme="minorHAnsi" w:hAnsiTheme="minorHAnsi" w:cstheme="minorHAnsi"/>
                  <w:sz w:val="16"/>
                  <w:szCs w:val="16"/>
                </w:rPr>
                <w:t>Else use value from PRF-01;</w:t>
              </w:r>
            </w:ins>
          </w:p>
          <w:p w14:paraId="6BE1C265" w14:textId="3AFCAAC2" w:rsidR="00F349F6" w:rsidRPr="002B092D" w:rsidDel="001F752D" w:rsidRDefault="00F349F6" w:rsidP="003A0950">
            <w:pPr>
              <w:spacing w:after="0" w:line="240" w:lineRule="auto"/>
              <w:rPr>
                <w:del w:id="33" w:author="Alhabibi, Haider@Energy" w:date="2022-09-19T17:15:00Z"/>
                <w:rFonts w:asciiTheme="minorHAnsi" w:hAnsiTheme="minorHAnsi" w:cstheme="minorHAnsi"/>
                <w:sz w:val="16"/>
                <w:szCs w:val="16"/>
              </w:rPr>
            </w:pPr>
            <w:del w:id="34" w:author="Alhabibi, Haider@Energy" w:date="2022-09-19T17:15:00Z">
              <w:r w:rsidRPr="002B092D" w:rsidDel="001F752D">
                <w:rPr>
                  <w:rFonts w:asciiTheme="minorHAnsi" w:hAnsiTheme="minorHAnsi" w:cstheme="minorHAnsi"/>
                  <w:sz w:val="16"/>
                  <w:szCs w:val="16"/>
                </w:rPr>
                <w:delText xml:space="preserve">reference values from CF1R.  Allowed values are </w:delText>
              </w:r>
            </w:del>
          </w:p>
          <w:p w14:paraId="54835274" w14:textId="162009A9" w:rsidR="00F349F6" w:rsidRPr="002B092D" w:rsidDel="001F752D" w:rsidRDefault="00F349F6" w:rsidP="003A0950">
            <w:pPr>
              <w:spacing w:after="0" w:line="240" w:lineRule="auto"/>
              <w:rPr>
                <w:del w:id="35" w:author="Alhabibi, Haider@Energy" w:date="2022-09-19T17:15:00Z"/>
                <w:rFonts w:asciiTheme="minorHAnsi" w:hAnsiTheme="minorHAnsi" w:cstheme="minorHAnsi"/>
                <w:sz w:val="16"/>
                <w:szCs w:val="16"/>
              </w:rPr>
            </w:pPr>
            <w:del w:id="36" w:author="Alhabibi, Haider@Energy" w:date="2022-09-19T17:15:00Z">
              <w:r w:rsidRPr="002B092D" w:rsidDel="001F752D">
                <w:rPr>
                  <w:rFonts w:asciiTheme="minorHAnsi" w:hAnsiTheme="minorHAnsi" w:cstheme="minorHAnsi"/>
                  <w:sz w:val="16"/>
                  <w:szCs w:val="16"/>
                </w:rPr>
                <w:delText>*Basic</w:delText>
              </w:r>
            </w:del>
          </w:p>
          <w:p w14:paraId="0C27A92D" w14:textId="596F3E87" w:rsidR="00F349F6" w:rsidRPr="002B092D" w:rsidDel="001F752D" w:rsidRDefault="00F349F6" w:rsidP="003A0950">
            <w:pPr>
              <w:spacing w:after="0" w:line="240" w:lineRule="auto"/>
              <w:rPr>
                <w:del w:id="37" w:author="Alhabibi, Haider@Energy" w:date="2022-09-19T17:15:00Z"/>
                <w:rFonts w:asciiTheme="minorHAnsi" w:hAnsiTheme="minorHAnsi" w:cstheme="minorHAnsi"/>
                <w:sz w:val="16"/>
                <w:szCs w:val="16"/>
              </w:rPr>
            </w:pPr>
            <w:del w:id="38" w:author="Alhabibi, Haider@Energy" w:date="2022-09-19T17:15:00Z">
              <w:r w:rsidRPr="002B092D" w:rsidDel="001F752D">
                <w:rPr>
                  <w:rFonts w:asciiTheme="minorHAnsi" w:hAnsiTheme="minorHAnsi" w:cstheme="minorHAnsi"/>
                  <w:sz w:val="16"/>
                  <w:szCs w:val="16"/>
                </w:rPr>
                <w:delText>*Expanded</w:delText>
              </w:r>
            </w:del>
          </w:p>
          <w:p w14:paraId="6891E582" w14:textId="1BBEA85F" w:rsidR="00F349F6" w:rsidRPr="002B092D" w:rsidRDefault="00F349F6" w:rsidP="003A0950">
            <w:pPr>
              <w:spacing w:after="0" w:line="240" w:lineRule="auto"/>
              <w:rPr>
                <w:rFonts w:asciiTheme="minorHAnsi" w:hAnsiTheme="minorHAnsi" w:cstheme="minorHAnsi"/>
                <w:sz w:val="16"/>
                <w:szCs w:val="16"/>
              </w:rPr>
            </w:pPr>
            <w:del w:id="39" w:author="Alhabibi, Haider@Energy" w:date="2022-09-19T17:15:00Z">
              <w:r w:rsidRPr="002B092D" w:rsidDel="001F752D">
                <w:rPr>
                  <w:rFonts w:asciiTheme="minorHAnsi" w:hAnsiTheme="minorHAnsi" w:cstheme="minorHAnsi"/>
                  <w:sz w:val="16"/>
                  <w:szCs w:val="16"/>
                </w:rPr>
                <w:lastRenderedPageBreak/>
                <w:delText>*None</w:delText>
              </w:r>
            </w:del>
            <w:r w:rsidRPr="002B092D">
              <w:rPr>
                <w:rFonts w:asciiTheme="minorHAnsi" w:hAnsiTheme="minorHAnsi" w:cstheme="minorHAnsi"/>
                <w:sz w:val="16"/>
                <w:szCs w:val="16"/>
              </w:rPr>
              <w:t>&gt;&gt;</w:t>
            </w:r>
          </w:p>
        </w:tc>
        <w:tc>
          <w:tcPr>
            <w:tcW w:w="477" w:type="pct"/>
            <w:tcBorders>
              <w:top w:val="single" w:sz="4" w:space="0" w:color="auto"/>
              <w:left w:val="single" w:sz="4" w:space="0" w:color="auto"/>
              <w:bottom w:val="single" w:sz="4" w:space="0" w:color="auto"/>
              <w:right w:val="single" w:sz="4" w:space="0" w:color="auto"/>
            </w:tcBorders>
          </w:tcPr>
          <w:p w14:paraId="1F989FA9" w14:textId="77777777" w:rsidR="00D25425" w:rsidRPr="00D25425" w:rsidRDefault="00F349F6" w:rsidP="00D25425">
            <w:pPr>
              <w:spacing w:line="240" w:lineRule="auto"/>
              <w:rPr>
                <w:ins w:id="40" w:author="Alhabibi, Haider@Energy" w:date="2022-09-19T17:17:00Z"/>
                <w:rFonts w:asciiTheme="minorHAnsi" w:hAnsiTheme="minorHAnsi" w:cstheme="minorHAnsi"/>
                <w:sz w:val="16"/>
                <w:szCs w:val="16"/>
              </w:rPr>
            </w:pPr>
            <w:r w:rsidRPr="002B092D">
              <w:rPr>
                <w:rFonts w:asciiTheme="minorHAnsi" w:hAnsiTheme="minorHAnsi" w:cstheme="minorHAnsi"/>
                <w:sz w:val="16"/>
                <w:szCs w:val="16"/>
              </w:rPr>
              <w:lastRenderedPageBreak/>
              <w:t>&lt;&lt;</w:t>
            </w:r>
            <w:ins w:id="41" w:author="Alhabibi, Haider@Energy" w:date="2022-09-19T17:17:00Z">
              <w:r w:rsidR="00D25425" w:rsidRPr="002B092D" w:rsidDel="00D25425">
                <w:rPr>
                  <w:rFonts w:asciiTheme="minorHAnsi" w:hAnsiTheme="minorHAnsi" w:cstheme="minorHAnsi"/>
                  <w:sz w:val="16"/>
                  <w:szCs w:val="16"/>
                </w:rPr>
                <w:t xml:space="preserve"> </w:t>
              </w:r>
              <w:r w:rsidR="00D25425" w:rsidRPr="00D25425">
                <w:rPr>
                  <w:rFonts w:asciiTheme="minorHAnsi" w:hAnsiTheme="minorHAnsi" w:cstheme="minorHAnsi"/>
                  <w:sz w:val="16"/>
                  <w:szCs w:val="16"/>
                </w:rPr>
                <w:t>If parent CF1R = NCB-01, then if NCB-01 Field M09 = CompactDistriutionDrainHeatRecoveryHERS or DrainWaterHeatRecoveryHERS then value is DWHR else NoDWHR;</w:t>
              </w:r>
            </w:ins>
          </w:p>
          <w:p w14:paraId="3D31D0D7" w14:textId="77777777" w:rsidR="00D25425" w:rsidRPr="00D25425" w:rsidRDefault="00D25425" w:rsidP="00D25425">
            <w:pPr>
              <w:spacing w:after="0" w:line="240" w:lineRule="auto"/>
              <w:rPr>
                <w:ins w:id="42" w:author="Alhabibi, Haider@Energy" w:date="2022-09-19T17:17:00Z"/>
                <w:rFonts w:asciiTheme="minorHAnsi" w:hAnsiTheme="minorHAnsi" w:cstheme="minorHAnsi"/>
                <w:sz w:val="16"/>
                <w:szCs w:val="16"/>
              </w:rPr>
            </w:pPr>
            <w:ins w:id="43" w:author="Alhabibi, Haider@Energy" w:date="2022-09-19T17:17:00Z">
              <w:r w:rsidRPr="00D25425">
                <w:rPr>
                  <w:rFonts w:asciiTheme="minorHAnsi" w:hAnsiTheme="minorHAnsi" w:cstheme="minorHAnsi"/>
                  <w:sz w:val="16"/>
                  <w:szCs w:val="16"/>
                </w:rPr>
                <w:t>Else if parent CF1R = ALT-01 or ADD-01, then value = NoDWHR;</w:t>
              </w:r>
            </w:ins>
          </w:p>
          <w:p w14:paraId="3B2595A8" w14:textId="77777777" w:rsidR="00D25425" w:rsidRPr="00D25425" w:rsidRDefault="00D25425" w:rsidP="00D25425">
            <w:pPr>
              <w:spacing w:after="0" w:line="240" w:lineRule="auto"/>
              <w:rPr>
                <w:ins w:id="44" w:author="Alhabibi, Haider@Energy" w:date="2022-09-19T17:17:00Z"/>
                <w:rFonts w:asciiTheme="minorHAnsi" w:hAnsiTheme="minorHAnsi" w:cstheme="minorHAnsi"/>
                <w:sz w:val="16"/>
                <w:szCs w:val="16"/>
              </w:rPr>
            </w:pPr>
            <w:ins w:id="45" w:author="Alhabibi, Haider@Energy" w:date="2022-09-19T17:17:00Z">
              <w:r w:rsidRPr="00D25425">
                <w:rPr>
                  <w:rFonts w:asciiTheme="minorHAnsi" w:hAnsiTheme="minorHAnsi" w:cstheme="minorHAnsi"/>
                  <w:sz w:val="16"/>
                  <w:szCs w:val="16"/>
                </w:rPr>
                <w:t>Else if information not available from PRF-01, allow user select. Allowed values are</w:t>
              </w:r>
            </w:ins>
          </w:p>
          <w:p w14:paraId="2BEB27CC" w14:textId="77777777" w:rsidR="00D25425" w:rsidRPr="00D25425" w:rsidRDefault="00D25425" w:rsidP="00D25425">
            <w:pPr>
              <w:spacing w:after="0" w:line="240" w:lineRule="auto"/>
              <w:rPr>
                <w:ins w:id="46" w:author="Alhabibi, Haider@Energy" w:date="2022-09-19T17:17:00Z"/>
                <w:rFonts w:asciiTheme="minorHAnsi" w:hAnsiTheme="minorHAnsi" w:cstheme="minorHAnsi"/>
                <w:sz w:val="16"/>
                <w:szCs w:val="16"/>
              </w:rPr>
            </w:pPr>
            <w:ins w:id="47" w:author="Alhabibi, Haider@Energy" w:date="2022-09-19T17:17:00Z">
              <w:r w:rsidRPr="00D25425">
                <w:rPr>
                  <w:rFonts w:asciiTheme="minorHAnsi" w:hAnsiTheme="minorHAnsi" w:cstheme="minorHAnsi"/>
                  <w:sz w:val="16"/>
                  <w:szCs w:val="16"/>
                </w:rPr>
                <w:t>*DWHR</w:t>
              </w:r>
            </w:ins>
          </w:p>
          <w:p w14:paraId="776287CF" w14:textId="77777777" w:rsidR="00D25425" w:rsidRPr="00D25425" w:rsidRDefault="00D25425" w:rsidP="00D25425">
            <w:pPr>
              <w:spacing w:after="0" w:line="240" w:lineRule="auto"/>
              <w:rPr>
                <w:ins w:id="48" w:author="Alhabibi, Haider@Energy" w:date="2022-09-19T17:17:00Z"/>
                <w:rFonts w:asciiTheme="minorHAnsi" w:hAnsiTheme="minorHAnsi" w:cstheme="minorHAnsi"/>
                <w:sz w:val="16"/>
                <w:szCs w:val="16"/>
              </w:rPr>
            </w:pPr>
            <w:ins w:id="49" w:author="Alhabibi, Haider@Energy" w:date="2022-09-19T17:17:00Z">
              <w:r w:rsidRPr="00D25425">
                <w:rPr>
                  <w:rFonts w:asciiTheme="minorHAnsi" w:hAnsiTheme="minorHAnsi" w:cstheme="minorHAnsi"/>
                  <w:sz w:val="16"/>
                  <w:szCs w:val="16"/>
                </w:rPr>
                <w:t>*NoDWHR;</w:t>
              </w:r>
            </w:ins>
          </w:p>
          <w:p w14:paraId="1A011413" w14:textId="77777777" w:rsidR="00D25425" w:rsidRPr="00D25425" w:rsidRDefault="00D25425" w:rsidP="00D25425">
            <w:pPr>
              <w:spacing w:after="0" w:line="240" w:lineRule="auto"/>
              <w:rPr>
                <w:ins w:id="50" w:author="Alhabibi, Haider@Energy" w:date="2022-09-19T17:17:00Z"/>
                <w:rFonts w:asciiTheme="minorHAnsi" w:hAnsiTheme="minorHAnsi" w:cstheme="minorHAnsi"/>
                <w:sz w:val="16"/>
                <w:szCs w:val="16"/>
              </w:rPr>
            </w:pPr>
            <w:ins w:id="51" w:author="Alhabibi, Haider@Energy" w:date="2022-09-19T17:17:00Z">
              <w:r w:rsidRPr="00D25425">
                <w:rPr>
                  <w:rFonts w:asciiTheme="minorHAnsi" w:hAnsiTheme="minorHAnsi" w:cstheme="minorHAnsi"/>
                  <w:sz w:val="16"/>
                  <w:szCs w:val="16"/>
                </w:rPr>
                <w:t>Else use value from PRF-01;</w:t>
              </w:r>
            </w:ins>
          </w:p>
          <w:p w14:paraId="5DCD367A" w14:textId="366BEAC1" w:rsidR="00F349F6" w:rsidRPr="002B092D" w:rsidDel="007135FD" w:rsidRDefault="00F349F6" w:rsidP="00D25425">
            <w:pPr>
              <w:spacing w:after="0" w:line="240" w:lineRule="auto"/>
              <w:rPr>
                <w:del w:id="52" w:author="Alhabibi, Haider@Energy" w:date="2022-06-21T13:38:00Z"/>
                <w:rFonts w:asciiTheme="minorHAnsi" w:hAnsiTheme="minorHAnsi" w:cstheme="minorHAnsi"/>
                <w:sz w:val="16"/>
                <w:szCs w:val="16"/>
              </w:rPr>
            </w:pPr>
            <w:del w:id="53" w:author="Alhabibi, Haider@Energy" w:date="2022-09-19T17:17:00Z">
              <w:r w:rsidRPr="002B092D" w:rsidDel="00D25425">
                <w:rPr>
                  <w:rFonts w:asciiTheme="minorHAnsi" w:hAnsiTheme="minorHAnsi" w:cstheme="minorHAnsi"/>
                  <w:sz w:val="16"/>
                  <w:szCs w:val="16"/>
                </w:rPr>
                <w:delText>reference values from CF1R</w:delText>
              </w:r>
            </w:del>
            <w:del w:id="54" w:author="Alhabibi, Haider@Energy" w:date="2022-06-21T13:37:00Z">
              <w:r w:rsidRPr="002B092D" w:rsidDel="001C58CC">
                <w:rPr>
                  <w:rFonts w:asciiTheme="minorHAnsi" w:hAnsiTheme="minorHAnsi" w:cstheme="minorHAnsi"/>
                  <w:sz w:val="16"/>
                  <w:szCs w:val="16"/>
                </w:rPr>
                <w:delText>.</w:delText>
              </w:r>
            </w:del>
            <w:del w:id="55" w:author="Alhabibi, Haider@Energy" w:date="2022-06-21T13:38:00Z">
              <w:r w:rsidRPr="002B092D" w:rsidDel="007135FD">
                <w:rPr>
                  <w:rFonts w:asciiTheme="minorHAnsi" w:hAnsiTheme="minorHAnsi" w:cstheme="minorHAnsi"/>
                  <w:sz w:val="16"/>
                  <w:szCs w:val="16"/>
                </w:rPr>
                <w:delText xml:space="preserve">Allowed values are </w:delText>
              </w:r>
            </w:del>
          </w:p>
          <w:p w14:paraId="0EEABA42" w14:textId="658158AD" w:rsidR="00F349F6" w:rsidRPr="002B092D" w:rsidDel="007135FD" w:rsidRDefault="00F349F6" w:rsidP="00D25425">
            <w:pPr>
              <w:spacing w:after="0" w:line="240" w:lineRule="auto"/>
              <w:rPr>
                <w:del w:id="56" w:author="Alhabibi, Haider@Energy" w:date="2022-06-21T13:38:00Z"/>
                <w:rFonts w:asciiTheme="minorHAnsi" w:hAnsiTheme="minorHAnsi" w:cstheme="minorHAnsi"/>
                <w:sz w:val="16"/>
                <w:szCs w:val="16"/>
              </w:rPr>
            </w:pPr>
            <w:del w:id="57" w:author="Alhabibi, Haider@Energy" w:date="2022-06-21T13:38:00Z">
              <w:r w:rsidRPr="002B092D" w:rsidDel="007135FD">
                <w:rPr>
                  <w:rFonts w:asciiTheme="minorHAnsi" w:hAnsiTheme="minorHAnsi" w:cstheme="minorHAnsi"/>
                  <w:sz w:val="16"/>
                  <w:szCs w:val="16"/>
                </w:rPr>
                <w:delText>*Yes</w:delText>
              </w:r>
            </w:del>
          </w:p>
          <w:p w14:paraId="43A6146F" w14:textId="2E33DCA9" w:rsidR="00F349F6" w:rsidRPr="002B092D" w:rsidRDefault="00F349F6" w:rsidP="00D25425">
            <w:pPr>
              <w:spacing w:after="0" w:line="240" w:lineRule="auto"/>
              <w:rPr>
                <w:rFonts w:asciiTheme="minorHAnsi" w:hAnsiTheme="minorHAnsi" w:cstheme="minorHAnsi"/>
                <w:sz w:val="16"/>
                <w:szCs w:val="16"/>
              </w:rPr>
            </w:pPr>
            <w:del w:id="58" w:author="Alhabibi, Haider@Energy" w:date="2022-06-21T13:38:00Z">
              <w:r w:rsidRPr="002B092D" w:rsidDel="007135FD">
                <w:rPr>
                  <w:rFonts w:asciiTheme="minorHAnsi" w:hAnsiTheme="minorHAnsi" w:cstheme="minorHAnsi"/>
                  <w:sz w:val="16"/>
                  <w:szCs w:val="16"/>
                </w:rPr>
                <w:delText>*None</w:delText>
              </w:r>
            </w:del>
            <w:r w:rsidRPr="002B092D">
              <w:rPr>
                <w:rFonts w:asciiTheme="minorHAnsi" w:hAnsiTheme="minorHAnsi" w:cstheme="minorHAnsi"/>
                <w:sz w:val="16"/>
                <w:szCs w:val="16"/>
              </w:rPr>
              <w:t>&gt;&gt;</w:t>
            </w:r>
          </w:p>
        </w:tc>
      </w:tr>
      <w:tr w:rsidR="00F349F6" w:rsidRPr="00327949" w14:paraId="4D845CF2" w14:textId="556ACB40" w:rsidTr="009A07EC">
        <w:trPr>
          <w:gridAfter w:val="1"/>
          <w:wAfter w:w="477" w:type="pct"/>
          <w:trHeight w:val="278"/>
        </w:trPr>
        <w:tc>
          <w:tcPr>
            <w:tcW w:w="416" w:type="pct"/>
            <w:tcBorders>
              <w:top w:val="single" w:sz="4" w:space="0" w:color="auto"/>
              <w:left w:val="single" w:sz="4" w:space="0" w:color="auto"/>
              <w:bottom w:val="single" w:sz="4" w:space="0" w:color="auto"/>
              <w:right w:val="single" w:sz="4" w:space="0" w:color="auto"/>
            </w:tcBorders>
          </w:tcPr>
          <w:p w14:paraId="3539A0A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7" w:type="pct"/>
            <w:tcBorders>
              <w:top w:val="single" w:sz="4" w:space="0" w:color="auto"/>
              <w:left w:val="single" w:sz="4" w:space="0" w:color="auto"/>
              <w:bottom w:val="single" w:sz="4" w:space="0" w:color="auto"/>
              <w:right w:val="single" w:sz="4" w:space="0" w:color="auto"/>
            </w:tcBorders>
          </w:tcPr>
          <w:p w14:paraId="3E0486B9" w14:textId="17E487C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4EB12985"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7" w:type="pct"/>
            <w:tcBorders>
              <w:top w:val="single" w:sz="4" w:space="0" w:color="auto"/>
              <w:left w:val="single" w:sz="4" w:space="0" w:color="auto"/>
              <w:bottom w:val="single" w:sz="4" w:space="0" w:color="auto"/>
              <w:right w:val="single" w:sz="4" w:space="0" w:color="auto"/>
            </w:tcBorders>
          </w:tcPr>
          <w:p w14:paraId="7D92A3A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27" w:type="pct"/>
            <w:tcBorders>
              <w:top w:val="single" w:sz="4" w:space="0" w:color="auto"/>
              <w:left w:val="single" w:sz="4" w:space="0" w:color="auto"/>
              <w:bottom w:val="single" w:sz="4" w:space="0" w:color="auto"/>
              <w:right w:val="single" w:sz="4" w:space="0" w:color="auto"/>
            </w:tcBorders>
          </w:tcPr>
          <w:p w14:paraId="7D9C99A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8" w:type="pct"/>
            <w:tcBorders>
              <w:top w:val="single" w:sz="4" w:space="0" w:color="auto"/>
              <w:left w:val="single" w:sz="4" w:space="0" w:color="auto"/>
              <w:bottom w:val="single" w:sz="4" w:space="0" w:color="auto"/>
              <w:right w:val="single" w:sz="4" w:space="0" w:color="auto"/>
            </w:tcBorders>
          </w:tcPr>
          <w:p w14:paraId="7BBE813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5" w:type="pct"/>
            <w:tcBorders>
              <w:top w:val="single" w:sz="4" w:space="0" w:color="auto"/>
              <w:left w:val="single" w:sz="4" w:space="0" w:color="auto"/>
              <w:bottom w:val="single" w:sz="4" w:space="0" w:color="auto"/>
              <w:right w:val="single" w:sz="4" w:space="0" w:color="auto"/>
            </w:tcBorders>
          </w:tcPr>
          <w:p w14:paraId="7BFD710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57" w:type="pct"/>
            <w:tcBorders>
              <w:top w:val="single" w:sz="4" w:space="0" w:color="auto"/>
              <w:left w:val="single" w:sz="4" w:space="0" w:color="auto"/>
              <w:bottom w:val="single" w:sz="4" w:space="0" w:color="auto"/>
              <w:right w:val="single" w:sz="4" w:space="0" w:color="auto"/>
            </w:tcBorders>
          </w:tcPr>
          <w:p w14:paraId="44E5EF1C"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0" w:type="pct"/>
            <w:tcBorders>
              <w:top w:val="single" w:sz="4" w:space="0" w:color="auto"/>
              <w:left w:val="single" w:sz="4" w:space="0" w:color="auto"/>
              <w:bottom w:val="single" w:sz="4" w:space="0" w:color="auto"/>
              <w:right w:val="single" w:sz="4" w:space="0" w:color="auto"/>
            </w:tcBorders>
          </w:tcPr>
          <w:p w14:paraId="5670F393" w14:textId="0E7A117C" w:rsidR="00F349F6" w:rsidRPr="00327949" w:rsidDel="0053169A" w:rsidRDefault="00F349F6" w:rsidP="00F349F6">
            <w:pPr>
              <w:spacing w:after="0" w:line="240" w:lineRule="auto"/>
              <w:rPr>
                <w:rFonts w:asciiTheme="minorHAnsi" w:hAnsiTheme="minorHAnsi" w:cstheme="minorHAnsi"/>
                <w:sz w:val="18"/>
                <w:szCs w:val="18"/>
              </w:rPr>
            </w:pPr>
          </w:p>
        </w:tc>
        <w:tc>
          <w:tcPr>
            <w:tcW w:w="522" w:type="pct"/>
            <w:tcBorders>
              <w:top w:val="single" w:sz="4" w:space="0" w:color="auto"/>
              <w:left w:val="single" w:sz="4" w:space="0" w:color="auto"/>
              <w:bottom w:val="single" w:sz="4" w:space="0" w:color="auto"/>
              <w:right w:val="single" w:sz="4" w:space="0" w:color="auto"/>
            </w:tcBorders>
          </w:tcPr>
          <w:p w14:paraId="463D3654"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85" w:type="pct"/>
            <w:tcBorders>
              <w:top w:val="single" w:sz="4" w:space="0" w:color="auto"/>
              <w:left w:val="single" w:sz="4" w:space="0" w:color="auto"/>
              <w:bottom w:val="single" w:sz="4" w:space="0" w:color="auto"/>
              <w:right w:val="single" w:sz="4" w:space="0" w:color="auto"/>
            </w:tcBorders>
          </w:tcPr>
          <w:p w14:paraId="355A0BE2" w14:textId="77777777" w:rsidR="00F349F6" w:rsidRPr="00327949" w:rsidDel="0053169A" w:rsidRDefault="00F349F6" w:rsidP="00F349F6">
            <w:pPr>
              <w:spacing w:after="0" w:line="240" w:lineRule="auto"/>
              <w:rPr>
                <w:rFonts w:asciiTheme="minorHAnsi" w:hAnsiTheme="minorHAnsi" w:cstheme="minorHAnsi"/>
                <w:sz w:val="18"/>
                <w:szCs w:val="18"/>
              </w:rPr>
            </w:pPr>
          </w:p>
        </w:tc>
      </w:tr>
    </w:tbl>
    <w:p w14:paraId="1C1A1A95" w14:textId="54389613" w:rsidR="00F1004F" w:rsidRDefault="00F1004F" w:rsidP="00236F4B">
      <w:pPr>
        <w:spacing w:after="0" w:line="240" w:lineRule="auto"/>
        <w:rPr>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157186" w:rsidRPr="00C1150F" w14:paraId="0340D424" w14:textId="77777777" w:rsidTr="00E40C70">
        <w:tc>
          <w:tcPr>
            <w:tcW w:w="10885" w:type="dxa"/>
            <w:gridSpan w:val="10"/>
          </w:tcPr>
          <w:p w14:paraId="6367CF06" w14:textId="0AA4653D" w:rsidR="00157186" w:rsidRPr="00C1150F" w:rsidRDefault="00157186" w:rsidP="00E40C70">
            <w:pPr>
              <w:spacing w:after="0" w:line="240" w:lineRule="auto"/>
              <w:ind w:right="876"/>
              <w:rPr>
                <w:rFonts w:cstheme="minorHAnsi"/>
                <w:b/>
                <w:sz w:val="20"/>
                <w:szCs w:val="20"/>
              </w:rPr>
            </w:pPr>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p>
          <w:p w14:paraId="207DF977" w14:textId="77777777" w:rsidR="00157186" w:rsidRPr="00C1150F" w:rsidRDefault="00157186" w:rsidP="00E40C70">
            <w:pPr>
              <w:spacing w:after="0" w:line="240" w:lineRule="auto"/>
              <w:ind w:right="876"/>
              <w:rPr>
                <w:rFonts w:cstheme="minorHAnsi"/>
                <w:sz w:val="18"/>
                <w:szCs w:val="20"/>
              </w:rPr>
            </w:pPr>
            <w:r w:rsidRPr="00C1150F">
              <w:rPr>
                <w:rFonts w:cstheme="minorHAnsi"/>
                <w:sz w:val="18"/>
                <w:szCs w:val="20"/>
              </w:rPr>
              <w:t>This table reports the water heating system(s) that were specified on the registered CF1R compliance document for this project.</w:t>
            </w:r>
          </w:p>
          <w:p w14:paraId="1BD80D5E" w14:textId="77777777" w:rsidR="00157186" w:rsidRDefault="00157186" w:rsidP="00E40C70">
            <w:pPr>
              <w:spacing w:after="0"/>
              <w:rPr>
                <w:rFonts w:cstheme="minorHAnsi"/>
                <w:sz w:val="20"/>
                <w:szCs w:val="20"/>
              </w:rPr>
            </w:pPr>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p>
          <w:p w14:paraId="4A859F65" w14:textId="77777777" w:rsidR="00157186" w:rsidRPr="00C1150F" w:rsidRDefault="00157186" w:rsidP="00E40C70">
            <w:pPr>
              <w:spacing w:after="0" w:line="240" w:lineRule="auto"/>
              <w:ind w:right="876"/>
              <w:rPr>
                <w:rFonts w:cstheme="minorHAnsi"/>
                <w:b/>
                <w:sz w:val="20"/>
                <w:szCs w:val="20"/>
              </w:rPr>
            </w:pPr>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water heater identified on the CF1R-</w:t>
            </w:r>
            <w:r w:rsidRPr="00DC34CF">
              <w:rPr>
                <w:rFonts w:cstheme="minorHAnsi"/>
                <w:sz w:val="18"/>
                <w:szCs w:val="20"/>
              </w:rPr>
              <w:t>PRF</w:t>
            </w:r>
            <w:r w:rsidRPr="00C1150F">
              <w:rPr>
                <w:rFonts w:cstheme="minorHAnsi"/>
                <w:sz w:val="18"/>
                <w:szCs w:val="20"/>
              </w:rPr>
              <w:t>&gt;&gt;</w:t>
            </w:r>
          </w:p>
        </w:tc>
      </w:tr>
      <w:tr w:rsidR="00157186" w:rsidRPr="00C1150F" w14:paraId="100FC844" w14:textId="77777777" w:rsidTr="00E40C70">
        <w:tc>
          <w:tcPr>
            <w:tcW w:w="895" w:type="dxa"/>
            <w:tcBorders>
              <w:top w:val="single" w:sz="4" w:space="0" w:color="auto"/>
              <w:left w:val="single" w:sz="4" w:space="0" w:color="auto"/>
              <w:bottom w:val="single" w:sz="4" w:space="0" w:color="auto"/>
              <w:right w:val="single" w:sz="4" w:space="0" w:color="auto"/>
            </w:tcBorders>
          </w:tcPr>
          <w:p w14:paraId="69171283"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01</w:t>
            </w:r>
          </w:p>
        </w:tc>
        <w:tc>
          <w:tcPr>
            <w:tcW w:w="990" w:type="dxa"/>
            <w:vAlign w:val="bottom"/>
          </w:tcPr>
          <w:p w14:paraId="352E1697" w14:textId="77777777" w:rsidR="00157186" w:rsidRPr="00C1150F" w:rsidRDefault="00157186" w:rsidP="00E40C70">
            <w:pPr>
              <w:spacing w:after="0" w:line="240" w:lineRule="auto"/>
              <w:jc w:val="center"/>
              <w:rPr>
                <w:rFonts w:cstheme="minorHAnsi"/>
                <w:sz w:val="18"/>
                <w:szCs w:val="18"/>
              </w:rPr>
            </w:pPr>
            <w:r w:rsidRPr="00C1150F">
              <w:rPr>
                <w:rFonts w:eastAsia="Times New Roman" w:cstheme="minorHAnsi"/>
                <w:sz w:val="18"/>
                <w:szCs w:val="18"/>
              </w:rPr>
              <w:t>02</w:t>
            </w:r>
          </w:p>
        </w:tc>
        <w:tc>
          <w:tcPr>
            <w:tcW w:w="1080" w:type="dxa"/>
            <w:vAlign w:val="bottom"/>
          </w:tcPr>
          <w:p w14:paraId="44257805" w14:textId="77777777" w:rsidR="00157186" w:rsidRPr="00C1150F" w:rsidRDefault="00157186" w:rsidP="00E40C70">
            <w:pPr>
              <w:spacing w:after="0" w:line="240" w:lineRule="auto"/>
              <w:jc w:val="center"/>
              <w:rPr>
                <w:rFonts w:cstheme="minorHAnsi"/>
                <w:sz w:val="18"/>
                <w:szCs w:val="18"/>
              </w:rPr>
            </w:pPr>
            <w:r w:rsidRPr="00C1150F">
              <w:rPr>
                <w:rFonts w:eastAsia="Times New Roman" w:cstheme="minorHAnsi"/>
                <w:sz w:val="18"/>
                <w:szCs w:val="18"/>
              </w:rPr>
              <w:t>03</w:t>
            </w:r>
          </w:p>
        </w:tc>
        <w:tc>
          <w:tcPr>
            <w:tcW w:w="990" w:type="dxa"/>
          </w:tcPr>
          <w:p w14:paraId="6C7A377F"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04</w:t>
            </w:r>
          </w:p>
        </w:tc>
        <w:tc>
          <w:tcPr>
            <w:tcW w:w="1080" w:type="dxa"/>
          </w:tcPr>
          <w:p w14:paraId="27B0019E"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05</w:t>
            </w:r>
          </w:p>
        </w:tc>
        <w:tc>
          <w:tcPr>
            <w:tcW w:w="1170" w:type="dxa"/>
          </w:tcPr>
          <w:p w14:paraId="263AD541"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06</w:t>
            </w:r>
          </w:p>
        </w:tc>
        <w:tc>
          <w:tcPr>
            <w:tcW w:w="1530" w:type="dxa"/>
          </w:tcPr>
          <w:p w14:paraId="3A13E3B3"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07</w:t>
            </w:r>
          </w:p>
        </w:tc>
        <w:tc>
          <w:tcPr>
            <w:tcW w:w="1170" w:type="dxa"/>
          </w:tcPr>
          <w:p w14:paraId="28130FA3" w14:textId="77777777"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08</w:t>
            </w:r>
          </w:p>
        </w:tc>
        <w:tc>
          <w:tcPr>
            <w:tcW w:w="900" w:type="dxa"/>
          </w:tcPr>
          <w:p w14:paraId="7E4BB03C" w14:textId="3E6ECA5A" w:rsidR="00157186" w:rsidRPr="00C1150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09</w:t>
            </w:r>
          </w:p>
        </w:tc>
        <w:tc>
          <w:tcPr>
            <w:tcW w:w="1080" w:type="dxa"/>
          </w:tcPr>
          <w:p w14:paraId="38B4EDB3" w14:textId="77777777" w:rsidR="00157186" w:rsidRPr="00C1150F" w:rsidDel="00873A7F" w:rsidRDefault="00157186" w:rsidP="00E40C70">
            <w:pPr>
              <w:spacing w:after="0" w:line="240" w:lineRule="auto"/>
              <w:jc w:val="center"/>
              <w:rPr>
                <w:rFonts w:eastAsia="Times New Roman" w:cstheme="minorHAnsi"/>
                <w:sz w:val="18"/>
                <w:szCs w:val="18"/>
              </w:rPr>
            </w:pPr>
            <w:r w:rsidRPr="00C1150F">
              <w:rPr>
                <w:rFonts w:eastAsia="Times New Roman" w:cstheme="minorHAnsi"/>
                <w:sz w:val="18"/>
                <w:szCs w:val="18"/>
              </w:rPr>
              <w:t>10</w:t>
            </w:r>
          </w:p>
        </w:tc>
      </w:tr>
      <w:tr w:rsidR="00157186" w:rsidRPr="00C1150F" w14:paraId="6F7D1995" w14:textId="77777777" w:rsidTr="00E40C70">
        <w:tc>
          <w:tcPr>
            <w:tcW w:w="895" w:type="dxa"/>
            <w:tcBorders>
              <w:top w:val="single" w:sz="4" w:space="0" w:color="auto"/>
              <w:left w:val="single" w:sz="4" w:space="0" w:color="auto"/>
              <w:bottom w:val="single" w:sz="4" w:space="0" w:color="auto"/>
              <w:right w:val="single" w:sz="4" w:space="0" w:color="auto"/>
            </w:tcBorders>
            <w:vAlign w:val="bottom"/>
          </w:tcPr>
          <w:p w14:paraId="4882A32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Name</w:t>
            </w:r>
          </w:p>
        </w:tc>
        <w:tc>
          <w:tcPr>
            <w:tcW w:w="990" w:type="dxa"/>
            <w:vAlign w:val="bottom"/>
          </w:tcPr>
          <w:p w14:paraId="56BB0AAE"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Water Heating System ID</w:t>
            </w:r>
          </w:p>
          <w:p w14:paraId="60958F6C" w14:textId="77777777" w:rsidR="00157186" w:rsidRPr="00C1150F" w:rsidRDefault="00157186" w:rsidP="00E40C70">
            <w:pPr>
              <w:spacing w:after="0" w:line="240" w:lineRule="auto"/>
              <w:jc w:val="center"/>
              <w:rPr>
                <w:rFonts w:cstheme="minorHAnsi"/>
                <w:sz w:val="18"/>
                <w:szCs w:val="18"/>
              </w:rPr>
            </w:pPr>
            <w:r w:rsidRPr="00C1150F">
              <w:rPr>
                <w:rFonts w:eastAsia="Times New Roman" w:cstheme="minorHAnsi"/>
                <w:sz w:val="18"/>
                <w:szCs w:val="18"/>
              </w:rPr>
              <w:t>or Name</w:t>
            </w:r>
          </w:p>
        </w:tc>
        <w:tc>
          <w:tcPr>
            <w:tcW w:w="1080" w:type="dxa"/>
            <w:vAlign w:val="bottom"/>
          </w:tcPr>
          <w:p w14:paraId="64AC16B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Modeled Equipment</w:t>
            </w:r>
          </w:p>
          <w:p w14:paraId="38F18889" w14:textId="77777777" w:rsidR="00157186" w:rsidRPr="00C1150F" w:rsidRDefault="00157186" w:rsidP="00E40C70">
            <w:pPr>
              <w:spacing w:after="0" w:line="240" w:lineRule="auto"/>
              <w:jc w:val="center"/>
              <w:rPr>
                <w:rFonts w:cstheme="minorHAnsi"/>
                <w:sz w:val="18"/>
                <w:szCs w:val="18"/>
              </w:rPr>
            </w:pPr>
            <w:r w:rsidRPr="00C1150F">
              <w:rPr>
                <w:rFonts w:eastAsia="Times New Roman" w:cstheme="minorHAnsi"/>
                <w:sz w:val="18"/>
                <w:szCs w:val="18"/>
              </w:rPr>
              <w:t>Make and Model</w:t>
            </w:r>
          </w:p>
        </w:tc>
        <w:tc>
          <w:tcPr>
            <w:tcW w:w="990" w:type="dxa"/>
            <w:vAlign w:val="bottom"/>
          </w:tcPr>
          <w:p w14:paraId="250FBFD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 xml:space="preserve"># of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p>
        </w:tc>
        <w:tc>
          <w:tcPr>
            <w:tcW w:w="1080" w:type="dxa"/>
            <w:vAlign w:val="bottom"/>
          </w:tcPr>
          <w:p w14:paraId="6840882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Tank Location</w:t>
            </w:r>
          </w:p>
        </w:tc>
        <w:tc>
          <w:tcPr>
            <w:tcW w:w="1170" w:type="dxa"/>
            <w:vAlign w:val="bottom"/>
          </w:tcPr>
          <w:p w14:paraId="0EB43E93"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Exterior Tank Insulation R-value</w:t>
            </w:r>
          </w:p>
        </w:tc>
        <w:tc>
          <w:tcPr>
            <w:tcW w:w="1530" w:type="dxa"/>
            <w:vAlign w:val="bottom"/>
          </w:tcPr>
          <w:p w14:paraId="33D1514A"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DHW System Distribution Type</w:t>
            </w:r>
          </w:p>
        </w:tc>
        <w:tc>
          <w:tcPr>
            <w:tcW w:w="1170" w:type="dxa"/>
            <w:vAlign w:val="bottom"/>
          </w:tcPr>
          <w:p w14:paraId="00284D1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p>
        </w:tc>
        <w:tc>
          <w:tcPr>
            <w:tcW w:w="900" w:type="dxa"/>
            <w:vAlign w:val="bottom"/>
          </w:tcPr>
          <w:p w14:paraId="25223097" w14:textId="3B55C01A"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Drain Water Heat Recovery</w:t>
            </w:r>
          </w:p>
        </w:tc>
        <w:tc>
          <w:tcPr>
            <w:tcW w:w="1080" w:type="dxa"/>
            <w:vAlign w:val="bottom"/>
          </w:tcPr>
          <w:p w14:paraId="2BAEE46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Simulated Equipment Make and Model</w:t>
            </w:r>
          </w:p>
        </w:tc>
      </w:tr>
      <w:tr w:rsidR="00157186" w:rsidRPr="00C1150F" w14:paraId="0D0DE88D" w14:textId="77777777" w:rsidTr="00E40C70">
        <w:tc>
          <w:tcPr>
            <w:tcW w:w="895" w:type="dxa"/>
            <w:tcBorders>
              <w:top w:val="single" w:sz="4" w:space="0" w:color="auto"/>
              <w:left w:val="single" w:sz="4" w:space="0" w:color="auto"/>
              <w:bottom w:val="single" w:sz="4" w:space="0" w:color="auto"/>
              <w:right w:val="single" w:sz="4" w:space="0" w:color="auto"/>
            </w:tcBorders>
          </w:tcPr>
          <w:p w14:paraId="2D4B64FD" w14:textId="77777777" w:rsidR="00157186" w:rsidRPr="00C1150F" w:rsidRDefault="00157186" w:rsidP="00E40C70">
            <w:pPr>
              <w:spacing w:after="0" w:line="240" w:lineRule="auto"/>
              <w:jc w:val="center"/>
              <w:rPr>
                <w:rFonts w:cstheme="minorHAnsi"/>
                <w:sz w:val="16"/>
                <w:szCs w:val="18"/>
              </w:rPr>
            </w:pPr>
            <w:r w:rsidRPr="00C1150F">
              <w:rPr>
                <w:rFonts w:eastAsia="Times New Roman" w:cstheme="minorHAnsi"/>
                <w:sz w:val="16"/>
                <w:szCs w:val="20"/>
              </w:rPr>
              <w:t xml:space="preserve">&lt;&lt;reference value from CF1R; if Single Family, then value = Single Family&gt;&gt; </w:t>
            </w:r>
          </w:p>
        </w:tc>
        <w:tc>
          <w:tcPr>
            <w:tcW w:w="990" w:type="dxa"/>
          </w:tcPr>
          <w:p w14:paraId="406DFB20" w14:textId="77777777" w:rsidR="00157186" w:rsidRPr="00C1150F" w:rsidRDefault="00157186" w:rsidP="00E40C70">
            <w:pPr>
              <w:spacing w:after="0" w:line="240" w:lineRule="auto"/>
              <w:jc w:val="center"/>
              <w:rPr>
                <w:rFonts w:cstheme="minorHAnsi"/>
                <w:sz w:val="16"/>
                <w:szCs w:val="18"/>
              </w:rPr>
            </w:pPr>
            <w:r w:rsidRPr="00C1150F">
              <w:rPr>
                <w:rFonts w:cstheme="minorHAnsi"/>
                <w:sz w:val="16"/>
                <w:szCs w:val="18"/>
              </w:rPr>
              <w:t>&lt;&lt;reference value from CF1R&gt;&gt;</w:t>
            </w:r>
          </w:p>
        </w:tc>
        <w:tc>
          <w:tcPr>
            <w:tcW w:w="1080" w:type="dxa"/>
          </w:tcPr>
          <w:p w14:paraId="5647E3D3" w14:textId="77777777" w:rsidR="00157186" w:rsidRPr="00C1150F" w:rsidRDefault="00157186" w:rsidP="00E40C70">
            <w:pPr>
              <w:spacing w:after="0" w:line="240" w:lineRule="auto"/>
              <w:jc w:val="center"/>
              <w:rPr>
                <w:rFonts w:cstheme="minorHAnsi"/>
                <w:sz w:val="16"/>
                <w:szCs w:val="18"/>
              </w:rPr>
            </w:pPr>
            <w:r w:rsidRPr="00C1150F">
              <w:rPr>
                <w:rFonts w:cstheme="minorHAnsi"/>
                <w:sz w:val="16"/>
                <w:szCs w:val="20"/>
              </w:rPr>
              <w:t>&lt;&lt;references value from CF1R-</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p>
        </w:tc>
        <w:tc>
          <w:tcPr>
            <w:tcW w:w="990" w:type="dxa"/>
          </w:tcPr>
          <w:p w14:paraId="1EFBF065" w14:textId="77777777" w:rsidR="00157186" w:rsidRPr="00C1150F" w:rsidRDefault="00157186" w:rsidP="00E40C70">
            <w:pPr>
              <w:spacing w:after="0" w:line="240" w:lineRule="auto"/>
              <w:jc w:val="center"/>
              <w:rPr>
                <w:rFonts w:eastAsia="Times New Roman" w:cstheme="minorHAnsi"/>
                <w:b/>
                <w:i/>
                <w:color w:val="FF0000"/>
                <w:sz w:val="16"/>
                <w:szCs w:val="18"/>
              </w:rPr>
            </w:pPr>
            <w:r w:rsidRPr="00C1150F">
              <w:rPr>
                <w:rFonts w:cstheme="minorHAnsi"/>
                <w:sz w:val="16"/>
                <w:szCs w:val="18"/>
              </w:rPr>
              <w:t>&lt;&lt;references values from CF1R&gt;&gt;</w:t>
            </w:r>
          </w:p>
        </w:tc>
        <w:tc>
          <w:tcPr>
            <w:tcW w:w="1080" w:type="dxa"/>
          </w:tcPr>
          <w:p w14:paraId="424204E5"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C1150F">
              <w:rPr>
                <w:rFonts w:eastAsia="Times New Roman" w:cstheme="minorHAnsi"/>
                <w:sz w:val="16"/>
                <w:szCs w:val="20"/>
              </w:rPr>
              <w:t>&lt;&lt; Reference value from CF1R&gt;&gt;</w:t>
            </w:r>
          </w:p>
        </w:tc>
        <w:tc>
          <w:tcPr>
            <w:tcW w:w="1170" w:type="dxa"/>
          </w:tcPr>
          <w:p w14:paraId="79C2937D" w14:textId="77777777" w:rsidR="00157186" w:rsidRPr="00C1150F" w:rsidRDefault="00157186" w:rsidP="00E40C70">
            <w:pPr>
              <w:spacing w:after="0" w:line="240" w:lineRule="auto"/>
              <w:jc w:val="center"/>
              <w:rPr>
                <w:rFonts w:cstheme="minorHAnsi"/>
                <w:sz w:val="16"/>
                <w:szCs w:val="18"/>
              </w:rPr>
            </w:pPr>
            <w:r w:rsidRPr="00C1150F">
              <w:rPr>
                <w:rFonts w:cstheme="minorHAnsi"/>
                <w:sz w:val="16"/>
                <w:szCs w:val="18"/>
              </w:rPr>
              <w:t>&lt;&lt;reference values from CF1R-</w:t>
            </w:r>
            <w:r w:rsidRPr="00DC34CF">
              <w:rPr>
                <w:rFonts w:cstheme="minorHAnsi"/>
                <w:sz w:val="16"/>
                <w:szCs w:val="18"/>
              </w:rPr>
              <w:t>PRF</w:t>
            </w:r>
            <w:r w:rsidRPr="00C1150F">
              <w:rPr>
                <w:rFonts w:cstheme="minorHAnsi"/>
                <w:sz w:val="16"/>
                <w:szCs w:val="18"/>
              </w:rPr>
              <w:t>; else NA&gt;&gt;</w:t>
            </w:r>
          </w:p>
        </w:tc>
        <w:tc>
          <w:tcPr>
            <w:tcW w:w="1530" w:type="dxa"/>
          </w:tcPr>
          <w:p w14:paraId="38A11B7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&lt;&lt;reference values from CF1R </w:t>
            </w:r>
          </w:p>
          <w:p w14:paraId="17A89EF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If performance, then allowed values are</w:t>
            </w:r>
          </w:p>
          <w:p w14:paraId="3AE8578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*Standard Distribution System</w:t>
            </w:r>
          </w:p>
          <w:p w14:paraId="7E72CD66"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Point of Use</w:t>
            </w:r>
          </w:p>
          <w:p w14:paraId="153ECFD2"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Parallel Piping </w:t>
            </w:r>
          </w:p>
          <w:p w14:paraId="25B7783E"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*Recirculation System Non-Demand Control</w:t>
            </w:r>
          </w:p>
          <w:p w14:paraId="0A8CAAE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Manual Control </w:t>
            </w:r>
          </w:p>
          <w:p w14:paraId="51854B97"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Sensor Control </w:t>
            </w:r>
          </w:p>
          <w:p w14:paraId="01B1BA5F"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*HERS-Verified Pipe Insulation Credit</w:t>
            </w:r>
          </w:p>
          <w:p w14:paraId="1A47922D"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Parallel Piping </w:t>
            </w:r>
          </w:p>
          <w:p w14:paraId="46BF7CA6"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Manual Control </w:t>
            </w:r>
          </w:p>
          <w:p w14:paraId="3B1DD4E8"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Sensor Control; </w:t>
            </w:r>
          </w:p>
          <w:p w14:paraId="027D91A4" w14:textId="77777777" w:rsidR="00157186" w:rsidRPr="00C1150F" w:rsidRDefault="00157186" w:rsidP="00E40C70">
            <w:pPr>
              <w:spacing w:after="0" w:line="240" w:lineRule="auto"/>
              <w:rPr>
                <w:rFonts w:ascii="Calibri" w:hAnsi="Calibri" w:cstheme="minorHAnsi"/>
                <w:sz w:val="14"/>
                <w:szCs w:val="16"/>
              </w:rPr>
            </w:pPr>
            <w:r w:rsidRPr="00C1150F">
              <w:rPr>
                <w:rFonts w:ascii="Calibri" w:hAnsi="Calibri" w:cstheme="minorHAnsi"/>
                <w:sz w:val="14"/>
                <w:szCs w:val="16"/>
              </w:rPr>
              <w:t xml:space="preserve">Else if prescriptive,  </w:t>
            </w:r>
          </w:p>
          <w:p w14:paraId="2648ED63" w14:textId="77777777" w:rsidR="00157186" w:rsidRPr="00C1150F" w:rsidRDefault="00157186" w:rsidP="00E40C70">
            <w:pPr>
              <w:spacing w:after="0" w:line="240" w:lineRule="auto"/>
              <w:rPr>
                <w:rFonts w:ascii="Calibri" w:hAnsi="Calibri" w:cstheme="minorHAnsi"/>
                <w:sz w:val="14"/>
                <w:szCs w:val="16"/>
              </w:rPr>
            </w:pPr>
            <w:r w:rsidRPr="00C1150F">
              <w:rPr>
                <w:rFonts w:ascii="Calibri" w:hAnsi="Calibri" w:cstheme="minorHAnsi"/>
                <w:sz w:val="14"/>
                <w:szCs w:val="16"/>
              </w:rPr>
              <w:t xml:space="preserve">Allowed values are </w:t>
            </w:r>
          </w:p>
          <w:p w14:paraId="56C7BA45" w14:textId="77777777" w:rsidR="00157186" w:rsidRPr="00C1150F" w:rsidRDefault="00157186" w:rsidP="00E40C70">
            <w:pPr>
              <w:spacing w:after="0" w:line="240" w:lineRule="auto"/>
              <w:rPr>
                <w:rFonts w:ascii="Calibri" w:hAnsi="Calibri" w:cstheme="minorHAnsi"/>
                <w:sz w:val="14"/>
                <w:szCs w:val="16"/>
              </w:rPr>
            </w:pPr>
            <w:r w:rsidRPr="00C1150F">
              <w:rPr>
                <w:rFonts w:ascii="Calibri" w:hAnsi="Calibri" w:cstheme="minorHAnsi"/>
                <w:sz w:val="14"/>
                <w:szCs w:val="16"/>
              </w:rPr>
              <w:t>*Standard Distribution System</w:t>
            </w:r>
          </w:p>
          <w:p w14:paraId="4741C89A" w14:textId="77777777" w:rsidR="00157186" w:rsidRPr="00C1150F" w:rsidRDefault="00157186" w:rsidP="00E40C70">
            <w:pPr>
              <w:spacing w:after="0" w:line="240" w:lineRule="auto"/>
              <w:rPr>
                <w:rFonts w:ascii="Calibri" w:hAnsi="Calibri" w:cstheme="minorHAnsi"/>
                <w:sz w:val="14"/>
                <w:szCs w:val="16"/>
              </w:rPr>
            </w:pPr>
            <w:r w:rsidRPr="00C1150F">
              <w:rPr>
                <w:rFonts w:ascii="Calibri" w:hAnsi="Calibri" w:cstheme="minorHAnsi"/>
                <w:sz w:val="14"/>
                <w:szCs w:val="16"/>
              </w:rPr>
              <w:t>*Demand Recirculation</w:t>
            </w:r>
          </w:p>
          <w:p w14:paraId="41B98620" w14:textId="77777777" w:rsidR="00157186" w:rsidRPr="00C1150F" w:rsidRDefault="00157186" w:rsidP="00E40C70">
            <w:pPr>
              <w:spacing w:after="0" w:line="240" w:lineRule="auto"/>
              <w:rPr>
                <w:rFonts w:cstheme="minorHAnsi"/>
                <w:sz w:val="16"/>
                <w:szCs w:val="18"/>
              </w:rPr>
            </w:pPr>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p>
        </w:tc>
        <w:tc>
          <w:tcPr>
            <w:tcW w:w="1170" w:type="dxa"/>
          </w:tcPr>
          <w:p w14:paraId="748EE954" w14:textId="77777777" w:rsidR="006E1033" w:rsidRPr="006E1033" w:rsidRDefault="00157186" w:rsidP="006E1033">
            <w:pPr>
              <w:spacing w:line="240" w:lineRule="auto"/>
              <w:rPr>
                <w:ins w:id="59" w:author="Alhabibi, Haider@Energy" w:date="2022-09-19T17:25:00Z"/>
                <w:rFonts w:cstheme="minorHAnsi"/>
                <w:sz w:val="16"/>
                <w:szCs w:val="18"/>
              </w:rPr>
            </w:pPr>
            <w:r w:rsidRPr="00C1150F">
              <w:rPr>
                <w:rFonts w:cstheme="minorHAnsi"/>
                <w:sz w:val="16"/>
                <w:szCs w:val="18"/>
              </w:rPr>
              <w:t>&lt;&lt;</w:t>
            </w:r>
            <w:ins w:id="60" w:author="Alhabibi, Haider@Energy" w:date="2022-09-19T17:25:00Z">
              <w:r w:rsidR="006E1033" w:rsidRPr="006E1033">
                <w:rPr>
                  <w:rFonts w:cstheme="minorHAnsi"/>
                  <w:sz w:val="16"/>
                  <w:szCs w:val="18"/>
                </w:rPr>
                <w:t>If parent CF1R = NCB-01, then if NCB-01 Field M09 = CompactHotWaterDistributionSystemHERS or CompactHotWaterDistributionSystemBasic or CompactDistributionDrainHeatRecoveryHERS then value is BasicType else NotCompact;</w:t>
              </w:r>
            </w:ins>
          </w:p>
          <w:p w14:paraId="299A3354" w14:textId="77777777" w:rsidR="006E1033" w:rsidRPr="006E1033" w:rsidRDefault="006E1033" w:rsidP="006E1033">
            <w:pPr>
              <w:spacing w:after="0" w:line="240" w:lineRule="auto"/>
              <w:rPr>
                <w:ins w:id="61" w:author="Alhabibi, Haider@Energy" w:date="2022-09-19T17:25:00Z"/>
                <w:rFonts w:cstheme="minorHAnsi"/>
                <w:sz w:val="16"/>
                <w:szCs w:val="18"/>
              </w:rPr>
            </w:pPr>
            <w:ins w:id="62" w:author="Alhabibi, Haider@Energy" w:date="2022-09-19T17:25:00Z">
              <w:r w:rsidRPr="006E1033">
                <w:rPr>
                  <w:rFonts w:cstheme="minorHAnsi"/>
                  <w:sz w:val="16"/>
                  <w:szCs w:val="18"/>
                </w:rPr>
                <w:t>Else if parent CF1R = ALT-01 or ADD-01, then value = NotCompact;</w:t>
              </w:r>
            </w:ins>
          </w:p>
          <w:p w14:paraId="1BAFE214" w14:textId="77777777" w:rsidR="006E1033" w:rsidRPr="006E1033" w:rsidRDefault="006E1033" w:rsidP="006E1033">
            <w:pPr>
              <w:spacing w:after="0" w:line="240" w:lineRule="auto"/>
              <w:rPr>
                <w:ins w:id="63" w:author="Alhabibi, Haider@Energy" w:date="2022-09-19T17:25:00Z"/>
                <w:rFonts w:cstheme="minorHAnsi"/>
                <w:sz w:val="16"/>
                <w:szCs w:val="18"/>
              </w:rPr>
            </w:pPr>
            <w:ins w:id="64" w:author="Alhabibi, Haider@Energy" w:date="2022-09-19T17:25:00Z">
              <w:r w:rsidRPr="006E1033">
                <w:rPr>
                  <w:rFonts w:cstheme="minorHAnsi"/>
                  <w:sz w:val="16"/>
                  <w:szCs w:val="18"/>
                </w:rPr>
                <w:t xml:space="preserve">Else if information not available from PRF-01, allow user select. </w:t>
              </w:r>
              <w:r w:rsidRPr="006E1033">
                <w:rPr>
                  <w:rFonts w:cstheme="minorHAnsi"/>
                  <w:sz w:val="16"/>
                  <w:szCs w:val="18"/>
                </w:rPr>
                <w:lastRenderedPageBreak/>
                <w:t>Allowed values are</w:t>
              </w:r>
            </w:ins>
          </w:p>
          <w:p w14:paraId="4580D475" w14:textId="77777777" w:rsidR="006E1033" w:rsidRPr="006E1033" w:rsidRDefault="006E1033" w:rsidP="006E1033">
            <w:pPr>
              <w:spacing w:after="0" w:line="240" w:lineRule="auto"/>
              <w:rPr>
                <w:ins w:id="65" w:author="Alhabibi, Haider@Energy" w:date="2022-09-19T17:25:00Z"/>
                <w:rFonts w:cstheme="minorHAnsi"/>
                <w:sz w:val="16"/>
                <w:szCs w:val="18"/>
              </w:rPr>
            </w:pPr>
            <w:ins w:id="66" w:author="Alhabibi, Haider@Energy" w:date="2022-09-19T17:25:00Z">
              <w:r w:rsidRPr="006E1033">
                <w:rPr>
                  <w:rFonts w:cstheme="minorHAnsi"/>
                  <w:sz w:val="16"/>
                  <w:szCs w:val="18"/>
                </w:rPr>
                <w:t>*Basic</w:t>
              </w:r>
            </w:ins>
          </w:p>
          <w:p w14:paraId="7A63795F" w14:textId="77777777" w:rsidR="006E1033" w:rsidRPr="006E1033" w:rsidRDefault="006E1033" w:rsidP="006E1033">
            <w:pPr>
              <w:spacing w:after="0" w:line="240" w:lineRule="auto"/>
              <w:rPr>
                <w:ins w:id="67" w:author="Alhabibi, Haider@Energy" w:date="2022-09-19T17:25:00Z"/>
                <w:rFonts w:cstheme="minorHAnsi"/>
                <w:sz w:val="16"/>
                <w:szCs w:val="18"/>
              </w:rPr>
            </w:pPr>
            <w:ins w:id="68" w:author="Alhabibi, Haider@Energy" w:date="2022-09-19T17:25:00Z">
              <w:r w:rsidRPr="006E1033">
                <w:rPr>
                  <w:rFonts w:cstheme="minorHAnsi"/>
                  <w:sz w:val="16"/>
                  <w:szCs w:val="18"/>
                </w:rPr>
                <w:t>*Expanded</w:t>
              </w:r>
            </w:ins>
          </w:p>
          <w:p w14:paraId="55342ECA" w14:textId="77777777" w:rsidR="006E1033" w:rsidRPr="006E1033" w:rsidRDefault="006E1033" w:rsidP="006E1033">
            <w:pPr>
              <w:spacing w:after="0" w:line="240" w:lineRule="auto"/>
              <w:rPr>
                <w:ins w:id="69" w:author="Alhabibi, Haider@Energy" w:date="2022-09-19T17:25:00Z"/>
                <w:rFonts w:cstheme="minorHAnsi"/>
                <w:sz w:val="16"/>
                <w:szCs w:val="18"/>
              </w:rPr>
            </w:pPr>
            <w:ins w:id="70" w:author="Alhabibi, Haider@Energy" w:date="2022-09-19T17:25:00Z">
              <w:r w:rsidRPr="006E1033">
                <w:rPr>
                  <w:rFonts w:cstheme="minorHAnsi"/>
                  <w:sz w:val="16"/>
                  <w:szCs w:val="18"/>
                </w:rPr>
                <w:t>*NotCompact;</w:t>
              </w:r>
            </w:ins>
          </w:p>
          <w:p w14:paraId="4DF3F032" w14:textId="77777777" w:rsidR="006E1033" w:rsidRPr="006E1033" w:rsidRDefault="006E1033" w:rsidP="006E1033">
            <w:pPr>
              <w:spacing w:after="0" w:line="240" w:lineRule="auto"/>
              <w:rPr>
                <w:ins w:id="71" w:author="Alhabibi, Haider@Energy" w:date="2022-09-19T17:25:00Z"/>
                <w:rFonts w:cstheme="minorHAnsi"/>
                <w:sz w:val="16"/>
                <w:szCs w:val="18"/>
              </w:rPr>
            </w:pPr>
            <w:ins w:id="72" w:author="Alhabibi, Haider@Energy" w:date="2022-09-19T17:25:00Z">
              <w:r w:rsidRPr="006E1033">
                <w:rPr>
                  <w:rFonts w:cstheme="minorHAnsi"/>
                  <w:sz w:val="16"/>
                  <w:szCs w:val="18"/>
                </w:rPr>
                <w:t>Else use value from PRF-01;</w:t>
              </w:r>
            </w:ins>
          </w:p>
          <w:p w14:paraId="055B4CB9" w14:textId="22528ED3" w:rsidR="00157186" w:rsidRPr="00C1150F" w:rsidDel="006E1033" w:rsidRDefault="006E1033" w:rsidP="006E1033">
            <w:pPr>
              <w:spacing w:after="0" w:line="240" w:lineRule="auto"/>
              <w:rPr>
                <w:del w:id="73" w:author="Alhabibi, Haider@Energy" w:date="2022-09-19T17:24:00Z"/>
                <w:rFonts w:cstheme="minorHAnsi"/>
                <w:sz w:val="16"/>
                <w:szCs w:val="18"/>
              </w:rPr>
            </w:pPr>
            <w:ins w:id="74" w:author="Alhabibi, Haider@Energy" w:date="2022-09-19T17:24:00Z">
              <w:r w:rsidRPr="00C1150F" w:rsidDel="006E1033">
                <w:rPr>
                  <w:rFonts w:cstheme="minorHAnsi"/>
                  <w:sz w:val="16"/>
                  <w:szCs w:val="18"/>
                </w:rPr>
                <w:t xml:space="preserve"> </w:t>
              </w:r>
            </w:ins>
            <w:del w:id="75" w:author="Alhabibi, Haider@Energy" w:date="2022-09-19T17:24:00Z">
              <w:r w:rsidR="00157186" w:rsidRPr="00C1150F" w:rsidDel="006E1033">
                <w:rPr>
                  <w:rFonts w:cstheme="minorHAnsi"/>
                  <w:sz w:val="16"/>
                  <w:szCs w:val="18"/>
                </w:rPr>
                <w:delText>reference values from CF1R</w:delText>
              </w:r>
            </w:del>
            <w:del w:id="76" w:author="Alhabibi, Haider@Energy" w:date="2022-06-21T08:36:00Z">
              <w:r w:rsidR="00157186" w:rsidRPr="00C1150F" w:rsidDel="0036386E">
                <w:rPr>
                  <w:rFonts w:cstheme="minorHAnsi"/>
                  <w:sz w:val="16"/>
                  <w:szCs w:val="18"/>
                </w:rPr>
                <w:delText>.</w:delText>
              </w:r>
            </w:del>
            <w:del w:id="77" w:author="Alhabibi, Haider@Energy" w:date="2022-09-19T17:24:00Z">
              <w:r w:rsidR="00157186" w:rsidRPr="00C1150F" w:rsidDel="006E1033">
                <w:rPr>
                  <w:rFonts w:cstheme="minorHAnsi"/>
                  <w:sz w:val="16"/>
                  <w:szCs w:val="18"/>
                </w:rPr>
                <w:delText xml:space="preserve">  Allowed values are </w:delText>
              </w:r>
            </w:del>
          </w:p>
          <w:p w14:paraId="1A9B198B" w14:textId="60209621" w:rsidR="00157186" w:rsidRPr="00C1150F" w:rsidDel="006E1033" w:rsidRDefault="00157186" w:rsidP="006E1033">
            <w:pPr>
              <w:spacing w:after="0" w:line="240" w:lineRule="auto"/>
              <w:rPr>
                <w:del w:id="78" w:author="Alhabibi, Haider@Energy" w:date="2022-09-19T17:24:00Z"/>
                <w:rFonts w:cstheme="minorHAnsi"/>
                <w:sz w:val="16"/>
                <w:szCs w:val="18"/>
              </w:rPr>
            </w:pPr>
            <w:del w:id="79" w:author="Alhabibi, Haider@Energy" w:date="2022-09-19T17:24:00Z">
              <w:r w:rsidRPr="00C1150F" w:rsidDel="006E1033">
                <w:rPr>
                  <w:rFonts w:cstheme="minorHAnsi"/>
                  <w:sz w:val="16"/>
                  <w:szCs w:val="18"/>
                </w:rPr>
                <w:delText>*Basic</w:delText>
              </w:r>
            </w:del>
          </w:p>
          <w:p w14:paraId="4B2FB626" w14:textId="09272406" w:rsidR="00157186" w:rsidRPr="00C1150F" w:rsidDel="006E1033" w:rsidRDefault="00157186" w:rsidP="006E1033">
            <w:pPr>
              <w:spacing w:after="0" w:line="240" w:lineRule="auto"/>
              <w:rPr>
                <w:del w:id="80" w:author="Alhabibi, Haider@Energy" w:date="2022-09-19T17:24:00Z"/>
                <w:rFonts w:cstheme="minorHAnsi"/>
                <w:sz w:val="16"/>
                <w:szCs w:val="18"/>
              </w:rPr>
            </w:pPr>
            <w:del w:id="81" w:author="Alhabibi, Haider@Energy" w:date="2022-09-19T17:24:00Z">
              <w:r w:rsidRPr="00C1150F" w:rsidDel="006E1033">
                <w:rPr>
                  <w:rFonts w:cstheme="minorHAnsi"/>
                  <w:sz w:val="16"/>
                  <w:szCs w:val="18"/>
                </w:rPr>
                <w:delText>*Expanded</w:delText>
              </w:r>
            </w:del>
          </w:p>
          <w:p w14:paraId="006BA2AE" w14:textId="081BDA38" w:rsidR="00157186" w:rsidRPr="00C1150F" w:rsidRDefault="00157186" w:rsidP="006E1033">
            <w:pPr>
              <w:spacing w:after="0" w:line="240" w:lineRule="auto"/>
              <w:rPr>
                <w:rFonts w:cstheme="minorHAnsi"/>
                <w:sz w:val="16"/>
                <w:szCs w:val="18"/>
              </w:rPr>
            </w:pPr>
            <w:del w:id="82" w:author="Alhabibi, Haider@Energy" w:date="2022-09-19T17:24:00Z">
              <w:r w:rsidRPr="00C1150F" w:rsidDel="006E1033">
                <w:rPr>
                  <w:rFonts w:cstheme="minorHAnsi"/>
                  <w:sz w:val="16"/>
                  <w:szCs w:val="18"/>
                </w:rPr>
                <w:delText>*None</w:delText>
              </w:r>
            </w:del>
            <w:r w:rsidRPr="00C1150F">
              <w:rPr>
                <w:rFonts w:cstheme="minorHAnsi"/>
                <w:sz w:val="16"/>
                <w:szCs w:val="18"/>
              </w:rPr>
              <w:t>&gt;&gt;</w:t>
            </w:r>
          </w:p>
        </w:tc>
        <w:tc>
          <w:tcPr>
            <w:tcW w:w="900" w:type="dxa"/>
          </w:tcPr>
          <w:p w14:paraId="7080929F" w14:textId="77777777" w:rsidR="008E4103" w:rsidRPr="008E4103" w:rsidRDefault="00157186" w:rsidP="008E4103">
            <w:pPr>
              <w:spacing w:line="240" w:lineRule="auto"/>
              <w:rPr>
                <w:ins w:id="83" w:author="Alhabibi, Haider@Energy" w:date="2022-09-19T17:25:00Z"/>
                <w:rFonts w:cstheme="minorHAnsi"/>
                <w:sz w:val="16"/>
                <w:szCs w:val="18"/>
              </w:rPr>
            </w:pPr>
            <w:r w:rsidRPr="00C1150F">
              <w:rPr>
                <w:rFonts w:cstheme="minorHAnsi"/>
                <w:sz w:val="16"/>
                <w:szCs w:val="18"/>
              </w:rPr>
              <w:lastRenderedPageBreak/>
              <w:t>&lt;&lt;</w:t>
            </w:r>
            <w:ins w:id="84" w:author="Alhabibi, Haider@Energy" w:date="2022-09-19T17:25:00Z">
              <w:r w:rsidR="008E4103" w:rsidRPr="008E4103">
                <w:rPr>
                  <w:rFonts w:cstheme="minorHAnsi"/>
                  <w:sz w:val="16"/>
                  <w:szCs w:val="18"/>
                </w:rPr>
                <w:t>If parent CF1R = NCB-01, then if NCB-01 Field M09 = CompactDistriutionDrainHeatRecoveryHERS or DrainWaterHeatRecoveryHERS then value is DWHR else NoDWHR;</w:t>
              </w:r>
            </w:ins>
          </w:p>
          <w:p w14:paraId="0F85C10C" w14:textId="77777777" w:rsidR="008E4103" w:rsidRPr="008E4103" w:rsidRDefault="008E4103" w:rsidP="008E4103">
            <w:pPr>
              <w:spacing w:after="0" w:line="240" w:lineRule="auto"/>
              <w:rPr>
                <w:ins w:id="85" w:author="Alhabibi, Haider@Energy" w:date="2022-09-19T17:25:00Z"/>
                <w:rFonts w:cstheme="minorHAnsi"/>
                <w:sz w:val="16"/>
                <w:szCs w:val="18"/>
              </w:rPr>
            </w:pPr>
            <w:ins w:id="86" w:author="Alhabibi, Haider@Energy" w:date="2022-09-19T17:25:00Z">
              <w:r w:rsidRPr="008E4103">
                <w:rPr>
                  <w:rFonts w:cstheme="minorHAnsi"/>
                  <w:sz w:val="16"/>
                  <w:szCs w:val="18"/>
                </w:rPr>
                <w:t>Else if parent CF1R = ALT-01 or ADD-01, then value = NoDWHR;</w:t>
              </w:r>
            </w:ins>
          </w:p>
          <w:p w14:paraId="194B9066" w14:textId="77777777" w:rsidR="008E4103" w:rsidRPr="008E4103" w:rsidRDefault="008E4103" w:rsidP="008E4103">
            <w:pPr>
              <w:spacing w:after="0" w:line="240" w:lineRule="auto"/>
              <w:rPr>
                <w:ins w:id="87" w:author="Alhabibi, Haider@Energy" w:date="2022-09-19T17:25:00Z"/>
                <w:rFonts w:cstheme="minorHAnsi"/>
                <w:sz w:val="16"/>
                <w:szCs w:val="18"/>
              </w:rPr>
            </w:pPr>
            <w:ins w:id="88" w:author="Alhabibi, Haider@Energy" w:date="2022-09-19T17:25:00Z">
              <w:r w:rsidRPr="008E4103">
                <w:rPr>
                  <w:rFonts w:cstheme="minorHAnsi"/>
                  <w:sz w:val="16"/>
                  <w:szCs w:val="18"/>
                </w:rPr>
                <w:t>Else if informati</w:t>
              </w:r>
              <w:r w:rsidRPr="008E4103">
                <w:rPr>
                  <w:rFonts w:cstheme="minorHAnsi"/>
                  <w:sz w:val="16"/>
                  <w:szCs w:val="18"/>
                </w:rPr>
                <w:lastRenderedPageBreak/>
                <w:t>on not available from PRF-01, allow user select. Allowed values are</w:t>
              </w:r>
            </w:ins>
          </w:p>
          <w:p w14:paraId="02EF64E3" w14:textId="77777777" w:rsidR="008E4103" w:rsidRPr="008E4103" w:rsidRDefault="008E4103" w:rsidP="008E4103">
            <w:pPr>
              <w:spacing w:after="0" w:line="240" w:lineRule="auto"/>
              <w:rPr>
                <w:ins w:id="89" w:author="Alhabibi, Haider@Energy" w:date="2022-09-19T17:25:00Z"/>
                <w:rFonts w:cstheme="minorHAnsi"/>
                <w:sz w:val="16"/>
                <w:szCs w:val="18"/>
              </w:rPr>
            </w:pPr>
            <w:ins w:id="90" w:author="Alhabibi, Haider@Energy" w:date="2022-09-19T17:25:00Z">
              <w:r w:rsidRPr="008E4103">
                <w:rPr>
                  <w:rFonts w:cstheme="minorHAnsi"/>
                  <w:sz w:val="16"/>
                  <w:szCs w:val="18"/>
                </w:rPr>
                <w:t>*DWHR</w:t>
              </w:r>
            </w:ins>
          </w:p>
          <w:p w14:paraId="34FE050C" w14:textId="77777777" w:rsidR="008E4103" w:rsidRPr="008E4103" w:rsidRDefault="008E4103" w:rsidP="008E4103">
            <w:pPr>
              <w:spacing w:after="0" w:line="240" w:lineRule="auto"/>
              <w:rPr>
                <w:ins w:id="91" w:author="Alhabibi, Haider@Energy" w:date="2022-09-19T17:25:00Z"/>
                <w:rFonts w:cstheme="minorHAnsi"/>
                <w:sz w:val="16"/>
                <w:szCs w:val="18"/>
              </w:rPr>
            </w:pPr>
            <w:ins w:id="92" w:author="Alhabibi, Haider@Energy" w:date="2022-09-19T17:25:00Z">
              <w:r w:rsidRPr="008E4103">
                <w:rPr>
                  <w:rFonts w:cstheme="minorHAnsi"/>
                  <w:sz w:val="16"/>
                  <w:szCs w:val="18"/>
                </w:rPr>
                <w:t>*NoDWHR;</w:t>
              </w:r>
            </w:ins>
          </w:p>
          <w:p w14:paraId="10147A20" w14:textId="77777777" w:rsidR="008E4103" w:rsidRPr="008E4103" w:rsidRDefault="008E4103" w:rsidP="008E4103">
            <w:pPr>
              <w:spacing w:after="0" w:line="240" w:lineRule="auto"/>
              <w:rPr>
                <w:ins w:id="93" w:author="Alhabibi, Haider@Energy" w:date="2022-09-19T17:25:00Z"/>
                <w:rFonts w:cstheme="minorHAnsi"/>
                <w:sz w:val="16"/>
                <w:szCs w:val="18"/>
              </w:rPr>
            </w:pPr>
            <w:ins w:id="94" w:author="Alhabibi, Haider@Energy" w:date="2022-09-19T17:25:00Z">
              <w:r w:rsidRPr="008E4103">
                <w:rPr>
                  <w:rFonts w:cstheme="minorHAnsi"/>
                  <w:sz w:val="16"/>
                  <w:szCs w:val="18"/>
                </w:rPr>
                <w:t>Else use value from PRF-01;</w:t>
              </w:r>
            </w:ins>
          </w:p>
          <w:p w14:paraId="3C4C9CA4" w14:textId="7C9DE328" w:rsidR="00157186" w:rsidRPr="00C1150F" w:rsidDel="00BA5AC2" w:rsidRDefault="008E4103" w:rsidP="008E4103">
            <w:pPr>
              <w:spacing w:after="0" w:line="240" w:lineRule="auto"/>
              <w:rPr>
                <w:del w:id="95" w:author="Alhabibi, Haider@Energy" w:date="2022-06-21T13:40:00Z"/>
                <w:rFonts w:cstheme="minorHAnsi"/>
                <w:sz w:val="16"/>
                <w:szCs w:val="18"/>
              </w:rPr>
            </w:pPr>
            <w:ins w:id="96" w:author="Alhabibi, Haider@Energy" w:date="2022-09-19T17:25:00Z">
              <w:r w:rsidRPr="00C1150F" w:rsidDel="008E4103">
                <w:rPr>
                  <w:rFonts w:cstheme="minorHAnsi"/>
                  <w:sz w:val="16"/>
                  <w:szCs w:val="18"/>
                </w:rPr>
                <w:t xml:space="preserve"> </w:t>
              </w:r>
            </w:ins>
            <w:del w:id="97" w:author="Alhabibi, Haider@Energy" w:date="2022-09-19T17:25:00Z">
              <w:r w:rsidR="00157186" w:rsidRPr="00C1150F" w:rsidDel="008E4103">
                <w:rPr>
                  <w:rFonts w:cstheme="minorHAnsi"/>
                  <w:sz w:val="16"/>
                  <w:szCs w:val="18"/>
                </w:rPr>
                <w:delText>reference values from CF1R</w:delText>
              </w:r>
            </w:del>
            <w:del w:id="98" w:author="Alhabibi, Haider@Energy" w:date="2022-06-21T13:39:00Z">
              <w:r w:rsidR="00157186" w:rsidRPr="00C1150F" w:rsidDel="00A701DF">
                <w:rPr>
                  <w:rFonts w:cstheme="minorHAnsi"/>
                  <w:sz w:val="16"/>
                  <w:szCs w:val="18"/>
                </w:rPr>
                <w:delText>.</w:delText>
              </w:r>
            </w:del>
            <w:del w:id="99" w:author="Alhabibi, Haider@Energy" w:date="2022-06-21T13:40:00Z">
              <w:r w:rsidR="00157186" w:rsidRPr="00C1150F" w:rsidDel="00BA5AC2">
                <w:rPr>
                  <w:rFonts w:cstheme="minorHAnsi"/>
                  <w:sz w:val="16"/>
                  <w:szCs w:val="18"/>
                </w:rPr>
                <w:delText xml:space="preserve">  Allowed values are </w:delText>
              </w:r>
            </w:del>
          </w:p>
          <w:p w14:paraId="62221898" w14:textId="1598F7FC" w:rsidR="00157186" w:rsidRPr="00C1150F" w:rsidDel="00BA5AC2" w:rsidRDefault="00157186" w:rsidP="008E4103">
            <w:pPr>
              <w:spacing w:after="0" w:line="240" w:lineRule="auto"/>
              <w:rPr>
                <w:del w:id="100" w:author="Alhabibi, Haider@Energy" w:date="2022-06-21T13:40:00Z"/>
                <w:rFonts w:cstheme="minorHAnsi"/>
                <w:sz w:val="16"/>
                <w:szCs w:val="18"/>
              </w:rPr>
            </w:pPr>
            <w:del w:id="101" w:author="Alhabibi, Haider@Energy" w:date="2022-06-21T13:40:00Z">
              <w:r w:rsidRPr="00C1150F" w:rsidDel="00BA5AC2">
                <w:rPr>
                  <w:rFonts w:cstheme="minorHAnsi"/>
                  <w:sz w:val="16"/>
                  <w:szCs w:val="18"/>
                </w:rPr>
                <w:delText>*Yes</w:delText>
              </w:r>
            </w:del>
          </w:p>
          <w:p w14:paraId="51165C6E" w14:textId="286E352C" w:rsidR="00157186" w:rsidRPr="00C1150F" w:rsidRDefault="00157186" w:rsidP="008E4103">
            <w:pPr>
              <w:spacing w:after="0" w:line="240" w:lineRule="auto"/>
              <w:rPr>
                <w:rFonts w:cstheme="minorHAnsi"/>
                <w:sz w:val="16"/>
                <w:szCs w:val="18"/>
              </w:rPr>
            </w:pPr>
            <w:del w:id="102" w:author="Alhabibi, Haider@Energy" w:date="2022-06-21T13:40:00Z">
              <w:r w:rsidRPr="00C1150F" w:rsidDel="00BA5AC2">
                <w:rPr>
                  <w:rFonts w:cstheme="minorHAnsi"/>
                  <w:sz w:val="16"/>
                  <w:szCs w:val="18"/>
                </w:rPr>
                <w:delText>*None</w:delText>
              </w:r>
            </w:del>
            <w:r w:rsidRPr="00C1150F">
              <w:rPr>
                <w:rFonts w:cstheme="minorHAnsi"/>
                <w:sz w:val="16"/>
                <w:szCs w:val="18"/>
              </w:rPr>
              <w:t>&gt;&gt;</w:t>
            </w:r>
          </w:p>
        </w:tc>
        <w:tc>
          <w:tcPr>
            <w:tcW w:w="1080" w:type="dxa"/>
          </w:tcPr>
          <w:p w14:paraId="61E4C04D" w14:textId="77777777" w:rsidR="00157186" w:rsidRPr="00C1150F" w:rsidRDefault="00157186" w:rsidP="00E40C70">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C1150F">
              <w:rPr>
                <w:rFonts w:eastAsia="Times New Roman" w:cstheme="minorHAnsi"/>
                <w:sz w:val="16"/>
                <w:szCs w:val="20"/>
              </w:rPr>
              <w:lastRenderedPageBreak/>
              <w:t>&lt;&lt;if performance, hide column from user, needed for equivalency lookup;</w:t>
            </w:r>
          </w:p>
          <w:p w14:paraId="1FB229BC" w14:textId="77777777" w:rsidR="00157186" w:rsidRPr="00C1150F" w:rsidRDefault="00157186" w:rsidP="00E40C70">
            <w:pPr>
              <w:spacing w:after="0" w:line="240" w:lineRule="auto"/>
              <w:rPr>
                <w:rFonts w:eastAsia="Times New Roman" w:cstheme="minorHAnsi"/>
                <w:sz w:val="16"/>
                <w:szCs w:val="20"/>
              </w:rPr>
            </w:pPr>
            <w:r w:rsidRPr="00C1150F">
              <w:rPr>
                <w:rFonts w:eastAsia="Times New Roman" w:cstheme="minorHAnsi"/>
                <w:sz w:val="16"/>
                <w:szCs w:val="20"/>
              </w:rPr>
              <w:t>Reference value from XML;</w:t>
            </w:r>
          </w:p>
          <w:p w14:paraId="10F7CA05" w14:textId="77777777" w:rsidR="00157186" w:rsidRPr="00C1150F" w:rsidRDefault="00157186" w:rsidP="00E40C70">
            <w:pPr>
              <w:spacing w:after="0" w:line="240" w:lineRule="auto"/>
              <w:rPr>
                <w:rFonts w:cstheme="minorHAnsi"/>
                <w:sz w:val="16"/>
                <w:szCs w:val="18"/>
              </w:rPr>
            </w:pPr>
            <w:r w:rsidRPr="00C1150F">
              <w:rPr>
                <w:rFonts w:eastAsia="Times New Roman" w:cstheme="minorHAnsi"/>
                <w:sz w:val="16"/>
                <w:szCs w:val="20"/>
              </w:rPr>
              <w:t>Elseif prescriptive, do not require field&gt;&gt;</w:t>
            </w:r>
          </w:p>
        </w:tc>
      </w:tr>
    </w:tbl>
    <w:p w14:paraId="54E532F1" w14:textId="77777777" w:rsidR="00157186" w:rsidRDefault="00157186" w:rsidP="00236F4B">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7"/>
        <w:gridCol w:w="899"/>
        <w:gridCol w:w="899"/>
        <w:gridCol w:w="899"/>
        <w:gridCol w:w="897"/>
        <w:gridCol w:w="898"/>
        <w:gridCol w:w="898"/>
        <w:gridCol w:w="898"/>
        <w:gridCol w:w="896"/>
        <w:gridCol w:w="898"/>
        <w:gridCol w:w="898"/>
        <w:gridCol w:w="896"/>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DE6B437"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70798FE4" w:rsidR="00F349F6" w:rsidRPr="00327949" w:rsidRDefault="00F349F6">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w:t>
            </w:r>
            <w:r w:rsidR="00E64274">
              <w:rPr>
                <w:rFonts w:asciiTheme="minorHAnsi" w:hAnsiTheme="minorHAnsi" w:cstheme="minorHAnsi"/>
                <w:sz w:val="18"/>
                <w:szCs w:val="18"/>
              </w:rPr>
              <w:t xml:space="preserve"> </w:t>
            </w:r>
            <w:r w:rsidR="00E64274" w:rsidRPr="005828AE">
              <w:rPr>
                <w:rFonts w:asciiTheme="minorHAnsi" w:eastAsia="Times New Roman" w:hAnsiTheme="minorHAnsi" w:cstheme="minorHAnsi"/>
                <w:sz w:val="20"/>
                <w:szCs w:val="20"/>
              </w:rPr>
              <w:t>features</w:t>
            </w:r>
            <w:r w:rsidR="00E64274">
              <w:rPr>
                <w:rFonts w:asciiTheme="minorHAnsi" w:eastAsia="Times New Roman" w:hAnsiTheme="minorHAnsi" w:cstheme="minorHAnsi"/>
                <w:sz w:val="20"/>
                <w:szCs w:val="20"/>
              </w:rPr>
              <w:t xml:space="preserve"> of</w:t>
            </w:r>
            <w:r w:rsidRPr="00327949">
              <w:rPr>
                <w:rFonts w:asciiTheme="minorHAnsi" w:hAnsiTheme="minorHAnsi" w:cstheme="minorHAnsi"/>
                <w:sz w:val="18"/>
                <w:szCs w:val="18"/>
              </w:rPr>
              <w:t xml:space="preserve"> the water heating system </w:t>
            </w:r>
            <w:r w:rsidR="00BE794D">
              <w:rPr>
                <w:rFonts w:asciiTheme="minorHAnsi" w:eastAsia="Times New Roman" w:hAnsiTheme="minorHAnsi" w:cstheme="minorHAnsi"/>
                <w:sz w:val="20"/>
                <w:szCs w:val="20"/>
              </w:rPr>
              <w:t xml:space="preserve">other than </w:t>
            </w:r>
            <w:r w:rsidR="00BE794D">
              <w:rPr>
                <w:rFonts w:cstheme="minorHAnsi"/>
                <w:b/>
                <w:bCs/>
                <w:sz w:val="20"/>
                <w:szCs w:val="20"/>
              </w:rPr>
              <w:t>HPWH</w:t>
            </w:r>
            <w:r w:rsidR="00BE794D" w:rsidRPr="005828AE">
              <w:rPr>
                <w:rFonts w:asciiTheme="minorHAnsi" w:eastAsia="Times New Roman" w:hAnsiTheme="minorHAnsi" w:cstheme="minorHAnsi"/>
                <w:sz w:val="20"/>
                <w:szCs w:val="20"/>
              </w:rPr>
              <w:t xml:space="preserve"> </w:t>
            </w:r>
            <w:r w:rsidR="00BE794D">
              <w:rPr>
                <w:rFonts w:asciiTheme="minorHAnsi" w:eastAsia="Times New Roman" w:hAnsiTheme="minorHAnsi" w:cstheme="minorHAnsi"/>
                <w:sz w:val="20"/>
                <w:szCs w:val="20"/>
              </w:rPr>
              <w:t>systems</w:t>
            </w:r>
            <w:r w:rsidR="00BE794D" w:rsidRPr="00327949" w:rsidDel="00BE794D">
              <w:rPr>
                <w:rFonts w:asciiTheme="minorHAnsi" w:hAnsiTheme="minorHAnsi" w:cstheme="minorHAnsi"/>
                <w:sz w:val="18"/>
                <w:szCs w:val="18"/>
              </w:rPr>
              <w:t xml:space="preserve"> </w:t>
            </w:r>
            <w:r w:rsidRPr="00327949">
              <w:rPr>
                <w:rFonts w:asciiTheme="minorHAnsi" w:hAnsiTheme="minorHAnsi" w:cstheme="minorHAnsi"/>
                <w:sz w:val="18"/>
                <w:szCs w:val="18"/>
              </w:rPr>
              <w:t xml:space="preserve">that were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54E56EF6"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r w:rsidR="00163566">
              <w:t xml:space="preserve"> </w:t>
            </w:r>
            <w:r w:rsidR="00163566" w:rsidRPr="00163566">
              <w:rPr>
                <w:rFonts w:asciiTheme="minorHAnsi" w:hAnsiTheme="minorHAnsi" w:cstheme="minorHAnsi"/>
                <w:sz w:val="18"/>
                <w:szCs w:val="18"/>
              </w:rPr>
              <w:t xml:space="preserve">if </w:t>
            </w:r>
            <w:r w:rsidR="009024F2">
              <w:rPr>
                <w:rFonts w:asciiTheme="minorHAnsi" w:hAnsiTheme="minorHAnsi" w:cstheme="minorHAnsi"/>
                <w:sz w:val="18"/>
                <w:szCs w:val="18"/>
              </w:rPr>
              <w:t xml:space="preserve">Table A does not apply, </w:t>
            </w:r>
            <w:r w:rsidR="00163566" w:rsidRPr="00163566">
              <w:rPr>
                <w:rFonts w:asciiTheme="minorHAnsi" w:hAnsiTheme="minorHAnsi" w:cstheme="minorHAnsi"/>
                <w:sz w:val="18"/>
                <w:szCs w:val="18"/>
              </w:rPr>
              <w:t xml:space="preserve">then display the "section does not apply" message; else </w:t>
            </w:r>
            <w:r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r w:rsidR="009024F2">
              <w:rPr>
                <w:rFonts w:asciiTheme="minorHAnsi" w:hAnsiTheme="minorHAnsi" w:cstheme="minorHAnsi"/>
                <w:sz w:val="18"/>
                <w:szCs w:val="18"/>
              </w:rPr>
              <w:t>in table A</w:t>
            </w:r>
            <w:r w:rsidR="009024F2" w:rsidDel="009024F2">
              <w:rPr>
                <w:rFonts w:asciiTheme="minorHAnsi" w:hAnsiTheme="minorHAnsi" w:cstheme="minorHAnsi"/>
                <w:sz w:val="18"/>
                <w:szCs w:val="18"/>
              </w:rPr>
              <w:t xml:space="preserve"> </w:t>
            </w:r>
            <w:r w:rsidRPr="00327949">
              <w:rPr>
                <w:rFonts w:asciiTheme="minorHAnsi" w:hAnsiTheme="minorHAnsi" w:cstheme="minorHAnsi"/>
                <w:sz w:val="18"/>
                <w:szCs w:val="18"/>
              </w:rPr>
              <w:t>&gt;&gt;</w:t>
            </w:r>
          </w:p>
        </w:tc>
      </w:tr>
      <w:tr w:rsidR="00F349F6" w:rsidRPr="00327949" w14:paraId="4907BC1F" w14:textId="77777777" w:rsidTr="00AC4964">
        <w:trPr>
          <w:trHeight w:val="277"/>
        </w:trPr>
        <w:tc>
          <w:tcPr>
            <w:tcW w:w="416" w:type="pct"/>
            <w:tcBorders>
              <w:top w:val="single" w:sz="4" w:space="0" w:color="auto"/>
              <w:left w:val="single" w:sz="4" w:space="0" w:color="auto"/>
              <w:bottom w:val="single" w:sz="4" w:space="0" w:color="auto"/>
              <w:right w:val="single" w:sz="4" w:space="0" w:color="auto"/>
            </w:tcBorders>
            <w:vAlign w:val="bottom"/>
          </w:tcPr>
          <w:p w14:paraId="2933B40C" w14:textId="475FA7BD" w:rsidR="00F349F6" w:rsidRPr="00327949" w:rsidRDefault="00F349F6" w:rsidP="00AC4964">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417"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17"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17"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16"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417"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17"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417"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16" w:type="pct"/>
            <w:tcBorders>
              <w:top w:val="single" w:sz="4" w:space="0" w:color="auto"/>
              <w:left w:val="single" w:sz="4" w:space="0" w:color="auto"/>
              <w:bottom w:val="single" w:sz="4" w:space="0" w:color="auto"/>
              <w:right w:val="single" w:sz="4" w:space="0" w:color="auto"/>
            </w:tcBorders>
            <w:vAlign w:val="bottom"/>
          </w:tcPr>
          <w:p w14:paraId="56D1E84E" w14:textId="6F2A30B1" w:rsidR="00F349F6" w:rsidRPr="00327949" w:rsidRDefault="00F349F6" w:rsidP="00F349F6">
            <w:pPr>
              <w:spacing w:after="0" w:line="240" w:lineRule="auto"/>
              <w:jc w:val="center"/>
              <w:rPr>
                <w:rFonts w:asciiTheme="minorHAnsi" w:hAnsiTheme="minorHAnsi" w:cstheme="minorHAnsi"/>
                <w:sz w:val="18"/>
                <w:szCs w:val="18"/>
              </w:rPr>
            </w:pPr>
            <w:del w:id="103" w:author="Alhabibi, Haider@Energy" w:date="2022-06-20T18:37:00Z">
              <w:r w:rsidDel="00307BC9">
                <w:rPr>
                  <w:rFonts w:asciiTheme="minorHAnsi" w:hAnsiTheme="minorHAnsi" w:cstheme="minorHAnsi"/>
                  <w:sz w:val="18"/>
                  <w:szCs w:val="18"/>
                </w:rPr>
                <w:delText>09</w:delText>
              </w:r>
            </w:del>
          </w:p>
        </w:tc>
        <w:tc>
          <w:tcPr>
            <w:tcW w:w="417"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17"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417" w:type="pct"/>
            <w:tcBorders>
              <w:top w:val="single" w:sz="4" w:space="0" w:color="auto"/>
              <w:left w:val="single" w:sz="4" w:space="0" w:color="auto"/>
              <w:bottom w:val="single" w:sz="4" w:space="0" w:color="auto"/>
              <w:right w:val="single" w:sz="4" w:space="0" w:color="auto"/>
            </w:tcBorders>
            <w:vAlign w:val="bottom"/>
          </w:tcPr>
          <w:p w14:paraId="0DA689F9" w14:textId="62644AC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5F55BF">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417"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17"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16"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417"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17"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417"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16" w:type="pct"/>
            <w:tcBorders>
              <w:top w:val="single" w:sz="4" w:space="0" w:color="auto"/>
              <w:left w:val="single" w:sz="4" w:space="0" w:color="auto"/>
              <w:bottom w:val="single" w:sz="4" w:space="0" w:color="auto"/>
              <w:right w:val="single" w:sz="4" w:space="0" w:color="auto"/>
            </w:tcBorders>
            <w:vAlign w:val="bottom"/>
          </w:tcPr>
          <w:p w14:paraId="61C9B531" w14:textId="409ADD7A" w:rsidR="00F349F6" w:rsidRPr="00327949" w:rsidRDefault="00F349F6" w:rsidP="00F349F6">
            <w:pPr>
              <w:spacing w:after="0" w:line="240" w:lineRule="auto"/>
              <w:jc w:val="center"/>
              <w:rPr>
                <w:rFonts w:asciiTheme="minorHAnsi" w:hAnsiTheme="minorHAnsi" w:cstheme="minorHAnsi"/>
                <w:sz w:val="18"/>
                <w:szCs w:val="18"/>
              </w:rPr>
            </w:pPr>
            <w:del w:id="104" w:author="Alhabibi, Haider@Energy" w:date="2022-06-20T18:37:00Z">
              <w:r w:rsidRPr="00095904" w:rsidDel="00307BC9">
                <w:rPr>
                  <w:rFonts w:asciiTheme="minorHAnsi" w:eastAsia="Times New Roman" w:hAnsiTheme="minorHAnsi" w:cstheme="minorHAnsi"/>
                  <w:sz w:val="18"/>
                  <w:szCs w:val="20"/>
                </w:rPr>
                <w:delText>Central DHW System Distribution</w:delText>
              </w:r>
            </w:del>
          </w:p>
        </w:tc>
        <w:tc>
          <w:tcPr>
            <w:tcW w:w="417"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17" w:type="pct"/>
            <w:tcBorders>
              <w:top w:val="single" w:sz="4" w:space="0" w:color="auto"/>
              <w:left w:val="single" w:sz="4" w:space="0" w:color="auto"/>
              <w:bottom w:val="single" w:sz="4" w:space="0" w:color="auto"/>
              <w:right w:val="single" w:sz="4" w:space="0" w:color="auto"/>
            </w:tcBorders>
            <w:vAlign w:val="bottom"/>
          </w:tcPr>
          <w:p w14:paraId="24DEC3D9" w14:textId="4268C21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5F55BF">
        <w:trPr>
          <w:trHeight w:val="246"/>
        </w:trPr>
        <w:tc>
          <w:tcPr>
            <w:tcW w:w="416"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417"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17"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17"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16"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417"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17"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417"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w:t>
            </w:r>
            <w:r w:rsidRPr="00095904">
              <w:rPr>
                <w:rFonts w:asciiTheme="minorHAnsi" w:eastAsia="Times New Roman" w:hAnsiTheme="minorHAnsi" w:cstheme="minorHAnsi"/>
                <w:sz w:val="16"/>
                <w:szCs w:val="20"/>
              </w:rPr>
              <w:lastRenderedPageBreak/>
              <w:t>75,000 Btu/hr;</w:t>
            </w:r>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Btu/hr;</w:t>
            </w:r>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Btu/hr;</w:t>
            </w:r>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Btu/hr;</w:t>
            </w:r>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Btu/hr;</w:t>
            </w:r>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kW;</w:t>
            </w:r>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w:t>
            </w:r>
            <w:r w:rsidRPr="00095904">
              <w:rPr>
                <w:rFonts w:asciiTheme="minorHAnsi" w:eastAsia="Times New Roman" w:hAnsiTheme="minorHAnsi" w:cstheme="minorHAnsi"/>
                <w:sz w:val="16"/>
                <w:szCs w:val="20"/>
              </w:rPr>
              <w:lastRenderedPageBreak/>
              <w:t>must be ≤ 12 kW;</w:t>
            </w:r>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kW;</w:t>
            </w:r>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WaterHeaterElectricFiredRatedInput, Otherwise the value is stored in WaterHeaterGasFiredRatedInput&gt;&gt;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416" w:type="pct"/>
            <w:tcBorders>
              <w:top w:val="single" w:sz="4" w:space="0" w:color="auto"/>
              <w:left w:val="single" w:sz="4" w:space="0" w:color="auto"/>
              <w:bottom w:val="single" w:sz="4" w:space="0" w:color="auto"/>
              <w:right w:val="single" w:sz="4" w:space="0" w:color="auto"/>
            </w:tcBorders>
          </w:tcPr>
          <w:p w14:paraId="7EF496BA" w14:textId="3E18C7F9" w:rsidR="00F349F6" w:rsidRPr="00095904" w:rsidRDefault="00F349F6" w:rsidP="00F349F6">
            <w:pPr>
              <w:spacing w:after="0" w:line="240" w:lineRule="auto"/>
              <w:rPr>
                <w:rFonts w:asciiTheme="minorHAnsi" w:hAnsiTheme="minorHAnsi" w:cstheme="minorHAnsi"/>
                <w:sz w:val="14"/>
                <w:szCs w:val="16"/>
              </w:rPr>
            </w:pPr>
            <w:del w:id="105" w:author="Alhabibi, Haider@Energy" w:date="2022-06-20T18:37:00Z">
              <w:r w:rsidRPr="00095904" w:rsidDel="00307BC9">
                <w:rPr>
                  <w:rFonts w:asciiTheme="minorHAnsi" w:eastAsia="Times New Roman" w:hAnsiTheme="minorHAnsi" w:cstheme="minorHAnsi"/>
                  <w:sz w:val="16"/>
                  <w:szCs w:val="20"/>
                </w:rPr>
                <w:lastRenderedPageBreak/>
                <w:delText xml:space="preserve">&lt;&lt; </w:delText>
              </w:r>
              <w:r w:rsidDel="00307BC9">
                <w:rPr>
                  <w:rFonts w:asciiTheme="minorHAnsi" w:eastAsia="Times New Roman" w:hAnsiTheme="minorHAnsi" w:cstheme="minorHAnsi"/>
                  <w:sz w:val="16"/>
                  <w:szCs w:val="20"/>
                </w:rPr>
                <w:delText>Reference</w:delText>
              </w:r>
              <w:r w:rsidRPr="00095904" w:rsidDel="00307BC9">
                <w:rPr>
                  <w:rFonts w:asciiTheme="minorHAnsi" w:eastAsia="Times New Roman" w:hAnsiTheme="minorHAnsi" w:cstheme="minorHAnsi"/>
                  <w:sz w:val="16"/>
                  <w:szCs w:val="20"/>
                </w:rPr>
                <w:delText xml:space="preserve"> value from A</w:delText>
              </w:r>
              <w:r w:rsidDel="00307BC9">
                <w:rPr>
                  <w:rFonts w:asciiTheme="minorHAnsi" w:eastAsia="Times New Roman" w:hAnsiTheme="minorHAnsi" w:cstheme="minorHAnsi"/>
                  <w:sz w:val="16"/>
                  <w:szCs w:val="20"/>
                </w:rPr>
                <w:delText>09&gt;&gt;</w:delText>
              </w:r>
            </w:del>
          </w:p>
        </w:tc>
        <w:tc>
          <w:tcPr>
            <w:tcW w:w="417"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17"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417" w:type="pct"/>
            <w:tcBorders>
              <w:top w:val="single" w:sz="4" w:space="0" w:color="auto"/>
              <w:left w:val="single" w:sz="4" w:space="0" w:color="auto"/>
              <w:bottom w:val="single" w:sz="4" w:space="0" w:color="auto"/>
              <w:right w:val="single" w:sz="4" w:space="0" w:color="auto"/>
            </w:tcBorders>
          </w:tcPr>
          <w:p w14:paraId="4EEFADE4" w14:textId="5789B28E" w:rsidR="00F349F6" w:rsidRPr="00095904" w:rsidRDefault="00F349F6" w:rsidP="00A31B8A">
            <w:pPr>
              <w:spacing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5F55BF">
        <w:trPr>
          <w:trHeight w:val="278"/>
        </w:trPr>
        <w:tc>
          <w:tcPr>
            <w:tcW w:w="416"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6"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6"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1264387D" w14:textId="00DEC933" w:rsidR="00F1004F" w:rsidRDefault="00F1004F" w:rsidP="00236F4B">
      <w:pPr>
        <w:spacing w:after="0" w:line="240" w:lineRule="auto"/>
        <w:rPr>
          <w:rFonts w:asciiTheme="minorHAnsi" w:hAnsiTheme="minorHAnsi" w:cstheme="minorHAnsi"/>
          <w:sz w:val="18"/>
          <w:szCs w:val="18"/>
        </w:rPr>
      </w:pPr>
    </w:p>
    <w:p w14:paraId="7DD958F4" w14:textId="2DC98D38" w:rsidR="00ED40A1" w:rsidRDefault="00ED40A1" w:rsidP="00236F4B">
      <w:pPr>
        <w:spacing w:after="0" w:line="240" w:lineRule="auto"/>
        <w:rPr>
          <w:rFonts w:asciiTheme="minorHAnsi" w:hAnsiTheme="minorHAnsi" w:cstheme="minorHAnsi"/>
          <w:sz w:val="18"/>
          <w:szCs w:val="18"/>
        </w:rPr>
      </w:pPr>
    </w:p>
    <w:p w14:paraId="283B7563" w14:textId="414FAB2F" w:rsidR="00ED40A1" w:rsidRDefault="00ED40A1" w:rsidP="00236F4B">
      <w:pPr>
        <w:spacing w:after="0" w:line="240" w:lineRule="auto"/>
        <w:rPr>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8C1142" w:rsidRPr="008C1142" w14:paraId="02111C38" w14:textId="77777777" w:rsidTr="004B6B6C">
        <w:tc>
          <w:tcPr>
            <w:tcW w:w="10885" w:type="dxa"/>
            <w:gridSpan w:val="9"/>
          </w:tcPr>
          <w:p w14:paraId="54A1B908" w14:textId="3BA0D5C6" w:rsidR="008C1142" w:rsidRPr="008C1142" w:rsidRDefault="00581D77" w:rsidP="008C1142">
            <w:pPr>
              <w:spacing w:after="0" w:line="240" w:lineRule="auto"/>
              <w:rPr>
                <w:rFonts w:cstheme="minorHAnsi"/>
                <w:b/>
                <w:sz w:val="20"/>
                <w:szCs w:val="20"/>
              </w:rPr>
            </w:pPr>
            <w:r>
              <w:rPr>
                <w:rFonts w:cstheme="minorHAnsi"/>
                <w:b/>
                <w:sz w:val="20"/>
                <w:szCs w:val="20"/>
              </w:rPr>
              <w:t>B2</w:t>
            </w:r>
            <w:r w:rsidR="008C1142" w:rsidRPr="008C1142">
              <w:rPr>
                <w:rFonts w:cstheme="minorHAnsi"/>
                <w:b/>
                <w:sz w:val="20"/>
                <w:szCs w:val="20"/>
              </w:rPr>
              <w:t xml:space="preserve">. Installed HERS Verified </w:t>
            </w:r>
            <w:r w:rsidR="0041382D">
              <w:rPr>
                <w:rFonts w:cstheme="minorHAnsi"/>
                <w:b/>
                <w:sz w:val="20"/>
                <w:szCs w:val="20"/>
              </w:rPr>
              <w:t xml:space="preserve">Dwelling Unit </w:t>
            </w:r>
            <w:r w:rsidR="004D729F">
              <w:rPr>
                <w:rFonts w:cstheme="minorHAnsi"/>
                <w:b/>
                <w:sz w:val="20"/>
                <w:szCs w:val="20"/>
              </w:rPr>
              <w:t>HPWH</w:t>
            </w:r>
            <w:r w:rsidR="008C1142" w:rsidRPr="008C1142">
              <w:rPr>
                <w:rFonts w:cstheme="minorHAnsi"/>
                <w:b/>
                <w:sz w:val="20"/>
                <w:szCs w:val="20"/>
              </w:rPr>
              <w:t xml:space="preserve"> System Information</w:t>
            </w:r>
          </w:p>
          <w:p w14:paraId="5B44438B" w14:textId="78734551" w:rsidR="008C1142" w:rsidRDefault="008C1142" w:rsidP="008C1142">
            <w:pPr>
              <w:spacing w:after="0" w:line="240" w:lineRule="auto"/>
              <w:rPr>
                <w:rFonts w:cstheme="minorHAnsi"/>
                <w:sz w:val="18"/>
                <w:szCs w:val="18"/>
              </w:rPr>
            </w:pPr>
            <w:r w:rsidRPr="008C1142">
              <w:rPr>
                <w:rFonts w:cstheme="minorHAnsi"/>
                <w:sz w:val="18"/>
                <w:szCs w:val="20"/>
              </w:rPr>
              <w:t>This table reports the water heating system(s) that were installed in this projec</w:t>
            </w:r>
            <w:r w:rsidRPr="008C1142">
              <w:rPr>
                <w:rFonts w:cstheme="minorHAnsi"/>
                <w:sz w:val="18"/>
                <w:szCs w:val="18"/>
              </w:rPr>
              <w:t>t.</w:t>
            </w:r>
          </w:p>
          <w:p w14:paraId="3A12098A" w14:textId="42560B93" w:rsidR="00C40B81" w:rsidRDefault="00C40B81" w:rsidP="00C40B81">
            <w:pPr>
              <w:spacing w:after="0"/>
              <w:rPr>
                <w:rFonts w:cstheme="minorHAnsi"/>
                <w:sz w:val="20"/>
                <w:szCs w:val="20"/>
              </w:rPr>
            </w:pPr>
            <w:r>
              <w:rPr>
                <w:rFonts w:cstheme="minorHAnsi"/>
                <w:sz w:val="20"/>
                <w:szCs w:val="20"/>
              </w:rPr>
              <w:t xml:space="preserve">&lt;&lt;If </w:t>
            </w:r>
            <w:r w:rsidR="000D5566">
              <w:rPr>
                <w:rFonts w:cstheme="minorHAnsi"/>
                <w:sz w:val="20"/>
                <w:szCs w:val="20"/>
              </w:rPr>
              <w:t xml:space="preserve">Table </w:t>
            </w:r>
            <w:r w:rsidR="004859E2">
              <w:rPr>
                <w:rFonts w:cstheme="minorHAnsi"/>
                <w:sz w:val="20"/>
                <w:szCs w:val="20"/>
              </w:rPr>
              <w:t>A2</w:t>
            </w:r>
            <w:r w:rsidR="000D5566">
              <w:rPr>
                <w:rFonts w:cstheme="minorHAnsi"/>
                <w:sz w:val="20"/>
                <w:szCs w:val="20"/>
              </w:rPr>
              <w:t xml:space="preserve"> does not apply</w:t>
            </w:r>
            <w:r>
              <w:rPr>
                <w:rFonts w:cstheme="minorHAnsi"/>
                <w:sz w:val="20"/>
                <w:szCs w:val="20"/>
              </w:rPr>
              <w:t xml:space="preserve">, then require table, else </w:t>
            </w:r>
            <w:r w:rsidRPr="00E12A63">
              <w:rPr>
                <w:rFonts w:cstheme="minorHAnsi"/>
                <w:sz w:val="20"/>
                <w:szCs w:val="20"/>
              </w:rPr>
              <w:t>display the "section does not apply" message</w:t>
            </w:r>
            <w:r>
              <w:rPr>
                <w:rFonts w:cstheme="minorHAnsi"/>
                <w:sz w:val="20"/>
                <w:szCs w:val="20"/>
              </w:rPr>
              <w:t>&gt;&gt;</w:t>
            </w:r>
          </w:p>
          <w:p w14:paraId="64E00AF4" w14:textId="4E85BF86" w:rsidR="008C1142" w:rsidRPr="008C1142" w:rsidRDefault="008C1142" w:rsidP="008C1142">
            <w:pPr>
              <w:spacing w:after="0" w:line="240" w:lineRule="auto"/>
              <w:rPr>
                <w:rFonts w:cstheme="minorHAnsi"/>
                <w:sz w:val="20"/>
                <w:szCs w:val="20"/>
              </w:rPr>
            </w:pPr>
            <w:r w:rsidRPr="008C1142">
              <w:rPr>
                <w:rFonts w:cstheme="minorHAnsi"/>
                <w:sz w:val="20"/>
                <w:szCs w:val="20"/>
              </w:rPr>
              <w:t xml:space="preserve">&lt;&lt;require one row of data for each water heater identified </w:t>
            </w:r>
            <w:r w:rsidR="000D5566">
              <w:rPr>
                <w:rFonts w:cstheme="minorHAnsi"/>
                <w:sz w:val="20"/>
                <w:szCs w:val="20"/>
              </w:rPr>
              <w:t xml:space="preserve">in Table </w:t>
            </w:r>
            <w:r w:rsidR="004859E2">
              <w:rPr>
                <w:rFonts w:cstheme="minorHAnsi"/>
                <w:sz w:val="20"/>
                <w:szCs w:val="20"/>
              </w:rPr>
              <w:t>A2</w:t>
            </w:r>
            <w:r w:rsidRPr="008C1142">
              <w:rPr>
                <w:rFonts w:cstheme="minorHAnsi"/>
                <w:sz w:val="20"/>
                <w:szCs w:val="20"/>
              </w:rPr>
              <w:t>&gt;&gt;</w:t>
            </w:r>
          </w:p>
        </w:tc>
      </w:tr>
      <w:tr w:rsidR="008C1142" w:rsidRPr="008C1142" w14:paraId="6D0E6456" w14:textId="77777777" w:rsidTr="004B6B6C">
        <w:tc>
          <w:tcPr>
            <w:tcW w:w="895" w:type="dxa"/>
            <w:tcBorders>
              <w:top w:val="single" w:sz="4" w:space="0" w:color="auto"/>
              <w:left w:val="single" w:sz="4" w:space="0" w:color="auto"/>
              <w:bottom w:val="single" w:sz="4" w:space="0" w:color="auto"/>
              <w:right w:val="single" w:sz="4" w:space="0" w:color="auto"/>
            </w:tcBorders>
          </w:tcPr>
          <w:p w14:paraId="65744132"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8"/>
                <w:szCs w:val="20"/>
              </w:rPr>
              <w:t>01</w:t>
            </w:r>
          </w:p>
        </w:tc>
        <w:tc>
          <w:tcPr>
            <w:tcW w:w="990" w:type="dxa"/>
            <w:vAlign w:val="bottom"/>
          </w:tcPr>
          <w:p w14:paraId="37F6057E" w14:textId="77777777"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20"/>
              </w:rPr>
              <w:t>02</w:t>
            </w:r>
          </w:p>
        </w:tc>
        <w:tc>
          <w:tcPr>
            <w:tcW w:w="1170" w:type="dxa"/>
            <w:vAlign w:val="bottom"/>
          </w:tcPr>
          <w:p w14:paraId="743D7395" w14:textId="77777777"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20"/>
              </w:rPr>
              <w:t>03</w:t>
            </w:r>
          </w:p>
        </w:tc>
        <w:tc>
          <w:tcPr>
            <w:tcW w:w="1080" w:type="dxa"/>
          </w:tcPr>
          <w:p w14:paraId="74881FE6"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04</w:t>
            </w:r>
          </w:p>
        </w:tc>
        <w:tc>
          <w:tcPr>
            <w:tcW w:w="1440" w:type="dxa"/>
          </w:tcPr>
          <w:p w14:paraId="253CB5AA"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05</w:t>
            </w:r>
          </w:p>
        </w:tc>
        <w:tc>
          <w:tcPr>
            <w:tcW w:w="1080" w:type="dxa"/>
          </w:tcPr>
          <w:p w14:paraId="2511FF05"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06</w:t>
            </w:r>
          </w:p>
        </w:tc>
        <w:tc>
          <w:tcPr>
            <w:tcW w:w="1530" w:type="dxa"/>
          </w:tcPr>
          <w:p w14:paraId="3E712880"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07</w:t>
            </w:r>
          </w:p>
        </w:tc>
        <w:tc>
          <w:tcPr>
            <w:tcW w:w="1350" w:type="dxa"/>
          </w:tcPr>
          <w:p w14:paraId="162B8D7F"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08</w:t>
            </w:r>
          </w:p>
        </w:tc>
        <w:tc>
          <w:tcPr>
            <w:tcW w:w="1350" w:type="dxa"/>
          </w:tcPr>
          <w:p w14:paraId="1FDFF032"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09</w:t>
            </w:r>
          </w:p>
        </w:tc>
      </w:tr>
      <w:tr w:rsidR="008C1142" w:rsidRPr="008C1142" w14:paraId="7AE35895" w14:textId="77777777" w:rsidTr="004B6B6C">
        <w:tc>
          <w:tcPr>
            <w:tcW w:w="895" w:type="dxa"/>
            <w:tcBorders>
              <w:top w:val="single" w:sz="4" w:space="0" w:color="auto"/>
              <w:left w:val="single" w:sz="4" w:space="0" w:color="auto"/>
              <w:bottom w:val="single" w:sz="4" w:space="0" w:color="auto"/>
              <w:right w:val="single" w:sz="4" w:space="0" w:color="auto"/>
            </w:tcBorders>
            <w:vAlign w:val="bottom"/>
          </w:tcPr>
          <w:p w14:paraId="5C2C1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Name</w:t>
            </w:r>
          </w:p>
        </w:tc>
        <w:tc>
          <w:tcPr>
            <w:tcW w:w="990" w:type="dxa"/>
            <w:vAlign w:val="bottom"/>
          </w:tcPr>
          <w:p w14:paraId="23782ED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Water Heating System ID</w:t>
            </w:r>
          </w:p>
          <w:p w14:paraId="54AA4AD8" w14:textId="77777777" w:rsidR="008C1142" w:rsidRPr="008C1142" w:rsidRDefault="008C1142" w:rsidP="008C1142">
            <w:pPr>
              <w:spacing w:after="0" w:line="240" w:lineRule="auto"/>
              <w:jc w:val="center"/>
              <w:rPr>
                <w:rFonts w:cstheme="minorHAnsi"/>
                <w:sz w:val="18"/>
                <w:szCs w:val="20"/>
              </w:rPr>
            </w:pPr>
            <w:r w:rsidRPr="008C1142">
              <w:rPr>
                <w:rFonts w:eastAsia="Times New Roman" w:cstheme="minorHAnsi"/>
                <w:sz w:val="18"/>
                <w:szCs w:val="20"/>
              </w:rPr>
              <w:t>or Name</w:t>
            </w:r>
          </w:p>
        </w:tc>
        <w:tc>
          <w:tcPr>
            <w:tcW w:w="1170" w:type="dxa"/>
            <w:vAlign w:val="bottom"/>
          </w:tcPr>
          <w:p w14:paraId="24061EA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Modeled Equipment</w:t>
            </w:r>
          </w:p>
          <w:p w14:paraId="19D2D2DF" w14:textId="77777777" w:rsidR="008C1142" w:rsidRPr="008C1142" w:rsidRDefault="008C1142" w:rsidP="008C1142">
            <w:pPr>
              <w:spacing w:after="0" w:line="240" w:lineRule="auto"/>
              <w:jc w:val="center"/>
              <w:rPr>
                <w:rFonts w:cstheme="minorHAnsi"/>
                <w:sz w:val="18"/>
                <w:szCs w:val="20"/>
              </w:rPr>
            </w:pPr>
            <w:r w:rsidRPr="008C1142">
              <w:rPr>
                <w:rFonts w:eastAsia="Times New Roman" w:cstheme="minorHAnsi"/>
                <w:sz w:val="18"/>
                <w:szCs w:val="20"/>
              </w:rPr>
              <w:t>Make and Model</w:t>
            </w:r>
          </w:p>
        </w:tc>
        <w:tc>
          <w:tcPr>
            <w:tcW w:w="1080" w:type="dxa"/>
            <w:vAlign w:val="bottom"/>
          </w:tcPr>
          <w:p w14:paraId="47F0858F"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 of Like (or Identical) Water Heaters in System</w:t>
            </w:r>
          </w:p>
        </w:tc>
        <w:tc>
          <w:tcPr>
            <w:tcW w:w="1440" w:type="dxa"/>
            <w:vAlign w:val="bottom"/>
          </w:tcPr>
          <w:p w14:paraId="7140A2E7"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Tank Location</w:t>
            </w:r>
          </w:p>
        </w:tc>
        <w:tc>
          <w:tcPr>
            <w:tcW w:w="1080" w:type="dxa"/>
            <w:vAlign w:val="bottom"/>
          </w:tcPr>
          <w:p w14:paraId="57B65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Exterior Tank Insulation R-value</w:t>
            </w:r>
          </w:p>
        </w:tc>
        <w:tc>
          <w:tcPr>
            <w:tcW w:w="1530" w:type="dxa"/>
            <w:vAlign w:val="bottom"/>
          </w:tcPr>
          <w:p w14:paraId="0A317CC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DHW System Distribution Type</w:t>
            </w:r>
          </w:p>
        </w:tc>
        <w:tc>
          <w:tcPr>
            <w:tcW w:w="1350" w:type="dxa"/>
            <w:vAlign w:val="bottom"/>
          </w:tcPr>
          <w:p w14:paraId="278D32CB" w14:textId="42A54EE4"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Compact Distrib</w:t>
            </w:r>
            <w:r w:rsidR="00DC34CF">
              <w:rPr>
                <w:rFonts w:eastAsia="Times New Roman" w:cstheme="minorHAnsi"/>
                <w:sz w:val="18"/>
                <w:szCs w:val="20"/>
              </w:rPr>
              <w:t>ution</w:t>
            </w:r>
            <w:r w:rsidRPr="008C1142">
              <w:rPr>
                <w:rFonts w:eastAsia="Times New Roman" w:cstheme="minorHAnsi"/>
                <w:sz w:val="18"/>
                <w:szCs w:val="20"/>
              </w:rPr>
              <w:t>.</w:t>
            </w:r>
          </w:p>
        </w:tc>
        <w:tc>
          <w:tcPr>
            <w:tcW w:w="1350" w:type="dxa"/>
            <w:vAlign w:val="bottom"/>
          </w:tcPr>
          <w:p w14:paraId="6EE24E50"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Drain Water Heat Recovery</w:t>
            </w:r>
          </w:p>
        </w:tc>
      </w:tr>
      <w:tr w:rsidR="008C1142" w:rsidRPr="008C1142" w14:paraId="71E95B14" w14:textId="77777777" w:rsidTr="004B6B6C">
        <w:tc>
          <w:tcPr>
            <w:tcW w:w="895" w:type="dxa"/>
            <w:tcBorders>
              <w:top w:val="single" w:sz="4" w:space="0" w:color="auto"/>
              <w:left w:val="single" w:sz="4" w:space="0" w:color="auto"/>
              <w:bottom w:val="single" w:sz="4" w:space="0" w:color="auto"/>
              <w:right w:val="single" w:sz="4" w:space="0" w:color="auto"/>
            </w:tcBorders>
          </w:tcPr>
          <w:p w14:paraId="7ECA4057" w14:textId="7C1156E9"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16"/>
              </w:rPr>
              <w:t xml:space="preserve">&lt;&lt;Reference value from </w:t>
            </w:r>
            <w:r w:rsidR="00D122CB">
              <w:rPr>
                <w:rFonts w:eastAsia="Times New Roman" w:cstheme="minorHAnsi"/>
                <w:sz w:val="16"/>
                <w:szCs w:val="16"/>
              </w:rPr>
              <w:t>A2-</w:t>
            </w:r>
            <w:r w:rsidRPr="008C1142">
              <w:rPr>
                <w:rFonts w:eastAsia="Times New Roman" w:cstheme="minorHAnsi"/>
                <w:sz w:val="16"/>
                <w:szCs w:val="16"/>
              </w:rPr>
              <w:t>01 &gt;&gt;</w:t>
            </w:r>
          </w:p>
        </w:tc>
        <w:tc>
          <w:tcPr>
            <w:tcW w:w="990" w:type="dxa"/>
          </w:tcPr>
          <w:p w14:paraId="30133F52" w14:textId="404023AD"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&lt;&lt;reference value from </w:t>
            </w:r>
            <w:r w:rsidR="008C511A">
              <w:rPr>
                <w:rFonts w:cstheme="minorHAnsi"/>
                <w:sz w:val="16"/>
                <w:szCs w:val="20"/>
              </w:rPr>
              <w:t>A2-</w:t>
            </w:r>
            <w:r w:rsidRPr="008C1142">
              <w:rPr>
                <w:rFonts w:cstheme="minorHAnsi"/>
                <w:sz w:val="16"/>
                <w:szCs w:val="20"/>
              </w:rPr>
              <w:t>02&gt;&gt;</w:t>
            </w:r>
          </w:p>
        </w:tc>
        <w:tc>
          <w:tcPr>
            <w:tcW w:w="1170" w:type="dxa"/>
          </w:tcPr>
          <w:p w14:paraId="6D70EE0D" w14:textId="77A58793" w:rsidR="008C1142" w:rsidRPr="008C1142" w:rsidRDefault="008C1142" w:rsidP="008C1142">
            <w:pPr>
              <w:spacing w:after="0" w:line="240" w:lineRule="auto"/>
              <w:jc w:val="center"/>
              <w:rPr>
                <w:rFonts w:cstheme="minorHAnsi"/>
                <w:sz w:val="16"/>
                <w:szCs w:val="20"/>
              </w:rPr>
            </w:pPr>
            <w:r w:rsidRPr="008C1142">
              <w:rPr>
                <w:rFonts w:cstheme="minorHAnsi"/>
                <w:sz w:val="16"/>
                <w:szCs w:val="20"/>
              </w:rPr>
              <w:t>&lt;&lt;if performance, user input</w:t>
            </w:r>
            <w:r w:rsidRPr="008C1142">
              <w:rPr>
                <w:rFonts w:eastAsia="Times New Roman" w:cstheme="minorHAnsi"/>
                <w:sz w:val="16"/>
                <w:szCs w:val="20"/>
              </w:rPr>
              <w:t xml:space="preserve"> is equal to </w:t>
            </w:r>
            <w:r w:rsidR="00C40B81">
              <w:rPr>
                <w:rFonts w:eastAsia="Times New Roman" w:cstheme="minorHAnsi"/>
                <w:sz w:val="16"/>
                <w:szCs w:val="20"/>
              </w:rPr>
              <w:t>C</w:t>
            </w:r>
            <w:r w:rsidRPr="008C1142">
              <w:rPr>
                <w:rFonts w:eastAsia="Times New Roman" w:cstheme="minorHAnsi"/>
                <w:sz w:val="16"/>
                <w:szCs w:val="20"/>
              </w:rPr>
              <w:t xml:space="preserve">03 as default, and allow user to override with an equivalent system based </w:t>
            </w:r>
            <w:r w:rsidRPr="008C1142">
              <w:rPr>
                <w:rFonts w:eastAsia="Times New Roman" w:cstheme="minorHAnsi"/>
                <w:sz w:val="16"/>
                <w:szCs w:val="20"/>
              </w:rPr>
              <w:lastRenderedPageBreak/>
              <w:t xml:space="preserve">on the simulated equipment in </w:t>
            </w:r>
            <w:r w:rsidR="008C511A">
              <w:rPr>
                <w:rFonts w:eastAsia="Times New Roman" w:cstheme="minorHAnsi"/>
                <w:sz w:val="16"/>
                <w:szCs w:val="20"/>
              </w:rPr>
              <w:t>A2-</w:t>
            </w:r>
            <w:r w:rsidRPr="008C1142">
              <w:rPr>
                <w:rFonts w:eastAsia="Times New Roman" w:cstheme="minorHAnsi"/>
                <w:sz w:val="16"/>
                <w:szCs w:val="20"/>
              </w:rPr>
              <w:t>10; elseif prescriptive, allow user to enter any Tier 3 model&gt;&gt;</w:t>
            </w:r>
          </w:p>
        </w:tc>
        <w:tc>
          <w:tcPr>
            <w:tcW w:w="1080" w:type="dxa"/>
          </w:tcPr>
          <w:p w14:paraId="20694A95" w14:textId="244F098A" w:rsidR="008C1142" w:rsidRPr="008C1142" w:rsidRDefault="008C1142" w:rsidP="008C1142">
            <w:pPr>
              <w:spacing w:after="0" w:line="240" w:lineRule="auto"/>
              <w:jc w:val="center"/>
              <w:rPr>
                <w:rFonts w:eastAsia="Times New Roman" w:cstheme="minorHAnsi"/>
                <w:b/>
                <w:i/>
                <w:color w:val="FF0000"/>
                <w:sz w:val="16"/>
                <w:szCs w:val="20"/>
              </w:rPr>
            </w:pPr>
            <w:r w:rsidRPr="008C1142">
              <w:rPr>
                <w:rFonts w:cstheme="minorHAnsi"/>
                <w:sz w:val="16"/>
                <w:szCs w:val="20"/>
              </w:rPr>
              <w:lastRenderedPageBreak/>
              <w:t xml:space="preserve">&lt;&lt;Reference value from </w:t>
            </w:r>
            <w:r w:rsidR="008C511A">
              <w:rPr>
                <w:rFonts w:cstheme="minorHAnsi"/>
                <w:sz w:val="16"/>
                <w:szCs w:val="20"/>
              </w:rPr>
              <w:t>A2-</w:t>
            </w:r>
            <w:r w:rsidRPr="008C1142">
              <w:rPr>
                <w:rFonts w:cstheme="minorHAnsi"/>
                <w:sz w:val="16"/>
                <w:szCs w:val="20"/>
              </w:rPr>
              <w:t>04&gt;&gt;</w:t>
            </w:r>
          </w:p>
        </w:tc>
        <w:tc>
          <w:tcPr>
            <w:tcW w:w="1440" w:type="dxa"/>
          </w:tcPr>
          <w:p w14:paraId="025EF24D" w14:textId="072DC5C8" w:rsidR="008C1142" w:rsidRPr="008C1142" w:rsidRDefault="008C1142" w:rsidP="008C1142">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sidR="008C511A">
              <w:rPr>
                <w:rFonts w:cstheme="minorHAnsi"/>
                <w:sz w:val="16"/>
                <w:szCs w:val="20"/>
              </w:rPr>
              <w:t>A2-</w:t>
            </w:r>
            <w:r w:rsidRPr="008C1142">
              <w:rPr>
                <w:rFonts w:cstheme="minorHAnsi"/>
                <w:sz w:val="16"/>
                <w:szCs w:val="20"/>
              </w:rPr>
              <w:t>05.&gt;&gt;</w:t>
            </w:r>
          </w:p>
        </w:tc>
        <w:tc>
          <w:tcPr>
            <w:tcW w:w="1080" w:type="dxa"/>
          </w:tcPr>
          <w:p w14:paraId="0F8221FB" w14:textId="397D9BE0" w:rsidR="008C1142" w:rsidRPr="004E20A7" w:rsidRDefault="004E20A7" w:rsidP="008C1142">
            <w:pPr>
              <w:spacing w:after="0" w:line="240" w:lineRule="auto"/>
              <w:jc w:val="center"/>
              <w:rPr>
                <w:rFonts w:cstheme="minorHAnsi"/>
                <w:sz w:val="16"/>
                <w:szCs w:val="16"/>
              </w:rPr>
            </w:pPr>
            <w:r w:rsidRPr="00DC34CF">
              <w:rPr>
                <w:rFonts w:cstheme="minorHAnsi"/>
                <w:sz w:val="18"/>
                <w:szCs w:val="20"/>
              </w:rPr>
              <w:t>&lt;&lt;User input value; check value must be ≥</w:t>
            </w:r>
            <w:r w:rsidR="008C511A">
              <w:rPr>
                <w:rFonts w:cstheme="minorHAnsi"/>
                <w:sz w:val="18"/>
                <w:szCs w:val="20"/>
              </w:rPr>
              <w:t>A2-</w:t>
            </w:r>
            <w:r w:rsidRPr="00DC34CF">
              <w:rPr>
                <w:rFonts w:cstheme="minorHAnsi"/>
                <w:sz w:val="18"/>
                <w:szCs w:val="20"/>
              </w:rPr>
              <w:t>06 to comply, else flag non-</w:t>
            </w:r>
            <w:r w:rsidRPr="00DC34CF">
              <w:rPr>
                <w:rFonts w:cstheme="minorHAnsi"/>
                <w:sz w:val="18"/>
                <w:szCs w:val="20"/>
              </w:rPr>
              <w:lastRenderedPageBreak/>
              <w:t xml:space="preserve">compliant values and do not allow the doc to be registered. Value may be NA if </w:t>
            </w:r>
            <w:r w:rsidR="00DF6C90">
              <w:rPr>
                <w:rFonts w:cstheme="minorHAnsi"/>
                <w:sz w:val="18"/>
                <w:szCs w:val="20"/>
              </w:rPr>
              <w:t>A2-</w:t>
            </w:r>
            <w:r w:rsidRPr="00DC34CF">
              <w:rPr>
                <w:rFonts w:cstheme="minorHAnsi"/>
                <w:sz w:val="18"/>
                <w:szCs w:val="20"/>
              </w:rPr>
              <w:t>06 is NA &gt;&gt;</w:t>
            </w:r>
          </w:p>
        </w:tc>
        <w:tc>
          <w:tcPr>
            <w:tcW w:w="1530" w:type="dxa"/>
          </w:tcPr>
          <w:p w14:paraId="0E5E61E5" w14:textId="22D1B101" w:rsidR="008C1142" w:rsidRPr="008C1142" w:rsidRDefault="008C1142" w:rsidP="008C1142">
            <w:pPr>
              <w:spacing w:after="0" w:line="240" w:lineRule="auto"/>
              <w:jc w:val="center"/>
              <w:rPr>
                <w:rFonts w:cstheme="minorHAnsi"/>
                <w:sz w:val="16"/>
                <w:szCs w:val="20"/>
              </w:rPr>
            </w:pPr>
            <w:r w:rsidRPr="008C1142">
              <w:rPr>
                <w:rFonts w:cstheme="minorHAnsi"/>
                <w:sz w:val="16"/>
                <w:szCs w:val="20"/>
              </w:rPr>
              <w:lastRenderedPageBreak/>
              <w:t xml:space="preserve">&lt;&lt; Reference values from </w:t>
            </w:r>
            <w:r w:rsidR="008C511A">
              <w:rPr>
                <w:rFonts w:cstheme="minorHAnsi"/>
                <w:sz w:val="16"/>
                <w:szCs w:val="20"/>
              </w:rPr>
              <w:t>A2-</w:t>
            </w:r>
            <w:r w:rsidRPr="008C1142">
              <w:rPr>
                <w:rFonts w:cstheme="minorHAnsi"/>
                <w:sz w:val="16"/>
                <w:szCs w:val="20"/>
              </w:rPr>
              <w:t>07&gt;&gt;</w:t>
            </w:r>
          </w:p>
        </w:tc>
        <w:tc>
          <w:tcPr>
            <w:tcW w:w="1350" w:type="dxa"/>
          </w:tcPr>
          <w:p w14:paraId="55DE5226" w14:textId="61802890"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 Reference values from </w:t>
            </w:r>
            <w:r w:rsidR="008C511A">
              <w:rPr>
                <w:rFonts w:cstheme="minorHAnsi"/>
                <w:sz w:val="16"/>
                <w:szCs w:val="20"/>
              </w:rPr>
              <w:t>A</w:t>
            </w:r>
            <w:r w:rsidR="00DF6C90">
              <w:rPr>
                <w:rFonts w:cstheme="minorHAnsi"/>
                <w:sz w:val="16"/>
                <w:szCs w:val="20"/>
              </w:rPr>
              <w:t>2-</w:t>
            </w:r>
            <w:r w:rsidRPr="008C1142">
              <w:rPr>
                <w:rFonts w:cstheme="minorHAnsi"/>
                <w:sz w:val="16"/>
                <w:szCs w:val="20"/>
              </w:rPr>
              <w:t>08&gt;&gt;</w:t>
            </w:r>
          </w:p>
        </w:tc>
        <w:tc>
          <w:tcPr>
            <w:tcW w:w="1350" w:type="dxa"/>
          </w:tcPr>
          <w:p w14:paraId="4D027257" w14:textId="0113866B"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 Reference values from </w:t>
            </w:r>
            <w:r w:rsidR="00DF6C90">
              <w:rPr>
                <w:rFonts w:cstheme="minorHAnsi"/>
                <w:sz w:val="16"/>
                <w:szCs w:val="20"/>
              </w:rPr>
              <w:t>A2-</w:t>
            </w:r>
            <w:r w:rsidRPr="008C1142">
              <w:rPr>
                <w:rFonts w:cstheme="minorHAnsi"/>
                <w:sz w:val="16"/>
                <w:szCs w:val="20"/>
              </w:rPr>
              <w:t>09&gt;&gt;</w:t>
            </w:r>
          </w:p>
        </w:tc>
      </w:tr>
      <w:tr w:rsidR="008C1142" w:rsidRPr="008C1142" w14:paraId="58320C05" w14:textId="77777777" w:rsidTr="004B6B6C">
        <w:tc>
          <w:tcPr>
            <w:tcW w:w="895" w:type="dxa"/>
          </w:tcPr>
          <w:p w14:paraId="2058088D" w14:textId="77777777" w:rsidR="008C1142" w:rsidRPr="008C1142" w:rsidRDefault="008C1142" w:rsidP="008C1142">
            <w:pPr>
              <w:spacing w:after="0" w:line="240" w:lineRule="auto"/>
              <w:jc w:val="center"/>
              <w:rPr>
                <w:rFonts w:cstheme="minorHAnsi"/>
                <w:sz w:val="16"/>
                <w:szCs w:val="20"/>
              </w:rPr>
            </w:pPr>
          </w:p>
        </w:tc>
        <w:tc>
          <w:tcPr>
            <w:tcW w:w="990" w:type="dxa"/>
          </w:tcPr>
          <w:p w14:paraId="6C4CCD7B" w14:textId="77777777" w:rsidR="008C1142" w:rsidRPr="008C1142" w:rsidRDefault="008C1142" w:rsidP="008C1142">
            <w:pPr>
              <w:spacing w:after="0" w:line="240" w:lineRule="auto"/>
              <w:jc w:val="center"/>
              <w:rPr>
                <w:rFonts w:cstheme="minorHAnsi"/>
                <w:sz w:val="16"/>
                <w:szCs w:val="20"/>
              </w:rPr>
            </w:pPr>
          </w:p>
        </w:tc>
        <w:tc>
          <w:tcPr>
            <w:tcW w:w="1170" w:type="dxa"/>
          </w:tcPr>
          <w:p w14:paraId="5973D3BB" w14:textId="77777777" w:rsidR="008C1142" w:rsidRPr="008C1142" w:rsidRDefault="008C1142" w:rsidP="008C1142">
            <w:pPr>
              <w:spacing w:after="0" w:line="240" w:lineRule="auto"/>
              <w:jc w:val="center"/>
              <w:rPr>
                <w:rFonts w:cstheme="minorHAnsi"/>
                <w:sz w:val="16"/>
                <w:szCs w:val="20"/>
              </w:rPr>
            </w:pPr>
          </w:p>
        </w:tc>
        <w:tc>
          <w:tcPr>
            <w:tcW w:w="1080" w:type="dxa"/>
          </w:tcPr>
          <w:p w14:paraId="4B8E8413" w14:textId="77777777" w:rsidR="008C1142" w:rsidRPr="008C1142" w:rsidRDefault="008C1142" w:rsidP="008C1142">
            <w:pPr>
              <w:spacing w:after="0" w:line="240" w:lineRule="auto"/>
              <w:jc w:val="center"/>
              <w:rPr>
                <w:rFonts w:cstheme="minorHAnsi"/>
                <w:sz w:val="16"/>
                <w:szCs w:val="20"/>
              </w:rPr>
            </w:pPr>
          </w:p>
        </w:tc>
        <w:tc>
          <w:tcPr>
            <w:tcW w:w="1440" w:type="dxa"/>
          </w:tcPr>
          <w:p w14:paraId="356DB042" w14:textId="77777777" w:rsidR="008C1142" w:rsidRPr="008C1142" w:rsidRDefault="008C1142" w:rsidP="008C1142">
            <w:pPr>
              <w:spacing w:after="0" w:line="240" w:lineRule="auto"/>
              <w:jc w:val="center"/>
              <w:rPr>
                <w:rFonts w:cstheme="minorHAnsi"/>
                <w:sz w:val="16"/>
                <w:szCs w:val="20"/>
              </w:rPr>
            </w:pPr>
          </w:p>
        </w:tc>
        <w:tc>
          <w:tcPr>
            <w:tcW w:w="1080" w:type="dxa"/>
          </w:tcPr>
          <w:p w14:paraId="4C0FA845" w14:textId="77777777" w:rsidR="008C1142" w:rsidRPr="008C1142" w:rsidRDefault="008C1142" w:rsidP="008C1142">
            <w:pPr>
              <w:spacing w:after="0" w:line="240" w:lineRule="auto"/>
              <w:jc w:val="center"/>
              <w:rPr>
                <w:rFonts w:cstheme="minorHAnsi"/>
                <w:sz w:val="16"/>
                <w:szCs w:val="20"/>
              </w:rPr>
            </w:pPr>
          </w:p>
        </w:tc>
        <w:tc>
          <w:tcPr>
            <w:tcW w:w="1530" w:type="dxa"/>
            <w:vAlign w:val="bottom"/>
          </w:tcPr>
          <w:p w14:paraId="0FB7462C" w14:textId="77777777" w:rsidR="008C1142" w:rsidRPr="008C1142" w:rsidRDefault="008C1142" w:rsidP="008C1142">
            <w:pPr>
              <w:spacing w:after="0" w:line="240" w:lineRule="auto"/>
              <w:jc w:val="center"/>
              <w:rPr>
                <w:rFonts w:cstheme="minorHAnsi"/>
                <w:sz w:val="16"/>
                <w:szCs w:val="20"/>
              </w:rPr>
            </w:pPr>
          </w:p>
        </w:tc>
        <w:tc>
          <w:tcPr>
            <w:tcW w:w="1350" w:type="dxa"/>
          </w:tcPr>
          <w:p w14:paraId="050BB711" w14:textId="77777777" w:rsidR="008C1142" w:rsidRPr="008C1142" w:rsidRDefault="008C1142" w:rsidP="008C1142">
            <w:pPr>
              <w:spacing w:after="0" w:line="240" w:lineRule="auto"/>
              <w:jc w:val="center"/>
              <w:rPr>
                <w:rFonts w:cstheme="minorHAnsi"/>
                <w:sz w:val="16"/>
                <w:szCs w:val="20"/>
              </w:rPr>
            </w:pPr>
          </w:p>
        </w:tc>
        <w:tc>
          <w:tcPr>
            <w:tcW w:w="1350" w:type="dxa"/>
          </w:tcPr>
          <w:p w14:paraId="2D7AB9AE" w14:textId="77777777" w:rsidR="008C1142" w:rsidRPr="008C1142" w:rsidRDefault="008C1142" w:rsidP="008C1142">
            <w:pPr>
              <w:spacing w:after="0" w:line="240" w:lineRule="auto"/>
              <w:jc w:val="center"/>
              <w:rPr>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19AC05"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5067DEB6" w:rsidR="00FF28D5" w:rsidRPr="00236F4B" w:rsidRDefault="00F43DC7"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36F4B">
              <w:rPr>
                <w:rFonts w:cstheme="minorHAnsi"/>
                <w:sz w:val="18"/>
                <w:szCs w:val="20"/>
              </w:rPr>
              <w:t>&lt;&lt;</w:t>
            </w:r>
            <w:r w:rsidR="00EC0CA0">
              <w:rPr>
                <w:rFonts w:cstheme="minorHAnsi"/>
                <w:sz w:val="18"/>
                <w:szCs w:val="20"/>
              </w:rPr>
              <w:t xml:space="preserve">require one row of data for each water heater identified in Section </w:t>
            </w:r>
            <w:r w:rsidR="008B0934">
              <w:rPr>
                <w:rFonts w:cstheme="minorHAnsi"/>
                <w:sz w:val="18"/>
                <w:szCs w:val="20"/>
              </w:rPr>
              <w:t xml:space="preserve">A </w:t>
            </w:r>
            <w:r w:rsidR="00EB620B">
              <w:rPr>
                <w:rFonts w:cstheme="minorHAnsi"/>
                <w:sz w:val="18"/>
                <w:szCs w:val="20"/>
              </w:rPr>
              <w:t>and</w:t>
            </w:r>
            <w:r w:rsidR="00D52CC2">
              <w:rPr>
                <w:rFonts w:cstheme="minorHAnsi"/>
                <w:sz w:val="18"/>
                <w:szCs w:val="20"/>
              </w:rPr>
              <w:t xml:space="preserve"> </w:t>
            </w:r>
            <w:r w:rsidR="00192426">
              <w:rPr>
                <w:rFonts w:cstheme="minorHAnsi"/>
                <w:sz w:val="18"/>
                <w:szCs w:val="20"/>
              </w:rPr>
              <w:t>A2</w:t>
            </w:r>
            <w:r w:rsidR="00EC0CA0">
              <w:rPr>
                <w:rFonts w:cstheme="minorHAnsi"/>
                <w:sz w:val="18"/>
                <w:szCs w:val="20"/>
              </w:rPr>
              <w:t>.</w:t>
            </w:r>
            <w:r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7777777"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reference values from CF1R; if parent CF1R = CF1R-ADD, ALT or NCB, then value = NA; else if parent = CF1R-</w:t>
            </w:r>
            <w:r w:rsidR="00825ED4" w:rsidRPr="00684F4E">
              <w:rPr>
                <w:rFonts w:asciiTheme="minorHAnsi" w:eastAsia="Times New Roman" w:hAnsiTheme="minorHAnsi" w:cstheme="minorHAnsi"/>
                <w:sz w:val="18"/>
                <w:szCs w:val="20"/>
              </w:rPr>
              <w:t>PRF</w:t>
            </w:r>
            <w:r w:rsidR="00825ED4">
              <w:rPr>
                <w:rFonts w:asciiTheme="minorHAnsi" w:eastAsia="Times New Roman" w:hAnsiTheme="minorHAnsi" w:cstheme="minorHAnsi"/>
                <w:sz w:val="18"/>
                <w:szCs w:val="20"/>
              </w:rPr>
              <w:t>, then allowed values are:</w:t>
            </w:r>
          </w:p>
          <w:p w14:paraId="07EB90A2" w14:textId="77777777" w:rsidR="00825ED4" w:rsidRPr="0068012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680124">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680124">
              <w:rPr>
                <w:rFonts w:asciiTheme="minorHAnsi" w:eastAsia="Times New Roman" w:hAnsiTheme="minorHAnsi" w:cstheme="minorHAnsi"/>
                <w:sz w:val="18"/>
                <w:szCs w:val="20"/>
              </w:rPr>
              <w:t>*AFUE</w:t>
            </w:r>
          </w:p>
          <w:p w14:paraId="3C39D892" w14:textId="5F5467B5" w:rsidR="00FF28D5" w:rsidRPr="005E56D8"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6FC1C38D"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reference values from CF1R-</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2E819355"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3BFDDEEC"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75F29A83"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CF1R</w:t>
            </w:r>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263D893A" w14:textId="77777777" w:rsidR="00825ED4"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7E583F45" w:rsidR="00F43DC7" w:rsidRPr="00236F4B" w:rsidRDefault="00E71469"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r w:rsidR="006A51EC">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Exterior Insul.</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455C0CE7"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r w:rsidR="006A51EC">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E13AEA">
              <w:rPr>
                <w:rFonts w:asciiTheme="minorHAnsi" w:eastAsia="Times New Roman" w:hAnsiTheme="minorHAnsi" w:cstheme="minorHAnsi"/>
                <w:sz w:val="18"/>
                <w:szCs w:val="20"/>
              </w:rPr>
              <w:t>1</w:t>
            </w:r>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23D06238"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del w:id="106" w:author="Alhabibi, Haider@Energy" w:date="2022-08-18T16:59:00Z">
              <w:r w:rsidRPr="00236F4B" w:rsidDel="004101C3">
                <w:rPr>
                  <w:rFonts w:asciiTheme="minorHAnsi" w:eastAsia="Times New Roman" w:hAnsiTheme="minorHAnsi" w:cstheme="minorHAnsi"/>
                  <w:sz w:val="18"/>
                  <w:szCs w:val="20"/>
                </w:rPr>
                <w:delText>Reference value from C02</w:delText>
              </w:r>
              <w:r w:rsidR="006B0D0C" w:rsidDel="004101C3">
                <w:rPr>
                  <w:rFonts w:asciiTheme="minorHAnsi" w:eastAsia="Times New Roman" w:hAnsiTheme="minorHAnsi" w:cstheme="minorHAnsi"/>
                  <w:sz w:val="18"/>
                  <w:szCs w:val="20"/>
                </w:rPr>
                <w:delText>.</w:delText>
              </w:r>
            </w:del>
            <w:r w:rsidR="006B0D0C">
              <w:rPr>
                <w:rFonts w:asciiTheme="minorHAnsi" w:eastAsia="Times New Roman" w:hAnsiTheme="minorHAnsi" w:cstheme="minorHAnsi"/>
                <w:sz w:val="18"/>
                <w:szCs w:val="20"/>
              </w:rPr>
              <w:t xml:space="preserve"> </w:t>
            </w:r>
            <w:ins w:id="107" w:author="Alhabibi, Haider@Energy" w:date="2022-08-18T14:49:00Z">
              <w:r w:rsidR="00F01D9F" w:rsidRPr="00F01D9F">
                <w:rPr>
                  <w:rFonts w:asciiTheme="minorHAnsi" w:eastAsia="Times New Roman" w:hAnsiTheme="minorHAnsi" w:cstheme="minorHAnsi"/>
                  <w:sz w:val="18"/>
                  <w:szCs w:val="20"/>
                </w:rPr>
                <w:t xml:space="preserve">If </w:t>
              </w:r>
              <w:r w:rsidR="00F01D9F" w:rsidRPr="00680124">
                <w:rPr>
                  <w:rFonts w:asciiTheme="minorHAnsi" w:eastAsia="Times New Roman" w:hAnsiTheme="minorHAnsi" w:cstheme="minorHAnsi"/>
                  <w:sz w:val="18"/>
                  <w:szCs w:val="20"/>
                </w:rPr>
                <w:t>C02 = N/A then allow user to select from list: *Uniform Energy Factor, *AFUE, or *Thermal</w:t>
              </w:r>
              <w:r w:rsidR="00F01D9F" w:rsidRPr="00F01D9F">
                <w:rPr>
                  <w:rFonts w:asciiTheme="minorHAnsi" w:eastAsia="Times New Roman" w:hAnsiTheme="minorHAnsi" w:cstheme="minorHAnsi"/>
                  <w:sz w:val="18"/>
                  <w:szCs w:val="20"/>
                </w:rPr>
                <w:t xml:space="preserve"> Efficiency; else reference value from C02 as default</w:t>
              </w:r>
            </w:ins>
            <w:del w:id="108" w:author="Alhabibi, Haider@Energy" w:date="2022-08-18T14:49:00Z">
              <w:r w:rsidR="006B0D0C" w:rsidRPr="005828AE" w:rsidDel="00F01D9F">
                <w:rPr>
                  <w:rFonts w:asciiTheme="minorHAnsi" w:eastAsia="Times New Roman" w:hAnsiTheme="minorHAnsi" w:cstheme="minorHAnsi"/>
                  <w:sz w:val="18"/>
                  <w:szCs w:val="20"/>
                </w:rPr>
                <w:delText xml:space="preserve">Value may be NA if </w:delText>
              </w:r>
              <w:r w:rsidR="006B0D0C" w:rsidRPr="00DF1B84" w:rsidDel="00F01D9F">
                <w:rPr>
                  <w:rFonts w:asciiTheme="minorHAnsi" w:eastAsia="Times New Roman" w:hAnsiTheme="minorHAnsi" w:cstheme="minorHAnsi"/>
                  <w:sz w:val="18"/>
                  <w:szCs w:val="20"/>
                </w:rPr>
                <w:delText>C</w:delText>
              </w:r>
              <w:r w:rsidR="006B0D0C" w:rsidRPr="005828AE" w:rsidDel="00F01D9F">
                <w:rPr>
                  <w:rFonts w:asciiTheme="minorHAnsi" w:eastAsia="Times New Roman" w:hAnsiTheme="minorHAnsi" w:cstheme="minorHAnsi"/>
                  <w:sz w:val="18"/>
                  <w:szCs w:val="20"/>
                </w:rPr>
                <w:delText>0</w:delText>
              </w:r>
              <w:r w:rsidR="006B0D0C" w:rsidDel="00F01D9F">
                <w:rPr>
                  <w:rFonts w:asciiTheme="minorHAnsi" w:eastAsia="Times New Roman" w:hAnsiTheme="minorHAnsi" w:cstheme="minorHAnsi"/>
                  <w:sz w:val="18"/>
                  <w:szCs w:val="20"/>
                </w:rPr>
                <w:delText>2</w:delText>
              </w:r>
              <w:r w:rsidR="006B0D0C" w:rsidRPr="005828AE" w:rsidDel="00F01D9F">
                <w:rPr>
                  <w:rFonts w:asciiTheme="minorHAnsi" w:eastAsia="Times New Roman" w:hAnsiTheme="minorHAnsi" w:cstheme="minorHAnsi"/>
                  <w:sz w:val="18"/>
                  <w:szCs w:val="20"/>
                </w:rPr>
                <w:delText xml:space="preserve"> is NA </w:delText>
              </w:r>
            </w:del>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7767D780"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r w:rsidR="00627C40">
              <w:rPr>
                <w:rFonts w:asciiTheme="minorHAnsi" w:eastAsia="Times New Roman" w:hAnsiTheme="minorHAnsi" w:cstheme="minorHAnsi"/>
                <w:sz w:val="18"/>
                <w:szCs w:val="20"/>
              </w:rPr>
              <w:t>C</w:t>
            </w:r>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229B234E"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CF1R value is NA </w:t>
            </w:r>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E</w:t>
            </w:r>
            <w:r w:rsidR="00526D3D" w:rsidRPr="00236F4B">
              <w:rPr>
                <w:rFonts w:asciiTheme="minorHAnsi" w:hAnsiTheme="minorHAnsi" w:cstheme="minorHAnsi"/>
                <w:b/>
                <w:sz w:val="18"/>
                <w:szCs w:val="18"/>
              </w:rPr>
              <w:t>. Installed Water Heater Manufacturer Information</w:t>
            </w:r>
          </w:p>
          <w:p w14:paraId="41D9AF14" w14:textId="0E719888"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r w:rsidR="005D4FC8">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36F54E88"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r w:rsidR="00477514">
              <w:rPr>
                <w:rFonts w:asciiTheme="minorHAnsi" w:eastAsia="Times New Roman" w:hAnsiTheme="minorHAnsi" w:cstheme="minorHAnsi"/>
                <w:sz w:val="18"/>
                <w:szCs w:val="18"/>
              </w:rPr>
              <w:t>B</w:t>
            </w:r>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782"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0"/>
        <w:gridCol w:w="10092"/>
      </w:tblGrid>
      <w:tr w:rsidR="00B843FA" w:rsidRPr="00B843FA" w14:paraId="2664D56C" w14:textId="77777777" w:rsidTr="00F63542">
        <w:trPr>
          <w:trHeight w:val="145"/>
        </w:trPr>
        <w:tc>
          <w:tcPr>
            <w:tcW w:w="10782" w:type="dxa"/>
            <w:gridSpan w:val="2"/>
            <w:tcBorders>
              <w:top w:val="single" w:sz="4" w:space="0" w:color="auto"/>
              <w:left w:val="single" w:sz="4" w:space="0" w:color="auto"/>
              <w:bottom w:val="single" w:sz="4" w:space="0" w:color="auto"/>
              <w:right w:val="single" w:sz="4" w:space="0" w:color="auto"/>
            </w:tcBorders>
          </w:tcPr>
          <w:p w14:paraId="203B84DD" w14:textId="15296C74"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tc>
      </w:tr>
      <w:tr w:rsidR="00B843FA" w:rsidRPr="00B843FA" w14:paraId="25ABEACA" w14:textId="77777777" w:rsidTr="00F63542">
        <w:trPr>
          <w:trHeight w:val="145"/>
          <w:tblHeader/>
        </w:trPr>
        <w:tc>
          <w:tcPr>
            <w:tcW w:w="690"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092" w:type="dxa"/>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F63542">
        <w:trPr>
          <w:trHeight w:val="145"/>
          <w:tblHeader/>
        </w:trPr>
        <w:tc>
          <w:tcPr>
            <w:tcW w:w="690"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092" w:type="dxa"/>
            <w:vAlign w:val="center"/>
          </w:tcPr>
          <w:p w14:paraId="72E8DDFA" w14:textId="56DBDDEA"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 xml:space="preserve">Unfired </w:t>
            </w:r>
            <w:r w:rsidR="002E14A5">
              <w:rPr>
                <w:rFonts w:asciiTheme="minorHAnsi" w:eastAsiaTheme="minorEastAsia" w:hAnsiTheme="minorHAnsi" w:cstheme="minorHAnsi"/>
                <w:sz w:val="18"/>
                <w:szCs w:val="18"/>
              </w:rPr>
              <w:t>s</w:t>
            </w:r>
            <w:r w:rsidRPr="00B843FA">
              <w:rPr>
                <w:rFonts w:asciiTheme="minorHAnsi" w:eastAsiaTheme="minorEastAsia" w:hAnsiTheme="minorHAnsi" w:cstheme="minorHAnsi"/>
                <w:sz w:val="18"/>
                <w:szCs w:val="18"/>
              </w:rPr>
              <w:t xml:space="preserve">torage </w:t>
            </w:r>
            <w:r w:rsidR="002E14A5">
              <w:rPr>
                <w:rFonts w:asciiTheme="minorHAnsi" w:eastAsiaTheme="minorEastAsia" w:hAnsiTheme="minorHAnsi" w:cstheme="minorHAnsi"/>
                <w:sz w:val="18"/>
                <w:szCs w:val="18"/>
              </w:rPr>
              <w:t>t</w:t>
            </w:r>
            <w:r w:rsidRPr="00B843FA">
              <w:rPr>
                <w:rFonts w:asciiTheme="minorHAnsi" w:eastAsiaTheme="minorEastAsia" w:hAnsiTheme="minorHAnsi" w:cstheme="minorHAnsi"/>
                <w:sz w:val="18"/>
                <w:szCs w:val="18"/>
              </w:rPr>
              <w:t>anks are insulated with an external R-</w:t>
            </w:r>
            <w:r w:rsidR="00A1041C">
              <w:rPr>
                <w:rFonts w:asciiTheme="minorHAnsi" w:eastAsiaTheme="minorEastAsia" w:hAnsiTheme="minorHAnsi" w:cstheme="minorHAnsi"/>
                <w:sz w:val="18"/>
                <w:szCs w:val="18"/>
              </w:rPr>
              <w:t>3.5</w:t>
            </w:r>
            <w:r w:rsidR="00A1041C" w:rsidRPr="00B843FA">
              <w:rPr>
                <w:rFonts w:asciiTheme="minorHAnsi" w:eastAsiaTheme="minorEastAsia" w:hAnsiTheme="minorHAnsi" w:cstheme="minorHAnsi"/>
                <w:sz w:val="18"/>
                <w:szCs w:val="18"/>
              </w:rPr>
              <w:t xml:space="preserve"> </w:t>
            </w:r>
            <w:r w:rsidRPr="00B843FA">
              <w:rPr>
                <w:rFonts w:asciiTheme="minorHAnsi" w:eastAsiaTheme="minorEastAsia" w:hAnsiTheme="minorHAnsi" w:cstheme="minorHAnsi"/>
                <w:sz w:val="18"/>
                <w:szCs w:val="18"/>
              </w:rPr>
              <w:t>or combination of R-16 internal and external Insulation. (Section 110.3(c)4).</w:t>
            </w:r>
          </w:p>
        </w:tc>
      </w:tr>
      <w:tr w:rsidR="00B843FA" w:rsidRPr="00B843FA" w14:paraId="4DE928D5" w14:textId="77777777" w:rsidTr="00F63542">
        <w:trPr>
          <w:trHeight w:val="145"/>
        </w:trPr>
        <w:tc>
          <w:tcPr>
            <w:tcW w:w="690"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092" w:type="dxa"/>
            <w:vAlign w:val="center"/>
          </w:tcPr>
          <w:p w14:paraId="5BF0078C" w14:textId="1D5FFC53" w:rsidR="00B843FA" w:rsidRPr="00B843FA" w:rsidRDefault="00B843FA" w:rsidP="00B843FA">
            <w:pPr>
              <w:keepNext/>
              <w:autoSpaceDE w:val="0"/>
              <w:autoSpaceDN w:val="0"/>
              <w:adjustRightInd w:val="0"/>
              <w:spacing w:after="0" w:line="240" w:lineRule="auto"/>
              <w:rPr>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All domestic hot water piping shall be insulated as specified in Section 609.11 of the California Plumbing Code. In addition, the following piping conditions shall have a minimum insulation wall thickness of 1 inch or a mi</w:t>
            </w:r>
            <w:r w:rsidR="00A956FB">
              <w:rPr>
                <w:rFonts w:asciiTheme="minorHAnsi" w:eastAsiaTheme="minorEastAsia" w:hAnsiTheme="minorHAnsi" w:cstheme="minorHAnsi"/>
                <w:bCs/>
                <w:sz w:val="18"/>
                <w:szCs w:val="18"/>
              </w:rPr>
              <w:t>nimum insulation R-value of 7.7</w:t>
            </w:r>
            <w:r w:rsidRPr="00B843FA">
              <w:rPr>
                <w:rFonts w:asciiTheme="minorHAnsi" w:eastAsiaTheme="minorEastAsia" w:hAnsiTheme="minorHAnsi" w:cstheme="minorHAnsi"/>
                <w:bCs/>
                <w:sz w:val="18"/>
                <w:szCs w:val="18"/>
              </w:rPr>
              <w:t xml:space="preserve"> (RA4.4.1)</w:t>
            </w:r>
          </w:p>
          <w:p w14:paraId="338D8123" w14:textId="1F1CE9E0" w:rsidR="00B843FA" w:rsidRPr="003F5E03" w:rsidRDefault="00B843FA" w:rsidP="00E26207">
            <w:pPr>
              <w:keepNext/>
              <w:numPr>
                <w:ilvl w:val="1"/>
                <w:numId w:val="10"/>
              </w:numPr>
              <w:autoSpaceDE w:val="0"/>
              <w:autoSpaceDN w:val="0"/>
              <w:adjustRightInd w:val="0"/>
              <w:spacing w:after="0" w:line="240" w:lineRule="auto"/>
              <w:ind w:left="271" w:hanging="277"/>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Insulation buried below grade must be installed in a waterproof and non-crushable casing or sleeve.</w:t>
            </w:r>
          </w:p>
          <w:p w14:paraId="569FF2DB"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7825AB8D"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7489EC29"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2F6C9FC1"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r w:rsidR="002E14A5">
              <w:rPr>
                <w:rFonts w:asciiTheme="minorHAnsi" w:eastAsia="Times New Roman" w:hAnsiTheme="minorHAnsi" w:cstheme="minorHAnsi"/>
                <w:bCs/>
                <w:sz w:val="18"/>
                <w:szCs w:val="18"/>
              </w:rPr>
              <w:t>.</w:t>
            </w:r>
          </w:p>
          <w:p w14:paraId="0ED9A059" w14:textId="77777777" w:rsidR="00B843FA" w:rsidRPr="00B843FA" w:rsidRDefault="00B843FA" w:rsidP="00E26207">
            <w:pPr>
              <w:keepNext/>
              <w:numPr>
                <w:ilvl w:val="1"/>
                <w:numId w:val="5"/>
              </w:numPr>
              <w:autoSpaceDE w:val="0"/>
              <w:autoSpaceDN w:val="0"/>
              <w:adjustRightInd w:val="0"/>
              <w:spacing w:after="0" w:line="240" w:lineRule="auto"/>
              <w:ind w:left="271" w:hanging="277"/>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Pipe insulation shall fit tightly and all elbows and tees shall be fully insulated.</w:t>
            </w:r>
          </w:p>
        </w:tc>
      </w:tr>
      <w:tr w:rsidR="00B843FA" w:rsidRPr="00B843FA" w14:paraId="0A4A72E6" w14:textId="77777777" w:rsidTr="00F63542">
        <w:trPr>
          <w:trHeight w:val="145"/>
          <w:tblHeader/>
        </w:trPr>
        <w:tc>
          <w:tcPr>
            <w:tcW w:w="690"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092" w:type="dxa"/>
            <w:vAlign w:val="center"/>
          </w:tcPr>
          <w:p w14:paraId="48A1D2D3" w14:textId="138829A4" w:rsid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For Gas or Propane Water Heaters:  Ensure </w:t>
            </w:r>
            <w:r w:rsidR="0020638D">
              <w:rPr>
                <w:rFonts w:asciiTheme="minorHAnsi" w:eastAsia="Times New Roman" w:hAnsiTheme="minorHAnsi" w:cstheme="minorHAnsi"/>
                <w:sz w:val="18"/>
                <w:szCs w:val="18"/>
              </w:rPr>
              <w:t xml:space="preserve">either a </w:t>
            </w:r>
            <w:r w:rsidR="0020638D" w:rsidRPr="00E96E3C">
              <w:rPr>
                <w:rFonts w:asciiTheme="minorHAnsi" w:eastAsia="Times New Roman" w:hAnsiTheme="minorHAnsi" w:cstheme="minorHAnsi"/>
                <w:b/>
                <w:bCs/>
                <w:sz w:val="20"/>
                <w:szCs w:val="20"/>
              </w:rPr>
              <w:t>or</w:t>
            </w:r>
            <w:r w:rsidR="0020638D">
              <w:rPr>
                <w:rFonts w:asciiTheme="minorHAnsi" w:eastAsia="Times New Roman" w:hAnsiTheme="minorHAnsi" w:cstheme="minorHAnsi"/>
                <w:sz w:val="18"/>
                <w:szCs w:val="18"/>
              </w:rPr>
              <w:t xml:space="preserve"> b</w:t>
            </w:r>
            <w:r w:rsidRPr="00B843FA">
              <w:rPr>
                <w:rFonts w:asciiTheme="minorHAnsi" w:eastAsia="Times New Roman" w:hAnsiTheme="minorHAnsi" w:cstheme="minorHAnsi"/>
                <w:sz w:val="18"/>
                <w:szCs w:val="18"/>
              </w:rPr>
              <w:t xml:space="preserve"> are installed (Section 150.0(n))</w:t>
            </w:r>
          </w:p>
          <w:p w14:paraId="6ADC5175" w14:textId="7DA16947" w:rsidR="00C37E7C" w:rsidRPr="00E96E3C" w:rsidRDefault="00C37E7C" w:rsidP="00287857">
            <w:pPr>
              <w:pStyle w:val="ListParagraph"/>
              <w:keepNext/>
              <w:numPr>
                <w:ilvl w:val="0"/>
                <w:numId w:val="21"/>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0321B203" w14:textId="33450055" w:rsidR="00B843FA" w:rsidRP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2E14A5">
              <w:rPr>
                <w:rFonts w:asciiTheme="minorHAnsi" w:eastAsia="Times New Roman" w:hAnsiTheme="minorHAnsi" w:cstheme="minorHAnsi"/>
                <w:sz w:val="18"/>
                <w:szCs w:val="18"/>
              </w:rPr>
              <w:t xml:space="preserve">is </w:t>
            </w:r>
            <w:r w:rsidRPr="00B843FA">
              <w:rPr>
                <w:rFonts w:asciiTheme="minorHAnsi" w:eastAsia="Times New Roman" w:hAnsiTheme="minorHAnsi" w:cstheme="minorHAnsi"/>
                <w:sz w:val="18"/>
                <w:szCs w:val="18"/>
              </w:rPr>
              <w:t>accessible with no obstructions</w:t>
            </w:r>
            <w:r w:rsidR="002E14A5">
              <w:rPr>
                <w:rFonts w:asciiTheme="minorHAnsi" w:eastAsia="Times New Roman" w:hAnsiTheme="minorHAnsi" w:cstheme="minorHAnsi"/>
                <w:sz w:val="18"/>
                <w:szCs w:val="18"/>
              </w:rPr>
              <w:t>.</w:t>
            </w:r>
          </w:p>
          <w:p w14:paraId="3EB6C9E6" w14:textId="792A7B11"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The conductor shall be labeled with the </w:t>
            </w:r>
            <w:r w:rsidR="002E14A5">
              <w:rPr>
                <w:rFonts w:asciiTheme="minorHAnsi" w:eastAsia="Times New Roman" w:hAnsiTheme="minorHAnsi" w:cstheme="minorHAnsi"/>
                <w:sz w:val="18"/>
                <w:szCs w:val="18"/>
              </w:rPr>
              <w:t>word</w:t>
            </w:r>
            <w:r w:rsidR="002E14A5" w:rsidRPr="00B843FA">
              <w:rPr>
                <w:rFonts w:asciiTheme="minorHAnsi" w:eastAsia="Times New Roman" w:hAnsiTheme="minorHAnsi" w:cstheme="minorHAnsi"/>
                <w:sz w:val="18"/>
                <w:szCs w:val="18"/>
              </w:rPr>
              <w:t xml:space="preserve"> </w:t>
            </w:r>
            <w:r w:rsidRPr="00B843FA">
              <w:rPr>
                <w:rFonts w:asciiTheme="minorHAnsi" w:eastAsia="Times New Roman" w:hAnsiTheme="minorHAnsi" w:cstheme="minorHAnsi"/>
                <w:sz w:val="18"/>
                <w:szCs w:val="18"/>
              </w:rPr>
              <w:t>“Spare” on both ends; and</w:t>
            </w:r>
          </w:p>
          <w:p w14:paraId="056C47DD" w14:textId="6DC0323C" w:rsidR="00B843FA" w:rsidRPr="00B843FA"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741E2CAE" w14:textId="1064AEB3" w:rsidR="00B843FA"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condensate drain no more than 2 inches higher than the base on water heater for natural draining</w:t>
            </w:r>
            <w:r w:rsidR="002E14A5">
              <w:rPr>
                <w:rFonts w:asciiTheme="minorHAnsi" w:eastAsia="Times New Roman" w:hAnsiTheme="minorHAnsi" w:cstheme="minorHAnsi"/>
                <w:sz w:val="18"/>
                <w:szCs w:val="18"/>
              </w:rPr>
              <w:t>.</w:t>
            </w:r>
          </w:p>
          <w:p w14:paraId="018EB3BE" w14:textId="0ED28C11" w:rsidR="003824DC" w:rsidRPr="004736BD" w:rsidRDefault="00334F9B" w:rsidP="00121CBA">
            <w:pPr>
              <w:pStyle w:val="ListParagraph"/>
              <w:keepNext/>
              <w:numPr>
                <w:ilvl w:val="0"/>
                <w:numId w:val="21"/>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w:t>
            </w:r>
            <w:r w:rsidR="0033347C" w:rsidRPr="00E96E3C">
              <w:rPr>
                <w:rFonts w:asciiTheme="minorHAnsi" w:eastAsia="Times New Roman" w:hAnsiTheme="minorHAnsi" w:cstheme="minorHAnsi"/>
                <w:sz w:val="18"/>
                <w:szCs w:val="18"/>
              </w:rPr>
              <w:t xml:space="preserve">at least 2.5 feet by 2.5 feet and 7 feet tall </w:t>
            </w:r>
            <w:r w:rsidR="00E96E3C">
              <w:rPr>
                <w:rFonts w:asciiTheme="minorHAnsi" w:eastAsia="Times New Roman" w:hAnsiTheme="minorHAnsi" w:cstheme="minorHAnsi"/>
                <w:sz w:val="18"/>
                <w:szCs w:val="18"/>
              </w:rPr>
              <w:t xml:space="preserve">more than 3 feet </w:t>
            </w:r>
            <w:r w:rsidR="00E7429A">
              <w:rPr>
                <w:rFonts w:asciiTheme="minorHAnsi" w:eastAsia="Times New Roman" w:hAnsiTheme="minorHAnsi" w:cstheme="minorHAnsi"/>
                <w:sz w:val="18"/>
                <w:szCs w:val="18"/>
              </w:rPr>
              <w:t>from the water heater</w:t>
            </w:r>
          </w:p>
          <w:p w14:paraId="779ABD9C" w14:textId="77777777" w:rsidR="004B6B6C" w:rsidRPr="004B6B6C" w:rsidRDefault="004B6B6C" w:rsidP="004736BD">
            <w:pPr>
              <w:numPr>
                <w:ilvl w:val="0"/>
                <w:numId w:val="1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066910EC" w14:textId="77777777" w:rsidR="004B6B6C" w:rsidRPr="004736BD" w:rsidRDefault="004B6B6C" w:rsidP="004736BD">
            <w:pPr>
              <w:pStyle w:val="ListParagraph"/>
              <w:numPr>
                <w:ilvl w:val="0"/>
                <w:numId w:val="1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07BADBF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26956F58"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4DDD49ED"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D69E376" w14:textId="77777777" w:rsidR="004B6B6C" w:rsidRPr="004B6B6C"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3F7FD08C" w14:textId="4621E382" w:rsidR="004B6B6C" w:rsidRPr="004736BD" w:rsidRDefault="004736BD" w:rsidP="004736BD">
            <w:pPr>
              <w:numPr>
                <w:ilvl w:val="0"/>
                <w:numId w:val="19"/>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A condensate drain no mo</w:t>
            </w:r>
            <w:r w:rsidR="004B6B6C" w:rsidRPr="004736BD">
              <w:rPr>
                <w:rFonts w:cs="Calibri"/>
                <w:sz w:val="20"/>
                <w:szCs w:val="20"/>
                <w:u w:val="single"/>
              </w:rPr>
              <w:t>re</w:t>
            </w:r>
            <w:r w:rsidR="004B6B6C" w:rsidRPr="004736BD">
              <w:rPr>
                <w:rFonts w:cs="Calibri"/>
                <w:spacing w:val="-1"/>
                <w:sz w:val="20"/>
                <w:szCs w:val="20"/>
                <w:u w:val="single"/>
              </w:rPr>
              <w:t xml:space="preserve"> </w:t>
            </w:r>
            <w:r w:rsidR="004B6B6C" w:rsidRPr="004736BD">
              <w:rPr>
                <w:rFonts w:cs="Calibri"/>
                <w:sz w:val="20"/>
                <w:szCs w:val="20"/>
                <w:u w:val="single"/>
              </w:rPr>
              <w:t>than</w:t>
            </w:r>
            <w:r w:rsidR="004B6B6C" w:rsidRPr="004736BD">
              <w:rPr>
                <w:rFonts w:cs="Calibri"/>
                <w:spacing w:val="1"/>
                <w:sz w:val="20"/>
                <w:szCs w:val="20"/>
                <w:u w:val="single"/>
              </w:rPr>
              <w:t xml:space="preserve"> </w:t>
            </w:r>
            <w:r w:rsidR="004B6B6C" w:rsidRPr="004736BD">
              <w:rPr>
                <w:rFonts w:cs="Calibri"/>
                <w:sz w:val="20"/>
                <w:szCs w:val="20"/>
                <w:u w:val="single"/>
              </w:rPr>
              <w:t>2 inches</w:t>
            </w:r>
            <w:r w:rsidR="004B6B6C" w:rsidRPr="004736BD">
              <w:rPr>
                <w:rFonts w:cs="Calibri"/>
                <w:spacing w:val="1"/>
                <w:sz w:val="20"/>
                <w:szCs w:val="20"/>
                <w:u w:val="single"/>
              </w:rPr>
              <w:t xml:space="preserve"> </w:t>
            </w:r>
            <w:r w:rsidR="004B6B6C" w:rsidRPr="004736BD">
              <w:rPr>
                <w:rFonts w:cs="Calibri"/>
                <w:sz w:val="20"/>
                <w:szCs w:val="20"/>
                <w:u w:val="single"/>
              </w:rPr>
              <w:t>higher than</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1"/>
                <w:sz w:val="20"/>
                <w:szCs w:val="20"/>
                <w:u w:val="single"/>
              </w:rPr>
              <w:t xml:space="preserve"> </w:t>
            </w:r>
            <w:r w:rsidR="004B6B6C" w:rsidRPr="004736BD">
              <w:rPr>
                <w:rFonts w:cs="Calibri"/>
                <w:sz w:val="20"/>
                <w:szCs w:val="20"/>
                <w:u w:val="single"/>
              </w:rPr>
              <w:t>base</w:t>
            </w:r>
            <w:r w:rsidR="004B6B6C" w:rsidRPr="004736BD">
              <w:rPr>
                <w:rFonts w:cs="Calibri"/>
                <w:spacing w:val="-1"/>
                <w:sz w:val="20"/>
                <w:szCs w:val="20"/>
                <w:u w:val="single"/>
              </w:rPr>
              <w:t xml:space="preserve"> </w:t>
            </w:r>
            <w:r w:rsidR="004B6B6C" w:rsidRPr="004736BD">
              <w:rPr>
                <w:rFonts w:cs="Calibri"/>
                <w:sz w:val="20"/>
                <w:szCs w:val="20"/>
                <w:u w:val="single"/>
              </w:rPr>
              <w:t>of</w:t>
            </w:r>
            <w:r w:rsidR="004B6B6C" w:rsidRPr="004736BD">
              <w:rPr>
                <w:rFonts w:cs="Calibri"/>
                <w:spacing w:val="-1"/>
                <w:sz w:val="20"/>
                <w:szCs w:val="20"/>
                <w:u w:val="single"/>
              </w:rPr>
              <w:t xml:space="preserve"> </w:t>
            </w:r>
            <w:r w:rsidR="004B6B6C" w:rsidRPr="004736BD">
              <w:rPr>
                <w:rFonts w:cs="Calibri"/>
                <w:sz w:val="20"/>
                <w:szCs w:val="20"/>
                <w:u w:val="single"/>
              </w:rPr>
              <w:t>the</w:t>
            </w:r>
            <w:r w:rsidR="004B6B6C" w:rsidRPr="004736BD">
              <w:rPr>
                <w:rFonts w:cs="Calibri"/>
                <w:spacing w:val="-2"/>
                <w:sz w:val="20"/>
                <w:szCs w:val="20"/>
                <w:u w:val="single"/>
              </w:rPr>
              <w:t xml:space="preserve"> </w:t>
            </w:r>
            <w:r w:rsidR="004B6B6C" w:rsidRPr="004736BD">
              <w:rPr>
                <w:rFonts w:cs="Calibri"/>
                <w:sz w:val="20"/>
                <w:szCs w:val="20"/>
                <w:u w:val="single"/>
              </w:rPr>
              <w:t>installed</w:t>
            </w:r>
            <w:r w:rsidR="004B6B6C" w:rsidRPr="004736BD">
              <w:rPr>
                <w:rFonts w:cs="Calibri"/>
                <w:spacing w:val="1"/>
                <w:sz w:val="20"/>
                <w:szCs w:val="20"/>
                <w:u w:val="single"/>
              </w:rPr>
              <w:t xml:space="preserve"> </w:t>
            </w:r>
            <w:r w:rsidR="004B6B6C" w:rsidRPr="004736BD">
              <w:rPr>
                <w:rFonts w:cs="Calibri"/>
                <w:sz w:val="20"/>
                <w:szCs w:val="20"/>
                <w:u w:val="single"/>
              </w:rPr>
              <w:t>water</w:t>
            </w:r>
            <w:r>
              <w:rPr>
                <w:rFonts w:cs="Calibri"/>
                <w:sz w:val="20"/>
                <w:szCs w:val="20"/>
                <w:u w:val="single"/>
              </w:rPr>
              <w:t xml:space="preserve"> </w:t>
            </w:r>
            <w:r w:rsidR="004B6B6C" w:rsidRPr="004736BD">
              <w:rPr>
                <w:rFonts w:cs="Calibri"/>
                <w:sz w:val="20"/>
                <w:szCs w:val="20"/>
                <w:u w:val="single"/>
              </w:rPr>
              <w:t>heater,</w:t>
            </w:r>
            <w:r w:rsidR="004B6B6C" w:rsidRPr="004736BD">
              <w:rPr>
                <w:rFonts w:cs="Calibri"/>
                <w:spacing w:val="1"/>
                <w:sz w:val="20"/>
                <w:szCs w:val="20"/>
                <w:u w:val="single"/>
              </w:rPr>
              <w:t xml:space="preserve"> </w:t>
            </w:r>
            <w:r w:rsidR="004B6B6C" w:rsidRPr="004736BD">
              <w:rPr>
                <w:rFonts w:cs="Calibri"/>
                <w:sz w:val="20"/>
                <w:szCs w:val="20"/>
                <w:u w:val="single"/>
              </w:rPr>
              <w:t>and</w:t>
            </w:r>
            <w:r w:rsidR="004B6B6C" w:rsidRPr="004736BD">
              <w:rPr>
                <w:rFonts w:cs="Calibri"/>
                <w:spacing w:val="1"/>
                <w:sz w:val="20"/>
                <w:szCs w:val="20"/>
                <w:u w:val="single"/>
              </w:rPr>
              <w:t xml:space="preserve"> </w:t>
            </w:r>
            <w:r w:rsidR="004B6B6C" w:rsidRPr="004736BD">
              <w:rPr>
                <w:rFonts w:cs="Calibri"/>
                <w:sz w:val="20"/>
                <w:szCs w:val="20"/>
                <w:u w:val="single"/>
              </w:rPr>
              <w:t>allows</w:t>
            </w:r>
            <w:r w:rsidR="004B6B6C" w:rsidRPr="004736BD">
              <w:rPr>
                <w:rFonts w:cs="Calibri"/>
                <w:spacing w:val="1"/>
                <w:sz w:val="20"/>
                <w:szCs w:val="20"/>
                <w:u w:val="single"/>
              </w:rPr>
              <w:t xml:space="preserve"> </w:t>
            </w:r>
            <w:r w:rsidR="004B6B6C" w:rsidRPr="004736BD">
              <w:rPr>
                <w:rFonts w:cs="Calibri"/>
                <w:sz w:val="20"/>
                <w:szCs w:val="20"/>
                <w:u w:val="single"/>
              </w:rPr>
              <w:t>natural draining without pump</w:t>
            </w:r>
            <w:r w:rsidR="004B6B6C" w:rsidRPr="004736BD">
              <w:rPr>
                <w:rFonts w:cs="Calibri"/>
                <w:spacing w:val="1"/>
                <w:sz w:val="20"/>
                <w:szCs w:val="20"/>
                <w:u w:val="single"/>
              </w:rPr>
              <w:t xml:space="preserve"> </w:t>
            </w:r>
            <w:r w:rsidR="004B6B6C" w:rsidRPr="004736BD">
              <w:rPr>
                <w:rFonts w:cs="Calibri"/>
                <w:sz w:val="20"/>
                <w:szCs w:val="20"/>
                <w:u w:val="single"/>
              </w:rPr>
              <w:t>assistance.</w:t>
            </w:r>
          </w:p>
          <w:p w14:paraId="591F7357" w14:textId="77777777" w:rsidR="0033347C" w:rsidRPr="00B843FA" w:rsidRDefault="0033347C" w:rsidP="00121CB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
          </w:p>
          <w:p w14:paraId="44A508AB" w14:textId="45061277" w:rsidR="00B843FA" w:rsidRPr="00B843FA" w:rsidRDefault="00B843FA" w:rsidP="00121CB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rFonts w:asciiTheme="minorHAnsi" w:eastAsia="Times New Roman" w:hAnsiTheme="minorHAnsi" w:cstheme="minorHAnsi"/>
                <w:sz w:val="18"/>
                <w:szCs w:val="18"/>
              </w:rPr>
            </w:pPr>
          </w:p>
        </w:tc>
      </w:tr>
      <w:tr w:rsidR="00B843FA" w:rsidRPr="00B843FA" w14:paraId="13419051" w14:textId="77777777" w:rsidTr="00F63542">
        <w:trPr>
          <w:trHeight w:val="145"/>
          <w:tblHeader/>
        </w:trPr>
        <w:tc>
          <w:tcPr>
            <w:tcW w:w="10782" w:type="dxa"/>
            <w:gridSpan w:val="2"/>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3B79CFA4" w:rsidR="00B843FA" w:rsidRPr="008D6F63" w:rsidRDefault="00B843FA">
      <w:pPr>
        <w:spacing w:after="0" w:line="240" w:lineRule="auto"/>
        <w:rPr>
          <w:rFonts w:asciiTheme="minorHAnsi" w:hAnsiTheme="minorHAnsi" w:cstheme="minorHAnsi"/>
          <w:sz w:val="18"/>
          <w:szCs w:val="18"/>
        </w:rPr>
      </w:pPr>
    </w:p>
    <w:tbl>
      <w:tblPr>
        <w:tblStyle w:val="TableGrid"/>
        <w:tblW w:w="5005" w:type="pct"/>
        <w:tblInd w:w="-5" w:type="dxa"/>
        <w:tblLayout w:type="fixed"/>
        <w:tblLook w:val="04A0" w:firstRow="1" w:lastRow="0" w:firstColumn="1" w:lastColumn="0" w:noHBand="0" w:noVBand="1"/>
      </w:tblPr>
      <w:tblGrid>
        <w:gridCol w:w="444"/>
        <w:gridCol w:w="531"/>
        <w:gridCol w:w="965"/>
        <w:gridCol w:w="1251"/>
        <w:gridCol w:w="1251"/>
        <w:gridCol w:w="1251"/>
        <w:gridCol w:w="1162"/>
        <w:gridCol w:w="1341"/>
        <w:gridCol w:w="1251"/>
        <w:gridCol w:w="1354"/>
      </w:tblGrid>
      <w:tr w:rsidR="004872EE" w:rsidRPr="008D6F63" w14:paraId="29DA773B" w14:textId="426EA6C0" w:rsidTr="00F63542">
        <w:trPr>
          <w:trHeight w:val="704"/>
        </w:trPr>
        <w:tc>
          <w:tcPr>
            <w:tcW w:w="10800"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7924B06C" w14:textId="77777777" w:rsidR="004872EE" w:rsidRDefault="004872EE"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29FFDE61" w14:textId="115B0149" w:rsidR="004872EE" w:rsidRPr="008D6F63" w:rsidRDefault="004872EE" w:rsidP="008D6F63">
            <w:pPr>
              <w:spacing w:after="0" w:line="240" w:lineRule="auto"/>
              <w:rPr>
                <w:rFonts w:cstheme="minorHAnsi"/>
                <w:b/>
                <w:sz w:val="18"/>
                <w:szCs w:val="18"/>
              </w:rPr>
            </w:pPr>
            <w:r>
              <w:rPr>
                <w:rFonts w:cstheme="minorHAnsi"/>
                <w:sz w:val="20"/>
                <w:szCs w:val="20"/>
              </w:rPr>
              <w:t xml:space="preserve">&lt;&lt; Require one row of data, reporting the longest distances, for each dwelling unit identified in </w:t>
            </w:r>
            <w:r w:rsidR="0078464C">
              <w:rPr>
                <w:rFonts w:cstheme="minorHAnsi"/>
                <w:sz w:val="20"/>
                <w:szCs w:val="20"/>
              </w:rPr>
              <w:t xml:space="preserve">Table </w:t>
            </w:r>
            <w:r>
              <w:rPr>
                <w:rFonts w:cstheme="minorHAnsi"/>
                <w:sz w:val="20"/>
                <w:szCs w:val="20"/>
              </w:rPr>
              <w:t>B</w:t>
            </w:r>
            <w:r w:rsidR="00E44611">
              <w:rPr>
                <w:rFonts w:cstheme="minorHAnsi"/>
                <w:sz w:val="20"/>
                <w:szCs w:val="20"/>
              </w:rPr>
              <w:t xml:space="preserve"> or </w:t>
            </w:r>
            <w:r w:rsidR="0078464C">
              <w:rPr>
                <w:rFonts w:cstheme="minorHAnsi"/>
                <w:sz w:val="20"/>
                <w:szCs w:val="20"/>
              </w:rPr>
              <w:t>B2</w:t>
            </w:r>
            <w:r>
              <w:rPr>
                <w:rFonts w:cstheme="minorHAnsi"/>
                <w:sz w:val="20"/>
                <w:szCs w:val="20"/>
              </w:rPr>
              <w:t xml:space="preserve">. with B11 </w:t>
            </w:r>
            <w:r w:rsidR="00E44611">
              <w:rPr>
                <w:rFonts w:cstheme="minorHAnsi"/>
                <w:sz w:val="20"/>
                <w:szCs w:val="20"/>
              </w:rPr>
              <w:t xml:space="preserve">or </w:t>
            </w:r>
            <w:r w:rsidR="00F7260C">
              <w:rPr>
                <w:rFonts w:cstheme="minorHAnsi"/>
                <w:sz w:val="20"/>
                <w:szCs w:val="20"/>
              </w:rPr>
              <w:t>B2-</w:t>
            </w:r>
            <w:r w:rsidR="00E44611">
              <w:rPr>
                <w:rFonts w:cstheme="minorHAnsi"/>
                <w:sz w:val="20"/>
                <w:szCs w:val="20"/>
              </w:rPr>
              <w:t xml:space="preserve">08 </w:t>
            </w:r>
            <w:r>
              <w:rPr>
                <w:rFonts w:cstheme="minorHAnsi"/>
                <w:sz w:val="20"/>
                <w:szCs w:val="20"/>
              </w:rPr>
              <w:t>= Expanded. If no dwelling in B11</w:t>
            </w:r>
            <w:r w:rsidR="00E44611">
              <w:rPr>
                <w:rFonts w:cstheme="minorHAnsi"/>
                <w:sz w:val="20"/>
                <w:szCs w:val="20"/>
              </w:rPr>
              <w:t xml:space="preserve">or </w:t>
            </w:r>
            <w:r w:rsidR="00127C14">
              <w:rPr>
                <w:rFonts w:cstheme="minorHAnsi"/>
                <w:sz w:val="20"/>
                <w:szCs w:val="20"/>
              </w:rPr>
              <w:t>B2-</w:t>
            </w:r>
            <w:r w:rsidR="00E44611">
              <w:rPr>
                <w:rFonts w:cstheme="minorHAnsi"/>
                <w:sz w:val="20"/>
                <w:szCs w:val="20"/>
              </w:rPr>
              <w:t>08</w:t>
            </w:r>
            <w:r>
              <w:rPr>
                <w:rFonts w:cstheme="minorHAnsi"/>
                <w:sz w:val="20"/>
                <w:szCs w:val="20"/>
              </w:rPr>
              <w:t xml:space="preserve"> = Expanded, then display section header and standard “This section does not apply” message&gt;&gt;</w:t>
            </w:r>
          </w:p>
        </w:tc>
      </w:tr>
      <w:tr w:rsidR="00E91074" w:rsidRPr="00AC2387" w14:paraId="72A6A348" w14:textId="63BC3E63" w:rsidTr="00F63542">
        <w:trPr>
          <w:trHeight w:val="286"/>
        </w:trPr>
        <w:tc>
          <w:tcPr>
            <w:tcW w:w="974" w:type="dxa"/>
            <w:gridSpan w:val="2"/>
          </w:tcPr>
          <w:p w14:paraId="62BE8BBF" w14:textId="5DBE22F9" w:rsidR="00E91074" w:rsidRDefault="00E91074" w:rsidP="00E91074">
            <w:pPr>
              <w:spacing w:after="0"/>
              <w:jc w:val="center"/>
              <w:rPr>
                <w:rFonts w:cstheme="minorHAnsi"/>
                <w:sz w:val="20"/>
                <w:szCs w:val="20"/>
              </w:rPr>
            </w:pPr>
            <w:r>
              <w:rPr>
                <w:rFonts w:cstheme="minorHAnsi"/>
                <w:sz w:val="20"/>
                <w:szCs w:val="20"/>
              </w:rPr>
              <w:t>01</w:t>
            </w:r>
          </w:p>
        </w:tc>
        <w:tc>
          <w:tcPr>
            <w:tcW w:w="965" w:type="dxa"/>
          </w:tcPr>
          <w:p w14:paraId="4303F6F4" w14:textId="62508C03" w:rsidR="00E91074" w:rsidRDefault="00E91074" w:rsidP="00E91074">
            <w:pPr>
              <w:spacing w:after="0"/>
              <w:jc w:val="center"/>
              <w:rPr>
                <w:rFonts w:cstheme="minorHAnsi"/>
                <w:sz w:val="20"/>
                <w:szCs w:val="20"/>
              </w:rPr>
            </w:pPr>
            <w:r>
              <w:rPr>
                <w:rFonts w:cstheme="minorHAnsi"/>
                <w:sz w:val="20"/>
                <w:szCs w:val="20"/>
              </w:rPr>
              <w:t>02</w:t>
            </w:r>
          </w:p>
        </w:tc>
        <w:tc>
          <w:tcPr>
            <w:tcW w:w="1251" w:type="dxa"/>
            <w:vAlign w:val="bottom"/>
          </w:tcPr>
          <w:p w14:paraId="0A25BCF2" w14:textId="47183BF6" w:rsidR="00E91074" w:rsidRDefault="00E91074" w:rsidP="00E91074">
            <w:pPr>
              <w:spacing w:after="0"/>
              <w:jc w:val="center"/>
              <w:rPr>
                <w:rFonts w:cstheme="minorHAnsi"/>
                <w:sz w:val="20"/>
                <w:szCs w:val="20"/>
              </w:rPr>
            </w:pPr>
            <w:r>
              <w:rPr>
                <w:rFonts w:cstheme="minorHAnsi"/>
                <w:sz w:val="20"/>
                <w:szCs w:val="20"/>
              </w:rPr>
              <w:t>03</w:t>
            </w:r>
          </w:p>
        </w:tc>
        <w:tc>
          <w:tcPr>
            <w:tcW w:w="1251" w:type="dxa"/>
          </w:tcPr>
          <w:p w14:paraId="64CE3C45" w14:textId="07C1234A" w:rsidR="00E91074" w:rsidRDefault="00E91074" w:rsidP="00E91074">
            <w:pPr>
              <w:spacing w:after="0"/>
              <w:jc w:val="center"/>
              <w:rPr>
                <w:rFonts w:cstheme="minorHAnsi"/>
                <w:sz w:val="20"/>
                <w:szCs w:val="20"/>
              </w:rPr>
            </w:pPr>
            <w:r>
              <w:rPr>
                <w:rFonts w:cstheme="minorHAnsi"/>
                <w:sz w:val="20"/>
                <w:szCs w:val="20"/>
              </w:rPr>
              <w:t>04</w:t>
            </w:r>
          </w:p>
        </w:tc>
        <w:tc>
          <w:tcPr>
            <w:tcW w:w="1251" w:type="dxa"/>
          </w:tcPr>
          <w:p w14:paraId="56EB1149" w14:textId="177375F9" w:rsidR="00E91074" w:rsidRDefault="00E91074" w:rsidP="00E91074">
            <w:pPr>
              <w:spacing w:after="0"/>
              <w:jc w:val="center"/>
              <w:rPr>
                <w:rFonts w:cstheme="minorHAnsi"/>
                <w:sz w:val="20"/>
                <w:szCs w:val="20"/>
              </w:rPr>
            </w:pPr>
            <w:r>
              <w:rPr>
                <w:rFonts w:cstheme="minorHAnsi"/>
                <w:sz w:val="20"/>
                <w:szCs w:val="20"/>
              </w:rPr>
              <w:t>05</w:t>
            </w:r>
          </w:p>
        </w:tc>
        <w:tc>
          <w:tcPr>
            <w:tcW w:w="1162" w:type="dxa"/>
          </w:tcPr>
          <w:p w14:paraId="1302FEC8" w14:textId="43818BC0" w:rsidR="00E91074" w:rsidRDefault="00E91074" w:rsidP="00E91074">
            <w:pPr>
              <w:spacing w:after="0"/>
              <w:jc w:val="center"/>
              <w:rPr>
                <w:rFonts w:cstheme="minorHAnsi"/>
                <w:sz w:val="20"/>
                <w:szCs w:val="20"/>
              </w:rPr>
            </w:pPr>
            <w:r>
              <w:rPr>
                <w:rFonts w:cstheme="minorHAnsi"/>
                <w:sz w:val="20"/>
                <w:szCs w:val="20"/>
              </w:rPr>
              <w:t>06</w:t>
            </w:r>
          </w:p>
        </w:tc>
        <w:tc>
          <w:tcPr>
            <w:tcW w:w="1341" w:type="dxa"/>
          </w:tcPr>
          <w:p w14:paraId="74F4E94A" w14:textId="5BDB2ABA" w:rsidR="00E91074" w:rsidRDefault="00E91074" w:rsidP="00E91074">
            <w:pPr>
              <w:spacing w:after="0"/>
              <w:jc w:val="center"/>
              <w:rPr>
                <w:rFonts w:cstheme="minorHAnsi"/>
                <w:sz w:val="20"/>
                <w:szCs w:val="20"/>
              </w:rPr>
            </w:pPr>
            <w:r>
              <w:rPr>
                <w:rFonts w:cstheme="minorHAnsi"/>
                <w:sz w:val="20"/>
                <w:szCs w:val="20"/>
              </w:rPr>
              <w:t>07</w:t>
            </w:r>
          </w:p>
        </w:tc>
        <w:tc>
          <w:tcPr>
            <w:tcW w:w="1251" w:type="dxa"/>
          </w:tcPr>
          <w:p w14:paraId="7E5C9B9B" w14:textId="75E38FA2" w:rsidR="00E91074" w:rsidRDefault="00E91074" w:rsidP="00E91074">
            <w:pPr>
              <w:spacing w:after="0"/>
              <w:jc w:val="center"/>
              <w:rPr>
                <w:rFonts w:cstheme="minorHAnsi"/>
                <w:sz w:val="20"/>
                <w:szCs w:val="20"/>
              </w:rPr>
            </w:pPr>
            <w:r>
              <w:rPr>
                <w:rFonts w:cstheme="minorHAnsi"/>
                <w:sz w:val="20"/>
                <w:szCs w:val="20"/>
              </w:rPr>
              <w:t>08</w:t>
            </w:r>
          </w:p>
        </w:tc>
        <w:tc>
          <w:tcPr>
            <w:tcW w:w="1354" w:type="dxa"/>
          </w:tcPr>
          <w:p w14:paraId="47B24012" w14:textId="360A2AC5" w:rsidR="00E91074" w:rsidRDefault="00E91074" w:rsidP="00E91074">
            <w:pPr>
              <w:spacing w:after="0"/>
              <w:jc w:val="center"/>
              <w:rPr>
                <w:rFonts w:cstheme="minorHAnsi"/>
                <w:sz w:val="20"/>
                <w:szCs w:val="20"/>
              </w:rPr>
            </w:pPr>
            <w:r>
              <w:rPr>
                <w:rFonts w:cstheme="minorHAnsi"/>
                <w:sz w:val="20"/>
                <w:szCs w:val="20"/>
              </w:rPr>
              <w:t>09</w:t>
            </w:r>
          </w:p>
        </w:tc>
      </w:tr>
      <w:tr w:rsidR="00E91074" w:rsidRPr="00AB4500" w14:paraId="14D2692F" w14:textId="3B522467" w:rsidTr="00F63542">
        <w:trPr>
          <w:trHeight w:val="1760"/>
        </w:trPr>
        <w:tc>
          <w:tcPr>
            <w:tcW w:w="974" w:type="dxa"/>
            <w:gridSpan w:val="2"/>
            <w:vAlign w:val="bottom"/>
          </w:tcPr>
          <w:p w14:paraId="3D1CEAB4" w14:textId="28075304" w:rsidR="00E91074" w:rsidRPr="00AB4500" w:rsidRDefault="00E91074" w:rsidP="00E91074">
            <w:pPr>
              <w:spacing w:after="0" w:line="240" w:lineRule="auto"/>
              <w:jc w:val="center"/>
              <w:rPr>
                <w:rFonts w:cstheme="minorHAnsi"/>
                <w:sz w:val="18"/>
                <w:szCs w:val="20"/>
              </w:rPr>
            </w:pPr>
            <w:bookmarkStart w:id="109" w:name="_Hlk84838181"/>
            <w:r>
              <w:rPr>
                <w:rFonts w:cstheme="minorHAnsi"/>
                <w:sz w:val="18"/>
                <w:szCs w:val="20"/>
              </w:rPr>
              <w:lastRenderedPageBreak/>
              <w:t xml:space="preserve">Dwelling </w:t>
            </w:r>
            <w:r w:rsidRPr="00AB4500">
              <w:rPr>
                <w:rFonts w:cstheme="minorHAnsi"/>
                <w:sz w:val="18"/>
                <w:szCs w:val="20"/>
              </w:rPr>
              <w:t>Name</w:t>
            </w:r>
          </w:p>
        </w:tc>
        <w:tc>
          <w:tcPr>
            <w:tcW w:w="965" w:type="dxa"/>
            <w:vAlign w:val="bottom"/>
          </w:tcPr>
          <w:p w14:paraId="1964C4D3" w14:textId="77777777" w:rsidR="00E91074" w:rsidRPr="00AB4500" w:rsidRDefault="00E91074" w:rsidP="00E91074">
            <w:pPr>
              <w:spacing w:after="0" w:line="240" w:lineRule="auto"/>
              <w:jc w:val="center"/>
              <w:rPr>
                <w:rFonts w:cstheme="minorHAnsi"/>
                <w:sz w:val="18"/>
                <w:szCs w:val="20"/>
              </w:rPr>
            </w:pPr>
            <w:r w:rsidRPr="00AB4500">
              <w:rPr>
                <w:rFonts w:cstheme="minorHAnsi"/>
                <w:sz w:val="18"/>
                <w:szCs w:val="20"/>
              </w:rPr>
              <w:t>Number of Stories</w:t>
            </w:r>
          </w:p>
        </w:tc>
        <w:tc>
          <w:tcPr>
            <w:tcW w:w="1251" w:type="dxa"/>
            <w:vAlign w:val="bottom"/>
          </w:tcPr>
          <w:p w14:paraId="49DF866D" w14:textId="77777777" w:rsidR="00E91074" w:rsidRPr="00AB4500" w:rsidRDefault="00E91074" w:rsidP="00E91074">
            <w:pPr>
              <w:spacing w:after="0" w:line="240" w:lineRule="auto"/>
              <w:jc w:val="center"/>
              <w:rPr>
                <w:sz w:val="18"/>
              </w:rPr>
            </w:pPr>
            <w:r w:rsidRPr="00AB4500">
              <w:rPr>
                <w:rFonts w:cstheme="minorHAnsi"/>
                <w:sz w:val="18"/>
                <w:szCs w:val="20"/>
              </w:rPr>
              <w:t>Master Bath distance of furthest fixture to Water Heater in feet</w:t>
            </w:r>
          </w:p>
        </w:tc>
        <w:tc>
          <w:tcPr>
            <w:tcW w:w="1251" w:type="dxa"/>
            <w:vAlign w:val="bottom"/>
          </w:tcPr>
          <w:p w14:paraId="1F34F125" w14:textId="77777777" w:rsidR="00E91074" w:rsidRPr="00AB4500" w:rsidRDefault="00E91074" w:rsidP="00E91074">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51" w:type="dxa"/>
            <w:vAlign w:val="bottom"/>
          </w:tcPr>
          <w:p w14:paraId="4D13E159" w14:textId="3C650C27" w:rsidR="00E91074" w:rsidRPr="00AB4500" w:rsidRDefault="00E91074" w:rsidP="00E91074">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62" w:type="dxa"/>
            <w:vAlign w:val="bottom"/>
          </w:tcPr>
          <w:p w14:paraId="0EB8E30F" w14:textId="77777777" w:rsidR="00E91074" w:rsidRPr="00AB4500" w:rsidRDefault="00E91074" w:rsidP="00E91074">
            <w:pPr>
              <w:spacing w:after="0" w:line="240" w:lineRule="auto"/>
              <w:jc w:val="center"/>
              <w:rPr>
                <w:sz w:val="18"/>
              </w:rPr>
            </w:pPr>
            <w:r w:rsidRPr="00AB4500">
              <w:rPr>
                <w:rFonts w:cstheme="minorHAnsi"/>
                <w:sz w:val="18"/>
                <w:szCs w:val="20"/>
              </w:rPr>
              <w:t>Weighted Distance</w:t>
            </w:r>
          </w:p>
        </w:tc>
        <w:tc>
          <w:tcPr>
            <w:tcW w:w="1341" w:type="dxa"/>
            <w:vAlign w:val="bottom"/>
          </w:tcPr>
          <w:p w14:paraId="65EB741D" w14:textId="77777777" w:rsidR="00E91074" w:rsidRPr="00AB4500" w:rsidRDefault="00E91074" w:rsidP="00E91074">
            <w:pPr>
              <w:spacing w:after="0" w:line="240" w:lineRule="auto"/>
              <w:jc w:val="center"/>
              <w:rPr>
                <w:sz w:val="18"/>
              </w:rPr>
            </w:pPr>
            <w:r w:rsidRPr="00AB4500">
              <w:rPr>
                <w:rFonts w:cstheme="minorHAnsi"/>
                <w:sz w:val="18"/>
                <w:szCs w:val="20"/>
              </w:rPr>
              <w:t>Qualification Distance</w:t>
            </w:r>
          </w:p>
        </w:tc>
        <w:tc>
          <w:tcPr>
            <w:tcW w:w="1251" w:type="dxa"/>
            <w:vAlign w:val="bottom"/>
          </w:tcPr>
          <w:p w14:paraId="4E25322E" w14:textId="3F179737" w:rsidR="00E91074" w:rsidRPr="00AB4500" w:rsidRDefault="00E91074" w:rsidP="00E91074">
            <w:pPr>
              <w:spacing w:after="0" w:line="240" w:lineRule="auto"/>
              <w:jc w:val="center"/>
              <w:rPr>
                <w:rFonts w:cstheme="minorHAnsi"/>
                <w:sz w:val="18"/>
                <w:szCs w:val="20"/>
              </w:rPr>
            </w:pPr>
            <w:r>
              <w:rPr>
                <w:rFonts w:cstheme="minorHAnsi"/>
                <w:sz w:val="18"/>
              </w:rPr>
              <w:t>Design Compactness Factor</w:t>
            </w:r>
          </w:p>
        </w:tc>
        <w:tc>
          <w:tcPr>
            <w:tcW w:w="1354" w:type="dxa"/>
            <w:vAlign w:val="bottom"/>
          </w:tcPr>
          <w:p w14:paraId="594B5F6E" w14:textId="0710F60C" w:rsidR="00E91074" w:rsidRPr="00AB4500" w:rsidRDefault="00E91074" w:rsidP="00E91074">
            <w:pPr>
              <w:spacing w:after="0" w:line="240" w:lineRule="auto"/>
              <w:jc w:val="center"/>
              <w:rPr>
                <w:rFonts w:cstheme="minorHAnsi"/>
                <w:sz w:val="18"/>
                <w:szCs w:val="20"/>
              </w:rPr>
            </w:pPr>
            <w:r>
              <w:rPr>
                <w:rFonts w:cstheme="minorHAnsi"/>
                <w:sz w:val="18"/>
              </w:rPr>
              <w:t>Calculated Compactness Factor</w:t>
            </w:r>
          </w:p>
        </w:tc>
      </w:tr>
      <w:bookmarkEnd w:id="109"/>
      <w:tr w:rsidR="00E91074" w:rsidRPr="00AB4500" w14:paraId="0D20F773" w14:textId="4A8CB3C5" w:rsidTr="00F63542">
        <w:trPr>
          <w:trHeight w:val="306"/>
        </w:trPr>
        <w:tc>
          <w:tcPr>
            <w:tcW w:w="974" w:type="dxa"/>
            <w:gridSpan w:val="2"/>
          </w:tcPr>
          <w:p w14:paraId="6719F216" w14:textId="480F6444" w:rsidR="00E91074" w:rsidRPr="00AB4500" w:rsidRDefault="00E91074" w:rsidP="00E91074">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w:t>
            </w:r>
            <w:r w:rsidRPr="00AB4500">
              <w:rPr>
                <w:rFonts w:asciiTheme="minorHAnsi" w:eastAsia="Times New Roman" w:hAnsiTheme="minorHAnsi" w:cstheme="minorHAnsi"/>
                <w:sz w:val="18"/>
                <w:szCs w:val="18"/>
              </w:rPr>
              <w:t>&gt;&gt;</w:t>
            </w:r>
          </w:p>
        </w:tc>
        <w:tc>
          <w:tcPr>
            <w:tcW w:w="965" w:type="dxa"/>
          </w:tcPr>
          <w:p w14:paraId="7EB68E5E" w14:textId="3C94D0A2" w:rsidR="00E91074" w:rsidRPr="00AB4500" w:rsidRDefault="00E91074" w:rsidP="00650C26">
            <w:pPr>
              <w:spacing w:after="0" w:line="240" w:lineRule="auto"/>
              <w:rPr>
                <w:sz w:val="18"/>
                <w:szCs w:val="18"/>
              </w:rPr>
            </w:pPr>
            <w:r w:rsidRPr="00AB4500">
              <w:rPr>
                <w:sz w:val="18"/>
                <w:szCs w:val="18"/>
              </w:rPr>
              <w:t>&lt;&lt;</w:t>
            </w:r>
            <w:r w:rsidR="00650C26" w:rsidRPr="00AB4500" w:rsidDel="00650C26">
              <w:rPr>
                <w:sz w:val="18"/>
                <w:szCs w:val="18"/>
              </w:rPr>
              <w:t xml:space="preserve"> </w:t>
            </w:r>
            <w:r w:rsidR="00650C26">
              <w:rPr>
                <w:rFonts w:asciiTheme="minorHAnsi" w:hAnsiTheme="minorHAnsi" w:cstheme="minorHAnsi"/>
                <w:sz w:val="18"/>
                <w:szCs w:val="18"/>
              </w:rPr>
              <w:t xml:space="preserve"> if prescriptive or H03/H04/H05 are not in performance file, user select from list: 1, 2, 3; Else value = N/A</w:t>
            </w:r>
            <w:r w:rsidR="00650C26" w:rsidRPr="00AB4500">
              <w:rPr>
                <w:sz w:val="18"/>
                <w:szCs w:val="18"/>
              </w:rPr>
              <w:t xml:space="preserve"> </w:t>
            </w:r>
            <w:r w:rsidRPr="00AB4500">
              <w:rPr>
                <w:sz w:val="18"/>
                <w:szCs w:val="18"/>
              </w:rPr>
              <w:t>&gt;&gt;</w:t>
            </w:r>
          </w:p>
        </w:tc>
        <w:tc>
          <w:tcPr>
            <w:tcW w:w="1251" w:type="dxa"/>
          </w:tcPr>
          <w:p w14:paraId="3C809CB1"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2D08058C" w14:textId="0949CA40"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251" w:type="dxa"/>
          </w:tcPr>
          <w:p w14:paraId="27C99E22"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7CC442C2" w14:textId="109D5CC0"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251" w:type="dxa"/>
          </w:tcPr>
          <w:p w14:paraId="10420677"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4FFEAB9E" w14:textId="3F06AF78" w:rsidR="00E91074" w:rsidRPr="00AB4500" w:rsidRDefault="00E91074" w:rsidP="00E91074">
            <w:pPr>
              <w:spacing w:after="0" w:line="240" w:lineRule="auto"/>
              <w:rPr>
                <w:sz w:val="18"/>
                <w:szCs w:val="18"/>
              </w:rPr>
            </w:pPr>
            <w:r w:rsidRPr="00AB4500">
              <w:rPr>
                <w:sz w:val="18"/>
                <w:szCs w:val="18"/>
              </w:rPr>
              <w:t>Else if prescriptive compliance</w:t>
            </w:r>
            <w:r>
              <w:rPr>
                <w:sz w:val="18"/>
                <w:szCs w:val="18"/>
              </w:rPr>
              <w:t xml:space="preserve"> or not in the XML</w:t>
            </w:r>
            <w:r w:rsidRPr="00AB4500">
              <w:rPr>
                <w:sz w:val="18"/>
                <w:szCs w:val="18"/>
              </w:rPr>
              <w:t>, user input&gt;&gt;</w:t>
            </w:r>
          </w:p>
        </w:tc>
        <w:tc>
          <w:tcPr>
            <w:tcW w:w="1162" w:type="dxa"/>
          </w:tcPr>
          <w:p w14:paraId="780AA290" w14:textId="77777777" w:rsidR="00E91074" w:rsidRPr="00AB4500" w:rsidRDefault="00E91074" w:rsidP="00E91074">
            <w:pPr>
              <w:spacing w:after="0" w:line="240" w:lineRule="auto"/>
              <w:rPr>
                <w:sz w:val="18"/>
                <w:szCs w:val="18"/>
              </w:rPr>
            </w:pPr>
            <w:r w:rsidRPr="00AB4500">
              <w:rPr>
                <w:sz w:val="18"/>
                <w:szCs w:val="18"/>
              </w:rPr>
              <w:t>&lt;&lt;Reference value from CF1R-</w:t>
            </w:r>
            <w:r w:rsidRPr="00621545">
              <w:rPr>
                <w:sz w:val="18"/>
                <w:szCs w:val="18"/>
              </w:rPr>
              <w:t>PRF</w:t>
            </w:r>
            <w:r w:rsidRPr="00AB4500">
              <w:rPr>
                <w:sz w:val="18"/>
                <w:szCs w:val="18"/>
              </w:rPr>
              <w:t xml:space="preserve">; </w:t>
            </w:r>
          </w:p>
          <w:p w14:paraId="4B0B6A2B" w14:textId="3414ACDF" w:rsidR="00E91074" w:rsidRPr="00AB4500" w:rsidRDefault="00E91074" w:rsidP="00E91074">
            <w:pPr>
              <w:spacing w:after="0" w:line="240" w:lineRule="auto"/>
              <w:rPr>
                <w:sz w:val="18"/>
                <w:szCs w:val="18"/>
              </w:rPr>
            </w:pPr>
            <w:r w:rsidRPr="00AB4500">
              <w:rPr>
                <w:sz w:val="18"/>
                <w:szCs w:val="18"/>
              </w:rPr>
              <w:t xml:space="preserve">else if prescriptive </w:t>
            </w:r>
            <w:r>
              <w:rPr>
                <w:sz w:val="18"/>
                <w:szCs w:val="18"/>
              </w:rPr>
              <w:t xml:space="preserve">or not in the XML </w:t>
            </w:r>
            <w:r w:rsidRPr="00AB4500">
              <w:rPr>
                <w:sz w:val="18"/>
                <w:szCs w:val="18"/>
              </w:rPr>
              <w:t>and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
          <w:p w14:paraId="0FF4D734" w14:textId="1838AE92" w:rsidR="00E91074" w:rsidRPr="00AB4500" w:rsidRDefault="00E91074" w:rsidP="00E91074">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 xml:space="preserve">Demand Recirculation Manual Control, then value = </w:t>
            </w:r>
            <w:r>
              <w:rPr>
                <w:rFonts w:cstheme="minorHAnsi"/>
                <w:sz w:val="18"/>
                <w:szCs w:val="18"/>
              </w:rPr>
              <w:t>I</w:t>
            </w:r>
            <w:r w:rsidRPr="00AB4500">
              <w:rPr>
                <w:rFonts w:cstheme="minorHAnsi"/>
                <w:sz w:val="18"/>
                <w:szCs w:val="18"/>
              </w:rPr>
              <w:t>05&gt;&gt;</w:t>
            </w:r>
          </w:p>
        </w:tc>
        <w:tc>
          <w:tcPr>
            <w:tcW w:w="1341" w:type="dxa"/>
          </w:tcPr>
          <w:p w14:paraId="3EF0A8BA" w14:textId="77777777" w:rsidR="00E91074" w:rsidRDefault="00E91074" w:rsidP="00E91074">
            <w:pPr>
              <w:spacing w:after="0" w:line="240" w:lineRule="auto"/>
              <w:rPr>
                <w:rFonts w:cstheme="minorHAnsi"/>
                <w:sz w:val="18"/>
                <w:szCs w:val="18"/>
              </w:rPr>
            </w:pPr>
            <w:r w:rsidRPr="005828AE">
              <w:rPr>
                <w:rFonts w:cstheme="minorHAnsi"/>
                <w:sz w:val="18"/>
                <w:szCs w:val="18"/>
              </w:rPr>
              <w:t>&lt;&lt; Reference Value from CF1R-</w:t>
            </w:r>
            <w:r w:rsidRPr="00621545">
              <w:rPr>
                <w:rFonts w:cstheme="minorHAnsi"/>
                <w:sz w:val="18"/>
                <w:szCs w:val="18"/>
              </w:rPr>
              <w:t>PRF</w:t>
            </w:r>
            <w:r>
              <w:rPr>
                <w:rFonts w:cstheme="minorHAnsi"/>
                <w:sz w:val="18"/>
                <w:szCs w:val="18"/>
              </w:rPr>
              <w:t>;</w:t>
            </w:r>
            <w:r w:rsidRPr="005828AE">
              <w:rPr>
                <w:rFonts w:cstheme="minorHAnsi"/>
                <w:sz w:val="18"/>
                <w:szCs w:val="18"/>
              </w:rPr>
              <w:t xml:space="preserve"> </w:t>
            </w:r>
          </w:p>
          <w:p w14:paraId="4AAA5335" w14:textId="477B2516" w:rsidR="00E91074" w:rsidRDefault="00E91074" w:rsidP="00E91074">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E91074" w:rsidRPr="00E303B7" w:rsidRDefault="00E91074" w:rsidP="00E91074">
            <w:pPr>
              <w:spacing w:after="0" w:line="240" w:lineRule="auto"/>
              <w:rPr>
                <w:sz w:val="18"/>
                <w:szCs w:val="18"/>
              </w:rPr>
            </w:pPr>
            <w:r>
              <w:rPr>
                <w:sz w:val="18"/>
                <w:szCs w:val="18"/>
              </w:rPr>
              <w:t>(</w:t>
            </w:r>
            <w:r w:rsidRPr="00CB5461">
              <w:rPr>
                <w:sz w:val="18"/>
                <w:szCs w:val="18"/>
              </w:rPr>
              <w:t>(a+b *CFA)/n</w:t>
            </w:r>
            <w:r>
              <w:rPr>
                <w:sz w:val="18"/>
                <w:szCs w:val="18"/>
              </w:rPr>
              <w:t>) &gt;&gt;</w:t>
            </w:r>
          </w:p>
          <w:p w14:paraId="737C2943" w14:textId="77777777" w:rsidR="00E91074" w:rsidRPr="00AB4500" w:rsidRDefault="00E91074" w:rsidP="00E91074">
            <w:pPr>
              <w:spacing w:after="0"/>
              <w:rPr>
                <w:i/>
                <w:sz w:val="18"/>
                <w:szCs w:val="18"/>
              </w:rPr>
            </w:pPr>
            <w:r w:rsidRPr="00AB4500">
              <w:rPr>
                <w:i/>
                <w:sz w:val="18"/>
                <w:szCs w:val="18"/>
              </w:rPr>
              <w:t>Where:</w:t>
            </w:r>
          </w:p>
          <w:p w14:paraId="7D47E400" w14:textId="77777777" w:rsidR="00E91074" w:rsidRPr="00AB4500" w:rsidRDefault="00E91074" w:rsidP="00E91074">
            <w:pPr>
              <w:spacing w:after="0" w:line="240" w:lineRule="auto"/>
              <w:rPr>
                <w:i/>
                <w:sz w:val="18"/>
                <w:szCs w:val="18"/>
              </w:rPr>
            </w:pPr>
            <w:r w:rsidRPr="00AB4500">
              <w:rPr>
                <w:i/>
                <w:sz w:val="18"/>
                <w:szCs w:val="18"/>
              </w:rPr>
              <w:t>a, b = Qualification distance coefficients from Table 4.4.6-2 below,</w:t>
            </w:r>
          </w:p>
          <w:p w14:paraId="4A02CD29" w14:textId="77777777" w:rsidR="00E91074" w:rsidRPr="00AB4500" w:rsidRDefault="00E91074" w:rsidP="00E91074">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8856CCB" w14:textId="6E98B04D" w:rsidR="00E91074" w:rsidRPr="00AB4500" w:rsidRDefault="00E91074" w:rsidP="00E91074">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61AB8BD9" w14:textId="77777777" w:rsidR="00E91074" w:rsidRPr="00AB4500" w:rsidRDefault="00E91074" w:rsidP="00E91074">
            <w:pPr>
              <w:spacing w:after="0" w:line="240" w:lineRule="auto"/>
              <w:rPr>
                <w:sz w:val="18"/>
                <w:szCs w:val="18"/>
              </w:rPr>
            </w:pPr>
            <w:r w:rsidRPr="00AB4500">
              <w:rPr>
                <w:rFonts w:cstheme="minorHAnsi"/>
                <w:sz w:val="18"/>
                <w:szCs w:val="18"/>
                <w:highlight w:val="yellow"/>
              </w:rPr>
              <w:t xml:space="preserve"> </w:t>
            </w:r>
          </w:p>
        </w:tc>
        <w:tc>
          <w:tcPr>
            <w:tcW w:w="1251" w:type="dxa"/>
          </w:tcPr>
          <w:p w14:paraId="30BBCE67" w14:textId="77777777" w:rsidR="00E91074" w:rsidRPr="001C31FC" w:rsidRDefault="00E91074" w:rsidP="00E91074">
            <w:pPr>
              <w:spacing w:after="0" w:line="240" w:lineRule="auto"/>
              <w:rPr>
                <w:rFonts w:cstheme="minorHAnsi"/>
                <w:sz w:val="18"/>
                <w:szCs w:val="18"/>
              </w:rPr>
            </w:pPr>
            <w:r w:rsidRPr="001C31FC">
              <w:rPr>
                <w:rFonts w:cstheme="minorHAnsi"/>
                <w:sz w:val="18"/>
                <w:szCs w:val="18"/>
              </w:rPr>
              <w:t>&lt;&lt;Reference value from CF1R-</w:t>
            </w:r>
            <w:r w:rsidRPr="00621545">
              <w:rPr>
                <w:rFonts w:cstheme="minorHAnsi"/>
                <w:sz w:val="18"/>
                <w:szCs w:val="18"/>
              </w:rPr>
              <w:t>PRF</w:t>
            </w:r>
            <w:r w:rsidRPr="001C31FC">
              <w:rPr>
                <w:rFonts w:cstheme="minorHAnsi"/>
                <w:sz w:val="18"/>
                <w:szCs w:val="18"/>
              </w:rPr>
              <w:t xml:space="preserve">; </w:t>
            </w:r>
          </w:p>
          <w:p w14:paraId="58DB3B63" w14:textId="2FEA070E" w:rsidR="00E91074" w:rsidRPr="005828AE" w:rsidRDefault="00E91074" w:rsidP="00E91074">
            <w:pPr>
              <w:spacing w:after="0" w:line="240" w:lineRule="auto"/>
              <w:rPr>
                <w:rFonts w:cstheme="minorHAnsi"/>
                <w:sz w:val="18"/>
                <w:szCs w:val="18"/>
              </w:rPr>
            </w:pPr>
            <w:r w:rsidRPr="001C31FC">
              <w:rPr>
                <w:rFonts w:cstheme="minorHAnsi"/>
                <w:sz w:val="18"/>
                <w:szCs w:val="18"/>
              </w:rPr>
              <w:t>elseif prescriptive, then value = n/a&gt;&gt;</w:t>
            </w:r>
          </w:p>
        </w:tc>
        <w:tc>
          <w:tcPr>
            <w:tcW w:w="1354" w:type="dxa"/>
          </w:tcPr>
          <w:p w14:paraId="401D826C" w14:textId="77777777" w:rsidR="00E91074" w:rsidRDefault="00E91074" w:rsidP="00E91074">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G08; </w:t>
            </w:r>
          </w:p>
          <w:p w14:paraId="12D9655C" w14:textId="47213703" w:rsidR="00E91074" w:rsidRPr="005828AE" w:rsidRDefault="00E91074" w:rsidP="00E91074">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E91074" w:rsidRPr="00D37C06" w14:paraId="0FAC6841" w14:textId="25F918CB" w:rsidTr="00F63542">
        <w:trPr>
          <w:trHeight w:val="286"/>
        </w:trPr>
        <w:tc>
          <w:tcPr>
            <w:tcW w:w="974" w:type="dxa"/>
            <w:gridSpan w:val="2"/>
            <w:tcBorders>
              <w:bottom w:val="single" w:sz="4" w:space="0" w:color="000000"/>
            </w:tcBorders>
          </w:tcPr>
          <w:p w14:paraId="44C1B4AB" w14:textId="77777777" w:rsidR="00E91074" w:rsidRPr="00D37C06" w:rsidRDefault="00E91074" w:rsidP="00E91074">
            <w:pPr>
              <w:spacing w:after="0"/>
              <w:rPr>
                <w:sz w:val="20"/>
                <w:szCs w:val="20"/>
              </w:rPr>
            </w:pPr>
          </w:p>
        </w:tc>
        <w:tc>
          <w:tcPr>
            <w:tcW w:w="965" w:type="dxa"/>
            <w:tcBorders>
              <w:bottom w:val="single" w:sz="4" w:space="0" w:color="000000"/>
            </w:tcBorders>
          </w:tcPr>
          <w:p w14:paraId="563CDF4F" w14:textId="77777777" w:rsidR="00E91074" w:rsidRPr="00D37C06" w:rsidRDefault="00E91074" w:rsidP="00E91074">
            <w:pPr>
              <w:spacing w:after="0"/>
              <w:rPr>
                <w:sz w:val="20"/>
                <w:szCs w:val="20"/>
              </w:rPr>
            </w:pPr>
          </w:p>
        </w:tc>
        <w:tc>
          <w:tcPr>
            <w:tcW w:w="1251" w:type="dxa"/>
            <w:tcBorders>
              <w:bottom w:val="single" w:sz="4" w:space="0" w:color="000000"/>
            </w:tcBorders>
          </w:tcPr>
          <w:p w14:paraId="784FB5B5" w14:textId="77777777" w:rsidR="00E91074" w:rsidRPr="00D37C06" w:rsidRDefault="00E91074" w:rsidP="00E91074">
            <w:pPr>
              <w:spacing w:after="0"/>
              <w:rPr>
                <w:sz w:val="20"/>
                <w:szCs w:val="20"/>
              </w:rPr>
            </w:pPr>
          </w:p>
        </w:tc>
        <w:tc>
          <w:tcPr>
            <w:tcW w:w="1251" w:type="dxa"/>
            <w:tcBorders>
              <w:bottom w:val="single" w:sz="4" w:space="0" w:color="000000"/>
            </w:tcBorders>
          </w:tcPr>
          <w:p w14:paraId="24FAE30E" w14:textId="77777777" w:rsidR="00E91074" w:rsidRPr="00D37C06" w:rsidRDefault="00E91074" w:rsidP="00E91074">
            <w:pPr>
              <w:spacing w:after="0"/>
              <w:rPr>
                <w:sz w:val="20"/>
                <w:szCs w:val="20"/>
              </w:rPr>
            </w:pPr>
          </w:p>
        </w:tc>
        <w:tc>
          <w:tcPr>
            <w:tcW w:w="1251" w:type="dxa"/>
            <w:tcBorders>
              <w:bottom w:val="single" w:sz="4" w:space="0" w:color="000000"/>
            </w:tcBorders>
          </w:tcPr>
          <w:p w14:paraId="47E56521" w14:textId="77777777" w:rsidR="00E91074" w:rsidRPr="00D37C06" w:rsidRDefault="00E91074" w:rsidP="00E91074">
            <w:pPr>
              <w:spacing w:after="0"/>
              <w:rPr>
                <w:sz w:val="20"/>
                <w:szCs w:val="20"/>
              </w:rPr>
            </w:pPr>
          </w:p>
        </w:tc>
        <w:tc>
          <w:tcPr>
            <w:tcW w:w="1162" w:type="dxa"/>
            <w:tcBorders>
              <w:bottom w:val="single" w:sz="4" w:space="0" w:color="000000"/>
            </w:tcBorders>
          </w:tcPr>
          <w:p w14:paraId="4665830C" w14:textId="77777777" w:rsidR="00E91074" w:rsidRPr="00D37C06" w:rsidRDefault="00E91074" w:rsidP="00E91074">
            <w:pPr>
              <w:spacing w:after="0"/>
              <w:rPr>
                <w:sz w:val="20"/>
                <w:szCs w:val="20"/>
              </w:rPr>
            </w:pPr>
          </w:p>
        </w:tc>
        <w:tc>
          <w:tcPr>
            <w:tcW w:w="1341" w:type="dxa"/>
            <w:tcBorders>
              <w:bottom w:val="single" w:sz="4" w:space="0" w:color="000000"/>
            </w:tcBorders>
          </w:tcPr>
          <w:p w14:paraId="3F6137F4" w14:textId="77777777" w:rsidR="00E91074" w:rsidRPr="00D37C06" w:rsidRDefault="00E91074" w:rsidP="00E91074">
            <w:pPr>
              <w:spacing w:after="0"/>
              <w:rPr>
                <w:sz w:val="20"/>
                <w:szCs w:val="20"/>
              </w:rPr>
            </w:pPr>
          </w:p>
        </w:tc>
        <w:tc>
          <w:tcPr>
            <w:tcW w:w="1251" w:type="dxa"/>
            <w:tcBorders>
              <w:bottom w:val="single" w:sz="4" w:space="0" w:color="000000"/>
            </w:tcBorders>
          </w:tcPr>
          <w:p w14:paraId="2BA51216" w14:textId="77777777" w:rsidR="00E91074" w:rsidRPr="00D37C06" w:rsidRDefault="00E91074" w:rsidP="00E91074">
            <w:pPr>
              <w:spacing w:after="0"/>
              <w:rPr>
                <w:sz w:val="20"/>
                <w:szCs w:val="20"/>
              </w:rPr>
            </w:pPr>
          </w:p>
        </w:tc>
        <w:tc>
          <w:tcPr>
            <w:tcW w:w="1354" w:type="dxa"/>
            <w:tcBorders>
              <w:bottom w:val="single" w:sz="4" w:space="0" w:color="000000"/>
            </w:tcBorders>
          </w:tcPr>
          <w:p w14:paraId="6038FA70" w14:textId="77777777" w:rsidR="00E91074" w:rsidRPr="00D37C06" w:rsidRDefault="00E91074" w:rsidP="00E91074">
            <w:pPr>
              <w:spacing w:after="0"/>
              <w:rPr>
                <w:sz w:val="20"/>
                <w:szCs w:val="20"/>
              </w:rPr>
            </w:pPr>
          </w:p>
        </w:tc>
      </w:tr>
      <w:tr w:rsidR="00E91074" w14:paraId="201A940E" w14:textId="3D843704" w:rsidTr="00F63542">
        <w:trPr>
          <w:trHeight w:val="292"/>
        </w:trPr>
        <w:tc>
          <w:tcPr>
            <w:tcW w:w="443" w:type="dxa"/>
            <w:tcBorders>
              <w:top w:val="single" w:sz="4" w:space="0" w:color="auto"/>
            </w:tcBorders>
          </w:tcPr>
          <w:p w14:paraId="17A7E49C" w14:textId="28A0630B" w:rsidR="00E91074" w:rsidRPr="00AC2387" w:rsidRDefault="00E91074" w:rsidP="00E91074">
            <w:pPr>
              <w:spacing w:after="0"/>
              <w:rPr>
                <w:rFonts w:cstheme="minorHAnsi"/>
                <w:b/>
                <w:sz w:val="20"/>
                <w:szCs w:val="20"/>
              </w:rPr>
            </w:pPr>
            <w:r>
              <w:rPr>
                <w:rFonts w:cstheme="minorHAnsi"/>
                <w:sz w:val="20"/>
                <w:szCs w:val="18"/>
              </w:rPr>
              <w:t>08</w:t>
            </w:r>
          </w:p>
        </w:tc>
        <w:tc>
          <w:tcPr>
            <w:tcW w:w="10357" w:type="dxa"/>
            <w:gridSpan w:val="9"/>
            <w:tcBorders>
              <w:top w:val="single" w:sz="4" w:space="0" w:color="auto"/>
            </w:tcBorders>
          </w:tcPr>
          <w:p w14:paraId="143F5AD0" w14:textId="3052C082" w:rsidR="00E91074" w:rsidRPr="004B5988" w:rsidRDefault="00E91074" w:rsidP="00E91074">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91074" w14:paraId="17891BD3" w14:textId="5BE48658" w:rsidTr="00F63542">
        <w:trPr>
          <w:trHeight w:val="289"/>
        </w:trPr>
        <w:tc>
          <w:tcPr>
            <w:tcW w:w="443" w:type="dxa"/>
          </w:tcPr>
          <w:p w14:paraId="4BECD1D9" w14:textId="71F049F1" w:rsidR="00E91074" w:rsidRPr="00AC2387" w:rsidRDefault="00E91074" w:rsidP="00E91074">
            <w:pPr>
              <w:spacing w:after="0"/>
              <w:rPr>
                <w:rFonts w:cstheme="minorHAnsi"/>
                <w:b/>
                <w:sz w:val="20"/>
                <w:szCs w:val="20"/>
              </w:rPr>
            </w:pPr>
            <w:r>
              <w:rPr>
                <w:rFonts w:cstheme="minorHAnsi"/>
                <w:sz w:val="20"/>
                <w:szCs w:val="18"/>
              </w:rPr>
              <w:t>09</w:t>
            </w:r>
          </w:p>
        </w:tc>
        <w:tc>
          <w:tcPr>
            <w:tcW w:w="10357" w:type="dxa"/>
            <w:gridSpan w:val="9"/>
          </w:tcPr>
          <w:p w14:paraId="6902CAFD" w14:textId="204C7F69" w:rsidR="00E91074" w:rsidRPr="004B5988" w:rsidRDefault="00E91074" w:rsidP="00E91074">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91074" w14:paraId="68906DC7" w14:textId="02C1BE8E" w:rsidTr="00F63542">
        <w:trPr>
          <w:trHeight w:val="289"/>
        </w:trPr>
        <w:tc>
          <w:tcPr>
            <w:tcW w:w="443" w:type="dxa"/>
          </w:tcPr>
          <w:p w14:paraId="1D2D543F" w14:textId="31E366AB" w:rsidR="00E91074" w:rsidRPr="00AC2387" w:rsidRDefault="00E91074" w:rsidP="00E91074">
            <w:pPr>
              <w:spacing w:after="0"/>
              <w:rPr>
                <w:rFonts w:cstheme="minorHAnsi"/>
                <w:b/>
                <w:sz w:val="20"/>
                <w:szCs w:val="20"/>
              </w:rPr>
            </w:pPr>
            <w:r>
              <w:rPr>
                <w:rFonts w:cstheme="minorHAnsi"/>
                <w:sz w:val="20"/>
                <w:szCs w:val="18"/>
              </w:rPr>
              <w:t>10</w:t>
            </w:r>
          </w:p>
        </w:tc>
        <w:tc>
          <w:tcPr>
            <w:tcW w:w="10357" w:type="dxa"/>
            <w:gridSpan w:val="9"/>
          </w:tcPr>
          <w:p w14:paraId="5DB80628" w14:textId="1EFD3F2A" w:rsidR="00E91074" w:rsidRPr="004B5988" w:rsidRDefault="00E91074" w:rsidP="00E91074">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91074" w14:paraId="5DB97DDA" w14:textId="6F8186FF" w:rsidTr="00F63542">
        <w:trPr>
          <w:trHeight w:val="289"/>
        </w:trPr>
        <w:tc>
          <w:tcPr>
            <w:tcW w:w="443" w:type="dxa"/>
          </w:tcPr>
          <w:p w14:paraId="1DCB269F" w14:textId="531D5FC3" w:rsidR="00E91074" w:rsidRPr="00AC2387" w:rsidRDefault="00E91074" w:rsidP="00E91074">
            <w:pPr>
              <w:spacing w:after="0"/>
              <w:rPr>
                <w:rFonts w:cstheme="minorHAnsi"/>
                <w:b/>
                <w:sz w:val="20"/>
                <w:szCs w:val="20"/>
              </w:rPr>
            </w:pPr>
            <w:r>
              <w:rPr>
                <w:rFonts w:cstheme="minorHAnsi"/>
                <w:sz w:val="20"/>
                <w:szCs w:val="18"/>
              </w:rPr>
              <w:t>11</w:t>
            </w:r>
          </w:p>
        </w:tc>
        <w:tc>
          <w:tcPr>
            <w:tcW w:w="10357" w:type="dxa"/>
            <w:gridSpan w:val="9"/>
          </w:tcPr>
          <w:p w14:paraId="5724CE49" w14:textId="40348C0F" w:rsidR="00E91074" w:rsidRPr="004B5988" w:rsidRDefault="00E91074" w:rsidP="00E91074">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91074" w14:paraId="70BD58E3" w14:textId="09B5328D" w:rsidTr="00F63542">
        <w:trPr>
          <w:trHeight w:val="247"/>
        </w:trPr>
        <w:tc>
          <w:tcPr>
            <w:tcW w:w="10800" w:type="dxa"/>
            <w:gridSpan w:val="10"/>
          </w:tcPr>
          <w:p w14:paraId="07610991" w14:textId="30437BD6" w:rsidR="00E91074" w:rsidRPr="00236F4B" w:rsidRDefault="00E91074" w:rsidP="00E91074">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4F9920F3" w:rsidR="00B843FA" w:rsidRDefault="00B843FA">
      <w:pPr>
        <w:spacing w:after="0" w:line="240" w:lineRule="auto"/>
        <w:rPr>
          <w:rFonts w:asciiTheme="minorHAnsi" w:hAnsiTheme="minorHAnsi" w:cstheme="minorHAnsi"/>
          <w:sz w:val="18"/>
          <w:szCs w:val="18"/>
        </w:rPr>
      </w:pPr>
    </w:p>
    <w:tbl>
      <w:tblPr>
        <w:tblStyle w:val="TableGrid"/>
        <w:tblW w:w="10832" w:type="dxa"/>
        <w:tblLayout w:type="fixed"/>
        <w:tblLook w:val="04A0" w:firstRow="1" w:lastRow="0" w:firstColumn="1" w:lastColumn="0" w:noHBand="0" w:noVBand="1"/>
      </w:tblPr>
      <w:tblGrid>
        <w:gridCol w:w="967"/>
        <w:gridCol w:w="1070"/>
        <w:gridCol w:w="1243"/>
        <w:gridCol w:w="1243"/>
        <w:gridCol w:w="1243"/>
        <w:gridCol w:w="1243"/>
        <w:gridCol w:w="1332"/>
        <w:gridCol w:w="1243"/>
        <w:gridCol w:w="1248"/>
      </w:tblGrid>
      <w:tr w:rsidR="002027EC" w:rsidRPr="00352318" w14:paraId="29291855" w14:textId="739AFF49" w:rsidTr="00F63542">
        <w:trPr>
          <w:trHeight w:val="531"/>
        </w:trPr>
        <w:tc>
          <w:tcPr>
            <w:tcW w:w="10832" w:type="dxa"/>
            <w:gridSpan w:val="9"/>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541EDC1B" w14:textId="77777777" w:rsidR="002027EC" w:rsidRDefault="002027EC" w:rsidP="00975E71">
            <w:pPr>
              <w:spacing w:after="0" w:line="240" w:lineRule="auto"/>
              <w:rPr>
                <w:rFonts w:cstheme="minorHAnsi"/>
                <w:sz w:val="20"/>
                <w:szCs w:val="20"/>
              </w:rPr>
            </w:pPr>
            <w:r>
              <w:rPr>
                <w:rFonts w:cstheme="minorHAnsi"/>
                <w:sz w:val="20"/>
                <w:szCs w:val="20"/>
              </w:rPr>
              <w:t xml:space="preserve">For dwelling units with multiple systems, enter the master bath distance and kitchen distance </w:t>
            </w:r>
            <w:r w:rsidRPr="00F6062F">
              <w:rPr>
                <w:rFonts w:cstheme="minorHAnsi"/>
                <w:sz w:val="20"/>
                <w:szCs w:val="20"/>
              </w:rPr>
              <w:t>to the closest water heater, and enter the average of the furthest fixture to each water heater.</w:t>
            </w:r>
          </w:p>
          <w:p w14:paraId="1C407A79" w14:textId="2CE4DE62" w:rsidR="002027EC" w:rsidRDefault="002027EC" w:rsidP="00352318">
            <w:pPr>
              <w:spacing w:after="0" w:line="240" w:lineRule="auto"/>
              <w:rPr>
                <w:rFonts w:asciiTheme="minorHAnsi" w:hAnsiTheme="minorHAnsi" w:cstheme="minorHAnsi"/>
                <w:b/>
                <w:sz w:val="18"/>
                <w:szCs w:val="18"/>
              </w:rPr>
            </w:pPr>
            <w:r>
              <w:rPr>
                <w:rFonts w:cstheme="minorHAnsi"/>
                <w:sz w:val="20"/>
                <w:szCs w:val="20"/>
              </w:rPr>
              <w:t>&lt;&lt; Require one row of data, reporting the longest distances, for each dwelling unit identified in Section B</w:t>
            </w:r>
            <w:r w:rsidR="00FD3495">
              <w:rPr>
                <w:rFonts w:cstheme="minorHAnsi"/>
                <w:sz w:val="20"/>
                <w:szCs w:val="20"/>
              </w:rPr>
              <w:t xml:space="preserve"> or </w:t>
            </w:r>
            <w:r w:rsidR="004172FC">
              <w:rPr>
                <w:rFonts w:cstheme="minorHAnsi"/>
                <w:sz w:val="20"/>
                <w:szCs w:val="20"/>
              </w:rPr>
              <w:t>B2</w:t>
            </w:r>
            <w:r>
              <w:rPr>
                <w:rFonts w:cstheme="minorHAnsi"/>
                <w:sz w:val="20"/>
                <w:szCs w:val="20"/>
              </w:rPr>
              <w:t xml:space="preserve">. with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Pr>
                <w:rFonts w:cstheme="minorHAnsi"/>
                <w:sz w:val="20"/>
                <w:szCs w:val="20"/>
              </w:rPr>
              <w:t xml:space="preserve">= Basic. If no dwelling in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Pr>
                <w:rFonts w:cstheme="minorHAnsi"/>
                <w:sz w:val="20"/>
                <w:szCs w:val="20"/>
              </w:rPr>
              <w:t>= Basic, then display section header and standard “This section does not apply” message&gt;&gt;</w:t>
            </w:r>
          </w:p>
        </w:tc>
      </w:tr>
      <w:tr w:rsidR="00DF0572" w:rsidRPr="00352318" w14:paraId="3FF536DA" w14:textId="496AE5D0" w:rsidTr="00F63542">
        <w:trPr>
          <w:trHeight w:val="208"/>
        </w:trPr>
        <w:tc>
          <w:tcPr>
            <w:tcW w:w="967" w:type="dxa"/>
            <w:vAlign w:val="center"/>
          </w:tcPr>
          <w:p w14:paraId="28974C52"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70" w:type="dxa"/>
            <w:vAlign w:val="center"/>
          </w:tcPr>
          <w:p w14:paraId="4F57BEA7"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43" w:type="dxa"/>
            <w:vAlign w:val="center"/>
          </w:tcPr>
          <w:p w14:paraId="7439F6D7"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43" w:type="dxa"/>
            <w:vAlign w:val="center"/>
          </w:tcPr>
          <w:p w14:paraId="6EBF7EB4"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43" w:type="dxa"/>
            <w:vAlign w:val="center"/>
          </w:tcPr>
          <w:p w14:paraId="436CAF1C"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43" w:type="dxa"/>
            <w:vAlign w:val="center"/>
          </w:tcPr>
          <w:p w14:paraId="3B86986B"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32" w:type="dxa"/>
            <w:vAlign w:val="center"/>
          </w:tcPr>
          <w:p w14:paraId="35921325"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43" w:type="dxa"/>
          </w:tcPr>
          <w:p w14:paraId="21331F28" w14:textId="15E6C2CA"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43" w:type="dxa"/>
          </w:tcPr>
          <w:p w14:paraId="24FF3488" w14:textId="50CB8657"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DF0572" w:rsidRPr="00352318" w14:paraId="24EEA366" w14:textId="4A1AEE8B" w:rsidTr="00F63542">
        <w:trPr>
          <w:trHeight w:val="1754"/>
        </w:trPr>
        <w:tc>
          <w:tcPr>
            <w:tcW w:w="967" w:type="dxa"/>
            <w:vAlign w:val="bottom"/>
          </w:tcPr>
          <w:p w14:paraId="3D461CD1" w14:textId="709CA1FA" w:rsidR="00DF0572" w:rsidRPr="00352318" w:rsidRDefault="00DF0572" w:rsidP="00DF0572">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lastRenderedPageBreak/>
              <w:t>Dwelling</w:t>
            </w:r>
            <w:r w:rsidRPr="00352318">
              <w:rPr>
                <w:rFonts w:asciiTheme="minorHAnsi" w:hAnsiTheme="minorHAnsi" w:cstheme="minorHAnsi"/>
                <w:sz w:val="18"/>
                <w:szCs w:val="18"/>
              </w:rPr>
              <w:t xml:space="preserve"> Name</w:t>
            </w:r>
          </w:p>
        </w:tc>
        <w:tc>
          <w:tcPr>
            <w:tcW w:w="1070" w:type="dxa"/>
            <w:vAlign w:val="bottom"/>
          </w:tcPr>
          <w:p w14:paraId="45CC4CAD" w14:textId="77777777" w:rsidR="00DF0572" w:rsidRPr="00352318" w:rsidRDefault="00DF0572" w:rsidP="00DF0572">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43" w:type="dxa"/>
            <w:vAlign w:val="bottom"/>
          </w:tcPr>
          <w:p w14:paraId="49A65F04"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43" w:type="dxa"/>
            <w:vAlign w:val="bottom"/>
          </w:tcPr>
          <w:p w14:paraId="0E97F1F3"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243" w:type="dxa"/>
            <w:vAlign w:val="bottom"/>
          </w:tcPr>
          <w:p w14:paraId="7629B46A" w14:textId="09BC59D5"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43" w:type="dxa"/>
            <w:vAlign w:val="bottom"/>
          </w:tcPr>
          <w:p w14:paraId="38FB4F1A"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332" w:type="dxa"/>
            <w:vAlign w:val="bottom"/>
          </w:tcPr>
          <w:p w14:paraId="1C167762"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43" w:type="dxa"/>
            <w:vAlign w:val="bottom"/>
          </w:tcPr>
          <w:p w14:paraId="3A151305" w14:textId="2AED91F8" w:rsidR="00DF0572" w:rsidRPr="00352318" w:rsidRDefault="00DF0572" w:rsidP="00DF0572">
            <w:pPr>
              <w:spacing w:after="0" w:line="240" w:lineRule="auto"/>
              <w:rPr>
                <w:rFonts w:asciiTheme="minorHAnsi" w:hAnsiTheme="minorHAnsi" w:cstheme="minorHAnsi"/>
                <w:sz w:val="18"/>
                <w:szCs w:val="18"/>
              </w:rPr>
            </w:pPr>
            <w:r>
              <w:rPr>
                <w:rFonts w:cstheme="minorHAnsi"/>
                <w:sz w:val="18"/>
              </w:rPr>
              <w:t>Design Compactness Factor</w:t>
            </w:r>
          </w:p>
        </w:tc>
        <w:tc>
          <w:tcPr>
            <w:tcW w:w="1243" w:type="dxa"/>
            <w:vAlign w:val="bottom"/>
          </w:tcPr>
          <w:p w14:paraId="063E2191" w14:textId="7705B32D" w:rsidR="00DF0572" w:rsidRPr="00352318" w:rsidRDefault="00DF0572" w:rsidP="00DF0572">
            <w:pPr>
              <w:spacing w:after="0" w:line="240" w:lineRule="auto"/>
              <w:rPr>
                <w:rFonts w:asciiTheme="minorHAnsi" w:hAnsiTheme="minorHAnsi" w:cstheme="minorHAnsi"/>
                <w:sz w:val="18"/>
                <w:szCs w:val="18"/>
              </w:rPr>
            </w:pPr>
            <w:r>
              <w:rPr>
                <w:rFonts w:cstheme="minorHAnsi"/>
                <w:sz w:val="18"/>
              </w:rPr>
              <w:t>Calculated Compactness Factor</w:t>
            </w:r>
          </w:p>
        </w:tc>
      </w:tr>
      <w:tr w:rsidR="00DF0572" w:rsidRPr="00352318" w14:paraId="0538310C" w14:textId="02A189C8" w:rsidTr="00F63542">
        <w:trPr>
          <w:trHeight w:val="305"/>
        </w:trPr>
        <w:tc>
          <w:tcPr>
            <w:tcW w:w="967" w:type="dxa"/>
          </w:tcPr>
          <w:p w14:paraId="71FF4DC1" w14:textId="633430A3"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r>
              <w:rPr>
                <w:rFonts w:asciiTheme="minorHAnsi" w:hAnsiTheme="minorHAnsi" w:cstheme="minorHAnsi"/>
                <w:sz w:val="18"/>
                <w:szCs w:val="18"/>
              </w:rPr>
              <w:t xml:space="preserve"> or A2-01</w:t>
            </w:r>
            <w:r w:rsidRPr="00352318">
              <w:rPr>
                <w:rFonts w:asciiTheme="minorHAnsi" w:hAnsiTheme="minorHAnsi" w:cstheme="minorHAnsi"/>
                <w:sz w:val="18"/>
                <w:szCs w:val="18"/>
              </w:rPr>
              <w:t>&gt;&gt;</w:t>
            </w:r>
          </w:p>
        </w:tc>
        <w:tc>
          <w:tcPr>
            <w:tcW w:w="1070" w:type="dxa"/>
          </w:tcPr>
          <w:p w14:paraId="1EFC3064" w14:textId="7DB50B1E"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w:t>
            </w:r>
            <w:r w:rsidRPr="00352318" w:rsidDel="00DF0572">
              <w:rPr>
                <w:rFonts w:asciiTheme="minorHAnsi" w:hAnsiTheme="minorHAnsi" w:cstheme="minorHAnsi"/>
                <w:sz w:val="18"/>
                <w:szCs w:val="18"/>
              </w:rPr>
              <w:t xml:space="preserve"> </w:t>
            </w:r>
            <w:r w:rsidR="001B074E">
              <w:rPr>
                <w:rFonts w:asciiTheme="minorHAnsi" w:hAnsiTheme="minorHAnsi" w:cstheme="minorHAnsi"/>
                <w:sz w:val="18"/>
                <w:szCs w:val="18"/>
              </w:rPr>
              <w:t>if prescriptive or H03/H04/H05 are not in performance file, user select from list: 1, 2, 3; Else value = N/A</w:t>
            </w:r>
            <w:r w:rsidR="001B074E" w:rsidRPr="00352318">
              <w:rPr>
                <w:rFonts w:asciiTheme="minorHAnsi" w:hAnsiTheme="minorHAnsi" w:cstheme="minorHAnsi"/>
                <w:sz w:val="18"/>
                <w:szCs w:val="18"/>
              </w:rPr>
              <w:t xml:space="preserve"> </w:t>
            </w:r>
            <w:r w:rsidRPr="00352318">
              <w:rPr>
                <w:rFonts w:asciiTheme="minorHAnsi" w:hAnsiTheme="minorHAnsi" w:cstheme="minorHAnsi"/>
                <w:sz w:val="18"/>
                <w:szCs w:val="18"/>
              </w:rPr>
              <w:t>&gt;&gt;</w:t>
            </w:r>
          </w:p>
        </w:tc>
        <w:tc>
          <w:tcPr>
            <w:tcW w:w="1243" w:type="dxa"/>
          </w:tcPr>
          <w:p w14:paraId="4BD92439"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644F8BE0" w14:textId="5DF85090"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5AB6032A"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13A44697" w14:textId="0D7CBB65"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2034CAA7"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244F1A33" w14:textId="2760C7CC"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3" w:type="dxa"/>
          </w:tcPr>
          <w:p w14:paraId="09ACCC7B"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452D35C4" w14:textId="25787CC1"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r>
              <w:rPr>
                <w:rFonts w:asciiTheme="minorHAnsi" w:hAnsiTheme="minorHAnsi" w:cstheme="minorHAnsi"/>
                <w:sz w:val="18"/>
                <w:szCs w:val="18"/>
              </w:rPr>
              <w:t>or A2-07</w:t>
            </w:r>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H03*0.4)+(H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1A56BF86"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 or A2-07</w:t>
            </w:r>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32" w:type="dxa"/>
          </w:tcPr>
          <w:p w14:paraId="7C074C4F"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 Reference Value from CF1R-</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3F0763C4" w14:textId="16715A5A"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DF0572" w:rsidRPr="00352318" w:rsidRDefault="00DF0572" w:rsidP="00DF0572">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((a+b *CFA)/n) &gt;&gt;</w:t>
            </w:r>
          </w:p>
          <w:p w14:paraId="0C4EA135"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77777777" w:rsidR="00DF0572" w:rsidRPr="00352318" w:rsidRDefault="00DF0572" w:rsidP="00DF0572">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50F29482" w14:textId="6576FBA0" w:rsidR="00DF0572" w:rsidRPr="00352318" w:rsidRDefault="00DF0572" w:rsidP="00DF0572">
            <w:pPr>
              <w:spacing w:after="0" w:line="240" w:lineRule="auto"/>
              <w:rPr>
                <w:rFonts w:asciiTheme="minorHAnsi" w:hAnsiTheme="minorHAnsi" w:cstheme="minorBidi"/>
                <w:sz w:val="18"/>
                <w:szCs w:val="18"/>
              </w:rPr>
            </w:pPr>
            <w:r w:rsidRPr="2F6A1BB3">
              <w:rPr>
                <w:rFonts w:asciiTheme="minorHAnsi" w:hAnsiTheme="minorHAnsi" w:cstheme="minorBidi"/>
                <w:i/>
                <w:iCs/>
                <w:sz w:val="18"/>
                <w:szCs w:val="18"/>
              </w:rPr>
              <w:t>n = Number of water heaters in the dwelling unit from A05 or A2-04 (unitless).</w:t>
            </w:r>
            <w:r w:rsidRPr="2F6A1BB3">
              <w:rPr>
                <w:rFonts w:asciiTheme="minorHAnsi" w:hAnsiTheme="minorHAnsi" w:cstheme="minorBidi"/>
                <w:sz w:val="18"/>
                <w:szCs w:val="18"/>
              </w:rPr>
              <w:t xml:space="preserve"> </w:t>
            </w:r>
          </w:p>
        </w:tc>
        <w:tc>
          <w:tcPr>
            <w:tcW w:w="1243" w:type="dxa"/>
          </w:tcPr>
          <w:p w14:paraId="30B7CE9E" w14:textId="77777777" w:rsidR="00DF0572" w:rsidRPr="001C31FC" w:rsidRDefault="00DF0572" w:rsidP="00DF0572">
            <w:pPr>
              <w:spacing w:after="0" w:line="240" w:lineRule="auto"/>
              <w:rPr>
                <w:rFonts w:cstheme="minorHAnsi"/>
                <w:sz w:val="18"/>
                <w:szCs w:val="18"/>
              </w:rPr>
            </w:pPr>
            <w:r w:rsidRPr="001C31FC">
              <w:rPr>
                <w:rFonts w:cstheme="minorHAnsi"/>
                <w:sz w:val="18"/>
                <w:szCs w:val="18"/>
              </w:rPr>
              <w:t>&lt;&lt;Reference value from CF1R-</w:t>
            </w:r>
            <w:r w:rsidRPr="00BD3C19">
              <w:rPr>
                <w:rFonts w:cstheme="minorHAnsi"/>
                <w:sz w:val="18"/>
                <w:szCs w:val="18"/>
              </w:rPr>
              <w:t>PRF</w:t>
            </w:r>
            <w:r w:rsidRPr="001C31FC">
              <w:rPr>
                <w:rFonts w:cstheme="minorHAnsi"/>
                <w:sz w:val="18"/>
                <w:szCs w:val="18"/>
              </w:rPr>
              <w:t xml:space="preserve">; </w:t>
            </w:r>
          </w:p>
          <w:p w14:paraId="1C387D30" w14:textId="167E5440" w:rsidR="00DF0572" w:rsidRPr="00352318" w:rsidRDefault="00DF0572" w:rsidP="00DF0572">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43" w:type="dxa"/>
          </w:tcPr>
          <w:p w14:paraId="0772CE5B" w14:textId="77777777" w:rsidR="00DF0572" w:rsidRDefault="00DF0572" w:rsidP="00DF0572">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H08; </w:t>
            </w:r>
          </w:p>
          <w:p w14:paraId="0A2F7256" w14:textId="5A6327E3" w:rsidR="00DF0572" w:rsidRPr="00352318" w:rsidRDefault="00DF0572" w:rsidP="00DF0572">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DF0572" w:rsidRPr="00352318" w14:paraId="4738EBA2" w14:textId="28BA20CC" w:rsidTr="00F63542">
        <w:trPr>
          <w:trHeight w:val="221"/>
        </w:trPr>
        <w:tc>
          <w:tcPr>
            <w:tcW w:w="967" w:type="dxa"/>
          </w:tcPr>
          <w:p w14:paraId="57BE4976" w14:textId="77777777" w:rsidR="00DF0572" w:rsidRPr="00352318" w:rsidRDefault="00DF0572" w:rsidP="00DF0572">
            <w:pPr>
              <w:spacing w:after="0" w:line="240" w:lineRule="auto"/>
              <w:rPr>
                <w:rFonts w:asciiTheme="minorHAnsi" w:hAnsiTheme="minorHAnsi" w:cstheme="minorHAnsi"/>
                <w:sz w:val="18"/>
                <w:szCs w:val="18"/>
              </w:rPr>
            </w:pPr>
          </w:p>
        </w:tc>
        <w:tc>
          <w:tcPr>
            <w:tcW w:w="1070" w:type="dxa"/>
          </w:tcPr>
          <w:p w14:paraId="3A15253C"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584241D1"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00E3D2A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3F1547CE"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2E707C56" w14:textId="77777777" w:rsidR="00DF0572" w:rsidRPr="00352318" w:rsidRDefault="00DF0572" w:rsidP="00DF0572">
            <w:pPr>
              <w:spacing w:after="0" w:line="240" w:lineRule="auto"/>
              <w:rPr>
                <w:rFonts w:asciiTheme="minorHAnsi" w:hAnsiTheme="minorHAnsi" w:cstheme="minorHAnsi"/>
                <w:sz w:val="18"/>
                <w:szCs w:val="18"/>
              </w:rPr>
            </w:pPr>
          </w:p>
        </w:tc>
        <w:tc>
          <w:tcPr>
            <w:tcW w:w="1332" w:type="dxa"/>
          </w:tcPr>
          <w:p w14:paraId="2C5EADA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6AEAB819" w14:textId="77777777" w:rsidR="00DF0572" w:rsidRPr="00352318" w:rsidRDefault="00DF0572" w:rsidP="00DF0572">
            <w:pPr>
              <w:spacing w:after="0" w:line="240" w:lineRule="auto"/>
              <w:rPr>
                <w:rFonts w:asciiTheme="minorHAnsi" w:hAnsiTheme="minorHAnsi" w:cstheme="minorHAnsi"/>
                <w:sz w:val="18"/>
                <w:szCs w:val="18"/>
              </w:rPr>
            </w:pPr>
          </w:p>
        </w:tc>
        <w:tc>
          <w:tcPr>
            <w:tcW w:w="1243" w:type="dxa"/>
          </w:tcPr>
          <w:p w14:paraId="0788EA9C" w14:textId="77777777" w:rsidR="00DF0572" w:rsidRPr="00352318" w:rsidRDefault="00DF0572" w:rsidP="00DF0572">
            <w:pPr>
              <w:spacing w:after="0" w:line="240" w:lineRule="auto"/>
              <w:rPr>
                <w:rFonts w:asciiTheme="minorHAnsi" w:hAnsiTheme="minorHAnsi" w:cstheme="minorHAnsi"/>
                <w:sz w:val="18"/>
                <w:szCs w:val="18"/>
              </w:rPr>
            </w:pPr>
          </w:p>
        </w:tc>
      </w:tr>
      <w:tr w:rsidR="00DF0572" w:rsidRPr="00352318" w14:paraId="4253E6CC" w14:textId="0ED1E51E" w:rsidTr="00F63542">
        <w:trPr>
          <w:trHeight w:val="208"/>
        </w:trPr>
        <w:tc>
          <w:tcPr>
            <w:tcW w:w="10832" w:type="dxa"/>
            <w:gridSpan w:val="9"/>
          </w:tcPr>
          <w:p w14:paraId="254F75E2" w14:textId="4DBA7920" w:rsidR="00DF0572" w:rsidRPr="00352318" w:rsidRDefault="00DF0572" w:rsidP="00DF0572">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14:paraId="0C0276EB" w14:textId="77777777" w:rsidTr="00690C6A">
        <w:trPr>
          <w:cantSplit/>
          <w:trHeight w:val="300"/>
        </w:trPr>
        <w:tc>
          <w:tcPr>
            <w:tcW w:w="1705" w:type="dxa"/>
            <w:shd w:val="clear" w:color="auto" w:fill="auto"/>
            <w:noWrap/>
          </w:tcPr>
          <w:p w14:paraId="15B5D841" w14:textId="77777777" w:rsidR="00877BF9" w:rsidRPr="008D6F63" w:rsidRDefault="00877BF9" w:rsidP="00877BF9">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A29D14" w14:textId="2B667406" w:rsidR="00877BF9" w:rsidRPr="009F7E94"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r w:rsidR="00141137">
              <w:rPr>
                <w:rFonts w:asciiTheme="minorHAnsi" w:eastAsiaTheme="minorEastAsia" w:hAnsiTheme="minorHAnsi" w:cstheme="minorBidi"/>
                <w:sz w:val="18"/>
                <w:szCs w:val="18"/>
              </w:rPr>
              <w:t xml:space="preserve"> </w:t>
            </w:r>
            <w:r w:rsidR="00444DF8">
              <w:rPr>
                <w:rFonts w:asciiTheme="minorHAnsi" w:eastAsiaTheme="minorEastAsia" w:hAnsiTheme="minorHAnsi" w:cstheme="minorBidi"/>
                <w:sz w:val="18"/>
                <w:szCs w:val="18"/>
              </w:rPr>
              <w:t>O</w:t>
            </w:r>
            <w:r w:rsidR="00141137">
              <w:rPr>
                <w:rFonts w:asciiTheme="minorHAnsi" w:eastAsiaTheme="minorEastAsia" w:hAnsiTheme="minorHAnsi" w:cstheme="minorBidi"/>
                <w:sz w:val="18"/>
                <w:szCs w:val="18"/>
              </w:rPr>
              <w:t>r A2-</w:t>
            </w:r>
            <w:r w:rsidR="00444DF8">
              <w:rPr>
                <w:rFonts w:asciiTheme="minorHAnsi" w:eastAsiaTheme="minorEastAsia" w:hAnsiTheme="minorHAnsi" w:cstheme="minorBidi"/>
                <w:sz w:val="18"/>
                <w:szCs w:val="18"/>
              </w:rPr>
              <w:t>07</w:t>
            </w:r>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7C35F393" w14:textId="1C71010D" w:rsidR="00877BF9" w:rsidRPr="008D6F63" w:rsidRDefault="00877BF9" w:rsidP="00877BF9">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36422212" w14:textId="7A877B42" w:rsidR="00877BF9" w:rsidRPr="005828AE" w:rsidRDefault="00877BF9" w:rsidP="00877BF9">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75464">
              <w:rPr>
                <w:rFonts w:asciiTheme="minorHAnsi" w:eastAsiaTheme="minorEastAsia" w:hAnsiTheme="minorHAnsi" w:cstheme="minorBidi"/>
                <w:sz w:val="18"/>
                <w:szCs w:val="18"/>
              </w:rPr>
              <w:t xml:space="preserve"> (A</w:t>
            </w:r>
            <w:r w:rsidR="00F349F6">
              <w:rPr>
                <w:rFonts w:asciiTheme="minorHAnsi" w:eastAsiaTheme="minorEastAsia" w:hAnsiTheme="minorHAnsi" w:cstheme="minorBidi"/>
                <w:sz w:val="18"/>
                <w:szCs w:val="18"/>
              </w:rPr>
              <w:t>10</w:t>
            </w:r>
            <w:r w:rsidR="00444DF8">
              <w:rPr>
                <w:rFonts w:asciiTheme="minorHAnsi" w:eastAsiaTheme="minorEastAsia" w:hAnsiTheme="minorHAnsi" w:cstheme="minorBidi"/>
                <w:sz w:val="18"/>
                <w:szCs w:val="18"/>
              </w:rPr>
              <w:t xml:space="preserve"> Or</w:t>
            </w:r>
            <w:r w:rsidR="00F45E45">
              <w:rPr>
                <w:rFonts w:asciiTheme="minorHAnsi" w:eastAsiaTheme="minorEastAsia" w:hAnsiTheme="minorHAnsi" w:cstheme="minorBidi"/>
                <w:sz w:val="18"/>
                <w:szCs w:val="18"/>
              </w:rPr>
              <w:t xml:space="preserve"> A2-07</w:t>
            </w:r>
            <w:r w:rsidR="00975464">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 </w:t>
            </w:r>
          </w:p>
          <w:p w14:paraId="3CCE56EC" w14:textId="4D30BE9A" w:rsidR="00877BF9" w:rsidRPr="008D6F63" w:rsidRDefault="00877BF9" w:rsidP="00357C89">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2E973C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10B5D2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27732B9" w14:textId="77777777" w:rsidTr="00690C6A">
        <w:trPr>
          <w:cantSplit/>
          <w:trHeight w:val="170"/>
        </w:trPr>
        <w:tc>
          <w:tcPr>
            <w:tcW w:w="1705" w:type="dxa"/>
            <w:shd w:val="clear" w:color="auto" w:fill="auto"/>
            <w:noWrap/>
            <w:hideMark/>
          </w:tcPr>
          <w:p w14:paraId="5598DA9B"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64073FDA"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05297C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2393EFE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7D66F94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877BF9" w:rsidRPr="008D6F63" w14:paraId="0DF3082F" w14:textId="77777777" w:rsidTr="00690C6A">
        <w:trPr>
          <w:cantSplit/>
          <w:trHeight w:val="215"/>
        </w:trPr>
        <w:tc>
          <w:tcPr>
            <w:tcW w:w="1705" w:type="dxa"/>
            <w:shd w:val="clear" w:color="auto" w:fill="auto"/>
            <w:noWrap/>
            <w:hideMark/>
          </w:tcPr>
          <w:p w14:paraId="61E1DA1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307994E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435334B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6A1B4565"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334234D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877BF9" w:rsidRPr="008D6F63" w14:paraId="6BADE230" w14:textId="77777777" w:rsidTr="00690C6A">
        <w:trPr>
          <w:cantSplit/>
          <w:trHeight w:val="152"/>
        </w:trPr>
        <w:tc>
          <w:tcPr>
            <w:tcW w:w="1705" w:type="dxa"/>
            <w:shd w:val="clear" w:color="auto" w:fill="auto"/>
            <w:noWrap/>
            <w:hideMark/>
          </w:tcPr>
          <w:p w14:paraId="3F8DBD4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3BA239B6"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598CBF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079991CC"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97AEB9E"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877BF9" w:rsidRPr="008D6F63" w14:paraId="5E679E9A" w14:textId="77777777" w:rsidTr="00690C6A">
        <w:trPr>
          <w:cantSplit/>
          <w:trHeight w:val="152"/>
        </w:trPr>
        <w:tc>
          <w:tcPr>
            <w:tcW w:w="1705" w:type="dxa"/>
            <w:shd w:val="clear" w:color="auto" w:fill="auto"/>
            <w:noWrap/>
          </w:tcPr>
          <w:p w14:paraId="01966F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0E62C85A"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4E4D0D58"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7D05D1F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7EACE37B"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6F241DBD" w14:textId="499FEE21"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795DDA9" w14:textId="177F38FD"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2B657BEE" w14:textId="06BA02F4"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6F5023A3" w14:textId="290FF13B"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044F7F69" w14:textId="77777777" w:rsidTr="00690C6A">
        <w:trPr>
          <w:cantSplit/>
          <w:trHeight w:val="152"/>
        </w:trPr>
        <w:tc>
          <w:tcPr>
            <w:tcW w:w="1705" w:type="dxa"/>
            <w:shd w:val="clear" w:color="auto" w:fill="auto"/>
            <w:noWrap/>
          </w:tcPr>
          <w:p w14:paraId="40478FD8" w14:textId="63A62CD0" w:rsidR="00877BF9" w:rsidRPr="0006728B" w:rsidRDefault="00877BF9" w:rsidP="00877BF9">
            <w:pPr>
              <w:spacing w:after="0" w:line="240" w:lineRule="auto"/>
              <w:jc w:val="center"/>
              <w:rPr>
                <w:sz w:val="18"/>
                <w:u w:val="single"/>
                <w:lang w:eastAsia="x-none"/>
              </w:rPr>
            </w:pPr>
          </w:p>
        </w:tc>
        <w:tc>
          <w:tcPr>
            <w:tcW w:w="1800" w:type="dxa"/>
            <w:shd w:val="clear" w:color="auto" w:fill="auto"/>
            <w:noWrap/>
          </w:tcPr>
          <w:p w14:paraId="14662BC3" w14:textId="7912133B" w:rsidR="00877BF9" w:rsidRPr="0006728B" w:rsidRDefault="00877BF9" w:rsidP="00877BF9">
            <w:pPr>
              <w:spacing w:after="0" w:line="240" w:lineRule="auto"/>
              <w:jc w:val="center"/>
              <w:rPr>
                <w:sz w:val="18"/>
                <w:u w:val="single"/>
                <w:lang w:eastAsia="x-none"/>
              </w:rPr>
            </w:pPr>
          </w:p>
        </w:tc>
        <w:tc>
          <w:tcPr>
            <w:tcW w:w="1710" w:type="dxa"/>
            <w:shd w:val="clear" w:color="auto" w:fill="auto"/>
            <w:noWrap/>
          </w:tcPr>
          <w:p w14:paraId="2EA98699" w14:textId="4578BF4F" w:rsidR="00877BF9" w:rsidRPr="0006728B" w:rsidRDefault="00877BF9" w:rsidP="00877BF9">
            <w:pPr>
              <w:spacing w:after="0" w:line="240" w:lineRule="auto"/>
              <w:jc w:val="center"/>
              <w:rPr>
                <w:sz w:val="18"/>
                <w:u w:val="single"/>
                <w:lang w:eastAsia="x-none"/>
              </w:rPr>
            </w:pPr>
          </w:p>
        </w:tc>
        <w:tc>
          <w:tcPr>
            <w:tcW w:w="1350" w:type="dxa"/>
            <w:shd w:val="clear" w:color="auto" w:fill="auto"/>
            <w:noWrap/>
          </w:tcPr>
          <w:p w14:paraId="389D5C3F" w14:textId="445023B9" w:rsidR="00877BF9" w:rsidRPr="0006728B" w:rsidRDefault="00877BF9" w:rsidP="00877BF9">
            <w:pPr>
              <w:spacing w:after="0" w:line="240" w:lineRule="auto"/>
              <w:jc w:val="center"/>
              <w:rPr>
                <w:sz w:val="18"/>
                <w:u w:val="single"/>
                <w:lang w:eastAsia="x-none"/>
              </w:rPr>
            </w:pPr>
          </w:p>
        </w:tc>
        <w:tc>
          <w:tcPr>
            <w:tcW w:w="1260" w:type="dxa"/>
            <w:shd w:val="clear" w:color="auto" w:fill="auto"/>
            <w:noWrap/>
          </w:tcPr>
          <w:p w14:paraId="07E8AD5D" w14:textId="51774ADF" w:rsidR="00877BF9" w:rsidRPr="0006728B" w:rsidRDefault="00877BF9" w:rsidP="00877BF9">
            <w:pPr>
              <w:spacing w:after="0" w:line="240" w:lineRule="auto"/>
              <w:jc w:val="center"/>
              <w:rPr>
                <w:sz w:val="18"/>
                <w:u w:val="single"/>
                <w:lang w:eastAsia="x-none"/>
              </w:rPr>
            </w:pPr>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0795" w:type="dxa"/>
        <w:tblLook w:val="04A0" w:firstRow="1" w:lastRow="0" w:firstColumn="1" w:lastColumn="0" w:noHBand="0" w:noVBand="1"/>
      </w:tblPr>
      <w:tblGrid>
        <w:gridCol w:w="1141"/>
        <w:gridCol w:w="752"/>
        <w:gridCol w:w="481"/>
        <w:gridCol w:w="1508"/>
        <w:gridCol w:w="459"/>
        <w:gridCol w:w="754"/>
        <w:gridCol w:w="2045"/>
        <w:gridCol w:w="1988"/>
        <w:gridCol w:w="1667"/>
      </w:tblGrid>
      <w:tr w:rsidR="0014411D" w:rsidRPr="00323F2C" w14:paraId="7114CB0E" w14:textId="77777777" w:rsidTr="00F63542">
        <w:trPr>
          <w:trHeight w:val="353"/>
        </w:trPr>
        <w:tc>
          <w:tcPr>
            <w:tcW w:w="10795"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16231919"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r w:rsidR="008D55F7">
              <w:rPr>
                <w:rFonts w:asciiTheme="minorHAnsi" w:hAnsiTheme="minorHAnsi" w:cstheme="minorHAnsi"/>
                <w:sz w:val="18"/>
                <w:szCs w:val="18"/>
              </w:rPr>
              <w:t xml:space="preserve"> or</w:t>
            </w:r>
            <w:r w:rsidR="00F45E45">
              <w:rPr>
                <w:rFonts w:asciiTheme="minorHAnsi" w:hAnsiTheme="minorHAnsi" w:cstheme="minorHAnsi"/>
                <w:sz w:val="18"/>
                <w:szCs w:val="18"/>
              </w:rPr>
              <w:t>B2</w:t>
            </w:r>
            <w:r w:rsidR="00232426">
              <w:rPr>
                <w:rFonts w:asciiTheme="minorHAnsi" w:hAnsiTheme="minorHAnsi" w:cstheme="minorHAnsi"/>
                <w:sz w:val="18"/>
                <w:szCs w:val="18"/>
              </w:rPr>
              <w:t xml:space="preserve">. with B12 </w:t>
            </w:r>
            <w:r w:rsidR="008D55F7">
              <w:rPr>
                <w:rFonts w:asciiTheme="minorHAnsi" w:hAnsiTheme="minorHAnsi" w:cstheme="minorHAnsi"/>
                <w:sz w:val="18"/>
                <w:szCs w:val="18"/>
              </w:rPr>
              <w:t xml:space="preserve">or </w:t>
            </w:r>
            <w:r w:rsidR="00F45E45">
              <w:rPr>
                <w:rFonts w:asciiTheme="minorHAnsi" w:hAnsiTheme="minorHAnsi" w:cstheme="minorHAnsi"/>
                <w:sz w:val="18"/>
                <w:szCs w:val="18"/>
              </w:rPr>
              <w:t>B2</w:t>
            </w:r>
            <w:r w:rsidR="009C1825">
              <w:rPr>
                <w:rFonts w:asciiTheme="minorHAnsi" w:hAnsiTheme="minorHAnsi" w:cstheme="minorHAnsi"/>
                <w:sz w:val="18"/>
                <w:szCs w:val="18"/>
              </w:rPr>
              <w:t>-</w:t>
            </w:r>
            <w:r w:rsidR="008D55F7">
              <w:rPr>
                <w:rFonts w:asciiTheme="minorHAnsi" w:hAnsiTheme="minorHAnsi" w:cstheme="minorHAnsi"/>
                <w:sz w:val="18"/>
                <w:szCs w:val="18"/>
              </w:rPr>
              <w:t xml:space="preserve">09 </w:t>
            </w:r>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F63542">
        <w:trPr>
          <w:trHeight w:val="144"/>
        </w:trPr>
        <w:tc>
          <w:tcPr>
            <w:tcW w:w="10795"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F63542">
        <w:trPr>
          <w:trHeight w:val="335"/>
        </w:trPr>
        <w:tc>
          <w:tcPr>
            <w:tcW w:w="1883"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50"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01"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659"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F63542">
        <w:trPr>
          <w:trHeight w:val="144"/>
        </w:trPr>
        <w:tc>
          <w:tcPr>
            <w:tcW w:w="1883"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50"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01"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659"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F63542">
        <w:trPr>
          <w:trHeight w:val="144"/>
        </w:trPr>
        <w:tc>
          <w:tcPr>
            <w:tcW w:w="1883" w:type="dxa"/>
            <w:gridSpan w:val="2"/>
          </w:tcPr>
          <w:p w14:paraId="6D1B373A" w14:textId="5B868010"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r w:rsidR="008D55F7">
              <w:rPr>
                <w:rFonts w:asciiTheme="minorHAnsi" w:eastAsia="Times New Roman" w:hAnsiTheme="minorHAnsi" w:cstheme="minorHAnsi"/>
                <w:sz w:val="18"/>
                <w:szCs w:val="18"/>
              </w:rPr>
              <w:t xml:space="preserve"> or </w:t>
            </w:r>
            <w:r w:rsidR="00007F2A">
              <w:rPr>
                <w:rFonts w:asciiTheme="minorHAnsi" w:eastAsia="Times New Roman" w:hAnsiTheme="minorHAnsi" w:cstheme="minorHAnsi"/>
                <w:sz w:val="18"/>
                <w:szCs w:val="18"/>
              </w:rPr>
              <w:t>A2-</w:t>
            </w:r>
            <w:r w:rsidR="008D55F7">
              <w:rPr>
                <w:rFonts w:asciiTheme="minorHAnsi" w:eastAsia="Times New Roman" w:hAnsiTheme="minorHAnsi" w:cstheme="minorHAnsi"/>
                <w:sz w:val="18"/>
                <w:szCs w:val="18"/>
              </w:rPr>
              <w:t>02</w:t>
            </w:r>
            <w:r>
              <w:rPr>
                <w:rFonts w:asciiTheme="minorHAnsi" w:eastAsia="Times New Roman" w:hAnsiTheme="minorHAnsi" w:cstheme="minorHAnsi"/>
                <w:sz w:val="18"/>
                <w:szCs w:val="18"/>
              </w:rPr>
              <w:t>&gt;&gt;</w:t>
            </w:r>
          </w:p>
        </w:tc>
        <w:tc>
          <w:tcPr>
            <w:tcW w:w="2450" w:type="dxa"/>
            <w:gridSpan w:val="3"/>
          </w:tcPr>
          <w:p w14:paraId="5CEDB376" w14:textId="77777777"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r w:rsidR="000C2529">
              <w:rPr>
                <w:rFonts w:asciiTheme="minorHAnsi" w:eastAsia="Times New Roman" w:hAnsiTheme="minorHAnsi" w:cstheme="minorHAnsi"/>
                <w:sz w:val="18"/>
                <w:szCs w:val="18"/>
              </w:rPr>
              <w:t>CF1R-</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01" w:type="dxa"/>
            <w:gridSpan w:val="2"/>
          </w:tcPr>
          <w:p w14:paraId="594ED29E" w14:textId="77777777"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659" w:type="dxa"/>
            <w:gridSpan w:val="2"/>
          </w:tcPr>
          <w:p w14:paraId="5B1DF4AD" w14:textId="77777777"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F63542">
        <w:trPr>
          <w:trHeight w:val="144"/>
        </w:trPr>
        <w:tc>
          <w:tcPr>
            <w:tcW w:w="1883"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50"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01"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659"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F63542">
        <w:trPr>
          <w:trHeight w:val="144"/>
        </w:trPr>
        <w:tc>
          <w:tcPr>
            <w:tcW w:w="10795"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F63542">
        <w:trPr>
          <w:trHeight w:val="144"/>
        </w:trPr>
        <w:tc>
          <w:tcPr>
            <w:tcW w:w="1131"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10"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213"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47"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991"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667"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F63542">
        <w:trPr>
          <w:trHeight w:val="144"/>
        </w:trPr>
        <w:tc>
          <w:tcPr>
            <w:tcW w:w="1131"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10"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213"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047"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1991"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667"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F63542">
        <w:trPr>
          <w:trHeight w:val="189"/>
        </w:trPr>
        <w:tc>
          <w:tcPr>
            <w:tcW w:w="1131" w:type="dxa"/>
          </w:tcPr>
          <w:p w14:paraId="09E6E542" w14:textId="5FB93215"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r w:rsidR="00B55A00">
              <w:rPr>
                <w:rFonts w:asciiTheme="minorHAnsi" w:eastAsia="Times New Roman" w:hAnsiTheme="minorHAnsi" w:cstheme="minorHAnsi"/>
                <w:sz w:val="18"/>
                <w:szCs w:val="18"/>
              </w:rPr>
              <w:t>B</w:t>
            </w:r>
            <w:r>
              <w:rPr>
                <w:rFonts w:asciiTheme="minorHAnsi" w:eastAsia="Times New Roman" w:hAnsiTheme="minorHAnsi" w:cstheme="minorHAnsi"/>
                <w:sz w:val="18"/>
                <w:szCs w:val="18"/>
              </w:rPr>
              <w:t>02</w:t>
            </w:r>
            <w:r w:rsidR="00B55A00">
              <w:rPr>
                <w:rFonts w:asciiTheme="minorHAnsi" w:eastAsia="Times New Roman" w:hAnsiTheme="minorHAnsi" w:cstheme="minorHAnsi"/>
                <w:sz w:val="18"/>
                <w:szCs w:val="18"/>
              </w:rPr>
              <w:t xml:space="preserve"> or </w:t>
            </w:r>
            <w:r w:rsidR="002626A8">
              <w:rPr>
                <w:rFonts w:asciiTheme="minorHAnsi" w:eastAsia="Times New Roman" w:hAnsiTheme="minorHAnsi" w:cstheme="minorHAnsi"/>
                <w:sz w:val="18"/>
                <w:szCs w:val="18"/>
              </w:rPr>
              <w:t>B2-</w:t>
            </w:r>
            <w:r w:rsidR="00B55A00">
              <w:rPr>
                <w:rFonts w:asciiTheme="minorHAnsi" w:eastAsia="Times New Roman" w:hAnsiTheme="minorHAnsi" w:cstheme="minorHAnsi"/>
                <w:sz w:val="18"/>
                <w:szCs w:val="18"/>
              </w:rPr>
              <w:t>02</w:t>
            </w:r>
            <w:r w:rsidR="00C16194">
              <w:rPr>
                <w:rFonts w:asciiTheme="minorHAnsi" w:eastAsia="Times New Roman" w:hAnsiTheme="minorHAnsi" w:cstheme="minorHAnsi"/>
                <w:sz w:val="18"/>
                <w:szCs w:val="18"/>
              </w:rPr>
              <w:t>&gt;&gt;</w:t>
            </w:r>
          </w:p>
        </w:tc>
        <w:tc>
          <w:tcPr>
            <w:tcW w:w="1233"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10"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213"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047"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991"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667"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&lt;&lt;user select from list: Yes or No&gt;&gt;</w:t>
            </w:r>
          </w:p>
        </w:tc>
      </w:tr>
      <w:tr w:rsidR="00C16194" w:rsidRPr="00323F2C" w14:paraId="6FCEBAFC" w14:textId="77777777" w:rsidTr="00F63542">
        <w:trPr>
          <w:trHeight w:val="189"/>
        </w:trPr>
        <w:tc>
          <w:tcPr>
            <w:tcW w:w="1131"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10"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13"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47"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991"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7"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13372191" w14:textId="77777777" w:rsidTr="00F63542">
        <w:trPr>
          <w:trHeight w:val="189"/>
        </w:trPr>
        <w:tc>
          <w:tcPr>
            <w:tcW w:w="1131" w:type="dxa"/>
          </w:tcPr>
          <w:p w14:paraId="125D28B5" w14:textId="4A9EC579"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663" w:type="dxa"/>
            <w:gridSpan w:val="8"/>
          </w:tcPr>
          <w:p w14:paraId="453EBF21" w14:textId="6F5A54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C16194" w:rsidRPr="00323F2C" w14:paraId="56DA45F1" w14:textId="77777777" w:rsidTr="00F63542">
        <w:trPr>
          <w:trHeight w:val="189"/>
        </w:trPr>
        <w:tc>
          <w:tcPr>
            <w:tcW w:w="1131" w:type="dxa"/>
          </w:tcPr>
          <w:p w14:paraId="6D8B6115" w14:textId="480A8C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663" w:type="dxa"/>
            <w:gridSpan w:val="8"/>
          </w:tcPr>
          <w:p w14:paraId="4CE3B66D" w14:textId="0F4C135B"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C16194" w:rsidRPr="00323F2C" w14:paraId="65A75D61" w14:textId="77777777" w:rsidTr="00F63542">
        <w:trPr>
          <w:trHeight w:val="189"/>
        </w:trPr>
        <w:tc>
          <w:tcPr>
            <w:tcW w:w="1131" w:type="dxa"/>
          </w:tcPr>
          <w:p w14:paraId="1CD0DFEC" w14:textId="57CDFF85"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663" w:type="dxa"/>
            <w:gridSpan w:val="8"/>
          </w:tcPr>
          <w:p w14:paraId="64427C4C" w14:textId="39E19848" w:rsidR="00C16194" w:rsidRPr="00935859"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C16194" w:rsidRPr="00323F2C" w14:paraId="2897199D" w14:textId="77777777" w:rsidTr="00F63542">
        <w:trPr>
          <w:trHeight w:val="261"/>
        </w:trPr>
        <w:tc>
          <w:tcPr>
            <w:tcW w:w="10795"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1E9943C9" w14:textId="77777777" w:rsidR="002E14A5" w:rsidRDefault="001938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AD" w14:textId="5EC3451D" w:rsidR="007305A1" w:rsidRPr="00236F4B" w:rsidRDefault="007305A1"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r w:rsidR="008275A6">
              <w:rPr>
                <w:rFonts w:asciiTheme="minorHAnsi" w:hAnsiTheme="minorHAnsi" w:cstheme="minorHAnsi"/>
                <w:sz w:val="18"/>
                <w:szCs w:val="18"/>
              </w:rPr>
              <w:t xml:space="preserve">or </w:t>
            </w:r>
            <w:r w:rsidR="002626A8">
              <w:rPr>
                <w:rFonts w:asciiTheme="minorHAnsi" w:hAnsiTheme="minorHAnsi" w:cstheme="minorHAnsi"/>
                <w:sz w:val="18"/>
                <w:szCs w:val="18"/>
              </w:rPr>
              <w:t>A2-</w:t>
            </w:r>
            <w:r w:rsidR="008275A6">
              <w:rPr>
                <w:rFonts w:asciiTheme="minorHAnsi" w:hAnsiTheme="minorHAnsi" w:cstheme="minorHAnsi"/>
                <w:sz w:val="18"/>
                <w:szCs w:val="18"/>
              </w:rPr>
              <w:t xml:space="preserve">07 </w:t>
            </w:r>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10215"/>
      </w:tblGrid>
      <w:tr w:rsidR="00064F9C" w:rsidRPr="00323F2C" w14:paraId="0F7F46BA" w14:textId="77777777" w:rsidTr="00236F4B">
        <w:trPr>
          <w:trHeight w:hRule="exact" w:val="712"/>
          <w:tblHeader/>
        </w:trPr>
        <w:tc>
          <w:tcPr>
            <w:tcW w:w="10998" w:type="dxa"/>
            <w:gridSpan w:val="2"/>
            <w:tcBorders>
              <w:bottom w:val="single" w:sz="4" w:space="0" w:color="auto"/>
            </w:tcBorders>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4EF1139" w14:textId="77777777" w:rsidR="00825ED4"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Systems that utilize this distribution type shall comply with these requirements</w:t>
            </w:r>
            <w:r w:rsidR="00092950" w:rsidRPr="00236F4B">
              <w:rPr>
                <w:rFonts w:asciiTheme="minorHAnsi" w:hAnsiTheme="minorHAnsi" w:cstheme="minorHAnsi"/>
                <w:sz w:val="18"/>
                <w:szCs w:val="18"/>
              </w:rPr>
              <w:t>.</w:t>
            </w:r>
            <w:r w:rsidR="00641F8E">
              <w:rPr>
                <w:rFonts w:asciiTheme="minorHAnsi" w:hAnsiTheme="minorHAnsi" w:cstheme="minorHAnsi"/>
                <w:sz w:val="18"/>
                <w:szCs w:val="18"/>
              </w:rPr>
              <w:t xml:space="preserve"> </w:t>
            </w:r>
          </w:p>
          <w:p w14:paraId="0F7F46B9" w14:textId="043F628C" w:rsidR="009269B2" w:rsidRPr="00236F4B"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2B1B1D">
              <w:rPr>
                <w:rFonts w:asciiTheme="minorHAnsi" w:hAnsiTheme="minorHAnsi" w:cstheme="minorHAnsi"/>
                <w:sz w:val="18"/>
                <w:szCs w:val="20"/>
              </w:rPr>
              <w:t>A2-</w:t>
            </w:r>
            <w:r w:rsidR="0030216A">
              <w:rPr>
                <w:rFonts w:asciiTheme="minorHAnsi" w:hAnsiTheme="minorHAnsi" w:cstheme="minorHAnsi"/>
                <w:sz w:val="18"/>
                <w:szCs w:val="20"/>
              </w:rPr>
              <w:t>07</w:t>
            </w:r>
            <w:r w:rsidRPr="00641F8E">
              <w:rPr>
                <w:rFonts w:asciiTheme="minorHAnsi" w:hAnsiTheme="minorHAnsi" w:cstheme="minorHAnsi"/>
                <w:sz w:val="18"/>
                <w:szCs w:val="20"/>
              </w:rPr>
              <w:t xml:space="preserve"> = “</w:t>
            </w:r>
            <w:r>
              <w:rPr>
                <w:rFonts w:asciiTheme="minorHAnsi" w:hAnsiTheme="minorHAnsi" w:cstheme="minorHAnsi"/>
                <w:sz w:val="18"/>
                <w:szCs w:val="20"/>
              </w:rPr>
              <w:t>HERS-Verified Parallel Piping</w:t>
            </w:r>
            <w:r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36F4B">
        <w:trPr>
          <w:trHeight w:hRule="exact" w:val="288"/>
          <w:tblHeader/>
        </w:trPr>
        <w:tc>
          <w:tcPr>
            <w:tcW w:w="562" w:type="dxa"/>
            <w:vAlign w:val="center"/>
          </w:tcPr>
          <w:p w14:paraId="0F7F46BB"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6" w:type="dxa"/>
            <w:vAlign w:val="center"/>
          </w:tcPr>
          <w:p w14:paraId="0F7F46BC" w14:textId="0E30D09D"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36F4B">
        <w:trPr>
          <w:trHeight w:hRule="exact" w:val="288"/>
          <w:tblHeader/>
        </w:trPr>
        <w:tc>
          <w:tcPr>
            <w:tcW w:w="562" w:type="dxa"/>
            <w:vAlign w:val="center"/>
          </w:tcPr>
          <w:p w14:paraId="0F7F46BE"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02</w:t>
            </w:r>
          </w:p>
        </w:tc>
        <w:tc>
          <w:tcPr>
            <w:tcW w:w="10436" w:type="dxa"/>
            <w:vAlign w:val="center"/>
          </w:tcPr>
          <w:p w14:paraId="0F7F46BF" w14:textId="01BFDCCC" w:rsidR="00CC3747" w:rsidRPr="00236F4B"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36F4B">
        <w:trPr>
          <w:trHeight w:hRule="exact" w:val="532"/>
          <w:tblHeader/>
        </w:trPr>
        <w:tc>
          <w:tcPr>
            <w:tcW w:w="562" w:type="dxa"/>
            <w:vAlign w:val="center"/>
          </w:tcPr>
          <w:p w14:paraId="0F7F46C1"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03</w:t>
            </w:r>
          </w:p>
        </w:tc>
        <w:tc>
          <w:tcPr>
            <w:tcW w:w="10436" w:type="dxa"/>
            <w:vAlign w:val="center"/>
          </w:tcPr>
          <w:p w14:paraId="0F7F46C2" w14:textId="388635B5"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36F4B">
        <w:trPr>
          <w:trHeight w:hRule="exact" w:val="775"/>
          <w:tblHeader/>
        </w:trPr>
        <w:tc>
          <w:tcPr>
            <w:tcW w:w="562" w:type="dxa"/>
            <w:vAlign w:val="center"/>
          </w:tcPr>
          <w:p w14:paraId="0F7F46C4" w14:textId="77777777" w:rsidR="00CC3747" w:rsidRPr="00236F4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04</w:t>
            </w:r>
          </w:p>
        </w:tc>
        <w:tc>
          <w:tcPr>
            <w:tcW w:w="10436" w:type="dxa"/>
            <w:vAlign w:val="center"/>
          </w:tcPr>
          <w:p w14:paraId="0F7F46C5" w14:textId="3071ED84" w:rsidR="00CC3747" w:rsidRPr="00236F4B"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092950"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 and at least </w:t>
            </w:r>
            <w:r w:rsidR="00092950" w:rsidRPr="00236F4B">
              <w:rPr>
                <w:rFonts w:asciiTheme="minorHAnsi" w:hAnsiTheme="minorHAnsi" w:cstheme="minorHAnsi"/>
                <w:sz w:val="18"/>
                <w:szCs w:val="18"/>
              </w:rPr>
              <w:t>6</w:t>
            </w:r>
            <w:r w:rsidRPr="00236F4B">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0E1685" w:rsidRPr="00323F2C" w14:paraId="0F7F46C9" w14:textId="77777777" w:rsidTr="00236F4B">
        <w:trPr>
          <w:trHeight w:hRule="exact" w:val="288"/>
          <w:tblHeader/>
        </w:trPr>
        <w:tc>
          <w:tcPr>
            <w:tcW w:w="10998"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lastRenderedPageBreak/>
              <w:t xml:space="preserve">L. Parallel Piping Requirements (PP) </w:t>
            </w:r>
            <w:r w:rsidRPr="00175066">
              <w:rPr>
                <w:rFonts w:asciiTheme="minorHAnsi" w:hAnsiTheme="minorHAnsi" w:cstheme="minorHAnsi"/>
                <w:sz w:val="20"/>
                <w:szCs w:val="20"/>
              </w:rPr>
              <w:t>(RA4.4.4)</w:t>
            </w:r>
          </w:p>
          <w:p w14:paraId="078FE049" w14:textId="77777777"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p>
          <w:p w14:paraId="3F15B1F7" w14:textId="0EB455C0" w:rsidR="00641F8E" w:rsidRPr="00641F8E"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Pr="00641F8E">
              <w:rPr>
                <w:rFonts w:asciiTheme="minorHAnsi" w:hAnsiTheme="minorHAnsi" w:cstheme="minorHAnsi"/>
                <w:sz w:val="18"/>
                <w:szCs w:val="20"/>
              </w:rPr>
              <w:t xml:space="preserve"> = “</w:t>
            </w:r>
            <w:r>
              <w:rPr>
                <w:rFonts w:asciiTheme="minorHAnsi" w:hAnsiTheme="minorHAnsi" w:cstheme="minorHAnsi"/>
                <w:sz w:val="18"/>
                <w:szCs w:val="20"/>
              </w:rPr>
              <w:t>Parallel Piping</w:t>
            </w:r>
            <w:r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368" w:type="dxa"/>
            <w:vAlign w:val="center"/>
          </w:tcPr>
          <w:p w14:paraId="0BF8E796" w14:textId="5C25996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Each central manifold has 15 feet or less of pipe between manifold and water heater</w:t>
            </w:r>
            <w:r w:rsidR="002E14A5">
              <w:rPr>
                <w:rFonts w:asciiTheme="minorHAnsi" w:hAnsiTheme="minorHAnsi" w:cstheme="minorHAnsi"/>
                <w:sz w:val="18"/>
                <w:szCs w:val="20"/>
              </w:rPr>
              <w:t>.</w:t>
            </w:r>
          </w:p>
        </w:tc>
      </w:tr>
      <w:tr w:rsidR="00641F8E" w:rsidRPr="00641F8E" w14:paraId="0F072DFA" w14:textId="77777777" w:rsidTr="00E20AD9">
        <w:trPr>
          <w:cantSplit/>
          <w:trHeight w:val="288"/>
          <w:tblHeader/>
        </w:trPr>
        <w:tc>
          <w:tcPr>
            <w:tcW w:w="648" w:type="dxa"/>
            <w:vAlign w:val="center"/>
          </w:tcPr>
          <w:p w14:paraId="349691A0"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03</w:t>
            </w:r>
          </w:p>
        </w:tc>
        <w:tc>
          <w:tcPr>
            <w:tcW w:w="10368" w:type="dxa"/>
            <w:vAlign w:val="center"/>
          </w:tcPr>
          <w:p w14:paraId="1CB331E7" w14:textId="4BF7C9A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E14A5">
              <w:rPr>
                <w:rFonts w:asciiTheme="minorHAnsi" w:hAnsiTheme="minorHAnsi" w:cstheme="minorHAnsi"/>
                <w:sz w:val="18"/>
                <w:szCs w:val="20"/>
              </w:rPr>
              <w:t>.</w:t>
            </w:r>
          </w:p>
        </w:tc>
      </w:tr>
      <w:tr w:rsidR="00641F8E" w:rsidRPr="00641F8E" w14:paraId="4C45A347" w14:textId="77777777" w:rsidTr="00E20AD9">
        <w:trPr>
          <w:cantSplit/>
          <w:trHeight w:val="288"/>
          <w:tblHeader/>
        </w:trPr>
        <w:tc>
          <w:tcPr>
            <w:tcW w:w="648" w:type="dxa"/>
            <w:vAlign w:val="center"/>
          </w:tcPr>
          <w:p w14:paraId="649E1572"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04</w:t>
            </w:r>
          </w:p>
        </w:tc>
        <w:tc>
          <w:tcPr>
            <w:tcW w:w="10368" w:type="dxa"/>
            <w:vAlign w:val="center"/>
          </w:tcPr>
          <w:p w14:paraId="1FA9B306" w14:textId="2979ECD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E14A5">
              <w:rPr>
                <w:rFonts w:asciiTheme="minorHAnsi" w:hAnsiTheme="minorHAnsi" w:cstheme="minorHAnsi"/>
                <w:sz w:val="18"/>
                <w:szCs w:val="20"/>
              </w:rPr>
              <w:t>Table</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120.3-A. </w:t>
            </w:r>
          </w:p>
        </w:tc>
      </w:tr>
      <w:tr w:rsidR="00641F8E" w:rsidRPr="00641F8E" w14:paraId="76F395FA" w14:textId="77777777" w:rsidTr="00E20AD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486C78D6" w14:textId="77777777" w:rsidR="002E14A5"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64BD04C3" w14:textId="374A65C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w:t>
            </w:r>
            <w:r w:rsidR="0030216A">
              <w:rPr>
                <w:rFonts w:asciiTheme="minorHAnsi" w:hAnsiTheme="minorHAnsi" w:cstheme="minorHAnsi"/>
                <w:sz w:val="18"/>
                <w:szCs w:val="20"/>
              </w:rPr>
              <w:t xml:space="preserve">or </w:t>
            </w:r>
            <w:r w:rsidR="005356DE">
              <w:rPr>
                <w:rFonts w:asciiTheme="minorHAnsi" w:hAnsiTheme="minorHAnsi" w:cstheme="minorHAnsi"/>
                <w:sz w:val="18"/>
                <w:szCs w:val="20"/>
              </w:rPr>
              <w:t>A2-</w:t>
            </w:r>
            <w:r w:rsidR="0030216A">
              <w:rPr>
                <w:rFonts w:asciiTheme="minorHAnsi" w:hAnsiTheme="minorHAnsi" w:cstheme="minorHAnsi"/>
                <w:sz w:val="18"/>
                <w:szCs w:val="20"/>
              </w:rPr>
              <w:t xml:space="preserve">07 </w:t>
            </w:r>
            <w:r w:rsidRPr="00641F8E">
              <w:rPr>
                <w:rFonts w:asciiTheme="minorHAnsi" w:hAnsiTheme="minorHAnsi" w:cstheme="minorHAnsi"/>
                <w:sz w:val="18"/>
                <w:szCs w:val="20"/>
              </w:rPr>
              <w:t>=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6923B593" w:rsidR="00641F8E" w:rsidRPr="00641F8E" w:rsidRDefault="00641F8E" w:rsidP="002E14A5">
            <w:pPr>
              <w:keepNext/>
              <w:keepLines/>
              <w:suppressAutoHyphens/>
              <w:spacing w:after="0" w:line="240" w:lineRule="auto"/>
              <w:ind w:left="1175" w:hanging="203"/>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 For combination pipe sizes the max allowed length of 3/8-inch piping is 7.5 feet,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19F9B1AE" w:rsidR="00641F8E" w:rsidRPr="00641F8E" w:rsidRDefault="002E14A5" w:rsidP="00641F8E">
            <w:pPr>
              <w:keepNext/>
              <w:keepLines/>
              <w:suppressAutoHyphens/>
              <w:spacing w:after="0" w:line="240" w:lineRule="auto"/>
              <w:ind w:firstLine="432"/>
              <w:rPr>
                <w:rFonts w:asciiTheme="minorHAnsi" w:hAnsiTheme="minorHAnsi" w:cstheme="minorHAnsi"/>
                <w:sz w:val="18"/>
                <w:szCs w:val="20"/>
              </w:rPr>
            </w:pPr>
            <w:r>
              <w:rPr>
                <w:rFonts w:asciiTheme="minorHAnsi" w:hAnsiTheme="minorHAnsi" w:cstheme="minorHAnsi"/>
                <w:sz w:val="18"/>
                <w:szCs w:val="20"/>
              </w:rPr>
              <w:t>1/2</w:t>
            </w:r>
            <w:r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inch - For only one pipe size – max length allowed is 10 feet</w:t>
            </w:r>
          </w:p>
          <w:p w14:paraId="71EBFD08" w14:textId="0687EB09"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w:t>
            </w:r>
            <w:r w:rsidR="002E14A5">
              <w:rPr>
                <w:rFonts w:asciiTheme="minorHAnsi" w:hAnsiTheme="minorHAnsi" w:cstheme="minorHAnsi"/>
                <w:sz w:val="18"/>
                <w:szCs w:val="20"/>
              </w:rPr>
              <w:t xml:space="preserve">  </w:t>
            </w:r>
            <w:r w:rsidRPr="00641F8E">
              <w:rPr>
                <w:rFonts w:asciiTheme="minorHAnsi" w:hAnsiTheme="minorHAnsi" w:cstheme="minorHAnsi"/>
                <w:sz w:val="18"/>
                <w:szCs w:val="20"/>
              </w:rPr>
              <w:t xml:space="preserve">For combination pipe sizes the allowed length of </w:t>
            </w:r>
            <w:r w:rsidR="002E14A5">
              <w:rPr>
                <w:rFonts w:asciiTheme="minorHAnsi" w:hAnsiTheme="minorHAnsi" w:cstheme="minorHAnsi"/>
                <w:sz w:val="18"/>
                <w:szCs w:val="20"/>
              </w:rPr>
              <w:t>1/2</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 xml:space="preserve">inch piping is 5 feet, and </w:t>
            </w:r>
            <w:r w:rsidR="002E14A5">
              <w:rPr>
                <w:rFonts w:asciiTheme="minorHAnsi" w:hAnsiTheme="minorHAnsi" w:cstheme="minorHAnsi"/>
                <w:sz w:val="18"/>
                <w:szCs w:val="20"/>
              </w:rPr>
              <w:t>3/4</w:t>
            </w:r>
            <w:r w:rsidR="002E14A5" w:rsidRPr="00641F8E">
              <w:rPr>
                <w:rFonts w:asciiTheme="minorHAnsi" w:hAnsiTheme="minorHAnsi" w:cstheme="minorHAnsi"/>
                <w:sz w:val="18"/>
                <w:szCs w:val="20"/>
              </w:rPr>
              <w:t xml:space="preserve"> </w:t>
            </w:r>
            <w:r w:rsidRPr="00641F8E">
              <w:rPr>
                <w:rFonts w:asciiTheme="minorHAnsi" w:hAnsiTheme="minorHAnsi" w:cstheme="minorHAnsi"/>
                <w:sz w:val="18"/>
                <w:szCs w:val="20"/>
              </w:rPr>
              <w:t>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27506095" w:rsidR="00641F8E" w:rsidRPr="00641F8E" w:rsidRDefault="002E14A5" w:rsidP="00641F8E">
            <w:pPr>
              <w:keepNext/>
              <w:keepLines/>
              <w:suppressAutoHyphens/>
              <w:spacing w:after="0" w:line="240" w:lineRule="auto"/>
              <w:ind w:firstLine="432"/>
              <w:rPr>
                <w:rFonts w:asciiTheme="minorHAnsi" w:eastAsia="Times New Roman" w:hAnsiTheme="minorHAnsi" w:cstheme="minorHAnsi"/>
                <w:i/>
                <w:sz w:val="20"/>
                <w:szCs w:val="20"/>
              </w:rPr>
            </w:pPr>
            <w:r>
              <w:rPr>
                <w:rFonts w:asciiTheme="minorHAnsi" w:eastAsia="Times New Roman" w:hAnsiTheme="minorHAnsi" w:cstheme="minorHAnsi"/>
                <w:sz w:val="18"/>
                <w:szCs w:val="20"/>
              </w:rPr>
              <w:t>3/4</w:t>
            </w:r>
            <w:r w:rsidRPr="00641F8E">
              <w:rPr>
                <w:rFonts w:asciiTheme="minorHAnsi" w:eastAsia="Times New Roman" w:hAnsiTheme="minorHAnsi" w:cstheme="minorHAnsi"/>
                <w:sz w:val="18"/>
                <w:szCs w:val="20"/>
              </w:rPr>
              <w:t xml:space="preserve"> </w:t>
            </w:r>
            <w:r w:rsidR="00641F8E" w:rsidRPr="00641F8E">
              <w:rPr>
                <w:rFonts w:asciiTheme="minorHAnsi" w:eastAsia="Times New Roman" w:hAnsiTheme="minorHAnsi" w:cstheme="minorHAnsi"/>
                <w:sz w:val="18"/>
                <w:szCs w:val="20"/>
              </w:rPr>
              <w:t>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51960354"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w:t>
            </w:r>
            <w:r w:rsidR="002E14A5">
              <w:rPr>
                <w:rFonts w:asciiTheme="minorHAnsi" w:hAnsiTheme="minorHAnsi" w:cstheme="minorHAnsi"/>
                <w:sz w:val="18"/>
                <w:szCs w:val="20"/>
              </w:rPr>
              <w:t>a recirculation system</w:t>
            </w:r>
            <w:r w:rsidRPr="00641F8E">
              <w:rPr>
                <w:rFonts w:asciiTheme="minorHAnsi" w:hAnsiTheme="minorHAnsi" w:cstheme="minorHAnsi"/>
                <w:sz w:val="18"/>
                <w:szCs w:val="20"/>
              </w:rPr>
              <w:t xml:space="preserve"> shall comply with these requirements.  </w:t>
            </w:r>
          </w:p>
          <w:p w14:paraId="01E94857" w14:textId="3C2EE0D4"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02</w:t>
            </w:r>
          </w:p>
        </w:tc>
        <w:tc>
          <w:tcPr>
            <w:tcW w:w="10165" w:type="dxa"/>
            <w:vAlign w:val="center"/>
          </w:tcPr>
          <w:p w14:paraId="601EBA3C" w14:textId="2FF0F35F"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Piping must take </w:t>
            </w:r>
            <w:r w:rsidR="00D52378">
              <w:rPr>
                <w:rFonts w:asciiTheme="minorHAnsi" w:hAnsiTheme="minorHAnsi" w:cstheme="minorHAnsi"/>
                <w:sz w:val="18"/>
                <w:szCs w:val="20"/>
              </w:rPr>
              <w:t xml:space="preserve">the </w:t>
            </w:r>
            <w:r w:rsidRPr="00641F8E">
              <w:rPr>
                <w:rFonts w:asciiTheme="minorHAnsi" w:hAnsiTheme="minorHAnsi" w:cstheme="minorHAnsi"/>
                <w:sz w:val="18"/>
                <w:szCs w:val="20"/>
              </w:rPr>
              <w:t>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cold water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cstheme="minorHAnsi"/>
                <w:sz w:val="20"/>
                <w:szCs w:val="20"/>
              </w:rPr>
              <w:t>04</w:t>
            </w:r>
          </w:p>
        </w:tc>
        <w:tc>
          <w:tcPr>
            <w:tcW w:w="10165" w:type="dxa"/>
            <w:vAlign w:val="center"/>
          </w:tcPr>
          <w:p w14:paraId="2061AE5F" w14:textId="5A264BBB"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 xml:space="preserve">If more than one loop </w:t>
            </w:r>
            <w:r w:rsidR="00D52378">
              <w:rPr>
                <w:rFonts w:asciiTheme="minorHAnsi" w:hAnsiTheme="minorHAnsi" w:cstheme="minorHAnsi"/>
                <w:sz w:val="18"/>
                <w:szCs w:val="20"/>
              </w:rPr>
              <w:t xml:space="preserve">is </w:t>
            </w:r>
            <w:r w:rsidRPr="00641F8E">
              <w:rPr>
                <w:rFonts w:asciiTheme="minorHAnsi" w:hAnsiTheme="minorHAnsi" w:cstheme="minorHAnsi"/>
                <w:sz w:val="18"/>
                <w:szCs w:val="20"/>
              </w:rPr>
              <w:t>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2897AE6F" w14:textId="77777777" w:rsidR="00825ED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Systems that utilize this distribution type shall comply with these requirements.  </w:t>
            </w:r>
          </w:p>
          <w:p w14:paraId="770090D5" w14:textId="6D73E993"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A2-</w:t>
            </w:r>
            <w:r w:rsidR="002947E9">
              <w:rPr>
                <w:rFonts w:asciiTheme="minorHAnsi" w:hAnsiTheme="minorHAnsi" w:cstheme="minorHAnsi"/>
                <w:sz w:val="18"/>
                <w:szCs w:val="20"/>
              </w:rPr>
              <w:t xml:space="preserve">07 </w:t>
            </w:r>
            <w:r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Pr="00641F8E">
              <w:rPr>
                <w:rFonts w:asciiTheme="minorHAnsi" w:hAnsiTheme="minorHAnsi" w:cstheme="minorHAnsi"/>
                <w:sz w:val="18"/>
                <w:szCs w:val="20"/>
              </w:rPr>
              <w:t>,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0159" w:type="dxa"/>
            <w:vAlign w:val="center"/>
          </w:tcPr>
          <w:p w14:paraId="730B6AA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641F8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P</w:t>
            </w:r>
            <w:r w:rsidRPr="00641F8E">
              <w:rPr>
                <w:rFonts w:asciiTheme="minorHAnsi" w:eastAsiaTheme="minorEastAsia" w:hAnsiTheme="minorHAnsi" w:cstheme="minorHAnsi"/>
                <w:b/>
                <w:sz w:val="20"/>
                <w:szCs w:val="20"/>
              </w:rPr>
              <w:t xml:space="preserve">. Demand Recirculation Manual Control (R-DRmc)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(RDRsc)</w:t>
            </w:r>
            <w:r w:rsidRPr="00A259EF">
              <w:rPr>
                <w:rFonts w:asciiTheme="minorHAnsi" w:hAnsiTheme="minorHAnsi" w:cstheme="minorHAnsi"/>
                <w:sz w:val="20"/>
                <w:szCs w:val="20"/>
              </w:rPr>
              <w:t xml:space="preserve"> (RA4.4.10)</w:t>
            </w:r>
          </w:p>
          <w:p w14:paraId="2DAE8029" w14:textId="45EEE01E" w:rsidR="00D5237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Systems that utilize </w:t>
            </w:r>
            <w:r w:rsidR="00D52378">
              <w:rPr>
                <w:rFonts w:asciiTheme="minorHAnsi" w:eastAsiaTheme="minorEastAsia" w:hAnsiTheme="minorHAnsi" w:cstheme="minorHAnsi"/>
                <w:sz w:val="18"/>
                <w:szCs w:val="20"/>
              </w:rPr>
              <w:t>either of these</w:t>
            </w:r>
            <w:r w:rsidR="00D52378" w:rsidRPr="00641F8E">
              <w:rPr>
                <w:rFonts w:asciiTheme="minorHAnsi" w:eastAsiaTheme="minorEastAsia" w:hAnsiTheme="minorHAnsi" w:cstheme="minorHAnsi"/>
                <w:sz w:val="18"/>
                <w:szCs w:val="20"/>
              </w:rPr>
              <w:t xml:space="preserve"> </w:t>
            </w:r>
            <w:r w:rsidRPr="00641F8E">
              <w:rPr>
                <w:rFonts w:asciiTheme="minorHAnsi" w:eastAsiaTheme="minorEastAsia" w:hAnsiTheme="minorHAnsi" w:cstheme="minorHAnsi"/>
                <w:sz w:val="18"/>
                <w:szCs w:val="20"/>
              </w:rPr>
              <w:t>distribution type</w:t>
            </w:r>
            <w:r w:rsidR="00D52378">
              <w:rPr>
                <w:rFonts w:asciiTheme="minorHAnsi" w:eastAsiaTheme="minorEastAsia" w:hAnsiTheme="minorHAnsi" w:cstheme="minorHAnsi"/>
                <w:sz w:val="18"/>
                <w:szCs w:val="20"/>
              </w:rPr>
              <w:t>s</w:t>
            </w:r>
            <w:r w:rsidRPr="00641F8E">
              <w:rPr>
                <w:rFonts w:asciiTheme="minorHAnsi" w:eastAsiaTheme="minorEastAsia" w:hAnsiTheme="minorHAnsi" w:cstheme="minorHAnsi"/>
                <w:sz w:val="18"/>
                <w:szCs w:val="20"/>
              </w:rPr>
              <w:t xml:space="preserve"> shall comply with these requirements.  </w:t>
            </w:r>
          </w:p>
          <w:p w14:paraId="5BA1B8F4" w14:textId="12D48DF6"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2947E9">
              <w:rPr>
                <w:rFonts w:asciiTheme="minorHAnsi" w:hAnsiTheme="minorHAnsi" w:cstheme="minorHAnsi"/>
                <w:sz w:val="18"/>
                <w:szCs w:val="20"/>
              </w:rPr>
              <w:t xml:space="preserve"> or </w:t>
            </w:r>
            <w:r w:rsidR="00C4788A">
              <w:rPr>
                <w:rFonts w:asciiTheme="minorHAnsi" w:hAnsiTheme="minorHAnsi" w:cstheme="minorHAnsi"/>
                <w:sz w:val="18"/>
                <w:szCs w:val="20"/>
              </w:rPr>
              <w:t>A2-</w:t>
            </w:r>
            <w:r w:rsidR="002947E9">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0E2451D8" w14:textId="693D1EC5"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55115FA9"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r w:rsidR="00D52378">
              <w:rPr>
                <w:rFonts w:asciiTheme="minorHAnsi" w:eastAsia="Times New Roman" w:hAnsiTheme="minorHAnsi" w:cstheme="minorHAnsi"/>
                <w:sz w:val="18"/>
                <w:szCs w:val="20"/>
              </w:rPr>
              <w:t>; or</w:t>
            </w:r>
          </w:p>
          <w:p w14:paraId="32B1D5F6" w14:textId="77777777" w:rsidR="00641F8E" w:rsidRPr="00641F8E"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41F8E">
              <w:rPr>
                <w:rFonts w:asciiTheme="minorHAnsi" w:eastAsiaTheme="minorEastAsia" w:hAnsiTheme="minorHAnsi" w:cstheme="minorHAnsi"/>
                <w:sz w:val="20"/>
                <w:szCs w:val="20"/>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0F467D49" w14:textId="77777777" w:rsidTr="00A259EF">
        <w:trPr>
          <w:trHeight w:val="144"/>
          <w:tblHeader/>
        </w:trPr>
        <w:tc>
          <w:tcPr>
            <w:tcW w:w="11016" w:type="dxa"/>
            <w:gridSpan w:val="2"/>
            <w:tcBorders>
              <w:bottom w:val="single" w:sz="4" w:space="0" w:color="000000"/>
            </w:tcBorders>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 xml:space="preserve">Q. HERS-Verified Demand Recirculation Manual Control (RDRmc-H)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 xml:space="preserve">(RDRsc-H)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716EAF7B" w14:textId="68D25F2E" w:rsidR="002E14A5"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hAnsiTheme="minorHAnsi" w:cstheme="minorHAnsi"/>
                <w:sz w:val="20"/>
                <w:szCs w:val="18"/>
              </w:rPr>
              <w:t xml:space="preserve">Systems that utilize </w:t>
            </w:r>
            <w:r w:rsidR="00D52378">
              <w:rPr>
                <w:rFonts w:asciiTheme="minorHAnsi" w:hAnsiTheme="minorHAnsi" w:cstheme="minorHAnsi"/>
                <w:sz w:val="20"/>
                <w:szCs w:val="18"/>
              </w:rPr>
              <w:t>either of these</w:t>
            </w:r>
            <w:r w:rsidR="00D52378" w:rsidRPr="00641F8E">
              <w:rPr>
                <w:rFonts w:asciiTheme="minorHAnsi" w:hAnsiTheme="minorHAnsi" w:cstheme="minorHAnsi"/>
                <w:sz w:val="20"/>
                <w:szCs w:val="18"/>
              </w:rPr>
              <w:t xml:space="preserve"> </w:t>
            </w:r>
            <w:r w:rsidRPr="00641F8E">
              <w:rPr>
                <w:rFonts w:asciiTheme="minorHAnsi" w:hAnsiTheme="minorHAnsi" w:cstheme="minorHAnsi"/>
                <w:sz w:val="20"/>
                <w:szCs w:val="18"/>
              </w:rPr>
              <w:t>distribution type</w:t>
            </w:r>
            <w:r w:rsidR="00D52378">
              <w:rPr>
                <w:rFonts w:asciiTheme="minorHAnsi" w:hAnsiTheme="minorHAnsi" w:cstheme="minorHAnsi"/>
                <w:sz w:val="20"/>
                <w:szCs w:val="18"/>
              </w:rPr>
              <w:t>s</w:t>
            </w:r>
            <w:r w:rsidRPr="00641F8E">
              <w:rPr>
                <w:rFonts w:asciiTheme="minorHAnsi" w:hAnsiTheme="minorHAnsi" w:cstheme="minorHAnsi"/>
                <w:sz w:val="20"/>
                <w:szCs w:val="18"/>
              </w:rPr>
              <w:t xml:space="preserve"> shall comply with these requirements</w:t>
            </w:r>
            <w:r>
              <w:rPr>
                <w:rFonts w:asciiTheme="minorHAnsi" w:hAnsiTheme="minorHAnsi" w:cstheme="minorHAnsi"/>
                <w:sz w:val="20"/>
                <w:szCs w:val="18"/>
              </w:rPr>
              <w:t xml:space="preserve">.  </w:t>
            </w:r>
          </w:p>
          <w:p w14:paraId="640AD97D" w14:textId="7F56DD05"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w:t>
            </w:r>
            <w:r w:rsidR="005310C3">
              <w:rPr>
                <w:rFonts w:asciiTheme="minorHAnsi" w:hAnsiTheme="minorHAnsi" w:cstheme="minorHAnsi"/>
                <w:sz w:val="18"/>
                <w:szCs w:val="20"/>
              </w:rPr>
              <w:t>2-</w:t>
            </w:r>
            <w:r w:rsidR="002947E9">
              <w:rPr>
                <w:rFonts w:asciiTheme="minorHAnsi" w:hAnsiTheme="minorHAnsi" w:cstheme="minorHAnsi"/>
                <w:sz w:val="18"/>
                <w:szCs w:val="20"/>
              </w:rPr>
              <w:t xml:space="preserve">07 </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A259EF">
        <w:trPr>
          <w:trHeight w:val="144"/>
          <w:tblHeader/>
        </w:trPr>
        <w:tc>
          <w:tcPr>
            <w:tcW w:w="648" w:type="dxa"/>
            <w:tcBorders>
              <w:bottom w:val="single" w:sz="4" w:space="0" w:color="auto"/>
            </w:tcBorders>
            <w:vAlign w:val="center"/>
          </w:tcPr>
          <w:p w14:paraId="72FAEBE3" w14:textId="55ACA9F2" w:rsidR="00641F8E" w:rsidRPr="00236F4B" w:rsidDel="006E1E98" w:rsidRDefault="00641F8E"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368" w:type="dxa"/>
            <w:tcBorders>
              <w:bottom w:val="single" w:sz="4" w:space="0" w:color="auto"/>
            </w:tcBorders>
          </w:tcPr>
          <w:p w14:paraId="1E411876" w14:textId="5F611DEB" w:rsidR="00641F8E" w:rsidRPr="00641F8E" w:rsidDel="006E1E98" w:rsidRDefault="00641F8E"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18"/>
              </w:rPr>
              <w:t>HERS rater shall perform a visual inspection to verify that the demand pump, manual/sensor controls and thermo-sensor are present and operating properly consisten</w:t>
            </w:r>
            <w:r w:rsidR="009D1721">
              <w:rPr>
                <w:rFonts w:asciiTheme="minorHAnsi" w:hAnsiTheme="minorHAnsi" w:cstheme="minorHAnsi"/>
                <w:sz w:val="18"/>
                <w:szCs w:val="18"/>
              </w:rPr>
              <w:t>t</w:t>
            </w:r>
            <w:r w:rsidRPr="00641F8E">
              <w:rPr>
                <w:rFonts w:asciiTheme="minorHAnsi" w:hAnsiTheme="minorHAnsi" w:cstheme="minorHAnsi"/>
                <w:sz w:val="18"/>
                <w:szCs w:val="18"/>
              </w:rPr>
              <w:t xml:space="preserve"> with the applicable requirements of RA4.4.9 and RA4.4.10</w:t>
            </w:r>
          </w:p>
        </w:tc>
      </w:tr>
      <w:tr w:rsidR="00641F8E" w:rsidRPr="00641F8E" w14:paraId="6262A39A" w14:textId="77777777" w:rsidTr="00A259EF">
        <w:trPr>
          <w:trHeight w:val="144"/>
          <w:tblHeader/>
        </w:trPr>
        <w:tc>
          <w:tcPr>
            <w:tcW w:w="11016" w:type="dxa"/>
            <w:gridSpan w:val="2"/>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153"/>
        <w:gridCol w:w="2830"/>
        <w:gridCol w:w="1807"/>
      </w:tblGrid>
      <w:tr w:rsidR="000E1685" w:rsidRPr="00323F2C" w14:paraId="0F7F477C" w14:textId="77777777" w:rsidTr="00411887">
        <w:trPr>
          <w:trHeight w:val="332"/>
          <w:jc w:val="center"/>
        </w:trPr>
        <w:tc>
          <w:tcPr>
            <w:tcW w:w="11003" w:type="dxa"/>
            <w:gridSpan w:val="3"/>
            <w:vAlign w:val="center"/>
          </w:tcPr>
          <w:p w14:paraId="0F7F477B" w14:textId="77777777" w:rsidR="000E1685" w:rsidRPr="00236F4B"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3027B1">
              <w:rPr>
                <w:rFonts w:asciiTheme="minorHAnsi" w:eastAsia="Times New Roman" w:hAnsiTheme="minorHAnsi" w:cstheme="minorHAnsi"/>
                <w:b/>
                <w:caps/>
                <w:sz w:val="18"/>
                <w:szCs w:val="18"/>
              </w:rPr>
              <w:lastRenderedPageBreak/>
              <w:t>Documentation Author's Declaration Statement</w:t>
            </w:r>
          </w:p>
        </w:tc>
      </w:tr>
      <w:tr w:rsidR="000E1685" w:rsidRPr="00323F2C" w14:paraId="0F7F477E" w14:textId="77777777" w:rsidTr="00411887">
        <w:trPr>
          <w:trHeight w:val="206"/>
          <w:jc w:val="center"/>
        </w:trPr>
        <w:tc>
          <w:tcPr>
            <w:tcW w:w="11003" w:type="dxa"/>
            <w:gridSpan w:val="3"/>
            <w:vAlign w:val="center"/>
          </w:tcPr>
          <w:p w14:paraId="0F7F477D" w14:textId="77777777" w:rsidR="000E1685" w:rsidRPr="001E3511" w:rsidRDefault="000E1685" w:rsidP="00E26207">
            <w:pPr>
              <w:keepNext/>
              <w:numPr>
                <w:ilvl w:val="0"/>
                <w:numId w:val="4"/>
              </w:numPr>
              <w:spacing w:after="0" w:line="240" w:lineRule="auto"/>
              <w:ind w:left="360"/>
              <w:rPr>
                <w:rFonts w:asciiTheme="minorHAnsi" w:eastAsia="Times New Roman" w:hAnsiTheme="minorHAnsi" w:cstheme="minorHAnsi"/>
                <w:sz w:val="18"/>
                <w:szCs w:val="18"/>
              </w:rPr>
            </w:pPr>
            <w:r w:rsidRPr="003027B1">
              <w:rPr>
                <w:rFonts w:asciiTheme="minorHAnsi" w:eastAsia="Times New Roman" w:hAnsiTheme="minorHAnsi" w:cstheme="minorHAnsi"/>
                <w:sz w:val="18"/>
                <w:szCs w:val="18"/>
              </w:rPr>
              <w:t>I certify that this Certificate of Installation documentation is accurate and complete.</w:t>
            </w:r>
          </w:p>
        </w:tc>
      </w:tr>
      <w:tr w:rsidR="000E1685" w:rsidRPr="00323F2C" w14:paraId="0F7F4781" w14:textId="77777777" w:rsidTr="00411887">
        <w:trPr>
          <w:trHeight w:val="360"/>
          <w:jc w:val="center"/>
        </w:trPr>
        <w:tc>
          <w:tcPr>
            <w:tcW w:w="6282" w:type="dxa"/>
          </w:tcPr>
          <w:p w14:paraId="0F7F477F"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4721" w:type="dxa"/>
            <w:gridSpan w:val="2"/>
          </w:tcPr>
          <w:p w14:paraId="0F7F4780"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0E1685" w:rsidRPr="00323F2C" w14:paraId="0F7F4784" w14:textId="77777777" w:rsidTr="00411887">
        <w:trPr>
          <w:trHeight w:val="360"/>
          <w:jc w:val="center"/>
        </w:trPr>
        <w:tc>
          <w:tcPr>
            <w:tcW w:w="6282" w:type="dxa"/>
          </w:tcPr>
          <w:p w14:paraId="0F7F4782"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4721" w:type="dxa"/>
            <w:gridSpan w:val="2"/>
          </w:tcPr>
          <w:p w14:paraId="0F7F4783"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87" w14:textId="77777777" w:rsidTr="00411887">
        <w:trPr>
          <w:trHeight w:val="360"/>
          <w:jc w:val="center"/>
        </w:trPr>
        <w:tc>
          <w:tcPr>
            <w:tcW w:w="6282" w:type="dxa"/>
          </w:tcPr>
          <w:p w14:paraId="0F7F4785"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Pr>
          <w:p w14:paraId="0F7F4786" w14:textId="05AB3DCB"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E65CD8"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0E1685" w:rsidRPr="00323F2C" w14:paraId="0F7F478A" w14:textId="77777777" w:rsidTr="00411887">
        <w:trPr>
          <w:trHeight w:val="360"/>
          <w:jc w:val="center"/>
        </w:trPr>
        <w:tc>
          <w:tcPr>
            <w:tcW w:w="6282" w:type="dxa"/>
          </w:tcPr>
          <w:p w14:paraId="0F7F4788"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4721" w:type="dxa"/>
            <w:gridSpan w:val="2"/>
          </w:tcPr>
          <w:p w14:paraId="0F7F4789"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0E1685" w:rsidRPr="00323F2C" w14:paraId="0F7F478C" w14:textId="77777777" w:rsidTr="00411887">
        <w:tblPrEx>
          <w:tblCellMar>
            <w:left w:w="115" w:type="dxa"/>
            <w:right w:w="115" w:type="dxa"/>
          </w:tblCellMar>
        </w:tblPrEx>
        <w:trPr>
          <w:trHeight w:val="296"/>
          <w:jc w:val="center"/>
        </w:trPr>
        <w:tc>
          <w:tcPr>
            <w:tcW w:w="11003" w:type="dxa"/>
            <w:gridSpan w:val="3"/>
            <w:vAlign w:val="center"/>
          </w:tcPr>
          <w:p w14:paraId="0F7F478B" w14:textId="77777777" w:rsidR="000E1685" w:rsidRPr="001E3511"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027B1">
              <w:rPr>
                <w:rFonts w:asciiTheme="minorHAnsi" w:eastAsia="Times New Roman" w:hAnsiTheme="minorHAnsi" w:cstheme="minorHAnsi"/>
                <w:b/>
                <w:caps/>
                <w:sz w:val="18"/>
                <w:szCs w:val="18"/>
              </w:rPr>
              <w:t xml:space="preserve">Responsible Person's Declaration statement  </w:t>
            </w:r>
          </w:p>
        </w:tc>
      </w:tr>
      <w:tr w:rsidR="000E1685" w:rsidRPr="00323F2C" w14:paraId="0F7F4794" w14:textId="77777777" w:rsidTr="00411887">
        <w:tblPrEx>
          <w:tblCellMar>
            <w:left w:w="115" w:type="dxa"/>
            <w:right w:w="115" w:type="dxa"/>
          </w:tblCellMar>
        </w:tblPrEx>
        <w:trPr>
          <w:trHeight w:val="504"/>
          <w:jc w:val="center"/>
        </w:trPr>
        <w:tc>
          <w:tcPr>
            <w:tcW w:w="11003" w:type="dxa"/>
            <w:gridSpan w:val="3"/>
          </w:tcPr>
          <w:p w14:paraId="69DECE9C" w14:textId="77777777" w:rsidR="000D610A" w:rsidRPr="001E3511" w:rsidRDefault="000D610A" w:rsidP="000D610A">
            <w:pPr>
              <w:pStyle w:val="Heading3"/>
              <w:numPr>
                <w:ilvl w:val="0"/>
                <w:numId w:val="0"/>
              </w:numPr>
              <w:spacing w:before="60"/>
              <w:ind w:right="86"/>
              <w:rPr>
                <w:rFonts w:asciiTheme="minorHAnsi" w:hAnsiTheme="minorHAnsi" w:cstheme="minorHAnsi"/>
                <w:b/>
                <w:caps/>
                <w:sz w:val="18"/>
                <w:szCs w:val="18"/>
              </w:rPr>
            </w:pPr>
            <w:r w:rsidRPr="003027B1">
              <w:rPr>
                <w:rFonts w:asciiTheme="minorHAnsi" w:hAnsiTheme="minorHAnsi" w:cstheme="minorHAnsi"/>
                <w:sz w:val="18"/>
                <w:szCs w:val="18"/>
              </w:rPr>
              <w:t xml:space="preserve">I certify the following under penalty of perjury, under the laws of the State of California: </w:t>
            </w:r>
          </w:p>
          <w:p w14:paraId="23A92531" w14:textId="77777777" w:rsidR="000D610A" w:rsidRPr="00323F2C"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z w:val="18"/>
                <w:szCs w:val="18"/>
              </w:rPr>
              <w:t xml:space="preserve">The information provided on this Certificate of Installation is true and correct. </w:t>
            </w:r>
          </w:p>
          <w:p w14:paraId="2B049F92" w14:textId="77777777" w:rsidR="000D610A" w:rsidRPr="0053169A"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napToGrid w:val="0"/>
                <w:sz w:val="18"/>
                <w:szCs w:val="18"/>
              </w:rPr>
              <w:t xml:space="preserve">I am either: a) a responsible person eligible under Division 3 of the Business and Professions Code </w:t>
            </w:r>
            <w:r w:rsidRPr="00323F2C">
              <w:rPr>
                <w:rFonts w:asciiTheme="minorHAnsi" w:hAnsiTheme="minorHAnsi" w:cstheme="minorHAnsi"/>
                <w:sz w:val="18"/>
                <w:szCs w:val="18"/>
              </w:rPr>
              <w:t xml:space="preserve">in the applicable classification to accept responsibility for the system design, construction, or installation </w:t>
            </w:r>
            <w:r w:rsidRPr="00D879CA">
              <w:rPr>
                <w:rFonts w:asciiTheme="minorHAnsi" w:hAnsiTheme="minorHAnsi" w:cstheme="minorHAnsi"/>
                <w:snapToGrid w:val="0"/>
                <w:sz w:val="18"/>
                <w:szCs w:val="18"/>
              </w:rPr>
              <w:t xml:space="preserve">of features, materials, components, or manufactured devices </w:t>
            </w:r>
            <w:r w:rsidRPr="0082708E">
              <w:rPr>
                <w:rFonts w:asciiTheme="minorHAnsi" w:hAnsiTheme="minorHAnsi" w:cstheme="minorHAnsi"/>
                <w:sz w:val="18"/>
                <w:szCs w:val="18"/>
              </w:rPr>
              <w:t xml:space="preserve">for the scope of work identified on this Certificate of Installation </w:t>
            </w:r>
            <w:r w:rsidRPr="00D405C8">
              <w:rPr>
                <w:rFonts w:asciiTheme="minorHAnsi" w:hAnsiTheme="minorHAnsi" w:cstheme="minorHAnsi"/>
                <w:snapToGrid w:val="0"/>
                <w:sz w:val="18"/>
                <w:szCs w:val="18"/>
              </w:rPr>
              <w:t>and attest to the declarations in this statement</w:t>
            </w:r>
            <w:r w:rsidRPr="00583B52">
              <w:rPr>
                <w:rFonts w:asciiTheme="minorHAnsi" w:hAnsiTheme="minorHAnsi" w:cstheme="minorHAnsi"/>
                <w:sz w:val="18"/>
                <w:szCs w:val="18"/>
              </w:rPr>
              <w:t>, or b) I am an authorized representative of the responsible person and attest to the declarations in this statement on the responsible person’s behalf</w:t>
            </w:r>
            <w:r w:rsidRPr="00583B52">
              <w:rPr>
                <w:rFonts w:asciiTheme="minorHAnsi" w:eastAsia="Calibri" w:hAnsiTheme="minorHAnsi" w:cstheme="minorHAnsi"/>
                <w:sz w:val="18"/>
                <w:szCs w:val="18"/>
              </w:rPr>
              <w:t>.</w:t>
            </w:r>
          </w:p>
          <w:p w14:paraId="6B6A648D" w14:textId="77777777" w:rsidR="000D610A" w:rsidRPr="00236F4B" w:rsidRDefault="000D610A" w:rsidP="00E26207">
            <w:pPr>
              <w:keepNext/>
              <w:numPr>
                <w:ilvl w:val="0"/>
                <w:numId w:val="9"/>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BA05E1F" w14:textId="77777777" w:rsidR="000D610A" w:rsidRPr="00323F2C" w:rsidRDefault="000D610A" w:rsidP="00E26207">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027B1">
              <w:rPr>
                <w:rFonts w:asciiTheme="minorHAnsi" w:hAnsiTheme="minorHAnsi" w:cstheme="minorHAnsi"/>
                <w:sz w:val="18"/>
                <w:szCs w:val="18"/>
              </w:rPr>
              <w:t>I understand that a HERS rater will check the installation to verify compliance and if such checking determines the installation fails to comply, I am required to offer any necessary corrective action at no cha</w:t>
            </w:r>
            <w:r w:rsidRPr="001E3511">
              <w:rPr>
                <w:rFonts w:asciiTheme="minorHAnsi" w:hAnsiTheme="minorHAnsi" w:cstheme="minorHAnsi"/>
                <w:sz w:val="18"/>
                <w:szCs w:val="18"/>
              </w:rPr>
              <w:t xml:space="preserve">rge to the building owner. </w:t>
            </w:r>
            <w:r w:rsidRPr="001E3511" w:rsidDel="001D633D">
              <w:rPr>
                <w:rFonts w:asciiTheme="minorHAnsi" w:hAnsiTheme="minorHAnsi" w:cstheme="minorHAnsi"/>
                <w:sz w:val="18"/>
                <w:szCs w:val="18"/>
              </w:rPr>
              <w:t xml:space="preserve"> </w:t>
            </w:r>
          </w:p>
          <w:p w14:paraId="0F7F4793" w14:textId="50BA757A" w:rsidR="000E1685" w:rsidRPr="00236F4B" w:rsidRDefault="000D610A" w:rsidP="00E26207">
            <w:pPr>
              <w:keepNext/>
              <w:numPr>
                <w:ilvl w:val="0"/>
                <w:numId w:val="9"/>
              </w:numPr>
              <w:autoSpaceDE w:val="0"/>
              <w:autoSpaceDN w:val="0"/>
              <w:adjustRightInd w:val="0"/>
              <w:spacing w:after="0" w:line="240" w:lineRule="auto"/>
              <w:contextualSpacing/>
              <w:rPr>
                <w:rFonts w:asciiTheme="minorHAnsi" w:eastAsia="Times New Roman" w:hAnsiTheme="minorHAnsi" w:cstheme="minorHAnsi"/>
                <w:b/>
                <w:sz w:val="18"/>
                <w:szCs w:val="18"/>
              </w:rPr>
            </w:pPr>
            <w:r w:rsidRPr="00323F2C">
              <w:rPr>
                <w:rFonts w:asciiTheme="minorHAnsi" w:hAnsiTheme="minorHAnsi" w:cs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323F2C" w14:paraId="0F7F4797" w14:textId="77777777" w:rsidTr="00411887">
        <w:tblPrEx>
          <w:tblCellMar>
            <w:left w:w="108" w:type="dxa"/>
            <w:right w:w="108" w:type="dxa"/>
          </w:tblCellMar>
        </w:tblPrEx>
        <w:trPr>
          <w:trHeight w:val="360"/>
          <w:jc w:val="center"/>
        </w:trPr>
        <w:tc>
          <w:tcPr>
            <w:tcW w:w="6282" w:type="dxa"/>
          </w:tcPr>
          <w:p w14:paraId="0F7F4795"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4721" w:type="dxa"/>
            <w:gridSpan w:val="2"/>
          </w:tcPr>
          <w:p w14:paraId="0F7F4796"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0E1685" w:rsidRPr="00323F2C" w14:paraId="0F7F479A"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8" w14:textId="156E3DF6"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4721" w:type="dxa"/>
            <w:gridSpan w:val="2"/>
            <w:tcBorders>
              <w:top w:val="single" w:sz="4" w:space="0" w:color="auto"/>
              <w:left w:val="single" w:sz="4" w:space="0" w:color="auto"/>
              <w:bottom w:val="single" w:sz="4" w:space="0" w:color="auto"/>
              <w:right w:val="single" w:sz="4" w:space="0" w:color="auto"/>
            </w:tcBorders>
          </w:tcPr>
          <w:p w14:paraId="0F7F4799"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0E1685" w:rsidRPr="00323F2C" w14:paraId="0F7F479D"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B"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Borders>
              <w:top w:val="single" w:sz="4" w:space="0" w:color="auto"/>
              <w:left w:val="single" w:sz="4" w:space="0" w:color="auto"/>
              <w:bottom w:val="single" w:sz="4" w:space="0" w:color="auto"/>
              <w:right w:val="single" w:sz="4" w:space="0" w:color="auto"/>
            </w:tcBorders>
          </w:tcPr>
          <w:p w14:paraId="0F7F479C"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0E1685" w:rsidRPr="00323F2C" w14:paraId="0F7F47A1"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E"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86" w:type="dxa"/>
            <w:tcBorders>
              <w:top w:val="single" w:sz="4" w:space="0" w:color="auto"/>
              <w:left w:val="single" w:sz="4" w:space="0" w:color="auto"/>
              <w:bottom w:val="single" w:sz="4" w:space="0" w:color="auto"/>
              <w:right w:val="single" w:sz="4" w:space="0" w:color="auto"/>
            </w:tcBorders>
          </w:tcPr>
          <w:p w14:paraId="0F7F479F" w14:textId="1A642652"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E65CD8" w:rsidRPr="00E87371">
              <w:rPr>
                <w:rFonts w:asciiTheme="minorHAnsi" w:eastAsia="Times New Roman" w:hAnsiTheme="minorHAnsi" w:cstheme="minorHAnsi"/>
                <w:sz w:val="14"/>
                <w:szCs w:val="14"/>
              </w:rPr>
              <w:t>:</w:t>
            </w:r>
          </w:p>
        </w:tc>
        <w:tc>
          <w:tcPr>
            <w:tcW w:w="1835" w:type="dxa"/>
            <w:tcBorders>
              <w:top w:val="single" w:sz="4" w:space="0" w:color="auto"/>
              <w:left w:val="single" w:sz="4" w:space="0" w:color="auto"/>
              <w:bottom w:val="single" w:sz="4" w:space="0" w:color="auto"/>
              <w:right w:val="single" w:sz="4" w:space="0" w:color="auto"/>
            </w:tcBorders>
          </w:tcPr>
          <w:p w14:paraId="0F7F47A0"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A4"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A2"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4721" w:type="dxa"/>
            <w:gridSpan w:val="2"/>
            <w:tcBorders>
              <w:top w:val="single" w:sz="4" w:space="0" w:color="auto"/>
              <w:left w:val="single" w:sz="4" w:space="0" w:color="auto"/>
              <w:bottom w:val="single" w:sz="4" w:space="0" w:color="auto"/>
              <w:right w:val="single" w:sz="4" w:space="0" w:color="auto"/>
            </w:tcBorders>
          </w:tcPr>
          <w:p w14:paraId="0F7F47A3"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3F20A" w14:textId="77777777" w:rsidR="006E1120" w:rsidRDefault="006E1120" w:rsidP="004E3B6C">
      <w:pPr>
        <w:spacing w:after="0" w:line="240" w:lineRule="auto"/>
      </w:pPr>
      <w:r>
        <w:separator/>
      </w:r>
    </w:p>
  </w:endnote>
  <w:endnote w:type="continuationSeparator" w:id="0">
    <w:p w14:paraId="53755425" w14:textId="77777777" w:rsidR="006E1120" w:rsidRDefault="006E1120" w:rsidP="004E3B6C">
      <w:pPr>
        <w:spacing w:after="0" w:line="240" w:lineRule="auto"/>
      </w:pPr>
      <w:r>
        <w:continuationSeparator/>
      </w:r>
    </w:p>
  </w:endnote>
  <w:endnote w:type="continuationNotice" w:id="1">
    <w:p w14:paraId="0114BC3C" w14:textId="77777777" w:rsidR="006E1120" w:rsidRDefault="006E11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51BBAED5"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1B12E867"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7A9DE665"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4B6B6C" w:rsidRPr="00C91513" w:rsidRDefault="004B6B6C"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236DABFD"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Pr="00C91513">
      <w:rPr>
        <w:i w:val="0"/>
        <w:sz w:val="20"/>
        <w:szCs w:val="20"/>
      </w:rPr>
      <w:t>Residential Compliance</w:t>
    </w:r>
    <w:r>
      <w:rPr>
        <w:i w:val="0"/>
        <w:sz w:val="20"/>
        <w:szCs w:val="20"/>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79A5A" w14:textId="77777777" w:rsidR="006E1120" w:rsidRDefault="006E1120" w:rsidP="004E3B6C">
      <w:pPr>
        <w:spacing w:after="0" w:line="240" w:lineRule="auto"/>
      </w:pPr>
      <w:r>
        <w:separator/>
      </w:r>
    </w:p>
  </w:footnote>
  <w:footnote w:type="continuationSeparator" w:id="0">
    <w:p w14:paraId="38C9FEDB" w14:textId="77777777" w:rsidR="006E1120" w:rsidRDefault="006E1120" w:rsidP="004E3B6C">
      <w:pPr>
        <w:spacing w:after="0" w:line="240" w:lineRule="auto"/>
      </w:pPr>
      <w:r>
        <w:continuationSeparator/>
      </w:r>
    </w:p>
  </w:footnote>
  <w:footnote w:type="continuationNotice" w:id="1">
    <w:p w14:paraId="7A47F254" w14:textId="77777777" w:rsidR="006E1120" w:rsidRDefault="006E11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4B6B6C" w:rsidRDefault="007E0960">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3BB38" w14:textId="77777777" w:rsidR="006D3053" w:rsidRPr="00ED0492" w:rsidRDefault="006D3053" w:rsidP="006D3053">
    <w:pPr>
      <w:suppressAutoHyphens/>
      <w:spacing w:after="0" w:line="240" w:lineRule="auto"/>
      <w:ind w:left="-90"/>
      <w:jc w:val="center"/>
      <w:rPr>
        <w:rFonts w:asciiTheme="minorHAnsi" w:eastAsia="Times New Roman" w:hAnsiTheme="minorHAnsi" w:cstheme="minorHAnsi"/>
        <w:b/>
        <w:sz w:val="28"/>
        <w:szCs w:val="28"/>
      </w:rPr>
    </w:pPr>
    <w:r w:rsidRPr="00ED0492">
      <w:rPr>
        <w:rFonts w:asciiTheme="minorHAnsi" w:eastAsia="Times New Roman" w:hAnsiTheme="minorHAnsi" w:cstheme="minorHAnsi"/>
        <w:noProof/>
        <w:sz w:val="32"/>
        <w:szCs w:val="32"/>
      </w:rPr>
      <w:drawing>
        <wp:anchor distT="0" distB="0" distL="114300" distR="114300" simplePos="0" relativeHeight="251658246" behindDoc="0" locked="0" layoutInCell="1" allowOverlap="1" wp14:anchorId="27AAD389" wp14:editId="5F81F427">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D0492">
      <w:rPr>
        <w:rFonts w:asciiTheme="minorHAnsi" w:eastAsia="Times New Roman" w:hAnsiTheme="minorHAnsi" w:cstheme="minorHAnsi"/>
        <w:b/>
        <w:sz w:val="28"/>
        <w:szCs w:val="28"/>
      </w:rPr>
      <w:t>HERS VERIFIED SINGLE DWELLING UNIT HOT WATER SYSTEM DISTRIBUTION</w:t>
    </w:r>
  </w:p>
  <w:p w14:paraId="05B1FD62" w14:textId="77777777" w:rsidR="006D3053" w:rsidRPr="00ED0492" w:rsidRDefault="006D3053" w:rsidP="006D3053">
    <w:pPr>
      <w:tabs>
        <w:tab w:val="center" w:pos="4320"/>
        <w:tab w:val="right" w:pos="8640"/>
      </w:tabs>
      <w:spacing w:after="0" w:line="240" w:lineRule="auto"/>
      <w:ind w:left="360"/>
      <w:rPr>
        <w:rFonts w:ascii="Arial" w:eastAsia="Times New Roman" w:hAnsi="Arial" w:cs="Arial"/>
        <w:sz w:val="24"/>
        <w:szCs w:val="24"/>
      </w:rPr>
    </w:pPr>
    <w:r w:rsidRPr="00ED0492">
      <w:rPr>
        <w:rFonts w:ascii="Arial" w:eastAsia="Times New Roman" w:hAnsi="Arial" w:cs="Arial"/>
        <w:sz w:val="24"/>
        <w:szCs w:val="24"/>
      </w:rPr>
      <w:ptab w:relativeTo="margin" w:alignment="center" w:leader="none"/>
    </w:r>
    <w:r w:rsidRPr="00ED0492">
      <w:rPr>
        <w:rFonts w:ascii="Arial" w:eastAsia="Times New Roman" w:hAnsi="Arial" w:cs="Arial"/>
        <w:sz w:val="24"/>
        <w:szCs w:val="24"/>
      </w:rPr>
      <w:ptab w:relativeTo="margin" w:alignment="right" w:leader="none"/>
    </w:r>
    <w:r w:rsidRPr="00ED0492">
      <w:rPr>
        <w:rFonts w:eastAsia="Times New Roman" w:cs="Calibri"/>
        <w:sz w:val="28"/>
        <w:szCs w:val="28"/>
      </w:rPr>
      <w:t>CEC-CF</w:t>
    </w:r>
    <w:r>
      <w:rPr>
        <w:rFonts w:eastAsia="Times New Roman" w:cs="Calibri"/>
        <w:sz w:val="28"/>
        <w:szCs w:val="28"/>
      </w:rPr>
      <w:t>2</w:t>
    </w:r>
    <w:r w:rsidRPr="00ED0492">
      <w:rPr>
        <w:rFonts w:eastAsia="Times New Roman" w:cs="Calibri"/>
        <w:sz w:val="28"/>
        <w:szCs w:val="28"/>
      </w:rPr>
      <w:t>R-</w:t>
    </w:r>
    <w:r>
      <w:rPr>
        <w:rFonts w:eastAsia="Times New Roman" w:cs="Calibri"/>
        <w:sz w:val="28"/>
        <w:szCs w:val="28"/>
      </w:rPr>
      <w:t>PLB</w:t>
    </w:r>
    <w:r w:rsidRPr="00ED0492">
      <w:rPr>
        <w:rFonts w:eastAsia="Times New Roman" w:cs="Calibri"/>
        <w:sz w:val="28"/>
        <w:szCs w:val="28"/>
      </w:rPr>
      <w:t>-</w:t>
    </w:r>
    <w:r>
      <w:rPr>
        <w:rFonts w:eastAsia="Times New Roman" w:cs="Calibri"/>
        <w:sz w:val="28"/>
        <w:szCs w:val="28"/>
      </w:rPr>
      <w:t>22</w:t>
    </w:r>
    <w:r w:rsidRPr="00ED0492">
      <w:rPr>
        <w:rFonts w:eastAsia="Times New Roman" w:cs="Calibri"/>
        <w:sz w:val="28"/>
        <w:szCs w:val="28"/>
      </w:rPr>
      <w:t>-</w:t>
    </w:r>
    <w:r>
      <w:rPr>
        <w:rFonts w:eastAsia="Times New Roman" w:cs="Calibri"/>
        <w:sz w:val="28"/>
        <w:szCs w:val="28"/>
      </w:rPr>
      <w:t>H</w:t>
    </w:r>
  </w:p>
  <w:p w14:paraId="18524842" w14:textId="77777777" w:rsidR="006D3053" w:rsidRPr="00ED0492" w:rsidRDefault="006D3053" w:rsidP="006D3053">
    <w:pPr>
      <w:spacing w:after="160" w:line="259" w:lineRule="auto"/>
      <w:ind w:left="360"/>
      <w:rPr>
        <w:rFonts w:cs="Calibri"/>
        <w:b/>
        <w:bCs/>
        <w:i/>
        <w:iCs/>
        <w:sz w:val="28"/>
        <w:szCs w:val="28"/>
      </w:rPr>
    </w:pPr>
    <w:r w:rsidRPr="00ED0492">
      <w:rPr>
        <w:rFonts w:ascii="Arial" w:hAnsi="Arial" w:cs="Arial"/>
        <w:sz w:val="24"/>
      </w:rPr>
      <w:ptab w:relativeTo="margin" w:alignment="center" w:leader="none"/>
    </w:r>
    <w:r w:rsidRPr="00ED0492">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4B6B6C" w:rsidRDefault="007E0960">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2980"/>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77777777" w:rsidR="004B6B6C" w:rsidRPr="00F85124" w:rsidRDefault="004B6B6C" w:rsidP="0036442C">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4B6B6C" w:rsidRPr="00F85124" w14:paraId="576A2BF5" w14:textId="77777777" w:rsidTr="0036442C">
      <w:trPr>
        <w:cantSplit/>
        <w:trHeight w:val="288"/>
      </w:trPr>
      <w:tc>
        <w:tcPr>
          <w:tcW w:w="2669" w:type="pct"/>
          <w:tcBorders>
            <w:right w:val="nil"/>
          </w:tcBorders>
        </w:tcPr>
        <w:p w14:paraId="4264EA7C" w14:textId="60D063CA"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r w:rsidRPr="00586C72">
            <w:rPr>
              <w:rFonts w:asciiTheme="minorHAnsi" w:hAnsiTheme="minorHAnsi"/>
              <w:bCs/>
              <w:sz w:val="20"/>
              <w:szCs w:val="20"/>
            </w:rPr>
            <w:t>Single Dwelling Unit Hot Water System Distribution</w:t>
          </w:r>
        </w:p>
      </w:tc>
      <w:tc>
        <w:tcPr>
          <w:tcW w:w="2331" w:type="pct"/>
          <w:gridSpan w:val="2"/>
          <w:tcBorders>
            <w:left w:val="nil"/>
          </w:tcBorders>
        </w:tcPr>
        <w:p w14:paraId="34846D84" w14:textId="0BD534AB"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7E0960">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5"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4B6B6C" w:rsidRDefault="007E0960">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3227"/>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7777777" w:rsidR="004B6B6C" w:rsidRDefault="004B6B6C">
          <w:pPr>
            <w:pStyle w:val="Style15"/>
            <w:rPr>
              <w:b/>
            </w:rPr>
          </w:pPr>
          <w:r>
            <w:t>CF2R-PLB-22-H</w:t>
          </w:r>
        </w:p>
      </w:tc>
    </w:tr>
    <w:tr w:rsidR="004B6B6C" w:rsidRPr="00F85124" w14:paraId="0F7F47D2" w14:textId="77777777" w:rsidTr="002B092D">
      <w:trPr>
        <w:cantSplit/>
        <w:trHeight w:val="288"/>
      </w:trPr>
      <w:tc>
        <w:tcPr>
          <w:tcW w:w="2661" w:type="pct"/>
          <w:tcBorders>
            <w:right w:val="nil"/>
          </w:tcBorders>
        </w:tcPr>
        <w:p w14:paraId="0F7F47D0" w14:textId="77777777" w:rsidR="004B6B6C" w:rsidRPr="00F85124" w:rsidRDefault="004B6B6C" w:rsidP="00C33BFE">
          <w:pPr>
            <w:pStyle w:val="Style10"/>
            <w:rPr>
              <w:sz w:val="12"/>
              <w:szCs w:val="12"/>
            </w:rPr>
          </w:pPr>
          <w:r>
            <w:t xml:space="preserve">HERS Verified </w:t>
          </w:r>
          <w:r w:rsidRPr="006D2E42">
            <w:t>Single Dwelling Unit Hot Water System Distribution</w:t>
          </w:r>
        </w:p>
      </w:tc>
      <w:tc>
        <w:tcPr>
          <w:tcW w:w="2339" w:type="pct"/>
          <w:gridSpan w:val="2"/>
          <w:tcBorders>
            <w:left w:val="nil"/>
          </w:tcBorders>
        </w:tcPr>
        <w:p w14:paraId="0F7F47D1" w14:textId="22C30AEF"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E0960">
            <w:rPr>
              <w:noProof/>
            </w:rPr>
            <w:t>14</w:t>
          </w:r>
          <w:r>
            <w:rPr>
              <w:noProof/>
            </w:rPr>
            <w:fldChar w:fldCharType="end"/>
          </w:r>
          <w:r w:rsidRPr="00F85124">
            <w:t>)</w:t>
          </w:r>
        </w:p>
      </w:tc>
    </w:tr>
  </w:tbl>
  <w:p w14:paraId="0F7F47D3" w14:textId="6FFB196D" w:rsidR="004B6B6C" w:rsidRPr="006D2E42" w:rsidRDefault="007E0960"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5"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4B6B6C" w:rsidRDefault="007E0960">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36A1E99"/>
    <w:multiLevelType w:val="hybridMultilevel"/>
    <w:tmpl w:val="196A8036"/>
    <w:lvl w:ilvl="0" w:tplc="FE20AD8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FA6D9A"/>
    <w:multiLevelType w:val="hybridMultilevel"/>
    <w:tmpl w:val="E99E0902"/>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3E314C"/>
    <w:multiLevelType w:val="hybridMultilevel"/>
    <w:tmpl w:val="CCCE7B48"/>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2BC25DE0"/>
    <w:multiLevelType w:val="hybridMultilevel"/>
    <w:tmpl w:val="98ECFD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6E2267"/>
    <w:multiLevelType w:val="hybridMultilevel"/>
    <w:tmpl w:val="26FC0D46"/>
    <w:lvl w:ilvl="0" w:tplc="546C2440">
      <w:start w:val="1"/>
      <w:numFmt w:val="decimal"/>
      <w:lvlText w:val="%1."/>
      <w:lvlJc w:val="left"/>
      <w:pPr>
        <w:ind w:left="972" w:hanging="360"/>
      </w:pPr>
      <w:rPr>
        <w:rFonts w:hint="default"/>
        <w:b w:val="0"/>
        <w:bCs/>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1"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577D56"/>
    <w:multiLevelType w:val="hybridMultilevel"/>
    <w:tmpl w:val="3718F224"/>
    <w:lvl w:ilvl="0" w:tplc="FE20AD8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4516A1"/>
    <w:multiLevelType w:val="hybridMultilevel"/>
    <w:tmpl w:val="98ECF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3090A"/>
    <w:multiLevelType w:val="hybridMultilevel"/>
    <w:tmpl w:val="F2B01366"/>
    <w:lvl w:ilvl="0" w:tplc="ABF2CE4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54C725E1"/>
    <w:multiLevelType w:val="hybridMultilevel"/>
    <w:tmpl w:val="2F4E079C"/>
    <w:lvl w:ilvl="0" w:tplc="546C24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65131A"/>
    <w:multiLevelType w:val="hybridMultilevel"/>
    <w:tmpl w:val="FB744802"/>
    <w:lvl w:ilvl="0" w:tplc="FE20AD8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395208">
    <w:abstractNumId w:val="14"/>
  </w:num>
  <w:num w:numId="2" w16cid:durableId="1689595410">
    <w:abstractNumId w:val="6"/>
  </w:num>
  <w:num w:numId="3" w16cid:durableId="86927066">
    <w:abstractNumId w:val="20"/>
  </w:num>
  <w:num w:numId="4" w16cid:durableId="1502965634">
    <w:abstractNumId w:val="13"/>
  </w:num>
  <w:num w:numId="5" w16cid:durableId="73477200">
    <w:abstractNumId w:val="25"/>
  </w:num>
  <w:num w:numId="6" w16cid:durableId="906191080">
    <w:abstractNumId w:val="28"/>
  </w:num>
  <w:num w:numId="7" w16cid:durableId="877742249">
    <w:abstractNumId w:val="15"/>
  </w:num>
  <w:num w:numId="8" w16cid:durableId="1119027427">
    <w:abstractNumId w:val="6"/>
    <w:lvlOverride w:ilvl="0">
      <w:startOverride w:val="1"/>
    </w:lvlOverride>
    <w:lvlOverride w:ilvl="1"/>
    <w:lvlOverride w:ilvl="2"/>
    <w:lvlOverride w:ilvl="3"/>
    <w:lvlOverride w:ilvl="4"/>
    <w:lvlOverride w:ilvl="5"/>
    <w:lvlOverride w:ilvl="6"/>
    <w:lvlOverride w:ilvl="7"/>
    <w:lvlOverride w:ilvl="8"/>
  </w:num>
  <w:num w:numId="9" w16cid:durableId="1380284742">
    <w:abstractNumId w:val="27"/>
  </w:num>
  <w:num w:numId="10" w16cid:durableId="863714490">
    <w:abstractNumId w:val="19"/>
  </w:num>
  <w:num w:numId="11" w16cid:durableId="881357727">
    <w:abstractNumId w:val="2"/>
  </w:num>
  <w:num w:numId="12" w16cid:durableId="1808820169">
    <w:abstractNumId w:val="7"/>
  </w:num>
  <w:num w:numId="13" w16cid:durableId="913198201">
    <w:abstractNumId w:val="22"/>
  </w:num>
  <w:num w:numId="14" w16cid:durableId="1070807618">
    <w:abstractNumId w:val="8"/>
  </w:num>
  <w:num w:numId="15" w16cid:durableId="1711345892">
    <w:abstractNumId w:val="4"/>
  </w:num>
  <w:num w:numId="16" w16cid:durableId="710493431">
    <w:abstractNumId w:val="12"/>
  </w:num>
  <w:num w:numId="17" w16cid:durableId="1891191367">
    <w:abstractNumId w:val="23"/>
  </w:num>
  <w:num w:numId="18" w16cid:durableId="1757553467">
    <w:abstractNumId w:val="0"/>
  </w:num>
  <w:num w:numId="19" w16cid:durableId="1843157924">
    <w:abstractNumId w:val="11"/>
  </w:num>
  <w:num w:numId="20" w16cid:durableId="125466350">
    <w:abstractNumId w:val="29"/>
  </w:num>
  <w:num w:numId="21" w16cid:durableId="877358860">
    <w:abstractNumId w:val="24"/>
  </w:num>
  <w:num w:numId="22" w16cid:durableId="1806656442">
    <w:abstractNumId w:val="16"/>
  </w:num>
  <w:num w:numId="23" w16cid:durableId="251814219">
    <w:abstractNumId w:val="18"/>
  </w:num>
  <w:num w:numId="24" w16cid:durableId="558638739">
    <w:abstractNumId w:val="9"/>
  </w:num>
  <w:num w:numId="25" w16cid:durableId="639115888">
    <w:abstractNumId w:val="17"/>
  </w:num>
  <w:num w:numId="26" w16cid:durableId="1332683561">
    <w:abstractNumId w:val="1"/>
  </w:num>
  <w:num w:numId="27" w16cid:durableId="136336749">
    <w:abstractNumId w:val="26"/>
  </w:num>
  <w:num w:numId="28" w16cid:durableId="217936144">
    <w:abstractNumId w:val="21"/>
  </w:num>
  <w:num w:numId="29" w16cid:durableId="1094590530">
    <w:abstractNumId w:val="10"/>
  </w:num>
  <w:num w:numId="30" w16cid:durableId="2081168959">
    <w:abstractNumId w:val="5"/>
  </w:num>
  <w:num w:numId="31" w16cid:durableId="1613173160">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7F2A"/>
    <w:rsid w:val="00010453"/>
    <w:rsid w:val="00013667"/>
    <w:rsid w:val="00025661"/>
    <w:rsid w:val="00026F0A"/>
    <w:rsid w:val="000348E3"/>
    <w:rsid w:val="00034C3F"/>
    <w:rsid w:val="00034EAB"/>
    <w:rsid w:val="00035EF9"/>
    <w:rsid w:val="00036FB1"/>
    <w:rsid w:val="00043CAA"/>
    <w:rsid w:val="0004560C"/>
    <w:rsid w:val="00046302"/>
    <w:rsid w:val="000477C3"/>
    <w:rsid w:val="00047C58"/>
    <w:rsid w:val="0005432F"/>
    <w:rsid w:val="000601F4"/>
    <w:rsid w:val="0006478B"/>
    <w:rsid w:val="00064983"/>
    <w:rsid w:val="00064F9C"/>
    <w:rsid w:val="00065203"/>
    <w:rsid w:val="00073FBD"/>
    <w:rsid w:val="000758DD"/>
    <w:rsid w:val="000849F0"/>
    <w:rsid w:val="00092950"/>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C4ADD"/>
    <w:rsid w:val="000D3D9E"/>
    <w:rsid w:val="000D4598"/>
    <w:rsid w:val="000D5566"/>
    <w:rsid w:val="000D610A"/>
    <w:rsid w:val="000E1685"/>
    <w:rsid w:val="000E45E2"/>
    <w:rsid w:val="000F1D06"/>
    <w:rsid w:val="000F7055"/>
    <w:rsid w:val="000F75BC"/>
    <w:rsid w:val="001022AB"/>
    <w:rsid w:val="001042E0"/>
    <w:rsid w:val="00121CBA"/>
    <w:rsid w:val="00122A6B"/>
    <w:rsid w:val="00122DFF"/>
    <w:rsid w:val="001233C7"/>
    <w:rsid w:val="00127C14"/>
    <w:rsid w:val="0013071A"/>
    <w:rsid w:val="00131093"/>
    <w:rsid w:val="00136975"/>
    <w:rsid w:val="001379AE"/>
    <w:rsid w:val="001409A6"/>
    <w:rsid w:val="00141137"/>
    <w:rsid w:val="001418FF"/>
    <w:rsid w:val="0014411D"/>
    <w:rsid w:val="0014483B"/>
    <w:rsid w:val="001455A6"/>
    <w:rsid w:val="00147EA4"/>
    <w:rsid w:val="00150E9A"/>
    <w:rsid w:val="0015184E"/>
    <w:rsid w:val="00157186"/>
    <w:rsid w:val="0015721D"/>
    <w:rsid w:val="00157DF4"/>
    <w:rsid w:val="00163566"/>
    <w:rsid w:val="00166F9C"/>
    <w:rsid w:val="00173A82"/>
    <w:rsid w:val="00175066"/>
    <w:rsid w:val="00177CE0"/>
    <w:rsid w:val="00180B11"/>
    <w:rsid w:val="00181EE0"/>
    <w:rsid w:val="001822B4"/>
    <w:rsid w:val="00183F0C"/>
    <w:rsid w:val="00187D79"/>
    <w:rsid w:val="0019006C"/>
    <w:rsid w:val="00190379"/>
    <w:rsid w:val="001914EC"/>
    <w:rsid w:val="00192296"/>
    <w:rsid w:val="00192426"/>
    <w:rsid w:val="001938BC"/>
    <w:rsid w:val="00193F95"/>
    <w:rsid w:val="001950F9"/>
    <w:rsid w:val="001964BA"/>
    <w:rsid w:val="001A2C12"/>
    <w:rsid w:val="001A5DB6"/>
    <w:rsid w:val="001B074E"/>
    <w:rsid w:val="001B3105"/>
    <w:rsid w:val="001B5E9B"/>
    <w:rsid w:val="001B6293"/>
    <w:rsid w:val="001B692C"/>
    <w:rsid w:val="001C1D69"/>
    <w:rsid w:val="001C4043"/>
    <w:rsid w:val="001C4BC8"/>
    <w:rsid w:val="001C58CC"/>
    <w:rsid w:val="001C6CB5"/>
    <w:rsid w:val="001C6EE0"/>
    <w:rsid w:val="001C791D"/>
    <w:rsid w:val="001D396A"/>
    <w:rsid w:val="001E2AA7"/>
    <w:rsid w:val="001E3511"/>
    <w:rsid w:val="001E58D1"/>
    <w:rsid w:val="001F0055"/>
    <w:rsid w:val="001F0A85"/>
    <w:rsid w:val="001F353A"/>
    <w:rsid w:val="001F3BFF"/>
    <w:rsid w:val="001F3C43"/>
    <w:rsid w:val="001F752D"/>
    <w:rsid w:val="002003C3"/>
    <w:rsid w:val="002027EC"/>
    <w:rsid w:val="00205CF5"/>
    <w:rsid w:val="0020638D"/>
    <w:rsid w:val="0021138F"/>
    <w:rsid w:val="002130B3"/>
    <w:rsid w:val="002145A5"/>
    <w:rsid w:val="002176C2"/>
    <w:rsid w:val="0022056E"/>
    <w:rsid w:val="0022213C"/>
    <w:rsid w:val="00222953"/>
    <w:rsid w:val="00224FFB"/>
    <w:rsid w:val="00232426"/>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EB7"/>
    <w:rsid w:val="0026153D"/>
    <w:rsid w:val="00261B04"/>
    <w:rsid w:val="002626A8"/>
    <w:rsid w:val="00264A7E"/>
    <w:rsid w:val="00264CF8"/>
    <w:rsid w:val="00267060"/>
    <w:rsid w:val="00267109"/>
    <w:rsid w:val="00276DD9"/>
    <w:rsid w:val="00287857"/>
    <w:rsid w:val="00293EE6"/>
    <w:rsid w:val="002947E9"/>
    <w:rsid w:val="002A058D"/>
    <w:rsid w:val="002A1FF1"/>
    <w:rsid w:val="002A45FE"/>
    <w:rsid w:val="002A4FD5"/>
    <w:rsid w:val="002A63C0"/>
    <w:rsid w:val="002A6EA3"/>
    <w:rsid w:val="002B092D"/>
    <w:rsid w:val="002B1B1D"/>
    <w:rsid w:val="002B4375"/>
    <w:rsid w:val="002B5F75"/>
    <w:rsid w:val="002C0390"/>
    <w:rsid w:val="002D344E"/>
    <w:rsid w:val="002D4005"/>
    <w:rsid w:val="002D4853"/>
    <w:rsid w:val="002E14A5"/>
    <w:rsid w:val="002E1D83"/>
    <w:rsid w:val="002E200E"/>
    <w:rsid w:val="002F18C2"/>
    <w:rsid w:val="002F1EAA"/>
    <w:rsid w:val="002F44E2"/>
    <w:rsid w:val="002F70F5"/>
    <w:rsid w:val="003004FB"/>
    <w:rsid w:val="00300508"/>
    <w:rsid w:val="0030216A"/>
    <w:rsid w:val="003027B1"/>
    <w:rsid w:val="00302D3E"/>
    <w:rsid w:val="00304DD4"/>
    <w:rsid w:val="00307BC9"/>
    <w:rsid w:val="0031022E"/>
    <w:rsid w:val="003102FC"/>
    <w:rsid w:val="003166CA"/>
    <w:rsid w:val="00316E14"/>
    <w:rsid w:val="003222A9"/>
    <w:rsid w:val="003237A1"/>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386E"/>
    <w:rsid w:val="0036442C"/>
    <w:rsid w:val="003648E9"/>
    <w:rsid w:val="00366C9E"/>
    <w:rsid w:val="00371CAD"/>
    <w:rsid w:val="003739EF"/>
    <w:rsid w:val="003765F9"/>
    <w:rsid w:val="003806BB"/>
    <w:rsid w:val="003824DC"/>
    <w:rsid w:val="00383435"/>
    <w:rsid w:val="003838CF"/>
    <w:rsid w:val="003A0950"/>
    <w:rsid w:val="003A7C55"/>
    <w:rsid w:val="003B051E"/>
    <w:rsid w:val="003B2758"/>
    <w:rsid w:val="003B2928"/>
    <w:rsid w:val="003C08D4"/>
    <w:rsid w:val="003C1D51"/>
    <w:rsid w:val="003C2B0D"/>
    <w:rsid w:val="003C527B"/>
    <w:rsid w:val="003D02EE"/>
    <w:rsid w:val="003D081B"/>
    <w:rsid w:val="003D24E4"/>
    <w:rsid w:val="003D260A"/>
    <w:rsid w:val="003D3970"/>
    <w:rsid w:val="003D5A7E"/>
    <w:rsid w:val="003D7869"/>
    <w:rsid w:val="003D7F1B"/>
    <w:rsid w:val="003E2D1F"/>
    <w:rsid w:val="003E5D1D"/>
    <w:rsid w:val="003E5D49"/>
    <w:rsid w:val="003E761D"/>
    <w:rsid w:val="003E7706"/>
    <w:rsid w:val="003E796B"/>
    <w:rsid w:val="003F4DB5"/>
    <w:rsid w:val="003F5E03"/>
    <w:rsid w:val="003F6160"/>
    <w:rsid w:val="00400D12"/>
    <w:rsid w:val="004021C5"/>
    <w:rsid w:val="004035F2"/>
    <w:rsid w:val="004101C3"/>
    <w:rsid w:val="00410D90"/>
    <w:rsid w:val="00410ECB"/>
    <w:rsid w:val="00411887"/>
    <w:rsid w:val="004125D7"/>
    <w:rsid w:val="0041382D"/>
    <w:rsid w:val="004144C8"/>
    <w:rsid w:val="00416CD2"/>
    <w:rsid w:val="004172FC"/>
    <w:rsid w:val="004201F4"/>
    <w:rsid w:val="00422867"/>
    <w:rsid w:val="00426876"/>
    <w:rsid w:val="00444DF8"/>
    <w:rsid w:val="0044510E"/>
    <w:rsid w:val="0044682A"/>
    <w:rsid w:val="00446A5C"/>
    <w:rsid w:val="00455CD1"/>
    <w:rsid w:val="00455E0B"/>
    <w:rsid w:val="004561B1"/>
    <w:rsid w:val="00456EA6"/>
    <w:rsid w:val="004577D2"/>
    <w:rsid w:val="004648AA"/>
    <w:rsid w:val="00467528"/>
    <w:rsid w:val="004710F2"/>
    <w:rsid w:val="004716A9"/>
    <w:rsid w:val="004736BD"/>
    <w:rsid w:val="004737C4"/>
    <w:rsid w:val="00477514"/>
    <w:rsid w:val="00480EA0"/>
    <w:rsid w:val="004818A4"/>
    <w:rsid w:val="004859E2"/>
    <w:rsid w:val="004872EE"/>
    <w:rsid w:val="00493F0F"/>
    <w:rsid w:val="0049441B"/>
    <w:rsid w:val="00494DCF"/>
    <w:rsid w:val="004953E7"/>
    <w:rsid w:val="00496FB9"/>
    <w:rsid w:val="004A16DC"/>
    <w:rsid w:val="004A5342"/>
    <w:rsid w:val="004B0F33"/>
    <w:rsid w:val="004B28F4"/>
    <w:rsid w:val="004B4E3B"/>
    <w:rsid w:val="004B5988"/>
    <w:rsid w:val="004B6B6C"/>
    <w:rsid w:val="004B7988"/>
    <w:rsid w:val="004C395F"/>
    <w:rsid w:val="004C5832"/>
    <w:rsid w:val="004D1480"/>
    <w:rsid w:val="004D3E46"/>
    <w:rsid w:val="004D4362"/>
    <w:rsid w:val="004D6096"/>
    <w:rsid w:val="004D729F"/>
    <w:rsid w:val="004E16E0"/>
    <w:rsid w:val="004E20A7"/>
    <w:rsid w:val="004E3B6C"/>
    <w:rsid w:val="004E4DC2"/>
    <w:rsid w:val="00503547"/>
    <w:rsid w:val="005157FC"/>
    <w:rsid w:val="00520259"/>
    <w:rsid w:val="00521B8C"/>
    <w:rsid w:val="00524349"/>
    <w:rsid w:val="005252EC"/>
    <w:rsid w:val="00526D3D"/>
    <w:rsid w:val="005310C3"/>
    <w:rsid w:val="0053169A"/>
    <w:rsid w:val="00531DE4"/>
    <w:rsid w:val="00533FC8"/>
    <w:rsid w:val="005356DE"/>
    <w:rsid w:val="0053634D"/>
    <w:rsid w:val="005438DF"/>
    <w:rsid w:val="00552E12"/>
    <w:rsid w:val="00564E29"/>
    <w:rsid w:val="005667C7"/>
    <w:rsid w:val="00570C0E"/>
    <w:rsid w:val="00574862"/>
    <w:rsid w:val="00575109"/>
    <w:rsid w:val="00581D77"/>
    <w:rsid w:val="00583B52"/>
    <w:rsid w:val="00585D1F"/>
    <w:rsid w:val="0058605A"/>
    <w:rsid w:val="00587770"/>
    <w:rsid w:val="00592019"/>
    <w:rsid w:val="00593C5A"/>
    <w:rsid w:val="00596745"/>
    <w:rsid w:val="00596CDF"/>
    <w:rsid w:val="005A5077"/>
    <w:rsid w:val="005B0033"/>
    <w:rsid w:val="005B1B6C"/>
    <w:rsid w:val="005B4893"/>
    <w:rsid w:val="005C1235"/>
    <w:rsid w:val="005C2181"/>
    <w:rsid w:val="005C69A2"/>
    <w:rsid w:val="005D0176"/>
    <w:rsid w:val="005D11BC"/>
    <w:rsid w:val="005D2389"/>
    <w:rsid w:val="005D39A0"/>
    <w:rsid w:val="005D4FC8"/>
    <w:rsid w:val="005E1CB6"/>
    <w:rsid w:val="005E56D8"/>
    <w:rsid w:val="005F39F7"/>
    <w:rsid w:val="005F55BF"/>
    <w:rsid w:val="005F5F84"/>
    <w:rsid w:val="00604247"/>
    <w:rsid w:val="0060478D"/>
    <w:rsid w:val="00611038"/>
    <w:rsid w:val="00614D5B"/>
    <w:rsid w:val="006155F7"/>
    <w:rsid w:val="00615B2E"/>
    <w:rsid w:val="00621545"/>
    <w:rsid w:val="00625EF9"/>
    <w:rsid w:val="00627215"/>
    <w:rsid w:val="00627C40"/>
    <w:rsid w:val="00630FCE"/>
    <w:rsid w:val="00633333"/>
    <w:rsid w:val="006362CD"/>
    <w:rsid w:val="00641F8E"/>
    <w:rsid w:val="00643B79"/>
    <w:rsid w:val="00650332"/>
    <w:rsid w:val="00650C26"/>
    <w:rsid w:val="00656A70"/>
    <w:rsid w:val="0065796D"/>
    <w:rsid w:val="00660D0A"/>
    <w:rsid w:val="00662936"/>
    <w:rsid w:val="00663CC9"/>
    <w:rsid w:val="00666C61"/>
    <w:rsid w:val="00667CBD"/>
    <w:rsid w:val="0067429A"/>
    <w:rsid w:val="00676572"/>
    <w:rsid w:val="00680124"/>
    <w:rsid w:val="00684EC5"/>
    <w:rsid w:val="00684F4E"/>
    <w:rsid w:val="00686358"/>
    <w:rsid w:val="0069075C"/>
    <w:rsid w:val="00690C6A"/>
    <w:rsid w:val="00692843"/>
    <w:rsid w:val="006935C9"/>
    <w:rsid w:val="006971F7"/>
    <w:rsid w:val="006A33CA"/>
    <w:rsid w:val="006A3904"/>
    <w:rsid w:val="006A51EC"/>
    <w:rsid w:val="006A7E82"/>
    <w:rsid w:val="006B0D0C"/>
    <w:rsid w:val="006B448B"/>
    <w:rsid w:val="006C167A"/>
    <w:rsid w:val="006C36EE"/>
    <w:rsid w:val="006D0D5A"/>
    <w:rsid w:val="006D27B8"/>
    <w:rsid w:val="006D2E42"/>
    <w:rsid w:val="006D3053"/>
    <w:rsid w:val="006D43C4"/>
    <w:rsid w:val="006D5383"/>
    <w:rsid w:val="006E0618"/>
    <w:rsid w:val="006E08F4"/>
    <w:rsid w:val="006E1033"/>
    <w:rsid w:val="006E1120"/>
    <w:rsid w:val="006E1E98"/>
    <w:rsid w:val="006E239E"/>
    <w:rsid w:val="006E258E"/>
    <w:rsid w:val="006E4B25"/>
    <w:rsid w:val="006F400D"/>
    <w:rsid w:val="006F4A34"/>
    <w:rsid w:val="0070121D"/>
    <w:rsid w:val="0070204F"/>
    <w:rsid w:val="00704E79"/>
    <w:rsid w:val="00705E40"/>
    <w:rsid w:val="00707B29"/>
    <w:rsid w:val="0071146D"/>
    <w:rsid w:val="00711F85"/>
    <w:rsid w:val="007135FD"/>
    <w:rsid w:val="00717062"/>
    <w:rsid w:val="00720D79"/>
    <w:rsid w:val="00722694"/>
    <w:rsid w:val="007240D4"/>
    <w:rsid w:val="007305A1"/>
    <w:rsid w:val="00730CA2"/>
    <w:rsid w:val="00735003"/>
    <w:rsid w:val="00736541"/>
    <w:rsid w:val="007376A9"/>
    <w:rsid w:val="00747A98"/>
    <w:rsid w:val="007513F1"/>
    <w:rsid w:val="00754C30"/>
    <w:rsid w:val="00770BE1"/>
    <w:rsid w:val="007727F8"/>
    <w:rsid w:val="00775E71"/>
    <w:rsid w:val="00777ED6"/>
    <w:rsid w:val="0078464C"/>
    <w:rsid w:val="00785097"/>
    <w:rsid w:val="007867D1"/>
    <w:rsid w:val="00787826"/>
    <w:rsid w:val="007951A4"/>
    <w:rsid w:val="00795769"/>
    <w:rsid w:val="00795808"/>
    <w:rsid w:val="007A0AEE"/>
    <w:rsid w:val="007A27A1"/>
    <w:rsid w:val="007A56DD"/>
    <w:rsid w:val="007A73AF"/>
    <w:rsid w:val="007B0D5E"/>
    <w:rsid w:val="007B499C"/>
    <w:rsid w:val="007B6A87"/>
    <w:rsid w:val="007C0B16"/>
    <w:rsid w:val="007C2E10"/>
    <w:rsid w:val="007C69DF"/>
    <w:rsid w:val="007D028F"/>
    <w:rsid w:val="007D3579"/>
    <w:rsid w:val="007D76B1"/>
    <w:rsid w:val="007E0960"/>
    <w:rsid w:val="007E190B"/>
    <w:rsid w:val="007E6A62"/>
    <w:rsid w:val="007F04D6"/>
    <w:rsid w:val="007F2497"/>
    <w:rsid w:val="007F431D"/>
    <w:rsid w:val="007F5E60"/>
    <w:rsid w:val="007F7E71"/>
    <w:rsid w:val="008049A6"/>
    <w:rsid w:val="00811F8E"/>
    <w:rsid w:val="00815B61"/>
    <w:rsid w:val="00816EBB"/>
    <w:rsid w:val="00820267"/>
    <w:rsid w:val="00821398"/>
    <w:rsid w:val="00825ED4"/>
    <w:rsid w:val="0082708E"/>
    <w:rsid w:val="008273AE"/>
    <w:rsid w:val="008275A6"/>
    <w:rsid w:val="00832716"/>
    <w:rsid w:val="00841F88"/>
    <w:rsid w:val="008424AC"/>
    <w:rsid w:val="00843321"/>
    <w:rsid w:val="008444C9"/>
    <w:rsid w:val="00844F31"/>
    <w:rsid w:val="00845EE2"/>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73A7"/>
    <w:rsid w:val="00890BBF"/>
    <w:rsid w:val="008924B8"/>
    <w:rsid w:val="008A6EEA"/>
    <w:rsid w:val="008B05BB"/>
    <w:rsid w:val="008B0934"/>
    <w:rsid w:val="008B231F"/>
    <w:rsid w:val="008B3C69"/>
    <w:rsid w:val="008B5A85"/>
    <w:rsid w:val="008C1142"/>
    <w:rsid w:val="008C11DD"/>
    <w:rsid w:val="008C1A7B"/>
    <w:rsid w:val="008C511A"/>
    <w:rsid w:val="008C730E"/>
    <w:rsid w:val="008C7948"/>
    <w:rsid w:val="008D37C6"/>
    <w:rsid w:val="008D55F7"/>
    <w:rsid w:val="008D6F63"/>
    <w:rsid w:val="008D7929"/>
    <w:rsid w:val="008E21BC"/>
    <w:rsid w:val="008E2A8D"/>
    <w:rsid w:val="008E388E"/>
    <w:rsid w:val="008E4103"/>
    <w:rsid w:val="008E7932"/>
    <w:rsid w:val="008F0FC8"/>
    <w:rsid w:val="008F119E"/>
    <w:rsid w:val="008F15F7"/>
    <w:rsid w:val="008F4CD0"/>
    <w:rsid w:val="009024F2"/>
    <w:rsid w:val="009070C1"/>
    <w:rsid w:val="00911B47"/>
    <w:rsid w:val="00913A72"/>
    <w:rsid w:val="0091782E"/>
    <w:rsid w:val="00917900"/>
    <w:rsid w:val="00924765"/>
    <w:rsid w:val="009268B1"/>
    <w:rsid w:val="009269B2"/>
    <w:rsid w:val="00930EB5"/>
    <w:rsid w:val="00935470"/>
    <w:rsid w:val="00935859"/>
    <w:rsid w:val="00940B67"/>
    <w:rsid w:val="0094138E"/>
    <w:rsid w:val="00945B86"/>
    <w:rsid w:val="0095386E"/>
    <w:rsid w:val="009563F0"/>
    <w:rsid w:val="00956505"/>
    <w:rsid w:val="00961AE0"/>
    <w:rsid w:val="009625D0"/>
    <w:rsid w:val="00963B61"/>
    <w:rsid w:val="00964F6C"/>
    <w:rsid w:val="0096724B"/>
    <w:rsid w:val="009717E1"/>
    <w:rsid w:val="00975464"/>
    <w:rsid w:val="00975A1A"/>
    <w:rsid w:val="00975A94"/>
    <w:rsid w:val="00975B15"/>
    <w:rsid w:val="00975E71"/>
    <w:rsid w:val="00976C25"/>
    <w:rsid w:val="00980DEE"/>
    <w:rsid w:val="009813F1"/>
    <w:rsid w:val="00983DED"/>
    <w:rsid w:val="00983FF5"/>
    <w:rsid w:val="00990D0A"/>
    <w:rsid w:val="009916D8"/>
    <w:rsid w:val="00992424"/>
    <w:rsid w:val="00994805"/>
    <w:rsid w:val="00994A2E"/>
    <w:rsid w:val="00994F23"/>
    <w:rsid w:val="00995DE1"/>
    <w:rsid w:val="009A07EC"/>
    <w:rsid w:val="009A203E"/>
    <w:rsid w:val="009A48FF"/>
    <w:rsid w:val="009A63CA"/>
    <w:rsid w:val="009B0511"/>
    <w:rsid w:val="009B1376"/>
    <w:rsid w:val="009B229B"/>
    <w:rsid w:val="009B534F"/>
    <w:rsid w:val="009B681B"/>
    <w:rsid w:val="009B7609"/>
    <w:rsid w:val="009B7D4A"/>
    <w:rsid w:val="009B7F66"/>
    <w:rsid w:val="009C10FB"/>
    <w:rsid w:val="009C1825"/>
    <w:rsid w:val="009C19C3"/>
    <w:rsid w:val="009C1BD6"/>
    <w:rsid w:val="009C1D6E"/>
    <w:rsid w:val="009C5096"/>
    <w:rsid w:val="009D1721"/>
    <w:rsid w:val="009D6242"/>
    <w:rsid w:val="009E0D73"/>
    <w:rsid w:val="009E613E"/>
    <w:rsid w:val="009E6483"/>
    <w:rsid w:val="009F716A"/>
    <w:rsid w:val="00A049C9"/>
    <w:rsid w:val="00A1041C"/>
    <w:rsid w:val="00A11FD9"/>
    <w:rsid w:val="00A122CA"/>
    <w:rsid w:val="00A123F0"/>
    <w:rsid w:val="00A15705"/>
    <w:rsid w:val="00A15B3B"/>
    <w:rsid w:val="00A24E00"/>
    <w:rsid w:val="00A252E9"/>
    <w:rsid w:val="00A259EF"/>
    <w:rsid w:val="00A2638A"/>
    <w:rsid w:val="00A2703C"/>
    <w:rsid w:val="00A31B8A"/>
    <w:rsid w:val="00A31D9D"/>
    <w:rsid w:val="00A417EC"/>
    <w:rsid w:val="00A45B6A"/>
    <w:rsid w:val="00A55D6E"/>
    <w:rsid w:val="00A57683"/>
    <w:rsid w:val="00A701DF"/>
    <w:rsid w:val="00A7165C"/>
    <w:rsid w:val="00A72721"/>
    <w:rsid w:val="00A82A43"/>
    <w:rsid w:val="00A92D60"/>
    <w:rsid w:val="00A93E82"/>
    <w:rsid w:val="00A956FB"/>
    <w:rsid w:val="00AA01B2"/>
    <w:rsid w:val="00AA2204"/>
    <w:rsid w:val="00AA2A5A"/>
    <w:rsid w:val="00AA5E67"/>
    <w:rsid w:val="00AA6652"/>
    <w:rsid w:val="00AA7BA6"/>
    <w:rsid w:val="00AB3C60"/>
    <w:rsid w:val="00AB434E"/>
    <w:rsid w:val="00AC4964"/>
    <w:rsid w:val="00AC4B2D"/>
    <w:rsid w:val="00AD0DE8"/>
    <w:rsid w:val="00AD1BDD"/>
    <w:rsid w:val="00AD73BB"/>
    <w:rsid w:val="00AD7981"/>
    <w:rsid w:val="00AE1DDE"/>
    <w:rsid w:val="00AE3F87"/>
    <w:rsid w:val="00AE6068"/>
    <w:rsid w:val="00AE7D2E"/>
    <w:rsid w:val="00AF2949"/>
    <w:rsid w:val="00AF5BDE"/>
    <w:rsid w:val="00B02169"/>
    <w:rsid w:val="00B04692"/>
    <w:rsid w:val="00B04F1F"/>
    <w:rsid w:val="00B062D7"/>
    <w:rsid w:val="00B1560F"/>
    <w:rsid w:val="00B16B2C"/>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5F0F"/>
    <w:rsid w:val="00B7047B"/>
    <w:rsid w:val="00B70C68"/>
    <w:rsid w:val="00B7334B"/>
    <w:rsid w:val="00B73409"/>
    <w:rsid w:val="00B73475"/>
    <w:rsid w:val="00B74627"/>
    <w:rsid w:val="00B77D9F"/>
    <w:rsid w:val="00B818EC"/>
    <w:rsid w:val="00B843FA"/>
    <w:rsid w:val="00B93A6C"/>
    <w:rsid w:val="00B9472A"/>
    <w:rsid w:val="00B971C9"/>
    <w:rsid w:val="00B97E66"/>
    <w:rsid w:val="00BA0DE5"/>
    <w:rsid w:val="00BA20B7"/>
    <w:rsid w:val="00BA5AC2"/>
    <w:rsid w:val="00BB0819"/>
    <w:rsid w:val="00BB3633"/>
    <w:rsid w:val="00BB5DE7"/>
    <w:rsid w:val="00BB6EE2"/>
    <w:rsid w:val="00BC0A50"/>
    <w:rsid w:val="00BC0D1C"/>
    <w:rsid w:val="00BC1603"/>
    <w:rsid w:val="00BC4104"/>
    <w:rsid w:val="00BD3C19"/>
    <w:rsid w:val="00BD5A3B"/>
    <w:rsid w:val="00BD69BA"/>
    <w:rsid w:val="00BD7E2D"/>
    <w:rsid w:val="00BE088A"/>
    <w:rsid w:val="00BE1972"/>
    <w:rsid w:val="00BE3305"/>
    <w:rsid w:val="00BE794D"/>
    <w:rsid w:val="00BF22A7"/>
    <w:rsid w:val="00BF25D5"/>
    <w:rsid w:val="00BF3581"/>
    <w:rsid w:val="00BF603C"/>
    <w:rsid w:val="00BF7314"/>
    <w:rsid w:val="00C04DCE"/>
    <w:rsid w:val="00C063FD"/>
    <w:rsid w:val="00C11154"/>
    <w:rsid w:val="00C1150F"/>
    <w:rsid w:val="00C1191C"/>
    <w:rsid w:val="00C12EA4"/>
    <w:rsid w:val="00C16194"/>
    <w:rsid w:val="00C16266"/>
    <w:rsid w:val="00C17920"/>
    <w:rsid w:val="00C17ADA"/>
    <w:rsid w:val="00C207A5"/>
    <w:rsid w:val="00C258EC"/>
    <w:rsid w:val="00C309E7"/>
    <w:rsid w:val="00C31E7D"/>
    <w:rsid w:val="00C33BFE"/>
    <w:rsid w:val="00C37E7C"/>
    <w:rsid w:val="00C40B81"/>
    <w:rsid w:val="00C41113"/>
    <w:rsid w:val="00C4167D"/>
    <w:rsid w:val="00C41DB5"/>
    <w:rsid w:val="00C46AC8"/>
    <w:rsid w:val="00C4788A"/>
    <w:rsid w:val="00C50541"/>
    <w:rsid w:val="00C510E2"/>
    <w:rsid w:val="00C5262C"/>
    <w:rsid w:val="00C533F7"/>
    <w:rsid w:val="00C53FE6"/>
    <w:rsid w:val="00C549BD"/>
    <w:rsid w:val="00C55E3A"/>
    <w:rsid w:val="00C6275F"/>
    <w:rsid w:val="00C64F0C"/>
    <w:rsid w:val="00C7516C"/>
    <w:rsid w:val="00C7551D"/>
    <w:rsid w:val="00C80016"/>
    <w:rsid w:val="00C91513"/>
    <w:rsid w:val="00CA1005"/>
    <w:rsid w:val="00CA27B6"/>
    <w:rsid w:val="00CA42B3"/>
    <w:rsid w:val="00CA463B"/>
    <w:rsid w:val="00CB1D01"/>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0483"/>
    <w:rsid w:val="00D029BF"/>
    <w:rsid w:val="00D05C2C"/>
    <w:rsid w:val="00D11D0C"/>
    <w:rsid w:val="00D122CB"/>
    <w:rsid w:val="00D1391E"/>
    <w:rsid w:val="00D13C45"/>
    <w:rsid w:val="00D146D9"/>
    <w:rsid w:val="00D21FDB"/>
    <w:rsid w:val="00D23E4B"/>
    <w:rsid w:val="00D25425"/>
    <w:rsid w:val="00D27702"/>
    <w:rsid w:val="00D348F0"/>
    <w:rsid w:val="00D35CCC"/>
    <w:rsid w:val="00D362E8"/>
    <w:rsid w:val="00D405C8"/>
    <w:rsid w:val="00D405CB"/>
    <w:rsid w:val="00D428A3"/>
    <w:rsid w:val="00D442A6"/>
    <w:rsid w:val="00D44924"/>
    <w:rsid w:val="00D52378"/>
    <w:rsid w:val="00D52CC2"/>
    <w:rsid w:val="00D55D91"/>
    <w:rsid w:val="00D56448"/>
    <w:rsid w:val="00D65630"/>
    <w:rsid w:val="00D65B83"/>
    <w:rsid w:val="00D668B5"/>
    <w:rsid w:val="00D73EDD"/>
    <w:rsid w:val="00D7513B"/>
    <w:rsid w:val="00D75806"/>
    <w:rsid w:val="00D82384"/>
    <w:rsid w:val="00D843F8"/>
    <w:rsid w:val="00D86BD0"/>
    <w:rsid w:val="00D86D5C"/>
    <w:rsid w:val="00D879CA"/>
    <w:rsid w:val="00D90BC7"/>
    <w:rsid w:val="00D91F99"/>
    <w:rsid w:val="00D9470F"/>
    <w:rsid w:val="00DA08AB"/>
    <w:rsid w:val="00DA2983"/>
    <w:rsid w:val="00DA48EB"/>
    <w:rsid w:val="00DA5B77"/>
    <w:rsid w:val="00DB13D1"/>
    <w:rsid w:val="00DB7BEA"/>
    <w:rsid w:val="00DC1AAE"/>
    <w:rsid w:val="00DC1FD3"/>
    <w:rsid w:val="00DC25AA"/>
    <w:rsid w:val="00DC34CF"/>
    <w:rsid w:val="00DC522B"/>
    <w:rsid w:val="00DC71A3"/>
    <w:rsid w:val="00DC78B1"/>
    <w:rsid w:val="00DD7A9E"/>
    <w:rsid w:val="00DE1198"/>
    <w:rsid w:val="00DE23EE"/>
    <w:rsid w:val="00DE3596"/>
    <w:rsid w:val="00DE47AD"/>
    <w:rsid w:val="00DE5076"/>
    <w:rsid w:val="00DE5497"/>
    <w:rsid w:val="00DE68B9"/>
    <w:rsid w:val="00DE7A20"/>
    <w:rsid w:val="00DF0572"/>
    <w:rsid w:val="00DF277E"/>
    <w:rsid w:val="00DF3222"/>
    <w:rsid w:val="00DF32C1"/>
    <w:rsid w:val="00DF3388"/>
    <w:rsid w:val="00DF49E0"/>
    <w:rsid w:val="00DF4BB0"/>
    <w:rsid w:val="00DF67E5"/>
    <w:rsid w:val="00DF6C90"/>
    <w:rsid w:val="00E00248"/>
    <w:rsid w:val="00E008CB"/>
    <w:rsid w:val="00E02741"/>
    <w:rsid w:val="00E02C5F"/>
    <w:rsid w:val="00E04539"/>
    <w:rsid w:val="00E0468F"/>
    <w:rsid w:val="00E04921"/>
    <w:rsid w:val="00E07C31"/>
    <w:rsid w:val="00E10874"/>
    <w:rsid w:val="00E116A7"/>
    <w:rsid w:val="00E11E2A"/>
    <w:rsid w:val="00E13AEA"/>
    <w:rsid w:val="00E201AC"/>
    <w:rsid w:val="00E20AD9"/>
    <w:rsid w:val="00E22524"/>
    <w:rsid w:val="00E26207"/>
    <w:rsid w:val="00E318DC"/>
    <w:rsid w:val="00E43F52"/>
    <w:rsid w:val="00E44319"/>
    <w:rsid w:val="00E44611"/>
    <w:rsid w:val="00E44F15"/>
    <w:rsid w:val="00E5015A"/>
    <w:rsid w:val="00E53F43"/>
    <w:rsid w:val="00E53F9A"/>
    <w:rsid w:val="00E54E23"/>
    <w:rsid w:val="00E624D9"/>
    <w:rsid w:val="00E64274"/>
    <w:rsid w:val="00E65215"/>
    <w:rsid w:val="00E65CD8"/>
    <w:rsid w:val="00E71469"/>
    <w:rsid w:val="00E71FAB"/>
    <w:rsid w:val="00E7429A"/>
    <w:rsid w:val="00E74764"/>
    <w:rsid w:val="00E77A0E"/>
    <w:rsid w:val="00E81D52"/>
    <w:rsid w:val="00E85EA6"/>
    <w:rsid w:val="00E87371"/>
    <w:rsid w:val="00E879AA"/>
    <w:rsid w:val="00E91074"/>
    <w:rsid w:val="00E9142C"/>
    <w:rsid w:val="00E96E3C"/>
    <w:rsid w:val="00EA0932"/>
    <w:rsid w:val="00EA0965"/>
    <w:rsid w:val="00EB5D69"/>
    <w:rsid w:val="00EB620B"/>
    <w:rsid w:val="00EC0140"/>
    <w:rsid w:val="00EC0CA0"/>
    <w:rsid w:val="00EC1611"/>
    <w:rsid w:val="00EC1912"/>
    <w:rsid w:val="00EC1CBE"/>
    <w:rsid w:val="00EC473C"/>
    <w:rsid w:val="00ED40A1"/>
    <w:rsid w:val="00ED6E64"/>
    <w:rsid w:val="00EE52B2"/>
    <w:rsid w:val="00EE55E3"/>
    <w:rsid w:val="00EE7C97"/>
    <w:rsid w:val="00EF0F92"/>
    <w:rsid w:val="00EF43E7"/>
    <w:rsid w:val="00EF51D1"/>
    <w:rsid w:val="00EF51D7"/>
    <w:rsid w:val="00EF7B18"/>
    <w:rsid w:val="00F017C1"/>
    <w:rsid w:val="00F0196F"/>
    <w:rsid w:val="00F01D9F"/>
    <w:rsid w:val="00F024B5"/>
    <w:rsid w:val="00F035EE"/>
    <w:rsid w:val="00F056D7"/>
    <w:rsid w:val="00F0599D"/>
    <w:rsid w:val="00F07F36"/>
    <w:rsid w:val="00F1004F"/>
    <w:rsid w:val="00F158CD"/>
    <w:rsid w:val="00F2136B"/>
    <w:rsid w:val="00F3055F"/>
    <w:rsid w:val="00F349F6"/>
    <w:rsid w:val="00F402F5"/>
    <w:rsid w:val="00F41465"/>
    <w:rsid w:val="00F43BE7"/>
    <w:rsid w:val="00F43DC7"/>
    <w:rsid w:val="00F4590C"/>
    <w:rsid w:val="00F45E45"/>
    <w:rsid w:val="00F54A5D"/>
    <w:rsid w:val="00F55E19"/>
    <w:rsid w:val="00F63542"/>
    <w:rsid w:val="00F63AA5"/>
    <w:rsid w:val="00F6547E"/>
    <w:rsid w:val="00F67605"/>
    <w:rsid w:val="00F7001C"/>
    <w:rsid w:val="00F7260C"/>
    <w:rsid w:val="00F7760E"/>
    <w:rsid w:val="00F826C6"/>
    <w:rsid w:val="00F83A1B"/>
    <w:rsid w:val="00F96517"/>
    <w:rsid w:val="00FA4660"/>
    <w:rsid w:val="00FA6321"/>
    <w:rsid w:val="00FA67D5"/>
    <w:rsid w:val="00FA7B7E"/>
    <w:rsid w:val="00FB0CB9"/>
    <w:rsid w:val="00FB228D"/>
    <w:rsid w:val="00FB266D"/>
    <w:rsid w:val="00FB4EA5"/>
    <w:rsid w:val="00FB57F9"/>
    <w:rsid w:val="00FC0855"/>
    <w:rsid w:val="00FC1BBC"/>
    <w:rsid w:val="00FC7BC6"/>
    <w:rsid w:val="00FD3495"/>
    <w:rsid w:val="00FD5FAF"/>
    <w:rsid w:val="00FF28D5"/>
    <w:rsid w:val="00FF373B"/>
    <w:rsid w:val="00FF3BD3"/>
    <w:rsid w:val="00FF4ECD"/>
    <w:rsid w:val="2F6A1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13E50126-769B-4032-8A3E-C16B1419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tabs>
        <w:tab w:val="clear" w:pos="540"/>
      </w:tabs>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tabs>
        <w:tab w:val="clear" w:pos="2340"/>
      </w:tabs>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333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789864881">
      <w:bodyDiv w:val="1"/>
      <w:marLeft w:val="0"/>
      <w:marRight w:val="0"/>
      <w:marTop w:val="0"/>
      <w:marBottom w:val="0"/>
      <w:divBdr>
        <w:top w:val="none" w:sz="0" w:space="0" w:color="auto"/>
        <w:left w:val="none" w:sz="0" w:space="0" w:color="auto"/>
        <w:bottom w:val="none" w:sz="0" w:space="0" w:color="auto"/>
        <w:right w:val="none" w:sz="0" w:space="0" w:color="auto"/>
      </w:divBdr>
    </w:div>
    <w:div w:id="1056002866">
      <w:bodyDiv w:val="1"/>
      <w:marLeft w:val="0"/>
      <w:marRight w:val="0"/>
      <w:marTop w:val="0"/>
      <w:marBottom w:val="0"/>
      <w:divBdr>
        <w:top w:val="none" w:sz="0" w:space="0" w:color="auto"/>
        <w:left w:val="none" w:sz="0" w:space="0" w:color="auto"/>
        <w:bottom w:val="none" w:sz="0" w:space="0" w:color="auto"/>
        <w:right w:val="none" w:sz="0" w:space="0" w:color="auto"/>
      </w:divBdr>
    </w:div>
    <w:div w:id="1177159660">
      <w:bodyDiv w:val="1"/>
      <w:marLeft w:val="0"/>
      <w:marRight w:val="0"/>
      <w:marTop w:val="0"/>
      <w:marBottom w:val="0"/>
      <w:divBdr>
        <w:top w:val="none" w:sz="0" w:space="0" w:color="auto"/>
        <w:left w:val="none" w:sz="0" w:space="0" w:color="auto"/>
        <w:bottom w:val="none" w:sz="0" w:space="0" w:color="auto"/>
        <w:right w:val="none" w:sz="0" w:space="0" w:color="auto"/>
      </w:divBdr>
    </w:div>
    <w:div w:id="1550607363">
      <w:bodyDiv w:val="1"/>
      <w:marLeft w:val="0"/>
      <w:marRight w:val="0"/>
      <w:marTop w:val="0"/>
      <w:marBottom w:val="0"/>
      <w:divBdr>
        <w:top w:val="none" w:sz="0" w:space="0" w:color="auto"/>
        <w:left w:val="none" w:sz="0" w:space="0" w:color="auto"/>
        <w:bottom w:val="none" w:sz="0" w:space="0" w:color="auto"/>
        <w:right w:val="none" w:sz="0" w:space="0" w:color="auto"/>
      </w:divBdr>
    </w:div>
    <w:div w:id="1615139050">
      <w:bodyDiv w:val="1"/>
      <w:marLeft w:val="0"/>
      <w:marRight w:val="0"/>
      <w:marTop w:val="0"/>
      <w:marBottom w:val="0"/>
      <w:divBdr>
        <w:top w:val="none" w:sz="0" w:space="0" w:color="auto"/>
        <w:left w:val="none" w:sz="0" w:space="0" w:color="auto"/>
        <w:bottom w:val="none" w:sz="0" w:space="0" w:color="auto"/>
        <w:right w:val="none" w:sz="0" w:space="0" w:color="auto"/>
      </w:divBdr>
    </w:div>
    <w:div w:id="198746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2.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3.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customXml/itemProps4.xml><?xml version="1.0" encoding="utf-8"?>
<ds:datastoreItem xmlns:ds="http://schemas.openxmlformats.org/officeDocument/2006/customXml" ds:itemID="{C10C3841-FC32-4980-8123-9C2A41D02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EC2A80B-D165-4D5C-8C56-AA7A8358B680}">
  <ds:schemaRefs>
    <ds:schemaRef ds:uri="http://schemas.openxmlformats.org/package/2006/metadata/core-properties"/>
    <ds:schemaRef ds:uri="http://purl.org/dc/dcmitype/"/>
    <ds:schemaRef ds:uri="785685f2-c2e1-4352-89aa-3faca8eaba52"/>
    <ds:schemaRef ds:uri="http://schemas.microsoft.com/office/2006/metadata/properties"/>
    <ds:schemaRef ds:uri="5067c814-4b34-462c-a21d-c185ff6548d2"/>
    <ds:schemaRef ds:uri="http://purl.org/dc/elements/1.1/"/>
    <ds:schemaRef ds:uri="http://schemas.microsoft.com/office/2006/documentManagement/types"/>
    <ds:schemaRef ds:uri="http://www.w3.org/XML/1998/namespace"/>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24</Pages>
  <Words>9500</Words>
  <Characters>54156</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128</cp:revision>
  <cp:lastPrinted>2019-01-23T23:31:00Z</cp:lastPrinted>
  <dcterms:created xsi:type="dcterms:W3CDTF">2022-01-25T22:39:00Z</dcterms:created>
  <dcterms:modified xsi:type="dcterms:W3CDTF">2022-11-04T19:01:00Z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