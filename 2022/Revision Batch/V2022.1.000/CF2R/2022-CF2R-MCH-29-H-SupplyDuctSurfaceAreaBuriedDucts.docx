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C8BD0" w14:textId="77777777" w:rsidR="00C91F9B" w:rsidRPr="00A350AF" w:rsidRDefault="00C91F9B" w:rsidP="00C91F9B">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53AC5C04" w14:textId="77777777" w:rsidR="00C91F9B" w:rsidRPr="00CC26DE" w:rsidRDefault="00C91F9B" w:rsidP="00C91F9B">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C91F9B" w:rsidRPr="00CC26DE" w14:paraId="626E5A79" w14:textId="77777777" w:rsidTr="00E82BCD">
        <w:trPr>
          <w:trHeight w:val="288"/>
        </w:trPr>
        <w:tc>
          <w:tcPr>
            <w:tcW w:w="7177" w:type="dxa"/>
          </w:tcPr>
          <w:p w14:paraId="1652E64D" w14:textId="77777777" w:rsidR="00C91F9B" w:rsidRPr="00CC26DE" w:rsidRDefault="00C91F9B"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0559D5DE" w14:textId="77777777" w:rsidR="00C91F9B" w:rsidRPr="00CC26DE" w:rsidRDefault="00C91F9B"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C91F9B" w:rsidRPr="00CC26DE" w14:paraId="28B39CE0" w14:textId="77777777" w:rsidTr="00E82BCD">
        <w:trPr>
          <w:trHeight w:val="288"/>
        </w:trPr>
        <w:tc>
          <w:tcPr>
            <w:tcW w:w="7177" w:type="dxa"/>
          </w:tcPr>
          <w:p w14:paraId="3E91AFF8" w14:textId="77777777" w:rsidR="00C91F9B" w:rsidRPr="00CC26DE" w:rsidRDefault="00C91F9B"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76189907" w14:textId="77777777" w:rsidR="00C91F9B" w:rsidRPr="00CC26DE" w:rsidRDefault="00C91F9B"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C91F9B" w:rsidRPr="00CC26DE" w14:paraId="42A612EF" w14:textId="77777777" w:rsidTr="00E82BCD">
        <w:trPr>
          <w:trHeight w:val="288"/>
        </w:trPr>
        <w:tc>
          <w:tcPr>
            <w:tcW w:w="7177" w:type="dxa"/>
          </w:tcPr>
          <w:p w14:paraId="0D96169E" w14:textId="77777777" w:rsidR="00C91F9B" w:rsidRPr="00CC26DE" w:rsidRDefault="00C91F9B"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51EE6BB0" w14:textId="77777777" w:rsidR="00C91F9B" w:rsidRPr="00CC26DE" w:rsidRDefault="00C91F9B"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220F6FE9" w14:textId="615E05B9" w:rsidR="00D36543" w:rsidRDefault="00D36543">
      <w:pPr>
        <w:rPr>
          <w:rFonts w:asciiTheme="minorHAnsi" w:hAnsiTheme="minorHAnsi"/>
          <w:i/>
          <w:sz w:val="18"/>
          <w:szCs w:val="18"/>
        </w:rPr>
      </w:pPr>
    </w:p>
    <w:p w14:paraId="681C4889" w14:textId="0DEEED3A" w:rsidR="004B62FE" w:rsidRPr="00542A58" w:rsidRDefault="004B62FE" w:rsidP="004B62FE">
      <w:pPr>
        <w:rPr>
          <w:rFonts w:asciiTheme="minorHAnsi" w:hAnsiTheme="minorHAnsi"/>
          <w:i/>
        </w:rPr>
      </w:pPr>
      <w:r w:rsidRPr="00542A58">
        <w:rPr>
          <w:rFonts w:asciiTheme="minorHAnsi" w:hAnsiTheme="minorHAnsi"/>
          <w:i/>
        </w:rPr>
        <w:t>Note: Submit one Certificate</w:t>
      </w:r>
      <w:r w:rsidR="003C03FA" w:rsidRPr="00542A58">
        <w:rPr>
          <w:rFonts w:asciiTheme="minorHAnsi" w:hAnsiTheme="minorHAnsi"/>
          <w:i/>
        </w:rPr>
        <w:t xml:space="preserve"> of installation</w:t>
      </w:r>
      <w:r w:rsidRPr="00542A58">
        <w:rPr>
          <w:rFonts w:asciiTheme="minorHAnsi" w:hAnsiTheme="minorHAnsi"/>
          <w:i/>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
        <w:gridCol w:w="5298"/>
        <w:gridCol w:w="5043"/>
      </w:tblGrid>
      <w:tr w:rsidR="0069547F" w:rsidRPr="005369B5" w14:paraId="778763B9" w14:textId="77777777" w:rsidTr="005837D0">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62B55CC" w14:textId="77777777" w:rsidR="0069547F" w:rsidRPr="00877B2C" w:rsidRDefault="0069547F" w:rsidP="005837D0">
            <w:pPr>
              <w:rPr>
                <w:rFonts w:asciiTheme="minorHAnsi" w:hAnsiTheme="minorHAnsi"/>
                <w:b/>
                <w:caps/>
                <w:sz w:val="18"/>
                <w:szCs w:val="18"/>
              </w:rPr>
            </w:pPr>
            <w:r w:rsidRPr="00F70B2C">
              <w:rPr>
                <w:rFonts w:asciiTheme="minorHAnsi" w:hAnsiTheme="minorHAnsi"/>
                <w:b/>
                <w:caps/>
                <w:szCs w:val="18"/>
              </w:rPr>
              <w:t xml:space="preserve">A. </w:t>
            </w:r>
            <w:r w:rsidRPr="00F70B2C">
              <w:rPr>
                <w:rFonts w:asciiTheme="minorHAnsi" w:hAnsiTheme="minorHAnsi"/>
                <w:b/>
                <w:szCs w:val="18"/>
              </w:rPr>
              <w:t>Duct System Information</w:t>
            </w:r>
          </w:p>
        </w:tc>
      </w:tr>
      <w:tr w:rsidR="0069547F" w:rsidRPr="005369B5" w14:paraId="5632605A"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2009B0B6" w14:textId="73E028A5" w:rsidR="0069547F" w:rsidRPr="00877B2C" w:rsidRDefault="0069547F" w:rsidP="005837D0">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2ECCFD60" w14:textId="01C80DC0"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09211BC1" w14:textId="77777777" w:rsidR="0069547F" w:rsidRPr="00F70B2C" w:rsidRDefault="0069547F" w:rsidP="005837D0">
            <w:pPr>
              <w:rPr>
                <w:rFonts w:asciiTheme="minorHAnsi" w:hAnsiTheme="minorHAnsi"/>
                <w:b/>
                <w:sz w:val="18"/>
              </w:rPr>
            </w:pPr>
          </w:p>
        </w:tc>
      </w:tr>
      <w:tr w:rsidR="0069547F" w:rsidRPr="005369B5" w14:paraId="24FF80DE"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5A74119" w14:textId="798431CE"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5C794534" w14:textId="72C42C3B"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360D606" w14:textId="77777777" w:rsidR="0069547F" w:rsidRPr="005369B5" w:rsidRDefault="0069547F" w:rsidP="005837D0">
            <w:pPr>
              <w:rPr>
                <w:rFonts w:asciiTheme="minorHAnsi" w:hAnsiTheme="minorHAnsi"/>
                <w:sz w:val="18"/>
                <w:szCs w:val="18"/>
              </w:rPr>
            </w:pPr>
          </w:p>
        </w:tc>
      </w:tr>
      <w:tr w:rsidR="009F1AB0" w:rsidRPr="005369B5" w14:paraId="188016C7"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4433B01" w14:textId="080FB9CB" w:rsidR="009F1AB0" w:rsidRPr="00877B2C" w:rsidRDefault="009F1AB0" w:rsidP="009F1AB0">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023B7B7F" w14:textId="69C82434" w:rsidR="009F1AB0" w:rsidRPr="009F1AB0" w:rsidDel="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EFD5A5A" w14:textId="77777777" w:rsidR="009F1AB0" w:rsidRPr="005369B5" w:rsidRDefault="009F1AB0" w:rsidP="009F1AB0">
            <w:pPr>
              <w:rPr>
                <w:rFonts w:asciiTheme="minorHAnsi" w:hAnsiTheme="minorHAnsi"/>
                <w:sz w:val="18"/>
                <w:szCs w:val="18"/>
              </w:rPr>
            </w:pPr>
          </w:p>
        </w:tc>
      </w:tr>
      <w:tr w:rsidR="009F1AB0" w:rsidRPr="005369B5" w14:paraId="57A10BBF"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8FF9292" w14:textId="6AE1B717"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FA6E7A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4111817A" w14:textId="77777777" w:rsidR="009F1AB0" w:rsidRPr="00A92C18" w:rsidRDefault="009F1AB0" w:rsidP="009F1AB0">
            <w:pPr>
              <w:rPr>
                <w:rFonts w:asciiTheme="minorHAnsi" w:hAnsiTheme="minorHAnsi"/>
              </w:rPr>
            </w:pPr>
          </w:p>
        </w:tc>
      </w:tr>
      <w:tr w:rsidR="009F1AB0" w:rsidRPr="005369B5" w14:paraId="1C9B742A"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584C83D7" w14:textId="7039CE3C"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0A6AA6B3"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3889E177" w14:textId="77777777" w:rsidR="009F1AB0" w:rsidRPr="00A92C18" w:rsidRDefault="009F1AB0" w:rsidP="009F1AB0">
            <w:pPr>
              <w:rPr>
                <w:rFonts w:asciiTheme="minorHAnsi" w:hAnsiTheme="minorHAnsi"/>
              </w:rPr>
            </w:pPr>
          </w:p>
        </w:tc>
      </w:tr>
      <w:tr w:rsidR="009F1AB0" w:rsidRPr="005369B5" w14:paraId="0ACDA340"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2C4323F" w14:textId="74A9CEC0"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0BC85D3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20AC3DDA" w14:textId="77777777" w:rsidR="009F1AB0" w:rsidRPr="00A92C18" w:rsidRDefault="009F1AB0" w:rsidP="009F1AB0">
            <w:pPr>
              <w:rPr>
                <w:rFonts w:asciiTheme="minorHAnsi" w:hAnsiTheme="minorHAnsi"/>
              </w:rPr>
            </w:pPr>
          </w:p>
        </w:tc>
      </w:tr>
    </w:tbl>
    <w:p w14:paraId="681C48A0" w14:textId="07FEA04D"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0266950D"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BEA5339" w14:textId="77777777"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Pr="00F70B2C">
              <w:rPr>
                <w:rFonts w:asciiTheme="minorHAnsi" w:hAnsiTheme="minorHAnsi"/>
                <w:b/>
                <w:szCs w:val="18"/>
              </w:rPr>
              <w:t>Duct Surface Area Reduction and R-value Compliance Credit</w:t>
            </w:r>
          </w:p>
          <w:p w14:paraId="5787737E"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69547F" w:rsidRPr="006136A2" w14:paraId="26F4998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470B2E5"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28BC43F"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63FB2DD2"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0B388F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529973C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4E513FB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C8A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6336FB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including duct sizes</w:t>
            </w:r>
            <w:r>
              <w:rPr>
                <w:rFonts w:asciiTheme="minorHAnsi" w:hAnsiTheme="minorHAnsi"/>
                <w:sz w:val="18"/>
                <w:szCs w:val="18"/>
              </w:rPr>
              <w:t>, R-values, and lengths,</w:t>
            </w:r>
            <w:r w:rsidRPr="00877B2C">
              <w:rPr>
                <w:rFonts w:asciiTheme="minorHAnsi" w:hAnsiTheme="minorHAnsi"/>
                <w:sz w:val="18"/>
                <w:szCs w:val="18"/>
              </w:rPr>
              <w:t xml:space="preserve"> and locations of supply &amp; return registers shall conform to the duct system design layout approved by the enforcement agency.</w:t>
            </w:r>
          </w:p>
        </w:tc>
      </w:tr>
      <w:tr w:rsidR="0069547F" w:rsidRPr="006136A2" w14:paraId="6B9C97B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E05CB2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F4EC306"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69547F" w:rsidRPr="006136A2" w14:paraId="1908C8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1744B5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57A89E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69547F" w:rsidRPr="006136A2" w14:paraId="196FB336"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00AD750A" w14:textId="5F77B361" w:rsidR="0069547F" w:rsidRPr="00877B2C" w:rsidRDefault="0069547F" w:rsidP="005837D0">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4E585940" w14:textId="77777777" w:rsidR="0069547F" w:rsidRPr="00567F24" w:rsidRDefault="0069547F">
      <w:pPr>
        <w:tabs>
          <w:tab w:val="left" w:pos="360"/>
          <w:tab w:val="left" w:pos="3600"/>
          <w:tab w:val="left" w:pos="4680"/>
          <w:tab w:val="left" w:pos="5940"/>
          <w:tab w:val="left" w:pos="6930"/>
          <w:tab w:val="left" w:pos="8100"/>
          <w:tab w:val="left" w:pos="9090"/>
        </w:tabs>
        <w:rPr>
          <w:rFonts w:asciiTheme="minorHAnsi" w:hAnsi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3424BBF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D7639F" w14:textId="0E2980B6"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1715A341"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69547F" w:rsidRPr="006136A2" w14:paraId="072A81C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4B09C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59C21EF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5137766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4C1C9A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9619FAD"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3C47E7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7C737D8"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0B64A2A" w14:textId="72ED52D8"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69547F" w:rsidRPr="006136A2" w14:paraId="72B992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D99518E"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DDA81FC"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EE7A94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43F2F9B"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7122A26" w14:textId="522551E4" w:rsidR="0069547F" w:rsidRPr="00877B2C" w:rsidRDefault="0069547F"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6136A2" w14:paraId="54C8357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856E35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85C3775" w14:textId="77777777" w:rsidR="0069547F" w:rsidRPr="00877B2C" w:rsidRDefault="0069547F"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3BF5227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B88F72" w14:textId="7CC381C6"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0663C123" w14:textId="30DE1266" w:rsidR="0069547F" w:rsidRPr="003527A2" w:rsidRDefault="0069547F">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69547F" w:rsidRPr="006136A2" w14:paraId="7836638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A4F1DC8" w14:textId="5274AF4A" w:rsidR="0069547F" w:rsidRPr="00877B2C" w:rsidRDefault="0069547F" w:rsidP="005837D0">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6587B639" w14:textId="6CF1A417" w:rsidR="003E52E2" w:rsidRDefault="003E52E2"/>
    <w:p w14:paraId="0D30F627" w14:textId="77777777" w:rsidR="003E52E2" w:rsidRDefault="003E52E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42259033" w14:textId="77777777" w:rsidTr="0069547F">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48905A36" w14:textId="77777777" w:rsidR="0069547F" w:rsidRPr="0069547F" w:rsidRDefault="0069547F">
            <w:pPr>
              <w:rPr>
                <w:rFonts w:asciiTheme="minorHAnsi" w:hAnsiTheme="minorHAnsi"/>
                <w:b/>
                <w:sz w:val="18"/>
              </w:rPr>
            </w:pPr>
            <w:r w:rsidRPr="0069547F">
              <w:rPr>
                <w:rFonts w:asciiTheme="minorHAnsi" w:hAnsiTheme="minorHAnsi"/>
                <w:b/>
                <w:sz w:val="18"/>
              </w:rPr>
              <w:lastRenderedPageBreak/>
              <w:t>D.</w:t>
            </w:r>
            <w:r w:rsidRPr="0069547F">
              <w:rPr>
                <w:rFonts w:asciiTheme="minorHAnsi" w:hAnsiTheme="minorHAnsi"/>
                <w:b/>
                <w:sz w:val="18"/>
                <w:szCs w:val="18"/>
              </w:rPr>
              <w:t xml:space="preserve"> </w:t>
            </w:r>
            <w:r w:rsidRPr="0069547F">
              <w:rPr>
                <w:rFonts w:asciiTheme="minorHAnsi" w:hAnsiTheme="minorHAnsi"/>
                <w:b/>
                <w:sz w:val="18"/>
              </w:rPr>
              <w:t>Deeply Buried Ducts Compliance Credit</w:t>
            </w:r>
          </w:p>
          <w:p w14:paraId="64E1B690" w14:textId="1CD8458F" w:rsidR="0069547F" w:rsidRPr="0069547F" w:rsidRDefault="0069547F">
            <w:pPr>
              <w:rPr>
                <w:rFonts w:asciiTheme="minorHAnsi" w:hAnsiTheme="minorHAnsi"/>
                <w:b/>
                <w:sz w:val="18"/>
              </w:rPr>
            </w:pPr>
            <w:r w:rsidRPr="008C062B">
              <w:rPr>
                <w:rFonts w:asciiTheme="minorHAnsi" w:hAnsiTheme="minorHAnsi"/>
                <w:sz w:val="18"/>
                <w:szCs w:val="18"/>
              </w:rPr>
              <w:t xml:space="preserve">Duct segments meeting the requirements for buried ducts and covered by at least 3.5 inches of insulation can take credit for effective duct insulation levels </w:t>
            </w:r>
            <w:r w:rsidR="00195855">
              <w:rPr>
                <w:rFonts w:asciiTheme="minorHAnsi" w:hAnsiTheme="minorHAnsi"/>
                <w:sz w:val="18"/>
                <w:szCs w:val="18"/>
              </w:rPr>
              <w:t xml:space="preserve">greater than </w:t>
            </w:r>
            <w:r w:rsidRPr="008C062B">
              <w:rPr>
                <w:rFonts w:asciiTheme="minorHAnsi" w:hAnsiTheme="minorHAnsi"/>
                <w:sz w:val="18"/>
                <w:szCs w:val="18"/>
              </w:rPr>
              <w:t>buried ducts. Deeply buried ducts have the option of using lowered portions of the ceiling or durable containment systems to achieve burial depth greater than the overall attic insulation level. Deeply buried duct systems must comply with the following requirements:</w:t>
            </w:r>
          </w:p>
        </w:tc>
      </w:tr>
      <w:tr w:rsidR="0069547F" w:rsidRPr="006136A2" w14:paraId="00A55B5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BED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14BBB898"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7E00FBD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2ACD976"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C1F7610"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2093DC4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6CAFBA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34259362" w14:textId="062B416F"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69547F" w:rsidRPr="006136A2" w14:paraId="0EDBEF4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376B38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BD17E02"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F8869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676C3B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353E3BC9" w14:textId="136D6AC8" w:rsidR="0069547F" w:rsidRPr="00877B2C" w:rsidRDefault="0069547F"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877B2C" w14:paraId="11C2F7F8"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4D115D"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A9FDBDF" w14:textId="77777777" w:rsidR="0069547F" w:rsidRPr="00877B2C" w:rsidRDefault="0069547F"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6EDAB0A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FAFA587" w14:textId="67A625F6" w:rsidR="0069547F" w:rsidRPr="00877B2C" w:rsidRDefault="0069547F">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106E3457" w14:textId="4E53F33C" w:rsidR="0069547F" w:rsidRPr="00801F86" w:rsidRDefault="0069547F">
            <w:pPr>
              <w:keepNext/>
              <w:tabs>
                <w:tab w:val="left" w:pos="356"/>
              </w:tabs>
              <w:rPr>
                <w:rFonts w:asciiTheme="minorHAnsi" w:hAnsiTheme="minorHAnsi"/>
                <w:b/>
                <w:sz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69547F" w:rsidRPr="0014781A" w14:paraId="3CA0B2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B8596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94A90C4" w14:textId="77777777" w:rsidR="0069547F" w:rsidRPr="00067E04" w:rsidRDefault="0069547F"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69547F" w:rsidRPr="006136A2" w14:paraId="5FDBC464"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B13F72" w14:textId="05A725AF" w:rsidR="0069547F" w:rsidRPr="00877B2C" w:rsidRDefault="0069547F">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350496B3" w14:textId="06237F93" w:rsidR="0069547F" w:rsidRDefault="0069547F">
      <w:pPr>
        <w:rPr>
          <w:rFonts w:asciiTheme="minorHAnsi" w:hAnsiTheme="minorHAnsi"/>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69547F" w14:paraId="2D692A7E" w14:textId="77777777" w:rsidTr="008D431E">
        <w:trPr>
          <w:trHeight w:val="224"/>
        </w:trPr>
        <w:tc>
          <w:tcPr>
            <w:tcW w:w="11016" w:type="dxa"/>
            <w:gridSpan w:val="9"/>
          </w:tcPr>
          <w:p w14:paraId="36992D3C" w14:textId="047E587D" w:rsidR="0069547F" w:rsidRDefault="00F77B63" w:rsidP="008D431E">
            <w:pPr>
              <w:rPr>
                <w:rFonts w:asciiTheme="minorHAnsi" w:hAnsiTheme="minorHAnsi"/>
                <w:sz w:val="18"/>
                <w:szCs w:val="18"/>
              </w:rPr>
            </w:pPr>
            <w:r>
              <w:rPr>
                <w:rFonts w:asciiTheme="minorHAnsi" w:hAnsiTheme="minorHAnsi"/>
                <w:b/>
                <w:bCs/>
                <w:szCs w:val="18"/>
              </w:rPr>
              <w:t>E</w:t>
            </w:r>
            <w:r w:rsidR="0069547F">
              <w:rPr>
                <w:rFonts w:asciiTheme="minorHAnsi" w:hAnsiTheme="minorHAnsi"/>
                <w:b/>
                <w:bCs/>
                <w:szCs w:val="18"/>
              </w:rPr>
              <w:t>. Duct System Design Details</w:t>
            </w:r>
          </w:p>
        </w:tc>
      </w:tr>
      <w:tr w:rsidR="0069547F" w14:paraId="2D4B540F" w14:textId="77777777" w:rsidTr="008D431E">
        <w:trPr>
          <w:trHeight w:val="224"/>
        </w:trPr>
        <w:tc>
          <w:tcPr>
            <w:tcW w:w="1278" w:type="dxa"/>
          </w:tcPr>
          <w:p w14:paraId="368FF97E" w14:textId="77777777" w:rsidR="0069547F" w:rsidRDefault="0069547F" w:rsidP="008D431E">
            <w:pPr>
              <w:jc w:val="center"/>
              <w:rPr>
                <w:rFonts w:asciiTheme="minorHAnsi" w:hAnsiTheme="minorHAnsi"/>
                <w:sz w:val="18"/>
                <w:szCs w:val="18"/>
              </w:rPr>
            </w:pPr>
            <w:r>
              <w:rPr>
                <w:rFonts w:asciiTheme="minorHAnsi" w:hAnsiTheme="minorHAnsi"/>
                <w:sz w:val="18"/>
                <w:szCs w:val="18"/>
              </w:rPr>
              <w:t>01</w:t>
            </w:r>
          </w:p>
        </w:tc>
        <w:tc>
          <w:tcPr>
            <w:tcW w:w="990" w:type="dxa"/>
          </w:tcPr>
          <w:p w14:paraId="4C6328D2" w14:textId="77777777" w:rsidR="0069547F" w:rsidRDefault="0069547F" w:rsidP="008D431E">
            <w:pPr>
              <w:jc w:val="center"/>
              <w:rPr>
                <w:rFonts w:asciiTheme="minorHAnsi" w:hAnsiTheme="minorHAnsi"/>
                <w:sz w:val="18"/>
                <w:szCs w:val="18"/>
              </w:rPr>
            </w:pPr>
            <w:r>
              <w:rPr>
                <w:rFonts w:asciiTheme="minorHAnsi" w:hAnsiTheme="minorHAnsi"/>
                <w:sz w:val="18"/>
                <w:szCs w:val="18"/>
              </w:rPr>
              <w:t>02</w:t>
            </w:r>
          </w:p>
        </w:tc>
        <w:tc>
          <w:tcPr>
            <w:tcW w:w="810" w:type="dxa"/>
          </w:tcPr>
          <w:p w14:paraId="1321D629" w14:textId="77777777" w:rsidR="0069547F" w:rsidRDefault="0069547F" w:rsidP="008D431E">
            <w:pPr>
              <w:jc w:val="center"/>
              <w:rPr>
                <w:rFonts w:asciiTheme="minorHAnsi" w:hAnsiTheme="minorHAnsi"/>
                <w:sz w:val="18"/>
                <w:szCs w:val="18"/>
              </w:rPr>
            </w:pPr>
            <w:r>
              <w:rPr>
                <w:rFonts w:asciiTheme="minorHAnsi" w:hAnsiTheme="minorHAnsi"/>
                <w:sz w:val="18"/>
                <w:szCs w:val="18"/>
              </w:rPr>
              <w:t>03</w:t>
            </w:r>
          </w:p>
        </w:tc>
        <w:tc>
          <w:tcPr>
            <w:tcW w:w="720" w:type="dxa"/>
          </w:tcPr>
          <w:p w14:paraId="14219C84" w14:textId="77777777" w:rsidR="0069547F" w:rsidRDefault="0069547F" w:rsidP="008D431E">
            <w:pPr>
              <w:jc w:val="center"/>
              <w:rPr>
                <w:rFonts w:asciiTheme="minorHAnsi" w:hAnsiTheme="minorHAnsi"/>
                <w:sz w:val="18"/>
                <w:szCs w:val="18"/>
              </w:rPr>
            </w:pPr>
            <w:r>
              <w:rPr>
                <w:rFonts w:asciiTheme="minorHAnsi" w:hAnsiTheme="minorHAnsi"/>
                <w:sz w:val="18"/>
                <w:szCs w:val="18"/>
              </w:rPr>
              <w:t>04</w:t>
            </w:r>
          </w:p>
        </w:tc>
        <w:tc>
          <w:tcPr>
            <w:tcW w:w="1350" w:type="dxa"/>
          </w:tcPr>
          <w:p w14:paraId="687E4194" w14:textId="77777777" w:rsidR="0069547F" w:rsidRDefault="0069547F" w:rsidP="008D431E">
            <w:pPr>
              <w:jc w:val="center"/>
              <w:rPr>
                <w:rFonts w:asciiTheme="minorHAnsi" w:hAnsiTheme="minorHAnsi"/>
                <w:sz w:val="18"/>
                <w:szCs w:val="18"/>
              </w:rPr>
            </w:pPr>
            <w:r>
              <w:rPr>
                <w:rFonts w:asciiTheme="minorHAnsi" w:hAnsiTheme="minorHAnsi"/>
                <w:sz w:val="18"/>
                <w:szCs w:val="18"/>
              </w:rPr>
              <w:t>05</w:t>
            </w:r>
          </w:p>
        </w:tc>
        <w:tc>
          <w:tcPr>
            <w:tcW w:w="1350" w:type="dxa"/>
          </w:tcPr>
          <w:p w14:paraId="4EA6AB7F" w14:textId="77777777" w:rsidR="0069547F" w:rsidRDefault="0069547F" w:rsidP="008D431E">
            <w:pPr>
              <w:jc w:val="center"/>
              <w:rPr>
                <w:rFonts w:asciiTheme="minorHAnsi" w:hAnsiTheme="minorHAnsi"/>
                <w:sz w:val="18"/>
                <w:szCs w:val="18"/>
              </w:rPr>
            </w:pPr>
            <w:r>
              <w:rPr>
                <w:rFonts w:asciiTheme="minorHAnsi" w:hAnsiTheme="minorHAnsi"/>
                <w:sz w:val="18"/>
                <w:szCs w:val="18"/>
              </w:rPr>
              <w:t>06</w:t>
            </w:r>
          </w:p>
        </w:tc>
        <w:tc>
          <w:tcPr>
            <w:tcW w:w="1350" w:type="dxa"/>
          </w:tcPr>
          <w:p w14:paraId="6B0E1415" w14:textId="77777777" w:rsidR="0069547F" w:rsidRDefault="0069547F" w:rsidP="008D431E">
            <w:pPr>
              <w:jc w:val="center"/>
              <w:rPr>
                <w:rFonts w:asciiTheme="minorHAnsi" w:hAnsiTheme="minorHAnsi"/>
                <w:sz w:val="18"/>
                <w:szCs w:val="18"/>
              </w:rPr>
            </w:pPr>
            <w:r>
              <w:rPr>
                <w:rFonts w:asciiTheme="minorHAnsi" w:hAnsiTheme="minorHAnsi"/>
                <w:sz w:val="18"/>
                <w:szCs w:val="18"/>
              </w:rPr>
              <w:t>07</w:t>
            </w:r>
          </w:p>
        </w:tc>
        <w:tc>
          <w:tcPr>
            <w:tcW w:w="1800" w:type="dxa"/>
          </w:tcPr>
          <w:p w14:paraId="16254784" w14:textId="77777777" w:rsidR="0069547F" w:rsidRDefault="0069547F" w:rsidP="008D431E">
            <w:pPr>
              <w:jc w:val="center"/>
              <w:rPr>
                <w:rFonts w:asciiTheme="minorHAnsi" w:hAnsiTheme="minorHAnsi"/>
                <w:sz w:val="18"/>
                <w:szCs w:val="18"/>
              </w:rPr>
            </w:pPr>
            <w:r>
              <w:rPr>
                <w:rFonts w:asciiTheme="minorHAnsi" w:hAnsiTheme="minorHAnsi"/>
                <w:sz w:val="18"/>
                <w:szCs w:val="18"/>
              </w:rPr>
              <w:t>08</w:t>
            </w:r>
          </w:p>
        </w:tc>
        <w:tc>
          <w:tcPr>
            <w:tcW w:w="1368" w:type="dxa"/>
          </w:tcPr>
          <w:p w14:paraId="2F355D5C" w14:textId="77777777" w:rsidR="0069547F" w:rsidRDefault="0069547F" w:rsidP="008D431E">
            <w:pPr>
              <w:jc w:val="center"/>
              <w:rPr>
                <w:rFonts w:asciiTheme="minorHAnsi" w:hAnsiTheme="minorHAnsi"/>
                <w:sz w:val="18"/>
                <w:szCs w:val="18"/>
              </w:rPr>
            </w:pPr>
            <w:r>
              <w:rPr>
                <w:rFonts w:asciiTheme="minorHAnsi" w:hAnsiTheme="minorHAnsi"/>
                <w:sz w:val="18"/>
                <w:szCs w:val="18"/>
              </w:rPr>
              <w:t>09</w:t>
            </w:r>
          </w:p>
        </w:tc>
      </w:tr>
      <w:tr w:rsidR="0069547F" w14:paraId="542A620A" w14:textId="77777777" w:rsidTr="008D431E">
        <w:trPr>
          <w:trHeight w:val="494"/>
        </w:trPr>
        <w:tc>
          <w:tcPr>
            <w:tcW w:w="1278" w:type="dxa"/>
            <w:vAlign w:val="bottom"/>
          </w:tcPr>
          <w:p w14:paraId="3DE4A1C9" w14:textId="77777777" w:rsidR="0069547F" w:rsidRDefault="0069547F" w:rsidP="008D431E">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071F69CD" w14:textId="77777777" w:rsidR="0069547F" w:rsidRDefault="0069547F" w:rsidP="008D431E">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5B2A7F6A" w14:textId="77777777" w:rsidR="0069547F" w:rsidRDefault="0069547F" w:rsidP="008D431E">
            <w:pPr>
              <w:jc w:val="center"/>
              <w:rPr>
                <w:rFonts w:asciiTheme="minorHAnsi" w:hAnsiTheme="minorHAnsi"/>
                <w:sz w:val="18"/>
                <w:szCs w:val="18"/>
              </w:rPr>
            </w:pPr>
            <w:r>
              <w:rPr>
                <w:rFonts w:asciiTheme="minorHAnsi" w:hAnsiTheme="minorHAnsi"/>
                <w:sz w:val="18"/>
                <w:szCs w:val="18"/>
              </w:rPr>
              <w:t xml:space="preserve">Duct </w:t>
            </w:r>
          </w:p>
          <w:p w14:paraId="0866EA37" w14:textId="77777777" w:rsidR="0069547F" w:rsidRDefault="0069547F" w:rsidP="008D431E">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6F33F840" w14:textId="77777777" w:rsidR="0069547F" w:rsidRDefault="0069547F" w:rsidP="008D431E">
            <w:pPr>
              <w:jc w:val="center"/>
              <w:rPr>
                <w:rFonts w:asciiTheme="minorHAnsi" w:hAnsiTheme="minorHAnsi"/>
                <w:sz w:val="18"/>
                <w:szCs w:val="18"/>
              </w:rPr>
            </w:pPr>
            <w:r>
              <w:rPr>
                <w:rFonts w:asciiTheme="minorHAnsi" w:hAnsiTheme="minorHAnsi"/>
                <w:sz w:val="18"/>
                <w:szCs w:val="18"/>
              </w:rPr>
              <w:t>Length</w:t>
            </w:r>
          </w:p>
          <w:p w14:paraId="37C798E6" w14:textId="77777777" w:rsidR="0069547F" w:rsidRDefault="0069547F" w:rsidP="008D431E">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7F418DE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10ED319B"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7694CFC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45F35E7B" w14:textId="77777777" w:rsidR="0069547F" w:rsidRDefault="0069547F" w:rsidP="008D431E">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247C6B3A" w14:textId="77777777" w:rsidR="0069547F" w:rsidRDefault="0069547F" w:rsidP="008D431E">
            <w:pPr>
              <w:jc w:val="center"/>
              <w:rPr>
                <w:rFonts w:asciiTheme="minorHAnsi" w:hAnsiTheme="minorHAnsi"/>
                <w:sz w:val="18"/>
                <w:szCs w:val="18"/>
              </w:rPr>
            </w:pPr>
            <w:r>
              <w:rPr>
                <w:rFonts w:asciiTheme="minorHAnsi" w:hAnsiTheme="minorHAnsi"/>
                <w:sz w:val="18"/>
                <w:szCs w:val="18"/>
              </w:rPr>
              <w:t>Duct Burial Level</w:t>
            </w:r>
          </w:p>
        </w:tc>
      </w:tr>
      <w:tr w:rsidR="0069547F" w14:paraId="12A5EA93" w14:textId="77777777" w:rsidTr="008D431E">
        <w:tc>
          <w:tcPr>
            <w:tcW w:w="1278" w:type="dxa"/>
          </w:tcPr>
          <w:p w14:paraId="79000EE4" w14:textId="77777777" w:rsidR="0069547F" w:rsidRDefault="0069547F" w:rsidP="008D431E">
            <w:pPr>
              <w:rPr>
                <w:rFonts w:asciiTheme="minorHAnsi" w:hAnsiTheme="minorHAnsi"/>
                <w:sz w:val="18"/>
                <w:szCs w:val="18"/>
              </w:rPr>
            </w:pPr>
          </w:p>
        </w:tc>
        <w:tc>
          <w:tcPr>
            <w:tcW w:w="990" w:type="dxa"/>
          </w:tcPr>
          <w:p w14:paraId="12484B4C" w14:textId="77777777" w:rsidR="0069547F" w:rsidRDefault="0069547F" w:rsidP="008D431E">
            <w:pPr>
              <w:rPr>
                <w:rFonts w:asciiTheme="minorHAnsi" w:hAnsiTheme="minorHAnsi"/>
                <w:sz w:val="18"/>
                <w:szCs w:val="18"/>
              </w:rPr>
            </w:pPr>
          </w:p>
        </w:tc>
        <w:tc>
          <w:tcPr>
            <w:tcW w:w="810" w:type="dxa"/>
          </w:tcPr>
          <w:p w14:paraId="7A7D6FDB" w14:textId="77777777" w:rsidR="0069547F" w:rsidRDefault="0069547F" w:rsidP="008D431E">
            <w:pPr>
              <w:rPr>
                <w:rFonts w:asciiTheme="minorHAnsi" w:hAnsiTheme="minorHAnsi"/>
                <w:sz w:val="18"/>
                <w:szCs w:val="18"/>
              </w:rPr>
            </w:pPr>
          </w:p>
        </w:tc>
        <w:tc>
          <w:tcPr>
            <w:tcW w:w="720" w:type="dxa"/>
          </w:tcPr>
          <w:p w14:paraId="39392F2D" w14:textId="77777777" w:rsidR="0069547F" w:rsidRDefault="0069547F" w:rsidP="008D431E">
            <w:pPr>
              <w:rPr>
                <w:rFonts w:asciiTheme="minorHAnsi" w:hAnsiTheme="minorHAnsi"/>
                <w:sz w:val="18"/>
                <w:szCs w:val="18"/>
              </w:rPr>
            </w:pPr>
          </w:p>
        </w:tc>
        <w:tc>
          <w:tcPr>
            <w:tcW w:w="1350" w:type="dxa"/>
          </w:tcPr>
          <w:p w14:paraId="61D3ACAF" w14:textId="77777777" w:rsidR="0069547F" w:rsidRDefault="0069547F" w:rsidP="008D431E">
            <w:pPr>
              <w:rPr>
                <w:rFonts w:asciiTheme="minorHAnsi" w:hAnsiTheme="minorHAnsi"/>
                <w:sz w:val="18"/>
                <w:szCs w:val="18"/>
              </w:rPr>
            </w:pPr>
          </w:p>
        </w:tc>
        <w:tc>
          <w:tcPr>
            <w:tcW w:w="1350" w:type="dxa"/>
          </w:tcPr>
          <w:p w14:paraId="10949F87" w14:textId="77777777" w:rsidR="0069547F" w:rsidRDefault="0069547F" w:rsidP="008D431E">
            <w:pPr>
              <w:rPr>
                <w:rFonts w:asciiTheme="minorHAnsi" w:hAnsiTheme="minorHAnsi"/>
                <w:sz w:val="18"/>
                <w:szCs w:val="18"/>
              </w:rPr>
            </w:pPr>
          </w:p>
        </w:tc>
        <w:tc>
          <w:tcPr>
            <w:tcW w:w="1350" w:type="dxa"/>
          </w:tcPr>
          <w:p w14:paraId="30B8AB60" w14:textId="77777777" w:rsidR="0069547F" w:rsidRDefault="0069547F" w:rsidP="008D431E">
            <w:pPr>
              <w:rPr>
                <w:rFonts w:asciiTheme="minorHAnsi" w:hAnsiTheme="minorHAnsi"/>
                <w:sz w:val="18"/>
                <w:szCs w:val="18"/>
              </w:rPr>
            </w:pPr>
          </w:p>
        </w:tc>
        <w:tc>
          <w:tcPr>
            <w:tcW w:w="1800" w:type="dxa"/>
          </w:tcPr>
          <w:p w14:paraId="37935798" w14:textId="77777777" w:rsidR="0069547F" w:rsidRDefault="0069547F" w:rsidP="008D431E">
            <w:pPr>
              <w:rPr>
                <w:rFonts w:asciiTheme="minorHAnsi" w:hAnsiTheme="minorHAnsi"/>
                <w:sz w:val="18"/>
                <w:szCs w:val="18"/>
              </w:rPr>
            </w:pPr>
          </w:p>
        </w:tc>
        <w:tc>
          <w:tcPr>
            <w:tcW w:w="1368" w:type="dxa"/>
          </w:tcPr>
          <w:p w14:paraId="2A943444" w14:textId="77777777" w:rsidR="0069547F" w:rsidRDefault="0069547F" w:rsidP="008D431E">
            <w:pPr>
              <w:rPr>
                <w:rFonts w:asciiTheme="minorHAnsi" w:hAnsiTheme="minorHAnsi"/>
                <w:sz w:val="18"/>
                <w:szCs w:val="18"/>
              </w:rPr>
            </w:pPr>
          </w:p>
        </w:tc>
      </w:tr>
      <w:tr w:rsidR="0069547F" w14:paraId="03356526" w14:textId="77777777" w:rsidTr="008D431E">
        <w:tc>
          <w:tcPr>
            <w:tcW w:w="1278" w:type="dxa"/>
          </w:tcPr>
          <w:p w14:paraId="0224C307" w14:textId="77777777" w:rsidR="0069547F" w:rsidRDefault="0069547F" w:rsidP="008D431E">
            <w:pPr>
              <w:rPr>
                <w:rFonts w:asciiTheme="minorHAnsi" w:hAnsiTheme="minorHAnsi"/>
                <w:sz w:val="18"/>
                <w:szCs w:val="18"/>
              </w:rPr>
            </w:pPr>
          </w:p>
        </w:tc>
        <w:tc>
          <w:tcPr>
            <w:tcW w:w="990" w:type="dxa"/>
          </w:tcPr>
          <w:p w14:paraId="575A8ACE" w14:textId="77777777" w:rsidR="0069547F" w:rsidRDefault="0069547F" w:rsidP="008D431E">
            <w:pPr>
              <w:rPr>
                <w:rFonts w:asciiTheme="minorHAnsi" w:hAnsiTheme="minorHAnsi"/>
                <w:sz w:val="18"/>
                <w:szCs w:val="18"/>
              </w:rPr>
            </w:pPr>
          </w:p>
        </w:tc>
        <w:tc>
          <w:tcPr>
            <w:tcW w:w="810" w:type="dxa"/>
          </w:tcPr>
          <w:p w14:paraId="478BE192" w14:textId="77777777" w:rsidR="0069547F" w:rsidRDefault="0069547F" w:rsidP="008D431E">
            <w:pPr>
              <w:rPr>
                <w:rFonts w:asciiTheme="minorHAnsi" w:hAnsiTheme="minorHAnsi"/>
                <w:sz w:val="18"/>
                <w:szCs w:val="18"/>
              </w:rPr>
            </w:pPr>
          </w:p>
        </w:tc>
        <w:tc>
          <w:tcPr>
            <w:tcW w:w="720" w:type="dxa"/>
          </w:tcPr>
          <w:p w14:paraId="5C597BA0" w14:textId="77777777" w:rsidR="0069547F" w:rsidRDefault="0069547F" w:rsidP="008D431E">
            <w:pPr>
              <w:rPr>
                <w:rFonts w:asciiTheme="minorHAnsi" w:hAnsiTheme="minorHAnsi"/>
                <w:sz w:val="18"/>
                <w:szCs w:val="18"/>
              </w:rPr>
            </w:pPr>
          </w:p>
        </w:tc>
        <w:tc>
          <w:tcPr>
            <w:tcW w:w="1350" w:type="dxa"/>
          </w:tcPr>
          <w:p w14:paraId="6FE87DF1" w14:textId="77777777" w:rsidR="0069547F" w:rsidRDefault="0069547F" w:rsidP="008D431E">
            <w:pPr>
              <w:rPr>
                <w:rFonts w:asciiTheme="minorHAnsi" w:hAnsiTheme="minorHAnsi"/>
                <w:sz w:val="18"/>
                <w:szCs w:val="18"/>
              </w:rPr>
            </w:pPr>
          </w:p>
        </w:tc>
        <w:tc>
          <w:tcPr>
            <w:tcW w:w="1350" w:type="dxa"/>
          </w:tcPr>
          <w:p w14:paraId="45347811" w14:textId="77777777" w:rsidR="0069547F" w:rsidRDefault="0069547F" w:rsidP="008D431E">
            <w:pPr>
              <w:rPr>
                <w:rFonts w:asciiTheme="minorHAnsi" w:hAnsiTheme="minorHAnsi"/>
                <w:sz w:val="18"/>
                <w:szCs w:val="18"/>
              </w:rPr>
            </w:pPr>
          </w:p>
        </w:tc>
        <w:tc>
          <w:tcPr>
            <w:tcW w:w="1350" w:type="dxa"/>
          </w:tcPr>
          <w:p w14:paraId="08EF0536" w14:textId="77777777" w:rsidR="0069547F" w:rsidRDefault="0069547F" w:rsidP="008D431E">
            <w:pPr>
              <w:rPr>
                <w:rFonts w:asciiTheme="minorHAnsi" w:hAnsiTheme="minorHAnsi"/>
                <w:sz w:val="18"/>
                <w:szCs w:val="18"/>
              </w:rPr>
            </w:pPr>
          </w:p>
        </w:tc>
        <w:tc>
          <w:tcPr>
            <w:tcW w:w="1800" w:type="dxa"/>
          </w:tcPr>
          <w:p w14:paraId="54A7A4B5" w14:textId="77777777" w:rsidR="0069547F" w:rsidRDefault="0069547F" w:rsidP="008D431E">
            <w:pPr>
              <w:rPr>
                <w:rFonts w:asciiTheme="minorHAnsi" w:hAnsiTheme="minorHAnsi"/>
                <w:sz w:val="18"/>
                <w:szCs w:val="18"/>
              </w:rPr>
            </w:pPr>
          </w:p>
        </w:tc>
        <w:tc>
          <w:tcPr>
            <w:tcW w:w="1368" w:type="dxa"/>
          </w:tcPr>
          <w:p w14:paraId="3E66A785" w14:textId="77777777" w:rsidR="0069547F" w:rsidRDefault="0069547F" w:rsidP="008D431E">
            <w:pPr>
              <w:rPr>
                <w:rFonts w:asciiTheme="minorHAnsi" w:hAnsiTheme="minorHAnsi"/>
                <w:sz w:val="18"/>
                <w:szCs w:val="18"/>
              </w:rPr>
            </w:pPr>
          </w:p>
        </w:tc>
      </w:tr>
    </w:tbl>
    <w:p w14:paraId="34CCDBA8" w14:textId="77777777" w:rsidR="0069547F" w:rsidRDefault="0069547F" w:rsidP="005F2F11">
      <w:pPr>
        <w:pStyle w:val="Header"/>
        <w:rPr>
          <w:rFonts w:asciiTheme="minorHAnsi" w:hAnsiTheme="minorHAnsi"/>
          <w:szCs w:val="18"/>
        </w:rPr>
      </w:pPr>
    </w:p>
    <w:p w14:paraId="7E6CA294" w14:textId="77777777" w:rsidR="0069547F" w:rsidRPr="00567F24" w:rsidRDefault="0069547F" w:rsidP="005F2F11">
      <w:pPr>
        <w:pStyle w:val="Header"/>
        <w:rPr>
          <w:rFonts w:asciiTheme="minorHAnsi" w:hAnsiTheme="minorHAnsi"/>
          <w:szCs w:val="18"/>
        </w:rPr>
      </w:pPr>
    </w:p>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p w14:paraId="681C491A" w14:textId="77777777" w:rsidR="00CF4720" w:rsidRDefault="00CF4720" w:rsidP="00CF4720">
      <w:pPr>
        <w:ind w:hanging="677"/>
        <w:rPr>
          <w:rFonts w:asciiTheme="minorHAnsi" w:hAnsiTheme="minorHAnsi"/>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AF7D7E" w:rsidRPr="004D76FA" w14:paraId="7A096EBA" w14:textId="77777777" w:rsidTr="00E82BCD">
        <w:trPr>
          <w:trHeight w:val="206"/>
        </w:trPr>
        <w:tc>
          <w:tcPr>
            <w:tcW w:w="10950" w:type="dxa"/>
            <w:gridSpan w:val="4"/>
            <w:vAlign w:val="center"/>
          </w:tcPr>
          <w:p w14:paraId="3582E7F5" w14:textId="77777777" w:rsidR="00AF7D7E" w:rsidRPr="004D76FA" w:rsidRDefault="00AF7D7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t>Documentation Author's Declaration Statement</w:t>
            </w:r>
          </w:p>
        </w:tc>
      </w:tr>
      <w:tr w:rsidR="00AF7D7E" w:rsidRPr="004D76FA" w14:paraId="63BADEAD" w14:textId="77777777" w:rsidTr="00E82BCD">
        <w:trPr>
          <w:trHeight w:val="206"/>
        </w:trPr>
        <w:tc>
          <w:tcPr>
            <w:tcW w:w="10950" w:type="dxa"/>
            <w:gridSpan w:val="4"/>
            <w:vAlign w:val="center"/>
          </w:tcPr>
          <w:p w14:paraId="56E9D5C6" w14:textId="77777777" w:rsidR="00AF7D7E" w:rsidRPr="004D76FA" w:rsidRDefault="00AF7D7E" w:rsidP="00E82BCD">
            <w:pPr>
              <w:keepNext/>
              <w:numPr>
                <w:ilvl w:val="0"/>
                <w:numId w:val="7"/>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AF7D7E" w:rsidRPr="004D76FA" w14:paraId="594ACF8C" w14:textId="77777777" w:rsidTr="00E82BCD">
        <w:trPr>
          <w:trHeight w:val="360"/>
        </w:trPr>
        <w:tc>
          <w:tcPr>
            <w:tcW w:w="5577" w:type="dxa"/>
            <w:gridSpan w:val="2"/>
          </w:tcPr>
          <w:p w14:paraId="12FD7335" w14:textId="77777777" w:rsidR="00AF7D7E" w:rsidRPr="004D76FA" w:rsidRDefault="00AF7D7E"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2039825C" w14:textId="77777777" w:rsidR="00AF7D7E" w:rsidRPr="004D76FA" w:rsidRDefault="00AF7D7E" w:rsidP="00E82BCD">
            <w:pPr>
              <w:keepNext/>
              <w:rPr>
                <w:rFonts w:asciiTheme="minorHAnsi" w:hAnsiTheme="minorHAnsi"/>
              </w:rPr>
            </w:pPr>
            <w:r w:rsidRPr="004D76FA">
              <w:rPr>
                <w:rFonts w:asciiTheme="minorHAnsi" w:hAnsiTheme="minorHAnsi"/>
              </w:rPr>
              <w:t>Documentation Author Signature:</w:t>
            </w:r>
          </w:p>
        </w:tc>
      </w:tr>
      <w:tr w:rsidR="00AF7D7E" w:rsidRPr="004D76FA" w14:paraId="382B90CE" w14:textId="77777777" w:rsidTr="00E82BCD">
        <w:trPr>
          <w:trHeight w:val="360"/>
        </w:trPr>
        <w:tc>
          <w:tcPr>
            <w:tcW w:w="5577" w:type="dxa"/>
            <w:gridSpan w:val="2"/>
          </w:tcPr>
          <w:p w14:paraId="26091CAE" w14:textId="77777777" w:rsidR="00AF7D7E" w:rsidRPr="004D76FA" w:rsidRDefault="00AF7D7E"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469E0B7D" w14:textId="77777777" w:rsidR="00AF7D7E" w:rsidRPr="004D76FA" w:rsidRDefault="00AF7D7E" w:rsidP="00E82BCD">
            <w:pPr>
              <w:keepNext/>
              <w:rPr>
                <w:rFonts w:asciiTheme="minorHAnsi" w:hAnsiTheme="minorHAnsi"/>
              </w:rPr>
            </w:pPr>
            <w:r w:rsidRPr="004D76FA">
              <w:rPr>
                <w:rFonts w:asciiTheme="minorHAnsi" w:hAnsiTheme="minorHAnsi"/>
              </w:rPr>
              <w:t>Date Signed:</w:t>
            </w:r>
          </w:p>
        </w:tc>
      </w:tr>
      <w:tr w:rsidR="00AF7D7E" w:rsidRPr="004D76FA" w14:paraId="13E2B79A" w14:textId="77777777" w:rsidTr="00E82BCD">
        <w:trPr>
          <w:trHeight w:val="360"/>
        </w:trPr>
        <w:tc>
          <w:tcPr>
            <w:tcW w:w="5577" w:type="dxa"/>
            <w:gridSpan w:val="2"/>
          </w:tcPr>
          <w:p w14:paraId="7A5EF2DE" w14:textId="77777777" w:rsidR="00AF7D7E" w:rsidRPr="004D76FA" w:rsidRDefault="00AF7D7E" w:rsidP="00E82BCD">
            <w:pPr>
              <w:keepNext/>
              <w:rPr>
                <w:rFonts w:asciiTheme="minorHAnsi" w:hAnsiTheme="minorHAnsi"/>
              </w:rPr>
            </w:pPr>
            <w:r w:rsidRPr="004D76FA">
              <w:rPr>
                <w:rFonts w:asciiTheme="minorHAnsi" w:hAnsiTheme="minorHAnsi"/>
              </w:rPr>
              <w:t>Address:</w:t>
            </w:r>
          </w:p>
        </w:tc>
        <w:tc>
          <w:tcPr>
            <w:tcW w:w="5373" w:type="dxa"/>
            <w:gridSpan w:val="2"/>
          </w:tcPr>
          <w:p w14:paraId="27982C28" w14:textId="77777777" w:rsidR="00AF7D7E" w:rsidRPr="004D76FA" w:rsidRDefault="00AF7D7E" w:rsidP="00E82BCD">
            <w:pPr>
              <w:keepNext/>
              <w:rPr>
                <w:rFonts w:asciiTheme="minorHAnsi" w:hAnsiTheme="minorHAnsi"/>
              </w:rPr>
            </w:pPr>
            <w:r w:rsidRPr="004D76FA">
              <w:rPr>
                <w:rFonts w:asciiTheme="minorHAnsi" w:hAnsiTheme="minorHAnsi"/>
              </w:rPr>
              <w:t>CEA/HERS Certification Identification (If applicable):</w:t>
            </w:r>
          </w:p>
        </w:tc>
      </w:tr>
      <w:tr w:rsidR="00AF7D7E" w:rsidRPr="004D76FA" w14:paraId="7B5A4BAA" w14:textId="77777777" w:rsidTr="00E82BCD">
        <w:trPr>
          <w:trHeight w:val="360"/>
        </w:trPr>
        <w:tc>
          <w:tcPr>
            <w:tcW w:w="5577" w:type="dxa"/>
            <w:gridSpan w:val="2"/>
          </w:tcPr>
          <w:p w14:paraId="7BAA43D7" w14:textId="77777777" w:rsidR="00AF7D7E" w:rsidRPr="004D76FA" w:rsidRDefault="00AF7D7E" w:rsidP="00E82BCD">
            <w:pPr>
              <w:keepNext/>
              <w:rPr>
                <w:rFonts w:asciiTheme="minorHAnsi" w:hAnsiTheme="minorHAnsi"/>
              </w:rPr>
            </w:pPr>
            <w:r w:rsidRPr="004D76FA">
              <w:rPr>
                <w:rFonts w:asciiTheme="minorHAnsi" w:hAnsiTheme="minorHAnsi"/>
              </w:rPr>
              <w:t>City/State/Zip:</w:t>
            </w:r>
          </w:p>
        </w:tc>
        <w:tc>
          <w:tcPr>
            <w:tcW w:w="5373" w:type="dxa"/>
            <w:gridSpan w:val="2"/>
          </w:tcPr>
          <w:p w14:paraId="4DF99873" w14:textId="77777777" w:rsidR="00AF7D7E" w:rsidRPr="004D76FA" w:rsidRDefault="00AF7D7E" w:rsidP="00E82BCD">
            <w:pPr>
              <w:keepNext/>
              <w:rPr>
                <w:rFonts w:asciiTheme="minorHAnsi" w:hAnsiTheme="minorHAnsi"/>
              </w:rPr>
            </w:pPr>
            <w:r w:rsidRPr="004D76FA">
              <w:rPr>
                <w:rFonts w:asciiTheme="minorHAnsi" w:hAnsiTheme="minorHAnsi"/>
              </w:rPr>
              <w:t>Phone:</w:t>
            </w:r>
          </w:p>
        </w:tc>
      </w:tr>
      <w:tr w:rsidR="00AF7D7E" w:rsidRPr="004D76FA" w14:paraId="26C462C6" w14:textId="77777777" w:rsidTr="00E82BCD">
        <w:tblPrEx>
          <w:tblCellMar>
            <w:left w:w="115" w:type="dxa"/>
            <w:right w:w="115" w:type="dxa"/>
          </w:tblCellMar>
        </w:tblPrEx>
        <w:trPr>
          <w:trHeight w:val="296"/>
        </w:trPr>
        <w:tc>
          <w:tcPr>
            <w:tcW w:w="10950" w:type="dxa"/>
            <w:gridSpan w:val="4"/>
            <w:vAlign w:val="center"/>
          </w:tcPr>
          <w:p w14:paraId="5215BB6F" w14:textId="77777777" w:rsidR="00AF7D7E" w:rsidRPr="004D76FA" w:rsidRDefault="00AF7D7E"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AF7D7E" w:rsidRPr="004D76FA" w14:paraId="38F3107B" w14:textId="77777777" w:rsidTr="00E82BCD">
        <w:tblPrEx>
          <w:tblCellMar>
            <w:left w:w="115" w:type="dxa"/>
            <w:right w:w="115" w:type="dxa"/>
          </w:tblCellMar>
        </w:tblPrEx>
        <w:trPr>
          <w:trHeight w:val="504"/>
        </w:trPr>
        <w:tc>
          <w:tcPr>
            <w:tcW w:w="10950" w:type="dxa"/>
            <w:gridSpan w:val="4"/>
          </w:tcPr>
          <w:p w14:paraId="570E0A6A" w14:textId="77777777" w:rsidR="00AF7D7E" w:rsidRPr="004D76FA" w:rsidRDefault="00AF7D7E" w:rsidP="00075658">
            <w:pPr>
              <w:keepNext/>
              <w:rPr>
                <w:rFonts w:ascii="Calibri" w:hAnsi="Calibri"/>
              </w:rPr>
            </w:pPr>
            <w:r w:rsidRPr="004D76FA">
              <w:rPr>
                <w:rFonts w:ascii="Calibri" w:hAnsi="Calibri"/>
              </w:rPr>
              <w:t>I certify the following under penalty of perjury, under the laws of the State of California:</w:t>
            </w:r>
          </w:p>
          <w:p w14:paraId="50B25F18" w14:textId="77777777" w:rsidR="00AF7D7E" w:rsidRPr="006047E7" w:rsidRDefault="00AF7D7E" w:rsidP="00075658">
            <w:pPr>
              <w:numPr>
                <w:ilvl w:val="0"/>
                <w:numId w:val="18"/>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65F70CB5" w14:textId="77777777" w:rsidR="00AF7D7E" w:rsidRPr="006047E7" w:rsidRDefault="00AF7D7E" w:rsidP="00075658">
            <w:pPr>
              <w:numPr>
                <w:ilvl w:val="0"/>
                <w:numId w:val="18"/>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1AF78A9" w14:textId="77777777" w:rsidR="00AF7D7E" w:rsidRPr="006047E7" w:rsidRDefault="00AF7D7E" w:rsidP="00075658">
            <w:pPr>
              <w:numPr>
                <w:ilvl w:val="0"/>
                <w:numId w:val="18"/>
              </w:numPr>
              <w:ind w:left="787"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3B4BD5D" w14:textId="77777777" w:rsidR="00AF7D7E" w:rsidRPr="006047E7" w:rsidRDefault="00AF7D7E" w:rsidP="00075658">
            <w:pPr>
              <w:numPr>
                <w:ilvl w:val="0"/>
                <w:numId w:val="18"/>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7D18E0C" w14:textId="77777777" w:rsidR="00AF7D7E" w:rsidRPr="006047E7" w:rsidRDefault="00AF7D7E" w:rsidP="00075658">
            <w:pPr>
              <w:numPr>
                <w:ilvl w:val="0"/>
                <w:numId w:val="18"/>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D434677" w14:textId="77777777" w:rsidR="00AF7D7E" w:rsidRPr="004D76FA" w:rsidRDefault="00AF7D7E" w:rsidP="00075658">
            <w:pPr>
              <w:numPr>
                <w:ilvl w:val="0"/>
                <w:numId w:val="18"/>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F7D7E" w:rsidRPr="004D76FA" w14:paraId="05643AE4" w14:textId="77777777" w:rsidTr="00E82BCD">
        <w:tblPrEx>
          <w:tblCellMar>
            <w:left w:w="108" w:type="dxa"/>
            <w:right w:w="108" w:type="dxa"/>
          </w:tblCellMar>
        </w:tblPrEx>
        <w:trPr>
          <w:trHeight w:val="360"/>
        </w:trPr>
        <w:tc>
          <w:tcPr>
            <w:tcW w:w="5307" w:type="dxa"/>
          </w:tcPr>
          <w:p w14:paraId="5FCC22F0" w14:textId="77777777" w:rsidR="00AF7D7E" w:rsidRPr="004D76FA" w:rsidRDefault="00AF7D7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35652C60" w14:textId="77777777" w:rsidR="00AF7D7E" w:rsidRPr="004D76FA" w:rsidRDefault="00AF7D7E"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AF7D7E" w:rsidRPr="004D76FA" w14:paraId="6FEB6534"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133F266"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0E72E62"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AF7D7E" w:rsidRPr="004D76FA" w14:paraId="51FFF0C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496629E"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8522271"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AF7D7E" w:rsidRPr="004D76FA" w14:paraId="7CA7B4FA"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2C44D04"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FCB8D0A"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5EEE7267"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AF7D7E" w:rsidRPr="004D76FA" w14:paraId="6CC3606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8D6D9AC"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5698940" w14:textId="77777777" w:rsidR="00AF7D7E" w:rsidRPr="004D76FA" w:rsidRDefault="00AF7D7E"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681C491B" w14:textId="77777777" w:rsidR="001114AE" w:rsidRDefault="001114AE" w:rsidP="00A75F65">
      <w:pPr>
        <w:jc w:val="both"/>
        <w:rPr>
          <w:rFonts w:asciiTheme="minorHAnsi" w:hAnsiTheme="minorHAnsi"/>
          <w:b/>
          <w:sz w:val="18"/>
          <w:szCs w:val="18"/>
        </w:rPr>
        <w:sectPr w:rsidR="001114AE" w:rsidSect="00224005">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681C491C" w14:textId="11CDDB9F" w:rsidR="00A75F65" w:rsidRPr="00567F24" w:rsidRDefault="005910F4"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sidRPr="00567F24">
        <w:rPr>
          <w:rFonts w:asciiTheme="minorHAnsi" w:hAnsiTheme="minorHAnsi"/>
          <w:b/>
          <w:szCs w:val="18"/>
        </w:rPr>
        <w:lastRenderedPageBreak/>
        <w:t>CF2R-MCH-29-H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3021D394"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w:t>
      </w:r>
      <w:r w:rsidR="0069547F">
        <w:rPr>
          <w:rFonts w:ascii="Calibri" w:hAnsi="Calibri"/>
        </w:rPr>
        <w:t>01</w:t>
      </w:r>
      <w:r w:rsidRPr="00CF117E">
        <w:rPr>
          <w:rFonts w:ascii="Calibri" w:hAnsi="Calibri"/>
        </w:rPr>
        <w:t>, which must be completed prior to this document.</w:t>
      </w:r>
    </w:p>
    <w:p w14:paraId="681C491F" w14:textId="4893BEB1" w:rsidR="00215168" w:rsidRPr="00F05C41"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w:t>
      </w:r>
      <w:r w:rsidR="0069547F">
        <w:rPr>
          <w:rFonts w:ascii="Calibri" w:hAnsi="Calibri"/>
        </w:rPr>
        <w:t>01</w:t>
      </w:r>
      <w:r w:rsidRPr="00CF117E">
        <w:rPr>
          <w:rFonts w:ascii="Calibri" w:hAnsi="Calibri"/>
        </w:rPr>
        <w:t>, which must be completed prior to this document.</w:t>
      </w:r>
    </w:p>
    <w:p w14:paraId="67076BC2" w14:textId="2A321F5F" w:rsidR="00F05C41" w:rsidRPr="00F05C41" w:rsidRDefault="00F05C41" w:rsidP="00F05C41">
      <w:pPr>
        <w:pStyle w:val="ListParagraph"/>
        <w:numPr>
          <w:ilvl w:val="0"/>
          <w:numId w:val="10"/>
        </w:numPr>
        <w:rPr>
          <w:rFonts w:ascii="Calibri" w:hAnsi="Calibri"/>
        </w:rPr>
      </w:pPr>
      <w:r w:rsidRPr="00F05C41">
        <w:rPr>
          <w:rFonts w:ascii="Calibri" w:hAnsi="Calibri"/>
          <w:i/>
        </w:rPr>
        <w:t xml:space="preserve">Indoor Unit Name: </w:t>
      </w:r>
      <w:r w:rsidRPr="00F05C41">
        <w:rPr>
          <w:rFonts w:ascii="Calibri" w:hAnsi="Calibri"/>
        </w:rPr>
        <w:t>This field is filled out automatically. It is referenced from the CF2R-MCH-01, which must be completed prior to this document.</w:t>
      </w:r>
    </w:p>
    <w:p w14:paraId="681C4920" w14:textId="5F43CE3F"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CF1R</w:t>
      </w:r>
      <w:r w:rsidR="0069547F">
        <w:rPr>
          <w:rFonts w:asciiTheme="minorHAnsi" w:hAnsiTheme="minorHAnsi"/>
          <w:szCs w:val="18"/>
        </w:rPr>
        <w:t>-PRF-</w:t>
      </w:r>
      <w:r w:rsidR="0005405A">
        <w:rPr>
          <w:rFonts w:asciiTheme="minorHAnsi" w:hAnsiTheme="minorHAnsi"/>
          <w:szCs w:val="18"/>
        </w:rPr>
        <w:t>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1" w14:textId="737FCEF7"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CF1R</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2" w14:textId="439ACA48"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CF1R</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04A44D48"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2E3572E2" w14:textId="2DFDC4E5" w:rsidR="003E52E2" w:rsidRPr="009706DA" w:rsidRDefault="003E52E2"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3BBCEE44"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A0D7BAC" w14:textId="03CACF42" w:rsidR="003E52E2"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7DC057" w14:textId="1E9532A9" w:rsidR="003E52E2" w:rsidRPr="009706DA"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59EE8C5E" w14:textId="77777777" w:rsidR="008E104B" w:rsidRPr="00F15507" w:rsidRDefault="008E104B" w:rsidP="008E104B">
      <w:pPr>
        <w:rPr>
          <w:ins w:id="1" w:author="Alhabibi, Haider@Energy" w:date="2022-12-28T13:01:00Z"/>
          <w:rFonts w:asciiTheme="minorHAnsi" w:hAnsiTheme="minorHAnsi"/>
          <w:b/>
          <w:bCs/>
        </w:rPr>
      </w:pPr>
      <w:ins w:id="2" w:author="Alhabibi, Haider@Energy" w:date="2022-12-28T13:01:00Z">
        <w:r w:rsidRPr="00F15507">
          <w:rPr>
            <w:rFonts w:asciiTheme="minorHAnsi" w:hAnsiTheme="minorHAnsi"/>
            <w:b/>
            <w:bCs/>
          </w:rPr>
          <w:t>Section E. Duct System Design Details</w:t>
        </w:r>
      </w:ins>
    </w:p>
    <w:p w14:paraId="2F8BD85A" w14:textId="77777777" w:rsidR="008E104B" w:rsidRPr="00F15507" w:rsidRDefault="008E104B" w:rsidP="008E104B">
      <w:pPr>
        <w:rPr>
          <w:ins w:id="3" w:author="Alhabibi, Haider@Energy" w:date="2022-12-28T13:01:00Z"/>
          <w:rFonts w:asciiTheme="minorHAnsi" w:hAnsiTheme="minorHAnsi"/>
          <w:b/>
          <w:bCs/>
          <w:iCs/>
        </w:rPr>
      </w:pPr>
      <w:ins w:id="4" w:author="Alhabibi, Haider@Energy" w:date="2022-12-28T13:01:00Z">
        <w:r w:rsidRPr="00F15507">
          <w:rPr>
            <w:rFonts w:asciiTheme="minorHAnsi" w:hAnsiTheme="minorHAnsi"/>
          </w:rPr>
          <w:t>This table is a calculated field: table copied from LMCC-PRF-01</w:t>
        </w:r>
      </w:ins>
    </w:p>
    <w:p w14:paraId="22F7C53F" w14:textId="77777777" w:rsidR="008E104B" w:rsidRPr="00F15507" w:rsidRDefault="008E104B" w:rsidP="008E104B">
      <w:pPr>
        <w:numPr>
          <w:ilvl w:val="0"/>
          <w:numId w:val="19"/>
        </w:numPr>
        <w:rPr>
          <w:ins w:id="5" w:author="Alhabibi, Haider@Energy" w:date="2022-12-28T13:01:00Z"/>
          <w:rFonts w:asciiTheme="minorHAnsi" w:hAnsiTheme="minorHAnsi"/>
        </w:rPr>
      </w:pPr>
      <w:ins w:id="6" w:author="Alhabibi, Haider@Energy" w:date="2022-12-28T13:01:00Z">
        <w:r w:rsidRPr="00F15507">
          <w:rPr>
            <w:rFonts w:asciiTheme="minorHAnsi" w:eastAsia="Calibri" w:hAnsiTheme="minorHAnsi" w:cs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1656BF7B" w14:textId="77777777" w:rsidR="008E104B" w:rsidRPr="000549E8" w:rsidRDefault="008E104B" w:rsidP="008E104B">
      <w:pPr>
        <w:pStyle w:val="ListParagraph"/>
        <w:numPr>
          <w:ilvl w:val="0"/>
          <w:numId w:val="19"/>
        </w:numPr>
        <w:rPr>
          <w:ins w:id="7" w:author="Alhabibi, Haider@Energy" w:date="2022-12-28T13:01:00Z"/>
          <w:rFonts w:asciiTheme="minorHAnsi" w:hAnsiTheme="minorHAnsi"/>
        </w:rPr>
      </w:pPr>
      <w:ins w:id="8" w:author="Alhabibi, Haider@Energy" w:date="2022-12-28T13:01:00Z">
        <w:r w:rsidRPr="000549E8">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18FC9100" w14:textId="77777777" w:rsidR="008E104B" w:rsidRPr="000549E8" w:rsidRDefault="008E104B" w:rsidP="008E104B">
      <w:pPr>
        <w:pStyle w:val="ListParagraph"/>
        <w:numPr>
          <w:ilvl w:val="0"/>
          <w:numId w:val="19"/>
        </w:numPr>
        <w:rPr>
          <w:ins w:id="9" w:author="Alhabibi, Haider@Energy" w:date="2022-12-28T13:01:00Z"/>
          <w:rFonts w:asciiTheme="minorHAnsi" w:hAnsiTheme="minorHAnsi"/>
        </w:rPr>
      </w:pPr>
      <w:ins w:id="10" w:author="Alhabibi, Haider@Energy" w:date="2022-12-28T13:01:00Z">
        <w:r w:rsidRPr="000549E8">
          <w:rPr>
            <w:rFonts w:asciiTheme="minorHAnsi" w:hAnsiTheme="minorHAnsi"/>
          </w:rPr>
          <w:t>Reference information from LMCC-PRF-01</w:t>
        </w:r>
        <w:r>
          <w:rPr>
            <w:rFonts w:asciiTheme="minorHAnsi" w:hAnsiTheme="minorHAnsi"/>
          </w:rPr>
          <w:t>,</w:t>
        </w:r>
        <w:r>
          <w:rPr>
            <w:rFonts w:asciiTheme="minorHAnsi" w:eastAsia="Calibri" w:hAnsiTheme="minorHAnsi" w:cstheme="minorHAnsi"/>
          </w:rPr>
          <w:t xml:space="preserve"> </w:t>
        </w:r>
        <w:r w:rsidRPr="007F0777">
          <w:rPr>
            <w:rFonts w:ascii="Calibri" w:hAnsi="Calibri"/>
          </w:rPr>
          <w:t>which must be completed prior to this document.</w:t>
        </w:r>
      </w:ins>
    </w:p>
    <w:p w14:paraId="2C537322" w14:textId="77777777" w:rsidR="008E104B" w:rsidRPr="00F15507" w:rsidRDefault="008E104B" w:rsidP="008E104B">
      <w:pPr>
        <w:pStyle w:val="ListParagraph"/>
        <w:numPr>
          <w:ilvl w:val="0"/>
          <w:numId w:val="19"/>
        </w:numPr>
        <w:rPr>
          <w:ins w:id="11" w:author="Alhabibi, Haider@Energy" w:date="2022-12-28T13:01:00Z"/>
          <w:rFonts w:asciiTheme="minorHAnsi" w:hAnsiTheme="minorHAnsi"/>
        </w:rPr>
      </w:pPr>
      <w:ins w:id="12"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1874B9CB" w14:textId="77777777" w:rsidR="008E104B" w:rsidRPr="00F15507" w:rsidRDefault="008E104B" w:rsidP="008E104B">
      <w:pPr>
        <w:pStyle w:val="ListParagraph"/>
        <w:numPr>
          <w:ilvl w:val="0"/>
          <w:numId w:val="19"/>
        </w:numPr>
        <w:rPr>
          <w:ins w:id="13" w:author="Alhabibi, Haider@Energy" w:date="2022-12-28T13:01:00Z"/>
          <w:rFonts w:asciiTheme="minorHAnsi" w:hAnsiTheme="minorHAnsi"/>
        </w:rPr>
      </w:pPr>
      <w:ins w:id="14"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51085D70" w14:textId="77777777" w:rsidR="008E104B" w:rsidRPr="00F15507" w:rsidRDefault="008E104B" w:rsidP="008E104B">
      <w:pPr>
        <w:pStyle w:val="ListParagraph"/>
        <w:numPr>
          <w:ilvl w:val="0"/>
          <w:numId w:val="19"/>
        </w:numPr>
        <w:rPr>
          <w:ins w:id="15" w:author="Alhabibi, Haider@Energy" w:date="2022-12-28T13:01:00Z"/>
          <w:rFonts w:asciiTheme="minorHAnsi" w:hAnsiTheme="minorHAnsi"/>
        </w:rPr>
      </w:pPr>
      <w:ins w:id="16"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48F57079" w14:textId="77777777" w:rsidR="008E104B" w:rsidRPr="00F15507" w:rsidRDefault="008E104B" w:rsidP="008E104B">
      <w:pPr>
        <w:pStyle w:val="ListParagraph"/>
        <w:numPr>
          <w:ilvl w:val="0"/>
          <w:numId w:val="19"/>
        </w:numPr>
        <w:rPr>
          <w:ins w:id="17" w:author="Alhabibi, Haider@Energy" w:date="2022-12-28T13:01:00Z"/>
          <w:rFonts w:asciiTheme="minorHAnsi" w:hAnsiTheme="minorHAnsi"/>
        </w:rPr>
      </w:pPr>
      <w:ins w:id="18"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0AE8A32F" w14:textId="77777777" w:rsidR="008E104B" w:rsidRPr="00F15507" w:rsidRDefault="008E104B" w:rsidP="008E104B">
      <w:pPr>
        <w:pStyle w:val="ListParagraph"/>
        <w:numPr>
          <w:ilvl w:val="0"/>
          <w:numId w:val="19"/>
        </w:numPr>
        <w:rPr>
          <w:ins w:id="19" w:author="Alhabibi, Haider@Energy" w:date="2022-12-28T13:01:00Z"/>
          <w:rFonts w:asciiTheme="minorHAnsi" w:hAnsiTheme="minorHAnsi"/>
        </w:rPr>
      </w:pPr>
      <w:ins w:id="20"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19C8F1A8" w14:textId="77777777" w:rsidR="008E104B" w:rsidRPr="00F15507" w:rsidRDefault="008E104B" w:rsidP="008E104B">
      <w:pPr>
        <w:pStyle w:val="ListParagraph"/>
        <w:numPr>
          <w:ilvl w:val="0"/>
          <w:numId w:val="19"/>
        </w:numPr>
        <w:rPr>
          <w:ins w:id="21" w:author="Alhabibi, Haider@Energy" w:date="2022-12-28T13:01:00Z"/>
          <w:rFonts w:asciiTheme="minorHAnsi" w:hAnsiTheme="minorHAnsi"/>
        </w:rPr>
      </w:pPr>
      <w:ins w:id="22" w:author="Alhabibi, Haider@Energy" w:date="2022-12-28T13:01:00Z">
        <w:r w:rsidRPr="00F15507">
          <w:rPr>
            <w:rFonts w:asciiTheme="minorHAnsi" w:hAnsiTheme="minorHAnsi"/>
          </w:rPr>
          <w:t>Reference information from LMCC-PRF-01</w:t>
        </w:r>
        <w:r>
          <w:rPr>
            <w:rFonts w:asciiTheme="minorHAnsi" w:eastAsia="Calibri" w:hAnsiTheme="minorHAnsi" w:cstheme="minorHAnsi"/>
          </w:rPr>
          <w:t xml:space="preserve">, </w:t>
        </w:r>
        <w:r w:rsidRPr="007F0777">
          <w:rPr>
            <w:rFonts w:ascii="Calibri" w:hAnsi="Calibri"/>
          </w:rPr>
          <w:t>which must be completed prior to this document.</w:t>
        </w:r>
      </w:ins>
    </w:p>
    <w:p w14:paraId="681C493B" w14:textId="77777777" w:rsidR="00B730E7" w:rsidRDefault="00B730E7">
      <w:pPr>
        <w:rPr>
          <w:rFonts w:asciiTheme="minorHAnsi" w:hAnsiTheme="minorHAnsi"/>
          <w:b/>
          <w:caps/>
          <w:sz w:val="18"/>
          <w:szCs w:val="18"/>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p w14:paraId="681C4941" w14:textId="1F592402" w:rsidR="00D920D6" w:rsidRPr="00AF7D7E" w:rsidRDefault="00D920D6" w:rsidP="00D920D6">
      <w:pPr>
        <w:rPr>
          <w:rFonts w:asciiTheme="minorHAnsi" w:hAnsiTheme="minorHAnsi"/>
          <w:i/>
        </w:rPr>
      </w:pPr>
      <w:r w:rsidRPr="00AF7D7E">
        <w:rPr>
          <w:rFonts w:asciiTheme="minorHAnsi" w:hAnsiTheme="minorHAnsi"/>
          <w:i/>
        </w:rPr>
        <w:lastRenderedPageBreak/>
        <w:t>Note: Submit one Certificate of installation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168"/>
        <w:gridCol w:w="5164"/>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5" w:type="pct"/>
            <w:tcBorders>
              <w:top w:val="single" w:sz="4" w:space="0" w:color="auto"/>
              <w:left w:val="single" w:sz="4" w:space="0" w:color="auto"/>
              <w:bottom w:val="single" w:sz="4" w:space="0" w:color="auto"/>
              <w:right w:val="single" w:sz="4" w:space="0" w:color="auto"/>
            </w:tcBorders>
            <w:vAlign w:val="center"/>
          </w:tcPr>
          <w:p w14:paraId="681C4945" w14:textId="5571EC79"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Name or Identification/Tag</w:t>
            </w:r>
          </w:p>
        </w:tc>
        <w:tc>
          <w:tcPr>
            <w:tcW w:w="2393"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5" w:type="pct"/>
            <w:tcBorders>
              <w:top w:val="single" w:sz="4" w:space="0" w:color="auto"/>
              <w:left w:val="single" w:sz="4" w:space="0" w:color="auto"/>
              <w:bottom w:val="single" w:sz="4" w:space="0" w:color="auto"/>
              <w:right w:val="single" w:sz="4" w:space="0" w:color="auto"/>
            </w:tcBorders>
            <w:vAlign w:val="center"/>
          </w:tcPr>
          <w:p w14:paraId="681C4949" w14:textId="0E89BB2C"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9F1AB0" w:rsidRPr="005369B5" w14:paraId="5121DA5C"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E48E53D" w14:textId="698EA399" w:rsidR="009F1AB0" w:rsidRPr="009F1AB0" w:rsidRDefault="009F1AB0" w:rsidP="009F1AB0">
            <w:pPr>
              <w:jc w:val="center"/>
              <w:rPr>
                <w:rFonts w:asciiTheme="minorHAnsi" w:hAnsiTheme="minorHAnsi"/>
                <w:sz w:val="18"/>
                <w:szCs w:val="18"/>
              </w:rPr>
            </w:pPr>
            <w:r w:rsidRPr="009F1AB0">
              <w:rPr>
                <w:rFonts w:asciiTheme="minorHAnsi" w:hAnsiTheme="minorHAnsi"/>
                <w:sz w:val="18"/>
              </w:rPr>
              <w:t>03</w:t>
            </w:r>
          </w:p>
        </w:tc>
        <w:tc>
          <w:tcPr>
            <w:tcW w:w="2395" w:type="pct"/>
            <w:tcBorders>
              <w:top w:val="single" w:sz="4" w:space="0" w:color="auto"/>
              <w:left w:val="single" w:sz="4" w:space="0" w:color="auto"/>
              <w:bottom w:val="single" w:sz="4" w:space="0" w:color="auto"/>
              <w:right w:val="single" w:sz="4" w:space="0" w:color="auto"/>
            </w:tcBorders>
            <w:vAlign w:val="center"/>
          </w:tcPr>
          <w:p w14:paraId="3D8F14A0" w14:textId="202715F4" w:rsidR="009F1AB0" w:rsidRPr="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171232" w14:textId="203F10F7" w:rsidR="009F1AB0" w:rsidRDefault="009F1AB0" w:rsidP="009F1AB0">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9F1AB0" w:rsidRPr="005369B5" w14:paraId="681C494F"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C" w14:textId="54DE38F6" w:rsidR="009F1AB0" w:rsidRPr="005369B5" w:rsidRDefault="009F1AB0" w:rsidP="009F1AB0">
            <w:pPr>
              <w:jc w:val="center"/>
              <w:rPr>
                <w:rFonts w:asciiTheme="minorHAnsi" w:hAnsiTheme="minorHAnsi"/>
                <w:sz w:val="18"/>
                <w:szCs w:val="18"/>
              </w:rPr>
            </w:pPr>
            <w:r>
              <w:rPr>
                <w:rFonts w:asciiTheme="minorHAnsi" w:hAnsiTheme="minorHAnsi"/>
                <w:sz w:val="18"/>
                <w:szCs w:val="18"/>
              </w:rPr>
              <w:t>04</w:t>
            </w:r>
          </w:p>
        </w:tc>
        <w:tc>
          <w:tcPr>
            <w:tcW w:w="2395" w:type="pct"/>
            <w:tcBorders>
              <w:top w:val="single" w:sz="4" w:space="0" w:color="auto"/>
              <w:left w:val="single" w:sz="4" w:space="0" w:color="auto"/>
              <w:bottom w:val="single" w:sz="4" w:space="0" w:color="auto"/>
              <w:right w:val="single" w:sz="4" w:space="0" w:color="auto"/>
            </w:tcBorders>
            <w:vAlign w:val="center"/>
          </w:tcPr>
          <w:p w14:paraId="681C494D" w14:textId="66877657"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4E" w14:textId="77777777" w:rsidR="009F1AB0" w:rsidRPr="00A92C18" w:rsidRDefault="009F1AB0" w:rsidP="009F1AB0">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CF1R flags: </w:t>
            </w:r>
            <w:r w:rsidRPr="003C03FA">
              <w:rPr>
                <w:rFonts w:asciiTheme="minorHAnsi" w:hAnsiTheme="minorHAnsi"/>
              </w:rPr>
              <w:t xml:space="preserve">Duct Surface Area Reduction And R-Value </w:t>
            </w:r>
            <w:r w:rsidRPr="00A92C18">
              <w:rPr>
                <w:rFonts w:asciiTheme="minorHAnsi" w:hAnsiTheme="minorHAnsi"/>
              </w:rPr>
              <w:t xml:space="preserve">Compliance Credit = true ,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9F1AB0" w:rsidRPr="005369B5" w14:paraId="681C4953"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0" w14:textId="6C3C1520" w:rsidR="009F1AB0" w:rsidRPr="005369B5" w:rsidRDefault="009F1AB0" w:rsidP="009F1AB0">
            <w:pPr>
              <w:jc w:val="center"/>
              <w:rPr>
                <w:rFonts w:asciiTheme="minorHAnsi" w:hAnsiTheme="minorHAnsi"/>
                <w:sz w:val="18"/>
                <w:szCs w:val="18"/>
              </w:rPr>
            </w:pPr>
            <w:r>
              <w:rPr>
                <w:rFonts w:asciiTheme="minorHAnsi" w:hAnsiTheme="minorHAnsi"/>
                <w:sz w:val="18"/>
                <w:szCs w:val="18"/>
              </w:rPr>
              <w:t>05</w:t>
            </w:r>
          </w:p>
        </w:tc>
        <w:tc>
          <w:tcPr>
            <w:tcW w:w="2395" w:type="pct"/>
            <w:tcBorders>
              <w:top w:val="single" w:sz="4" w:space="0" w:color="auto"/>
              <w:left w:val="single" w:sz="4" w:space="0" w:color="auto"/>
              <w:bottom w:val="single" w:sz="4" w:space="0" w:color="auto"/>
              <w:right w:val="single" w:sz="4" w:space="0" w:color="auto"/>
            </w:tcBorders>
            <w:vAlign w:val="center"/>
          </w:tcPr>
          <w:p w14:paraId="681C4951" w14:textId="75D3E3D5"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2" w14:textId="77777777"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sidRPr="003C03FA">
              <w:rPr>
                <w:rFonts w:asciiTheme="minorHAnsi" w:hAnsiTheme="minorHAnsi"/>
                <w:sz w:val="18"/>
                <w:szCs w:val="18"/>
              </w:rPr>
              <w:t>Buried Ducts Compliance Credit</w:t>
            </w:r>
            <w:r>
              <w:rPr>
                <w:rFonts w:asciiTheme="minorHAnsi" w:hAnsiTheme="minorHAnsi"/>
              </w:rPr>
              <w:t xml:space="preserve"> = </w:t>
            </w:r>
            <w:r w:rsidRPr="006F45C3">
              <w:rPr>
                <w:rFonts w:asciiTheme="minorHAnsi" w:hAnsiTheme="minorHAnsi"/>
              </w:rPr>
              <w:t xml:space="preserve">true </w:t>
            </w:r>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9F1AB0" w:rsidRPr="005369B5" w14:paraId="681C495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4" w14:textId="58034BB5" w:rsidR="009F1AB0" w:rsidRPr="005369B5" w:rsidRDefault="009F1AB0" w:rsidP="009F1AB0">
            <w:pPr>
              <w:jc w:val="center"/>
              <w:rPr>
                <w:rFonts w:asciiTheme="minorHAnsi" w:hAnsiTheme="minorHAnsi"/>
                <w:sz w:val="18"/>
                <w:szCs w:val="18"/>
              </w:rPr>
            </w:pPr>
            <w:r>
              <w:rPr>
                <w:rFonts w:asciiTheme="minorHAnsi" w:hAnsiTheme="minorHAnsi"/>
                <w:sz w:val="18"/>
                <w:szCs w:val="18"/>
              </w:rPr>
              <w:t>06</w:t>
            </w:r>
          </w:p>
        </w:tc>
        <w:tc>
          <w:tcPr>
            <w:tcW w:w="2395" w:type="pct"/>
            <w:tcBorders>
              <w:top w:val="single" w:sz="4" w:space="0" w:color="auto"/>
              <w:left w:val="single" w:sz="4" w:space="0" w:color="auto"/>
              <w:bottom w:val="single" w:sz="4" w:space="0" w:color="auto"/>
              <w:right w:val="single" w:sz="4" w:space="0" w:color="auto"/>
            </w:tcBorders>
            <w:vAlign w:val="center"/>
          </w:tcPr>
          <w:p w14:paraId="681C4955" w14:textId="5CD868B9"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6" w14:textId="77777777"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true ,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5E"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681C495D" w14:textId="117C4BED" w:rsidR="00456847" w:rsidRPr="006136A2" w:rsidRDefault="00456847"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4</w:t>
            </w:r>
            <w:r>
              <w:rPr>
                <w:rFonts w:asciiTheme="minorHAnsi" w:hAnsiTheme="minorHAnsi"/>
                <w:bCs/>
                <w:sz w:val="18"/>
                <w:szCs w:val="18"/>
              </w:rPr>
              <w:t xml:space="preserve"> is true&gt;&gt;</w:t>
            </w:r>
          </w:p>
        </w:tc>
      </w:tr>
      <w:tr w:rsidR="00D920D6" w:rsidRPr="006136A2" w14:paraId="681C4961"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5F" w14:textId="77777777" w:rsidR="00D920D6" w:rsidRDefault="00D920D6" w:rsidP="00D920D6">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960" w14:textId="77777777" w:rsidR="00D920D6" w:rsidRPr="00773DD9" w:rsidRDefault="00D920D6" w:rsidP="00D920D6">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D920D6" w:rsidRPr="006136A2" w14:paraId="681C4964"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2" w14:textId="77777777" w:rsidR="00D920D6" w:rsidRDefault="00D920D6" w:rsidP="00D920D6">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963"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D920D6" w:rsidRPr="006136A2" w14:paraId="681C4967"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5" w14:textId="77777777" w:rsidR="00D920D6" w:rsidRDefault="00D920D6" w:rsidP="00D920D6">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966"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D920D6" w:rsidRPr="006136A2" w14:paraId="681C496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8"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969" w14:textId="77777777" w:rsidR="00D920D6" w:rsidRPr="00773DD9" w:rsidRDefault="00D920D6" w:rsidP="00D920D6">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Pr="00273D94">
              <w:rPr>
                <w:rFonts w:asciiTheme="minorHAnsi" w:hAnsiTheme="minorHAnsi"/>
                <w:sz w:val="18"/>
                <w:szCs w:val="18"/>
              </w:rPr>
              <w:t>RA3.1.4.1.4</w:t>
            </w:r>
            <w:r>
              <w:rPr>
                <w:rFonts w:asciiTheme="minorHAnsi" w:hAnsiTheme="minorHAnsi"/>
                <w:sz w:val="18"/>
                <w:szCs w:val="18"/>
              </w:rPr>
              <w:t>.</w:t>
            </w:r>
          </w:p>
        </w:tc>
      </w:tr>
      <w:tr w:rsidR="00D920D6" w:rsidRPr="006136A2" w14:paraId="681C496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B"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96C"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D920D6" w:rsidRPr="006136A2" w14:paraId="681C496F"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76"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81C4975" w14:textId="68798F86" w:rsidR="00456847" w:rsidRPr="006136A2" w:rsidRDefault="00456847"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5</w:t>
            </w:r>
            <w:r>
              <w:rPr>
                <w:rFonts w:asciiTheme="minorHAnsi" w:hAnsiTheme="minorHAnsi"/>
                <w:bCs/>
                <w:sz w:val="18"/>
                <w:szCs w:val="18"/>
              </w:rPr>
              <w:t xml:space="preserve"> is true&gt;&gt;</w:t>
            </w:r>
          </w:p>
        </w:tc>
      </w:tr>
      <w:tr w:rsidR="001464F1" w:rsidRPr="00877B2C" w14:paraId="49F9440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42DD065"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4CA0A57B"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1464F1" w:rsidRPr="00877B2C" w14:paraId="7C29E7A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AB3093E"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41768DC7"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1464F1" w:rsidRPr="00877B2C" w14:paraId="6129EC3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A9D6A0"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049B9EDB" w14:textId="35F5F032" w:rsidR="001464F1" w:rsidRPr="00877B2C" w:rsidRDefault="001464F1"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1464F1" w:rsidRPr="00877B2C" w14:paraId="54CDDE05"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05887E0"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7F615A30"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1464F1" w:rsidRPr="00877B2C" w14:paraId="30DB4EBF"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8CB45F2"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294756D7" w14:textId="7286112D" w:rsidR="001464F1" w:rsidRPr="00877B2C" w:rsidRDefault="001464F1"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1464F1" w:rsidRPr="00877B2C" w14:paraId="289BD81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68CAA7"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17335DA2" w14:textId="77777777" w:rsidR="001464F1" w:rsidRPr="00877B2C" w:rsidRDefault="001464F1"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1464F1" w:rsidRPr="003527A2" w14:paraId="51A0748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BD7B5C" w14:textId="1C4DE436"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6932818A" w14:textId="7F9135D9" w:rsidR="001464F1" w:rsidRPr="003527A2" w:rsidRDefault="001464F1">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D920D6" w:rsidRPr="006136A2" w14:paraId="681C498A"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91"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lastRenderedPageBreak/>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4E114DA1" w14:textId="0B800F29" w:rsidR="00F7676E" w:rsidRDefault="00F7676E" w:rsidP="00F7676E">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681C4990" w14:textId="1A83EC03" w:rsidR="00456847" w:rsidRPr="006136A2" w:rsidRDefault="00456847"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w:t>
            </w:r>
            <w:r w:rsidR="00F05C41">
              <w:rPr>
                <w:rFonts w:asciiTheme="minorHAnsi" w:hAnsiTheme="minorHAnsi"/>
                <w:bCs/>
                <w:sz w:val="18"/>
                <w:szCs w:val="18"/>
              </w:rPr>
              <w:t>6</w:t>
            </w:r>
            <w:r w:rsidR="003E52E2">
              <w:rPr>
                <w:rFonts w:asciiTheme="minorHAnsi" w:hAnsiTheme="minorHAnsi"/>
                <w:bCs/>
                <w:sz w:val="18"/>
                <w:szCs w:val="18"/>
              </w:rPr>
              <w:t xml:space="preserve"> </w:t>
            </w:r>
            <w:r w:rsidR="00D22743">
              <w:rPr>
                <w:rFonts w:asciiTheme="minorHAnsi" w:hAnsiTheme="minorHAnsi"/>
                <w:bCs/>
                <w:sz w:val="18"/>
                <w:szCs w:val="18"/>
              </w:rPr>
              <w:t>is true</w:t>
            </w:r>
            <w:r>
              <w:rPr>
                <w:rFonts w:asciiTheme="minorHAnsi" w:hAnsiTheme="minorHAnsi"/>
                <w:bCs/>
                <w:sz w:val="18"/>
                <w:szCs w:val="18"/>
              </w:rPr>
              <w:t>&gt;&gt;</w:t>
            </w:r>
          </w:p>
        </w:tc>
      </w:tr>
      <w:tr w:rsidR="001464F1" w:rsidRPr="00877B2C" w14:paraId="57FB259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675619D"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402EA19F"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1464F1" w:rsidRPr="00877B2C" w14:paraId="3F52630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8DD9048"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46F4FB1D"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1464F1" w:rsidRPr="00877B2C" w14:paraId="798B06EF"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ADAEB3"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013FAD7" w14:textId="11744C51"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1464F1" w:rsidRPr="00877B2C" w14:paraId="74A7EDE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595F030"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442C5AE5"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1464F1" w:rsidRPr="00877B2C" w14:paraId="35D02A40"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95E107A"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58AB11A1" w14:textId="6625C7F1" w:rsidR="001464F1" w:rsidRPr="00877B2C" w:rsidRDefault="001464F1"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1464F1" w:rsidRPr="00877B2C" w14:paraId="5CD3D82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DF1AE26"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BB29391" w14:textId="77777777" w:rsidR="001464F1" w:rsidRPr="00877B2C" w:rsidRDefault="001464F1"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1464F1" w:rsidRPr="00801F86" w14:paraId="2BE865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61805AB" w14:textId="52746561" w:rsidR="001464F1" w:rsidRPr="00877B2C" w:rsidRDefault="001464F1">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229E3F20" w14:textId="2DDD9FA9" w:rsidR="001464F1" w:rsidRPr="00801F86" w:rsidRDefault="001464F1">
            <w:pPr>
              <w:keepNext/>
              <w:tabs>
                <w:tab w:val="left" w:pos="356"/>
              </w:tabs>
              <w:rPr>
                <w:rFonts w:asciiTheme="minorHAnsi" w:hAnsiTheme="minorHAnsi"/>
                <w:b/>
                <w:sz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1464F1" w:rsidRPr="00067E04" w14:paraId="66338F3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D89AB4D"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57D625D" w14:textId="77777777" w:rsidR="001464F1" w:rsidRPr="00067E04" w:rsidRDefault="001464F1"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D920D6" w:rsidRPr="006136A2" w14:paraId="681C49A5"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tbl>
      <w:tblPr>
        <w:tblStyle w:val="TableGrid"/>
        <w:tblW w:w="10795" w:type="dxa"/>
        <w:tblLayout w:type="fixed"/>
        <w:tblLook w:val="04A0" w:firstRow="1" w:lastRow="0" w:firstColumn="1" w:lastColumn="0" w:noHBand="0" w:noVBand="1"/>
      </w:tblPr>
      <w:tblGrid>
        <w:gridCol w:w="1278"/>
        <w:gridCol w:w="1080"/>
        <w:gridCol w:w="1147"/>
        <w:gridCol w:w="1193"/>
        <w:gridCol w:w="1260"/>
        <w:gridCol w:w="1260"/>
        <w:gridCol w:w="1237"/>
        <w:gridCol w:w="1170"/>
        <w:gridCol w:w="1170"/>
      </w:tblGrid>
      <w:tr w:rsidR="00C132DE" w14:paraId="16E40062" w14:textId="77777777" w:rsidTr="00193456">
        <w:trPr>
          <w:trHeight w:val="224"/>
        </w:trPr>
        <w:tc>
          <w:tcPr>
            <w:tcW w:w="10795" w:type="dxa"/>
            <w:gridSpan w:val="9"/>
          </w:tcPr>
          <w:p w14:paraId="69F9078D" w14:textId="7D706774" w:rsidR="00C132DE" w:rsidRDefault="00C132DE" w:rsidP="005837D0">
            <w:pPr>
              <w:rPr>
                <w:rFonts w:asciiTheme="minorHAnsi" w:hAnsiTheme="minorHAnsi"/>
                <w:b/>
                <w:bCs/>
                <w:szCs w:val="18"/>
              </w:rPr>
            </w:pPr>
            <w:r>
              <w:rPr>
                <w:rFonts w:asciiTheme="minorHAnsi" w:hAnsiTheme="minorHAnsi"/>
                <w:sz w:val="18"/>
                <w:szCs w:val="18"/>
              </w:rPr>
              <w:br w:type="page"/>
            </w:r>
            <w:r>
              <w:rPr>
                <w:rFonts w:asciiTheme="minorHAnsi" w:hAnsiTheme="minorHAnsi"/>
                <w:b/>
                <w:bCs/>
                <w:szCs w:val="18"/>
              </w:rPr>
              <w:t>E. Duct System Design Details</w:t>
            </w:r>
          </w:p>
          <w:p w14:paraId="313243D9" w14:textId="5201EAE2" w:rsidR="00C132DE" w:rsidRPr="00C132DE" w:rsidRDefault="00C132DE" w:rsidP="00C132DE">
            <w:pPr>
              <w:rPr>
                <w:rFonts w:asciiTheme="minorHAnsi" w:hAnsiTheme="minorHAnsi"/>
                <w:sz w:val="18"/>
                <w:szCs w:val="18"/>
              </w:rPr>
            </w:pPr>
            <w:r w:rsidRPr="00C132DE">
              <w:rPr>
                <w:rFonts w:asciiTheme="minorHAnsi" w:hAnsiTheme="minorHAnsi"/>
                <w:sz w:val="18"/>
                <w:szCs w:val="18"/>
              </w:rPr>
              <w:t xml:space="preserve">&lt;&lt;this table only shown </w:t>
            </w:r>
            <w:r w:rsidR="00FE75E3">
              <w:rPr>
                <w:rFonts w:asciiTheme="minorHAnsi" w:hAnsiTheme="minorHAnsi"/>
                <w:sz w:val="18"/>
                <w:szCs w:val="18"/>
              </w:rPr>
              <w:t>if Duct Surface Area Reduction a</w:t>
            </w:r>
            <w:r w:rsidRPr="00C132DE">
              <w:rPr>
                <w:rFonts w:asciiTheme="minorHAnsi" w:hAnsiTheme="minorHAnsi"/>
                <w:sz w:val="18"/>
                <w:szCs w:val="18"/>
              </w:rPr>
              <w:t>nd R-Value Compliance Credit in cell A0</w:t>
            </w:r>
            <w:r w:rsidR="00F05C41">
              <w:rPr>
                <w:rFonts w:asciiTheme="minorHAnsi" w:hAnsiTheme="minorHAnsi"/>
                <w:sz w:val="18"/>
                <w:szCs w:val="18"/>
              </w:rPr>
              <w:t>4</w:t>
            </w:r>
            <w:r w:rsidRPr="00C132DE">
              <w:rPr>
                <w:rFonts w:asciiTheme="minorHAnsi" w:hAnsiTheme="minorHAnsi"/>
                <w:sz w:val="18"/>
                <w:szCs w:val="18"/>
              </w:rPr>
              <w:t xml:space="preserve"> is true, or</w:t>
            </w:r>
          </w:p>
          <w:p w14:paraId="0AEFFE3F" w14:textId="4D4B6796" w:rsidR="00FE75E3" w:rsidRDefault="00C132DE" w:rsidP="00C132DE">
            <w:pPr>
              <w:rPr>
                <w:rFonts w:asciiTheme="minorHAnsi" w:hAnsiTheme="minorHAnsi"/>
                <w:sz w:val="18"/>
                <w:szCs w:val="18"/>
              </w:rPr>
            </w:pPr>
            <w:r w:rsidRPr="00C132DE">
              <w:rPr>
                <w:rFonts w:asciiTheme="minorHAnsi" w:hAnsiTheme="minorHAnsi"/>
                <w:sz w:val="18"/>
                <w:szCs w:val="18"/>
              </w:rPr>
              <w:t>if Buried Ducts Compliance Credit in cell A0</w:t>
            </w:r>
            <w:r w:rsidR="00F05C41">
              <w:rPr>
                <w:rFonts w:asciiTheme="minorHAnsi" w:hAnsiTheme="minorHAnsi"/>
                <w:sz w:val="18"/>
                <w:szCs w:val="18"/>
              </w:rPr>
              <w:t>5</w:t>
            </w:r>
            <w:r w:rsidRPr="00C132DE">
              <w:rPr>
                <w:rFonts w:asciiTheme="minorHAnsi" w:hAnsiTheme="minorHAnsi"/>
                <w:sz w:val="18"/>
                <w:szCs w:val="18"/>
              </w:rPr>
              <w:t xml:space="preserve"> is true, or</w:t>
            </w:r>
            <w:r w:rsidR="00FE75E3">
              <w:rPr>
                <w:rFonts w:asciiTheme="minorHAnsi" w:hAnsiTheme="minorHAnsi"/>
                <w:sz w:val="18"/>
                <w:szCs w:val="18"/>
              </w:rPr>
              <w:t xml:space="preserve"> </w:t>
            </w:r>
            <w:r w:rsidRPr="00C132DE">
              <w:rPr>
                <w:rFonts w:asciiTheme="minorHAnsi" w:hAnsiTheme="minorHAnsi"/>
                <w:sz w:val="18"/>
                <w:szCs w:val="18"/>
              </w:rPr>
              <w:t>if Deeply Buried Ducts Compliance Credit in cell A0</w:t>
            </w:r>
            <w:r w:rsidR="00F05C41">
              <w:rPr>
                <w:rFonts w:asciiTheme="minorHAnsi" w:hAnsiTheme="minorHAnsi"/>
                <w:sz w:val="18"/>
                <w:szCs w:val="18"/>
              </w:rPr>
              <w:t>6</w:t>
            </w:r>
            <w:r w:rsidRPr="00C132DE">
              <w:rPr>
                <w:rFonts w:asciiTheme="minorHAnsi" w:hAnsiTheme="minorHAnsi"/>
                <w:sz w:val="18"/>
                <w:szCs w:val="18"/>
              </w:rPr>
              <w:t xml:space="preserve"> is true</w:t>
            </w:r>
            <w:r w:rsidR="00FE75E3">
              <w:rPr>
                <w:rFonts w:asciiTheme="minorHAnsi" w:hAnsiTheme="minorHAnsi"/>
                <w:sz w:val="18"/>
                <w:szCs w:val="18"/>
              </w:rPr>
              <w:t>;</w:t>
            </w:r>
          </w:p>
          <w:p w14:paraId="6BD48393" w14:textId="54D3191C" w:rsidR="00C132DE" w:rsidRPr="00FE75E3" w:rsidRDefault="00FE75E3" w:rsidP="00C132DE">
            <w:pPr>
              <w:rPr>
                <w:rFonts w:asciiTheme="minorHAnsi" w:hAnsiTheme="minorHAnsi" w:cstheme="minorHAnsi"/>
                <w:sz w:val="18"/>
                <w:szCs w:val="18"/>
              </w:rPr>
            </w:pPr>
            <w:r w:rsidRPr="00FE75E3">
              <w:rPr>
                <w:rFonts w:asciiTheme="minorHAnsi" w:hAnsiTheme="minorHAnsi" w:cstheme="minorHAnsi"/>
                <w:sz w:val="18"/>
                <w:szCs w:val="18"/>
              </w:rPr>
              <w:t xml:space="preserve">else display </w:t>
            </w:r>
            <w:r w:rsidRPr="00FE75E3">
              <w:rPr>
                <w:rFonts w:asciiTheme="minorHAnsi" w:hAnsiTheme="minorHAnsi" w:cstheme="minorHAnsi"/>
              </w:rPr>
              <w:t>the "section does not apply" message</w:t>
            </w:r>
            <w:r w:rsidRPr="00FE75E3">
              <w:rPr>
                <w:rFonts w:asciiTheme="minorHAnsi" w:hAnsiTheme="minorHAnsi" w:cstheme="minorHAnsi"/>
                <w:sz w:val="18"/>
                <w:szCs w:val="18"/>
              </w:rPr>
              <w:t xml:space="preserve"> </w:t>
            </w:r>
            <w:r w:rsidR="00C132DE" w:rsidRPr="00FE75E3">
              <w:rPr>
                <w:rFonts w:asciiTheme="minorHAnsi" w:hAnsiTheme="minorHAnsi" w:cstheme="minorHAnsi"/>
                <w:sz w:val="18"/>
                <w:szCs w:val="18"/>
              </w:rPr>
              <w:t>&gt;&gt;</w:t>
            </w:r>
          </w:p>
          <w:p w14:paraId="765430E0" w14:textId="52C880EF" w:rsidR="00C132DE" w:rsidRDefault="00C132DE" w:rsidP="00C132DE">
            <w:pPr>
              <w:rPr>
                <w:rFonts w:asciiTheme="minorHAnsi" w:hAnsiTheme="minorHAnsi"/>
                <w:sz w:val="18"/>
                <w:szCs w:val="18"/>
              </w:rPr>
            </w:pPr>
            <w:r w:rsidRPr="00C132DE">
              <w:rPr>
                <w:rFonts w:asciiTheme="minorHAnsi" w:hAnsiTheme="minorHAnsi"/>
                <w:sz w:val="18"/>
                <w:szCs w:val="18"/>
              </w:rPr>
              <w:t>&lt;&lt;table is a calculated field: table copied from CF1R-PRF-01-E&gt;&gt;</w:t>
            </w:r>
          </w:p>
        </w:tc>
      </w:tr>
      <w:tr w:rsidR="00AD7AC9" w14:paraId="12244F8B" w14:textId="77777777" w:rsidTr="00193456">
        <w:trPr>
          <w:trHeight w:val="224"/>
        </w:trPr>
        <w:tc>
          <w:tcPr>
            <w:tcW w:w="1278" w:type="dxa"/>
          </w:tcPr>
          <w:p w14:paraId="43EF5E95" w14:textId="77777777" w:rsidR="00C132DE" w:rsidRDefault="00C132DE" w:rsidP="005837D0">
            <w:pPr>
              <w:jc w:val="center"/>
              <w:rPr>
                <w:rFonts w:asciiTheme="minorHAnsi" w:hAnsiTheme="minorHAnsi"/>
                <w:sz w:val="18"/>
                <w:szCs w:val="18"/>
              </w:rPr>
            </w:pPr>
            <w:r>
              <w:rPr>
                <w:rFonts w:asciiTheme="minorHAnsi" w:hAnsiTheme="minorHAnsi"/>
                <w:sz w:val="18"/>
                <w:szCs w:val="18"/>
              </w:rPr>
              <w:t>01</w:t>
            </w:r>
          </w:p>
        </w:tc>
        <w:tc>
          <w:tcPr>
            <w:tcW w:w="1080" w:type="dxa"/>
          </w:tcPr>
          <w:p w14:paraId="510C4FB2" w14:textId="77777777" w:rsidR="00C132DE" w:rsidRDefault="00C132DE" w:rsidP="005837D0">
            <w:pPr>
              <w:jc w:val="center"/>
              <w:rPr>
                <w:rFonts w:asciiTheme="minorHAnsi" w:hAnsiTheme="minorHAnsi"/>
                <w:sz w:val="18"/>
                <w:szCs w:val="18"/>
              </w:rPr>
            </w:pPr>
            <w:r>
              <w:rPr>
                <w:rFonts w:asciiTheme="minorHAnsi" w:hAnsiTheme="minorHAnsi"/>
                <w:sz w:val="18"/>
                <w:szCs w:val="18"/>
              </w:rPr>
              <w:t>02</w:t>
            </w:r>
          </w:p>
        </w:tc>
        <w:tc>
          <w:tcPr>
            <w:tcW w:w="1147" w:type="dxa"/>
          </w:tcPr>
          <w:p w14:paraId="605A4A23" w14:textId="77777777" w:rsidR="00C132DE" w:rsidRDefault="00C132DE" w:rsidP="005837D0">
            <w:pPr>
              <w:jc w:val="center"/>
              <w:rPr>
                <w:rFonts w:asciiTheme="minorHAnsi" w:hAnsiTheme="minorHAnsi"/>
                <w:sz w:val="18"/>
                <w:szCs w:val="18"/>
              </w:rPr>
            </w:pPr>
            <w:r>
              <w:rPr>
                <w:rFonts w:asciiTheme="minorHAnsi" w:hAnsiTheme="minorHAnsi"/>
                <w:sz w:val="18"/>
                <w:szCs w:val="18"/>
              </w:rPr>
              <w:t>03</w:t>
            </w:r>
          </w:p>
        </w:tc>
        <w:tc>
          <w:tcPr>
            <w:tcW w:w="1193" w:type="dxa"/>
          </w:tcPr>
          <w:p w14:paraId="02DAFED4" w14:textId="77777777" w:rsidR="00C132DE" w:rsidRDefault="00C132DE" w:rsidP="005837D0">
            <w:pPr>
              <w:jc w:val="center"/>
              <w:rPr>
                <w:rFonts w:asciiTheme="minorHAnsi" w:hAnsiTheme="minorHAnsi"/>
                <w:sz w:val="18"/>
                <w:szCs w:val="18"/>
              </w:rPr>
            </w:pPr>
            <w:r>
              <w:rPr>
                <w:rFonts w:asciiTheme="minorHAnsi" w:hAnsiTheme="minorHAnsi"/>
                <w:sz w:val="18"/>
                <w:szCs w:val="18"/>
              </w:rPr>
              <w:t>04</w:t>
            </w:r>
          </w:p>
        </w:tc>
        <w:tc>
          <w:tcPr>
            <w:tcW w:w="1260" w:type="dxa"/>
          </w:tcPr>
          <w:p w14:paraId="266EC3E3" w14:textId="77777777" w:rsidR="00C132DE" w:rsidRDefault="00C132DE" w:rsidP="005837D0">
            <w:pPr>
              <w:jc w:val="center"/>
              <w:rPr>
                <w:rFonts w:asciiTheme="minorHAnsi" w:hAnsiTheme="minorHAnsi"/>
                <w:sz w:val="18"/>
                <w:szCs w:val="18"/>
              </w:rPr>
            </w:pPr>
            <w:r>
              <w:rPr>
                <w:rFonts w:asciiTheme="minorHAnsi" w:hAnsiTheme="minorHAnsi"/>
                <w:sz w:val="18"/>
                <w:szCs w:val="18"/>
              </w:rPr>
              <w:t>05</w:t>
            </w:r>
          </w:p>
        </w:tc>
        <w:tc>
          <w:tcPr>
            <w:tcW w:w="1260" w:type="dxa"/>
          </w:tcPr>
          <w:p w14:paraId="025DB024" w14:textId="77777777" w:rsidR="00C132DE" w:rsidRDefault="00C132DE" w:rsidP="005837D0">
            <w:pPr>
              <w:jc w:val="center"/>
              <w:rPr>
                <w:rFonts w:asciiTheme="minorHAnsi" w:hAnsiTheme="minorHAnsi"/>
                <w:sz w:val="18"/>
                <w:szCs w:val="18"/>
              </w:rPr>
            </w:pPr>
            <w:r>
              <w:rPr>
                <w:rFonts w:asciiTheme="minorHAnsi" w:hAnsiTheme="minorHAnsi"/>
                <w:sz w:val="18"/>
                <w:szCs w:val="18"/>
              </w:rPr>
              <w:t>06</w:t>
            </w:r>
          </w:p>
        </w:tc>
        <w:tc>
          <w:tcPr>
            <w:tcW w:w="1237" w:type="dxa"/>
          </w:tcPr>
          <w:p w14:paraId="5F3B02EF" w14:textId="77777777" w:rsidR="00C132DE" w:rsidRDefault="00C132DE" w:rsidP="005837D0">
            <w:pPr>
              <w:jc w:val="center"/>
              <w:rPr>
                <w:rFonts w:asciiTheme="minorHAnsi" w:hAnsiTheme="minorHAnsi"/>
                <w:sz w:val="18"/>
                <w:szCs w:val="18"/>
              </w:rPr>
            </w:pPr>
            <w:r>
              <w:rPr>
                <w:rFonts w:asciiTheme="minorHAnsi" w:hAnsiTheme="minorHAnsi"/>
                <w:sz w:val="18"/>
                <w:szCs w:val="18"/>
              </w:rPr>
              <w:t>07</w:t>
            </w:r>
          </w:p>
        </w:tc>
        <w:tc>
          <w:tcPr>
            <w:tcW w:w="1170" w:type="dxa"/>
          </w:tcPr>
          <w:p w14:paraId="75EC6AF5" w14:textId="77777777" w:rsidR="00C132DE" w:rsidRDefault="00C132DE" w:rsidP="005837D0">
            <w:pPr>
              <w:jc w:val="center"/>
              <w:rPr>
                <w:rFonts w:asciiTheme="minorHAnsi" w:hAnsiTheme="minorHAnsi"/>
                <w:sz w:val="18"/>
                <w:szCs w:val="18"/>
              </w:rPr>
            </w:pPr>
            <w:r>
              <w:rPr>
                <w:rFonts w:asciiTheme="minorHAnsi" w:hAnsiTheme="minorHAnsi"/>
                <w:sz w:val="18"/>
                <w:szCs w:val="18"/>
              </w:rPr>
              <w:t>08</w:t>
            </w:r>
          </w:p>
        </w:tc>
        <w:tc>
          <w:tcPr>
            <w:tcW w:w="1170" w:type="dxa"/>
          </w:tcPr>
          <w:p w14:paraId="09D02B93" w14:textId="77777777" w:rsidR="00C132DE" w:rsidRDefault="00C132DE" w:rsidP="005837D0">
            <w:pPr>
              <w:jc w:val="center"/>
              <w:rPr>
                <w:rFonts w:asciiTheme="minorHAnsi" w:hAnsiTheme="minorHAnsi"/>
                <w:sz w:val="18"/>
                <w:szCs w:val="18"/>
              </w:rPr>
            </w:pPr>
            <w:r>
              <w:rPr>
                <w:rFonts w:asciiTheme="minorHAnsi" w:hAnsiTheme="minorHAnsi"/>
                <w:sz w:val="18"/>
                <w:szCs w:val="18"/>
              </w:rPr>
              <w:t>09</w:t>
            </w:r>
          </w:p>
        </w:tc>
      </w:tr>
      <w:tr w:rsidR="00AD7AC9" w14:paraId="2DB867DC" w14:textId="77777777" w:rsidTr="00193456">
        <w:trPr>
          <w:trHeight w:val="494"/>
        </w:trPr>
        <w:tc>
          <w:tcPr>
            <w:tcW w:w="1278" w:type="dxa"/>
            <w:vAlign w:val="bottom"/>
          </w:tcPr>
          <w:p w14:paraId="160C3043" w14:textId="77777777" w:rsidR="00C132DE" w:rsidRDefault="00C132DE" w:rsidP="005837D0">
            <w:pPr>
              <w:jc w:val="center"/>
              <w:rPr>
                <w:rFonts w:asciiTheme="minorHAnsi" w:hAnsiTheme="minorHAnsi"/>
                <w:sz w:val="18"/>
                <w:szCs w:val="18"/>
              </w:rPr>
            </w:pPr>
            <w:r>
              <w:rPr>
                <w:rFonts w:asciiTheme="minorHAnsi" w:hAnsiTheme="minorHAnsi"/>
                <w:sz w:val="18"/>
                <w:szCs w:val="18"/>
              </w:rPr>
              <w:t>Duct Segment Identification</w:t>
            </w:r>
          </w:p>
        </w:tc>
        <w:tc>
          <w:tcPr>
            <w:tcW w:w="1080" w:type="dxa"/>
            <w:vAlign w:val="bottom"/>
          </w:tcPr>
          <w:p w14:paraId="6CA4269F" w14:textId="77777777" w:rsidR="00C132DE" w:rsidRDefault="00C132DE" w:rsidP="005837D0">
            <w:pPr>
              <w:jc w:val="center"/>
              <w:rPr>
                <w:rFonts w:asciiTheme="minorHAnsi" w:hAnsiTheme="minorHAnsi"/>
                <w:sz w:val="18"/>
                <w:szCs w:val="18"/>
              </w:rPr>
            </w:pPr>
            <w:r>
              <w:rPr>
                <w:rFonts w:asciiTheme="minorHAnsi" w:hAnsiTheme="minorHAnsi"/>
                <w:sz w:val="18"/>
                <w:szCs w:val="18"/>
              </w:rPr>
              <w:t>Nominal Diam. (in)</w:t>
            </w:r>
          </w:p>
        </w:tc>
        <w:tc>
          <w:tcPr>
            <w:tcW w:w="1147" w:type="dxa"/>
            <w:vAlign w:val="bottom"/>
          </w:tcPr>
          <w:p w14:paraId="706A8903" w14:textId="77777777" w:rsidR="00C132DE" w:rsidRDefault="00C132DE" w:rsidP="005837D0">
            <w:pPr>
              <w:jc w:val="center"/>
              <w:rPr>
                <w:rFonts w:asciiTheme="minorHAnsi" w:hAnsiTheme="minorHAnsi"/>
                <w:sz w:val="18"/>
                <w:szCs w:val="18"/>
              </w:rPr>
            </w:pPr>
            <w:r>
              <w:rPr>
                <w:rFonts w:asciiTheme="minorHAnsi" w:hAnsiTheme="minorHAnsi"/>
                <w:sz w:val="18"/>
                <w:szCs w:val="18"/>
              </w:rPr>
              <w:t xml:space="preserve">Duct </w:t>
            </w:r>
          </w:p>
          <w:p w14:paraId="42171D9E" w14:textId="77777777" w:rsidR="00C132DE" w:rsidRDefault="00C132DE" w:rsidP="005837D0">
            <w:pPr>
              <w:jc w:val="center"/>
              <w:rPr>
                <w:rFonts w:asciiTheme="minorHAnsi" w:hAnsiTheme="minorHAnsi"/>
                <w:sz w:val="18"/>
                <w:szCs w:val="18"/>
              </w:rPr>
            </w:pPr>
            <w:r>
              <w:rPr>
                <w:rFonts w:asciiTheme="minorHAnsi" w:hAnsiTheme="minorHAnsi"/>
                <w:sz w:val="18"/>
                <w:szCs w:val="18"/>
              </w:rPr>
              <w:t>R-value</w:t>
            </w:r>
          </w:p>
        </w:tc>
        <w:tc>
          <w:tcPr>
            <w:tcW w:w="1193" w:type="dxa"/>
            <w:vAlign w:val="bottom"/>
          </w:tcPr>
          <w:p w14:paraId="0BD81509" w14:textId="77777777" w:rsidR="00C132DE" w:rsidRDefault="00C132DE" w:rsidP="005837D0">
            <w:pPr>
              <w:jc w:val="center"/>
              <w:rPr>
                <w:rFonts w:asciiTheme="minorHAnsi" w:hAnsiTheme="minorHAnsi"/>
                <w:sz w:val="18"/>
                <w:szCs w:val="18"/>
              </w:rPr>
            </w:pPr>
            <w:r>
              <w:rPr>
                <w:rFonts w:asciiTheme="minorHAnsi" w:hAnsiTheme="minorHAnsi"/>
                <w:sz w:val="18"/>
                <w:szCs w:val="18"/>
              </w:rPr>
              <w:t>Length</w:t>
            </w:r>
          </w:p>
          <w:p w14:paraId="7BABBD8D" w14:textId="77777777" w:rsidR="00C132DE" w:rsidRDefault="00C132DE" w:rsidP="005837D0">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0693CEC6"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R-value</w:t>
            </w:r>
          </w:p>
        </w:tc>
        <w:tc>
          <w:tcPr>
            <w:tcW w:w="1260" w:type="dxa"/>
            <w:vAlign w:val="bottom"/>
          </w:tcPr>
          <w:p w14:paraId="6F7041D7"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Depth (in)</w:t>
            </w:r>
          </w:p>
        </w:tc>
        <w:tc>
          <w:tcPr>
            <w:tcW w:w="1237" w:type="dxa"/>
            <w:vAlign w:val="bottom"/>
          </w:tcPr>
          <w:p w14:paraId="409AD2FC"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Type</w:t>
            </w:r>
          </w:p>
        </w:tc>
        <w:tc>
          <w:tcPr>
            <w:tcW w:w="1170" w:type="dxa"/>
            <w:vAlign w:val="bottom"/>
          </w:tcPr>
          <w:p w14:paraId="0E9CED62" w14:textId="77777777" w:rsidR="00C132DE" w:rsidRDefault="00C132DE" w:rsidP="005837D0">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354B884B" w14:textId="77777777" w:rsidR="00C132DE" w:rsidRDefault="00C132DE" w:rsidP="005837D0">
            <w:pPr>
              <w:jc w:val="center"/>
              <w:rPr>
                <w:rFonts w:asciiTheme="minorHAnsi" w:hAnsiTheme="minorHAnsi"/>
                <w:sz w:val="18"/>
                <w:szCs w:val="18"/>
              </w:rPr>
            </w:pPr>
            <w:r>
              <w:rPr>
                <w:rFonts w:asciiTheme="minorHAnsi" w:hAnsiTheme="minorHAnsi"/>
                <w:sz w:val="18"/>
                <w:szCs w:val="18"/>
              </w:rPr>
              <w:t>Duct Burial Level</w:t>
            </w:r>
          </w:p>
        </w:tc>
      </w:tr>
      <w:tr w:rsidR="00AD7AC9" w14:paraId="781FD528" w14:textId="77777777" w:rsidTr="00193456">
        <w:trPr>
          <w:trHeight w:val="1007"/>
        </w:trPr>
        <w:tc>
          <w:tcPr>
            <w:tcW w:w="1278" w:type="dxa"/>
          </w:tcPr>
          <w:p w14:paraId="167528C2" w14:textId="354DE7B0"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080" w:type="dxa"/>
          </w:tcPr>
          <w:p w14:paraId="27A9590B" w14:textId="03351D4A"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47" w:type="dxa"/>
          </w:tcPr>
          <w:p w14:paraId="26C9C82D" w14:textId="4D96F29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93" w:type="dxa"/>
          </w:tcPr>
          <w:p w14:paraId="26111D46" w14:textId="6AAD0E7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799CBF5F" w14:textId="014DD98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0D66A184" w14:textId="7A9400B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37" w:type="dxa"/>
          </w:tcPr>
          <w:p w14:paraId="354EFE20" w14:textId="056B3A5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277DBCE" w14:textId="0696FF01"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B3840EF" w14:textId="364FCB3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r>
      <w:tr w:rsidR="00AD7AC9" w14:paraId="37A6C2E1" w14:textId="77777777" w:rsidTr="00193456">
        <w:trPr>
          <w:trHeight w:val="260"/>
        </w:trPr>
        <w:tc>
          <w:tcPr>
            <w:tcW w:w="1278" w:type="dxa"/>
          </w:tcPr>
          <w:p w14:paraId="7841528B" w14:textId="77777777" w:rsidR="00C132DE" w:rsidRDefault="00C132DE" w:rsidP="005837D0">
            <w:pPr>
              <w:rPr>
                <w:rFonts w:asciiTheme="minorHAnsi" w:hAnsiTheme="minorHAnsi"/>
                <w:sz w:val="18"/>
                <w:szCs w:val="18"/>
              </w:rPr>
            </w:pPr>
          </w:p>
        </w:tc>
        <w:tc>
          <w:tcPr>
            <w:tcW w:w="1080" w:type="dxa"/>
          </w:tcPr>
          <w:p w14:paraId="7D0897CD" w14:textId="77777777" w:rsidR="00C132DE" w:rsidRDefault="00C132DE" w:rsidP="005837D0">
            <w:pPr>
              <w:rPr>
                <w:rFonts w:asciiTheme="minorHAnsi" w:hAnsiTheme="minorHAnsi"/>
                <w:sz w:val="18"/>
                <w:szCs w:val="18"/>
              </w:rPr>
            </w:pPr>
          </w:p>
        </w:tc>
        <w:tc>
          <w:tcPr>
            <w:tcW w:w="1147" w:type="dxa"/>
          </w:tcPr>
          <w:p w14:paraId="4DB496AC" w14:textId="77777777" w:rsidR="00C132DE" w:rsidRDefault="00C132DE" w:rsidP="005837D0">
            <w:pPr>
              <w:rPr>
                <w:rFonts w:asciiTheme="minorHAnsi" w:hAnsiTheme="minorHAnsi"/>
                <w:sz w:val="18"/>
                <w:szCs w:val="18"/>
              </w:rPr>
            </w:pPr>
          </w:p>
        </w:tc>
        <w:tc>
          <w:tcPr>
            <w:tcW w:w="1193" w:type="dxa"/>
          </w:tcPr>
          <w:p w14:paraId="2405206C" w14:textId="77777777" w:rsidR="00C132DE" w:rsidRDefault="00C132DE" w:rsidP="005837D0">
            <w:pPr>
              <w:rPr>
                <w:rFonts w:asciiTheme="minorHAnsi" w:hAnsiTheme="minorHAnsi"/>
                <w:sz w:val="18"/>
                <w:szCs w:val="18"/>
              </w:rPr>
            </w:pPr>
          </w:p>
        </w:tc>
        <w:tc>
          <w:tcPr>
            <w:tcW w:w="1260" w:type="dxa"/>
          </w:tcPr>
          <w:p w14:paraId="73B9A433" w14:textId="77777777" w:rsidR="00C132DE" w:rsidRDefault="00C132DE" w:rsidP="005837D0">
            <w:pPr>
              <w:rPr>
                <w:rFonts w:asciiTheme="minorHAnsi" w:hAnsiTheme="minorHAnsi"/>
                <w:sz w:val="18"/>
                <w:szCs w:val="18"/>
              </w:rPr>
            </w:pPr>
          </w:p>
        </w:tc>
        <w:tc>
          <w:tcPr>
            <w:tcW w:w="1260" w:type="dxa"/>
          </w:tcPr>
          <w:p w14:paraId="33DD37FB" w14:textId="77777777" w:rsidR="00C132DE" w:rsidRDefault="00C132DE" w:rsidP="005837D0">
            <w:pPr>
              <w:rPr>
                <w:rFonts w:asciiTheme="minorHAnsi" w:hAnsiTheme="minorHAnsi"/>
                <w:sz w:val="18"/>
                <w:szCs w:val="18"/>
              </w:rPr>
            </w:pPr>
          </w:p>
        </w:tc>
        <w:tc>
          <w:tcPr>
            <w:tcW w:w="1237" w:type="dxa"/>
          </w:tcPr>
          <w:p w14:paraId="48B970F9" w14:textId="77777777" w:rsidR="00C132DE" w:rsidRDefault="00C132DE" w:rsidP="005837D0">
            <w:pPr>
              <w:rPr>
                <w:rFonts w:asciiTheme="minorHAnsi" w:hAnsiTheme="minorHAnsi"/>
                <w:sz w:val="18"/>
                <w:szCs w:val="18"/>
              </w:rPr>
            </w:pPr>
          </w:p>
        </w:tc>
        <w:tc>
          <w:tcPr>
            <w:tcW w:w="1170" w:type="dxa"/>
          </w:tcPr>
          <w:p w14:paraId="0D2FE3AA" w14:textId="77777777" w:rsidR="00C132DE" w:rsidRDefault="00C132DE" w:rsidP="005837D0">
            <w:pPr>
              <w:rPr>
                <w:rFonts w:asciiTheme="minorHAnsi" w:hAnsiTheme="minorHAnsi"/>
                <w:sz w:val="18"/>
                <w:szCs w:val="18"/>
              </w:rPr>
            </w:pPr>
          </w:p>
        </w:tc>
        <w:tc>
          <w:tcPr>
            <w:tcW w:w="1170" w:type="dxa"/>
          </w:tcPr>
          <w:p w14:paraId="013DB71F" w14:textId="77777777" w:rsidR="00C132DE" w:rsidRDefault="00C132DE" w:rsidP="005837D0">
            <w:pPr>
              <w:rPr>
                <w:rFonts w:asciiTheme="minorHAnsi" w:hAnsiTheme="minorHAnsi"/>
                <w:sz w:val="18"/>
                <w:szCs w:val="18"/>
              </w:rPr>
            </w:pPr>
          </w:p>
        </w:tc>
      </w:tr>
    </w:tbl>
    <w:p w14:paraId="4F48B135" w14:textId="77777777" w:rsidR="00D920D6" w:rsidRDefault="00D920D6" w:rsidP="00D920D6">
      <w:pPr>
        <w:pStyle w:val="Header"/>
        <w:rPr>
          <w:rFonts w:asciiTheme="minorHAnsi" w:hAnsiTheme="minorHAnsi"/>
          <w:sz w:val="18"/>
          <w:szCs w:val="18"/>
        </w:rPr>
      </w:pPr>
    </w:p>
    <w:p w14:paraId="681C49A8" w14:textId="77777777" w:rsidR="00D920D6" w:rsidRDefault="00D920D6" w:rsidP="00D920D6">
      <w:pPr>
        <w:pStyle w:val="Header"/>
        <w:rPr>
          <w:rFonts w:asciiTheme="minorHAnsi" w:hAnsiTheme="minorHAnsi"/>
          <w:sz w:val="18"/>
          <w:szCs w:val="18"/>
        </w:rPr>
      </w:pPr>
    </w:p>
    <w:p w14:paraId="681C49D5"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6"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7"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8"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9"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A" w14:textId="77777777" w:rsidR="004A05C6" w:rsidRPr="005369B5"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RPr="005369B5" w:rsidSect="00224005">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691B4" w14:textId="77777777" w:rsidR="005E1DD7" w:rsidRDefault="005E1DD7">
      <w:r>
        <w:separator/>
      </w:r>
    </w:p>
  </w:endnote>
  <w:endnote w:type="continuationSeparator" w:id="0">
    <w:p w14:paraId="231C019F" w14:textId="77777777" w:rsidR="005E1DD7" w:rsidRDefault="005E1DD7">
      <w:r>
        <w:continuationSeparator/>
      </w:r>
    </w:p>
  </w:endnote>
  <w:endnote w:type="continuationNotice" w:id="1">
    <w:p w14:paraId="6579EC24" w14:textId="77777777" w:rsidR="005E1DD7" w:rsidRDefault="005E1D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1" w14:textId="77777777" w:rsidR="005E1DD7" w:rsidRPr="00CF4720" w:rsidRDefault="005E1DD7" w:rsidP="00567F24">
    <w:pPr>
      <w:pStyle w:val="Footer"/>
    </w:pPr>
    <w:r w:rsidRPr="00CF4720">
      <w:t xml:space="preserve">Registration Number:                                                           Registration Date/Time:                                           HERS Provider:                       </w:t>
    </w:r>
  </w:p>
  <w:p w14:paraId="681C49F2" w14:textId="6F6E992E" w:rsidR="005E1DD7" w:rsidRPr="00CF4720" w:rsidRDefault="005E1DD7" w:rsidP="00567F24">
    <w:pPr>
      <w:pStyle w:val="Footer"/>
    </w:pPr>
    <w:r w:rsidRPr="00CF4720">
      <w:t>CA Building Energy Efficiency Standards - 20</w:t>
    </w:r>
    <w:r w:rsidR="00116C18">
      <w:t>22</w:t>
    </w:r>
    <w:r w:rsidRPr="00CF4720">
      <w:t xml:space="preserve"> Residential Compliance</w:t>
    </w:r>
    <w:r w:rsidRPr="00CF4720">
      <w:tab/>
    </w:r>
    <w:r>
      <w:t>January 20</w:t>
    </w:r>
    <w:r w:rsidR="00116C18">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B" w14:textId="26419A10" w:rsidR="005E1DD7" w:rsidRPr="00CF4720" w:rsidRDefault="005E1DD7" w:rsidP="00567F24">
    <w:pPr>
      <w:pStyle w:val="Footer"/>
    </w:pPr>
    <w:r w:rsidRPr="00CF4720">
      <w:t>CA Building Energy Efficiency Standards - 20</w:t>
    </w:r>
    <w:r w:rsidR="007A4561">
      <w:t>22</w:t>
    </w:r>
    <w:r w:rsidRPr="00CF4720">
      <w:t xml:space="preserve"> Residential Compliance</w:t>
    </w:r>
    <w:r w:rsidRPr="00CF4720">
      <w:tab/>
    </w:r>
    <w:r>
      <w:t>January 20</w:t>
    </w:r>
    <w:r w:rsidR="007A456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1F8C" w14:textId="77777777" w:rsidR="005E1DD7" w:rsidRDefault="005E1DD7">
      <w:r>
        <w:separator/>
      </w:r>
    </w:p>
  </w:footnote>
  <w:footnote w:type="continuationSeparator" w:id="0">
    <w:p w14:paraId="1245823B" w14:textId="77777777" w:rsidR="005E1DD7" w:rsidRDefault="005E1DD7">
      <w:r>
        <w:continuationSeparator/>
      </w:r>
    </w:p>
  </w:footnote>
  <w:footnote w:type="continuationNotice" w:id="1">
    <w:p w14:paraId="4FE5E3F5" w14:textId="77777777" w:rsidR="005E1DD7" w:rsidRDefault="005E1D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DF" w14:textId="77777777" w:rsidR="005E1DD7" w:rsidRDefault="008E104B">
    <w:pPr>
      <w:pStyle w:val="Header"/>
    </w:pPr>
    <w:r>
      <w:rPr>
        <w:noProof/>
      </w:rPr>
      <w:pict w14:anchorId="681C4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1421" w14:textId="77777777" w:rsidR="005C737D" w:rsidRPr="00740711" w:rsidRDefault="005C737D" w:rsidP="005C737D">
    <w:pPr>
      <w:suppressAutoHyphens/>
      <w:ind w:left="-90"/>
      <w:jc w:val="center"/>
      <w:rPr>
        <w:rFonts w:ascii="Arial" w:hAnsi="Arial" w:cs="Arial"/>
        <w:b/>
        <w:sz w:val="24"/>
        <w:szCs w:val="24"/>
      </w:rPr>
    </w:pPr>
    <w:r w:rsidRPr="00462D5F">
      <w:rPr>
        <w:rFonts w:ascii="Calibri" w:hAnsi="Calibri" w:cs="Calibri"/>
        <w:noProof/>
        <w:sz w:val="28"/>
        <w:szCs w:val="28"/>
      </w:rPr>
      <w:drawing>
        <wp:anchor distT="0" distB="0" distL="114300" distR="114300" simplePos="0" relativeHeight="251660296" behindDoc="0" locked="0" layoutInCell="1" allowOverlap="1" wp14:anchorId="1BD3294C" wp14:editId="0EE40322">
          <wp:simplePos x="0" y="0"/>
          <wp:positionH relativeFrom="margin">
            <wp:posOffset>-234950</wp:posOffset>
          </wp:positionH>
          <wp:positionV relativeFrom="paragraph">
            <wp:posOffset>28575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04D67">
      <w:rPr>
        <w:rFonts w:ascii="Arial" w:hAnsi="Arial" w:cs="Arial"/>
        <w:b/>
        <w:sz w:val="24"/>
        <w:szCs w:val="24"/>
      </w:rPr>
      <w:t>DUCT SURFACE AREA REDUCTION; R-VALUE; BURIED DUCTS COMPLIANCE CREDIT</w:t>
    </w:r>
  </w:p>
  <w:p w14:paraId="163D2A94" w14:textId="77777777" w:rsidR="005C737D" w:rsidRPr="00462D5F" w:rsidRDefault="005C737D" w:rsidP="005C737D">
    <w:pPr>
      <w:tabs>
        <w:tab w:val="center" w:pos="4320"/>
        <w:tab w:val="right" w:pos="8640"/>
      </w:tabs>
      <w:ind w:left="360"/>
      <w:rPr>
        <w:rFonts w:ascii="Arial" w:hAnsi="Arial" w:cs="Arial"/>
        <w:sz w:val="24"/>
        <w:szCs w:val="24"/>
      </w:rPr>
    </w:pPr>
    <w:r w:rsidRPr="00462D5F">
      <w:rPr>
        <w:rFonts w:ascii="Arial" w:hAnsi="Arial" w:cs="Arial"/>
        <w:sz w:val="24"/>
        <w:szCs w:val="24"/>
      </w:rPr>
      <w:ptab w:relativeTo="margin" w:alignment="center" w:leader="none"/>
    </w:r>
    <w:r w:rsidRPr="00462D5F">
      <w:rPr>
        <w:rFonts w:ascii="Arial" w:hAnsi="Arial" w:cs="Arial"/>
        <w:sz w:val="24"/>
        <w:szCs w:val="24"/>
      </w:rPr>
      <w:ptab w:relativeTo="margin" w:alignment="right" w:leader="none"/>
    </w:r>
    <w:r w:rsidRPr="00462D5F">
      <w:rPr>
        <w:rFonts w:ascii="Calibri" w:hAnsi="Calibri" w:cs="Calibri"/>
        <w:sz w:val="28"/>
        <w:szCs w:val="28"/>
      </w:rPr>
      <w:t>CEC-CF</w:t>
    </w:r>
    <w:r>
      <w:rPr>
        <w:rFonts w:ascii="Calibri" w:hAnsi="Calibri" w:cs="Calibri"/>
        <w:sz w:val="28"/>
        <w:szCs w:val="28"/>
      </w:rPr>
      <w:t>2</w:t>
    </w:r>
    <w:r w:rsidRPr="00462D5F">
      <w:rPr>
        <w:rFonts w:ascii="Calibri" w:hAnsi="Calibri" w:cs="Calibri"/>
        <w:sz w:val="28"/>
        <w:szCs w:val="28"/>
      </w:rPr>
      <w:t>R-</w:t>
    </w:r>
    <w:r>
      <w:rPr>
        <w:rFonts w:ascii="Calibri" w:hAnsi="Calibri" w:cs="Calibri"/>
        <w:sz w:val="28"/>
        <w:szCs w:val="28"/>
      </w:rPr>
      <w:t>MCH-29-H</w:t>
    </w:r>
  </w:p>
  <w:p w14:paraId="43973B85" w14:textId="77777777" w:rsidR="005C737D" w:rsidRPr="00462D5F" w:rsidRDefault="005C737D" w:rsidP="005C737D">
    <w:pPr>
      <w:spacing w:after="160" w:line="259" w:lineRule="auto"/>
      <w:ind w:left="360"/>
      <w:rPr>
        <w:rFonts w:ascii="Calibri" w:eastAsia="Calibri" w:hAnsi="Calibri" w:cs="Calibri"/>
        <w:b/>
        <w:bCs/>
        <w:i/>
        <w:iCs/>
        <w:sz w:val="28"/>
        <w:szCs w:val="28"/>
      </w:rPr>
    </w:pPr>
    <w:r w:rsidRPr="00462D5F">
      <w:rPr>
        <w:rFonts w:ascii="Arial" w:eastAsia="Calibri" w:hAnsi="Arial" w:cs="Arial"/>
        <w:sz w:val="24"/>
        <w:szCs w:val="22"/>
      </w:rPr>
      <w:ptab w:relativeTo="margin" w:alignment="center" w:leader="none"/>
    </w:r>
    <w:r w:rsidRPr="00462D5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3" w14:textId="77777777" w:rsidR="005E1DD7" w:rsidRDefault="008E104B">
    <w:pPr>
      <w:pStyle w:val="Header"/>
    </w:pPr>
    <w:r>
      <w:rPr>
        <w:noProof/>
      </w:rPr>
      <w:pict w14:anchorId="681C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4" w14:textId="77777777" w:rsidR="005E1DD7" w:rsidRDefault="008E104B">
    <w:pPr>
      <w:pStyle w:val="Header"/>
    </w:pPr>
    <w:r>
      <w:rPr>
        <w:noProof/>
      </w:rPr>
      <w:pict w14:anchorId="681C4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9F7" w14:textId="77777777" w:rsidTr="00DE3917">
      <w:trPr>
        <w:cantSplit/>
        <w:trHeight w:val="288"/>
      </w:trPr>
      <w:tc>
        <w:tcPr>
          <w:tcW w:w="3877" w:type="pct"/>
          <w:tcBorders>
            <w:bottom w:val="single" w:sz="4" w:space="0" w:color="auto"/>
            <w:right w:val="nil"/>
          </w:tcBorders>
          <w:vAlign w:val="center"/>
        </w:tcPr>
        <w:p w14:paraId="681C49F5" w14:textId="63EB80BA"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77777777" w:rsidR="005E1DD7" w:rsidRPr="005F2F11" w:rsidRDefault="005E1DD7" w:rsidP="00DE3917">
          <w:pPr>
            <w:pStyle w:val="Style18"/>
            <w:rPr>
              <w:b/>
              <w:color w:val="auto"/>
              <w:sz w:val="20"/>
              <w:szCs w:val="20"/>
            </w:rPr>
          </w:pPr>
          <w:r w:rsidRPr="005F2F11">
            <w:rPr>
              <w:color w:val="auto"/>
              <w:sz w:val="20"/>
              <w:szCs w:val="20"/>
            </w:rPr>
            <w:t>CF2R-MCH-29-H</w:t>
          </w:r>
        </w:p>
      </w:tc>
    </w:tr>
    <w:tr w:rsidR="005E1DD7" w:rsidRPr="00F85124" w14:paraId="681C49F9" w14:textId="77777777" w:rsidTr="00DE3917">
      <w:trPr>
        <w:cantSplit/>
        <w:trHeight w:val="288"/>
      </w:trPr>
      <w:tc>
        <w:tcPr>
          <w:tcW w:w="5000" w:type="pct"/>
          <w:gridSpan w:val="2"/>
        </w:tcPr>
        <w:p w14:paraId="681C49F8" w14:textId="7D6CBB00"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E104B">
            <w:rPr>
              <w:noProof/>
            </w:rPr>
            <w:t>1</w:t>
          </w:r>
          <w:r>
            <w:rPr>
              <w:noProof/>
            </w:rPr>
            <w:fldChar w:fldCharType="end"/>
          </w:r>
          <w:r>
            <w:t>)</w:t>
          </w:r>
        </w:p>
      </w:tc>
    </w:tr>
  </w:tbl>
  <w:p w14:paraId="681C49FA" w14:textId="5CB65595" w:rsidR="005E1DD7" w:rsidRDefault="008E104B">
    <w:pPr>
      <w:pStyle w:val="Header"/>
    </w:pPr>
    <w:r>
      <w:rPr>
        <w:noProof/>
      </w:rPr>
      <w:pict w14:anchorId="681C4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C" w14:textId="77777777" w:rsidR="005E1DD7" w:rsidRDefault="008E104B">
    <w:pPr>
      <w:pStyle w:val="Header"/>
    </w:pPr>
    <w:r>
      <w:rPr>
        <w:noProof/>
      </w:rPr>
      <w:pict w14:anchorId="681C4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D" w14:textId="77777777" w:rsidR="005E1DD7" w:rsidRDefault="008E104B">
    <w:pPr>
      <w:pStyle w:val="Header"/>
    </w:pPr>
    <w:r>
      <w:rPr>
        <w:noProof/>
      </w:rPr>
      <w:pict w14:anchorId="681C4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A00" w14:textId="77777777" w:rsidTr="00DE3917">
      <w:trPr>
        <w:cantSplit/>
        <w:trHeight w:val="288"/>
      </w:trPr>
      <w:tc>
        <w:tcPr>
          <w:tcW w:w="3877" w:type="pct"/>
          <w:tcBorders>
            <w:bottom w:val="single" w:sz="4" w:space="0" w:color="auto"/>
            <w:right w:val="nil"/>
          </w:tcBorders>
          <w:vAlign w:val="center"/>
        </w:tcPr>
        <w:p w14:paraId="681C49FE" w14:textId="2975ECCD"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77777777" w:rsidR="005E1DD7" w:rsidRPr="005F2F11" w:rsidRDefault="005E1DD7" w:rsidP="00DE3917">
          <w:pPr>
            <w:pStyle w:val="Style18"/>
            <w:rPr>
              <w:b/>
              <w:color w:val="auto"/>
              <w:sz w:val="20"/>
              <w:szCs w:val="20"/>
            </w:rPr>
          </w:pPr>
          <w:r w:rsidRPr="005F2F11">
            <w:rPr>
              <w:color w:val="auto"/>
              <w:sz w:val="20"/>
              <w:szCs w:val="20"/>
            </w:rPr>
            <w:t>CF2R-MCH-29-H</w:t>
          </w:r>
        </w:p>
      </w:tc>
    </w:tr>
    <w:tr w:rsidR="005E1DD7" w:rsidRPr="00F85124" w14:paraId="681C4A02" w14:textId="77777777" w:rsidTr="00DE3917">
      <w:trPr>
        <w:cantSplit/>
        <w:trHeight w:val="288"/>
      </w:trPr>
      <w:tc>
        <w:tcPr>
          <w:tcW w:w="5000" w:type="pct"/>
          <w:gridSpan w:val="2"/>
        </w:tcPr>
        <w:p w14:paraId="681C4A01" w14:textId="0573B82D"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E104B">
            <w:rPr>
              <w:noProof/>
            </w:rPr>
            <w:t>2</w:t>
          </w:r>
          <w:r>
            <w:rPr>
              <w:noProof/>
            </w:rPr>
            <w:fldChar w:fldCharType="end"/>
          </w:r>
          <w:r>
            <w:t>)</w:t>
          </w:r>
        </w:p>
      </w:tc>
    </w:tr>
  </w:tbl>
  <w:p w14:paraId="681C4A03" w14:textId="2C0A4D6A" w:rsidR="005E1DD7" w:rsidRDefault="008E104B">
    <w:pPr>
      <w:pStyle w:val="Header"/>
    </w:pPr>
    <w:r>
      <w:rPr>
        <w:noProof/>
      </w:rPr>
      <w:pict w14:anchorId="681C4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A04" w14:textId="77777777" w:rsidR="005E1DD7" w:rsidRDefault="008E104B">
    <w:pPr>
      <w:pStyle w:val="Header"/>
    </w:pPr>
    <w:r>
      <w:rPr>
        <w:noProof/>
      </w:rPr>
      <w:pict w14:anchorId="681C4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15:restartNumberingAfterBreak="0">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43591603">
    <w:abstractNumId w:val="4"/>
  </w:num>
  <w:num w:numId="2" w16cid:durableId="436828549">
    <w:abstractNumId w:val="2"/>
  </w:num>
  <w:num w:numId="3" w16cid:durableId="1502618144">
    <w:abstractNumId w:val="9"/>
  </w:num>
  <w:num w:numId="4" w16cid:durableId="1207184447">
    <w:abstractNumId w:val="1"/>
  </w:num>
  <w:num w:numId="5" w16cid:durableId="990330702">
    <w:abstractNumId w:val="0"/>
  </w:num>
  <w:num w:numId="6" w16cid:durableId="375089117">
    <w:abstractNumId w:val="3"/>
  </w:num>
  <w:num w:numId="7" w16cid:durableId="662778418">
    <w:abstractNumId w:val="10"/>
  </w:num>
  <w:num w:numId="8" w16cid:durableId="158860219">
    <w:abstractNumId w:val="8"/>
  </w:num>
  <w:num w:numId="9" w16cid:durableId="1127627502">
    <w:abstractNumId w:val="6"/>
  </w:num>
  <w:num w:numId="10" w16cid:durableId="1732851230">
    <w:abstractNumId w:val="5"/>
  </w:num>
  <w:num w:numId="11" w16cid:durableId="770973772">
    <w:abstractNumId w:val="11"/>
  </w:num>
  <w:num w:numId="12" w16cid:durableId="889263101">
    <w:abstractNumId w:val="15"/>
  </w:num>
  <w:num w:numId="13" w16cid:durableId="939801089">
    <w:abstractNumId w:val="14"/>
  </w:num>
  <w:num w:numId="14" w16cid:durableId="799612117">
    <w:abstractNumId w:val="3"/>
  </w:num>
  <w:num w:numId="15" w16cid:durableId="223028471">
    <w:abstractNumId w:val="3"/>
  </w:num>
  <w:num w:numId="16" w16cid:durableId="1647198271">
    <w:abstractNumId w:val="12"/>
  </w:num>
  <w:num w:numId="17" w16cid:durableId="315038862">
    <w:abstractNumId w:val="16"/>
  </w:num>
  <w:num w:numId="18" w16cid:durableId="742722133">
    <w:abstractNumId w:val="7"/>
  </w:num>
  <w:num w:numId="19" w16cid:durableId="265503497">
    <w:abstractNumId w:val="1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405A"/>
    <w:rsid w:val="00055776"/>
    <w:rsid w:val="0006016B"/>
    <w:rsid w:val="000631C6"/>
    <w:rsid w:val="000644B7"/>
    <w:rsid w:val="00071D5C"/>
    <w:rsid w:val="00075658"/>
    <w:rsid w:val="00076F08"/>
    <w:rsid w:val="00080A37"/>
    <w:rsid w:val="00080EEE"/>
    <w:rsid w:val="000861F1"/>
    <w:rsid w:val="00087CBE"/>
    <w:rsid w:val="00091D81"/>
    <w:rsid w:val="00094EF2"/>
    <w:rsid w:val="000A0D18"/>
    <w:rsid w:val="000A105B"/>
    <w:rsid w:val="000A1F02"/>
    <w:rsid w:val="000A35C7"/>
    <w:rsid w:val="000A4A99"/>
    <w:rsid w:val="000B4491"/>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6C18"/>
    <w:rsid w:val="001177F0"/>
    <w:rsid w:val="00121D09"/>
    <w:rsid w:val="00126F26"/>
    <w:rsid w:val="001305CE"/>
    <w:rsid w:val="001315EE"/>
    <w:rsid w:val="00135763"/>
    <w:rsid w:val="00137AA4"/>
    <w:rsid w:val="00142FD3"/>
    <w:rsid w:val="001464F1"/>
    <w:rsid w:val="00155ACD"/>
    <w:rsid w:val="0015743C"/>
    <w:rsid w:val="001577AB"/>
    <w:rsid w:val="001615D7"/>
    <w:rsid w:val="00162081"/>
    <w:rsid w:val="00171597"/>
    <w:rsid w:val="001739FA"/>
    <w:rsid w:val="00174BD1"/>
    <w:rsid w:val="00175D42"/>
    <w:rsid w:val="00181190"/>
    <w:rsid w:val="0018426A"/>
    <w:rsid w:val="0018439C"/>
    <w:rsid w:val="00185910"/>
    <w:rsid w:val="00190C8C"/>
    <w:rsid w:val="00193456"/>
    <w:rsid w:val="0019380F"/>
    <w:rsid w:val="00195855"/>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4089"/>
    <w:rsid w:val="0035603C"/>
    <w:rsid w:val="00357343"/>
    <w:rsid w:val="00371157"/>
    <w:rsid w:val="003715CF"/>
    <w:rsid w:val="00372700"/>
    <w:rsid w:val="0037358C"/>
    <w:rsid w:val="003759D0"/>
    <w:rsid w:val="00376EAA"/>
    <w:rsid w:val="003809C0"/>
    <w:rsid w:val="00381C81"/>
    <w:rsid w:val="003834E9"/>
    <w:rsid w:val="003850E9"/>
    <w:rsid w:val="00386209"/>
    <w:rsid w:val="0038684E"/>
    <w:rsid w:val="00390606"/>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0A99"/>
    <w:rsid w:val="003E1E09"/>
    <w:rsid w:val="003E22AB"/>
    <w:rsid w:val="003E3C1C"/>
    <w:rsid w:val="003E52E2"/>
    <w:rsid w:val="003F064C"/>
    <w:rsid w:val="003F1C6F"/>
    <w:rsid w:val="003F49BD"/>
    <w:rsid w:val="003F6A76"/>
    <w:rsid w:val="004034F2"/>
    <w:rsid w:val="0040359C"/>
    <w:rsid w:val="00411340"/>
    <w:rsid w:val="00415FD0"/>
    <w:rsid w:val="004262C2"/>
    <w:rsid w:val="00427530"/>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1F21"/>
    <w:rsid w:val="004A264A"/>
    <w:rsid w:val="004A37CF"/>
    <w:rsid w:val="004A5C7F"/>
    <w:rsid w:val="004A6E7F"/>
    <w:rsid w:val="004B1012"/>
    <w:rsid w:val="004B4582"/>
    <w:rsid w:val="004B544F"/>
    <w:rsid w:val="004B62FE"/>
    <w:rsid w:val="004B7BD2"/>
    <w:rsid w:val="004C148A"/>
    <w:rsid w:val="004C23D9"/>
    <w:rsid w:val="004C2C61"/>
    <w:rsid w:val="004C644A"/>
    <w:rsid w:val="004D1CE3"/>
    <w:rsid w:val="004D287C"/>
    <w:rsid w:val="004E049F"/>
    <w:rsid w:val="004E112A"/>
    <w:rsid w:val="004E230B"/>
    <w:rsid w:val="004F0A7F"/>
    <w:rsid w:val="004F40C1"/>
    <w:rsid w:val="004F4BE8"/>
    <w:rsid w:val="00504C47"/>
    <w:rsid w:val="00513D83"/>
    <w:rsid w:val="00514ADB"/>
    <w:rsid w:val="00520412"/>
    <w:rsid w:val="005222CB"/>
    <w:rsid w:val="00527ACC"/>
    <w:rsid w:val="00530F4C"/>
    <w:rsid w:val="00531044"/>
    <w:rsid w:val="005340A2"/>
    <w:rsid w:val="005369B5"/>
    <w:rsid w:val="00536AA4"/>
    <w:rsid w:val="00537FDF"/>
    <w:rsid w:val="00541293"/>
    <w:rsid w:val="00542A58"/>
    <w:rsid w:val="005437EB"/>
    <w:rsid w:val="00545397"/>
    <w:rsid w:val="00546F9B"/>
    <w:rsid w:val="00551599"/>
    <w:rsid w:val="00552A3E"/>
    <w:rsid w:val="00555884"/>
    <w:rsid w:val="00562BA8"/>
    <w:rsid w:val="005678C7"/>
    <w:rsid w:val="00567F24"/>
    <w:rsid w:val="00572B72"/>
    <w:rsid w:val="00573417"/>
    <w:rsid w:val="00574E6A"/>
    <w:rsid w:val="005813CE"/>
    <w:rsid w:val="005821CB"/>
    <w:rsid w:val="005837D0"/>
    <w:rsid w:val="005877FC"/>
    <w:rsid w:val="0059070E"/>
    <w:rsid w:val="005910F4"/>
    <w:rsid w:val="005939B4"/>
    <w:rsid w:val="00594C36"/>
    <w:rsid w:val="005A012D"/>
    <w:rsid w:val="005A48A5"/>
    <w:rsid w:val="005C4233"/>
    <w:rsid w:val="005C5038"/>
    <w:rsid w:val="005C737D"/>
    <w:rsid w:val="005C73C7"/>
    <w:rsid w:val="005D2752"/>
    <w:rsid w:val="005D30D4"/>
    <w:rsid w:val="005D55BB"/>
    <w:rsid w:val="005E1DD7"/>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46E46"/>
    <w:rsid w:val="00654F37"/>
    <w:rsid w:val="00662A77"/>
    <w:rsid w:val="00663AF7"/>
    <w:rsid w:val="00667362"/>
    <w:rsid w:val="00674FED"/>
    <w:rsid w:val="0067541F"/>
    <w:rsid w:val="0067643C"/>
    <w:rsid w:val="006807C7"/>
    <w:rsid w:val="0068226F"/>
    <w:rsid w:val="00682CBA"/>
    <w:rsid w:val="00685D72"/>
    <w:rsid w:val="00686B8B"/>
    <w:rsid w:val="00692EDF"/>
    <w:rsid w:val="006930E5"/>
    <w:rsid w:val="0069547F"/>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770"/>
    <w:rsid w:val="006D4D01"/>
    <w:rsid w:val="006D7492"/>
    <w:rsid w:val="006D7CAB"/>
    <w:rsid w:val="006E1FC1"/>
    <w:rsid w:val="006F0652"/>
    <w:rsid w:val="006F2C70"/>
    <w:rsid w:val="006F51F7"/>
    <w:rsid w:val="0070354F"/>
    <w:rsid w:val="007108CC"/>
    <w:rsid w:val="007124B5"/>
    <w:rsid w:val="00713028"/>
    <w:rsid w:val="00714442"/>
    <w:rsid w:val="00714CBC"/>
    <w:rsid w:val="00714DAD"/>
    <w:rsid w:val="0071761E"/>
    <w:rsid w:val="00717DEA"/>
    <w:rsid w:val="00720306"/>
    <w:rsid w:val="00722F52"/>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561"/>
    <w:rsid w:val="007A4603"/>
    <w:rsid w:val="007A682B"/>
    <w:rsid w:val="007B2CB9"/>
    <w:rsid w:val="007B4BEA"/>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062B"/>
    <w:rsid w:val="008C10F1"/>
    <w:rsid w:val="008C23D7"/>
    <w:rsid w:val="008C367F"/>
    <w:rsid w:val="008D0B8D"/>
    <w:rsid w:val="008D3743"/>
    <w:rsid w:val="008D3813"/>
    <w:rsid w:val="008D431E"/>
    <w:rsid w:val="008E104B"/>
    <w:rsid w:val="008E429B"/>
    <w:rsid w:val="008E4542"/>
    <w:rsid w:val="008F146D"/>
    <w:rsid w:val="008F1900"/>
    <w:rsid w:val="00900C86"/>
    <w:rsid w:val="00907A74"/>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E2E57"/>
    <w:rsid w:val="009E3BB5"/>
    <w:rsid w:val="009E6627"/>
    <w:rsid w:val="009E6B59"/>
    <w:rsid w:val="009E7D29"/>
    <w:rsid w:val="009F1AB0"/>
    <w:rsid w:val="009F2090"/>
    <w:rsid w:val="009F3DD4"/>
    <w:rsid w:val="009F767A"/>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471D9"/>
    <w:rsid w:val="00A47852"/>
    <w:rsid w:val="00A51851"/>
    <w:rsid w:val="00A5318E"/>
    <w:rsid w:val="00A55365"/>
    <w:rsid w:val="00A55444"/>
    <w:rsid w:val="00A64443"/>
    <w:rsid w:val="00A677BB"/>
    <w:rsid w:val="00A702F0"/>
    <w:rsid w:val="00A70722"/>
    <w:rsid w:val="00A742B3"/>
    <w:rsid w:val="00A75B9B"/>
    <w:rsid w:val="00A75F65"/>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D7AC9"/>
    <w:rsid w:val="00AE39CC"/>
    <w:rsid w:val="00AF4004"/>
    <w:rsid w:val="00AF7D7E"/>
    <w:rsid w:val="00AF7F9C"/>
    <w:rsid w:val="00B0205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2DE"/>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1CF"/>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2FAA"/>
    <w:rsid w:val="00C874DA"/>
    <w:rsid w:val="00C91F9B"/>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3DD"/>
    <w:rsid w:val="00CF6791"/>
    <w:rsid w:val="00D01766"/>
    <w:rsid w:val="00D05A28"/>
    <w:rsid w:val="00D06160"/>
    <w:rsid w:val="00D06E4B"/>
    <w:rsid w:val="00D165AA"/>
    <w:rsid w:val="00D17E5B"/>
    <w:rsid w:val="00D22743"/>
    <w:rsid w:val="00D2673F"/>
    <w:rsid w:val="00D32BE4"/>
    <w:rsid w:val="00D35026"/>
    <w:rsid w:val="00D36543"/>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0446"/>
    <w:rsid w:val="00DF1740"/>
    <w:rsid w:val="00DF6ADD"/>
    <w:rsid w:val="00E00E2C"/>
    <w:rsid w:val="00E00F00"/>
    <w:rsid w:val="00E04599"/>
    <w:rsid w:val="00E074BC"/>
    <w:rsid w:val="00E12FCC"/>
    <w:rsid w:val="00E1414A"/>
    <w:rsid w:val="00E21C30"/>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41"/>
    <w:rsid w:val="00F12F4F"/>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7676E"/>
    <w:rsid w:val="00F77B63"/>
    <w:rsid w:val="00F81046"/>
    <w:rsid w:val="00F821B1"/>
    <w:rsid w:val="00FA1346"/>
    <w:rsid w:val="00FA2F41"/>
    <w:rsid w:val="00FB2FA7"/>
    <w:rsid w:val="00FB3189"/>
    <w:rsid w:val="00FB3217"/>
    <w:rsid w:val="00FC0300"/>
    <w:rsid w:val="00FC25BE"/>
    <w:rsid w:val="00FC2A0E"/>
    <w:rsid w:val="00FD1218"/>
    <w:rsid w:val="00FD3283"/>
    <w:rsid w:val="00FD3686"/>
    <w:rsid w:val="00FD380D"/>
    <w:rsid w:val="00FD3F8A"/>
    <w:rsid w:val="00FD45C8"/>
    <w:rsid w:val="00FE153B"/>
    <w:rsid w:val="00FE3982"/>
    <w:rsid w:val="00FE5AD4"/>
    <w:rsid w:val="00FE75E3"/>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681C4889"/>
  <w15:docId w15:val="{F167E6D0-8C83-4B98-90B3-348D466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uiPriority w:val="3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5047CA-53AF-42F1-83F3-7C60B3B20C91}">
  <ds:schemaRefs>
    <ds:schemaRef ds:uri="http://schemas.microsoft.com/office/2006/documentManagement/types"/>
    <ds:schemaRef ds:uri="http://schemas.microsoft.com/office/infopath/2007/PartnerControls"/>
    <ds:schemaRef ds:uri="http://purl.org/dc/dcmitype/"/>
    <ds:schemaRef ds:uri="http://purl.org/dc/elements/1.1/"/>
    <ds:schemaRef ds:uri="http://www.w3.org/XML/1998/namespace"/>
    <ds:schemaRef ds:uri="http://schemas.openxmlformats.org/package/2006/metadata/core-properties"/>
    <ds:schemaRef ds:uri="5067c814-4b34-462c-a21d-c185ff6548d2"/>
    <ds:schemaRef ds:uri="785685f2-c2e1-4352-89aa-3faca8eaba52"/>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1F227E4-5AF8-4C3A-BC8A-25016F439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D4C9A7-6856-4AFE-BF5F-AC81E4D5ACDF}">
  <ds:schemaRefs>
    <ds:schemaRef ds:uri="http://schemas.microsoft.com/sharepoint/v3/contenttype/forms"/>
  </ds:schemaRefs>
</ds:datastoreItem>
</file>

<file path=customXml/itemProps4.xml><?xml version="1.0" encoding="utf-8"?>
<ds:datastoreItem xmlns:ds="http://schemas.openxmlformats.org/officeDocument/2006/customXml" ds:itemID="{ED380801-6D91-412B-9E60-334A25C35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3218</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18</cp:revision>
  <cp:lastPrinted>2018-12-13T18:10:00Z</cp:lastPrinted>
  <dcterms:created xsi:type="dcterms:W3CDTF">2018-12-20T16:38:00Z</dcterms:created>
  <dcterms:modified xsi:type="dcterms:W3CDTF">2022-12-28T21:02:00Z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