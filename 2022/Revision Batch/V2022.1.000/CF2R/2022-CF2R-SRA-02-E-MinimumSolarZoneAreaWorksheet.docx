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0ED76" w14:textId="1974B0DB" w:rsidR="00047427" w:rsidRPr="002607D0" w:rsidRDefault="00047427" w:rsidP="00047427">
      <w:pPr>
        <w:spacing w:line="259" w:lineRule="auto"/>
        <w:rPr>
          <w:rFonts w:ascii="Calibri" w:eastAsia="Calibri" w:hAnsi="Calibri" w:cs="Calibri"/>
          <w:b/>
          <w:bCs/>
          <w:sz w:val="24"/>
          <w:szCs w:val="24"/>
        </w:rPr>
      </w:pPr>
      <w:r w:rsidRPr="2516142E">
        <w:rPr>
          <w:rFonts w:asciiTheme="minorHAnsi" w:eastAsia="Calibri" w:hAnsiTheme="minorHAnsi" w:cstheme="minorBidi"/>
          <w:b/>
          <w:bCs/>
          <w:sz w:val="24"/>
          <w:szCs w:val="24"/>
        </w:rPr>
        <w:t xml:space="preserve">CERTIFICATE OF </w:t>
      </w:r>
      <w:r w:rsidRPr="2516142E">
        <w:rPr>
          <w:rFonts w:ascii="Calibri" w:eastAsia="Calibri" w:hAnsi="Calibri" w:cs="Calibri"/>
          <w:b/>
          <w:bCs/>
          <w:sz w:val="24"/>
          <w:szCs w:val="24"/>
        </w:rPr>
        <w:t>INSTALLATION</w:t>
      </w:r>
    </w:p>
    <w:p w14:paraId="6D428B73" w14:textId="77777777" w:rsidR="00047427" w:rsidRPr="002607D0" w:rsidRDefault="00047427" w:rsidP="00047427">
      <w:pPr>
        <w:spacing w:line="259" w:lineRule="auto"/>
        <w:rPr>
          <w:rFonts w:asciiTheme="minorHAnsi" w:eastAsia="Calibri" w:hAnsiTheme="minorHAnsi" w:cstheme="minorHAnsi"/>
          <w:sz w:val="24"/>
          <w:szCs w:val="24"/>
        </w:rPr>
      </w:pPr>
      <w:r w:rsidRPr="002607D0">
        <w:rPr>
          <w:rFonts w:asciiTheme="minorHAnsi" w:eastAsia="Calibri" w:hAnsiTheme="minorHAnsi" w:cstheme="minorHAnsi"/>
          <w:b/>
          <w:sz w:val="24"/>
          <w:szCs w:val="24"/>
        </w:rPr>
        <w:t>Note:</w:t>
      </w:r>
      <w:r w:rsidRPr="002607D0">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047427" w:rsidRPr="002607D0" w14:paraId="77789FC8" w14:textId="77777777" w:rsidTr="00521BAE">
        <w:trPr>
          <w:trHeight w:val="288"/>
        </w:trPr>
        <w:tc>
          <w:tcPr>
            <w:tcW w:w="5318" w:type="dxa"/>
          </w:tcPr>
          <w:p w14:paraId="2CECB4D6" w14:textId="77777777" w:rsidR="00047427" w:rsidRPr="002607D0" w:rsidRDefault="00047427" w:rsidP="00521BAE">
            <w:pPr>
              <w:rPr>
                <w:rFonts w:asciiTheme="minorHAnsi" w:hAnsiTheme="minorHAnsi" w:cstheme="minorHAnsi"/>
                <w:sz w:val="24"/>
                <w:szCs w:val="24"/>
              </w:rPr>
            </w:pPr>
            <w:r w:rsidRPr="002607D0">
              <w:rPr>
                <w:rFonts w:asciiTheme="minorHAnsi" w:hAnsiTheme="minorHAnsi" w:cstheme="minorHAnsi"/>
                <w:sz w:val="24"/>
                <w:szCs w:val="24"/>
              </w:rPr>
              <w:t>Project Name:</w:t>
            </w:r>
          </w:p>
        </w:tc>
        <w:tc>
          <w:tcPr>
            <w:tcW w:w="5463" w:type="dxa"/>
          </w:tcPr>
          <w:p w14:paraId="0FE24B8A" w14:textId="77777777" w:rsidR="00047427" w:rsidRPr="002607D0" w:rsidRDefault="00047427" w:rsidP="00521BAE">
            <w:pPr>
              <w:rPr>
                <w:rFonts w:asciiTheme="minorHAnsi" w:hAnsiTheme="minorHAnsi" w:cstheme="minorHAnsi"/>
                <w:sz w:val="24"/>
                <w:szCs w:val="24"/>
              </w:rPr>
            </w:pPr>
            <w:r w:rsidRPr="002607D0">
              <w:rPr>
                <w:rFonts w:asciiTheme="minorHAnsi" w:hAnsiTheme="minorHAnsi" w:cstheme="minorHAnsi"/>
                <w:sz w:val="24"/>
                <w:szCs w:val="24"/>
              </w:rPr>
              <w:t>Enforcement Agency:</w:t>
            </w:r>
          </w:p>
        </w:tc>
      </w:tr>
      <w:tr w:rsidR="00047427" w:rsidRPr="002607D0" w14:paraId="7551AC49" w14:textId="77777777" w:rsidTr="00521BAE">
        <w:trPr>
          <w:trHeight w:val="288"/>
        </w:trPr>
        <w:tc>
          <w:tcPr>
            <w:tcW w:w="5318" w:type="dxa"/>
          </w:tcPr>
          <w:p w14:paraId="6996B3C4" w14:textId="77777777" w:rsidR="00047427" w:rsidRPr="002607D0" w:rsidRDefault="00047427" w:rsidP="00521BAE">
            <w:pPr>
              <w:rPr>
                <w:rFonts w:asciiTheme="minorHAnsi" w:hAnsiTheme="minorHAnsi" w:cstheme="minorHAnsi"/>
                <w:sz w:val="24"/>
                <w:szCs w:val="24"/>
                <w:vertAlign w:val="superscript"/>
              </w:rPr>
            </w:pPr>
            <w:r w:rsidRPr="002607D0">
              <w:rPr>
                <w:rFonts w:asciiTheme="minorHAnsi" w:hAnsiTheme="minorHAnsi" w:cstheme="minorHAnsi"/>
                <w:sz w:val="24"/>
                <w:szCs w:val="24"/>
              </w:rPr>
              <w:t>Dwelling Address:</w:t>
            </w:r>
          </w:p>
        </w:tc>
        <w:tc>
          <w:tcPr>
            <w:tcW w:w="5463" w:type="dxa"/>
          </w:tcPr>
          <w:p w14:paraId="557B46A3" w14:textId="77777777" w:rsidR="00047427" w:rsidRPr="002607D0" w:rsidRDefault="00047427" w:rsidP="00521BAE">
            <w:pPr>
              <w:rPr>
                <w:rFonts w:asciiTheme="minorHAnsi" w:hAnsiTheme="minorHAnsi" w:cstheme="minorHAnsi"/>
                <w:sz w:val="24"/>
                <w:szCs w:val="24"/>
                <w:vertAlign w:val="superscript"/>
              </w:rPr>
            </w:pPr>
            <w:r w:rsidRPr="002607D0">
              <w:rPr>
                <w:rFonts w:asciiTheme="minorHAnsi" w:hAnsiTheme="minorHAnsi" w:cstheme="minorHAnsi"/>
                <w:sz w:val="24"/>
                <w:szCs w:val="24"/>
              </w:rPr>
              <w:t>Permit Number:</w:t>
            </w:r>
          </w:p>
        </w:tc>
      </w:tr>
      <w:tr w:rsidR="00047427" w:rsidRPr="002607D0" w14:paraId="56E4ED05" w14:textId="77777777" w:rsidTr="00521BAE">
        <w:trPr>
          <w:trHeight w:val="288"/>
        </w:trPr>
        <w:tc>
          <w:tcPr>
            <w:tcW w:w="5318" w:type="dxa"/>
          </w:tcPr>
          <w:p w14:paraId="594B5AE3" w14:textId="77777777" w:rsidR="00047427" w:rsidRPr="002607D0" w:rsidRDefault="00047427" w:rsidP="00521BAE">
            <w:pPr>
              <w:rPr>
                <w:rFonts w:asciiTheme="minorHAnsi" w:hAnsiTheme="minorHAnsi" w:cstheme="minorHAnsi"/>
                <w:sz w:val="24"/>
                <w:szCs w:val="24"/>
              </w:rPr>
            </w:pPr>
            <w:r w:rsidRPr="002607D0">
              <w:rPr>
                <w:rFonts w:asciiTheme="minorHAnsi" w:hAnsiTheme="minorHAnsi" w:cstheme="minorHAnsi"/>
                <w:sz w:val="24"/>
                <w:szCs w:val="24"/>
              </w:rPr>
              <w:t>City and Zip Code:</w:t>
            </w:r>
          </w:p>
        </w:tc>
        <w:tc>
          <w:tcPr>
            <w:tcW w:w="5463" w:type="dxa"/>
          </w:tcPr>
          <w:p w14:paraId="3AEAA5BC" w14:textId="77777777" w:rsidR="00047427" w:rsidRPr="002607D0" w:rsidRDefault="00047427" w:rsidP="00521BAE">
            <w:pPr>
              <w:rPr>
                <w:rFonts w:asciiTheme="minorHAnsi" w:hAnsiTheme="minorHAnsi" w:cstheme="minorBidi"/>
                <w:sz w:val="24"/>
                <w:szCs w:val="24"/>
              </w:rPr>
            </w:pPr>
            <w:r w:rsidRPr="79B8095B">
              <w:rPr>
                <w:rFonts w:ascii="Calibri" w:eastAsia="Calibri" w:hAnsi="Calibri" w:cs="Calibri"/>
                <w:sz w:val="24"/>
                <w:szCs w:val="24"/>
              </w:rPr>
              <w:t>Permit Application Date</w:t>
            </w:r>
            <w:r w:rsidRPr="79B8095B">
              <w:rPr>
                <w:rFonts w:asciiTheme="minorHAnsi" w:hAnsiTheme="minorHAnsi" w:cstheme="minorBidi"/>
                <w:sz w:val="24"/>
                <w:szCs w:val="24"/>
              </w:rPr>
              <w:t>:</w:t>
            </w:r>
          </w:p>
        </w:tc>
      </w:tr>
    </w:tbl>
    <w:p w14:paraId="6DB4C087" w14:textId="2765BCD9" w:rsidR="00047427" w:rsidRDefault="00047427"/>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790"/>
      </w:tblGrid>
      <w:tr w:rsidR="000A0140" w:rsidRPr="002E3584" w14:paraId="20C423B9" w14:textId="77777777" w:rsidTr="00047427">
        <w:trPr>
          <w:trHeight w:val="144"/>
        </w:trPr>
        <w:tc>
          <w:tcPr>
            <w:tcW w:w="10790" w:type="dxa"/>
            <w:tcBorders>
              <w:top w:val="single" w:sz="4" w:space="0" w:color="auto"/>
              <w:left w:val="single" w:sz="4" w:space="0" w:color="auto"/>
              <w:bottom w:val="single" w:sz="4" w:space="0" w:color="auto"/>
              <w:right w:val="single" w:sz="4" w:space="0" w:color="auto"/>
            </w:tcBorders>
            <w:vAlign w:val="center"/>
          </w:tcPr>
          <w:p w14:paraId="20C423B5" w14:textId="53653BD2" w:rsidR="000A0140" w:rsidRPr="002E3584" w:rsidRDefault="000A0140" w:rsidP="000A0140">
            <w:pPr>
              <w:pStyle w:val="BodyText2"/>
              <w:spacing w:before="0" w:after="0"/>
              <w:rPr>
                <w:rFonts w:asciiTheme="minorHAnsi" w:hAnsiTheme="minorHAnsi"/>
                <w:sz w:val="18"/>
                <w:szCs w:val="18"/>
              </w:rPr>
            </w:pPr>
            <w:r w:rsidRPr="002E3584">
              <w:rPr>
                <w:rFonts w:asciiTheme="minorHAnsi" w:hAnsiTheme="minorHAnsi"/>
                <w:sz w:val="18"/>
                <w:szCs w:val="18"/>
              </w:rPr>
              <w:t xml:space="preserve">Solar Zone Area (requirements in §110.10 (b)1A Exception </w:t>
            </w:r>
            <w:r w:rsidR="00BF06DA">
              <w:rPr>
                <w:rFonts w:asciiTheme="minorHAnsi" w:hAnsiTheme="minorHAnsi"/>
                <w:sz w:val="18"/>
                <w:szCs w:val="18"/>
              </w:rPr>
              <w:t>1 or 6</w:t>
            </w:r>
            <w:r w:rsidR="00E719BB">
              <w:rPr>
                <w:rFonts w:asciiTheme="minorHAnsi" w:hAnsiTheme="minorHAnsi"/>
                <w:sz w:val="18"/>
                <w:szCs w:val="18"/>
              </w:rPr>
              <w:t>.</w:t>
            </w:r>
          </w:p>
          <w:p w14:paraId="20C423B6" w14:textId="77777777" w:rsidR="000A0140" w:rsidRPr="002E3584" w:rsidRDefault="000A0140" w:rsidP="000A0140">
            <w:pPr>
              <w:pStyle w:val="BodyText2"/>
              <w:spacing w:before="0" w:after="0"/>
              <w:rPr>
                <w:rFonts w:asciiTheme="minorHAnsi" w:hAnsiTheme="minorHAnsi"/>
                <w:sz w:val="18"/>
                <w:szCs w:val="18"/>
              </w:rPr>
            </w:pPr>
            <w:r w:rsidRPr="002E3584">
              <w:rPr>
                <w:rFonts w:asciiTheme="minorHAnsi" w:hAnsiTheme="minorHAnsi"/>
                <w:sz w:val="18"/>
                <w:szCs w:val="18"/>
              </w:rPr>
              <w:t>This worksheet applies to:</w:t>
            </w:r>
          </w:p>
          <w:p w14:paraId="20C423B7" w14:textId="39ADA550" w:rsidR="000A0140" w:rsidRPr="002E3584" w:rsidRDefault="000A0140">
            <w:pPr>
              <w:pStyle w:val="BodyText2"/>
              <w:numPr>
                <w:ilvl w:val="0"/>
                <w:numId w:val="7"/>
              </w:numPr>
              <w:spacing w:before="0" w:after="0"/>
              <w:rPr>
                <w:rFonts w:asciiTheme="minorHAnsi" w:hAnsiTheme="minorHAnsi"/>
                <w:sz w:val="18"/>
                <w:szCs w:val="18"/>
              </w:rPr>
            </w:pPr>
            <w:r w:rsidRPr="002E3584">
              <w:rPr>
                <w:rFonts w:asciiTheme="minorHAnsi" w:hAnsiTheme="minorHAnsi"/>
                <w:sz w:val="18"/>
                <w:szCs w:val="18"/>
              </w:rPr>
              <w:t xml:space="preserve">Single family residences </w:t>
            </w:r>
            <w:r w:rsidR="00BF06DA">
              <w:rPr>
                <w:rFonts w:asciiTheme="minorHAnsi" w:hAnsiTheme="minorHAnsi"/>
                <w:sz w:val="18"/>
                <w:szCs w:val="18"/>
              </w:rPr>
              <w:t xml:space="preserve">without PV </w:t>
            </w:r>
            <w:r w:rsidRPr="002E3584">
              <w:rPr>
                <w:rFonts w:asciiTheme="minorHAnsi" w:hAnsiTheme="minorHAnsi"/>
                <w:sz w:val="18"/>
                <w:szCs w:val="18"/>
              </w:rPr>
              <w:t xml:space="preserve">that wish to show compliance with the Solar </w:t>
            </w:r>
            <w:r w:rsidR="00D9146A" w:rsidRPr="00D9146A">
              <w:rPr>
                <w:rFonts w:asciiTheme="minorHAnsi" w:hAnsiTheme="minorHAnsi"/>
                <w:sz w:val="18"/>
                <w:szCs w:val="18"/>
              </w:rPr>
              <w:t>Readiness</w:t>
            </w:r>
            <w:r w:rsidRPr="002E3584">
              <w:rPr>
                <w:rFonts w:asciiTheme="minorHAnsi" w:hAnsiTheme="minorHAnsi"/>
                <w:sz w:val="18"/>
                <w:szCs w:val="18"/>
              </w:rPr>
              <w:t xml:space="preserve"> requirements (Section 110.10(b) by providing a solar zone on the roof of the re</w:t>
            </w:r>
            <w:r w:rsidR="00BF06DA">
              <w:rPr>
                <w:rFonts w:asciiTheme="minorHAnsi" w:hAnsiTheme="minorHAnsi"/>
                <w:sz w:val="18"/>
                <w:szCs w:val="18"/>
              </w:rPr>
              <w:t>sidence. Note that Exceptions 1</w:t>
            </w:r>
            <w:r w:rsidRPr="002E3584">
              <w:rPr>
                <w:rFonts w:asciiTheme="minorHAnsi" w:hAnsiTheme="minorHAnsi"/>
                <w:sz w:val="18"/>
                <w:szCs w:val="18"/>
              </w:rPr>
              <w:t xml:space="preserve"> </w:t>
            </w:r>
            <w:r w:rsidR="00BF06DA">
              <w:rPr>
                <w:rFonts w:asciiTheme="minorHAnsi" w:hAnsiTheme="minorHAnsi"/>
                <w:sz w:val="18"/>
                <w:szCs w:val="18"/>
              </w:rPr>
              <w:t>and</w:t>
            </w:r>
            <w:r w:rsidRPr="002E3584">
              <w:rPr>
                <w:rFonts w:asciiTheme="minorHAnsi" w:hAnsiTheme="minorHAnsi"/>
                <w:sz w:val="18"/>
                <w:szCs w:val="18"/>
              </w:rPr>
              <w:t xml:space="preserve"> </w:t>
            </w:r>
            <w:r w:rsidR="00BF06DA">
              <w:rPr>
                <w:rFonts w:asciiTheme="minorHAnsi" w:hAnsiTheme="minorHAnsi"/>
                <w:sz w:val="18"/>
                <w:szCs w:val="18"/>
              </w:rPr>
              <w:t>6</w:t>
            </w:r>
            <w:r w:rsidRPr="002E3584">
              <w:rPr>
                <w:rFonts w:asciiTheme="minorHAnsi" w:hAnsiTheme="minorHAnsi"/>
                <w:sz w:val="18"/>
                <w:szCs w:val="18"/>
              </w:rPr>
              <w:t xml:space="preserve"> to Section 110.10(b)1A exempt a residence from the solar </w:t>
            </w:r>
            <w:r w:rsidR="00765229" w:rsidRPr="00765229">
              <w:rPr>
                <w:rFonts w:asciiTheme="minorHAnsi" w:hAnsiTheme="minorHAnsi"/>
                <w:sz w:val="18"/>
                <w:szCs w:val="18"/>
              </w:rPr>
              <w:t>Readiness</w:t>
            </w:r>
            <w:r w:rsidRPr="002E3584">
              <w:rPr>
                <w:rFonts w:asciiTheme="minorHAnsi" w:hAnsiTheme="minorHAnsi"/>
                <w:sz w:val="18"/>
                <w:szCs w:val="18"/>
              </w:rPr>
              <w:t xml:space="preserve"> requirements and are documented on the Certificate of </w:t>
            </w:r>
            <w:r w:rsidR="003870B8">
              <w:rPr>
                <w:rFonts w:asciiTheme="minorHAnsi" w:hAnsiTheme="minorHAnsi"/>
                <w:sz w:val="18"/>
                <w:szCs w:val="18"/>
              </w:rPr>
              <w:t>Installation</w:t>
            </w:r>
            <w:r w:rsidR="003870B8" w:rsidRPr="002E3584">
              <w:rPr>
                <w:rFonts w:asciiTheme="minorHAnsi" w:hAnsiTheme="minorHAnsi"/>
                <w:sz w:val="18"/>
                <w:szCs w:val="18"/>
              </w:rPr>
              <w:t xml:space="preserve"> </w:t>
            </w:r>
            <w:r w:rsidR="00704C25">
              <w:rPr>
                <w:rFonts w:asciiTheme="minorHAnsi" w:hAnsiTheme="minorHAnsi"/>
                <w:sz w:val="18"/>
                <w:szCs w:val="18"/>
              </w:rPr>
              <w:t>document</w:t>
            </w:r>
            <w:r w:rsidR="00704C25" w:rsidRPr="002E3584">
              <w:rPr>
                <w:rFonts w:asciiTheme="minorHAnsi" w:hAnsiTheme="minorHAnsi"/>
                <w:sz w:val="18"/>
                <w:szCs w:val="18"/>
              </w:rPr>
              <w:t xml:space="preserve"> </w:t>
            </w:r>
            <w:r w:rsidRPr="002E3584">
              <w:rPr>
                <w:rFonts w:asciiTheme="minorHAnsi" w:hAnsiTheme="minorHAnsi"/>
                <w:sz w:val="18"/>
                <w:szCs w:val="18"/>
              </w:rPr>
              <w:t>CF</w:t>
            </w:r>
            <w:r w:rsidR="00BF06DA">
              <w:rPr>
                <w:rFonts w:asciiTheme="minorHAnsi" w:hAnsiTheme="minorHAnsi"/>
                <w:sz w:val="18"/>
                <w:szCs w:val="18"/>
              </w:rPr>
              <w:t>2</w:t>
            </w:r>
            <w:r w:rsidRPr="002E3584">
              <w:rPr>
                <w:rFonts w:asciiTheme="minorHAnsi" w:hAnsiTheme="minorHAnsi"/>
                <w:sz w:val="18"/>
                <w:szCs w:val="18"/>
              </w:rPr>
              <w:t>R-SRA-01-E. Check the exception being used and fill in the relevant details.</w:t>
            </w:r>
          </w:p>
          <w:p w14:paraId="20C423B8" w14:textId="581AACBD" w:rsidR="000A0140" w:rsidRPr="002E3584" w:rsidRDefault="000A0140" w:rsidP="004A4DEE">
            <w:pPr>
              <w:pStyle w:val="BodyText2"/>
              <w:spacing w:before="0" w:after="0"/>
              <w:ind w:left="720"/>
              <w:rPr>
                <w:rFonts w:asciiTheme="minorHAnsi" w:hAnsiTheme="minorHAnsi"/>
                <w:sz w:val="18"/>
                <w:szCs w:val="18"/>
              </w:rPr>
            </w:pPr>
          </w:p>
        </w:tc>
      </w:tr>
    </w:tbl>
    <w:p w14:paraId="20C423BA" w14:textId="77777777" w:rsidR="000A0140" w:rsidRDefault="000A0140" w:rsidP="000A0140">
      <w:pPr>
        <w:rPr>
          <w:rFonts w:asciiTheme="minorHAnsi" w:hAnsiTheme="minorHAnsi"/>
          <w:sz w:val="18"/>
          <w:szCs w:val="18"/>
        </w:rPr>
      </w:pPr>
    </w:p>
    <w:p w14:paraId="20C423C1" w14:textId="77777777" w:rsidR="00654054" w:rsidRDefault="00654054" w:rsidP="000A0140">
      <w:pPr>
        <w:rPr>
          <w:rFonts w:asciiTheme="minorHAnsi" w:hAnsiTheme="minorHAnsi"/>
          <w:sz w:val="18"/>
          <w:szCs w:val="18"/>
        </w:rPr>
      </w:pPr>
    </w:p>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4"/>
        <w:gridCol w:w="5528"/>
        <w:gridCol w:w="4690"/>
      </w:tblGrid>
      <w:tr w:rsidR="00654054" w:rsidRPr="00F26029" w14:paraId="20C423C3" w14:textId="77777777" w:rsidTr="007E52F0">
        <w:trPr>
          <w:trHeight w:val="144"/>
        </w:trPr>
        <w:tc>
          <w:tcPr>
            <w:tcW w:w="10974" w:type="dxa"/>
            <w:gridSpan w:val="3"/>
            <w:vAlign w:val="center"/>
          </w:tcPr>
          <w:p w14:paraId="20C423C2" w14:textId="737E390D" w:rsidR="00654054" w:rsidRPr="0076191B" w:rsidRDefault="00F90EBE" w:rsidP="00654054">
            <w:pPr>
              <w:pStyle w:val="BodyText2"/>
              <w:spacing w:before="0" w:after="0"/>
              <w:rPr>
                <w:rFonts w:asciiTheme="minorHAnsi" w:hAnsiTheme="minorHAnsi"/>
                <w:sz w:val="18"/>
                <w:szCs w:val="18"/>
              </w:rPr>
            </w:pPr>
            <w:r>
              <w:rPr>
                <w:rFonts w:asciiTheme="minorHAnsi" w:hAnsiTheme="minorHAnsi"/>
                <w:b/>
                <w:sz w:val="20"/>
              </w:rPr>
              <w:t>A</w:t>
            </w:r>
            <w:r w:rsidR="00654054" w:rsidRPr="007A0374">
              <w:rPr>
                <w:rFonts w:asciiTheme="minorHAnsi" w:hAnsiTheme="minorHAnsi"/>
                <w:b/>
                <w:sz w:val="20"/>
              </w:rPr>
              <w:t>. Minimum Required Solar Zone Area for Single Family Residence</w:t>
            </w:r>
          </w:p>
        </w:tc>
      </w:tr>
      <w:tr w:rsidR="00654054" w:rsidRPr="00F26029" w14:paraId="20C423C7" w14:textId="77777777" w:rsidTr="007E52F0">
        <w:trPr>
          <w:trHeight w:val="144"/>
        </w:trPr>
        <w:tc>
          <w:tcPr>
            <w:tcW w:w="578" w:type="dxa"/>
            <w:vAlign w:val="center"/>
          </w:tcPr>
          <w:p w14:paraId="20C423C4" w14:textId="77777777" w:rsidR="00654054" w:rsidRPr="007A0374" w:rsidRDefault="00654054" w:rsidP="00654054">
            <w:pPr>
              <w:jc w:val="center"/>
              <w:rPr>
                <w:rFonts w:asciiTheme="minorHAnsi" w:hAnsiTheme="minorHAnsi"/>
                <w:sz w:val="18"/>
                <w:szCs w:val="18"/>
              </w:rPr>
            </w:pPr>
            <w:r w:rsidRPr="007A0374">
              <w:rPr>
                <w:rFonts w:asciiTheme="minorHAnsi" w:hAnsiTheme="minorHAnsi"/>
                <w:sz w:val="18"/>
                <w:szCs w:val="18"/>
              </w:rPr>
              <w:t>01</w:t>
            </w:r>
          </w:p>
        </w:tc>
        <w:tc>
          <w:tcPr>
            <w:tcW w:w="5616" w:type="dxa"/>
            <w:vAlign w:val="center"/>
          </w:tcPr>
          <w:p w14:paraId="20C423C5" w14:textId="31CFFCB8" w:rsidR="00654054" w:rsidRPr="007A0374" w:rsidRDefault="00654054" w:rsidP="00704C25">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Does the residence have </w:t>
            </w:r>
            <w:r w:rsidRPr="007A0374">
              <w:rPr>
                <w:rFonts w:asciiTheme="minorHAnsi" w:hAnsiTheme="minorHAnsi" w:cs="TimesNewRomanPSMT"/>
                <w:sz w:val="18"/>
                <w:szCs w:val="18"/>
              </w:rPr>
              <w:t>three stories or more, and a total floor area less than or equal to 2</w:t>
            </w:r>
            <w:r w:rsidR="00704C25">
              <w:rPr>
                <w:rFonts w:asciiTheme="minorHAnsi" w:hAnsiTheme="minorHAnsi" w:cs="TimesNewRomanPSMT"/>
                <w:sz w:val="18"/>
                <w:szCs w:val="18"/>
              </w:rPr>
              <w:t>,</w:t>
            </w:r>
            <w:r w:rsidRPr="007A0374">
              <w:rPr>
                <w:rFonts w:asciiTheme="minorHAnsi" w:hAnsiTheme="minorHAnsi" w:cs="TimesNewRomanPSMT"/>
                <w:sz w:val="18"/>
                <w:szCs w:val="18"/>
              </w:rPr>
              <w:t xml:space="preserve">000 </w:t>
            </w:r>
            <w:r w:rsidR="00704C25">
              <w:rPr>
                <w:rFonts w:asciiTheme="minorHAnsi" w:hAnsiTheme="minorHAnsi" w:cs="TimesNewRomanPSMT"/>
                <w:sz w:val="18"/>
                <w:szCs w:val="18"/>
              </w:rPr>
              <w:t>ft</w:t>
            </w:r>
            <w:r w:rsidR="00704C25">
              <w:rPr>
                <w:rFonts w:asciiTheme="minorHAnsi" w:hAnsiTheme="minorHAnsi" w:cs="TimesNewRomanPSMT"/>
                <w:sz w:val="18"/>
                <w:szCs w:val="18"/>
                <w:vertAlign w:val="superscript"/>
              </w:rPr>
              <w:t>2</w:t>
            </w:r>
            <w:r w:rsidRPr="007A0374">
              <w:rPr>
                <w:rFonts w:asciiTheme="minorHAnsi" w:hAnsiTheme="minorHAnsi" w:cs="TimesNewRomanPSMT"/>
                <w:sz w:val="18"/>
                <w:szCs w:val="18"/>
              </w:rPr>
              <w:t>?</w:t>
            </w:r>
          </w:p>
        </w:tc>
        <w:tc>
          <w:tcPr>
            <w:tcW w:w="4781" w:type="dxa"/>
          </w:tcPr>
          <w:p w14:paraId="20C423C6" w14:textId="77777777" w:rsidR="00654054" w:rsidRDefault="00654054" w:rsidP="00654054"/>
        </w:tc>
      </w:tr>
      <w:tr w:rsidR="00654054" w:rsidRPr="00F26029" w14:paraId="20C423CB" w14:textId="77777777" w:rsidTr="007E52F0">
        <w:trPr>
          <w:trHeight w:val="144"/>
        </w:trPr>
        <w:tc>
          <w:tcPr>
            <w:tcW w:w="578" w:type="dxa"/>
            <w:vAlign w:val="center"/>
          </w:tcPr>
          <w:p w14:paraId="20C423C8"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20C423C9" w14:textId="77777777" w:rsidR="00654054" w:rsidRPr="007A0374" w:rsidRDefault="00654054" w:rsidP="00654054">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Is the residence </w:t>
            </w:r>
            <w:r w:rsidRPr="007A0374">
              <w:rPr>
                <w:rFonts w:asciiTheme="minorHAnsi" w:hAnsiTheme="minorHAnsi" w:cs="TimesNewRomanPSMT"/>
                <w:sz w:val="18"/>
                <w:szCs w:val="18"/>
              </w:rPr>
              <w:t>located in Climate zones 8-14, in a Wildland-Urban Interface Fire Area as defined in Title 24, Part 2, and have a whole house fan?</w:t>
            </w:r>
          </w:p>
        </w:tc>
        <w:tc>
          <w:tcPr>
            <w:tcW w:w="4781" w:type="dxa"/>
          </w:tcPr>
          <w:p w14:paraId="20C423CA" w14:textId="77777777" w:rsidR="00654054" w:rsidRDefault="00654054" w:rsidP="00654054"/>
        </w:tc>
      </w:tr>
      <w:tr w:rsidR="00654054" w:rsidRPr="00F26029" w14:paraId="20C423D0" w14:textId="77777777" w:rsidTr="007E52F0">
        <w:trPr>
          <w:trHeight w:val="144"/>
        </w:trPr>
        <w:tc>
          <w:tcPr>
            <w:tcW w:w="578" w:type="dxa"/>
            <w:vAlign w:val="center"/>
          </w:tcPr>
          <w:p w14:paraId="20C423CC"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03</w:t>
            </w:r>
          </w:p>
        </w:tc>
        <w:tc>
          <w:tcPr>
            <w:tcW w:w="5616" w:type="dxa"/>
            <w:vAlign w:val="center"/>
          </w:tcPr>
          <w:p w14:paraId="20C423CE" w14:textId="154E933C" w:rsidR="00654054" w:rsidRPr="007A0374" w:rsidRDefault="00654054" w:rsidP="00654054">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 (ft</w:t>
            </w:r>
            <w:r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CF" w14:textId="77777777" w:rsidR="00654054" w:rsidRDefault="00654054" w:rsidP="00654054"/>
        </w:tc>
      </w:tr>
      <w:tr w:rsidR="00654054" w:rsidRPr="00F26029" w14:paraId="20C423D5" w14:textId="77777777" w:rsidTr="007E52F0">
        <w:trPr>
          <w:trHeight w:val="144"/>
        </w:trPr>
        <w:tc>
          <w:tcPr>
            <w:tcW w:w="578" w:type="dxa"/>
            <w:vAlign w:val="center"/>
          </w:tcPr>
          <w:p w14:paraId="20C423D1"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04</w:t>
            </w:r>
          </w:p>
        </w:tc>
        <w:tc>
          <w:tcPr>
            <w:tcW w:w="5616" w:type="dxa"/>
            <w:vAlign w:val="center"/>
          </w:tcPr>
          <w:p w14:paraId="20C423D3" w14:textId="0C3B868A" w:rsidR="00654054" w:rsidRPr="007A0374" w:rsidRDefault="00654054" w:rsidP="00654054">
            <w:pPr>
              <w:rPr>
                <w:rFonts w:asciiTheme="minorHAnsi" w:hAnsiTheme="minorHAnsi"/>
                <w:sz w:val="18"/>
                <w:szCs w:val="18"/>
              </w:rPr>
            </w:pPr>
            <w:r w:rsidRPr="007A0374">
              <w:rPr>
                <w:rFonts w:asciiTheme="minorHAnsi" w:hAnsiTheme="minorHAnsi"/>
                <w:sz w:val="18"/>
                <w:szCs w:val="18"/>
              </w:rPr>
              <w:t xml:space="preserve">What is the total area of steep-sloped roofs oriented between </w:t>
            </w:r>
            <w:r w:rsidR="009A1D8F">
              <w:rPr>
                <w:rFonts w:asciiTheme="minorHAnsi" w:hAnsiTheme="minorHAnsi"/>
                <w:sz w:val="18"/>
                <w:szCs w:val="18"/>
              </w:rPr>
              <w:t>90</w:t>
            </w:r>
            <w:r w:rsidR="009A1D8F" w:rsidRPr="007A0374">
              <w:rPr>
                <w:rFonts w:asciiTheme="minorHAnsi" w:hAnsiTheme="minorHAnsi"/>
                <w:sz w:val="18"/>
                <w:szCs w:val="18"/>
              </w:rPr>
              <w:t xml:space="preserve"> </w:t>
            </w:r>
            <w:r w:rsidRPr="007A0374">
              <w:rPr>
                <w:rFonts w:asciiTheme="minorHAnsi" w:hAnsiTheme="minorHAnsi"/>
                <w:sz w:val="18"/>
                <w:szCs w:val="18"/>
              </w:rPr>
              <w:t xml:space="preserve">and </w:t>
            </w:r>
            <w:r w:rsidR="009A1D8F">
              <w:rPr>
                <w:rFonts w:asciiTheme="minorHAnsi" w:hAnsiTheme="minorHAnsi"/>
                <w:sz w:val="18"/>
                <w:szCs w:val="18"/>
              </w:rPr>
              <w:t>300</w:t>
            </w:r>
            <w:r w:rsidR="009A1D8F" w:rsidRPr="007A0374">
              <w:rPr>
                <w:rFonts w:asciiTheme="minorHAnsi" w:hAnsiTheme="minorHAnsi"/>
                <w:sz w:val="18"/>
                <w:szCs w:val="18"/>
              </w:rPr>
              <w:t xml:space="preserve"> </w:t>
            </w:r>
            <w:r w:rsidRPr="007A0374">
              <w:rPr>
                <w:rFonts w:asciiTheme="minorHAnsi" w:hAnsiTheme="minorHAnsi"/>
                <w:sz w:val="18"/>
                <w:szCs w:val="18"/>
              </w:rPr>
              <w:t>degrees relative to true north, where the annual solar access is 70% or greater (ft</w:t>
            </w:r>
            <w:r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D4" w14:textId="77777777" w:rsidR="00654054" w:rsidRDefault="00654054" w:rsidP="00654054">
            <w:pPr>
              <w:rPr>
                <w:sz w:val="22"/>
              </w:rPr>
            </w:pPr>
          </w:p>
        </w:tc>
      </w:tr>
      <w:tr w:rsidR="00654054" w:rsidRPr="00F26029" w14:paraId="20C423D9" w14:textId="77777777" w:rsidTr="007E52F0">
        <w:trPr>
          <w:trHeight w:val="144"/>
        </w:trPr>
        <w:tc>
          <w:tcPr>
            <w:tcW w:w="578" w:type="dxa"/>
            <w:vAlign w:val="center"/>
          </w:tcPr>
          <w:p w14:paraId="20C423D6"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05</w:t>
            </w:r>
          </w:p>
        </w:tc>
        <w:tc>
          <w:tcPr>
            <w:tcW w:w="5616" w:type="dxa"/>
            <w:vAlign w:val="center"/>
          </w:tcPr>
          <w:p w14:paraId="20C423D7" w14:textId="3D1B7941" w:rsidR="00654054" w:rsidRDefault="00654054" w:rsidP="00704C25">
            <w:pPr>
              <w:rPr>
                <w:rFonts w:asciiTheme="minorHAnsi" w:hAnsiTheme="minorHAnsi"/>
                <w:sz w:val="18"/>
                <w:szCs w:val="18"/>
              </w:rPr>
            </w:pPr>
            <w:r>
              <w:rPr>
                <w:rFonts w:asciiTheme="minorHAnsi" w:hAnsiTheme="minorHAnsi"/>
                <w:sz w:val="18"/>
                <w:szCs w:val="18"/>
              </w:rPr>
              <w:t xml:space="preserve">Solar </w:t>
            </w:r>
            <w:r w:rsidR="00704C25">
              <w:rPr>
                <w:rFonts w:asciiTheme="minorHAnsi" w:hAnsiTheme="minorHAnsi"/>
                <w:sz w:val="18"/>
                <w:szCs w:val="18"/>
              </w:rPr>
              <w:t>Z</w:t>
            </w:r>
            <w:r>
              <w:rPr>
                <w:rFonts w:asciiTheme="minorHAnsi" w:hAnsiTheme="minorHAnsi"/>
                <w:sz w:val="18"/>
                <w:szCs w:val="18"/>
              </w:rPr>
              <w:t xml:space="preserve">one </w:t>
            </w:r>
            <w:r w:rsidR="00704C25">
              <w:rPr>
                <w:rFonts w:asciiTheme="minorHAnsi" w:hAnsiTheme="minorHAnsi"/>
                <w:sz w:val="18"/>
                <w:szCs w:val="18"/>
              </w:rPr>
              <w:t>A</w:t>
            </w:r>
            <w:r>
              <w:rPr>
                <w:rFonts w:asciiTheme="minorHAnsi" w:hAnsiTheme="minorHAnsi"/>
                <w:sz w:val="18"/>
                <w:szCs w:val="18"/>
              </w:rPr>
              <w:t xml:space="preserve">rea – </w:t>
            </w:r>
            <w:r w:rsidR="00704C25">
              <w:rPr>
                <w:rFonts w:asciiTheme="minorHAnsi" w:hAnsiTheme="minorHAnsi"/>
                <w:sz w:val="18"/>
                <w:szCs w:val="18"/>
              </w:rPr>
              <w:t>S</w:t>
            </w:r>
            <w:r>
              <w:rPr>
                <w:rFonts w:asciiTheme="minorHAnsi" w:hAnsiTheme="minorHAnsi"/>
                <w:sz w:val="18"/>
                <w:szCs w:val="18"/>
              </w:rPr>
              <w:t xml:space="preserve">olar </w:t>
            </w:r>
            <w:r w:rsidR="00704C25">
              <w:rPr>
                <w:rFonts w:asciiTheme="minorHAnsi" w:hAnsiTheme="minorHAnsi"/>
                <w:sz w:val="18"/>
                <w:szCs w:val="18"/>
              </w:rPr>
              <w:t>A</w:t>
            </w:r>
            <w:r>
              <w:rPr>
                <w:rFonts w:asciiTheme="minorHAnsi" w:hAnsiTheme="minorHAnsi"/>
                <w:sz w:val="18"/>
                <w:szCs w:val="18"/>
              </w:rPr>
              <w:t xml:space="preserve">ccess </w:t>
            </w:r>
            <w:r w:rsidR="00704C25">
              <w:rPr>
                <w:rFonts w:asciiTheme="minorHAnsi" w:hAnsiTheme="minorHAnsi"/>
                <w:sz w:val="18"/>
                <w:szCs w:val="18"/>
              </w:rPr>
              <w:t>M</w:t>
            </w:r>
            <w:r>
              <w:rPr>
                <w:rFonts w:asciiTheme="minorHAnsi" w:hAnsiTheme="minorHAnsi"/>
                <w:sz w:val="18"/>
                <w:szCs w:val="18"/>
              </w:rPr>
              <w:t>ethod</w:t>
            </w:r>
            <w:r w:rsidDel="006A6EC0">
              <w:rPr>
                <w:rFonts w:asciiTheme="minorHAnsi" w:hAnsiTheme="minorHAnsi"/>
                <w:sz w:val="18"/>
                <w:szCs w:val="18"/>
              </w:rPr>
              <w:t xml:space="preserve"> </w:t>
            </w:r>
            <w:r w:rsidRPr="007A0374">
              <w:rPr>
                <w:rFonts w:asciiTheme="minorHAnsi" w:hAnsiTheme="minorHAnsi"/>
                <w:sz w:val="18"/>
                <w:szCs w:val="18"/>
              </w:rPr>
              <w:t>(ft</w:t>
            </w:r>
            <w:r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D8" w14:textId="77777777" w:rsidR="00654054" w:rsidRDefault="00654054" w:rsidP="00654054">
            <w:pPr>
              <w:rPr>
                <w:rFonts w:asciiTheme="minorHAnsi" w:hAnsiTheme="minorHAnsi"/>
                <w:sz w:val="18"/>
                <w:szCs w:val="18"/>
              </w:rPr>
            </w:pPr>
          </w:p>
        </w:tc>
      </w:tr>
      <w:tr w:rsidR="00654054" w:rsidRPr="00F26029" w14:paraId="20C423DD" w14:textId="77777777" w:rsidTr="007E52F0">
        <w:trPr>
          <w:trHeight w:val="144"/>
        </w:trPr>
        <w:tc>
          <w:tcPr>
            <w:tcW w:w="578" w:type="dxa"/>
            <w:vAlign w:val="center"/>
          </w:tcPr>
          <w:p w14:paraId="20C423DA"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06</w:t>
            </w:r>
          </w:p>
        </w:tc>
        <w:tc>
          <w:tcPr>
            <w:tcW w:w="5616" w:type="dxa"/>
            <w:vAlign w:val="center"/>
          </w:tcPr>
          <w:p w14:paraId="20C423DB" w14:textId="77777777" w:rsidR="00654054" w:rsidRPr="00F26029" w:rsidRDefault="00654054" w:rsidP="00654054">
            <w:r>
              <w:rPr>
                <w:rFonts w:asciiTheme="minorHAnsi" w:hAnsiTheme="minorHAnsi"/>
                <w:sz w:val="18"/>
                <w:szCs w:val="18"/>
              </w:rPr>
              <w:t>Are a</w:t>
            </w:r>
            <w:r w:rsidRPr="00A3784E">
              <w:rPr>
                <w:rFonts w:asciiTheme="minorHAnsi" w:hAnsiTheme="minorHAnsi"/>
                <w:sz w:val="18"/>
                <w:szCs w:val="18"/>
              </w:rPr>
              <w:t xml:space="preserve">ll </w:t>
            </w:r>
            <w:r>
              <w:rPr>
                <w:rFonts w:asciiTheme="minorHAnsi" w:hAnsiTheme="minorHAnsi"/>
                <w:sz w:val="18"/>
                <w:szCs w:val="18"/>
              </w:rPr>
              <w:t xml:space="preserve">the </w:t>
            </w:r>
            <w:r w:rsidRPr="00A3784E">
              <w:rPr>
                <w:rFonts w:asciiTheme="minorHAnsi" w:hAnsiTheme="minorHAnsi"/>
                <w:sz w:val="18"/>
                <w:szCs w:val="18"/>
              </w:rPr>
              <w:t xml:space="preserve">thermostats </w:t>
            </w:r>
            <w:r>
              <w:rPr>
                <w:rFonts w:asciiTheme="minorHAnsi" w:hAnsiTheme="minorHAnsi"/>
                <w:sz w:val="18"/>
                <w:szCs w:val="18"/>
              </w:rPr>
              <w:t xml:space="preserve">Occupant Controlled Smart Thermostats (OCSTs), certified to the Energy Commission and listed on the Commission’s appliances database?  </w:t>
            </w:r>
            <w:r>
              <w:rPr>
                <w:rFonts w:asciiTheme="minorHAnsi" w:hAnsiTheme="minorHAnsi"/>
                <w:sz w:val="18"/>
                <w:szCs w:val="18"/>
              </w:rPr>
              <w:br/>
              <w:t>Alternatively, a networked system of devices may be installed that provides functionality equivalent to an OCST.</w:t>
            </w:r>
          </w:p>
        </w:tc>
        <w:tc>
          <w:tcPr>
            <w:tcW w:w="4781" w:type="dxa"/>
          </w:tcPr>
          <w:p w14:paraId="20C423DC" w14:textId="77777777" w:rsidR="00654054" w:rsidRDefault="00654054" w:rsidP="00654054">
            <w:pPr>
              <w:rPr>
                <w:sz w:val="22"/>
              </w:rPr>
            </w:pPr>
          </w:p>
        </w:tc>
      </w:tr>
      <w:tr w:rsidR="00654054" w:rsidRPr="00F26029" w14:paraId="20C423E1" w14:textId="77777777" w:rsidTr="007E52F0">
        <w:trPr>
          <w:trHeight w:val="144"/>
        </w:trPr>
        <w:tc>
          <w:tcPr>
            <w:tcW w:w="578" w:type="dxa"/>
            <w:vAlign w:val="center"/>
          </w:tcPr>
          <w:p w14:paraId="20C423DE"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07</w:t>
            </w:r>
          </w:p>
        </w:tc>
        <w:tc>
          <w:tcPr>
            <w:tcW w:w="5616" w:type="dxa"/>
            <w:vAlign w:val="center"/>
          </w:tcPr>
          <w:p w14:paraId="20C423DF" w14:textId="39F57AA8" w:rsidR="00654054" w:rsidRPr="007A0374" w:rsidRDefault="00654054" w:rsidP="00704C25">
            <w:pPr>
              <w:rPr>
                <w:rFonts w:asciiTheme="minorHAnsi" w:hAnsiTheme="minorHAnsi"/>
                <w:sz w:val="18"/>
                <w:szCs w:val="18"/>
              </w:rPr>
            </w:pPr>
            <w:r w:rsidRPr="007A0374">
              <w:rPr>
                <w:rFonts w:asciiTheme="minorHAnsi" w:hAnsiTheme="minorHAnsi"/>
                <w:sz w:val="18"/>
                <w:szCs w:val="18"/>
              </w:rPr>
              <w:t xml:space="preserve">Minimum </w:t>
            </w:r>
            <w:r w:rsidR="00704C25">
              <w:rPr>
                <w:rFonts w:asciiTheme="minorHAnsi" w:hAnsiTheme="minorHAnsi"/>
                <w:sz w:val="18"/>
                <w:szCs w:val="18"/>
              </w:rPr>
              <w:t>R</w:t>
            </w:r>
            <w:r w:rsidRPr="007A0374">
              <w:rPr>
                <w:rFonts w:asciiTheme="minorHAnsi" w:hAnsiTheme="minorHAnsi"/>
                <w:sz w:val="18"/>
                <w:szCs w:val="18"/>
              </w:rPr>
              <w:t xml:space="preserve">equired </w:t>
            </w:r>
            <w:r w:rsidR="00704C25">
              <w:rPr>
                <w:rFonts w:asciiTheme="minorHAnsi" w:hAnsiTheme="minorHAnsi"/>
                <w:sz w:val="18"/>
                <w:szCs w:val="18"/>
              </w:rPr>
              <w:t>S</w:t>
            </w:r>
            <w:r w:rsidRPr="007A0374">
              <w:rPr>
                <w:rFonts w:asciiTheme="minorHAnsi" w:hAnsiTheme="minorHAnsi"/>
                <w:sz w:val="18"/>
                <w:szCs w:val="18"/>
              </w:rPr>
              <w:t xml:space="preserve">olar </w:t>
            </w:r>
            <w:r w:rsidR="00704C25">
              <w:rPr>
                <w:rFonts w:asciiTheme="minorHAnsi" w:hAnsiTheme="minorHAnsi"/>
                <w:sz w:val="18"/>
                <w:szCs w:val="18"/>
              </w:rPr>
              <w:t>Z</w:t>
            </w:r>
            <w:r w:rsidRPr="007A0374">
              <w:rPr>
                <w:rFonts w:asciiTheme="minorHAnsi" w:hAnsiTheme="minorHAnsi"/>
                <w:sz w:val="18"/>
                <w:szCs w:val="18"/>
              </w:rPr>
              <w:t xml:space="preserve">one </w:t>
            </w:r>
            <w:r w:rsidR="00704C25">
              <w:rPr>
                <w:rFonts w:asciiTheme="minorHAnsi" w:hAnsiTheme="minorHAnsi"/>
                <w:sz w:val="18"/>
                <w:szCs w:val="18"/>
              </w:rPr>
              <w:t>A</w:t>
            </w:r>
            <w:r w:rsidRPr="007A0374">
              <w:rPr>
                <w:rFonts w:asciiTheme="minorHAnsi" w:hAnsiTheme="minorHAnsi"/>
                <w:sz w:val="18"/>
                <w:szCs w:val="18"/>
              </w:rPr>
              <w:t>rea</w:t>
            </w:r>
            <w:r>
              <w:rPr>
                <w:rFonts w:asciiTheme="minorHAnsi" w:hAnsiTheme="minorHAnsi"/>
                <w:sz w:val="18"/>
                <w:szCs w:val="18"/>
              </w:rPr>
              <w:t xml:space="preserve"> </w:t>
            </w:r>
            <w:r w:rsidRPr="007A0374">
              <w:rPr>
                <w:rFonts w:asciiTheme="minorHAnsi" w:hAnsiTheme="minorHAnsi"/>
                <w:sz w:val="18"/>
                <w:szCs w:val="18"/>
              </w:rPr>
              <w:t>(ft</w:t>
            </w:r>
            <w:r w:rsidRPr="007E52F0">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E0" w14:textId="77777777" w:rsidR="00654054" w:rsidRDefault="00654054" w:rsidP="00654054">
            <w:pPr>
              <w:rPr>
                <w:rFonts w:asciiTheme="minorHAnsi" w:hAnsiTheme="minorHAnsi"/>
                <w:sz w:val="18"/>
                <w:szCs w:val="18"/>
              </w:rPr>
            </w:pPr>
          </w:p>
        </w:tc>
      </w:tr>
    </w:tbl>
    <w:p w14:paraId="20C423E2" w14:textId="77777777" w:rsidR="00654054" w:rsidRDefault="00654054" w:rsidP="000A0140">
      <w:pPr>
        <w:rPr>
          <w:rFonts w:asciiTheme="minorHAnsi" w:hAnsiTheme="minorHAnsi"/>
          <w:sz w:val="18"/>
          <w:szCs w:val="18"/>
        </w:rPr>
      </w:pPr>
    </w:p>
    <w:p w14:paraId="20C42401" w14:textId="77777777" w:rsidR="00654054" w:rsidRDefault="00654054" w:rsidP="000A0140">
      <w:pPr>
        <w:rPr>
          <w:rFonts w:asciiTheme="minorHAnsi" w:hAnsiTheme="minorHAnsi"/>
          <w:sz w:val="18"/>
          <w:szCs w:val="18"/>
        </w:rPr>
      </w:pPr>
    </w:p>
    <w:p w14:paraId="20C42402" w14:textId="77777777" w:rsidR="00834124" w:rsidRDefault="00834124">
      <w:pPr>
        <w:rPr>
          <w:rFonts w:asciiTheme="minorHAnsi" w:hAnsiTheme="minorHAnsi"/>
          <w:sz w:val="18"/>
          <w:szCs w:val="18"/>
        </w:rPr>
      </w:pPr>
      <w:r>
        <w:rPr>
          <w:rFonts w:asciiTheme="minorHAnsi" w:hAnsiTheme="minorHAnsi"/>
          <w:sz w:val="18"/>
          <w:szCs w:val="18"/>
        </w:rPr>
        <w:br w:type="page"/>
      </w:r>
    </w:p>
    <w:tbl>
      <w:tblPr>
        <w:tblStyle w:val="TableGrid"/>
        <w:tblW w:w="11020" w:type="dxa"/>
        <w:tblLayout w:type="fixed"/>
        <w:tblLook w:val="04A0" w:firstRow="1" w:lastRow="0" w:firstColumn="1" w:lastColumn="0" w:noHBand="0" w:noVBand="1"/>
      </w:tblPr>
      <w:tblGrid>
        <w:gridCol w:w="575"/>
        <w:gridCol w:w="417"/>
        <w:gridCol w:w="979"/>
        <w:gridCol w:w="979"/>
        <w:gridCol w:w="979"/>
        <w:gridCol w:w="979"/>
        <w:gridCol w:w="1094"/>
        <w:gridCol w:w="188"/>
        <w:gridCol w:w="906"/>
        <w:gridCol w:w="979"/>
        <w:gridCol w:w="979"/>
        <w:gridCol w:w="979"/>
        <w:gridCol w:w="987"/>
      </w:tblGrid>
      <w:tr w:rsidR="00834124" w14:paraId="20C42404" w14:textId="77777777" w:rsidTr="00834124">
        <w:trPr>
          <w:trHeight w:val="144"/>
        </w:trPr>
        <w:tc>
          <w:tcPr>
            <w:tcW w:w="11020" w:type="dxa"/>
            <w:gridSpan w:val="13"/>
            <w:vAlign w:val="center"/>
          </w:tcPr>
          <w:p w14:paraId="20C42403" w14:textId="0AE8A900" w:rsidR="00834124" w:rsidRDefault="008538EB" w:rsidP="00834124">
            <w:pPr>
              <w:suppressAutoHyphens/>
              <w:rPr>
                <w:rFonts w:asciiTheme="minorHAnsi" w:hAnsiTheme="minorHAnsi"/>
                <w:b/>
              </w:rPr>
            </w:pPr>
            <w:r>
              <w:rPr>
                <w:rFonts w:asciiTheme="minorHAnsi" w:hAnsiTheme="minorHAnsi"/>
                <w:b/>
              </w:rPr>
              <w:lastRenderedPageBreak/>
              <w:t>B</w:t>
            </w:r>
            <w:r w:rsidR="00834124">
              <w:rPr>
                <w:rFonts w:asciiTheme="minorHAnsi" w:hAnsiTheme="minorHAnsi"/>
                <w:b/>
              </w:rPr>
              <w:t xml:space="preserve">. </w:t>
            </w:r>
            <w:r w:rsidR="00834124" w:rsidRPr="004F370B">
              <w:rPr>
                <w:rFonts w:asciiTheme="minorHAnsi" w:hAnsiTheme="minorHAnsi"/>
                <w:b/>
              </w:rPr>
              <w:t>Schedule of Solar Zone Sub-Areas</w:t>
            </w:r>
          </w:p>
        </w:tc>
      </w:tr>
      <w:tr w:rsidR="00834124" w14:paraId="20C42410" w14:textId="77777777" w:rsidTr="00834124">
        <w:trPr>
          <w:trHeight w:val="144"/>
        </w:trPr>
        <w:tc>
          <w:tcPr>
            <w:tcW w:w="992" w:type="dxa"/>
            <w:gridSpan w:val="2"/>
            <w:vAlign w:val="center"/>
          </w:tcPr>
          <w:p w14:paraId="20C42405"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01</w:t>
            </w:r>
          </w:p>
        </w:tc>
        <w:tc>
          <w:tcPr>
            <w:tcW w:w="979" w:type="dxa"/>
            <w:vAlign w:val="center"/>
          </w:tcPr>
          <w:p w14:paraId="20C42406"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02</w:t>
            </w:r>
          </w:p>
        </w:tc>
        <w:tc>
          <w:tcPr>
            <w:tcW w:w="979" w:type="dxa"/>
            <w:vAlign w:val="center"/>
          </w:tcPr>
          <w:p w14:paraId="20C42407"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03</w:t>
            </w:r>
          </w:p>
        </w:tc>
        <w:tc>
          <w:tcPr>
            <w:tcW w:w="979" w:type="dxa"/>
            <w:vAlign w:val="center"/>
          </w:tcPr>
          <w:p w14:paraId="20C42408"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04</w:t>
            </w:r>
          </w:p>
        </w:tc>
        <w:tc>
          <w:tcPr>
            <w:tcW w:w="979" w:type="dxa"/>
            <w:vAlign w:val="center"/>
          </w:tcPr>
          <w:p w14:paraId="20C42409"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05</w:t>
            </w:r>
          </w:p>
        </w:tc>
        <w:tc>
          <w:tcPr>
            <w:tcW w:w="1094" w:type="dxa"/>
            <w:vAlign w:val="center"/>
          </w:tcPr>
          <w:p w14:paraId="20C4240A"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06</w:t>
            </w:r>
          </w:p>
        </w:tc>
        <w:tc>
          <w:tcPr>
            <w:tcW w:w="1094" w:type="dxa"/>
            <w:gridSpan w:val="2"/>
            <w:vAlign w:val="center"/>
          </w:tcPr>
          <w:p w14:paraId="20C4240B"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07</w:t>
            </w:r>
          </w:p>
        </w:tc>
        <w:tc>
          <w:tcPr>
            <w:tcW w:w="979" w:type="dxa"/>
            <w:vAlign w:val="center"/>
          </w:tcPr>
          <w:p w14:paraId="20C4240C"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08</w:t>
            </w:r>
          </w:p>
        </w:tc>
        <w:tc>
          <w:tcPr>
            <w:tcW w:w="979" w:type="dxa"/>
            <w:vAlign w:val="center"/>
          </w:tcPr>
          <w:p w14:paraId="20C4240D"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09</w:t>
            </w:r>
          </w:p>
        </w:tc>
        <w:tc>
          <w:tcPr>
            <w:tcW w:w="979" w:type="dxa"/>
            <w:vAlign w:val="center"/>
          </w:tcPr>
          <w:p w14:paraId="20C4240E"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10</w:t>
            </w:r>
          </w:p>
        </w:tc>
        <w:tc>
          <w:tcPr>
            <w:tcW w:w="987" w:type="dxa"/>
            <w:vAlign w:val="center"/>
          </w:tcPr>
          <w:p w14:paraId="20C4240F"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11</w:t>
            </w:r>
          </w:p>
        </w:tc>
      </w:tr>
      <w:tr w:rsidR="00834124" w14:paraId="20C4241C" w14:textId="77777777" w:rsidTr="00834124">
        <w:trPr>
          <w:trHeight w:val="144"/>
        </w:trPr>
        <w:tc>
          <w:tcPr>
            <w:tcW w:w="992" w:type="dxa"/>
            <w:gridSpan w:val="2"/>
            <w:vAlign w:val="bottom"/>
          </w:tcPr>
          <w:p w14:paraId="20C42411"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Subarea ID</w:t>
            </w:r>
          </w:p>
        </w:tc>
        <w:tc>
          <w:tcPr>
            <w:tcW w:w="979" w:type="dxa"/>
            <w:vAlign w:val="bottom"/>
          </w:tcPr>
          <w:p w14:paraId="20C42412"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Building Plan Reference</w:t>
            </w:r>
          </w:p>
        </w:tc>
        <w:tc>
          <w:tcPr>
            <w:tcW w:w="979" w:type="dxa"/>
            <w:vAlign w:val="bottom"/>
          </w:tcPr>
          <w:p w14:paraId="20C42413"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Slope of Roof or Overhang</w:t>
            </w:r>
            <w:r>
              <w:rPr>
                <w:rFonts w:asciiTheme="minorHAnsi" w:hAnsiTheme="minorHAnsi"/>
                <w:sz w:val="16"/>
                <w:szCs w:val="16"/>
              </w:rPr>
              <w:t xml:space="preserve"> (Note A)</w:t>
            </w:r>
          </w:p>
        </w:tc>
        <w:tc>
          <w:tcPr>
            <w:tcW w:w="979" w:type="dxa"/>
            <w:vAlign w:val="bottom"/>
          </w:tcPr>
          <w:p w14:paraId="20C42414" w14:textId="0D275F3A" w:rsidR="00834124" w:rsidRPr="00CD2CA1" w:rsidRDefault="00834124" w:rsidP="00BB20E6">
            <w:pPr>
              <w:suppressAutoHyphens/>
              <w:jc w:val="center"/>
              <w:rPr>
                <w:rFonts w:asciiTheme="minorHAnsi" w:hAnsiTheme="minorHAnsi"/>
                <w:sz w:val="16"/>
                <w:szCs w:val="16"/>
              </w:rPr>
            </w:pPr>
            <w:r w:rsidRPr="00CD2CA1">
              <w:rPr>
                <w:rFonts w:asciiTheme="minorHAnsi" w:hAnsiTheme="minorHAnsi"/>
                <w:sz w:val="16"/>
                <w:szCs w:val="16"/>
              </w:rPr>
              <w:t>I</w:t>
            </w:r>
            <w:r w:rsidR="00704C25">
              <w:rPr>
                <w:rFonts w:asciiTheme="minorHAnsi" w:hAnsiTheme="minorHAnsi"/>
                <w:sz w:val="16"/>
                <w:szCs w:val="16"/>
              </w:rPr>
              <w:t>s</w:t>
            </w:r>
            <w:r w:rsidRPr="00CD2CA1">
              <w:rPr>
                <w:rFonts w:asciiTheme="minorHAnsi" w:hAnsiTheme="minorHAnsi"/>
                <w:sz w:val="16"/>
                <w:szCs w:val="16"/>
              </w:rPr>
              <w:t xml:space="preserve"> Steep Slope, roof or overhang is oriented between </w:t>
            </w:r>
            <w:r w:rsidR="00BB20E6">
              <w:rPr>
                <w:rFonts w:asciiTheme="minorHAnsi" w:hAnsiTheme="minorHAnsi"/>
                <w:sz w:val="16"/>
                <w:szCs w:val="16"/>
              </w:rPr>
              <w:t>90</w:t>
            </w:r>
            <w:r w:rsidR="00BB20E6" w:rsidRPr="00CD2CA1">
              <w:rPr>
                <w:rFonts w:asciiTheme="minorHAnsi" w:hAnsiTheme="minorHAnsi"/>
                <w:sz w:val="16"/>
                <w:szCs w:val="16"/>
              </w:rPr>
              <w:t xml:space="preserve"> </w:t>
            </w:r>
            <w:r w:rsidRPr="00CD2CA1">
              <w:rPr>
                <w:rFonts w:asciiTheme="minorHAnsi" w:hAnsiTheme="minorHAnsi"/>
                <w:sz w:val="16"/>
                <w:szCs w:val="16"/>
              </w:rPr>
              <w:t xml:space="preserve">and </w:t>
            </w:r>
            <w:r w:rsidR="00BB20E6">
              <w:rPr>
                <w:rFonts w:asciiTheme="minorHAnsi" w:hAnsiTheme="minorHAnsi"/>
                <w:sz w:val="16"/>
                <w:szCs w:val="16"/>
              </w:rPr>
              <w:t>300</w:t>
            </w:r>
            <w:r w:rsidR="00BB20E6" w:rsidRPr="00CD2CA1">
              <w:rPr>
                <w:rFonts w:asciiTheme="minorHAnsi" w:hAnsiTheme="minorHAnsi"/>
                <w:sz w:val="16"/>
                <w:szCs w:val="16"/>
              </w:rPr>
              <w:t xml:space="preserve"> </w:t>
            </w:r>
            <w:r w:rsidRPr="00CD2CA1">
              <w:rPr>
                <w:rFonts w:asciiTheme="minorHAnsi" w:hAnsiTheme="minorHAnsi"/>
                <w:sz w:val="16"/>
                <w:szCs w:val="16"/>
              </w:rPr>
              <w:t>degrees relative to true north</w:t>
            </w:r>
            <w:r w:rsidR="00704C25">
              <w:rPr>
                <w:rFonts w:asciiTheme="minorHAnsi" w:hAnsiTheme="minorHAnsi"/>
                <w:sz w:val="16"/>
                <w:szCs w:val="16"/>
              </w:rPr>
              <w:t>?</w:t>
            </w:r>
          </w:p>
        </w:tc>
        <w:tc>
          <w:tcPr>
            <w:tcW w:w="979" w:type="dxa"/>
            <w:vAlign w:val="bottom"/>
          </w:tcPr>
          <w:p w14:paraId="20C42415" w14:textId="3ABCBBA2"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 xml:space="preserve">Subarea </w:t>
            </w:r>
            <w:r w:rsidR="00704C25">
              <w:rPr>
                <w:rFonts w:asciiTheme="minorHAnsi" w:hAnsiTheme="minorHAnsi"/>
                <w:sz w:val="16"/>
                <w:szCs w:val="16"/>
              </w:rPr>
              <w:t>C</w:t>
            </w:r>
            <w:r w:rsidRPr="00CD2CA1">
              <w:rPr>
                <w:rFonts w:asciiTheme="minorHAnsi" w:hAnsiTheme="minorHAnsi"/>
                <w:sz w:val="16"/>
                <w:szCs w:val="16"/>
              </w:rPr>
              <w:t>omplies with Part 9 of Title 24</w:t>
            </w:r>
            <w:r>
              <w:rPr>
                <w:rFonts w:asciiTheme="minorHAnsi" w:hAnsiTheme="minorHAnsi"/>
                <w:sz w:val="16"/>
                <w:szCs w:val="16"/>
              </w:rPr>
              <w:t xml:space="preserve"> (Note B)</w:t>
            </w:r>
          </w:p>
        </w:tc>
        <w:tc>
          <w:tcPr>
            <w:tcW w:w="1094" w:type="dxa"/>
            <w:vAlign w:val="bottom"/>
          </w:tcPr>
          <w:p w14:paraId="20C42416" w14:textId="6E641C22" w:rsidR="00834124" w:rsidRPr="00CD2CA1" w:rsidRDefault="00DD340B" w:rsidP="00704C25">
            <w:pPr>
              <w:suppressAutoHyphens/>
              <w:jc w:val="center"/>
              <w:rPr>
                <w:rFonts w:asciiTheme="minorHAnsi" w:hAnsiTheme="minorHAnsi"/>
                <w:sz w:val="16"/>
                <w:szCs w:val="16"/>
              </w:rPr>
            </w:pPr>
            <w:r>
              <w:rPr>
                <w:rFonts w:asciiTheme="minorHAnsi" w:hAnsiTheme="minorHAnsi"/>
                <w:sz w:val="16"/>
                <w:szCs w:val="16"/>
              </w:rPr>
              <w:t>Plane Containing the Solar Zone</w:t>
            </w:r>
            <w:r w:rsidRPr="00CD2CA1">
              <w:rPr>
                <w:rFonts w:asciiTheme="minorHAnsi" w:hAnsiTheme="minorHAnsi"/>
                <w:sz w:val="16"/>
                <w:szCs w:val="16"/>
              </w:rPr>
              <w:t xml:space="preserve"> </w:t>
            </w:r>
            <w:r w:rsidR="00834124" w:rsidRPr="00CD2CA1">
              <w:rPr>
                <w:rFonts w:asciiTheme="minorHAnsi" w:hAnsiTheme="minorHAnsi"/>
                <w:sz w:val="16"/>
                <w:szCs w:val="16"/>
              </w:rPr>
              <w:t xml:space="preserve">is </w:t>
            </w:r>
            <w:r w:rsidR="00704C25">
              <w:rPr>
                <w:rFonts w:asciiTheme="minorHAnsi" w:hAnsiTheme="minorHAnsi"/>
                <w:sz w:val="16"/>
                <w:szCs w:val="16"/>
              </w:rPr>
              <w:t>F</w:t>
            </w:r>
            <w:r w:rsidR="00834124" w:rsidRPr="00CD2CA1">
              <w:rPr>
                <w:rFonts w:asciiTheme="minorHAnsi" w:hAnsiTheme="minorHAnsi"/>
                <w:sz w:val="16"/>
                <w:szCs w:val="16"/>
              </w:rPr>
              <w:t xml:space="preserve">ree of </w:t>
            </w:r>
            <w:r w:rsidR="00704C25">
              <w:rPr>
                <w:rFonts w:asciiTheme="minorHAnsi" w:hAnsiTheme="minorHAnsi"/>
                <w:sz w:val="16"/>
                <w:szCs w:val="16"/>
              </w:rPr>
              <w:t>O</w:t>
            </w:r>
            <w:r w:rsidR="00834124" w:rsidRPr="00CD2CA1">
              <w:rPr>
                <w:rFonts w:asciiTheme="minorHAnsi" w:hAnsiTheme="minorHAnsi"/>
                <w:sz w:val="16"/>
                <w:szCs w:val="16"/>
              </w:rPr>
              <w:t>bstructions</w:t>
            </w:r>
            <w:r w:rsidR="00834124">
              <w:rPr>
                <w:rFonts w:asciiTheme="minorHAnsi" w:hAnsiTheme="minorHAnsi"/>
                <w:sz w:val="16"/>
                <w:szCs w:val="16"/>
              </w:rPr>
              <w:t xml:space="preserve"> (Note C)</w:t>
            </w:r>
          </w:p>
        </w:tc>
        <w:tc>
          <w:tcPr>
            <w:tcW w:w="1094" w:type="dxa"/>
            <w:gridSpan w:val="2"/>
            <w:vAlign w:val="bottom"/>
          </w:tcPr>
          <w:p w14:paraId="20C42417" w14:textId="1AA81C73"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 xml:space="preserve">Subarea is </w:t>
            </w:r>
            <w:r w:rsidR="00704C25">
              <w:rPr>
                <w:rFonts w:asciiTheme="minorHAnsi" w:hAnsiTheme="minorHAnsi"/>
                <w:sz w:val="16"/>
                <w:szCs w:val="16"/>
              </w:rPr>
              <w:t>L</w:t>
            </w:r>
            <w:r w:rsidRPr="00CD2CA1">
              <w:rPr>
                <w:rFonts w:asciiTheme="minorHAnsi" w:hAnsiTheme="minorHAnsi"/>
                <w:sz w:val="16"/>
                <w:szCs w:val="16"/>
              </w:rPr>
              <w:t xml:space="preserve">ocated the </w:t>
            </w:r>
            <w:r w:rsidR="00704C25">
              <w:rPr>
                <w:rFonts w:asciiTheme="minorHAnsi" w:hAnsiTheme="minorHAnsi"/>
                <w:sz w:val="16"/>
                <w:szCs w:val="16"/>
              </w:rPr>
              <w:t>A</w:t>
            </w:r>
            <w:r w:rsidRPr="00CD2CA1">
              <w:rPr>
                <w:rFonts w:asciiTheme="minorHAnsi" w:hAnsiTheme="minorHAnsi"/>
                <w:sz w:val="16"/>
                <w:szCs w:val="16"/>
              </w:rPr>
              <w:t xml:space="preserve">ppropriate </w:t>
            </w:r>
            <w:r w:rsidR="00704C25">
              <w:rPr>
                <w:rFonts w:asciiTheme="minorHAnsi" w:hAnsiTheme="minorHAnsi"/>
                <w:sz w:val="16"/>
                <w:szCs w:val="16"/>
              </w:rPr>
              <w:t>D</w:t>
            </w:r>
            <w:r w:rsidRPr="00CD2CA1">
              <w:rPr>
                <w:rFonts w:asciiTheme="minorHAnsi" w:hAnsiTheme="minorHAnsi"/>
                <w:sz w:val="16"/>
                <w:szCs w:val="16"/>
              </w:rPr>
              <w:t xml:space="preserve">istance from </w:t>
            </w:r>
            <w:r w:rsidR="00704C25">
              <w:rPr>
                <w:rFonts w:asciiTheme="minorHAnsi" w:hAnsiTheme="minorHAnsi"/>
                <w:sz w:val="16"/>
                <w:szCs w:val="16"/>
              </w:rPr>
              <w:t>O</w:t>
            </w:r>
            <w:r w:rsidRPr="00CD2CA1">
              <w:rPr>
                <w:rFonts w:asciiTheme="minorHAnsi" w:hAnsiTheme="minorHAnsi"/>
                <w:sz w:val="16"/>
                <w:szCs w:val="16"/>
              </w:rPr>
              <w:t>bstructions</w:t>
            </w:r>
            <w:r>
              <w:rPr>
                <w:rFonts w:asciiTheme="minorHAnsi" w:hAnsiTheme="minorHAnsi"/>
                <w:sz w:val="16"/>
                <w:szCs w:val="16"/>
              </w:rPr>
              <w:t xml:space="preserve"> (Note D)</w:t>
            </w:r>
          </w:p>
        </w:tc>
        <w:tc>
          <w:tcPr>
            <w:tcW w:w="979" w:type="dxa"/>
            <w:vAlign w:val="bottom"/>
          </w:tcPr>
          <w:p w14:paraId="20C42418" w14:textId="7B08D8B1" w:rsidR="00834124" w:rsidRPr="00CD2CA1" w:rsidRDefault="00834124" w:rsidP="00E64E5C">
            <w:pPr>
              <w:pStyle w:val="BodyText2"/>
              <w:spacing w:after="0"/>
              <w:jc w:val="center"/>
              <w:rPr>
                <w:rFonts w:asciiTheme="minorHAnsi" w:hAnsiTheme="minorHAnsi"/>
                <w:szCs w:val="16"/>
              </w:rPr>
            </w:pPr>
            <w:r w:rsidRPr="00CD2CA1">
              <w:rPr>
                <w:rFonts w:asciiTheme="minorHAnsi" w:hAnsiTheme="minorHAnsi"/>
                <w:szCs w:val="16"/>
              </w:rPr>
              <w:t xml:space="preserve">Smallest </w:t>
            </w:r>
            <w:r w:rsidR="00E64E5C">
              <w:rPr>
                <w:rFonts w:asciiTheme="minorHAnsi" w:hAnsiTheme="minorHAnsi"/>
                <w:szCs w:val="16"/>
              </w:rPr>
              <w:t>D</w:t>
            </w:r>
            <w:r w:rsidRPr="00CD2CA1">
              <w:rPr>
                <w:rFonts w:asciiTheme="minorHAnsi" w:hAnsiTheme="minorHAnsi"/>
                <w:szCs w:val="16"/>
              </w:rPr>
              <w:t xml:space="preserve">imension is 5 feet or </w:t>
            </w:r>
            <w:r w:rsidR="00E64E5C">
              <w:rPr>
                <w:rFonts w:asciiTheme="minorHAnsi" w:hAnsiTheme="minorHAnsi"/>
                <w:szCs w:val="16"/>
              </w:rPr>
              <w:t>G</w:t>
            </w:r>
            <w:r w:rsidRPr="00CD2CA1">
              <w:rPr>
                <w:rFonts w:asciiTheme="minorHAnsi" w:hAnsiTheme="minorHAnsi"/>
                <w:szCs w:val="16"/>
              </w:rPr>
              <w:t>reater</w:t>
            </w:r>
          </w:p>
        </w:tc>
        <w:tc>
          <w:tcPr>
            <w:tcW w:w="979" w:type="dxa"/>
            <w:vAlign w:val="bottom"/>
          </w:tcPr>
          <w:p w14:paraId="20C42419" w14:textId="0F794E78" w:rsidR="00834124" w:rsidRPr="00CD2CA1" w:rsidRDefault="00834124" w:rsidP="00E64E5C">
            <w:pPr>
              <w:suppressAutoHyphens/>
              <w:jc w:val="center"/>
              <w:rPr>
                <w:rFonts w:asciiTheme="minorHAnsi" w:hAnsiTheme="minorHAnsi"/>
                <w:sz w:val="16"/>
                <w:szCs w:val="16"/>
              </w:rPr>
            </w:pPr>
            <w:r w:rsidRPr="00CD2CA1">
              <w:rPr>
                <w:rFonts w:asciiTheme="minorHAnsi" w:hAnsiTheme="minorHAnsi"/>
                <w:sz w:val="16"/>
                <w:szCs w:val="16"/>
              </w:rPr>
              <w:t>Subarea is at least 80 ft</w:t>
            </w:r>
            <w:r w:rsidRPr="007E52F0">
              <w:rPr>
                <w:rFonts w:asciiTheme="minorHAnsi" w:hAnsiTheme="minorHAnsi"/>
                <w:sz w:val="16"/>
                <w:szCs w:val="16"/>
                <w:vertAlign w:val="superscript"/>
              </w:rPr>
              <w:t>2</w:t>
            </w:r>
            <w:r w:rsidRPr="00CD2CA1">
              <w:rPr>
                <w:rFonts w:asciiTheme="minorHAnsi" w:hAnsiTheme="minorHAnsi"/>
                <w:sz w:val="16"/>
                <w:szCs w:val="16"/>
              </w:rPr>
              <w:t xml:space="preserve"> (160</w:t>
            </w:r>
            <w:r w:rsidR="00E64E5C">
              <w:rPr>
                <w:rFonts w:asciiTheme="minorHAnsi" w:hAnsiTheme="minorHAnsi"/>
                <w:sz w:val="16"/>
                <w:szCs w:val="16"/>
              </w:rPr>
              <w:t xml:space="preserve"> </w:t>
            </w:r>
            <w:r w:rsidRPr="00CD2CA1">
              <w:rPr>
                <w:rFonts w:asciiTheme="minorHAnsi" w:hAnsiTheme="minorHAnsi"/>
                <w:sz w:val="16"/>
                <w:szCs w:val="16"/>
              </w:rPr>
              <w:t>ft</w:t>
            </w:r>
            <w:r w:rsidRPr="007E52F0">
              <w:rPr>
                <w:rFonts w:asciiTheme="minorHAnsi" w:hAnsiTheme="minorHAnsi"/>
                <w:sz w:val="16"/>
                <w:szCs w:val="16"/>
                <w:vertAlign w:val="superscript"/>
              </w:rPr>
              <w:t>2</w:t>
            </w:r>
            <w:r w:rsidRPr="00CD2CA1">
              <w:rPr>
                <w:rFonts w:asciiTheme="minorHAnsi" w:hAnsiTheme="minorHAnsi"/>
                <w:sz w:val="16"/>
                <w:szCs w:val="16"/>
              </w:rPr>
              <w:t xml:space="preserve"> for a </w:t>
            </w:r>
            <w:r w:rsidR="00E64E5C">
              <w:rPr>
                <w:rFonts w:asciiTheme="minorHAnsi" w:hAnsiTheme="minorHAnsi"/>
                <w:sz w:val="16"/>
                <w:szCs w:val="16"/>
              </w:rPr>
              <w:t>B</w:t>
            </w:r>
            <w:r w:rsidRPr="00CD2CA1">
              <w:rPr>
                <w:rFonts w:asciiTheme="minorHAnsi" w:hAnsiTheme="minorHAnsi"/>
                <w:sz w:val="16"/>
                <w:szCs w:val="16"/>
              </w:rPr>
              <w:t xml:space="preserve">uilding with </w:t>
            </w:r>
            <w:r w:rsidR="00E64E5C">
              <w:rPr>
                <w:rFonts w:asciiTheme="minorHAnsi" w:hAnsiTheme="minorHAnsi"/>
                <w:sz w:val="16"/>
                <w:szCs w:val="16"/>
              </w:rPr>
              <w:t>R</w:t>
            </w:r>
            <w:r w:rsidRPr="00CD2CA1">
              <w:rPr>
                <w:rFonts w:asciiTheme="minorHAnsi" w:hAnsiTheme="minorHAnsi"/>
                <w:sz w:val="16"/>
                <w:szCs w:val="16"/>
              </w:rPr>
              <w:t xml:space="preserve">oof </w:t>
            </w:r>
            <w:r w:rsidR="00E64E5C">
              <w:rPr>
                <w:rFonts w:asciiTheme="minorHAnsi" w:hAnsiTheme="minorHAnsi"/>
                <w:sz w:val="16"/>
                <w:szCs w:val="16"/>
              </w:rPr>
              <w:t>A</w:t>
            </w:r>
            <w:r w:rsidRPr="00CD2CA1">
              <w:rPr>
                <w:rFonts w:asciiTheme="minorHAnsi" w:hAnsiTheme="minorHAnsi"/>
                <w:sz w:val="16"/>
                <w:szCs w:val="16"/>
              </w:rPr>
              <w:t>rea &gt;10,000ft</w:t>
            </w:r>
            <w:r w:rsidRPr="007E52F0">
              <w:rPr>
                <w:rFonts w:asciiTheme="minorHAnsi" w:hAnsiTheme="minorHAnsi"/>
                <w:sz w:val="16"/>
                <w:szCs w:val="16"/>
                <w:vertAlign w:val="superscript"/>
              </w:rPr>
              <w:t>2</w:t>
            </w:r>
            <w:r w:rsidRPr="00CD2CA1">
              <w:rPr>
                <w:rFonts w:asciiTheme="minorHAnsi" w:hAnsiTheme="minorHAnsi"/>
                <w:sz w:val="16"/>
                <w:szCs w:val="16"/>
              </w:rPr>
              <w:t>)</w:t>
            </w:r>
          </w:p>
        </w:tc>
        <w:tc>
          <w:tcPr>
            <w:tcW w:w="979" w:type="dxa"/>
            <w:vAlign w:val="bottom"/>
          </w:tcPr>
          <w:p w14:paraId="20C4241A"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Subarea Qualifies</w:t>
            </w:r>
          </w:p>
        </w:tc>
        <w:tc>
          <w:tcPr>
            <w:tcW w:w="987" w:type="dxa"/>
            <w:vAlign w:val="bottom"/>
          </w:tcPr>
          <w:p w14:paraId="20C4241B"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Area (ft</w:t>
            </w:r>
            <w:r w:rsidRPr="00CD2CA1">
              <w:rPr>
                <w:rFonts w:asciiTheme="minorHAnsi" w:hAnsiTheme="minorHAnsi"/>
                <w:sz w:val="16"/>
                <w:szCs w:val="16"/>
                <w:vertAlign w:val="superscript"/>
              </w:rPr>
              <w:t>2</w:t>
            </w:r>
            <w:r w:rsidRPr="00CD2CA1">
              <w:rPr>
                <w:rFonts w:asciiTheme="minorHAnsi" w:hAnsiTheme="minorHAnsi"/>
                <w:sz w:val="16"/>
                <w:szCs w:val="16"/>
              </w:rPr>
              <w:t>)</w:t>
            </w:r>
          </w:p>
        </w:tc>
      </w:tr>
      <w:tr w:rsidR="00834124" w14:paraId="20C42428" w14:textId="77777777" w:rsidTr="00834124">
        <w:trPr>
          <w:trHeight w:val="144"/>
        </w:trPr>
        <w:tc>
          <w:tcPr>
            <w:tcW w:w="992" w:type="dxa"/>
            <w:gridSpan w:val="2"/>
            <w:vAlign w:val="center"/>
          </w:tcPr>
          <w:p w14:paraId="20C4241D" w14:textId="77777777" w:rsidR="00834124" w:rsidRPr="00E81029" w:rsidRDefault="00834124" w:rsidP="00834124">
            <w:pPr>
              <w:suppressAutoHyphens/>
              <w:rPr>
                <w:rFonts w:asciiTheme="minorHAnsi" w:hAnsiTheme="minorHAnsi"/>
                <w:sz w:val="18"/>
                <w:szCs w:val="18"/>
              </w:rPr>
            </w:pPr>
          </w:p>
        </w:tc>
        <w:tc>
          <w:tcPr>
            <w:tcW w:w="979" w:type="dxa"/>
            <w:tcMar>
              <w:left w:w="72" w:type="dxa"/>
              <w:right w:w="72" w:type="dxa"/>
            </w:tcMar>
            <w:vAlign w:val="center"/>
          </w:tcPr>
          <w:p w14:paraId="20C4241E"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1F" w14:textId="77777777" w:rsidR="00834124" w:rsidRDefault="00834124" w:rsidP="00834124">
            <w:pPr>
              <w:suppressAutoHyphens/>
              <w:rPr>
                <w:rFonts w:asciiTheme="minorHAnsi" w:hAnsiTheme="minorHAnsi"/>
                <w:sz w:val="18"/>
                <w:szCs w:val="18"/>
              </w:rPr>
            </w:pPr>
          </w:p>
        </w:tc>
        <w:tc>
          <w:tcPr>
            <w:tcW w:w="979" w:type="dxa"/>
            <w:vAlign w:val="center"/>
          </w:tcPr>
          <w:p w14:paraId="20C42420" w14:textId="77777777" w:rsidR="00834124" w:rsidRDefault="00834124" w:rsidP="00834124">
            <w:pPr>
              <w:suppressAutoHyphens/>
              <w:rPr>
                <w:rFonts w:asciiTheme="minorHAnsi" w:hAnsiTheme="minorHAnsi"/>
                <w:sz w:val="18"/>
                <w:szCs w:val="18"/>
              </w:rPr>
            </w:pPr>
          </w:p>
        </w:tc>
        <w:tc>
          <w:tcPr>
            <w:tcW w:w="979" w:type="dxa"/>
            <w:vAlign w:val="center"/>
          </w:tcPr>
          <w:p w14:paraId="20C42421" w14:textId="77777777" w:rsidR="00834124" w:rsidRDefault="00834124" w:rsidP="00834124">
            <w:pPr>
              <w:suppressAutoHyphens/>
              <w:rPr>
                <w:rFonts w:asciiTheme="minorHAnsi" w:hAnsiTheme="minorHAnsi"/>
                <w:sz w:val="18"/>
                <w:szCs w:val="18"/>
              </w:rPr>
            </w:pPr>
          </w:p>
        </w:tc>
        <w:tc>
          <w:tcPr>
            <w:tcW w:w="1094" w:type="dxa"/>
            <w:vAlign w:val="center"/>
          </w:tcPr>
          <w:p w14:paraId="20C42422" w14:textId="77777777" w:rsidR="00834124" w:rsidRDefault="00834124" w:rsidP="00834124">
            <w:pPr>
              <w:suppressAutoHyphens/>
              <w:rPr>
                <w:rFonts w:asciiTheme="minorHAnsi" w:hAnsiTheme="minorHAnsi"/>
                <w:sz w:val="18"/>
                <w:szCs w:val="18"/>
              </w:rPr>
            </w:pPr>
          </w:p>
        </w:tc>
        <w:tc>
          <w:tcPr>
            <w:tcW w:w="1094" w:type="dxa"/>
            <w:gridSpan w:val="2"/>
            <w:vAlign w:val="center"/>
          </w:tcPr>
          <w:p w14:paraId="20C42423" w14:textId="77777777" w:rsidR="00834124" w:rsidRDefault="00834124" w:rsidP="00834124">
            <w:pPr>
              <w:suppressAutoHyphens/>
              <w:rPr>
                <w:rFonts w:asciiTheme="minorHAnsi" w:hAnsiTheme="minorHAnsi"/>
                <w:sz w:val="18"/>
                <w:szCs w:val="18"/>
              </w:rPr>
            </w:pPr>
          </w:p>
        </w:tc>
        <w:tc>
          <w:tcPr>
            <w:tcW w:w="979" w:type="dxa"/>
            <w:vAlign w:val="center"/>
          </w:tcPr>
          <w:p w14:paraId="20C42424" w14:textId="77777777" w:rsidR="00834124" w:rsidRDefault="00834124" w:rsidP="00834124">
            <w:pPr>
              <w:suppressAutoHyphens/>
              <w:rPr>
                <w:rFonts w:asciiTheme="minorHAnsi" w:hAnsiTheme="minorHAnsi"/>
                <w:sz w:val="18"/>
                <w:szCs w:val="18"/>
              </w:rPr>
            </w:pPr>
          </w:p>
        </w:tc>
        <w:tc>
          <w:tcPr>
            <w:tcW w:w="979" w:type="dxa"/>
            <w:vAlign w:val="center"/>
          </w:tcPr>
          <w:p w14:paraId="20C42425" w14:textId="77777777" w:rsidR="00834124" w:rsidRDefault="00834124" w:rsidP="00834124">
            <w:pPr>
              <w:suppressAutoHyphens/>
              <w:rPr>
                <w:rFonts w:asciiTheme="minorHAnsi" w:hAnsiTheme="minorHAnsi"/>
                <w:sz w:val="18"/>
                <w:szCs w:val="18"/>
              </w:rPr>
            </w:pPr>
          </w:p>
        </w:tc>
        <w:tc>
          <w:tcPr>
            <w:tcW w:w="979" w:type="dxa"/>
            <w:vAlign w:val="center"/>
          </w:tcPr>
          <w:p w14:paraId="20C42426" w14:textId="77777777" w:rsidR="00834124" w:rsidRPr="00CE22D5" w:rsidRDefault="00834124" w:rsidP="00834124">
            <w:pPr>
              <w:suppressAutoHyphens/>
              <w:rPr>
                <w:rFonts w:asciiTheme="minorHAnsi" w:hAnsiTheme="minorHAnsi"/>
                <w:sz w:val="12"/>
                <w:szCs w:val="12"/>
              </w:rPr>
            </w:pPr>
          </w:p>
        </w:tc>
        <w:tc>
          <w:tcPr>
            <w:tcW w:w="987" w:type="dxa"/>
            <w:vAlign w:val="center"/>
          </w:tcPr>
          <w:p w14:paraId="20C42427" w14:textId="77777777" w:rsidR="00834124" w:rsidRDefault="00834124" w:rsidP="00834124">
            <w:pPr>
              <w:suppressAutoHyphens/>
              <w:rPr>
                <w:rFonts w:asciiTheme="minorHAnsi" w:hAnsiTheme="minorHAnsi"/>
                <w:sz w:val="18"/>
                <w:szCs w:val="18"/>
              </w:rPr>
            </w:pPr>
          </w:p>
        </w:tc>
      </w:tr>
      <w:tr w:rsidR="00834124" w14:paraId="20C42434" w14:textId="77777777" w:rsidTr="00834124">
        <w:trPr>
          <w:trHeight w:val="144"/>
        </w:trPr>
        <w:tc>
          <w:tcPr>
            <w:tcW w:w="992" w:type="dxa"/>
            <w:gridSpan w:val="2"/>
            <w:vAlign w:val="center"/>
          </w:tcPr>
          <w:p w14:paraId="20C42429"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2A"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2B" w14:textId="77777777" w:rsidR="00834124" w:rsidRDefault="00834124" w:rsidP="00834124">
            <w:pPr>
              <w:suppressAutoHyphens/>
              <w:rPr>
                <w:rFonts w:asciiTheme="minorHAnsi" w:hAnsiTheme="minorHAnsi"/>
                <w:sz w:val="18"/>
                <w:szCs w:val="18"/>
              </w:rPr>
            </w:pPr>
          </w:p>
        </w:tc>
        <w:tc>
          <w:tcPr>
            <w:tcW w:w="979" w:type="dxa"/>
            <w:vAlign w:val="center"/>
          </w:tcPr>
          <w:p w14:paraId="20C4242C" w14:textId="77777777" w:rsidR="00834124" w:rsidRDefault="00834124" w:rsidP="00834124">
            <w:pPr>
              <w:suppressAutoHyphens/>
              <w:rPr>
                <w:rFonts w:asciiTheme="minorHAnsi" w:hAnsiTheme="minorHAnsi"/>
                <w:sz w:val="18"/>
                <w:szCs w:val="18"/>
              </w:rPr>
            </w:pPr>
          </w:p>
        </w:tc>
        <w:tc>
          <w:tcPr>
            <w:tcW w:w="979" w:type="dxa"/>
            <w:vAlign w:val="center"/>
          </w:tcPr>
          <w:p w14:paraId="20C4242D" w14:textId="77777777" w:rsidR="00834124" w:rsidRDefault="00834124" w:rsidP="00834124">
            <w:pPr>
              <w:suppressAutoHyphens/>
              <w:rPr>
                <w:rFonts w:asciiTheme="minorHAnsi" w:hAnsiTheme="minorHAnsi"/>
                <w:sz w:val="18"/>
                <w:szCs w:val="18"/>
              </w:rPr>
            </w:pPr>
          </w:p>
        </w:tc>
        <w:tc>
          <w:tcPr>
            <w:tcW w:w="1094" w:type="dxa"/>
            <w:vAlign w:val="center"/>
          </w:tcPr>
          <w:p w14:paraId="20C4242E" w14:textId="77777777" w:rsidR="00834124" w:rsidRDefault="00834124" w:rsidP="00834124">
            <w:pPr>
              <w:suppressAutoHyphens/>
              <w:rPr>
                <w:rFonts w:asciiTheme="minorHAnsi" w:hAnsiTheme="minorHAnsi"/>
                <w:sz w:val="18"/>
                <w:szCs w:val="18"/>
              </w:rPr>
            </w:pPr>
          </w:p>
        </w:tc>
        <w:tc>
          <w:tcPr>
            <w:tcW w:w="1094" w:type="dxa"/>
            <w:gridSpan w:val="2"/>
            <w:vAlign w:val="center"/>
          </w:tcPr>
          <w:p w14:paraId="20C4242F" w14:textId="77777777" w:rsidR="00834124" w:rsidRDefault="00834124" w:rsidP="00834124">
            <w:pPr>
              <w:suppressAutoHyphens/>
              <w:rPr>
                <w:rFonts w:asciiTheme="minorHAnsi" w:hAnsiTheme="minorHAnsi"/>
                <w:sz w:val="18"/>
                <w:szCs w:val="18"/>
              </w:rPr>
            </w:pPr>
          </w:p>
        </w:tc>
        <w:tc>
          <w:tcPr>
            <w:tcW w:w="979" w:type="dxa"/>
            <w:vAlign w:val="center"/>
          </w:tcPr>
          <w:p w14:paraId="20C42430" w14:textId="77777777" w:rsidR="00834124" w:rsidRDefault="00834124" w:rsidP="00834124">
            <w:pPr>
              <w:suppressAutoHyphens/>
              <w:rPr>
                <w:rFonts w:asciiTheme="minorHAnsi" w:hAnsiTheme="minorHAnsi"/>
                <w:sz w:val="18"/>
                <w:szCs w:val="18"/>
              </w:rPr>
            </w:pPr>
          </w:p>
        </w:tc>
        <w:tc>
          <w:tcPr>
            <w:tcW w:w="979" w:type="dxa"/>
            <w:vAlign w:val="center"/>
          </w:tcPr>
          <w:p w14:paraId="20C42431" w14:textId="77777777" w:rsidR="00834124" w:rsidRDefault="00834124" w:rsidP="00834124">
            <w:pPr>
              <w:suppressAutoHyphens/>
              <w:rPr>
                <w:rFonts w:asciiTheme="minorHAnsi" w:hAnsiTheme="minorHAnsi"/>
                <w:sz w:val="18"/>
                <w:szCs w:val="18"/>
              </w:rPr>
            </w:pPr>
          </w:p>
        </w:tc>
        <w:tc>
          <w:tcPr>
            <w:tcW w:w="979" w:type="dxa"/>
            <w:vAlign w:val="center"/>
          </w:tcPr>
          <w:p w14:paraId="20C42432" w14:textId="77777777" w:rsidR="00834124" w:rsidRDefault="00834124" w:rsidP="00834124">
            <w:pPr>
              <w:suppressAutoHyphens/>
              <w:rPr>
                <w:rFonts w:asciiTheme="minorHAnsi" w:hAnsiTheme="minorHAnsi"/>
                <w:sz w:val="18"/>
                <w:szCs w:val="18"/>
              </w:rPr>
            </w:pPr>
          </w:p>
        </w:tc>
        <w:tc>
          <w:tcPr>
            <w:tcW w:w="987" w:type="dxa"/>
            <w:vAlign w:val="center"/>
          </w:tcPr>
          <w:p w14:paraId="20C42433" w14:textId="77777777" w:rsidR="00834124" w:rsidRDefault="00834124" w:rsidP="00834124">
            <w:pPr>
              <w:suppressAutoHyphens/>
              <w:rPr>
                <w:rFonts w:asciiTheme="minorHAnsi" w:hAnsiTheme="minorHAnsi"/>
                <w:sz w:val="18"/>
                <w:szCs w:val="18"/>
              </w:rPr>
            </w:pPr>
          </w:p>
        </w:tc>
      </w:tr>
      <w:tr w:rsidR="00834124" w14:paraId="20C4243A" w14:textId="77777777" w:rsidTr="00834124">
        <w:trPr>
          <w:trHeight w:val="144"/>
        </w:trPr>
        <w:tc>
          <w:tcPr>
            <w:tcW w:w="11020" w:type="dxa"/>
            <w:gridSpan w:val="13"/>
            <w:vAlign w:val="center"/>
          </w:tcPr>
          <w:p w14:paraId="20C42435" w14:textId="77777777" w:rsidR="00834124" w:rsidRDefault="00834124" w:rsidP="00834124">
            <w:pPr>
              <w:autoSpaceDE w:val="0"/>
              <w:autoSpaceDN w:val="0"/>
              <w:adjustRightInd w:val="0"/>
              <w:rPr>
                <w:rFonts w:asciiTheme="minorHAnsi" w:hAnsiTheme="minorHAnsi"/>
                <w:sz w:val="18"/>
                <w:szCs w:val="18"/>
              </w:rPr>
            </w:pPr>
            <w:r w:rsidRPr="00704C25">
              <w:rPr>
                <w:rFonts w:asciiTheme="minorHAnsi" w:hAnsiTheme="minorHAnsi"/>
                <w:b/>
                <w:sz w:val="18"/>
                <w:szCs w:val="18"/>
              </w:rPr>
              <w:t>Notes</w:t>
            </w:r>
            <w:r>
              <w:rPr>
                <w:rFonts w:asciiTheme="minorHAnsi" w:hAnsiTheme="minorHAnsi"/>
                <w:sz w:val="18"/>
                <w:szCs w:val="18"/>
              </w:rPr>
              <w:t>:</w:t>
            </w:r>
          </w:p>
          <w:p w14:paraId="20C42436" w14:textId="77777777" w:rsidR="00834124" w:rsidRDefault="00834124">
            <w:pPr>
              <w:pStyle w:val="BodyText2"/>
              <w:numPr>
                <w:ilvl w:val="0"/>
                <w:numId w:val="10"/>
              </w:numPr>
              <w:spacing w:before="0" w:after="0"/>
              <w:rPr>
                <w:rFonts w:asciiTheme="minorHAnsi" w:hAnsiTheme="minorHAnsi"/>
                <w:sz w:val="18"/>
                <w:szCs w:val="18"/>
              </w:rPr>
            </w:pPr>
            <w:r w:rsidRPr="0050314C">
              <w:rPr>
                <w:rFonts w:asciiTheme="minorHAnsi" w:hAnsiTheme="minorHAnsi"/>
                <w:sz w:val="18"/>
                <w:szCs w:val="18"/>
              </w:rPr>
              <w:t>“A roof is either low-sloped or steep-sloped.  Low-sloped” means a rise-to-run of 2:12 or less (9.5 degrees from horizontal). “Steep-sloped” means a rise-to-run greater than 2:12 (9.5 degrees from horizontal)</w:t>
            </w:r>
          </w:p>
          <w:p w14:paraId="20C42437" w14:textId="77777777" w:rsidR="00834124" w:rsidRDefault="00834124">
            <w:pPr>
              <w:pStyle w:val="BodyText2"/>
              <w:numPr>
                <w:ilvl w:val="0"/>
                <w:numId w:val="10"/>
              </w:numPr>
              <w:spacing w:before="0" w:after="0"/>
              <w:rPr>
                <w:rFonts w:asciiTheme="minorHAnsi" w:hAnsiTheme="minorHAnsi"/>
                <w:sz w:val="18"/>
                <w:szCs w:val="18"/>
              </w:rPr>
            </w:pPr>
            <w:r w:rsidRPr="0050314C">
              <w:rPr>
                <w:rFonts w:asciiTheme="minorHAnsi" w:hAnsiTheme="minorHAnsi"/>
                <w:sz w:val="18"/>
                <w:szCs w:val="18"/>
              </w:rPr>
              <w:t>The solar zone shall comply with access, pathway, smoke ventilation, and spacing requirements as specified in Title 24, Part 9 or other Parts of Title 24 or in any requirements adopted by a local jurisdiction.</w:t>
            </w:r>
          </w:p>
          <w:p w14:paraId="20C42438" w14:textId="77777777" w:rsidR="00834124" w:rsidRDefault="00834124">
            <w:pPr>
              <w:pStyle w:val="BodyText2"/>
              <w:numPr>
                <w:ilvl w:val="0"/>
                <w:numId w:val="10"/>
              </w:numPr>
              <w:spacing w:before="0" w:after="0"/>
              <w:rPr>
                <w:rFonts w:asciiTheme="minorHAnsi" w:hAnsiTheme="minorHAnsi"/>
                <w:sz w:val="18"/>
                <w:szCs w:val="18"/>
              </w:rPr>
            </w:pPr>
            <w:r w:rsidRPr="0050314C">
              <w:rPr>
                <w:rFonts w:asciiTheme="minorHAnsi" w:hAnsiTheme="minorHAnsi"/>
                <w:sz w:val="18"/>
                <w:szCs w:val="18"/>
              </w:rPr>
              <w:t>No obstructions, including but not limited to, vents, chimneys, architectural features, and roof mounted equipment, shall be located in the solar zone.</w:t>
            </w:r>
          </w:p>
          <w:p w14:paraId="20C42439" w14:textId="77777777" w:rsidR="00834124" w:rsidRPr="00F511A0" w:rsidRDefault="00834124">
            <w:pPr>
              <w:pStyle w:val="ListParagraph"/>
              <w:numPr>
                <w:ilvl w:val="0"/>
                <w:numId w:val="9"/>
              </w:numPr>
              <w:suppressAutoHyphens/>
              <w:ind w:left="810"/>
              <w:rPr>
                <w:rFonts w:asciiTheme="minorHAnsi" w:hAnsiTheme="minorHAnsi"/>
                <w:b/>
                <w:sz w:val="18"/>
                <w:szCs w:val="18"/>
              </w:rPr>
            </w:pPr>
            <w:r w:rsidRPr="0050314C">
              <w:rPr>
                <w:rFonts w:asciiTheme="minorHAnsi" w:hAnsiTheme="minorHAnsi"/>
                <w:sz w:val="18"/>
                <w:szCs w:val="18"/>
              </w:rPr>
              <w:t>If there are any obstructions located south of the most northerly point of the solar zone, then the nearest point of the solar zone must be located no closer than twice the distance, measured in the horizontal plane, of the height difference between the highest point of the obstruction and the nearest point of the solar zone, measured in the vertical plane.</w:t>
            </w:r>
          </w:p>
        </w:tc>
      </w:tr>
      <w:tr w:rsidR="00834124" w14:paraId="20C4243E" w14:textId="77777777" w:rsidTr="00834124">
        <w:trPr>
          <w:trHeight w:val="144"/>
        </w:trPr>
        <w:tc>
          <w:tcPr>
            <w:tcW w:w="575" w:type="dxa"/>
            <w:vAlign w:val="center"/>
          </w:tcPr>
          <w:p w14:paraId="20C4243B" w14:textId="77777777" w:rsidR="00834124" w:rsidRPr="0050314C" w:rsidRDefault="00834124" w:rsidP="00834124">
            <w:pPr>
              <w:suppressAutoHyphens/>
              <w:jc w:val="center"/>
              <w:rPr>
                <w:rFonts w:asciiTheme="minorHAnsi" w:hAnsiTheme="minorHAnsi"/>
                <w:sz w:val="18"/>
                <w:szCs w:val="18"/>
              </w:rPr>
            </w:pPr>
            <w:r w:rsidRPr="0050314C">
              <w:rPr>
                <w:rFonts w:asciiTheme="minorHAnsi" w:hAnsiTheme="minorHAnsi"/>
                <w:sz w:val="18"/>
                <w:szCs w:val="18"/>
              </w:rPr>
              <w:t>12</w:t>
            </w:r>
          </w:p>
        </w:tc>
        <w:tc>
          <w:tcPr>
            <w:tcW w:w="5615" w:type="dxa"/>
            <w:gridSpan w:val="7"/>
            <w:vAlign w:val="center"/>
          </w:tcPr>
          <w:p w14:paraId="20C4243C" w14:textId="3D74A96A" w:rsidR="00834124" w:rsidRPr="004F370B" w:rsidRDefault="00834124" w:rsidP="00E64E5C">
            <w:pPr>
              <w:suppressAutoHyphens/>
              <w:rPr>
                <w:rFonts w:asciiTheme="minorHAnsi" w:hAnsiTheme="minorHAnsi"/>
                <w:b/>
                <w:sz w:val="18"/>
                <w:szCs w:val="18"/>
              </w:rPr>
            </w:pPr>
            <w:r>
              <w:rPr>
                <w:rFonts w:asciiTheme="minorHAnsi" w:hAnsiTheme="minorHAnsi"/>
                <w:sz w:val="18"/>
                <w:szCs w:val="18"/>
              </w:rPr>
              <w:t xml:space="preserve">Total </w:t>
            </w:r>
            <w:r w:rsidR="00E64E5C">
              <w:rPr>
                <w:rFonts w:asciiTheme="minorHAnsi" w:hAnsiTheme="minorHAnsi"/>
                <w:sz w:val="18"/>
                <w:szCs w:val="18"/>
              </w:rPr>
              <w:t>P</w:t>
            </w:r>
            <w:r>
              <w:rPr>
                <w:rFonts w:asciiTheme="minorHAnsi" w:hAnsiTheme="minorHAnsi"/>
                <w:sz w:val="18"/>
                <w:szCs w:val="18"/>
              </w:rPr>
              <w:t xml:space="preserve">roposed </w:t>
            </w:r>
            <w:r w:rsidR="00E64E5C">
              <w:rPr>
                <w:rFonts w:asciiTheme="minorHAnsi" w:hAnsiTheme="minorHAnsi"/>
                <w:sz w:val="18"/>
                <w:szCs w:val="18"/>
              </w:rPr>
              <w:t>S</w:t>
            </w:r>
            <w:r>
              <w:rPr>
                <w:rFonts w:asciiTheme="minorHAnsi" w:hAnsiTheme="minorHAnsi"/>
                <w:sz w:val="18"/>
                <w:szCs w:val="18"/>
              </w:rPr>
              <w:t xml:space="preserve">olar </w:t>
            </w:r>
            <w:r w:rsidR="00E64E5C">
              <w:rPr>
                <w:rFonts w:asciiTheme="minorHAnsi" w:hAnsiTheme="minorHAnsi"/>
                <w:sz w:val="18"/>
                <w:szCs w:val="18"/>
              </w:rPr>
              <w:t>Z</w:t>
            </w:r>
            <w:r>
              <w:rPr>
                <w:rFonts w:asciiTheme="minorHAnsi" w:hAnsiTheme="minorHAnsi"/>
                <w:sz w:val="18"/>
                <w:szCs w:val="18"/>
              </w:rPr>
              <w:t xml:space="preserve">one </w:t>
            </w:r>
            <w:r w:rsidR="00E64E5C">
              <w:rPr>
                <w:rFonts w:asciiTheme="minorHAnsi" w:hAnsiTheme="minorHAnsi"/>
                <w:sz w:val="18"/>
                <w:szCs w:val="18"/>
              </w:rPr>
              <w:t>A</w:t>
            </w:r>
            <w:r>
              <w:rPr>
                <w:rFonts w:asciiTheme="minorHAnsi" w:hAnsiTheme="minorHAnsi"/>
                <w:sz w:val="18"/>
                <w:szCs w:val="18"/>
              </w:rPr>
              <w:t>rea (ft</w:t>
            </w:r>
            <w:r w:rsidRPr="007E52F0">
              <w:rPr>
                <w:rFonts w:asciiTheme="minorHAnsi" w:hAnsiTheme="minorHAnsi"/>
                <w:sz w:val="18"/>
                <w:szCs w:val="18"/>
                <w:vertAlign w:val="superscript"/>
              </w:rPr>
              <w:t>2</w:t>
            </w:r>
            <w:r>
              <w:rPr>
                <w:rFonts w:asciiTheme="minorHAnsi" w:hAnsiTheme="minorHAnsi"/>
                <w:sz w:val="18"/>
                <w:szCs w:val="18"/>
              </w:rPr>
              <w:t>)</w:t>
            </w:r>
          </w:p>
        </w:tc>
        <w:tc>
          <w:tcPr>
            <w:tcW w:w="4830" w:type="dxa"/>
            <w:gridSpan w:val="5"/>
            <w:vAlign w:val="center"/>
          </w:tcPr>
          <w:p w14:paraId="20C4243D" w14:textId="77777777" w:rsidR="00834124" w:rsidRPr="004F370B" w:rsidRDefault="00834124" w:rsidP="00834124">
            <w:pPr>
              <w:suppressAutoHyphens/>
              <w:rPr>
                <w:rFonts w:asciiTheme="minorHAnsi" w:hAnsiTheme="minorHAnsi"/>
                <w:b/>
                <w:sz w:val="18"/>
                <w:szCs w:val="18"/>
              </w:rPr>
            </w:pPr>
          </w:p>
        </w:tc>
      </w:tr>
      <w:tr w:rsidR="00834124" w14:paraId="20C42442" w14:textId="77777777" w:rsidTr="00834124">
        <w:trPr>
          <w:trHeight w:val="144"/>
        </w:trPr>
        <w:tc>
          <w:tcPr>
            <w:tcW w:w="575" w:type="dxa"/>
            <w:vAlign w:val="center"/>
          </w:tcPr>
          <w:p w14:paraId="20C4243F" w14:textId="77777777" w:rsidR="00834124" w:rsidRPr="0050314C" w:rsidRDefault="00834124" w:rsidP="00834124">
            <w:pPr>
              <w:suppressAutoHyphens/>
              <w:jc w:val="center"/>
              <w:rPr>
                <w:rFonts w:asciiTheme="minorHAnsi" w:hAnsiTheme="minorHAnsi"/>
                <w:sz w:val="18"/>
                <w:szCs w:val="18"/>
              </w:rPr>
            </w:pPr>
            <w:r w:rsidRPr="0050314C">
              <w:rPr>
                <w:rFonts w:asciiTheme="minorHAnsi" w:hAnsiTheme="minorHAnsi"/>
                <w:sz w:val="18"/>
                <w:szCs w:val="18"/>
              </w:rPr>
              <w:t>13</w:t>
            </w:r>
          </w:p>
        </w:tc>
        <w:tc>
          <w:tcPr>
            <w:tcW w:w="5615" w:type="dxa"/>
            <w:gridSpan w:val="7"/>
            <w:vAlign w:val="center"/>
          </w:tcPr>
          <w:p w14:paraId="20C42440" w14:textId="27E1ABB2" w:rsidR="00834124" w:rsidRPr="004F370B" w:rsidRDefault="00834124" w:rsidP="00834124">
            <w:pPr>
              <w:suppressAutoHyphens/>
              <w:rPr>
                <w:rFonts w:asciiTheme="minorHAnsi" w:hAnsiTheme="minorHAnsi"/>
                <w:b/>
                <w:sz w:val="18"/>
                <w:szCs w:val="18"/>
              </w:rPr>
            </w:pPr>
            <w:r>
              <w:rPr>
                <w:rFonts w:asciiTheme="minorHAnsi" w:hAnsiTheme="minorHAnsi"/>
                <w:sz w:val="18"/>
                <w:szCs w:val="18"/>
              </w:rPr>
              <w:t xml:space="preserve">Compliance </w:t>
            </w:r>
            <w:r w:rsidR="007E52F0">
              <w:rPr>
                <w:rFonts w:asciiTheme="minorHAnsi" w:hAnsiTheme="minorHAnsi"/>
                <w:sz w:val="18"/>
                <w:szCs w:val="18"/>
              </w:rPr>
              <w:t>S</w:t>
            </w:r>
            <w:r>
              <w:rPr>
                <w:rFonts w:asciiTheme="minorHAnsi" w:hAnsiTheme="minorHAnsi"/>
                <w:sz w:val="18"/>
                <w:szCs w:val="18"/>
              </w:rPr>
              <w:t>tatement</w:t>
            </w:r>
            <w:r w:rsidR="007E52F0">
              <w:rPr>
                <w:rFonts w:asciiTheme="minorHAnsi" w:hAnsiTheme="minorHAnsi"/>
                <w:sz w:val="18"/>
                <w:szCs w:val="18"/>
              </w:rPr>
              <w:t>:</w:t>
            </w:r>
          </w:p>
        </w:tc>
        <w:tc>
          <w:tcPr>
            <w:tcW w:w="4830" w:type="dxa"/>
            <w:gridSpan w:val="5"/>
            <w:vAlign w:val="center"/>
          </w:tcPr>
          <w:p w14:paraId="20C42441" w14:textId="77777777" w:rsidR="00834124" w:rsidRPr="004F370B" w:rsidRDefault="00834124" w:rsidP="00834124">
            <w:pPr>
              <w:suppressAutoHyphens/>
              <w:rPr>
                <w:rFonts w:asciiTheme="minorHAnsi" w:hAnsiTheme="minorHAnsi"/>
                <w:b/>
                <w:sz w:val="18"/>
                <w:szCs w:val="18"/>
              </w:rPr>
            </w:pPr>
          </w:p>
        </w:tc>
      </w:tr>
    </w:tbl>
    <w:p w14:paraId="20C42443" w14:textId="77777777" w:rsidR="00654054" w:rsidRPr="00834124" w:rsidRDefault="00654054" w:rsidP="000A0140">
      <w:pPr>
        <w:rPr>
          <w:rFonts w:asciiTheme="minorHAnsi" w:hAnsiTheme="minorHAnsi"/>
          <w:b/>
          <w:sz w:val="18"/>
          <w:szCs w:val="18"/>
        </w:rPr>
      </w:pPr>
    </w:p>
    <w:p w14:paraId="20C42444" w14:textId="77777777" w:rsidR="000A0140" w:rsidRDefault="000A0140" w:rsidP="000A0140">
      <w:r>
        <w:br w:type="page"/>
      </w:r>
    </w:p>
    <w:p w14:paraId="20C4246A" w14:textId="77777777" w:rsidR="001A6D00" w:rsidRDefault="001A6D00" w:rsidP="00C14800">
      <w:pPr>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B74109" w:rsidRPr="004C5DBE" w14:paraId="530A9327" w14:textId="77777777" w:rsidTr="00521BAE">
        <w:trPr>
          <w:trHeight w:val="206"/>
        </w:trPr>
        <w:tc>
          <w:tcPr>
            <w:tcW w:w="10943" w:type="dxa"/>
            <w:gridSpan w:val="4"/>
            <w:vAlign w:val="center"/>
          </w:tcPr>
          <w:p w14:paraId="469B68A6" w14:textId="77777777" w:rsidR="00B74109" w:rsidRPr="00E235FA" w:rsidRDefault="00B74109" w:rsidP="00521BA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E235FA">
              <w:rPr>
                <w:rFonts w:asciiTheme="minorHAnsi" w:hAnsiTheme="minorHAnsi" w:cs="Arial"/>
                <w:b/>
                <w:caps/>
              </w:rPr>
              <w:t>Documentation Author's Declaration Statement</w:t>
            </w:r>
          </w:p>
        </w:tc>
      </w:tr>
      <w:tr w:rsidR="00B74109" w:rsidRPr="004C5DBE" w14:paraId="6634F21A" w14:textId="77777777" w:rsidTr="00521BAE">
        <w:trPr>
          <w:trHeight w:hRule="exact" w:val="262"/>
        </w:trPr>
        <w:tc>
          <w:tcPr>
            <w:tcW w:w="10943" w:type="dxa"/>
            <w:gridSpan w:val="4"/>
            <w:vAlign w:val="center"/>
          </w:tcPr>
          <w:p w14:paraId="57BC19C1" w14:textId="77777777" w:rsidR="00B74109" w:rsidRPr="00E235FA" w:rsidRDefault="00B74109">
            <w:pPr>
              <w:keepNext/>
              <w:numPr>
                <w:ilvl w:val="0"/>
                <w:numId w:val="12"/>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B74109" w:rsidRPr="004C5DBE" w14:paraId="027CF106" w14:textId="77777777" w:rsidTr="00521BAE">
        <w:trPr>
          <w:trHeight w:val="360"/>
        </w:trPr>
        <w:tc>
          <w:tcPr>
            <w:tcW w:w="5577" w:type="dxa"/>
            <w:gridSpan w:val="2"/>
          </w:tcPr>
          <w:p w14:paraId="1838CC5B" w14:textId="77777777" w:rsidR="00B74109" w:rsidRPr="00E235FA" w:rsidRDefault="00B74109" w:rsidP="00521BAE">
            <w:pPr>
              <w:keepNext/>
              <w:rPr>
                <w:rFonts w:asciiTheme="minorHAnsi" w:hAnsiTheme="minorHAnsi"/>
              </w:rPr>
            </w:pPr>
            <w:r w:rsidRPr="00E235FA">
              <w:rPr>
                <w:rFonts w:asciiTheme="minorHAnsi" w:hAnsiTheme="minorHAnsi"/>
              </w:rPr>
              <w:t>Documentation Author Name:</w:t>
            </w:r>
          </w:p>
        </w:tc>
        <w:tc>
          <w:tcPr>
            <w:tcW w:w="5366" w:type="dxa"/>
            <w:gridSpan w:val="2"/>
          </w:tcPr>
          <w:p w14:paraId="56046AAA" w14:textId="77777777" w:rsidR="00B74109" w:rsidRPr="00E235FA" w:rsidRDefault="00B74109" w:rsidP="00521BAE">
            <w:pPr>
              <w:keepNext/>
              <w:rPr>
                <w:rFonts w:asciiTheme="minorHAnsi" w:hAnsiTheme="minorHAnsi"/>
              </w:rPr>
            </w:pPr>
            <w:r w:rsidRPr="00E235FA">
              <w:rPr>
                <w:rFonts w:asciiTheme="minorHAnsi" w:hAnsiTheme="minorHAnsi"/>
              </w:rPr>
              <w:t>Documentation Author Signature:</w:t>
            </w:r>
          </w:p>
        </w:tc>
      </w:tr>
      <w:tr w:rsidR="00B74109" w:rsidRPr="004C5DBE" w14:paraId="59B2B0CD" w14:textId="77777777" w:rsidTr="00521BAE">
        <w:trPr>
          <w:trHeight w:val="360"/>
        </w:trPr>
        <w:tc>
          <w:tcPr>
            <w:tcW w:w="5577" w:type="dxa"/>
            <w:gridSpan w:val="2"/>
          </w:tcPr>
          <w:p w14:paraId="0E3730ED" w14:textId="77777777" w:rsidR="00B74109" w:rsidRPr="00E235FA" w:rsidRDefault="00B74109" w:rsidP="00521BAE">
            <w:pPr>
              <w:keepNext/>
              <w:rPr>
                <w:rFonts w:asciiTheme="minorHAnsi" w:hAnsiTheme="minorHAnsi"/>
              </w:rPr>
            </w:pPr>
            <w:r w:rsidRPr="00E235FA">
              <w:rPr>
                <w:rFonts w:asciiTheme="minorHAnsi" w:hAnsiTheme="minorHAnsi"/>
              </w:rPr>
              <w:t>Documentation Author Company Name:</w:t>
            </w:r>
          </w:p>
        </w:tc>
        <w:tc>
          <w:tcPr>
            <w:tcW w:w="5366" w:type="dxa"/>
            <w:gridSpan w:val="2"/>
          </w:tcPr>
          <w:p w14:paraId="765C9AFC" w14:textId="77777777" w:rsidR="00B74109" w:rsidRPr="00E235FA" w:rsidRDefault="00B74109" w:rsidP="00521BAE">
            <w:pPr>
              <w:keepNext/>
              <w:rPr>
                <w:rFonts w:asciiTheme="minorHAnsi" w:hAnsiTheme="minorHAnsi"/>
              </w:rPr>
            </w:pPr>
            <w:r w:rsidRPr="00E235FA">
              <w:rPr>
                <w:rFonts w:asciiTheme="minorHAnsi" w:hAnsiTheme="minorHAnsi"/>
              </w:rPr>
              <w:t>Date Signed:</w:t>
            </w:r>
          </w:p>
        </w:tc>
      </w:tr>
      <w:tr w:rsidR="00B74109" w:rsidRPr="004C5DBE" w14:paraId="168284DC" w14:textId="77777777" w:rsidTr="00521BAE">
        <w:trPr>
          <w:trHeight w:val="360"/>
        </w:trPr>
        <w:tc>
          <w:tcPr>
            <w:tcW w:w="5577" w:type="dxa"/>
            <w:gridSpan w:val="2"/>
          </w:tcPr>
          <w:p w14:paraId="3735A108" w14:textId="77777777" w:rsidR="00B74109" w:rsidRPr="00E235FA" w:rsidRDefault="00B74109" w:rsidP="00521BAE">
            <w:pPr>
              <w:keepNext/>
              <w:rPr>
                <w:rFonts w:asciiTheme="minorHAnsi" w:hAnsiTheme="minorHAnsi"/>
              </w:rPr>
            </w:pPr>
            <w:r w:rsidRPr="00E235FA">
              <w:rPr>
                <w:rFonts w:asciiTheme="minorHAnsi" w:hAnsiTheme="minorHAnsi"/>
              </w:rPr>
              <w:t>Address:</w:t>
            </w:r>
          </w:p>
        </w:tc>
        <w:tc>
          <w:tcPr>
            <w:tcW w:w="5366" w:type="dxa"/>
            <w:gridSpan w:val="2"/>
          </w:tcPr>
          <w:p w14:paraId="1F6F93B7" w14:textId="77777777" w:rsidR="00B74109" w:rsidRPr="00E235FA" w:rsidRDefault="00B74109" w:rsidP="00521BAE">
            <w:pPr>
              <w:keepNext/>
              <w:rPr>
                <w:rFonts w:asciiTheme="minorHAnsi" w:hAnsiTheme="minorHAnsi"/>
              </w:rPr>
            </w:pPr>
            <w:r w:rsidRPr="00E235FA">
              <w:rPr>
                <w:rFonts w:asciiTheme="minorHAnsi" w:hAnsiTheme="minorHAnsi"/>
              </w:rPr>
              <w:t>CEA/HERS Certification Identification (If applicable):</w:t>
            </w:r>
          </w:p>
        </w:tc>
      </w:tr>
      <w:tr w:rsidR="00B74109" w:rsidRPr="004C5DBE" w14:paraId="1BBF80B6" w14:textId="77777777" w:rsidTr="00521BAE">
        <w:trPr>
          <w:trHeight w:val="360"/>
        </w:trPr>
        <w:tc>
          <w:tcPr>
            <w:tcW w:w="5577" w:type="dxa"/>
            <w:gridSpan w:val="2"/>
          </w:tcPr>
          <w:p w14:paraId="282FBA4C" w14:textId="77777777" w:rsidR="00B74109" w:rsidRPr="00E235FA" w:rsidRDefault="00B74109" w:rsidP="00521BAE">
            <w:pPr>
              <w:keepNext/>
              <w:rPr>
                <w:rFonts w:asciiTheme="minorHAnsi" w:hAnsiTheme="minorHAnsi"/>
              </w:rPr>
            </w:pPr>
            <w:r w:rsidRPr="00E235FA">
              <w:rPr>
                <w:rFonts w:asciiTheme="minorHAnsi" w:hAnsiTheme="minorHAnsi"/>
              </w:rPr>
              <w:t>City/State/Zip:</w:t>
            </w:r>
          </w:p>
        </w:tc>
        <w:tc>
          <w:tcPr>
            <w:tcW w:w="5366" w:type="dxa"/>
            <w:gridSpan w:val="2"/>
          </w:tcPr>
          <w:p w14:paraId="4A0ACF4C" w14:textId="77777777" w:rsidR="00B74109" w:rsidRPr="00E235FA" w:rsidRDefault="00B74109" w:rsidP="00521BAE">
            <w:pPr>
              <w:keepNext/>
              <w:rPr>
                <w:rFonts w:asciiTheme="minorHAnsi" w:hAnsiTheme="minorHAnsi"/>
              </w:rPr>
            </w:pPr>
            <w:r w:rsidRPr="00E235FA">
              <w:rPr>
                <w:rFonts w:asciiTheme="minorHAnsi" w:hAnsiTheme="minorHAnsi"/>
              </w:rPr>
              <w:t>Phone:</w:t>
            </w:r>
          </w:p>
        </w:tc>
      </w:tr>
      <w:tr w:rsidR="00B74109" w:rsidRPr="004C5DBE" w14:paraId="13A58072" w14:textId="77777777" w:rsidTr="00521BAE">
        <w:tblPrEx>
          <w:tblCellMar>
            <w:left w:w="115" w:type="dxa"/>
            <w:right w:w="115" w:type="dxa"/>
          </w:tblCellMar>
        </w:tblPrEx>
        <w:trPr>
          <w:trHeight w:val="296"/>
        </w:trPr>
        <w:tc>
          <w:tcPr>
            <w:tcW w:w="10943" w:type="dxa"/>
            <w:gridSpan w:val="4"/>
            <w:vAlign w:val="center"/>
          </w:tcPr>
          <w:p w14:paraId="1CB98163" w14:textId="77777777" w:rsidR="00B74109" w:rsidRPr="00E235FA" w:rsidRDefault="00B74109" w:rsidP="00521BA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B74109" w:rsidRPr="004C5DBE" w14:paraId="142A2846" w14:textId="77777777" w:rsidTr="00521BAE">
        <w:tblPrEx>
          <w:tblCellMar>
            <w:left w:w="115" w:type="dxa"/>
            <w:right w:w="115" w:type="dxa"/>
          </w:tblCellMar>
        </w:tblPrEx>
        <w:trPr>
          <w:trHeight w:val="504"/>
        </w:trPr>
        <w:tc>
          <w:tcPr>
            <w:tcW w:w="10943" w:type="dxa"/>
            <w:gridSpan w:val="4"/>
          </w:tcPr>
          <w:p w14:paraId="4F3D41D9" w14:textId="77777777" w:rsidR="00B74109" w:rsidRPr="00E235FA" w:rsidRDefault="00B74109" w:rsidP="00FB4D4D">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7C13F0A7" w14:textId="77777777" w:rsidR="00B74109" w:rsidRPr="00E235FA" w:rsidRDefault="00B74109" w:rsidP="00FB4D4D">
            <w:pPr>
              <w:keepNext/>
              <w:numPr>
                <w:ilvl w:val="0"/>
                <w:numId w:val="13"/>
              </w:numPr>
              <w:tabs>
                <w:tab w:val="left" w:pos="-2600"/>
              </w:tabs>
              <w:ind w:left="697"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24043A2B" w14:textId="77777777" w:rsidR="00B74109" w:rsidRPr="00E235FA" w:rsidRDefault="00B74109" w:rsidP="00FB4D4D">
            <w:pPr>
              <w:keepNext/>
              <w:widowControl w:val="0"/>
              <w:numPr>
                <w:ilvl w:val="0"/>
                <w:numId w:val="13"/>
              </w:numPr>
              <w:ind w:left="697"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51385511" w14:textId="77777777" w:rsidR="00B74109" w:rsidRPr="00E235FA" w:rsidRDefault="00B74109" w:rsidP="00FB4D4D">
            <w:pPr>
              <w:keepNext/>
              <w:numPr>
                <w:ilvl w:val="0"/>
                <w:numId w:val="13"/>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245805" w14:textId="77777777" w:rsidR="00B74109" w:rsidRPr="00E235FA" w:rsidRDefault="00B74109" w:rsidP="00FB4D4D">
            <w:pPr>
              <w:keepNext/>
              <w:numPr>
                <w:ilvl w:val="0"/>
                <w:numId w:val="13"/>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251B8C6" w14:textId="77777777" w:rsidR="00B74109" w:rsidRPr="00E235FA" w:rsidRDefault="00B74109" w:rsidP="00FB4D4D">
            <w:pPr>
              <w:keepNext/>
              <w:numPr>
                <w:ilvl w:val="0"/>
                <w:numId w:val="13"/>
              </w:numPr>
              <w:autoSpaceDE w:val="0"/>
              <w:autoSpaceDN w:val="0"/>
              <w:adjustRightInd w:val="0"/>
              <w:ind w:left="697"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B74109" w:rsidRPr="004C5DBE" w14:paraId="2A3CBFF9" w14:textId="77777777" w:rsidTr="00521BAE">
        <w:tblPrEx>
          <w:tblCellMar>
            <w:left w:w="108" w:type="dxa"/>
            <w:right w:w="108" w:type="dxa"/>
          </w:tblCellMar>
        </w:tblPrEx>
        <w:trPr>
          <w:trHeight w:val="360"/>
        </w:trPr>
        <w:tc>
          <w:tcPr>
            <w:tcW w:w="5307" w:type="dxa"/>
          </w:tcPr>
          <w:p w14:paraId="3057BC95" w14:textId="77777777" w:rsidR="00B74109" w:rsidRPr="00E235FA" w:rsidRDefault="00B74109" w:rsidP="00521BA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30EA5E9F" w14:textId="77777777" w:rsidR="00B74109" w:rsidRPr="00E235FA" w:rsidRDefault="00B74109" w:rsidP="00521BA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B74109" w:rsidRPr="004C5DBE" w14:paraId="6E81988E"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9D6E7F"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DA5036F"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B74109" w:rsidRPr="004C5DBE" w14:paraId="590BC3DB"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CC67AB1"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55DC2EC"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B74109" w:rsidRPr="004C5DBE" w14:paraId="1C7FB2BF"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3658685"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8E66D9D"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1B07FCF3" w14:textId="77777777" w:rsidR="00B74109" w:rsidRPr="00E235FA" w:rsidRDefault="00B74109"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0"/>
    </w:tbl>
    <w:p w14:paraId="5EC5F3B7" w14:textId="77777777" w:rsidR="008B08F2" w:rsidRDefault="008B08F2" w:rsidP="00F67AD9">
      <w:pPr>
        <w:suppressAutoHyphens/>
        <w:spacing w:after="60"/>
        <w:rPr>
          <w:rFonts w:asciiTheme="minorHAnsi" w:hAnsiTheme="minorHAnsi"/>
          <w:b/>
        </w:rPr>
        <w:sectPr w:rsidR="008B08F2" w:rsidSect="00754687">
          <w:headerReference w:type="even" r:id="rId12"/>
          <w:headerReference w:type="default" r:id="rId13"/>
          <w:footerReference w:type="even" r:id="rId14"/>
          <w:footerReference w:type="default" r:id="rId15"/>
          <w:headerReference w:type="first" r:id="rId16"/>
          <w:footerReference w:type="first" r:id="rId17"/>
          <w:pgSz w:w="12240" w:h="15840" w:code="1"/>
          <w:pgMar w:top="609" w:right="720" w:bottom="720" w:left="720" w:header="288" w:footer="576" w:gutter="0"/>
          <w:pgNumType w:start="1"/>
          <w:cols w:space="720"/>
          <w:docGrid w:linePitch="272"/>
        </w:sectPr>
      </w:pPr>
    </w:p>
    <w:p w14:paraId="733AF0D6" w14:textId="187E1A9B" w:rsidR="008B08F2" w:rsidRPr="00F73C41" w:rsidRDefault="008B08F2" w:rsidP="008B08F2">
      <w:pPr>
        <w:pStyle w:val="ListParagraph"/>
        <w:jc w:val="center"/>
        <w:rPr>
          <w:rFonts w:ascii="Calibri" w:hAnsi="Calibri"/>
          <w:b/>
          <w:szCs w:val="18"/>
        </w:rPr>
      </w:pPr>
      <w:r w:rsidRPr="00F73C41">
        <w:rPr>
          <w:rFonts w:ascii="Calibri" w:hAnsi="Calibri"/>
          <w:b/>
          <w:szCs w:val="18"/>
        </w:rPr>
        <w:lastRenderedPageBreak/>
        <w:t>CF</w:t>
      </w:r>
      <w:r w:rsidR="00802969">
        <w:rPr>
          <w:rFonts w:ascii="Calibri" w:hAnsi="Calibri"/>
          <w:b/>
          <w:szCs w:val="18"/>
        </w:rPr>
        <w:t>2</w:t>
      </w:r>
      <w:r w:rsidRPr="00F73C41">
        <w:rPr>
          <w:rFonts w:ascii="Calibri" w:hAnsi="Calibri"/>
          <w:b/>
          <w:szCs w:val="18"/>
        </w:rPr>
        <w:t>R-SR</w:t>
      </w:r>
      <w:r w:rsidR="00802969">
        <w:rPr>
          <w:rFonts w:ascii="Calibri" w:hAnsi="Calibri"/>
          <w:b/>
          <w:szCs w:val="18"/>
        </w:rPr>
        <w:t>A</w:t>
      </w:r>
      <w:r w:rsidRPr="00F73C41">
        <w:rPr>
          <w:rFonts w:ascii="Calibri" w:hAnsi="Calibri"/>
          <w:b/>
          <w:szCs w:val="18"/>
        </w:rPr>
        <w:t>-02-E User Instructions</w:t>
      </w:r>
    </w:p>
    <w:p w14:paraId="37363881" w14:textId="77777777" w:rsidR="008B08F2" w:rsidRDefault="008B08F2" w:rsidP="008B08F2">
      <w:pPr>
        <w:pStyle w:val="ListParagraph"/>
        <w:rPr>
          <w:rFonts w:ascii="Calibri" w:hAnsi="Calibri"/>
          <w:sz w:val="18"/>
          <w:szCs w:val="18"/>
        </w:rPr>
      </w:pPr>
    </w:p>
    <w:p w14:paraId="4EEE85AB" w14:textId="77777777" w:rsidR="008B08F2" w:rsidRPr="0043539E" w:rsidRDefault="008B08F2" w:rsidP="008B08F2">
      <w:pPr>
        <w:ind w:left="360"/>
        <w:rPr>
          <w:rFonts w:ascii="Calibri" w:hAnsi="Calibri"/>
          <w:sz w:val="18"/>
          <w:szCs w:val="18"/>
        </w:rPr>
      </w:pPr>
    </w:p>
    <w:p w14:paraId="2F8AD2FB" w14:textId="63765B6D" w:rsidR="008B08F2" w:rsidRDefault="008B08F2">
      <w:pPr>
        <w:pStyle w:val="ListParagraph"/>
        <w:numPr>
          <w:ilvl w:val="0"/>
          <w:numId w:val="8"/>
        </w:numPr>
        <w:rPr>
          <w:rFonts w:ascii="Calibri" w:hAnsi="Calibri"/>
          <w:sz w:val="18"/>
          <w:szCs w:val="18"/>
        </w:rPr>
      </w:pPr>
      <w:r w:rsidRPr="00E64E5C">
        <w:rPr>
          <w:rFonts w:ascii="Calibri" w:hAnsi="Calibri"/>
          <w:b/>
          <w:sz w:val="18"/>
          <w:szCs w:val="18"/>
        </w:rPr>
        <w:t>Minimum Required Solar Zone Area for Single Family Residence</w:t>
      </w:r>
      <w:r w:rsidRPr="00561E86">
        <w:rPr>
          <w:rFonts w:ascii="Calibri" w:hAnsi="Calibri"/>
          <w:sz w:val="18"/>
          <w:szCs w:val="18"/>
        </w:rPr>
        <w:t xml:space="preserve"> (Complete this section only if ‘</w:t>
      </w:r>
      <w:r w:rsidR="00F73C41" w:rsidRPr="00561E86">
        <w:rPr>
          <w:rFonts w:ascii="Calibri" w:hAnsi="Calibri"/>
          <w:sz w:val="18"/>
          <w:szCs w:val="18"/>
        </w:rPr>
        <w:t xml:space="preserve">Single </w:t>
      </w:r>
      <w:r w:rsidR="00F73C41">
        <w:rPr>
          <w:rFonts w:ascii="Calibri" w:hAnsi="Calibri"/>
          <w:sz w:val="18"/>
          <w:szCs w:val="18"/>
        </w:rPr>
        <w:t>Family</w:t>
      </w:r>
      <w:r w:rsidRPr="00561E86">
        <w:rPr>
          <w:rFonts w:ascii="Calibri" w:hAnsi="Calibri"/>
          <w:sz w:val="18"/>
          <w:szCs w:val="18"/>
        </w:rPr>
        <w:t>’ is selected in A01)</w:t>
      </w:r>
    </w:p>
    <w:p w14:paraId="7BCCA333" w14:textId="5ADC9B4D" w:rsidR="008B08F2" w:rsidRDefault="008B08F2">
      <w:pPr>
        <w:pStyle w:val="ListParagraph"/>
        <w:numPr>
          <w:ilvl w:val="1"/>
          <w:numId w:val="14"/>
        </w:numPr>
        <w:ind w:left="1080"/>
        <w:rPr>
          <w:rFonts w:ascii="Calibri" w:hAnsi="Calibri"/>
          <w:sz w:val="18"/>
          <w:szCs w:val="18"/>
        </w:rPr>
      </w:pPr>
      <w:r w:rsidRPr="00561E86">
        <w:rPr>
          <w:rFonts w:ascii="Calibri" w:hAnsi="Calibri"/>
          <w:sz w:val="18"/>
          <w:szCs w:val="18"/>
        </w:rPr>
        <w:t>User chooses whether the building has three or more stories and a total floor area less than or equal to 2</w:t>
      </w:r>
      <w:r>
        <w:rPr>
          <w:rFonts w:ascii="Calibri" w:hAnsi="Calibri"/>
          <w:sz w:val="18"/>
          <w:szCs w:val="18"/>
        </w:rPr>
        <w:t>,</w:t>
      </w:r>
      <w:r w:rsidRPr="00561E86">
        <w:rPr>
          <w:rFonts w:ascii="Calibri" w:hAnsi="Calibri"/>
          <w:sz w:val="18"/>
          <w:szCs w:val="18"/>
        </w:rPr>
        <w:t xml:space="preserve">000 </w:t>
      </w:r>
      <w:r>
        <w:rPr>
          <w:rFonts w:ascii="Calibri" w:hAnsi="Calibri"/>
          <w:sz w:val="18"/>
          <w:szCs w:val="18"/>
        </w:rPr>
        <w:t>ft</w:t>
      </w:r>
      <w:r>
        <w:rPr>
          <w:rFonts w:ascii="Calibri" w:hAnsi="Calibri"/>
          <w:sz w:val="18"/>
          <w:szCs w:val="18"/>
          <w:vertAlign w:val="superscript"/>
        </w:rPr>
        <w:t>2</w:t>
      </w:r>
      <w:r w:rsidRPr="00561E86">
        <w:rPr>
          <w:rFonts w:ascii="Calibri" w:hAnsi="Calibri"/>
          <w:sz w:val="18"/>
          <w:szCs w:val="18"/>
        </w:rPr>
        <w:t xml:space="preserve">. </w:t>
      </w:r>
    </w:p>
    <w:p w14:paraId="749DC852" w14:textId="3961586C" w:rsidR="008B08F2" w:rsidRDefault="008B08F2">
      <w:pPr>
        <w:pStyle w:val="ListParagraph"/>
        <w:numPr>
          <w:ilvl w:val="1"/>
          <w:numId w:val="14"/>
        </w:numPr>
        <w:ind w:left="1080"/>
        <w:rPr>
          <w:rFonts w:ascii="Calibri" w:hAnsi="Calibri"/>
          <w:sz w:val="18"/>
          <w:szCs w:val="18"/>
        </w:rPr>
      </w:pPr>
      <w:r w:rsidRPr="0043539E">
        <w:rPr>
          <w:rFonts w:ascii="Calibri" w:hAnsi="Calibri"/>
          <w:sz w:val="18"/>
          <w:szCs w:val="18"/>
        </w:rPr>
        <w:t xml:space="preserve">User chooses whether the residence is located in climate zones 8-14, is in a Wildland-Urban Interface Fire Area as defined in Title 24, Part 2 and has a whole house fan. </w:t>
      </w:r>
    </w:p>
    <w:p w14:paraId="641AE819" w14:textId="6689F6CE" w:rsidR="008B08F2" w:rsidRDefault="008B08F2">
      <w:pPr>
        <w:pStyle w:val="ListParagraph"/>
        <w:numPr>
          <w:ilvl w:val="1"/>
          <w:numId w:val="14"/>
        </w:numPr>
        <w:ind w:left="1080"/>
        <w:rPr>
          <w:rFonts w:ascii="Calibri" w:hAnsi="Calibri"/>
          <w:sz w:val="18"/>
          <w:szCs w:val="18"/>
        </w:rPr>
      </w:pPr>
      <w:r w:rsidRPr="0043539E">
        <w:rPr>
          <w:rFonts w:ascii="Calibri" w:hAnsi="Calibri"/>
          <w:sz w:val="18"/>
          <w:szCs w:val="18"/>
        </w:rPr>
        <w:t xml:space="preserve">User enters the total area in units of </w:t>
      </w:r>
      <w:r>
        <w:rPr>
          <w:rFonts w:ascii="Calibri" w:hAnsi="Calibri"/>
          <w:sz w:val="18"/>
          <w:szCs w:val="18"/>
        </w:rPr>
        <w:t>ft</w:t>
      </w:r>
      <w:r>
        <w:rPr>
          <w:rFonts w:ascii="Calibri" w:hAnsi="Calibri"/>
          <w:sz w:val="18"/>
          <w:szCs w:val="18"/>
          <w:vertAlign w:val="superscript"/>
        </w:rPr>
        <w:t>2</w:t>
      </w:r>
      <w:r>
        <w:rPr>
          <w:rFonts w:ascii="Calibri" w:hAnsi="Calibri"/>
          <w:sz w:val="18"/>
          <w:szCs w:val="18"/>
        </w:rPr>
        <w:t xml:space="preserve"> </w:t>
      </w:r>
      <w:r w:rsidRPr="0043539E">
        <w:rPr>
          <w:rFonts w:ascii="Calibri" w:hAnsi="Calibri"/>
          <w:sz w:val="18"/>
          <w:szCs w:val="18"/>
        </w:rPr>
        <w:t>of low-sloped roof where the annual solar access is 70% or greater.</w:t>
      </w:r>
      <w:r>
        <w:rPr>
          <w:rFonts w:ascii="Calibri" w:hAnsi="Calibri"/>
          <w:sz w:val="18"/>
          <w:szCs w:val="18"/>
        </w:rPr>
        <w:t xml:space="preserve"> Note that a Low Sloped Roof is defined </w:t>
      </w:r>
      <w:r w:rsidRPr="007A0374">
        <w:rPr>
          <w:rFonts w:asciiTheme="minorHAnsi" w:hAnsiTheme="minorHAnsi"/>
          <w:sz w:val="18"/>
          <w:szCs w:val="18"/>
        </w:rPr>
        <w:t>as having a rise to run</w:t>
      </w:r>
      <w:r>
        <w:rPr>
          <w:rFonts w:asciiTheme="minorHAnsi" w:hAnsiTheme="minorHAnsi"/>
          <w:sz w:val="18"/>
          <w:szCs w:val="18"/>
        </w:rPr>
        <w:t xml:space="preserve"> less than or equal to </w:t>
      </w:r>
      <w:r w:rsidRPr="007A0374">
        <w:rPr>
          <w:rFonts w:asciiTheme="minorHAnsi" w:hAnsiTheme="minorHAnsi"/>
          <w:sz w:val="18"/>
          <w:szCs w:val="18"/>
        </w:rPr>
        <w:t>2:12 or 9.5 degrees from horizontal.</w:t>
      </w:r>
      <w:r>
        <w:rPr>
          <w:rFonts w:asciiTheme="minorHAnsi" w:hAnsiTheme="minorHAnsi"/>
          <w:sz w:val="18"/>
          <w:szCs w:val="18"/>
        </w:rPr>
        <w:t xml:space="preserve">  </w:t>
      </w:r>
      <w:r w:rsidRPr="0043539E">
        <w:rPr>
          <w:rFonts w:ascii="Calibri" w:hAnsi="Calibri"/>
          <w:sz w:val="18"/>
          <w:szCs w:val="18"/>
        </w:rPr>
        <w:t>If this value is not known</w:t>
      </w:r>
      <w:r>
        <w:rPr>
          <w:rFonts w:ascii="Calibri" w:hAnsi="Calibri"/>
          <w:sz w:val="18"/>
          <w:szCs w:val="18"/>
        </w:rPr>
        <w:t xml:space="preserve">, then the user would enter </w:t>
      </w:r>
      <w:r w:rsidRPr="0043539E">
        <w:rPr>
          <w:rFonts w:ascii="Calibri" w:hAnsi="Calibri"/>
          <w:sz w:val="18"/>
          <w:szCs w:val="18"/>
        </w:rPr>
        <w:t>‘</w:t>
      </w:r>
      <w:r>
        <w:rPr>
          <w:rFonts w:ascii="Calibri" w:hAnsi="Calibri"/>
          <w:sz w:val="18"/>
          <w:szCs w:val="18"/>
        </w:rPr>
        <w:t>N/A’</w:t>
      </w:r>
      <w:r w:rsidRPr="0043539E">
        <w:rPr>
          <w:rFonts w:ascii="Calibri" w:hAnsi="Calibri"/>
          <w:sz w:val="18"/>
          <w:szCs w:val="18"/>
        </w:rPr>
        <w:t>.</w:t>
      </w:r>
      <w:r>
        <w:rPr>
          <w:rFonts w:ascii="Calibri" w:hAnsi="Calibri"/>
          <w:sz w:val="18"/>
          <w:szCs w:val="18"/>
        </w:rPr>
        <w:t xml:space="preserve"> </w:t>
      </w:r>
      <w:r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Pr>
          <w:rFonts w:ascii="Calibri" w:hAnsi="Calibri"/>
          <w:sz w:val="18"/>
          <w:szCs w:val="18"/>
        </w:rPr>
        <w:t xml:space="preserve"> </w:t>
      </w:r>
      <w:r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Pr>
          <w:rFonts w:ascii="Calibri" w:hAnsi="Calibri"/>
          <w:sz w:val="18"/>
          <w:szCs w:val="18"/>
        </w:rPr>
        <w:t>.</w:t>
      </w:r>
    </w:p>
    <w:p w14:paraId="77470017" w14:textId="55CE394A" w:rsidR="008B08F2" w:rsidRDefault="008B08F2">
      <w:pPr>
        <w:pStyle w:val="ListParagraph"/>
        <w:numPr>
          <w:ilvl w:val="1"/>
          <w:numId w:val="14"/>
        </w:numPr>
        <w:ind w:left="1080"/>
        <w:rPr>
          <w:rFonts w:ascii="Calibri" w:hAnsi="Calibri"/>
          <w:sz w:val="18"/>
          <w:szCs w:val="18"/>
        </w:rPr>
      </w:pPr>
      <w:r w:rsidRPr="0043539E">
        <w:rPr>
          <w:rFonts w:ascii="Calibri" w:hAnsi="Calibri"/>
          <w:sz w:val="18"/>
          <w:szCs w:val="18"/>
        </w:rPr>
        <w:t xml:space="preserve">User enters the total area in units of </w:t>
      </w:r>
      <w:r>
        <w:rPr>
          <w:rFonts w:ascii="Calibri" w:hAnsi="Calibri"/>
          <w:sz w:val="18"/>
          <w:szCs w:val="18"/>
        </w:rPr>
        <w:t>ft</w:t>
      </w:r>
      <w:r>
        <w:rPr>
          <w:rFonts w:ascii="Calibri" w:hAnsi="Calibri"/>
          <w:sz w:val="18"/>
          <w:szCs w:val="18"/>
          <w:vertAlign w:val="superscript"/>
        </w:rPr>
        <w:t>2</w:t>
      </w:r>
      <w:r w:rsidRPr="0043539E">
        <w:rPr>
          <w:rFonts w:ascii="Calibri" w:hAnsi="Calibri"/>
          <w:sz w:val="18"/>
          <w:szCs w:val="18"/>
        </w:rPr>
        <w:t xml:space="preserve"> of steep-sloped roof oriented between </w:t>
      </w:r>
      <w:r w:rsidR="00AA5157">
        <w:rPr>
          <w:rFonts w:ascii="Calibri" w:hAnsi="Calibri"/>
          <w:sz w:val="18"/>
          <w:szCs w:val="18"/>
        </w:rPr>
        <w:t>90</w:t>
      </w:r>
      <w:r w:rsidR="00AA5157" w:rsidRPr="0043539E">
        <w:rPr>
          <w:rFonts w:ascii="Calibri" w:hAnsi="Calibri"/>
          <w:sz w:val="18"/>
          <w:szCs w:val="18"/>
        </w:rPr>
        <w:t xml:space="preserve"> </w:t>
      </w:r>
      <w:r w:rsidRPr="0043539E">
        <w:rPr>
          <w:rFonts w:ascii="Calibri" w:hAnsi="Calibri"/>
          <w:sz w:val="18"/>
          <w:szCs w:val="18"/>
        </w:rPr>
        <w:t xml:space="preserve">and </w:t>
      </w:r>
      <w:r w:rsidR="00AA5157">
        <w:rPr>
          <w:rFonts w:ascii="Calibri" w:hAnsi="Calibri"/>
          <w:sz w:val="18"/>
          <w:szCs w:val="18"/>
        </w:rPr>
        <w:t>300</w:t>
      </w:r>
      <w:r w:rsidR="00AA5157" w:rsidRPr="0043539E">
        <w:rPr>
          <w:rFonts w:ascii="Calibri" w:hAnsi="Calibri"/>
          <w:sz w:val="18"/>
          <w:szCs w:val="18"/>
        </w:rPr>
        <w:t xml:space="preserve"> </w:t>
      </w:r>
      <w:r w:rsidRPr="0043539E">
        <w:rPr>
          <w:rFonts w:ascii="Calibri" w:hAnsi="Calibri"/>
          <w:sz w:val="18"/>
          <w:szCs w:val="18"/>
        </w:rPr>
        <w:t>degrees relative to true north, where the annual solar access is 70% or greater.</w:t>
      </w:r>
      <w:r>
        <w:rPr>
          <w:rFonts w:ascii="Calibri" w:hAnsi="Calibri"/>
          <w:sz w:val="18"/>
          <w:szCs w:val="18"/>
        </w:rPr>
        <w:t xml:space="preserve"> Note that a Steep Sloped Roof is defined </w:t>
      </w:r>
      <w:r w:rsidRPr="007A0374">
        <w:rPr>
          <w:rFonts w:asciiTheme="minorHAnsi" w:hAnsiTheme="minorHAnsi"/>
          <w:sz w:val="18"/>
          <w:szCs w:val="18"/>
        </w:rPr>
        <w:t xml:space="preserve">as having a rise to run of </w:t>
      </w:r>
      <w:r>
        <w:rPr>
          <w:rFonts w:asciiTheme="minorHAnsi" w:hAnsiTheme="minorHAnsi"/>
          <w:sz w:val="18"/>
          <w:szCs w:val="18"/>
        </w:rPr>
        <w:t xml:space="preserve">greater than </w:t>
      </w:r>
      <w:r w:rsidRPr="007A0374">
        <w:rPr>
          <w:rFonts w:asciiTheme="minorHAnsi" w:hAnsiTheme="minorHAnsi"/>
          <w:sz w:val="18"/>
          <w:szCs w:val="18"/>
        </w:rPr>
        <w:t>2:12</w:t>
      </w:r>
      <w:r>
        <w:rPr>
          <w:rFonts w:asciiTheme="minorHAnsi" w:hAnsiTheme="minorHAnsi"/>
          <w:sz w:val="18"/>
          <w:szCs w:val="18"/>
        </w:rPr>
        <w:t xml:space="preserve"> or </w:t>
      </w:r>
      <w:r w:rsidRPr="007A0374">
        <w:rPr>
          <w:rFonts w:asciiTheme="minorHAnsi" w:hAnsiTheme="minorHAnsi"/>
          <w:sz w:val="18"/>
          <w:szCs w:val="18"/>
        </w:rPr>
        <w:t>9.5 degrees from horizontal.</w:t>
      </w:r>
      <w:r>
        <w:rPr>
          <w:rFonts w:asciiTheme="minorHAnsi" w:hAnsiTheme="minorHAnsi"/>
          <w:sz w:val="18"/>
          <w:szCs w:val="18"/>
        </w:rPr>
        <w:t xml:space="preserve">  </w:t>
      </w:r>
      <w:r w:rsidRPr="0043539E">
        <w:rPr>
          <w:rFonts w:ascii="Calibri" w:hAnsi="Calibri"/>
          <w:sz w:val="18"/>
          <w:szCs w:val="18"/>
        </w:rPr>
        <w:t>If this value is not known</w:t>
      </w:r>
      <w:r>
        <w:rPr>
          <w:rFonts w:ascii="Calibri" w:hAnsi="Calibri"/>
          <w:sz w:val="18"/>
          <w:szCs w:val="18"/>
        </w:rPr>
        <w:t xml:space="preserve">, then the user would enter </w:t>
      </w:r>
      <w:r w:rsidRPr="0043539E">
        <w:rPr>
          <w:rFonts w:ascii="Calibri" w:hAnsi="Calibri"/>
          <w:sz w:val="18"/>
          <w:szCs w:val="18"/>
        </w:rPr>
        <w:t>‘</w:t>
      </w:r>
      <w:r>
        <w:rPr>
          <w:rFonts w:ascii="Calibri" w:hAnsi="Calibri"/>
          <w:sz w:val="18"/>
          <w:szCs w:val="18"/>
        </w:rPr>
        <w:t>N/A’</w:t>
      </w:r>
      <w:r w:rsidRPr="0043539E">
        <w:rPr>
          <w:rFonts w:ascii="Calibri" w:hAnsi="Calibri"/>
          <w:sz w:val="18"/>
          <w:szCs w:val="18"/>
        </w:rPr>
        <w:t>.</w:t>
      </w:r>
      <w:r>
        <w:rPr>
          <w:rFonts w:ascii="Calibri" w:hAnsi="Calibri"/>
          <w:sz w:val="18"/>
          <w:szCs w:val="18"/>
        </w:rPr>
        <w:t xml:space="preserve"> </w:t>
      </w:r>
      <w:r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Pr>
          <w:rFonts w:ascii="Calibri" w:hAnsi="Calibri"/>
          <w:sz w:val="18"/>
          <w:szCs w:val="18"/>
        </w:rPr>
        <w:t xml:space="preserve"> </w:t>
      </w:r>
      <w:r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Pr>
          <w:rFonts w:ascii="Calibri" w:hAnsi="Calibri"/>
          <w:sz w:val="18"/>
          <w:szCs w:val="18"/>
        </w:rPr>
        <w:t>.</w:t>
      </w:r>
    </w:p>
    <w:p w14:paraId="79DB599A" w14:textId="6378C0C5" w:rsidR="008B08F2" w:rsidRDefault="008B08F2">
      <w:pPr>
        <w:pStyle w:val="ListParagraph"/>
        <w:numPr>
          <w:ilvl w:val="1"/>
          <w:numId w:val="14"/>
        </w:numPr>
        <w:ind w:left="1080"/>
        <w:rPr>
          <w:rFonts w:ascii="Calibri" w:hAnsi="Calibri"/>
          <w:sz w:val="18"/>
          <w:szCs w:val="18"/>
        </w:rPr>
      </w:pPr>
      <w:r>
        <w:rPr>
          <w:rFonts w:ascii="Calibri" w:hAnsi="Calibri"/>
          <w:sz w:val="18"/>
          <w:szCs w:val="18"/>
        </w:rPr>
        <w:t>The Designated Solar Zone Area is auto calculated using the equation (B03+B04)*0.5.  Note if either B03 or B04 equals N/A, then this field will be marked N/A.</w:t>
      </w:r>
    </w:p>
    <w:p w14:paraId="6F0974D5" w14:textId="2A882D32" w:rsidR="008B08F2" w:rsidRDefault="008B08F2">
      <w:pPr>
        <w:pStyle w:val="ListParagraph"/>
        <w:numPr>
          <w:ilvl w:val="1"/>
          <w:numId w:val="14"/>
        </w:numPr>
        <w:ind w:left="1080"/>
        <w:rPr>
          <w:rFonts w:ascii="Calibri" w:hAnsi="Calibri"/>
          <w:sz w:val="18"/>
          <w:szCs w:val="18"/>
        </w:rPr>
      </w:pPr>
      <w:r w:rsidRPr="0043539E">
        <w:rPr>
          <w:rFonts w:ascii="Calibri" w:hAnsi="Calibri"/>
          <w:sz w:val="18"/>
          <w:szCs w:val="18"/>
        </w:rPr>
        <w:t>User chooses whether or not all thermostats are Occupant Controlled Smart Thermostats (OCSTs) which have been certified to the Energy Commission.</w:t>
      </w:r>
    </w:p>
    <w:p w14:paraId="58D41460" w14:textId="453A92A8" w:rsidR="008B08F2" w:rsidRPr="0043539E" w:rsidRDefault="008B08F2">
      <w:pPr>
        <w:pStyle w:val="ListParagraph"/>
        <w:numPr>
          <w:ilvl w:val="1"/>
          <w:numId w:val="14"/>
        </w:numPr>
        <w:ind w:left="1080"/>
        <w:rPr>
          <w:rFonts w:ascii="Calibri" w:hAnsi="Calibri"/>
          <w:sz w:val="18"/>
          <w:szCs w:val="18"/>
        </w:rPr>
      </w:pPr>
      <w:r>
        <w:rPr>
          <w:rFonts w:ascii="Calibri" w:hAnsi="Calibri"/>
          <w:sz w:val="18"/>
          <w:szCs w:val="18"/>
        </w:rPr>
        <w:t>The Minimum Required Solar Zone Area is auto calculated and based on the numbers and answers previously entered in this table.</w:t>
      </w:r>
    </w:p>
    <w:p w14:paraId="5B1E9099" w14:textId="77777777" w:rsidR="008B08F2" w:rsidRPr="0043539E" w:rsidRDefault="008B08F2" w:rsidP="008B08F2">
      <w:pPr>
        <w:ind w:left="360"/>
        <w:rPr>
          <w:rFonts w:ascii="Calibri" w:hAnsi="Calibri"/>
          <w:sz w:val="18"/>
          <w:szCs w:val="18"/>
        </w:rPr>
      </w:pPr>
    </w:p>
    <w:p w14:paraId="0E616CA8" w14:textId="7DAF74A9" w:rsidR="008B08F2" w:rsidRDefault="008B08F2">
      <w:pPr>
        <w:ind w:left="1080" w:hanging="360"/>
        <w:rPr>
          <w:rFonts w:ascii="Calibri" w:hAnsi="Calibri"/>
          <w:sz w:val="18"/>
          <w:szCs w:val="18"/>
        </w:rPr>
      </w:pPr>
    </w:p>
    <w:p w14:paraId="4A922AD1" w14:textId="77777777" w:rsidR="008B08F2" w:rsidRPr="0043539E" w:rsidRDefault="008B08F2" w:rsidP="008B08F2">
      <w:pPr>
        <w:ind w:left="360"/>
        <w:rPr>
          <w:rFonts w:ascii="Calibri" w:hAnsi="Calibri"/>
          <w:sz w:val="18"/>
          <w:szCs w:val="18"/>
        </w:rPr>
      </w:pPr>
    </w:p>
    <w:p w14:paraId="64818032" w14:textId="4F1B7FB0" w:rsidR="008B08F2" w:rsidRPr="0043539E" w:rsidRDefault="008B08F2">
      <w:pPr>
        <w:pStyle w:val="ListParagraph"/>
        <w:numPr>
          <w:ilvl w:val="0"/>
          <w:numId w:val="8"/>
        </w:numPr>
        <w:rPr>
          <w:rFonts w:ascii="Calibri" w:hAnsi="Calibri"/>
          <w:sz w:val="18"/>
          <w:szCs w:val="18"/>
        </w:rPr>
      </w:pPr>
      <w:r w:rsidRPr="005D43D8">
        <w:rPr>
          <w:rFonts w:ascii="Calibri" w:hAnsi="Calibri"/>
          <w:b/>
          <w:sz w:val="18"/>
          <w:szCs w:val="18"/>
        </w:rPr>
        <w:t>Schedule of Solar Zone Sub-Areas</w:t>
      </w:r>
      <w:r w:rsidRPr="0043539E">
        <w:rPr>
          <w:rFonts w:ascii="Calibri" w:hAnsi="Calibri"/>
          <w:sz w:val="18"/>
          <w:szCs w:val="18"/>
        </w:rPr>
        <w:t xml:space="preserve"> </w:t>
      </w:r>
    </w:p>
    <w:p w14:paraId="571FEA0F" w14:textId="366726BF"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User enters Solar Zone Area identification information which matches the callouts shown on the building plans e.g., solar-1.</w:t>
      </w:r>
    </w:p>
    <w:p w14:paraId="7E6330DD" w14:textId="665A7BC8"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User enters the building plan reference number which includes a drawing of the solar zone subarea.</w:t>
      </w:r>
    </w:p>
    <w:p w14:paraId="3E56924F" w14:textId="64A331AA"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User selects whether the solar zone subarea is located on a low-sloped or steep-sloped section of the roof.</w:t>
      </w:r>
    </w:p>
    <w:p w14:paraId="1A37BCA4" w14:textId="2CF555D8"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 xml:space="preserve">If user selects steep slope in </w:t>
      </w:r>
      <w:r w:rsidR="00E45AC9" w:rsidRPr="00B74109">
        <w:rPr>
          <w:rFonts w:ascii="Calibri" w:hAnsi="Calibri"/>
          <w:sz w:val="18"/>
          <w:szCs w:val="18"/>
        </w:rPr>
        <w:t>B</w:t>
      </w:r>
      <w:r w:rsidRPr="00B74109">
        <w:rPr>
          <w:rFonts w:ascii="Calibri" w:hAnsi="Calibri"/>
          <w:sz w:val="18"/>
          <w:szCs w:val="18"/>
        </w:rPr>
        <w:t>03, then the user must select whether the roof or overhang is oriented between 110 and 270 degrees relative to true north. If user selects low slope in D03, then this question will be answered with N/A.</w:t>
      </w:r>
    </w:p>
    <w:p w14:paraId="674C8E2E" w14:textId="0A635BFC"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User selects whether the subarea complies with all requirements of Title 24, Part 9.</w:t>
      </w:r>
    </w:p>
    <w:p w14:paraId="7EF77A29" w14:textId="458025FE"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User selects whether the plane(s) containing the solar zone are free of obstructions such as vents or chimneys.</w:t>
      </w:r>
    </w:p>
    <w:p w14:paraId="771675F8" w14:textId="6CC0B256" w:rsidR="008B08F2" w:rsidRPr="00B74109" w:rsidRDefault="008B08F2">
      <w:pPr>
        <w:pStyle w:val="ListParagraph"/>
        <w:numPr>
          <w:ilvl w:val="1"/>
          <w:numId w:val="15"/>
        </w:numPr>
        <w:ind w:left="1080"/>
        <w:rPr>
          <w:rFonts w:ascii="Calibri" w:hAnsi="Calibri"/>
          <w:sz w:val="18"/>
          <w:szCs w:val="18"/>
        </w:rPr>
      </w:pPr>
      <w:r w:rsidRPr="00B74109">
        <w:rPr>
          <w:rFonts w:ascii="Calibri" w:hAnsi="Calibri"/>
          <w:sz w:val="18"/>
          <w:szCs w:val="18"/>
        </w:rPr>
        <w:t>User selects whether the solar zone subarea is located an appropriate distance from any on-roof obstructions. If user selects yes in D06, then this question will be answered with N/A. For  single family residences  buildings, any obstruction, located on the roof or any other part of the building that projects above the solar zone shall be located at a sufficient horizontal distance away from the solar zone, in order to reduce the resulting shading of the solar zone. For each obstruction, the horizontal distance (“D”) from the obstruction to the solar zone shall be at least two times the height difference (“H”) between the highest point of the obstruction and the horizontal projection of the nearest point of the solar zone (D ≥ 2 x H).</w:t>
      </w:r>
    </w:p>
    <w:p w14:paraId="33B8ADB2" w14:textId="3DA0ED7A" w:rsidR="00B74109" w:rsidRDefault="00B74109">
      <w:pPr>
        <w:rPr>
          <w:rFonts w:ascii="Calibri" w:hAnsi="Calibri"/>
          <w:sz w:val="18"/>
          <w:szCs w:val="18"/>
        </w:rPr>
      </w:pPr>
      <w:r>
        <w:rPr>
          <w:rFonts w:ascii="Calibri" w:hAnsi="Calibri"/>
          <w:sz w:val="18"/>
          <w:szCs w:val="18"/>
        </w:rPr>
        <w:br w:type="page"/>
      </w:r>
    </w:p>
    <w:p w14:paraId="61C32AE6" w14:textId="77777777" w:rsidR="008B08F2" w:rsidRDefault="008B08F2" w:rsidP="008B08F2">
      <w:pPr>
        <w:ind w:left="360"/>
        <w:rPr>
          <w:rFonts w:ascii="Calibri" w:hAnsi="Calibri"/>
          <w:sz w:val="18"/>
          <w:szCs w:val="18"/>
        </w:rPr>
      </w:pPr>
    </w:p>
    <w:p w14:paraId="4EEC5038" w14:textId="77777777" w:rsidR="008B08F2" w:rsidRDefault="008B08F2" w:rsidP="008B08F2">
      <w:pPr>
        <w:ind w:left="360"/>
        <w:rPr>
          <w:rFonts w:ascii="Calibri" w:hAnsi="Calibri"/>
          <w:sz w:val="18"/>
          <w:szCs w:val="18"/>
        </w:rPr>
      </w:pPr>
    </w:p>
    <w:p w14:paraId="5ACE43EB" w14:textId="77777777" w:rsidR="008B08F2" w:rsidRPr="002606FC" w:rsidRDefault="008B08F2" w:rsidP="008B08F2">
      <w:pPr>
        <w:ind w:left="360"/>
        <w:rPr>
          <w:rFonts w:ascii="Calibri" w:hAnsi="Calibri"/>
          <w:b/>
          <w:sz w:val="18"/>
        </w:rPr>
      </w:pPr>
      <w:r>
        <w:rPr>
          <w:rFonts w:ascii="Calibri" w:hAnsi="Calibri"/>
          <w:b/>
          <w:sz w:val="18"/>
          <w:szCs w:val="18"/>
        </w:rPr>
        <w:t>Figure 7.1 Artistic Depiction of “H” and “D”</w:t>
      </w:r>
    </w:p>
    <w:p w14:paraId="36106477" w14:textId="77777777" w:rsidR="008B08F2" w:rsidRDefault="008B08F2" w:rsidP="008B08F2">
      <w:pPr>
        <w:jc w:val="center"/>
        <w:rPr>
          <w:rFonts w:ascii="Calibri" w:hAnsi="Calibri"/>
          <w:sz w:val="18"/>
          <w:szCs w:val="18"/>
        </w:rPr>
      </w:pPr>
      <w:r w:rsidRPr="004E0DF1">
        <w:rPr>
          <w:rFonts w:ascii="Calibri" w:hAnsi="Calibri"/>
          <w:noProof/>
          <w:sz w:val="18"/>
          <w:szCs w:val="18"/>
        </w:rPr>
        <w:drawing>
          <wp:inline distT="0" distB="0" distL="0" distR="0" wp14:anchorId="5FA80792" wp14:editId="4C374CB2">
            <wp:extent cx="4627164" cy="2168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8">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p>
    <w:p w14:paraId="2DEAF7C2" w14:textId="0F29FCED" w:rsidR="008B08F2" w:rsidRPr="0043539E" w:rsidRDefault="008B08F2">
      <w:pPr>
        <w:pStyle w:val="ListParagraph"/>
        <w:numPr>
          <w:ilvl w:val="1"/>
          <w:numId w:val="15"/>
        </w:numPr>
        <w:ind w:left="1080"/>
        <w:rPr>
          <w:rFonts w:ascii="Calibri" w:hAnsi="Calibri"/>
          <w:sz w:val="18"/>
          <w:szCs w:val="18"/>
        </w:rPr>
      </w:pPr>
      <w:r w:rsidRPr="0043539E">
        <w:rPr>
          <w:rFonts w:ascii="Calibri" w:hAnsi="Calibri"/>
          <w:sz w:val="18"/>
          <w:szCs w:val="18"/>
        </w:rPr>
        <w:t>User selects whether the smallest dimension of the solar zone subarea is five feet or greater.</w:t>
      </w:r>
    </w:p>
    <w:p w14:paraId="2A2F8EBE" w14:textId="0A0EA349" w:rsidR="008B08F2" w:rsidRDefault="008B08F2">
      <w:pPr>
        <w:pStyle w:val="ListParagraph"/>
        <w:numPr>
          <w:ilvl w:val="1"/>
          <w:numId w:val="15"/>
        </w:numPr>
        <w:ind w:left="1080"/>
        <w:rPr>
          <w:rFonts w:ascii="Calibri" w:hAnsi="Calibri"/>
          <w:sz w:val="18"/>
          <w:szCs w:val="18"/>
        </w:rPr>
      </w:pPr>
      <w:r w:rsidRPr="0043539E">
        <w:rPr>
          <w:rFonts w:ascii="Calibri" w:hAnsi="Calibri"/>
          <w:sz w:val="18"/>
          <w:szCs w:val="18"/>
        </w:rPr>
        <w:t xml:space="preserve">User selects whether the solar zone subarea covers at least 80 </w:t>
      </w:r>
      <w:r>
        <w:rPr>
          <w:rFonts w:ascii="Calibri" w:hAnsi="Calibri"/>
          <w:sz w:val="18"/>
          <w:szCs w:val="18"/>
        </w:rPr>
        <w:t>ft</w:t>
      </w:r>
      <w:r w:rsidRPr="008929F9">
        <w:rPr>
          <w:rFonts w:ascii="Calibri" w:hAnsi="Calibri"/>
          <w:sz w:val="18"/>
          <w:szCs w:val="18"/>
        </w:rPr>
        <w:t>2</w:t>
      </w:r>
      <w:r w:rsidRPr="0043539E">
        <w:rPr>
          <w:rFonts w:ascii="Calibri" w:hAnsi="Calibri"/>
          <w:sz w:val="18"/>
          <w:szCs w:val="18"/>
        </w:rPr>
        <w:t xml:space="preserve"> of roof space for a roof with a roof area of 10,000 </w:t>
      </w:r>
      <w:r>
        <w:rPr>
          <w:rFonts w:ascii="Calibri" w:hAnsi="Calibri"/>
          <w:sz w:val="18"/>
          <w:szCs w:val="18"/>
        </w:rPr>
        <w:t>ft</w:t>
      </w:r>
      <w:r w:rsidRPr="008929F9">
        <w:rPr>
          <w:rFonts w:ascii="Calibri" w:hAnsi="Calibri"/>
          <w:sz w:val="18"/>
          <w:szCs w:val="18"/>
        </w:rPr>
        <w:t>2</w:t>
      </w:r>
      <w:r>
        <w:rPr>
          <w:rFonts w:ascii="Calibri" w:hAnsi="Calibri"/>
          <w:sz w:val="18"/>
          <w:szCs w:val="18"/>
        </w:rPr>
        <w:t xml:space="preserve"> </w:t>
      </w:r>
      <w:r w:rsidRPr="0043539E">
        <w:rPr>
          <w:rFonts w:ascii="Calibri" w:hAnsi="Calibri"/>
          <w:sz w:val="18"/>
          <w:szCs w:val="18"/>
        </w:rPr>
        <w:t xml:space="preserve">or less. If the roof area is greater than 10,000 </w:t>
      </w:r>
      <w:r>
        <w:rPr>
          <w:rFonts w:ascii="Calibri" w:hAnsi="Calibri"/>
          <w:sz w:val="18"/>
          <w:szCs w:val="18"/>
        </w:rPr>
        <w:t>ft</w:t>
      </w:r>
      <w:r w:rsidRPr="008929F9">
        <w:rPr>
          <w:rFonts w:ascii="Calibri" w:hAnsi="Calibri"/>
          <w:sz w:val="18"/>
          <w:szCs w:val="18"/>
        </w:rPr>
        <w:t>2</w:t>
      </w:r>
      <w:r w:rsidRPr="0043539E">
        <w:rPr>
          <w:rFonts w:ascii="Calibri" w:hAnsi="Calibri"/>
          <w:sz w:val="18"/>
          <w:szCs w:val="18"/>
        </w:rPr>
        <w:t xml:space="preserve">, the solar zone subarea must be no smaller than 160 </w:t>
      </w:r>
      <w:r>
        <w:rPr>
          <w:rFonts w:ascii="Calibri" w:hAnsi="Calibri"/>
          <w:sz w:val="18"/>
          <w:szCs w:val="18"/>
        </w:rPr>
        <w:t>ft</w:t>
      </w:r>
      <w:r w:rsidRPr="008929F9">
        <w:rPr>
          <w:rFonts w:ascii="Calibri" w:hAnsi="Calibri"/>
          <w:sz w:val="18"/>
          <w:szCs w:val="18"/>
        </w:rPr>
        <w:t>2</w:t>
      </w:r>
      <w:r w:rsidRPr="0043539E">
        <w:rPr>
          <w:rFonts w:ascii="Calibri" w:hAnsi="Calibri"/>
          <w:sz w:val="18"/>
          <w:szCs w:val="18"/>
        </w:rPr>
        <w:t>.</w:t>
      </w:r>
    </w:p>
    <w:p w14:paraId="7D83CA83" w14:textId="05A4B2C4" w:rsidR="008B08F2" w:rsidRPr="0043539E" w:rsidRDefault="008B08F2">
      <w:pPr>
        <w:pStyle w:val="ListParagraph"/>
        <w:numPr>
          <w:ilvl w:val="1"/>
          <w:numId w:val="15"/>
        </w:numPr>
        <w:ind w:left="1080"/>
        <w:rPr>
          <w:rFonts w:ascii="Calibri" w:hAnsi="Calibri"/>
          <w:sz w:val="18"/>
          <w:szCs w:val="18"/>
        </w:rPr>
      </w:pPr>
      <w:r>
        <w:rPr>
          <w:rFonts w:ascii="Calibri" w:hAnsi="Calibri"/>
          <w:sz w:val="18"/>
          <w:szCs w:val="18"/>
        </w:rPr>
        <w:t>The Sub-area qualification is auto calculated and is based on the information entered in this table.</w:t>
      </w:r>
    </w:p>
    <w:p w14:paraId="43FD0C56" w14:textId="058256DA" w:rsidR="008B08F2" w:rsidRDefault="008B08F2">
      <w:pPr>
        <w:pStyle w:val="ListParagraph"/>
        <w:numPr>
          <w:ilvl w:val="1"/>
          <w:numId w:val="15"/>
        </w:numPr>
        <w:ind w:left="1080"/>
        <w:rPr>
          <w:rFonts w:ascii="Calibri" w:hAnsi="Calibri"/>
          <w:sz w:val="18"/>
          <w:szCs w:val="18"/>
        </w:rPr>
      </w:pPr>
      <w:r w:rsidRPr="0043539E">
        <w:rPr>
          <w:rFonts w:ascii="Calibri" w:hAnsi="Calibri"/>
          <w:sz w:val="18"/>
          <w:szCs w:val="18"/>
        </w:rPr>
        <w:t>User enters the square footage of the solar zone subarea.</w:t>
      </w:r>
    </w:p>
    <w:p w14:paraId="5DCF05C0" w14:textId="5A6F25CE" w:rsidR="008B08F2" w:rsidRDefault="008B08F2">
      <w:pPr>
        <w:pStyle w:val="ListParagraph"/>
        <w:numPr>
          <w:ilvl w:val="1"/>
          <w:numId w:val="15"/>
        </w:numPr>
        <w:ind w:left="1080"/>
        <w:rPr>
          <w:rFonts w:ascii="Calibri" w:hAnsi="Calibri"/>
          <w:sz w:val="18"/>
          <w:szCs w:val="18"/>
        </w:rPr>
      </w:pPr>
      <w:r>
        <w:rPr>
          <w:rFonts w:ascii="Calibri" w:hAnsi="Calibri"/>
          <w:sz w:val="18"/>
          <w:szCs w:val="18"/>
        </w:rPr>
        <w:t>The Total Solar Zone Area (ft</w:t>
      </w:r>
      <w:r w:rsidRPr="008929F9">
        <w:rPr>
          <w:rFonts w:ascii="Calibri" w:hAnsi="Calibri"/>
          <w:sz w:val="18"/>
          <w:szCs w:val="18"/>
        </w:rPr>
        <w:t>2</w:t>
      </w:r>
      <w:r>
        <w:rPr>
          <w:rFonts w:ascii="Calibri" w:hAnsi="Calibri"/>
          <w:sz w:val="18"/>
          <w:szCs w:val="18"/>
        </w:rPr>
        <w:t>) is calculated by summing the areas of all qualifying solar zone subareas.</w:t>
      </w:r>
    </w:p>
    <w:p w14:paraId="6A1C6DAA" w14:textId="2A7511F7" w:rsidR="008B08F2" w:rsidRDefault="008B08F2">
      <w:pPr>
        <w:pStyle w:val="ListParagraph"/>
        <w:numPr>
          <w:ilvl w:val="1"/>
          <w:numId w:val="15"/>
        </w:numPr>
        <w:ind w:left="1080"/>
        <w:rPr>
          <w:rFonts w:ascii="Calibri" w:hAnsi="Calibri"/>
          <w:sz w:val="18"/>
          <w:szCs w:val="18"/>
        </w:rPr>
      </w:pPr>
      <w:r>
        <w:rPr>
          <w:rFonts w:ascii="Calibri" w:hAnsi="Calibri"/>
          <w:sz w:val="18"/>
          <w:szCs w:val="18"/>
        </w:rPr>
        <w:t>The building complies if the solar zone area (ft</w:t>
      </w:r>
      <w:r w:rsidRPr="008929F9">
        <w:rPr>
          <w:rFonts w:ascii="Calibri" w:hAnsi="Calibri"/>
          <w:sz w:val="18"/>
          <w:szCs w:val="18"/>
        </w:rPr>
        <w:t>2</w:t>
      </w:r>
      <w:r>
        <w:rPr>
          <w:rFonts w:ascii="Calibri" w:hAnsi="Calibri"/>
          <w:sz w:val="18"/>
          <w:szCs w:val="18"/>
        </w:rPr>
        <w:t>) is greater than the minimum required solar zone area (ft</w:t>
      </w:r>
      <w:r w:rsidRPr="008929F9">
        <w:rPr>
          <w:rFonts w:ascii="Calibri" w:hAnsi="Calibri"/>
          <w:sz w:val="18"/>
          <w:szCs w:val="18"/>
        </w:rPr>
        <w:t>2</w:t>
      </w:r>
      <w:r>
        <w:rPr>
          <w:rFonts w:ascii="Calibri" w:hAnsi="Calibri"/>
          <w:sz w:val="18"/>
          <w:szCs w:val="18"/>
        </w:rPr>
        <w:t xml:space="preserve">) found in </w:t>
      </w:r>
      <w:r w:rsidR="00E45AC9">
        <w:rPr>
          <w:rFonts w:ascii="Calibri" w:hAnsi="Calibri"/>
          <w:sz w:val="18"/>
          <w:szCs w:val="18"/>
        </w:rPr>
        <w:t>A</w:t>
      </w:r>
      <w:r>
        <w:rPr>
          <w:rFonts w:ascii="Calibri" w:hAnsi="Calibri"/>
          <w:sz w:val="18"/>
          <w:szCs w:val="18"/>
        </w:rPr>
        <w:t xml:space="preserve">07.  </w:t>
      </w:r>
    </w:p>
    <w:p w14:paraId="20C42493" w14:textId="7A7111D4" w:rsidR="00F67AD9" w:rsidRDefault="00F67AD9" w:rsidP="00F67AD9">
      <w:pPr>
        <w:suppressAutoHyphens/>
        <w:spacing w:after="60"/>
        <w:rPr>
          <w:rFonts w:asciiTheme="minorHAnsi" w:hAnsiTheme="minorHAnsi"/>
          <w:b/>
        </w:rPr>
      </w:pPr>
    </w:p>
    <w:p w14:paraId="4EF65B2E" w14:textId="77777777" w:rsidR="008B08F2" w:rsidRDefault="008B08F2" w:rsidP="00F67AD9">
      <w:pPr>
        <w:suppressAutoHyphens/>
        <w:spacing w:after="60"/>
        <w:rPr>
          <w:rFonts w:asciiTheme="minorHAnsi" w:hAnsiTheme="minorHAnsi"/>
          <w:b/>
        </w:rPr>
        <w:sectPr w:rsidR="008B08F2" w:rsidSect="000B31A7">
          <w:headerReference w:type="default" r:id="rId19"/>
          <w:footerReference w:type="default" r:id="rId20"/>
          <w:pgSz w:w="12240" w:h="15840" w:code="1"/>
          <w:pgMar w:top="609" w:right="720" w:bottom="720" w:left="720" w:header="432"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790"/>
      </w:tblGrid>
      <w:tr w:rsidR="0076191B" w:rsidRPr="002E3584" w14:paraId="20C42498" w14:textId="77777777" w:rsidTr="005A0C01">
        <w:trPr>
          <w:trHeight w:val="144"/>
        </w:trPr>
        <w:tc>
          <w:tcPr>
            <w:tcW w:w="10972" w:type="dxa"/>
            <w:tcBorders>
              <w:top w:val="single" w:sz="4" w:space="0" w:color="auto"/>
              <w:left w:val="single" w:sz="4" w:space="0" w:color="auto"/>
              <w:bottom w:val="single" w:sz="4" w:space="0" w:color="auto"/>
              <w:right w:val="single" w:sz="4" w:space="0" w:color="auto"/>
            </w:tcBorders>
            <w:vAlign w:val="center"/>
          </w:tcPr>
          <w:p w14:paraId="2CF4487C" w14:textId="20190FEB" w:rsidR="00BF06DA" w:rsidRPr="002E3584" w:rsidRDefault="00BF06DA" w:rsidP="00BF06DA">
            <w:pPr>
              <w:pStyle w:val="BodyText2"/>
              <w:spacing w:before="0" w:after="0"/>
              <w:rPr>
                <w:rFonts w:asciiTheme="minorHAnsi" w:hAnsiTheme="minorHAnsi"/>
                <w:sz w:val="18"/>
                <w:szCs w:val="18"/>
              </w:rPr>
            </w:pPr>
            <w:r w:rsidRPr="002E3584">
              <w:rPr>
                <w:rFonts w:asciiTheme="minorHAnsi" w:hAnsiTheme="minorHAnsi"/>
                <w:sz w:val="18"/>
                <w:szCs w:val="18"/>
              </w:rPr>
              <w:lastRenderedPageBreak/>
              <w:t xml:space="preserve">Solar Zone Area (requirements in §110.10 (b)1A Exception </w:t>
            </w:r>
            <w:r>
              <w:rPr>
                <w:rFonts w:asciiTheme="minorHAnsi" w:hAnsiTheme="minorHAnsi"/>
                <w:sz w:val="18"/>
                <w:szCs w:val="18"/>
              </w:rPr>
              <w:t>1 or 6</w:t>
            </w:r>
            <w:r w:rsidRPr="002E3584">
              <w:rPr>
                <w:rFonts w:asciiTheme="minorHAnsi" w:hAnsiTheme="minorHAnsi"/>
                <w:sz w:val="18"/>
                <w:szCs w:val="18"/>
              </w:rPr>
              <w:t>)</w:t>
            </w:r>
          </w:p>
          <w:p w14:paraId="328D8D99" w14:textId="77777777" w:rsidR="00BF06DA" w:rsidRPr="002E3584" w:rsidRDefault="00BF06DA" w:rsidP="00BF06DA">
            <w:pPr>
              <w:pStyle w:val="BodyText2"/>
              <w:spacing w:before="0" w:after="0"/>
              <w:rPr>
                <w:rFonts w:asciiTheme="minorHAnsi" w:hAnsiTheme="minorHAnsi"/>
                <w:sz w:val="18"/>
                <w:szCs w:val="18"/>
              </w:rPr>
            </w:pPr>
            <w:r w:rsidRPr="002E3584">
              <w:rPr>
                <w:rFonts w:asciiTheme="minorHAnsi" w:hAnsiTheme="minorHAnsi"/>
                <w:sz w:val="18"/>
                <w:szCs w:val="18"/>
              </w:rPr>
              <w:t>This worksheet applies to:</w:t>
            </w:r>
          </w:p>
          <w:p w14:paraId="7B7DE42B" w14:textId="01FF06BC" w:rsidR="00BF06DA" w:rsidRPr="002E3584" w:rsidRDefault="00BF06DA">
            <w:pPr>
              <w:pStyle w:val="BodyText2"/>
              <w:numPr>
                <w:ilvl w:val="0"/>
                <w:numId w:val="7"/>
              </w:numPr>
              <w:spacing w:before="0" w:after="0"/>
              <w:rPr>
                <w:rFonts w:asciiTheme="minorHAnsi" w:hAnsiTheme="minorHAnsi"/>
                <w:sz w:val="18"/>
                <w:szCs w:val="18"/>
              </w:rPr>
            </w:pPr>
            <w:r w:rsidRPr="002E3584">
              <w:rPr>
                <w:rFonts w:asciiTheme="minorHAnsi" w:hAnsiTheme="minorHAnsi"/>
                <w:sz w:val="18"/>
                <w:szCs w:val="18"/>
              </w:rPr>
              <w:t xml:space="preserve">Single family residences </w:t>
            </w:r>
            <w:r>
              <w:rPr>
                <w:rFonts w:asciiTheme="minorHAnsi" w:hAnsiTheme="minorHAnsi"/>
                <w:sz w:val="18"/>
                <w:szCs w:val="18"/>
              </w:rPr>
              <w:t xml:space="preserve">without PV </w:t>
            </w:r>
            <w:r w:rsidRPr="002E3584">
              <w:rPr>
                <w:rFonts w:asciiTheme="minorHAnsi" w:hAnsiTheme="minorHAnsi"/>
                <w:sz w:val="18"/>
                <w:szCs w:val="18"/>
              </w:rPr>
              <w:t xml:space="preserve">that wish to show compliance with the Solar </w:t>
            </w:r>
            <w:r w:rsidR="00732C6A" w:rsidRPr="00D9146A">
              <w:rPr>
                <w:rFonts w:asciiTheme="minorHAnsi" w:hAnsiTheme="minorHAnsi"/>
                <w:sz w:val="18"/>
                <w:szCs w:val="18"/>
              </w:rPr>
              <w:t>Readiness</w:t>
            </w:r>
            <w:r w:rsidR="00732C6A">
              <w:rPr>
                <w:rFonts w:asciiTheme="minorHAnsi" w:hAnsiTheme="minorHAnsi"/>
                <w:sz w:val="18"/>
                <w:szCs w:val="18"/>
              </w:rPr>
              <w:t xml:space="preserve"> </w:t>
            </w:r>
            <w:r w:rsidRPr="002E3584">
              <w:rPr>
                <w:rFonts w:asciiTheme="minorHAnsi" w:hAnsiTheme="minorHAnsi"/>
                <w:sz w:val="18"/>
                <w:szCs w:val="18"/>
              </w:rPr>
              <w:t>requirements (Section 110.10(b)</w:t>
            </w:r>
            <w:r w:rsidR="00B74CD6">
              <w:rPr>
                <w:rFonts w:asciiTheme="minorHAnsi" w:hAnsiTheme="minorHAnsi"/>
                <w:sz w:val="18"/>
                <w:szCs w:val="18"/>
              </w:rPr>
              <w:t>)</w:t>
            </w:r>
            <w:r w:rsidRPr="002E3584">
              <w:rPr>
                <w:rFonts w:asciiTheme="minorHAnsi" w:hAnsiTheme="minorHAnsi"/>
                <w:sz w:val="18"/>
                <w:szCs w:val="18"/>
              </w:rPr>
              <w:t xml:space="preserve"> by providing a solar zone on the roof of the re</w:t>
            </w:r>
            <w:r>
              <w:rPr>
                <w:rFonts w:asciiTheme="minorHAnsi" w:hAnsiTheme="minorHAnsi"/>
                <w:sz w:val="18"/>
                <w:szCs w:val="18"/>
              </w:rPr>
              <w:t>sidence. Note that Exceptions 1</w:t>
            </w:r>
            <w:r w:rsidRPr="002E3584">
              <w:rPr>
                <w:rFonts w:asciiTheme="minorHAnsi" w:hAnsiTheme="minorHAnsi"/>
                <w:sz w:val="18"/>
                <w:szCs w:val="18"/>
              </w:rPr>
              <w:t xml:space="preserve"> </w:t>
            </w:r>
            <w:r>
              <w:rPr>
                <w:rFonts w:asciiTheme="minorHAnsi" w:hAnsiTheme="minorHAnsi"/>
                <w:sz w:val="18"/>
                <w:szCs w:val="18"/>
              </w:rPr>
              <w:t>and</w:t>
            </w:r>
            <w:r w:rsidRPr="002E3584">
              <w:rPr>
                <w:rFonts w:asciiTheme="minorHAnsi" w:hAnsiTheme="minorHAnsi"/>
                <w:sz w:val="18"/>
                <w:szCs w:val="18"/>
              </w:rPr>
              <w:t xml:space="preserve"> </w:t>
            </w:r>
            <w:r>
              <w:rPr>
                <w:rFonts w:asciiTheme="minorHAnsi" w:hAnsiTheme="minorHAnsi"/>
                <w:sz w:val="18"/>
                <w:szCs w:val="18"/>
              </w:rPr>
              <w:t>6</w:t>
            </w:r>
            <w:r w:rsidRPr="002E3584">
              <w:rPr>
                <w:rFonts w:asciiTheme="minorHAnsi" w:hAnsiTheme="minorHAnsi"/>
                <w:sz w:val="18"/>
                <w:szCs w:val="18"/>
              </w:rPr>
              <w:t xml:space="preserve"> to Section 110.10(b)1A exempt a residence from the solar </w:t>
            </w:r>
            <w:r w:rsidR="006266EB">
              <w:rPr>
                <w:rFonts w:asciiTheme="minorHAnsi" w:hAnsiTheme="minorHAnsi"/>
                <w:sz w:val="18"/>
                <w:szCs w:val="18"/>
              </w:rPr>
              <w:t xml:space="preserve"> readiness</w:t>
            </w:r>
            <w:r w:rsidRPr="002E3584">
              <w:rPr>
                <w:rFonts w:asciiTheme="minorHAnsi" w:hAnsiTheme="minorHAnsi"/>
                <w:sz w:val="18"/>
                <w:szCs w:val="18"/>
              </w:rPr>
              <w:t xml:space="preserve"> requirements and are documented on the Certificate of </w:t>
            </w:r>
            <w:r w:rsidR="003870B8">
              <w:rPr>
                <w:rFonts w:asciiTheme="minorHAnsi" w:hAnsiTheme="minorHAnsi"/>
                <w:sz w:val="18"/>
                <w:szCs w:val="18"/>
              </w:rPr>
              <w:t>Installation</w:t>
            </w:r>
            <w:r w:rsidR="003870B8" w:rsidRPr="002E3584">
              <w:rPr>
                <w:rFonts w:asciiTheme="minorHAnsi" w:hAnsiTheme="minorHAnsi"/>
                <w:sz w:val="18"/>
                <w:szCs w:val="18"/>
              </w:rPr>
              <w:t xml:space="preserve"> </w:t>
            </w:r>
            <w:r>
              <w:rPr>
                <w:rFonts w:asciiTheme="minorHAnsi" w:hAnsiTheme="minorHAnsi"/>
                <w:sz w:val="18"/>
                <w:szCs w:val="18"/>
              </w:rPr>
              <w:t>document</w:t>
            </w:r>
            <w:r w:rsidRPr="002E3584">
              <w:rPr>
                <w:rFonts w:asciiTheme="minorHAnsi" w:hAnsiTheme="minorHAnsi"/>
                <w:sz w:val="18"/>
                <w:szCs w:val="18"/>
              </w:rPr>
              <w:t xml:space="preserve"> CF</w:t>
            </w:r>
            <w:r>
              <w:rPr>
                <w:rFonts w:asciiTheme="minorHAnsi" w:hAnsiTheme="minorHAnsi"/>
                <w:sz w:val="18"/>
                <w:szCs w:val="18"/>
              </w:rPr>
              <w:t>2</w:t>
            </w:r>
            <w:r w:rsidRPr="002E3584">
              <w:rPr>
                <w:rFonts w:asciiTheme="minorHAnsi" w:hAnsiTheme="minorHAnsi"/>
                <w:sz w:val="18"/>
                <w:szCs w:val="18"/>
              </w:rPr>
              <w:t>R-SRA-01-E. Check the exception being used and fill in the relevant details.</w:t>
            </w:r>
          </w:p>
          <w:p w14:paraId="20C42497" w14:textId="56C88501" w:rsidR="0076191B" w:rsidRPr="002E3584" w:rsidRDefault="0076191B" w:rsidP="004A4DEE">
            <w:pPr>
              <w:pStyle w:val="BodyText2"/>
              <w:spacing w:before="0" w:after="0"/>
              <w:ind w:left="720"/>
              <w:rPr>
                <w:rFonts w:asciiTheme="minorHAnsi" w:hAnsiTheme="minorHAnsi"/>
                <w:sz w:val="18"/>
                <w:szCs w:val="18"/>
              </w:rPr>
            </w:pPr>
          </w:p>
        </w:tc>
      </w:tr>
    </w:tbl>
    <w:p w14:paraId="20C42499" w14:textId="77777777" w:rsidR="0076191B" w:rsidRPr="002E3584" w:rsidRDefault="0076191B" w:rsidP="0076191B">
      <w:pPr>
        <w:rPr>
          <w:rFonts w:asciiTheme="minorHAnsi" w:hAnsiTheme="minorHAnsi"/>
          <w:sz w:val="18"/>
          <w:szCs w:val="18"/>
        </w:rPr>
      </w:pPr>
    </w:p>
    <w:p w14:paraId="20C424A0" w14:textId="77777777" w:rsidR="0076191B" w:rsidRDefault="0076191B" w:rsidP="0076191B"/>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3"/>
        <w:gridCol w:w="5516"/>
        <w:gridCol w:w="4703"/>
      </w:tblGrid>
      <w:tr w:rsidR="0076191B" w:rsidRPr="00F26029" w14:paraId="20C424A3" w14:textId="77777777" w:rsidTr="005A0C01">
        <w:trPr>
          <w:trHeight w:val="144"/>
        </w:trPr>
        <w:tc>
          <w:tcPr>
            <w:tcW w:w="10974" w:type="dxa"/>
            <w:gridSpan w:val="3"/>
            <w:vAlign w:val="center"/>
          </w:tcPr>
          <w:p w14:paraId="20C424A1" w14:textId="582F8BAE" w:rsidR="0076191B" w:rsidRDefault="004169D3" w:rsidP="00AF7097">
            <w:pPr>
              <w:pStyle w:val="BodyText2"/>
              <w:spacing w:before="0" w:after="0"/>
              <w:rPr>
                <w:rFonts w:asciiTheme="minorHAnsi" w:hAnsiTheme="minorHAnsi"/>
                <w:b/>
                <w:sz w:val="20"/>
              </w:rPr>
            </w:pPr>
            <w:r>
              <w:rPr>
                <w:rFonts w:asciiTheme="minorHAnsi" w:hAnsiTheme="minorHAnsi"/>
                <w:b/>
                <w:sz w:val="20"/>
              </w:rPr>
              <w:t>A</w:t>
            </w:r>
            <w:r w:rsidR="0076191B" w:rsidRPr="007A0374">
              <w:rPr>
                <w:rFonts w:asciiTheme="minorHAnsi" w:hAnsiTheme="minorHAnsi"/>
                <w:b/>
                <w:sz w:val="20"/>
              </w:rPr>
              <w:t>. Minimum Required Solar Zone Area for Single Family Residence</w:t>
            </w:r>
          </w:p>
          <w:p w14:paraId="20C424A2" w14:textId="61B019F1" w:rsidR="0076191B" w:rsidRPr="0076191B" w:rsidRDefault="0076191B" w:rsidP="00FB38A4">
            <w:pPr>
              <w:pStyle w:val="BodyText2"/>
              <w:spacing w:before="0" w:after="0"/>
              <w:rPr>
                <w:rFonts w:asciiTheme="minorHAnsi" w:hAnsiTheme="minorHAnsi"/>
                <w:sz w:val="18"/>
                <w:szCs w:val="18"/>
              </w:rPr>
            </w:pPr>
          </w:p>
        </w:tc>
      </w:tr>
      <w:tr w:rsidR="0076191B" w:rsidRPr="00F26029" w14:paraId="20C424A9" w14:textId="77777777" w:rsidTr="005A0C01">
        <w:trPr>
          <w:trHeight w:val="144"/>
        </w:trPr>
        <w:tc>
          <w:tcPr>
            <w:tcW w:w="578" w:type="dxa"/>
            <w:vAlign w:val="center"/>
          </w:tcPr>
          <w:p w14:paraId="20C424A4" w14:textId="77777777" w:rsidR="0076191B" w:rsidRPr="007A0374" w:rsidRDefault="0076191B" w:rsidP="00C15F09">
            <w:pPr>
              <w:jc w:val="center"/>
              <w:rPr>
                <w:rFonts w:asciiTheme="minorHAnsi" w:hAnsiTheme="minorHAnsi"/>
                <w:sz w:val="18"/>
                <w:szCs w:val="18"/>
              </w:rPr>
            </w:pPr>
            <w:r w:rsidRPr="007A0374">
              <w:rPr>
                <w:rFonts w:asciiTheme="minorHAnsi" w:hAnsiTheme="minorHAnsi"/>
                <w:sz w:val="18"/>
                <w:szCs w:val="18"/>
              </w:rPr>
              <w:t>01</w:t>
            </w:r>
          </w:p>
        </w:tc>
        <w:tc>
          <w:tcPr>
            <w:tcW w:w="5616" w:type="dxa"/>
            <w:vAlign w:val="center"/>
          </w:tcPr>
          <w:p w14:paraId="20C424A5" w14:textId="77777777" w:rsidR="0076191B" w:rsidRPr="007A0374" w:rsidRDefault="0076191B" w:rsidP="00C15F09">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Does the residence have </w:t>
            </w:r>
            <w:r w:rsidRPr="007A0374">
              <w:rPr>
                <w:rFonts w:asciiTheme="minorHAnsi" w:hAnsiTheme="minorHAnsi" w:cs="TimesNewRomanPSMT"/>
                <w:sz w:val="18"/>
                <w:szCs w:val="18"/>
              </w:rPr>
              <w:t>three stories or more, and a total floor area less than or equal to 2000 square feet?</w:t>
            </w:r>
          </w:p>
        </w:tc>
        <w:tc>
          <w:tcPr>
            <w:tcW w:w="4781" w:type="dxa"/>
          </w:tcPr>
          <w:p w14:paraId="20C424A8" w14:textId="14E2693E" w:rsidR="009D5130" w:rsidRDefault="00AE5D51" w:rsidP="00DF17EE">
            <w:r w:rsidRPr="00AE5D51">
              <w:rPr>
                <w:rFonts w:asciiTheme="minorHAnsi" w:hAnsiTheme="minorHAnsi"/>
                <w:sz w:val="18"/>
                <w:szCs w:val="18"/>
              </w:rPr>
              <w:t xml:space="preserve">&lt;&lt;user </w:t>
            </w:r>
            <w:r w:rsidR="00DF17EE">
              <w:rPr>
                <w:rFonts w:asciiTheme="minorHAnsi" w:hAnsiTheme="minorHAnsi"/>
                <w:sz w:val="18"/>
                <w:szCs w:val="18"/>
              </w:rPr>
              <w:t>pick from</w:t>
            </w:r>
            <w:r w:rsidRPr="00AE5D51">
              <w:rPr>
                <w:rFonts w:asciiTheme="minorHAnsi" w:hAnsiTheme="minorHAnsi"/>
                <w:sz w:val="18"/>
                <w:szCs w:val="18"/>
              </w:rPr>
              <w:t xml:space="preserve"> list: Yes; No&gt;&gt;</w:t>
            </w:r>
          </w:p>
        </w:tc>
      </w:tr>
      <w:tr w:rsidR="0076191B" w:rsidRPr="00F26029" w14:paraId="20C424AF" w14:textId="77777777" w:rsidTr="005A0C01">
        <w:trPr>
          <w:trHeight w:val="144"/>
        </w:trPr>
        <w:tc>
          <w:tcPr>
            <w:tcW w:w="578" w:type="dxa"/>
            <w:vAlign w:val="center"/>
          </w:tcPr>
          <w:p w14:paraId="20C424AA"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20C424AB" w14:textId="77777777" w:rsidR="0076191B" w:rsidRPr="007A0374" w:rsidRDefault="0076191B" w:rsidP="00C15F09">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Is the residence </w:t>
            </w:r>
            <w:r w:rsidRPr="007A0374">
              <w:rPr>
                <w:rFonts w:asciiTheme="minorHAnsi" w:hAnsiTheme="minorHAnsi" w:cs="TimesNewRomanPSMT"/>
                <w:sz w:val="18"/>
                <w:szCs w:val="18"/>
              </w:rPr>
              <w:t>located in Climate zones 8-14, in a Wildland-Urban Interface Fire Area as defined in Title 24, Part 2, and have a whole house fan?</w:t>
            </w:r>
          </w:p>
        </w:tc>
        <w:tc>
          <w:tcPr>
            <w:tcW w:w="4781" w:type="dxa"/>
          </w:tcPr>
          <w:p w14:paraId="20C424AE" w14:textId="0F40FCAC" w:rsidR="009D5130" w:rsidRDefault="00AE5D51" w:rsidP="00DF17EE">
            <w:r w:rsidRPr="00AE5D51">
              <w:rPr>
                <w:rFonts w:asciiTheme="minorHAnsi" w:hAnsiTheme="minorHAnsi"/>
                <w:sz w:val="18"/>
                <w:szCs w:val="18"/>
              </w:rPr>
              <w:t xml:space="preserve">&lt;&lt;user </w:t>
            </w:r>
            <w:r w:rsidR="00DF17EE">
              <w:rPr>
                <w:rFonts w:asciiTheme="minorHAnsi" w:hAnsiTheme="minorHAnsi"/>
                <w:sz w:val="18"/>
                <w:szCs w:val="18"/>
              </w:rPr>
              <w:t>pick from</w:t>
            </w:r>
            <w:r w:rsidRPr="00AE5D51">
              <w:rPr>
                <w:rFonts w:asciiTheme="minorHAnsi" w:hAnsiTheme="minorHAnsi"/>
                <w:sz w:val="18"/>
                <w:szCs w:val="18"/>
              </w:rPr>
              <w:t xml:space="preserve"> list: Yes; No&gt;&gt;</w:t>
            </w:r>
          </w:p>
        </w:tc>
      </w:tr>
      <w:tr w:rsidR="0076191B" w:rsidRPr="00F26029" w14:paraId="20C424B6" w14:textId="77777777" w:rsidTr="005A0C01">
        <w:trPr>
          <w:trHeight w:val="144"/>
        </w:trPr>
        <w:tc>
          <w:tcPr>
            <w:tcW w:w="578" w:type="dxa"/>
            <w:vAlign w:val="center"/>
          </w:tcPr>
          <w:p w14:paraId="20C424B0"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03</w:t>
            </w:r>
          </w:p>
        </w:tc>
        <w:tc>
          <w:tcPr>
            <w:tcW w:w="5616" w:type="dxa"/>
            <w:vAlign w:val="center"/>
          </w:tcPr>
          <w:p w14:paraId="20C424B2" w14:textId="6F7263C2" w:rsidR="0076191B" w:rsidRPr="007A0374" w:rsidRDefault="0076191B" w:rsidP="00C15F09">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B5" w14:textId="40F88275" w:rsidR="009D5130" w:rsidRDefault="00AE5D51">
            <w:r w:rsidRPr="00AE5D51">
              <w:rPr>
                <w:rFonts w:asciiTheme="minorHAnsi" w:hAnsiTheme="minorHAnsi"/>
                <w:sz w:val="18"/>
                <w:szCs w:val="18"/>
              </w:rPr>
              <w:t>&lt;&lt;user input, number</w:t>
            </w:r>
            <w:r w:rsidR="00D4063A">
              <w:rPr>
                <w:rFonts w:asciiTheme="minorHAnsi" w:hAnsiTheme="minorHAnsi"/>
                <w:sz w:val="18"/>
                <w:szCs w:val="18"/>
              </w:rPr>
              <w:t xml:space="preserve"> </w:t>
            </w:r>
            <w:r w:rsidR="00D4063A" w:rsidRPr="008B77C7">
              <w:rPr>
                <w:rFonts w:asciiTheme="minorHAnsi" w:hAnsiTheme="minorHAnsi"/>
                <w:sz w:val="18"/>
                <w:szCs w:val="18"/>
              </w:rPr>
              <w:t>or</w:t>
            </w:r>
            <w:r w:rsidR="005C0007">
              <w:rPr>
                <w:rFonts w:asciiTheme="minorHAnsi" w:hAnsiTheme="minorHAnsi"/>
                <w:sz w:val="18"/>
                <w:szCs w:val="18"/>
              </w:rPr>
              <w:t xml:space="preserve"> N/A</w:t>
            </w:r>
            <w:r w:rsidR="00D4063A" w:rsidRPr="008B77C7">
              <w:rPr>
                <w:rFonts w:asciiTheme="minorHAnsi" w:hAnsiTheme="minorHAnsi"/>
                <w:sz w:val="18"/>
                <w:szCs w:val="18"/>
              </w:rPr>
              <w:t xml:space="preserve"> </w:t>
            </w:r>
            <w:r w:rsidR="0076191B" w:rsidRPr="005C0007">
              <w:rPr>
                <w:rFonts w:asciiTheme="minorHAnsi" w:hAnsiTheme="minorHAnsi"/>
                <w:sz w:val="18"/>
                <w:szCs w:val="18"/>
              </w:rPr>
              <w:t>&gt;&gt;</w:t>
            </w:r>
          </w:p>
        </w:tc>
      </w:tr>
      <w:tr w:rsidR="0076191B" w:rsidRPr="00F26029" w14:paraId="20C424BD" w14:textId="77777777" w:rsidTr="005A0C01">
        <w:trPr>
          <w:trHeight w:val="144"/>
        </w:trPr>
        <w:tc>
          <w:tcPr>
            <w:tcW w:w="578" w:type="dxa"/>
            <w:vAlign w:val="center"/>
          </w:tcPr>
          <w:p w14:paraId="20C424B7"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04</w:t>
            </w:r>
          </w:p>
        </w:tc>
        <w:tc>
          <w:tcPr>
            <w:tcW w:w="5616" w:type="dxa"/>
            <w:vAlign w:val="center"/>
          </w:tcPr>
          <w:p w14:paraId="20C424B9" w14:textId="2224D201" w:rsidR="0076191B" w:rsidRPr="007A0374" w:rsidRDefault="0076191B" w:rsidP="00C15F09">
            <w:pPr>
              <w:rPr>
                <w:rFonts w:asciiTheme="minorHAnsi" w:hAnsiTheme="minorHAnsi"/>
                <w:sz w:val="18"/>
                <w:szCs w:val="18"/>
              </w:rPr>
            </w:pPr>
            <w:r w:rsidRPr="007A0374">
              <w:rPr>
                <w:rFonts w:asciiTheme="minorHAnsi" w:hAnsiTheme="minorHAnsi"/>
                <w:sz w:val="18"/>
                <w:szCs w:val="18"/>
              </w:rPr>
              <w:t xml:space="preserve">What is the total area of steep-sloped roofs oriented between </w:t>
            </w:r>
            <w:r w:rsidR="006266EB">
              <w:rPr>
                <w:rFonts w:asciiTheme="minorHAnsi" w:hAnsiTheme="minorHAnsi"/>
                <w:sz w:val="18"/>
                <w:szCs w:val="18"/>
              </w:rPr>
              <w:t>90</w:t>
            </w:r>
            <w:r w:rsidR="006266EB" w:rsidRPr="007A0374">
              <w:rPr>
                <w:rFonts w:asciiTheme="minorHAnsi" w:hAnsiTheme="minorHAnsi"/>
                <w:sz w:val="18"/>
                <w:szCs w:val="18"/>
              </w:rPr>
              <w:t xml:space="preserve"> </w:t>
            </w:r>
            <w:r w:rsidRPr="007A0374">
              <w:rPr>
                <w:rFonts w:asciiTheme="minorHAnsi" w:hAnsiTheme="minorHAnsi"/>
                <w:sz w:val="18"/>
                <w:szCs w:val="18"/>
              </w:rPr>
              <w:t xml:space="preserve">and </w:t>
            </w:r>
            <w:r w:rsidR="006266EB">
              <w:rPr>
                <w:rFonts w:asciiTheme="minorHAnsi" w:hAnsiTheme="minorHAnsi"/>
                <w:sz w:val="18"/>
                <w:szCs w:val="18"/>
              </w:rPr>
              <w:t>300</w:t>
            </w:r>
            <w:r w:rsidR="006266EB" w:rsidRPr="007A0374">
              <w:rPr>
                <w:rFonts w:asciiTheme="minorHAnsi" w:hAnsiTheme="minorHAnsi"/>
                <w:sz w:val="18"/>
                <w:szCs w:val="18"/>
              </w:rPr>
              <w:t xml:space="preserve"> </w:t>
            </w:r>
            <w:r w:rsidRPr="007A0374">
              <w:rPr>
                <w:rFonts w:asciiTheme="minorHAnsi" w:hAnsiTheme="minorHAnsi"/>
                <w:sz w:val="18"/>
                <w:szCs w:val="18"/>
              </w:rPr>
              <w:t>degrees relative to true north, where the annual solar access is 70% or greater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BC" w14:textId="39D93EB0" w:rsidR="009D5130" w:rsidRDefault="00AE5D51">
            <w:pPr>
              <w:rPr>
                <w:sz w:val="22"/>
              </w:rPr>
            </w:pPr>
            <w:r w:rsidRPr="00AE5D51">
              <w:rPr>
                <w:rFonts w:asciiTheme="minorHAnsi" w:hAnsiTheme="minorHAnsi"/>
                <w:sz w:val="18"/>
                <w:szCs w:val="18"/>
              </w:rPr>
              <w:t>&lt;&lt;user input, number</w:t>
            </w:r>
            <w:r w:rsidR="00D4063A">
              <w:rPr>
                <w:rFonts w:asciiTheme="minorHAnsi" w:hAnsiTheme="minorHAnsi"/>
                <w:sz w:val="18"/>
                <w:szCs w:val="18"/>
              </w:rPr>
              <w:t xml:space="preserve"> </w:t>
            </w:r>
            <w:r w:rsidR="00D4063A" w:rsidRPr="008B77C7">
              <w:rPr>
                <w:rFonts w:asciiTheme="minorHAnsi" w:hAnsiTheme="minorHAnsi"/>
                <w:sz w:val="18"/>
                <w:szCs w:val="18"/>
              </w:rPr>
              <w:t>or</w:t>
            </w:r>
            <w:r w:rsidR="005C0007">
              <w:rPr>
                <w:rFonts w:asciiTheme="minorHAnsi" w:hAnsiTheme="minorHAnsi"/>
                <w:sz w:val="18"/>
                <w:szCs w:val="18"/>
              </w:rPr>
              <w:t xml:space="preserve"> N/A</w:t>
            </w:r>
            <w:r w:rsidR="00D4063A" w:rsidRPr="008B77C7">
              <w:rPr>
                <w:rFonts w:asciiTheme="minorHAnsi" w:hAnsiTheme="minorHAnsi"/>
                <w:sz w:val="18"/>
                <w:szCs w:val="18"/>
              </w:rPr>
              <w:t xml:space="preserve"> </w:t>
            </w:r>
            <w:r w:rsidR="0076191B" w:rsidRPr="005C0007">
              <w:rPr>
                <w:rFonts w:asciiTheme="minorHAnsi" w:hAnsiTheme="minorHAnsi"/>
                <w:sz w:val="18"/>
                <w:szCs w:val="18"/>
              </w:rPr>
              <w:t>&gt;&gt;</w:t>
            </w:r>
          </w:p>
        </w:tc>
      </w:tr>
      <w:tr w:rsidR="0076191B" w:rsidRPr="00F26029" w14:paraId="20C424C4" w14:textId="77777777" w:rsidTr="005A0C01">
        <w:trPr>
          <w:trHeight w:val="144"/>
        </w:trPr>
        <w:tc>
          <w:tcPr>
            <w:tcW w:w="578" w:type="dxa"/>
            <w:vAlign w:val="center"/>
          </w:tcPr>
          <w:p w14:paraId="20C424BE"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05</w:t>
            </w:r>
          </w:p>
        </w:tc>
        <w:tc>
          <w:tcPr>
            <w:tcW w:w="5616" w:type="dxa"/>
            <w:vAlign w:val="center"/>
          </w:tcPr>
          <w:p w14:paraId="20C424BF" w14:textId="47857E72" w:rsidR="0076191B" w:rsidRDefault="001723BB" w:rsidP="001C162C">
            <w:pPr>
              <w:rPr>
                <w:rFonts w:asciiTheme="minorHAnsi" w:hAnsiTheme="minorHAnsi"/>
                <w:sz w:val="18"/>
                <w:szCs w:val="18"/>
              </w:rPr>
            </w:pPr>
            <w:r>
              <w:rPr>
                <w:rFonts w:asciiTheme="minorHAnsi" w:hAnsiTheme="minorHAnsi"/>
                <w:sz w:val="18"/>
                <w:szCs w:val="18"/>
              </w:rPr>
              <w:t>Solar zone area – solar access method</w:t>
            </w:r>
            <w:r w:rsidDel="006A6EC0">
              <w:rPr>
                <w:rFonts w:asciiTheme="minorHAnsi" w:hAnsiTheme="minorHAnsi"/>
                <w:sz w:val="18"/>
                <w:szCs w:val="18"/>
              </w:rPr>
              <w:t xml:space="preserve"> </w:t>
            </w:r>
            <w:r w:rsidR="0076191B"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0076191B" w:rsidRPr="007A0374">
              <w:rPr>
                <w:rFonts w:asciiTheme="minorHAnsi" w:hAnsiTheme="minorHAnsi"/>
                <w:sz w:val="18"/>
                <w:szCs w:val="18"/>
              </w:rPr>
              <w:t>)</w:t>
            </w:r>
          </w:p>
        </w:tc>
        <w:tc>
          <w:tcPr>
            <w:tcW w:w="4781" w:type="dxa"/>
          </w:tcPr>
          <w:p w14:paraId="20C424C0" w14:textId="77777777" w:rsidR="0076191B" w:rsidRDefault="0076191B" w:rsidP="003F6191">
            <w:pPr>
              <w:rPr>
                <w:rFonts w:asciiTheme="minorHAnsi" w:hAnsiTheme="minorHAnsi"/>
                <w:sz w:val="18"/>
                <w:szCs w:val="18"/>
              </w:rPr>
            </w:pPr>
            <w:r>
              <w:rPr>
                <w:rFonts w:asciiTheme="minorHAnsi" w:hAnsiTheme="minorHAnsi"/>
                <w:sz w:val="18"/>
                <w:szCs w:val="18"/>
              </w:rPr>
              <w:t>&lt;&lt;calculated field:</w:t>
            </w:r>
          </w:p>
          <w:p w14:paraId="20C424C1" w14:textId="7BC6EF2F" w:rsidR="00D4063A" w:rsidRDefault="00D4063A">
            <w:pPr>
              <w:rPr>
                <w:rFonts w:asciiTheme="minorHAnsi" w:hAnsiTheme="minorHAnsi"/>
                <w:sz w:val="18"/>
                <w:szCs w:val="18"/>
              </w:rPr>
            </w:pPr>
            <w:r>
              <w:rPr>
                <w:rFonts w:asciiTheme="minorHAnsi" w:hAnsiTheme="minorHAnsi"/>
                <w:sz w:val="18"/>
                <w:szCs w:val="18"/>
              </w:rPr>
              <w:t xml:space="preserve">If </w:t>
            </w:r>
            <w:r w:rsidR="007A3452">
              <w:rPr>
                <w:rFonts w:asciiTheme="minorHAnsi" w:hAnsiTheme="minorHAnsi"/>
                <w:sz w:val="18"/>
                <w:szCs w:val="18"/>
              </w:rPr>
              <w:t>A</w:t>
            </w:r>
            <w:r>
              <w:rPr>
                <w:rFonts w:asciiTheme="minorHAnsi" w:hAnsiTheme="minorHAnsi"/>
                <w:sz w:val="18"/>
                <w:szCs w:val="18"/>
              </w:rPr>
              <w:t xml:space="preserve">03 and B04 are numbers then </w:t>
            </w:r>
            <w:r w:rsidR="004929D9">
              <w:rPr>
                <w:rFonts w:asciiTheme="minorHAnsi" w:hAnsiTheme="minorHAnsi"/>
                <w:sz w:val="18"/>
                <w:szCs w:val="18"/>
              </w:rPr>
              <w:t>report the result of this equation</w:t>
            </w:r>
            <w:r>
              <w:rPr>
                <w:rFonts w:asciiTheme="minorHAnsi" w:hAnsiTheme="minorHAnsi"/>
                <w:sz w:val="18"/>
                <w:szCs w:val="18"/>
              </w:rPr>
              <w:t xml:space="preserve"> </w:t>
            </w:r>
            <w:r w:rsidR="00C15F09">
              <w:rPr>
                <w:rFonts w:asciiTheme="minorHAnsi" w:hAnsiTheme="minorHAnsi"/>
                <w:sz w:val="18"/>
                <w:szCs w:val="18"/>
              </w:rPr>
              <w:t>(</w:t>
            </w:r>
            <w:r w:rsidR="007A3452">
              <w:rPr>
                <w:rFonts w:asciiTheme="minorHAnsi" w:hAnsiTheme="minorHAnsi"/>
                <w:sz w:val="18"/>
                <w:szCs w:val="18"/>
              </w:rPr>
              <w:t>A</w:t>
            </w:r>
            <w:r w:rsidR="00C15F09">
              <w:rPr>
                <w:rFonts w:asciiTheme="minorHAnsi" w:hAnsiTheme="minorHAnsi"/>
                <w:sz w:val="18"/>
                <w:szCs w:val="18"/>
              </w:rPr>
              <w:t>03+</w:t>
            </w:r>
            <w:r w:rsidR="007A3452">
              <w:rPr>
                <w:rFonts w:asciiTheme="minorHAnsi" w:hAnsiTheme="minorHAnsi"/>
                <w:sz w:val="18"/>
                <w:szCs w:val="18"/>
              </w:rPr>
              <w:t>A</w:t>
            </w:r>
            <w:r w:rsidR="00C15F09">
              <w:rPr>
                <w:rFonts w:asciiTheme="minorHAnsi" w:hAnsiTheme="minorHAnsi"/>
                <w:sz w:val="18"/>
                <w:szCs w:val="18"/>
              </w:rPr>
              <w:t>04)</w:t>
            </w:r>
            <w:r w:rsidR="009D5130">
              <w:rPr>
                <w:rFonts w:asciiTheme="minorHAnsi" w:hAnsiTheme="minorHAnsi"/>
                <w:sz w:val="18"/>
                <w:szCs w:val="18"/>
              </w:rPr>
              <w:t>*0.5</w:t>
            </w:r>
            <w:r>
              <w:rPr>
                <w:rFonts w:asciiTheme="minorHAnsi" w:hAnsiTheme="minorHAnsi"/>
                <w:sz w:val="18"/>
                <w:szCs w:val="18"/>
              </w:rPr>
              <w:t>;</w:t>
            </w:r>
          </w:p>
          <w:p w14:paraId="20C424C3" w14:textId="4B18EAC8" w:rsidR="009D5130" w:rsidRDefault="00D4063A" w:rsidP="00160214">
            <w:pPr>
              <w:rPr>
                <w:rFonts w:asciiTheme="minorHAnsi" w:hAnsiTheme="minorHAnsi"/>
                <w:sz w:val="18"/>
                <w:szCs w:val="18"/>
              </w:rPr>
            </w:pPr>
            <w:r>
              <w:rPr>
                <w:rFonts w:asciiTheme="minorHAnsi" w:hAnsiTheme="minorHAnsi"/>
                <w:sz w:val="18"/>
                <w:szCs w:val="18"/>
              </w:rPr>
              <w:t>Else</w:t>
            </w:r>
            <w:r w:rsidR="004929D9">
              <w:rPr>
                <w:rFonts w:asciiTheme="minorHAnsi" w:hAnsiTheme="minorHAnsi"/>
                <w:sz w:val="18"/>
                <w:szCs w:val="18"/>
              </w:rPr>
              <w:t xml:space="preserve"> </w:t>
            </w:r>
            <w:r>
              <w:rPr>
                <w:rFonts w:asciiTheme="minorHAnsi" w:hAnsiTheme="minorHAnsi"/>
                <w:sz w:val="18"/>
                <w:szCs w:val="18"/>
              </w:rPr>
              <w:t xml:space="preserve">if either </w:t>
            </w:r>
            <w:r w:rsidR="007A3452">
              <w:rPr>
                <w:rFonts w:asciiTheme="minorHAnsi" w:hAnsiTheme="minorHAnsi"/>
                <w:sz w:val="18"/>
                <w:szCs w:val="18"/>
              </w:rPr>
              <w:t>A</w:t>
            </w:r>
            <w:r>
              <w:rPr>
                <w:rFonts w:asciiTheme="minorHAnsi" w:hAnsiTheme="minorHAnsi"/>
                <w:sz w:val="18"/>
                <w:szCs w:val="18"/>
              </w:rPr>
              <w:t xml:space="preserve">03 or </w:t>
            </w:r>
            <w:r w:rsidR="007A3452">
              <w:rPr>
                <w:rFonts w:asciiTheme="minorHAnsi" w:hAnsiTheme="minorHAnsi"/>
                <w:sz w:val="18"/>
                <w:szCs w:val="18"/>
              </w:rPr>
              <w:t>A</w:t>
            </w:r>
            <w:r>
              <w:rPr>
                <w:rFonts w:asciiTheme="minorHAnsi" w:hAnsiTheme="minorHAnsi"/>
                <w:sz w:val="18"/>
                <w:szCs w:val="18"/>
              </w:rPr>
              <w:t>04</w:t>
            </w:r>
            <w:r w:rsidR="009E021A">
              <w:rPr>
                <w:rFonts w:asciiTheme="minorHAnsi" w:hAnsiTheme="minorHAnsi"/>
                <w:sz w:val="18"/>
                <w:szCs w:val="18"/>
              </w:rPr>
              <w:t xml:space="preserve"> equals “</w:t>
            </w:r>
            <w:r w:rsidR="004929D9">
              <w:rPr>
                <w:rFonts w:asciiTheme="minorHAnsi" w:hAnsiTheme="minorHAnsi"/>
                <w:sz w:val="18"/>
                <w:szCs w:val="18"/>
              </w:rPr>
              <w:t>N/A</w:t>
            </w:r>
            <w:r w:rsidR="009E021A">
              <w:rPr>
                <w:rFonts w:asciiTheme="minorHAnsi" w:hAnsiTheme="minorHAnsi"/>
                <w:sz w:val="18"/>
                <w:szCs w:val="18"/>
              </w:rPr>
              <w:t xml:space="preserve">” then display </w:t>
            </w:r>
            <w:r w:rsidR="004929D9">
              <w:rPr>
                <w:rFonts w:asciiTheme="minorHAnsi" w:hAnsiTheme="minorHAnsi"/>
                <w:sz w:val="18"/>
                <w:szCs w:val="18"/>
              </w:rPr>
              <w:t>N/A</w:t>
            </w:r>
            <w:r w:rsidR="0076191B">
              <w:rPr>
                <w:rFonts w:asciiTheme="minorHAnsi" w:hAnsiTheme="minorHAnsi"/>
                <w:sz w:val="18"/>
                <w:szCs w:val="18"/>
              </w:rPr>
              <w:t>&gt;&gt;</w:t>
            </w:r>
          </w:p>
        </w:tc>
      </w:tr>
      <w:tr w:rsidR="0076191B" w:rsidRPr="00F26029" w14:paraId="20C424CA" w14:textId="77777777" w:rsidTr="005A0C01">
        <w:trPr>
          <w:trHeight w:val="144"/>
        </w:trPr>
        <w:tc>
          <w:tcPr>
            <w:tcW w:w="578" w:type="dxa"/>
            <w:vAlign w:val="center"/>
          </w:tcPr>
          <w:p w14:paraId="20C424C5"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06</w:t>
            </w:r>
          </w:p>
        </w:tc>
        <w:tc>
          <w:tcPr>
            <w:tcW w:w="5616" w:type="dxa"/>
            <w:vAlign w:val="center"/>
          </w:tcPr>
          <w:p w14:paraId="20C424C6" w14:textId="415AD955" w:rsidR="0076191B" w:rsidRPr="00F26029" w:rsidRDefault="0076191B" w:rsidP="00B14477">
            <w:r>
              <w:rPr>
                <w:rFonts w:asciiTheme="minorHAnsi" w:hAnsiTheme="minorHAnsi"/>
                <w:sz w:val="18"/>
                <w:szCs w:val="18"/>
              </w:rPr>
              <w:t>Are a</w:t>
            </w:r>
            <w:r w:rsidRPr="00A3784E">
              <w:rPr>
                <w:rFonts w:asciiTheme="minorHAnsi" w:hAnsiTheme="minorHAnsi"/>
                <w:sz w:val="18"/>
                <w:szCs w:val="18"/>
              </w:rPr>
              <w:t xml:space="preserve">ll </w:t>
            </w:r>
            <w:r>
              <w:rPr>
                <w:rFonts w:asciiTheme="minorHAnsi" w:hAnsiTheme="minorHAnsi"/>
                <w:sz w:val="18"/>
                <w:szCs w:val="18"/>
              </w:rPr>
              <w:t xml:space="preserve">the </w:t>
            </w:r>
            <w:r w:rsidRPr="00A3784E">
              <w:rPr>
                <w:rFonts w:asciiTheme="minorHAnsi" w:hAnsiTheme="minorHAnsi"/>
                <w:sz w:val="18"/>
                <w:szCs w:val="18"/>
              </w:rPr>
              <w:t xml:space="preserve">thermostats </w:t>
            </w:r>
            <w:r>
              <w:rPr>
                <w:rFonts w:asciiTheme="minorHAnsi" w:hAnsiTheme="minorHAnsi"/>
                <w:sz w:val="18"/>
                <w:szCs w:val="18"/>
              </w:rPr>
              <w:t xml:space="preserve">Occupant Controlled Smart Thermostats (OCSTs), certified to the </w:t>
            </w:r>
            <w:r w:rsidR="00B14477">
              <w:rPr>
                <w:rFonts w:asciiTheme="minorHAnsi" w:hAnsiTheme="minorHAnsi"/>
                <w:sz w:val="18"/>
                <w:szCs w:val="18"/>
              </w:rPr>
              <w:t>Energy C</w:t>
            </w:r>
            <w:r>
              <w:rPr>
                <w:rFonts w:asciiTheme="minorHAnsi" w:hAnsiTheme="minorHAnsi"/>
                <w:sz w:val="18"/>
                <w:szCs w:val="18"/>
              </w:rPr>
              <w:t xml:space="preserve">ommission and listed on the Commission’s appliances database?  </w:t>
            </w:r>
            <w:r>
              <w:rPr>
                <w:rFonts w:asciiTheme="minorHAnsi" w:hAnsiTheme="minorHAnsi"/>
                <w:sz w:val="18"/>
                <w:szCs w:val="18"/>
              </w:rPr>
              <w:br/>
              <w:t>Alternatively, a networked system of devices may be installed that provides functionality equivalent to an OCST.</w:t>
            </w:r>
          </w:p>
        </w:tc>
        <w:tc>
          <w:tcPr>
            <w:tcW w:w="4781" w:type="dxa"/>
          </w:tcPr>
          <w:p w14:paraId="20C424C9" w14:textId="60CE9518" w:rsidR="009D5130" w:rsidRDefault="00AE5D51" w:rsidP="00DA4B36">
            <w:pPr>
              <w:rPr>
                <w:sz w:val="22"/>
              </w:rPr>
            </w:pPr>
            <w:r w:rsidRPr="00AE5D51">
              <w:rPr>
                <w:rFonts w:asciiTheme="minorHAnsi" w:hAnsiTheme="minorHAnsi"/>
                <w:sz w:val="18"/>
                <w:szCs w:val="18"/>
              </w:rPr>
              <w:t xml:space="preserve">&lt;&lt;user </w:t>
            </w:r>
            <w:r w:rsidR="00DA4B36">
              <w:rPr>
                <w:rFonts w:asciiTheme="minorHAnsi" w:hAnsiTheme="minorHAnsi"/>
                <w:sz w:val="18"/>
                <w:szCs w:val="18"/>
              </w:rPr>
              <w:t>pick from</w:t>
            </w:r>
            <w:r w:rsidRPr="00AE5D51">
              <w:rPr>
                <w:rFonts w:asciiTheme="minorHAnsi" w:hAnsiTheme="minorHAnsi"/>
                <w:sz w:val="18"/>
                <w:szCs w:val="18"/>
              </w:rPr>
              <w:t xml:space="preserve"> list: Yes; No&gt;&gt;</w:t>
            </w:r>
          </w:p>
        </w:tc>
      </w:tr>
      <w:tr w:rsidR="0076191B" w:rsidRPr="00F26029" w14:paraId="20C424D3" w14:textId="77777777" w:rsidTr="005A0C01">
        <w:trPr>
          <w:trHeight w:val="144"/>
        </w:trPr>
        <w:tc>
          <w:tcPr>
            <w:tcW w:w="578" w:type="dxa"/>
            <w:vAlign w:val="center"/>
          </w:tcPr>
          <w:p w14:paraId="20C424CB"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07</w:t>
            </w:r>
          </w:p>
        </w:tc>
        <w:tc>
          <w:tcPr>
            <w:tcW w:w="5616" w:type="dxa"/>
            <w:vAlign w:val="center"/>
          </w:tcPr>
          <w:p w14:paraId="20C424CC" w14:textId="1BB20CCF" w:rsidR="0076191B" w:rsidRPr="007A0374" w:rsidRDefault="0076191B" w:rsidP="001C162C">
            <w:pPr>
              <w:rPr>
                <w:rFonts w:asciiTheme="minorHAnsi" w:hAnsiTheme="minorHAnsi"/>
                <w:sz w:val="18"/>
                <w:szCs w:val="18"/>
              </w:rPr>
            </w:pPr>
            <w:r w:rsidRPr="007A0374">
              <w:rPr>
                <w:rFonts w:asciiTheme="minorHAnsi" w:hAnsiTheme="minorHAnsi"/>
                <w:sz w:val="18"/>
                <w:szCs w:val="18"/>
              </w:rPr>
              <w:t>Minimum required solar zone area</w:t>
            </w:r>
            <w:r>
              <w:rPr>
                <w:rFonts w:asciiTheme="minorHAnsi" w:hAnsiTheme="minorHAnsi"/>
                <w:sz w:val="18"/>
                <w:szCs w:val="18"/>
              </w:rPr>
              <w:t xml:space="preserve"> </w:t>
            </w:r>
            <w:r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4CD" w14:textId="77777777" w:rsidR="0076191B" w:rsidRDefault="0076191B" w:rsidP="003F6191">
            <w:pPr>
              <w:rPr>
                <w:rFonts w:asciiTheme="minorHAnsi" w:hAnsiTheme="minorHAnsi"/>
                <w:sz w:val="18"/>
                <w:szCs w:val="18"/>
              </w:rPr>
            </w:pPr>
            <w:r>
              <w:rPr>
                <w:rFonts w:asciiTheme="minorHAnsi" w:hAnsiTheme="minorHAnsi"/>
                <w:sz w:val="18"/>
                <w:szCs w:val="18"/>
              </w:rPr>
              <w:t xml:space="preserve">&lt;&lt;calculated field: </w:t>
            </w:r>
          </w:p>
          <w:p w14:paraId="20C424CE" w14:textId="379997AB" w:rsidR="009D5130" w:rsidRDefault="0076191B" w:rsidP="003F6191">
            <w:pPr>
              <w:rPr>
                <w:rFonts w:asciiTheme="minorHAnsi" w:hAnsiTheme="minorHAnsi"/>
                <w:sz w:val="18"/>
                <w:szCs w:val="18"/>
              </w:rPr>
            </w:pPr>
            <w:r>
              <w:rPr>
                <w:rFonts w:asciiTheme="minorHAnsi" w:hAnsiTheme="minorHAnsi"/>
                <w:sz w:val="18"/>
                <w:szCs w:val="18"/>
              </w:rPr>
              <w:t xml:space="preserve">If </w:t>
            </w:r>
            <w:r w:rsidR="005516EB">
              <w:rPr>
                <w:rFonts w:asciiTheme="minorHAnsi" w:hAnsiTheme="minorHAnsi"/>
                <w:sz w:val="18"/>
                <w:szCs w:val="18"/>
              </w:rPr>
              <w:t>A</w:t>
            </w:r>
            <w:r>
              <w:rPr>
                <w:rFonts w:asciiTheme="minorHAnsi" w:hAnsiTheme="minorHAnsi"/>
                <w:sz w:val="18"/>
                <w:szCs w:val="18"/>
              </w:rPr>
              <w:t>01</w:t>
            </w:r>
            <w:r w:rsidR="009D5130">
              <w:rPr>
                <w:rFonts w:asciiTheme="minorHAnsi" w:hAnsiTheme="minorHAnsi"/>
                <w:sz w:val="18"/>
                <w:szCs w:val="18"/>
              </w:rPr>
              <w:t xml:space="preserve">, </w:t>
            </w:r>
            <w:r w:rsidR="005516EB">
              <w:rPr>
                <w:rFonts w:asciiTheme="minorHAnsi" w:hAnsiTheme="minorHAnsi"/>
                <w:sz w:val="18"/>
                <w:szCs w:val="18"/>
              </w:rPr>
              <w:t>A</w:t>
            </w:r>
            <w:r w:rsidR="009D5130">
              <w:rPr>
                <w:rFonts w:asciiTheme="minorHAnsi" w:hAnsiTheme="minorHAnsi"/>
                <w:sz w:val="18"/>
                <w:szCs w:val="18"/>
              </w:rPr>
              <w:t xml:space="preserve">02 and </w:t>
            </w:r>
            <w:r w:rsidR="005516EB">
              <w:rPr>
                <w:rFonts w:asciiTheme="minorHAnsi" w:hAnsiTheme="minorHAnsi"/>
                <w:sz w:val="18"/>
                <w:szCs w:val="18"/>
              </w:rPr>
              <w:t>A</w:t>
            </w:r>
            <w:r>
              <w:rPr>
                <w:rFonts w:asciiTheme="minorHAnsi" w:hAnsiTheme="minorHAnsi"/>
                <w:sz w:val="18"/>
                <w:szCs w:val="18"/>
              </w:rPr>
              <w:t>06</w:t>
            </w:r>
            <w:r w:rsidR="009D5130">
              <w:rPr>
                <w:rFonts w:asciiTheme="minorHAnsi" w:hAnsiTheme="minorHAnsi"/>
                <w:sz w:val="18"/>
                <w:szCs w:val="18"/>
              </w:rPr>
              <w:t xml:space="preserve"> </w:t>
            </w:r>
            <w:r>
              <w:rPr>
                <w:rFonts w:asciiTheme="minorHAnsi" w:hAnsiTheme="minorHAnsi"/>
                <w:sz w:val="18"/>
                <w:szCs w:val="18"/>
              </w:rPr>
              <w:t>=</w:t>
            </w:r>
            <w:r w:rsidR="009D5130">
              <w:rPr>
                <w:rFonts w:asciiTheme="minorHAnsi" w:hAnsiTheme="minorHAnsi"/>
                <w:sz w:val="18"/>
                <w:szCs w:val="18"/>
              </w:rPr>
              <w:t xml:space="preserve"> </w:t>
            </w:r>
            <w:r>
              <w:rPr>
                <w:rFonts w:asciiTheme="minorHAnsi" w:hAnsiTheme="minorHAnsi"/>
                <w:sz w:val="18"/>
                <w:szCs w:val="18"/>
              </w:rPr>
              <w:t>no</w:t>
            </w:r>
            <w:r w:rsidR="009D5130">
              <w:rPr>
                <w:rFonts w:asciiTheme="minorHAnsi" w:hAnsiTheme="minorHAnsi"/>
                <w:sz w:val="18"/>
                <w:szCs w:val="18"/>
              </w:rPr>
              <w:t>,</w:t>
            </w:r>
            <w:r w:rsidR="009E021A">
              <w:rPr>
                <w:rFonts w:asciiTheme="minorHAnsi" w:hAnsiTheme="minorHAnsi"/>
                <w:sz w:val="18"/>
                <w:szCs w:val="18"/>
              </w:rPr>
              <w:t xml:space="preserve"> and </w:t>
            </w:r>
            <w:r w:rsidR="005516EB">
              <w:rPr>
                <w:rFonts w:asciiTheme="minorHAnsi" w:hAnsiTheme="minorHAnsi"/>
                <w:sz w:val="18"/>
                <w:szCs w:val="18"/>
              </w:rPr>
              <w:t>A</w:t>
            </w:r>
            <w:r w:rsidR="009E021A">
              <w:rPr>
                <w:rFonts w:asciiTheme="minorHAnsi" w:hAnsiTheme="minorHAnsi"/>
                <w:sz w:val="18"/>
                <w:szCs w:val="18"/>
              </w:rPr>
              <w:t xml:space="preserve">05 is </w:t>
            </w:r>
            <w:r w:rsidR="00DA4B36">
              <w:rPr>
                <w:rFonts w:asciiTheme="minorHAnsi" w:hAnsiTheme="minorHAnsi"/>
                <w:sz w:val="18"/>
                <w:szCs w:val="18"/>
              </w:rPr>
              <w:t>a number,</w:t>
            </w:r>
            <w:r w:rsidR="009D5130">
              <w:rPr>
                <w:rFonts w:asciiTheme="minorHAnsi" w:hAnsiTheme="minorHAnsi"/>
                <w:sz w:val="18"/>
                <w:szCs w:val="18"/>
              </w:rPr>
              <w:t xml:space="preserve"> then display the smaller of B0</w:t>
            </w:r>
            <w:r w:rsidR="00B14477">
              <w:rPr>
                <w:rFonts w:asciiTheme="minorHAnsi" w:hAnsiTheme="minorHAnsi"/>
                <w:sz w:val="18"/>
                <w:szCs w:val="18"/>
              </w:rPr>
              <w:t>5</w:t>
            </w:r>
            <w:r w:rsidR="009D5130">
              <w:rPr>
                <w:rFonts w:asciiTheme="minorHAnsi" w:hAnsiTheme="minorHAnsi"/>
                <w:sz w:val="18"/>
                <w:szCs w:val="18"/>
              </w:rPr>
              <w:t xml:space="preserve"> </w:t>
            </w:r>
            <w:r w:rsidR="00CC5588">
              <w:rPr>
                <w:rFonts w:asciiTheme="minorHAnsi" w:hAnsiTheme="minorHAnsi"/>
                <w:sz w:val="18"/>
                <w:szCs w:val="18"/>
              </w:rPr>
              <w:t>or</w:t>
            </w:r>
            <w:r w:rsidR="00391687">
              <w:rPr>
                <w:rFonts w:asciiTheme="minorHAnsi" w:hAnsiTheme="minorHAnsi"/>
                <w:sz w:val="18"/>
                <w:szCs w:val="18"/>
              </w:rPr>
              <w:t xml:space="preserve"> </w:t>
            </w:r>
            <w:r w:rsidR="009D5130">
              <w:rPr>
                <w:rFonts w:asciiTheme="minorHAnsi" w:hAnsiTheme="minorHAnsi"/>
                <w:sz w:val="18"/>
                <w:szCs w:val="18"/>
              </w:rPr>
              <w:t>250;</w:t>
            </w:r>
          </w:p>
          <w:p w14:paraId="20C424CF" w14:textId="246A5EE0" w:rsidR="009E021A" w:rsidRDefault="00391687" w:rsidP="003F6191">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 xml:space="preserve">if </w:t>
            </w:r>
            <w:r w:rsidR="00016C3B">
              <w:rPr>
                <w:rFonts w:asciiTheme="minorHAnsi" w:hAnsiTheme="minorHAnsi"/>
                <w:sz w:val="18"/>
                <w:szCs w:val="18"/>
              </w:rPr>
              <w:t>A</w:t>
            </w:r>
            <w:r>
              <w:rPr>
                <w:rFonts w:asciiTheme="minorHAnsi" w:hAnsiTheme="minorHAnsi"/>
                <w:sz w:val="18"/>
                <w:szCs w:val="18"/>
              </w:rPr>
              <w:t xml:space="preserve">01, </w:t>
            </w:r>
            <w:r w:rsidR="00016C3B">
              <w:rPr>
                <w:rFonts w:asciiTheme="minorHAnsi" w:hAnsiTheme="minorHAnsi"/>
                <w:sz w:val="18"/>
                <w:szCs w:val="18"/>
              </w:rPr>
              <w:t>A</w:t>
            </w:r>
            <w:r>
              <w:rPr>
                <w:rFonts w:asciiTheme="minorHAnsi" w:hAnsiTheme="minorHAnsi"/>
                <w:sz w:val="18"/>
                <w:szCs w:val="18"/>
              </w:rPr>
              <w:t xml:space="preserve">02 and </w:t>
            </w:r>
            <w:r w:rsidR="00016C3B">
              <w:rPr>
                <w:rFonts w:asciiTheme="minorHAnsi" w:hAnsiTheme="minorHAnsi"/>
                <w:sz w:val="18"/>
                <w:szCs w:val="18"/>
              </w:rPr>
              <w:t>A</w:t>
            </w:r>
            <w:r>
              <w:rPr>
                <w:rFonts w:asciiTheme="minorHAnsi" w:hAnsiTheme="minorHAnsi"/>
                <w:sz w:val="18"/>
                <w:szCs w:val="18"/>
              </w:rPr>
              <w:t xml:space="preserve">06 = no, and </w:t>
            </w:r>
            <w:r w:rsidR="00016C3B">
              <w:rPr>
                <w:rFonts w:asciiTheme="minorHAnsi" w:hAnsiTheme="minorHAnsi"/>
                <w:sz w:val="18"/>
                <w:szCs w:val="18"/>
              </w:rPr>
              <w:t>A</w:t>
            </w:r>
            <w:r>
              <w:rPr>
                <w:rFonts w:asciiTheme="minorHAnsi" w:hAnsiTheme="minorHAnsi"/>
                <w:sz w:val="18"/>
                <w:szCs w:val="18"/>
              </w:rPr>
              <w:t>05 is equal to “</w:t>
            </w:r>
            <w:r w:rsidR="004929D9">
              <w:rPr>
                <w:rFonts w:asciiTheme="minorHAnsi" w:hAnsiTheme="minorHAnsi"/>
                <w:sz w:val="18"/>
                <w:szCs w:val="18"/>
              </w:rPr>
              <w:t>N/A</w:t>
            </w:r>
            <w:r>
              <w:rPr>
                <w:rFonts w:asciiTheme="minorHAnsi" w:hAnsiTheme="minorHAnsi"/>
                <w:sz w:val="18"/>
                <w:szCs w:val="18"/>
              </w:rPr>
              <w:t>”,  then display 250;</w:t>
            </w:r>
          </w:p>
          <w:p w14:paraId="20C424D0" w14:textId="7A90BBE2" w:rsidR="00391687" w:rsidRDefault="009D5130" w:rsidP="00363A69">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 xml:space="preserve">if any of </w:t>
            </w:r>
            <w:r w:rsidR="00016C3B">
              <w:rPr>
                <w:rFonts w:asciiTheme="minorHAnsi" w:hAnsiTheme="minorHAnsi"/>
                <w:sz w:val="18"/>
                <w:szCs w:val="18"/>
              </w:rPr>
              <w:t>A</w:t>
            </w:r>
            <w:r>
              <w:rPr>
                <w:rFonts w:asciiTheme="minorHAnsi" w:hAnsiTheme="minorHAnsi"/>
                <w:sz w:val="18"/>
                <w:szCs w:val="18"/>
              </w:rPr>
              <w:t xml:space="preserve">01, </w:t>
            </w:r>
            <w:r w:rsidR="00016C3B">
              <w:rPr>
                <w:rFonts w:asciiTheme="minorHAnsi" w:hAnsiTheme="minorHAnsi"/>
                <w:sz w:val="18"/>
                <w:szCs w:val="18"/>
              </w:rPr>
              <w:t>A</w:t>
            </w:r>
            <w:r>
              <w:rPr>
                <w:rFonts w:asciiTheme="minorHAnsi" w:hAnsiTheme="minorHAnsi"/>
                <w:sz w:val="18"/>
                <w:szCs w:val="18"/>
              </w:rPr>
              <w:t xml:space="preserve">02 or </w:t>
            </w:r>
            <w:r w:rsidR="00016C3B">
              <w:rPr>
                <w:rFonts w:asciiTheme="minorHAnsi" w:hAnsiTheme="minorHAnsi"/>
                <w:sz w:val="18"/>
                <w:szCs w:val="18"/>
              </w:rPr>
              <w:t>A</w:t>
            </w:r>
            <w:r>
              <w:rPr>
                <w:rFonts w:asciiTheme="minorHAnsi" w:hAnsiTheme="minorHAnsi"/>
                <w:sz w:val="18"/>
                <w:szCs w:val="18"/>
              </w:rPr>
              <w:t>06 = yes,</w:t>
            </w:r>
            <w:r w:rsidR="00391687">
              <w:rPr>
                <w:rFonts w:asciiTheme="minorHAnsi" w:hAnsiTheme="minorHAnsi"/>
                <w:sz w:val="18"/>
                <w:szCs w:val="18"/>
              </w:rPr>
              <w:t xml:space="preserve"> and </w:t>
            </w:r>
            <w:r w:rsidR="00016C3B">
              <w:rPr>
                <w:rFonts w:asciiTheme="minorHAnsi" w:hAnsiTheme="minorHAnsi"/>
                <w:sz w:val="18"/>
                <w:szCs w:val="18"/>
              </w:rPr>
              <w:t>A</w:t>
            </w:r>
            <w:r w:rsidR="00391687">
              <w:rPr>
                <w:rFonts w:asciiTheme="minorHAnsi" w:hAnsiTheme="minorHAnsi"/>
                <w:sz w:val="18"/>
                <w:szCs w:val="18"/>
              </w:rPr>
              <w:t>05 is equal to a number</w:t>
            </w:r>
            <w:r>
              <w:rPr>
                <w:rFonts w:asciiTheme="minorHAnsi" w:hAnsiTheme="minorHAnsi"/>
                <w:sz w:val="18"/>
                <w:szCs w:val="18"/>
              </w:rPr>
              <w:t xml:space="preserve"> then display the smaller of </w:t>
            </w:r>
            <w:r w:rsidR="00363A69">
              <w:rPr>
                <w:rFonts w:asciiTheme="minorHAnsi" w:hAnsiTheme="minorHAnsi"/>
                <w:sz w:val="18"/>
                <w:szCs w:val="18"/>
              </w:rPr>
              <w:t>B0</w:t>
            </w:r>
            <w:r w:rsidR="00B14477">
              <w:rPr>
                <w:rFonts w:asciiTheme="minorHAnsi" w:hAnsiTheme="minorHAnsi"/>
                <w:sz w:val="18"/>
                <w:szCs w:val="18"/>
              </w:rPr>
              <w:t>5</w:t>
            </w:r>
            <w:r w:rsidR="00363A69">
              <w:rPr>
                <w:rFonts w:asciiTheme="minorHAnsi" w:hAnsiTheme="minorHAnsi"/>
                <w:sz w:val="18"/>
                <w:szCs w:val="18"/>
              </w:rPr>
              <w:t xml:space="preserve"> </w:t>
            </w:r>
            <w:r w:rsidR="004929D9">
              <w:rPr>
                <w:rFonts w:asciiTheme="minorHAnsi" w:hAnsiTheme="minorHAnsi"/>
                <w:sz w:val="18"/>
                <w:szCs w:val="18"/>
              </w:rPr>
              <w:t xml:space="preserve">or </w:t>
            </w:r>
            <w:r w:rsidR="00363A69">
              <w:rPr>
                <w:rFonts w:asciiTheme="minorHAnsi" w:hAnsiTheme="minorHAnsi"/>
                <w:sz w:val="18"/>
                <w:szCs w:val="18"/>
              </w:rPr>
              <w:t>150</w:t>
            </w:r>
            <w:r w:rsidR="00391687">
              <w:rPr>
                <w:rFonts w:asciiTheme="minorHAnsi" w:hAnsiTheme="minorHAnsi"/>
                <w:sz w:val="18"/>
                <w:szCs w:val="18"/>
              </w:rPr>
              <w:t>;</w:t>
            </w:r>
          </w:p>
          <w:p w14:paraId="20C424D2" w14:textId="74D11D94" w:rsidR="005A63B4" w:rsidRDefault="00391687">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 xml:space="preserve">if any of </w:t>
            </w:r>
            <w:r w:rsidR="00016C3B">
              <w:rPr>
                <w:rFonts w:asciiTheme="minorHAnsi" w:hAnsiTheme="minorHAnsi"/>
                <w:sz w:val="18"/>
                <w:szCs w:val="18"/>
              </w:rPr>
              <w:t>A</w:t>
            </w:r>
            <w:r>
              <w:rPr>
                <w:rFonts w:asciiTheme="minorHAnsi" w:hAnsiTheme="minorHAnsi"/>
                <w:sz w:val="18"/>
                <w:szCs w:val="18"/>
              </w:rPr>
              <w:t xml:space="preserve">01, </w:t>
            </w:r>
            <w:r w:rsidR="00016C3B">
              <w:rPr>
                <w:rFonts w:asciiTheme="minorHAnsi" w:hAnsiTheme="minorHAnsi"/>
                <w:sz w:val="18"/>
                <w:szCs w:val="18"/>
              </w:rPr>
              <w:t>A</w:t>
            </w:r>
            <w:r>
              <w:rPr>
                <w:rFonts w:asciiTheme="minorHAnsi" w:hAnsiTheme="minorHAnsi"/>
                <w:sz w:val="18"/>
                <w:szCs w:val="18"/>
              </w:rPr>
              <w:t xml:space="preserve">02 or </w:t>
            </w:r>
            <w:r w:rsidR="00016C3B">
              <w:rPr>
                <w:rFonts w:asciiTheme="minorHAnsi" w:hAnsiTheme="minorHAnsi"/>
                <w:sz w:val="18"/>
                <w:szCs w:val="18"/>
              </w:rPr>
              <w:t>A</w:t>
            </w:r>
            <w:r>
              <w:rPr>
                <w:rFonts w:asciiTheme="minorHAnsi" w:hAnsiTheme="minorHAnsi"/>
                <w:sz w:val="18"/>
                <w:szCs w:val="18"/>
              </w:rPr>
              <w:t xml:space="preserve">06 = yes, and </w:t>
            </w:r>
            <w:r w:rsidR="00016C3B">
              <w:rPr>
                <w:rFonts w:asciiTheme="minorHAnsi" w:hAnsiTheme="minorHAnsi"/>
                <w:sz w:val="18"/>
                <w:szCs w:val="18"/>
              </w:rPr>
              <w:t>A</w:t>
            </w:r>
            <w:r>
              <w:rPr>
                <w:rFonts w:asciiTheme="minorHAnsi" w:hAnsiTheme="minorHAnsi"/>
                <w:sz w:val="18"/>
                <w:szCs w:val="18"/>
              </w:rPr>
              <w:t>05 is equal “</w:t>
            </w:r>
            <w:r w:rsidR="004929D9">
              <w:rPr>
                <w:rFonts w:asciiTheme="minorHAnsi" w:hAnsiTheme="minorHAnsi"/>
                <w:sz w:val="18"/>
                <w:szCs w:val="18"/>
              </w:rPr>
              <w:t>N/A</w:t>
            </w:r>
            <w:r>
              <w:rPr>
                <w:rFonts w:asciiTheme="minorHAnsi" w:hAnsiTheme="minorHAnsi"/>
                <w:sz w:val="18"/>
                <w:szCs w:val="18"/>
              </w:rPr>
              <w:t>, then display 150</w:t>
            </w:r>
            <w:r w:rsidR="00363A69" w:rsidDel="00363A69">
              <w:rPr>
                <w:rFonts w:asciiTheme="minorHAnsi" w:hAnsiTheme="minorHAnsi"/>
                <w:sz w:val="18"/>
                <w:szCs w:val="18"/>
              </w:rPr>
              <w:t xml:space="preserve"> </w:t>
            </w:r>
            <w:r w:rsidR="0076191B">
              <w:rPr>
                <w:rFonts w:asciiTheme="minorHAnsi" w:hAnsiTheme="minorHAnsi"/>
                <w:sz w:val="18"/>
                <w:szCs w:val="18"/>
              </w:rPr>
              <w:t xml:space="preserve">&gt;&gt;  </w:t>
            </w:r>
          </w:p>
        </w:tc>
      </w:tr>
    </w:tbl>
    <w:p w14:paraId="20C424D4" w14:textId="77777777" w:rsidR="002E3584" w:rsidRDefault="002E3584" w:rsidP="0076191B"/>
    <w:p w14:paraId="43EB8AF4" w14:textId="77777777" w:rsidR="00130340" w:rsidRDefault="00130340">
      <w:r>
        <w:br w:type="page"/>
      </w:r>
    </w:p>
    <w:p w14:paraId="20C42506" w14:textId="188BC396" w:rsidR="00534C2F" w:rsidRDefault="00534C2F"/>
    <w:tbl>
      <w:tblPr>
        <w:tblStyle w:val="TableGrid"/>
        <w:tblW w:w="11020" w:type="dxa"/>
        <w:tblLayout w:type="fixed"/>
        <w:tblLook w:val="04A0" w:firstRow="1" w:lastRow="0" w:firstColumn="1" w:lastColumn="0" w:noHBand="0" w:noVBand="1"/>
      </w:tblPr>
      <w:tblGrid>
        <w:gridCol w:w="575"/>
        <w:gridCol w:w="417"/>
        <w:gridCol w:w="979"/>
        <w:gridCol w:w="979"/>
        <w:gridCol w:w="979"/>
        <w:gridCol w:w="979"/>
        <w:gridCol w:w="1094"/>
        <w:gridCol w:w="188"/>
        <w:gridCol w:w="906"/>
        <w:gridCol w:w="979"/>
        <w:gridCol w:w="979"/>
        <w:gridCol w:w="979"/>
        <w:gridCol w:w="987"/>
      </w:tblGrid>
      <w:tr w:rsidR="00CD2CA1" w14:paraId="20C42509" w14:textId="77777777" w:rsidTr="00267B7E">
        <w:trPr>
          <w:trHeight w:val="144"/>
        </w:trPr>
        <w:tc>
          <w:tcPr>
            <w:tcW w:w="11016" w:type="dxa"/>
            <w:gridSpan w:val="13"/>
            <w:vAlign w:val="center"/>
          </w:tcPr>
          <w:p w14:paraId="20C42507" w14:textId="5F580CD2" w:rsidR="004F370B" w:rsidRPr="004F370B" w:rsidRDefault="000358B3" w:rsidP="0050314C">
            <w:pPr>
              <w:suppressAutoHyphens/>
              <w:rPr>
                <w:rFonts w:asciiTheme="minorHAnsi" w:hAnsiTheme="minorHAnsi"/>
                <w:b/>
              </w:rPr>
            </w:pPr>
            <w:r>
              <w:rPr>
                <w:rFonts w:asciiTheme="minorHAnsi" w:hAnsiTheme="minorHAnsi"/>
                <w:b/>
              </w:rPr>
              <w:t>B</w:t>
            </w:r>
            <w:r w:rsidR="004F370B">
              <w:rPr>
                <w:rFonts w:asciiTheme="minorHAnsi" w:hAnsiTheme="minorHAnsi"/>
                <w:b/>
              </w:rPr>
              <w:t>.</w:t>
            </w:r>
            <w:r w:rsidR="0050314C">
              <w:rPr>
                <w:rFonts w:asciiTheme="minorHAnsi" w:hAnsiTheme="minorHAnsi"/>
                <w:b/>
              </w:rPr>
              <w:t xml:space="preserve"> </w:t>
            </w:r>
            <w:r w:rsidR="004F370B" w:rsidRPr="004F370B">
              <w:rPr>
                <w:rFonts w:asciiTheme="minorHAnsi" w:hAnsiTheme="minorHAnsi"/>
                <w:b/>
              </w:rPr>
              <w:t>Schedule of Solar Zone Sub-Areas</w:t>
            </w:r>
          </w:p>
          <w:p w14:paraId="20C42508" w14:textId="1E7DA1BB" w:rsidR="004F370B" w:rsidRDefault="004F370B" w:rsidP="0050314C">
            <w:pPr>
              <w:suppressAutoHyphens/>
              <w:rPr>
                <w:rFonts w:asciiTheme="minorHAnsi" w:hAnsiTheme="minorHAnsi"/>
                <w:b/>
              </w:rPr>
            </w:pPr>
            <w:r w:rsidRPr="004F370B">
              <w:rPr>
                <w:rFonts w:asciiTheme="minorHAnsi" w:hAnsiTheme="minorHAnsi"/>
              </w:rPr>
              <w:t xml:space="preserve"> </w:t>
            </w:r>
          </w:p>
        </w:tc>
      </w:tr>
      <w:tr w:rsidR="001852AD" w14:paraId="20C42515" w14:textId="77777777" w:rsidTr="00267B7E">
        <w:trPr>
          <w:trHeight w:val="144"/>
        </w:trPr>
        <w:tc>
          <w:tcPr>
            <w:tcW w:w="992" w:type="dxa"/>
            <w:gridSpan w:val="2"/>
            <w:vAlign w:val="center"/>
          </w:tcPr>
          <w:p w14:paraId="20C4250A"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01</w:t>
            </w:r>
          </w:p>
        </w:tc>
        <w:tc>
          <w:tcPr>
            <w:tcW w:w="979" w:type="dxa"/>
            <w:vAlign w:val="center"/>
          </w:tcPr>
          <w:p w14:paraId="20C4250B"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02</w:t>
            </w:r>
          </w:p>
        </w:tc>
        <w:tc>
          <w:tcPr>
            <w:tcW w:w="979" w:type="dxa"/>
            <w:vAlign w:val="center"/>
          </w:tcPr>
          <w:p w14:paraId="20C4250C"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03</w:t>
            </w:r>
          </w:p>
        </w:tc>
        <w:tc>
          <w:tcPr>
            <w:tcW w:w="979" w:type="dxa"/>
            <w:vAlign w:val="center"/>
          </w:tcPr>
          <w:p w14:paraId="20C4250D"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04</w:t>
            </w:r>
          </w:p>
        </w:tc>
        <w:tc>
          <w:tcPr>
            <w:tcW w:w="979" w:type="dxa"/>
            <w:vAlign w:val="center"/>
          </w:tcPr>
          <w:p w14:paraId="20C4250E"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05</w:t>
            </w:r>
          </w:p>
        </w:tc>
        <w:tc>
          <w:tcPr>
            <w:tcW w:w="1094" w:type="dxa"/>
            <w:vAlign w:val="center"/>
          </w:tcPr>
          <w:p w14:paraId="20C4250F"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06</w:t>
            </w:r>
          </w:p>
        </w:tc>
        <w:tc>
          <w:tcPr>
            <w:tcW w:w="1094" w:type="dxa"/>
            <w:gridSpan w:val="2"/>
            <w:vAlign w:val="center"/>
          </w:tcPr>
          <w:p w14:paraId="20C42510"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07</w:t>
            </w:r>
          </w:p>
        </w:tc>
        <w:tc>
          <w:tcPr>
            <w:tcW w:w="979" w:type="dxa"/>
            <w:vAlign w:val="center"/>
          </w:tcPr>
          <w:p w14:paraId="20C42511"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08</w:t>
            </w:r>
          </w:p>
        </w:tc>
        <w:tc>
          <w:tcPr>
            <w:tcW w:w="979" w:type="dxa"/>
            <w:vAlign w:val="center"/>
          </w:tcPr>
          <w:p w14:paraId="20C42512"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09</w:t>
            </w:r>
          </w:p>
        </w:tc>
        <w:tc>
          <w:tcPr>
            <w:tcW w:w="979" w:type="dxa"/>
            <w:vAlign w:val="center"/>
          </w:tcPr>
          <w:p w14:paraId="20C42513"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10</w:t>
            </w:r>
          </w:p>
        </w:tc>
        <w:tc>
          <w:tcPr>
            <w:tcW w:w="981" w:type="dxa"/>
            <w:vAlign w:val="center"/>
          </w:tcPr>
          <w:p w14:paraId="20C42514"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11</w:t>
            </w:r>
          </w:p>
        </w:tc>
      </w:tr>
      <w:tr w:rsidR="001852AD" w14:paraId="20C42521" w14:textId="77777777" w:rsidTr="00267B7E">
        <w:trPr>
          <w:trHeight w:val="144"/>
        </w:trPr>
        <w:tc>
          <w:tcPr>
            <w:tcW w:w="992" w:type="dxa"/>
            <w:gridSpan w:val="2"/>
            <w:vAlign w:val="bottom"/>
          </w:tcPr>
          <w:p w14:paraId="20C42516"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Subarea ID</w:t>
            </w:r>
          </w:p>
        </w:tc>
        <w:tc>
          <w:tcPr>
            <w:tcW w:w="979" w:type="dxa"/>
            <w:vAlign w:val="bottom"/>
          </w:tcPr>
          <w:p w14:paraId="20C42517"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Building Plan Reference</w:t>
            </w:r>
          </w:p>
        </w:tc>
        <w:tc>
          <w:tcPr>
            <w:tcW w:w="979" w:type="dxa"/>
            <w:vAlign w:val="bottom"/>
          </w:tcPr>
          <w:p w14:paraId="20C42518" w14:textId="76AE739F" w:rsidR="00F511A0" w:rsidRPr="00CD2CA1" w:rsidRDefault="00F511A0" w:rsidP="00A2693B">
            <w:pPr>
              <w:suppressAutoHyphens/>
              <w:jc w:val="center"/>
              <w:rPr>
                <w:rFonts w:asciiTheme="minorHAnsi" w:hAnsiTheme="minorHAnsi"/>
                <w:sz w:val="16"/>
                <w:szCs w:val="16"/>
              </w:rPr>
            </w:pPr>
            <w:r w:rsidRPr="00CD2CA1">
              <w:rPr>
                <w:rFonts w:asciiTheme="minorHAnsi" w:hAnsiTheme="minorHAnsi"/>
                <w:sz w:val="16"/>
                <w:szCs w:val="16"/>
              </w:rPr>
              <w:t>Slope of Roof or Overhang</w:t>
            </w:r>
            <w:r w:rsidR="00A2693B">
              <w:rPr>
                <w:rFonts w:asciiTheme="minorHAnsi" w:hAnsiTheme="minorHAnsi"/>
                <w:sz w:val="16"/>
                <w:szCs w:val="16"/>
              </w:rPr>
              <w:t xml:space="preserve"> (Note A)</w:t>
            </w:r>
          </w:p>
        </w:tc>
        <w:tc>
          <w:tcPr>
            <w:tcW w:w="979" w:type="dxa"/>
            <w:vAlign w:val="bottom"/>
          </w:tcPr>
          <w:p w14:paraId="20C42519" w14:textId="02745920" w:rsidR="00F511A0" w:rsidRPr="00CD2CA1" w:rsidRDefault="00F511A0" w:rsidP="00BB20E6">
            <w:pPr>
              <w:suppressAutoHyphens/>
              <w:jc w:val="center"/>
              <w:rPr>
                <w:rFonts w:asciiTheme="minorHAnsi" w:hAnsiTheme="minorHAnsi"/>
                <w:sz w:val="16"/>
                <w:szCs w:val="16"/>
              </w:rPr>
            </w:pPr>
            <w:r w:rsidRPr="00CD2CA1">
              <w:rPr>
                <w:rFonts w:asciiTheme="minorHAnsi" w:hAnsiTheme="minorHAnsi"/>
                <w:sz w:val="16"/>
                <w:szCs w:val="16"/>
              </w:rPr>
              <w:t xml:space="preserve">If Steep Slope, roof or overhang is oriented between </w:t>
            </w:r>
            <w:r w:rsidR="00BB20E6">
              <w:rPr>
                <w:rFonts w:asciiTheme="minorHAnsi" w:hAnsiTheme="minorHAnsi"/>
                <w:sz w:val="16"/>
                <w:szCs w:val="16"/>
              </w:rPr>
              <w:t>90</w:t>
            </w:r>
            <w:r w:rsidRPr="00CD2CA1">
              <w:rPr>
                <w:rFonts w:asciiTheme="minorHAnsi" w:hAnsiTheme="minorHAnsi"/>
                <w:sz w:val="16"/>
                <w:szCs w:val="16"/>
              </w:rPr>
              <w:t xml:space="preserve"> and </w:t>
            </w:r>
            <w:r w:rsidR="00BB20E6">
              <w:rPr>
                <w:rFonts w:asciiTheme="minorHAnsi" w:hAnsiTheme="minorHAnsi"/>
                <w:sz w:val="16"/>
                <w:szCs w:val="16"/>
              </w:rPr>
              <w:t xml:space="preserve">300 </w:t>
            </w:r>
            <w:r w:rsidRPr="00CD2CA1">
              <w:rPr>
                <w:rFonts w:asciiTheme="minorHAnsi" w:hAnsiTheme="minorHAnsi"/>
                <w:sz w:val="16"/>
                <w:szCs w:val="16"/>
              </w:rPr>
              <w:t>degrees relative to true north</w:t>
            </w:r>
          </w:p>
        </w:tc>
        <w:tc>
          <w:tcPr>
            <w:tcW w:w="979" w:type="dxa"/>
            <w:vAlign w:val="bottom"/>
          </w:tcPr>
          <w:p w14:paraId="20C4251A" w14:textId="7B051461" w:rsidR="00A2693B" w:rsidRPr="00CD2CA1" w:rsidRDefault="00F511A0" w:rsidP="00111891">
            <w:pPr>
              <w:suppressAutoHyphens/>
              <w:jc w:val="center"/>
              <w:rPr>
                <w:rFonts w:asciiTheme="minorHAnsi" w:hAnsiTheme="minorHAnsi"/>
                <w:sz w:val="16"/>
                <w:szCs w:val="16"/>
              </w:rPr>
            </w:pPr>
            <w:r w:rsidRPr="00CD2CA1">
              <w:rPr>
                <w:rFonts w:asciiTheme="minorHAnsi" w:hAnsiTheme="minorHAnsi"/>
                <w:sz w:val="16"/>
                <w:szCs w:val="16"/>
              </w:rPr>
              <w:t>Subarea complies with Part 9 of Title 24</w:t>
            </w:r>
            <w:r w:rsidR="00111891">
              <w:rPr>
                <w:rFonts w:asciiTheme="minorHAnsi" w:hAnsiTheme="minorHAnsi"/>
                <w:sz w:val="16"/>
                <w:szCs w:val="16"/>
              </w:rPr>
              <w:t xml:space="preserve"> (Note B)</w:t>
            </w:r>
          </w:p>
        </w:tc>
        <w:tc>
          <w:tcPr>
            <w:tcW w:w="1094" w:type="dxa"/>
            <w:vAlign w:val="bottom"/>
          </w:tcPr>
          <w:p w14:paraId="20C4251B" w14:textId="2C8FD0EB" w:rsidR="00A2693B" w:rsidRPr="00CD2CA1" w:rsidRDefault="006554A9" w:rsidP="00111891">
            <w:pPr>
              <w:suppressAutoHyphens/>
              <w:jc w:val="center"/>
              <w:rPr>
                <w:rFonts w:asciiTheme="minorHAnsi" w:hAnsiTheme="minorHAnsi"/>
                <w:sz w:val="16"/>
                <w:szCs w:val="16"/>
              </w:rPr>
            </w:pPr>
            <w:r>
              <w:rPr>
                <w:rFonts w:asciiTheme="minorHAnsi" w:hAnsiTheme="minorHAnsi"/>
                <w:sz w:val="16"/>
                <w:szCs w:val="16"/>
              </w:rPr>
              <w:t>Plane containing the solar zone</w:t>
            </w:r>
            <w:r w:rsidRPr="00CD2CA1">
              <w:rPr>
                <w:rFonts w:asciiTheme="minorHAnsi" w:hAnsiTheme="minorHAnsi"/>
                <w:sz w:val="16"/>
                <w:szCs w:val="16"/>
              </w:rPr>
              <w:t xml:space="preserve"> </w:t>
            </w:r>
            <w:r w:rsidR="00F511A0" w:rsidRPr="00CD2CA1">
              <w:rPr>
                <w:rFonts w:asciiTheme="minorHAnsi" w:hAnsiTheme="minorHAnsi"/>
                <w:sz w:val="16"/>
                <w:szCs w:val="16"/>
              </w:rPr>
              <w:t>is free of obstructions</w:t>
            </w:r>
            <w:r w:rsidR="00111891">
              <w:rPr>
                <w:rFonts w:asciiTheme="minorHAnsi" w:hAnsiTheme="minorHAnsi"/>
                <w:sz w:val="16"/>
                <w:szCs w:val="16"/>
              </w:rPr>
              <w:t xml:space="preserve"> (Note C)</w:t>
            </w:r>
          </w:p>
        </w:tc>
        <w:tc>
          <w:tcPr>
            <w:tcW w:w="1094" w:type="dxa"/>
            <w:gridSpan w:val="2"/>
            <w:vAlign w:val="bottom"/>
          </w:tcPr>
          <w:p w14:paraId="20C4251C" w14:textId="42115E2C" w:rsidR="00A2693B" w:rsidRPr="00CD2CA1" w:rsidRDefault="00F511A0" w:rsidP="00111891">
            <w:pPr>
              <w:suppressAutoHyphens/>
              <w:jc w:val="center"/>
              <w:rPr>
                <w:rFonts w:asciiTheme="minorHAnsi" w:hAnsiTheme="minorHAnsi"/>
                <w:sz w:val="16"/>
                <w:szCs w:val="16"/>
              </w:rPr>
            </w:pPr>
            <w:r w:rsidRPr="00CD2CA1">
              <w:rPr>
                <w:rFonts w:asciiTheme="minorHAnsi" w:hAnsiTheme="minorHAnsi"/>
                <w:sz w:val="16"/>
                <w:szCs w:val="16"/>
              </w:rPr>
              <w:t>Subarea is located  the appropriate distance from obstructions</w:t>
            </w:r>
            <w:r w:rsidR="00111891">
              <w:rPr>
                <w:rFonts w:asciiTheme="minorHAnsi" w:hAnsiTheme="minorHAnsi"/>
                <w:sz w:val="16"/>
                <w:szCs w:val="16"/>
              </w:rPr>
              <w:t xml:space="preserve"> (Note D)</w:t>
            </w:r>
          </w:p>
        </w:tc>
        <w:tc>
          <w:tcPr>
            <w:tcW w:w="979" w:type="dxa"/>
            <w:vAlign w:val="bottom"/>
          </w:tcPr>
          <w:p w14:paraId="20C4251D" w14:textId="77777777" w:rsidR="00F511A0" w:rsidRPr="00CD2CA1" w:rsidRDefault="00F511A0" w:rsidP="001852AD">
            <w:pPr>
              <w:pStyle w:val="BodyText2"/>
              <w:spacing w:after="0"/>
              <w:jc w:val="center"/>
              <w:rPr>
                <w:rFonts w:asciiTheme="minorHAnsi" w:hAnsiTheme="minorHAnsi"/>
                <w:szCs w:val="16"/>
              </w:rPr>
            </w:pPr>
            <w:r w:rsidRPr="00CD2CA1">
              <w:rPr>
                <w:rFonts w:asciiTheme="minorHAnsi" w:hAnsiTheme="minorHAnsi"/>
                <w:szCs w:val="16"/>
              </w:rPr>
              <w:t>Smallest dimension is 5 feet or greater</w:t>
            </w:r>
          </w:p>
        </w:tc>
        <w:tc>
          <w:tcPr>
            <w:tcW w:w="979" w:type="dxa"/>
            <w:vAlign w:val="bottom"/>
          </w:tcPr>
          <w:p w14:paraId="20C4251E" w14:textId="2D216607" w:rsidR="00F511A0" w:rsidRPr="00CD2CA1" w:rsidRDefault="00F511A0" w:rsidP="001C162C">
            <w:pPr>
              <w:suppressAutoHyphens/>
              <w:jc w:val="center"/>
              <w:rPr>
                <w:rFonts w:asciiTheme="minorHAnsi" w:hAnsiTheme="minorHAnsi"/>
                <w:sz w:val="16"/>
                <w:szCs w:val="16"/>
              </w:rPr>
            </w:pPr>
            <w:r w:rsidRPr="00CD2CA1">
              <w:rPr>
                <w:rFonts w:asciiTheme="minorHAnsi" w:hAnsiTheme="minorHAnsi"/>
                <w:sz w:val="16"/>
                <w:szCs w:val="16"/>
              </w:rPr>
              <w:t>Subarea is at least 80 ft</w:t>
            </w:r>
            <w:r w:rsidR="001C162C" w:rsidRPr="005A0C01">
              <w:rPr>
                <w:rFonts w:asciiTheme="minorHAnsi" w:hAnsiTheme="minorHAnsi"/>
                <w:sz w:val="16"/>
                <w:szCs w:val="16"/>
                <w:vertAlign w:val="superscript"/>
              </w:rPr>
              <w:t>2</w:t>
            </w:r>
            <w:r w:rsidRPr="00CD2CA1">
              <w:rPr>
                <w:rFonts w:asciiTheme="minorHAnsi" w:hAnsiTheme="minorHAnsi"/>
                <w:sz w:val="16"/>
                <w:szCs w:val="16"/>
              </w:rPr>
              <w:t xml:space="preserve"> (160ft</w:t>
            </w:r>
            <w:r w:rsidR="001C162C" w:rsidRPr="005A0C01">
              <w:rPr>
                <w:rFonts w:asciiTheme="minorHAnsi" w:hAnsiTheme="minorHAnsi"/>
                <w:sz w:val="16"/>
                <w:szCs w:val="16"/>
                <w:vertAlign w:val="superscript"/>
              </w:rPr>
              <w:t>2</w:t>
            </w:r>
            <w:r w:rsidRPr="00CD2CA1">
              <w:rPr>
                <w:rFonts w:asciiTheme="minorHAnsi" w:hAnsiTheme="minorHAnsi"/>
                <w:sz w:val="16"/>
                <w:szCs w:val="16"/>
              </w:rPr>
              <w:t xml:space="preserve"> for a building with roof area &gt;10,000ft</w:t>
            </w:r>
            <w:r w:rsidR="001C162C" w:rsidRPr="005A0C01">
              <w:rPr>
                <w:rFonts w:asciiTheme="minorHAnsi" w:hAnsiTheme="minorHAnsi"/>
                <w:sz w:val="16"/>
                <w:szCs w:val="16"/>
                <w:vertAlign w:val="superscript"/>
              </w:rPr>
              <w:t>2</w:t>
            </w:r>
            <w:r w:rsidRPr="00CD2CA1">
              <w:rPr>
                <w:rFonts w:asciiTheme="minorHAnsi" w:hAnsiTheme="minorHAnsi"/>
                <w:sz w:val="16"/>
                <w:szCs w:val="16"/>
              </w:rPr>
              <w:t>)</w:t>
            </w:r>
          </w:p>
        </w:tc>
        <w:tc>
          <w:tcPr>
            <w:tcW w:w="979" w:type="dxa"/>
            <w:vAlign w:val="bottom"/>
          </w:tcPr>
          <w:p w14:paraId="20C4251F"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Subarea Qualifies</w:t>
            </w:r>
          </w:p>
        </w:tc>
        <w:tc>
          <w:tcPr>
            <w:tcW w:w="981" w:type="dxa"/>
            <w:vAlign w:val="bottom"/>
          </w:tcPr>
          <w:p w14:paraId="20C42520"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Area (ft</w:t>
            </w:r>
            <w:r w:rsidRPr="00CD2CA1">
              <w:rPr>
                <w:rFonts w:asciiTheme="minorHAnsi" w:hAnsiTheme="minorHAnsi"/>
                <w:sz w:val="16"/>
                <w:szCs w:val="16"/>
                <w:vertAlign w:val="superscript"/>
              </w:rPr>
              <w:t>2</w:t>
            </w:r>
            <w:r w:rsidRPr="00CD2CA1">
              <w:rPr>
                <w:rFonts w:asciiTheme="minorHAnsi" w:hAnsiTheme="minorHAnsi"/>
                <w:sz w:val="16"/>
                <w:szCs w:val="16"/>
              </w:rPr>
              <w:t>)</w:t>
            </w:r>
          </w:p>
        </w:tc>
      </w:tr>
      <w:tr w:rsidR="001852AD" w14:paraId="20C42531" w14:textId="77777777" w:rsidTr="00267B7E">
        <w:trPr>
          <w:trHeight w:val="144"/>
        </w:trPr>
        <w:tc>
          <w:tcPr>
            <w:tcW w:w="992" w:type="dxa"/>
            <w:gridSpan w:val="2"/>
            <w:vAlign w:val="center"/>
          </w:tcPr>
          <w:p w14:paraId="20C42523" w14:textId="50069F8D" w:rsidR="00534C2F" w:rsidRPr="00E81029" w:rsidRDefault="00534C2F" w:rsidP="00EB69D5">
            <w:pPr>
              <w:suppressAutoHyphens/>
              <w:rPr>
                <w:rFonts w:asciiTheme="minorHAnsi" w:hAnsiTheme="minorHAnsi"/>
                <w:sz w:val="18"/>
                <w:szCs w:val="18"/>
              </w:rPr>
            </w:pPr>
            <w:r w:rsidRPr="00A42BCC">
              <w:rPr>
                <w:rFonts w:asciiTheme="minorHAnsi" w:hAnsiTheme="minorHAnsi"/>
                <w:sz w:val="18"/>
                <w:szCs w:val="18"/>
              </w:rPr>
              <w:t>&lt;&lt;user input, text, maximum</w:t>
            </w:r>
            <w:r w:rsidR="00DA0C6A">
              <w:rPr>
                <w:rFonts w:asciiTheme="minorHAnsi" w:hAnsiTheme="minorHAnsi"/>
                <w:sz w:val="18"/>
                <w:szCs w:val="18"/>
              </w:rPr>
              <w:t xml:space="preserve"> 50</w:t>
            </w:r>
            <w:r w:rsidR="00DA4B36">
              <w:rPr>
                <w:rFonts w:asciiTheme="minorHAnsi" w:hAnsiTheme="minorHAnsi"/>
                <w:sz w:val="18"/>
                <w:szCs w:val="18"/>
              </w:rPr>
              <w:t xml:space="preserve"> </w:t>
            </w:r>
            <w:r w:rsidRPr="00A42BCC">
              <w:rPr>
                <w:rFonts w:asciiTheme="minorHAnsi" w:hAnsiTheme="minorHAnsi"/>
                <w:sz w:val="18"/>
                <w:szCs w:val="18"/>
              </w:rPr>
              <w:t>characters&gt;&gt;</w:t>
            </w:r>
          </w:p>
        </w:tc>
        <w:tc>
          <w:tcPr>
            <w:tcW w:w="979" w:type="dxa"/>
            <w:tcMar>
              <w:left w:w="72" w:type="dxa"/>
              <w:right w:w="72" w:type="dxa"/>
            </w:tcMar>
            <w:vAlign w:val="center"/>
          </w:tcPr>
          <w:p w14:paraId="20C42524" w14:textId="77777777" w:rsidR="00534C2F" w:rsidRPr="00E81029" w:rsidRDefault="00534C2F" w:rsidP="00DA0C6A">
            <w:pPr>
              <w:suppressAutoHyphens/>
              <w:rPr>
                <w:rFonts w:asciiTheme="minorHAnsi" w:hAnsiTheme="minorHAnsi"/>
                <w:sz w:val="18"/>
                <w:szCs w:val="18"/>
              </w:rPr>
            </w:pPr>
            <w:r w:rsidRPr="00A42BCC">
              <w:rPr>
                <w:rFonts w:asciiTheme="minorHAnsi" w:hAnsiTheme="minorHAnsi"/>
                <w:sz w:val="18"/>
                <w:szCs w:val="18"/>
              </w:rPr>
              <w:t>&lt;&lt;user input, text, maximum</w:t>
            </w:r>
            <w:r w:rsidR="0081379C">
              <w:rPr>
                <w:rFonts w:asciiTheme="minorHAnsi" w:hAnsiTheme="minorHAnsi"/>
                <w:sz w:val="18"/>
                <w:szCs w:val="18"/>
              </w:rPr>
              <w:t xml:space="preserve"> 50</w:t>
            </w:r>
            <w:r w:rsidRPr="00A42BCC">
              <w:rPr>
                <w:rFonts w:asciiTheme="minorHAnsi" w:hAnsiTheme="minorHAnsi"/>
                <w:sz w:val="18"/>
                <w:szCs w:val="18"/>
              </w:rPr>
              <w:t xml:space="preserve">  characters&gt;&gt;</w:t>
            </w:r>
          </w:p>
        </w:tc>
        <w:tc>
          <w:tcPr>
            <w:tcW w:w="979" w:type="dxa"/>
            <w:vAlign w:val="center"/>
          </w:tcPr>
          <w:p w14:paraId="20C42525" w14:textId="20DD7B0A" w:rsidR="005A63B4" w:rsidRDefault="00534C2F" w:rsidP="00A85BB2">
            <w:pPr>
              <w:suppressAutoHyphens/>
              <w:rPr>
                <w:rFonts w:asciiTheme="minorHAnsi" w:hAnsiTheme="minorHAnsi"/>
                <w:sz w:val="18"/>
                <w:szCs w:val="18"/>
              </w:rPr>
            </w:pPr>
            <w:r w:rsidRPr="00A42BCC">
              <w:rPr>
                <w:rFonts w:asciiTheme="minorHAnsi" w:hAnsiTheme="minorHAnsi"/>
                <w:sz w:val="18"/>
                <w:szCs w:val="18"/>
              </w:rPr>
              <w:t xml:space="preserve">&lt;&lt;user </w:t>
            </w:r>
            <w:r w:rsidR="00DA4B36">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Low Slope; Steep Slope&gt;&gt;</w:t>
            </w:r>
          </w:p>
        </w:tc>
        <w:tc>
          <w:tcPr>
            <w:tcW w:w="979" w:type="dxa"/>
            <w:vAlign w:val="center"/>
          </w:tcPr>
          <w:p w14:paraId="20C42526" w14:textId="0AC6FEE5"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w:t>
            </w:r>
            <w:r w:rsidR="00BA42C5">
              <w:rPr>
                <w:rFonts w:asciiTheme="minorHAnsi" w:hAnsiTheme="minorHAnsi"/>
                <w:sz w:val="18"/>
                <w:szCs w:val="18"/>
              </w:rPr>
              <w:t>; N/A</w:t>
            </w:r>
            <w:r>
              <w:rPr>
                <w:rFonts w:asciiTheme="minorHAnsi" w:hAnsiTheme="minorHAnsi"/>
                <w:sz w:val="18"/>
                <w:szCs w:val="18"/>
              </w:rPr>
              <w:t>&gt;&gt;</w:t>
            </w:r>
          </w:p>
        </w:tc>
        <w:tc>
          <w:tcPr>
            <w:tcW w:w="979" w:type="dxa"/>
            <w:vAlign w:val="center"/>
          </w:tcPr>
          <w:p w14:paraId="20C42527" w14:textId="1C12CCFD"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No&gt;&gt;</w:t>
            </w:r>
          </w:p>
        </w:tc>
        <w:tc>
          <w:tcPr>
            <w:tcW w:w="1094" w:type="dxa"/>
            <w:vAlign w:val="center"/>
          </w:tcPr>
          <w:p w14:paraId="20C42528" w14:textId="2DFEE4EC"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No&gt;&gt;</w:t>
            </w:r>
          </w:p>
        </w:tc>
        <w:tc>
          <w:tcPr>
            <w:tcW w:w="1094" w:type="dxa"/>
            <w:gridSpan w:val="2"/>
            <w:vAlign w:val="center"/>
          </w:tcPr>
          <w:p w14:paraId="20C42529" w14:textId="1B9885E2"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w:t>
            </w:r>
            <w:r w:rsidR="00BA42C5">
              <w:rPr>
                <w:rFonts w:asciiTheme="minorHAnsi" w:hAnsiTheme="minorHAnsi"/>
                <w:sz w:val="18"/>
                <w:szCs w:val="18"/>
              </w:rPr>
              <w:t>; N/A</w:t>
            </w:r>
            <w:r>
              <w:rPr>
                <w:rFonts w:asciiTheme="minorHAnsi" w:hAnsiTheme="minorHAnsi"/>
                <w:sz w:val="18"/>
                <w:szCs w:val="18"/>
              </w:rPr>
              <w:t>&gt;&gt;</w:t>
            </w:r>
          </w:p>
        </w:tc>
        <w:tc>
          <w:tcPr>
            <w:tcW w:w="979" w:type="dxa"/>
            <w:vAlign w:val="center"/>
          </w:tcPr>
          <w:p w14:paraId="20C4252A" w14:textId="5E72CB03"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 list</w:t>
            </w:r>
            <w:r w:rsidRPr="00A42BCC">
              <w:rPr>
                <w:rFonts w:asciiTheme="minorHAnsi" w:hAnsiTheme="minorHAnsi"/>
                <w:sz w:val="18"/>
                <w:szCs w:val="18"/>
              </w:rPr>
              <w:t>:</w:t>
            </w:r>
            <w:r>
              <w:rPr>
                <w:rFonts w:asciiTheme="minorHAnsi" w:hAnsiTheme="minorHAnsi"/>
                <w:sz w:val="18"/>
                <w:szCs w:val="18"/>
              </w:rPr>
              <w:t xml:space="preserve"> Yes; No&gt;&gt;</w:t>
            </w:r>
          </w:p>
        </w:tc>
        <w:tc>
          <w:tcPr>
            <w:tcW w:w="979" w:type="dxa"/>
            <w:vAlign w:val="center"/>
          </w:tcPr>
          <w:p w14:paraId="20C4252B" w14:textId="25504F4F"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No&gt;&gt;</w:t>
            </w:r>
          </w:p>
        </w:tc>
        <w:tc>
          <w:tcPr>
            <w:tcW w:w="979" w:type="dxa"/>
            <w:vAlign w:val="center"/>
          </w:tcPr>
          <w:p w14:paraId="20C4252C" w14:textId="5C15AB61" w:rsidR="00B710CC" w:rsidRPr="00CE22D5" w:rsidRDefault="00B710CC" w:rsidP="00B710CC">
            <w:pPr>
              <w:suppressAutoHyphens/>
              <w:jc w:val="center"/>
              <w:rPr>
                <w:rFonts w:asciiTheme="minorHAnsi" w:hAnsiTheme="minorHAnsi"/>
                <w:sz w:val="12"/>
                <w:szCs w:val="12"/>
              </w:rPr>
            </w:pPr>
            <w:r w:rsidRPr="00CE22D5">
              <w:rPr>
                <w:rFonts w:asciiTheme="minorHAnsi" w:hAnsiTheme="minorHAnsi"/>
                <w:sz w:val="12"/>
                <w:szCs w:val="12"/>
              </w:rPr>
              <w:t xml:space="preserve">&lt;&lt;calculated field:  If </w:t>
            </w:r>
            <w:r w:rsidR="0047715B">
              <w:rPr>
                <w:rFonts w:asciiTheme="minorHAnsi" w:hAnsiTheme="minorHAnsi"/>
                <w:sz w:val="12"/>
                <w:szCs w:val="12"/>
              </w:rPr>
              <w:t>B</w:t>
            </w:r>
            <w:r w:rsidRPr="00CE22D5">
              <w:rPr>
                <w:rFonts w:asciiTheme="minorHAnsi" w:hAnsiTheme="minorHAnsi"/>
                <w:sz w:val="12"/>
                <w:szCs w:val="12"/>
              </w:rPr>
              <w:t xml:space="preserve">03= Low Slope, </w:t>
            </w:r>
            <w:r w:rsidR="0097589B">
              <w:rPr>
                <w:rFonts w:asciiTheme="minorHAnsi" w:hAnsiTheme="minorHAnsi"/>
                <w:sz w:val="12"/>
                <w:szCs w:val="12"/>
              </w:rPr>
              <w:t>B</w:t>
            </w:r>
            <w:r w:rsidRPr="00CE22D5">
              <w:rPr>
                <w:rFonts w:asciiTheme="minorHAnsi" w:hAnsiTheme="minorHAnsi"/>
                <w:sz w:val="12"/>
                <w:szCs w:val="12"/>
              </w:rPr>
              <w:t xml:space="preserve">04=N/A, </w:t>
            </w:r>
            <w:r w:rsidR="0097589B">
              <w:rPr>
                <w:rFonts w:asciiTheme="minorHAnsi" w:hAnsiTheme="minorHAnsi"/>
                <w:sz w:val="12"/>
                <w:szCs w:val="12"/>
              </w:rPr>
              <w:t>B</w:t>
            </w:r>
            <w:r w:rsidRPr="00CE22D5">
              <w:rPr>
                <w:rFonts w:asciiTheme="minorHAnsi" w:hAnsiTheme="minorHAnsi"/>
                <w:sz w:val="12"/>
                <w:szCs w:val="12"/>
              </w:rPr>
              <w:t xml:space="preserve">05=Yes, </w:t>
            </w:r>
            <w:r w:rsidR="0097589B">
              <w:rPr>
                <w:rFonts w:asciiTheme="minorHAnsi" w:hAnsiTheme="minorHAnsi"/>
                <w:sz w:val="12"/>
                <w:szCs w:val="12"/>
              </w:rPr>
              <w:t>B</w:t>
            </w:r>
            <w:r w:rsidRPr="00CE22D5">
              <w:rPr>
                <w:rFonts w:asciiTheme="minorHAnsi" w:hAnsiTheme="minorHAnsi"/>
                <w:sz w:val="12"/>
                <w:szCs w:val="12"/>
              </w:rPr>
              <w:t xml:space="preserve">06=Yes, </w:t>
            </w:r>
            <w:r w:rsidR="0097589B">
              <w:rPr>
                <w:rFonts w:asciiTheme="minorHAnsi" w:hAnsiTheme="minorHAnsi"/>
                <w:sz w:val="12"/>
                <w:szCs w:val="12"/>
              </w:rPr>
              <w:t>B</w:t>
            </w:r>
            <w:r w:rsidRPr="00CE22D5">
              <w:rPr>
                <w:rFonts w:asciiTheme="minorHAnsi" w:hAnsiTheme="minorHAnsi"/>
                <w:sz w:val="12"/>
                <w:szCs w:val="12"/>
              </w:rPr>
              <w:t xml:space="preserve">07=N/A, </w:t>
            </w:r>
            <w:r w:rsidR="0097589B">
              <w:rPr>
                <w:rFonts w:asciiTheme="minorHAnsi" w:hAnsiTheme="minorHAnsi"/>
                <w:sz w:val="12"/>
                <w:szCs w:val="12"/>
              </w:rPr>
              <w:t>B</w:t>
            </w:r>
            <w:r w:rsidRPr="00CE22D5">
              <w:rPr>
                <w:rFonts w:asciiTheme="minorHAnsi" w:hAnsiTheme="minorHAnsi"/>
                <w:sz w:val="12"/>
                <w:szCs w:val="12"/>
              </w:rPr>
              <w:t xml:space="preserve">08=Yes and </w:t>
            </w:r>
            <w:r w:rsidR="0097589B">
              <w:rPr>
                <w:rFonts w:asciiTheme="minorHAnsi" w:hAnsiTheme="minorHAnsi"/>
                <w:sz w:val="12"/>
                <w:szCs w:val="12"/>
              </w:rPr>
              <w:t>B</w:t>
            </w:r>
            <w:r w:rsidRPr="00CE22D5">
              <w:rPr>
                <w:rFonts w:asciiTheme="minorHAnsi" w:hAnsiTheme="minorHAnsi"/>
                <w:sz w:val="12"/>
                <w:szCs w:val="12"/>
              </w:rPr>
              <w:t>09=Yes;</w:t>
            </w:r>
          </w:p>
          <w:p w14:paraId="20C4252D" w14:textId="07F965A6" w:rsidR="00B710CC" w:rsidRPr="00CE22D5" w:rsidRDefault="00AC45E5" w:rsidP="00B710CC">
            <w:pPr>
              <w:suppressAutoHyphens/>
              <w:jc w:val="center"/>
              <w:rPr>
                <w:rFonts w:asciiTheme="minorHAnsi" w:hAnsiTheme="minorHAnsi"/>
                <w:sz w:val="12"/>
                <w:szCs w:val="12"/>
              </w:rPr>
            </w:pPr>
            <w:r>
              <w:rPr>
                <w:rFonts w:asciiTheme="minorHAnsi" w:hAnsiTheme="minorHAnsi"/>
                <w:sz w:val="12"/>
                <w:szCs w:val="12"/>
              </w:rPr>
              <w:t>OR</w:t>
            </w:r>
            <w:r w:rsidR="00B710CC" w:rsidRPr="00CE22D5">
              <w:rPr>
                <w:rFonts w:asciiTheme="minorHAnsi" w:hAnsiTheme="minorHAnsi"/>
                <w:sz w:val="12"/>
                <w:szCs w:val="12"/>
              </w:rPr>
              <w:t xml:space="preserve"> if </w:t>
            </w:r>
            <w:r w:rsidR="0097589B">
              <w:rPr>
                <w:rFonts w:asciiTheme="minorHAnsi" w:hAnsiTheme="minorHAnsi"/>
                <w:sz w:val="12"/>
                <w:szCs w:val="12"/>
              </w:rPr>
              <w:t>B</w:t>
            </w:r>
            <w:r w:rsidR="00B710CC" w:rsidRPr="00CE22D5">
              <w:rPr>
                <w:rFonts w:asciiTheme="minorHAnsi" w:hAnsiTheme="minorHAnsi"/>
                <w:sz w:val="12"/>
                <w:szCs w:val="12"/>
              </w:rPr>
              <w:t xml:space="preserve">03= Low Slope, </w:t>
            </w:r>
            <w:r w:rsidR="0097589B">
              <w:rPr>
                <w:rFonts w:asciiTheme="minorHAnsi" w:hAnsiTheme="minorHAnsi"/>
                <w:sz w:val="12"/>
                <w:szCs w:val="12"/>
              </w:rPr>
              <w:t>B</w:t>
            </w:r>
            <w:r w:rsidR="00B710CC" w:rsidRPr="00CE22D5">
              <w:rPr>
                <w:rFonts w:asciiTheme="minorHAnsi" w:hAnsiTheme="minorHAnsi"/>
                <w:sz w:val="12"/>
                <w:szCs w:val="12"/>
              </w:rPr>
              <w:t xml:space="preserve">04=N/A, </w:t>
            </w:r>
            <w:r w:rsidR="0097589B">
              <w:rPr>
                <w:rFonts w:asciiTheme="minorHAnsi" w:hAnsiTheme="minorHAnsi"/>
                <w:sz w:val="12"/>
                <w:szCs w:val="12"/>
              </w:rPr>
              <w:t>B</w:t>
            </w:r>
            <w:r w:rsidR="00B710CC" w:rsidRPr="00CE22D5">
              <w:rPr>
                <w:rFonts w:asciiTheme="minorHAnsi" w:hAnsiTheme="minorHAnsi"/>
                <w:sz w:val="12"/>
                <w:szCs w:val="12"/>
              </w:rPr>
              <w:t xml:space="preserve">05=Yes, </w:t>
            </w:r>
            <w:r w:rsidR="0097589B">
              <w:rPr>
                <w:rFonts w:asciiTheme="minorHAnsi" w:hAnsiTheme="minorHAnsi"/>
                <w:sz w:val="12"/>
                <w:szCs w:val="12"/>
              </w:rPr>
              <w:t>B</w:t>
            </w:r>
            <w:r w:rsidR="00B710CC" w:rsidRPr="00CE22D5">
              <w:rPr>
                <w:rFonts w:asciiTheme="minorHAnsi" w:hAnsiTheme="minorHAnsi"/>
                <w:sz w:val="12"/>
                <w:szCs w:val="12"/>
              </w:rPr>
              <w:t xml:space="preserve">06=No, </w:t>
            </w:r>
            <w:r w:rsidR="0097589B">
              <w:rPr>
                <w:rFonts w:asciiTheme="minorHAnsi" w:hAnsiTheme="minorHAnsi"/>
                <w:sz w:val="12"/>
                <w:szCs w:val="12"/>
              </w:rPr>
              <w:t>B</w:t>
            </w:r>
            <w:r w:rsidR="00B710CC" w:rsidRPr="00CE22D5">
              <w:rPr>
                <w:rFonts w:asciiTheme="minorHAnsi" w:hAnsiTheme="minorHAnsi"/>
                <w:sz w:val="12"/>
                <w:szCs w:val="12"/>
              </w:rPr>
              <w:t xml:space="preserve">07=Yes, </w:t>
            </w:r>
            <w:r w:rsidR="0097589B">
              <w:rPr>
                <w:rFonts w:asciiTheme="minorHAnsi" w:hAnsiTheme="minorHAnsi"/>
                <w:sz w:val="12"/>
                <w:szCs w:val="12"/>
              </w:rPr>
              <w:t>B</w:t>
            </w:r>
            <w:r w:rsidR="00B710CC" w:rsidRPr="00CE22D5">
              <w:rPr>
                <w:rFonts w:asciiTheme="minorHAnsi" w:hAnsiTheme="minorHAnsi"/>
                <w:sz w:val="12"/>
                <w:szCs w:val="12"/>
              </w:rPr>
              <w:t xml:space="preserve">08=Yes and </w:t>
            </w:r>
            <w:r w:rsidR="0097589B">
              <w:rPr>
                <w:rFonts w:asciiTheme="minorHAnsi" w:hAnsiTheme="minorHAnsi"/>
                <w:sz w:val="12"/>
                <w:szCs w:val="12"/>
              </w:rPr>
              <w:t>B</w:t>
            </w:r>
            <w:r w:rsidR="00B710CC" w:rsidRPr="00CE22D5">
              <w:rPr>
                <w:rFonts w:asciiTheme="minorHAnsi" w:hAnsiTheme="minorHAnsi"/>
                <w:sz w:val="12"/>
                <w:szCs w:val="12"/>
              </w:rPr>
              <w:t>09=Yes;</w:t>
            </w:r>
          </w:p>
          <w:p w14:paraId="20C4252E" w14:textId="336B5741" w:rsidR="00B710CC" w:rsidRPr="00CE22D5" w:rsidRDefault="00AC45E5" w:rsidP="00B710CC">
            <w:pPr>
              <w:suppressAutoHyphens/>
              <w:jc w:val="center"/>
              <w:rPr>
                <w:rFonts w:asciiTheme="minorHAnsi" w:hAnsiTheme="minorHAnsi"/>
                <w:sz w:val="12"/>
                <w:szCs w:val="12"/>
              </w:rPr>
            </w:pPr>
            <w:r>
              <w:rPr>
                <w:rFonts w:asciiTheme="minorHAnsi" w:hAnsiTheme="minorHAnsi"/>
                <w:sz w:val="12"/>
                <w:szCs w:val="12"/>
              </w:rPr>
              <w:t>OR</w:t>
            </w:r>
            <w:r w:rsidR="00B710CC" w:rsidRPr="00CE22D5">
              <w:rPr>
                <w:rFonts w:asciiTheme="minorHAnsi" w:hAnsiTheme="minorHAnsi"/>
                <w:sz w:val="12"/>
                <w:szCs w:val="12"/>
              </w:rPr>
              <w:t xml:space="preserve"> If </w:t>
            </w:r>
            <w:r w:rsidR="0097589B">
              <w:rPr>
                <w:rFonts w:asciiTheme="minorHAnsi" w:hAnsiTheme="minorHAnsi"/>
                <w:sz w:val="12"/>
                <w:szCs w:val="12"/>
              </w:rPr>
              <w:t>B</w:t>
            </w:r>
            <w:r w:rsidR="00B710CC" w:rsidRPr="00CE22D5">
              <w:rPr>
                <w:rFonts w:asciiTheme="minorHAnsi" w:hAnsiTheme="minorHAnsi"/>
                <w:sz w:val="12"/>
                <w:szCs w:val="12"/>
              </w:rPr>
              <w:t xml:space="preserve">03= Steep Slope, </w:t>
            </w:r>
            <w:r w:rsidR="0097589B">
              <w:rPr>
                <w:rFonts w:asciiTheme="minorHAnsi" w:hAnsiTheme="minorHAnsi"/>
                <w:sz w:val="12"/>
                <w:szCs w:val="12"/>
              </w:rPr>
              <w:t>B</w:t>
            </w:r>
            <w:r w:rsidR="00B710CC" w:rsidRPr="00CE22D5">
              <w:rPr>
                <w:rFonts w:asciiTheme="minorHAnsi" w:hAnsiTheme="minorHAnsi"/>
                <w:sz w:val="12"/>
                <w:szCs w:val="12"/>
              </w:rPr>
              <w:t xml:space="preserve">04=Yes, </w:t>
            </w:r>
            <w:r w:rsidR="0097589B">
              <w:rPr>
                <w:rFonts w:asciiTheme="minorHAnsi" w:hAnsiTheme="minorHAnsi"/>
                <w:sz w:val="12"/>
                <w:szCs w:val="12"/>
              </w:rPr>
              <w:t>B</w:t>
            </w:r>
            <w:r w:rsidR="00B710CC" w:rsidRPr="00CE22D5">
              <w:rPr>
                <w:rFonts w:asciiTheme="minorHAnsi" w:hAnsiTheme="minorHAnsi"/>
                <w:sz w:val="12"/>
                <w:szCs w:val="12"/>
              </w:rPr>
              <w:t xml:space="preserve">05=Yes, </w:t>
            </w:r>
            <w:r w:rsidR="0097589B">
              <w:rPr>
                <w:rFonts w:asciiTheme="minorHAnsi" w:hAnsiTheme="minorHAnsi"/>
                <w:sz w:val="12"/>
                <w:szCs w:val="12"/>
              </w:rPr>
              <w:t>B</w:t>
            </w:r>
            <w:r w:rsidR="00B710CC" w:rsidRPr="00CE22D5">
              <w:rPr>
                <w:rFonts w:asciiTheme="minorHAnsi" w:hAnsiTheme="minorHAnsi"/>
                <w:sz w:val="12"/>
                <w:szCs w:val="12"/>
              </w:rPr>
              <w:t xml:space="preserve">06=Yes, </w:t>
            </w:r>
            <w:r w:rsidR="0097589B">
              <w:rPr>
                <w:rFonts w:asciiTheme="minorHAnsi" w:hAnsiTheme="minorHAnsi"/>
                <w:sz w:val="12"/>
                <w:szCs w:val="12"/>
              </w:rPr>
              <w:t>B</w:t>
            </w:r>
            <w:r w:rsidR="00B710CC" w:rsidRPr="00CE22D5">
              <w:rPr>
                <w:rFonts w:asciiTheme="minorHAnsi" w:hAnsiTheme="minorHAnsi"/>
                <w:sz w:val="12"/>
                <w:szCs w:val="12"/>
              </w:rPr>
              <w:t xml:space="preserve">07=N/A, </w:t>
            </w:r>
            <w:r w:rsidR="0097589B">
              <w:rPr>
                <w:rFonts w:asciiTheme="minorHAnsi" w:hAnsiTheme="minorHAnsi"/>
                <w:sz w:val="12"/>
                <w:szCs w:val="12"/>
              </w:rPr>
              <w:t>B</w:t>
            </w:r>
            <w:r w:rsidR="00B710CC" w:rsidRPr="00CE22D5">
              <w:rPr>
                <w:rFonts w:asciiTheme="minorHAnsi" w:hAnsiTheme="minorHAnsi"/>
                <w:sz w:val="12"/>
                <w:szCs w:val="12"/>
              </w:rPr>
              <w:t xml:space="preserve">08=Yes and </w:t>
            </w:r>
            <w:r w:rsidR="0097589B">
              <w:rPr>
                <w:rFonts w:asciiTheme="minorHAnsi" w:hAnsiTheme="minorHAnsi"/>
                <w:sz w:val="12"/>
                <w:szCs w:val="12"/>
              </w:rPr>
              <w:t>B</w:t>
            </w:r>
            <w:r w:rsidR="00B710CC" w:rsidRPr="00CE22D5">
              <w:rPr>
                <w:rFonts w:asciiTheme="minorHAnsi" w:hAnsiTheme="minorHAnsi"/>
                <w:sz w:val="12"/>
                <w:szCs w:val="12"/>
              </w:rPr>
              <w:t>09=Yes;</w:t>
            </w:r>
          </w:p>
          <w:p w14:paraId="20C4252F" w14:textId="31F9FD25" w:rsidR="005A63B4" w:rsidRPr="00CE22D5" w:rsidRDefault="00AC45E5" w:rsidP="00B710CC">
            <w:pPr>
              <w:suppressAutoHyphens/>
              <w:rPr>
                <w:rFonts w:asciiTheme="minorHAnsi" w:hAnsiTheme="minorHAnsi"/>
                <w:sz w:val="12"/>
                <w:szCs w:val="12"/>
              </w:rPr>
            </w:pPr>
            <w:r>
              <w:rPr>
                <w:rFonts w:asciiTheme="minorHAnsi" w:hAnsiTheme="minorHAnsi"/>
                <w:sz w:val="12"/>
                <w:szCs w:val="12"/>
              </w:rPr>
              <w:t>OR</w:t>
            </w:r>
            <w:r w:rsidR="00B710CC" w:rsidRPr="00CE22D5">
              <w:rPr>
                <w:rFonts w:asciiTheme="minorHAnsi" w:hAnsiTheme="minorHAnsi"/>
                <w:sz w:val="12"/>
                <w:szCs w:val="12"/>
              </w:rPr>
              <w:t xml:space="preserve"> if </w:t>
            </w:r>
            <w:r w:rsidR="0097589B">
              <w:rPr>
                <w:rFonts w:asciiTheme="minorHAnsi" w:hAnsiTheme="minorHAnsi"/>
                <w:sz w:val="12"/>
                <w:szCs w:val="12"/>
              </w:rPr>
              <w:t>B</w:t>
            </w:r>
            <w:r w:rsidR="00B710CC" w:rsidRPr="00CE22D5">
              <w:rPr>
                <w:rFonts w:asciiTheme="minorHAnsi" w:hAnsiTheme="minorHAnsi"/>
                <w:sz w:val="12"/>
                <w:szCs w:val="12"/>
              </w:rPr>
              <w:t xml:space="preserve">03= Steep Slope, </w:t>
            </w:r>
            <w:r w:rsidR="0097589B">
              <w:rPr>
                <w:rFonts w:asciiTheme="minorHAnsi" w:hAnsiTheme="minorHAnsi"/>
                <w:sz w:val="12"/>
                <w:szCs w:val="12"/>
              </w:rPr>
              <w:t>B</w:t>
            </w:r>
            <w:r w:rsidR="00B710CC" w:rsidRPr="00CE22D5">
              <w:rPr>
                <w:rFonts w:asciiTheme="minorHAnsi" w:hAnsiTheme="minorHAnsi"/>
                <w:sz w:val="12"/>
                <w:szCs w:val="12"/>
              </w:rPr>
              <w:t xml:space="preserve">04=Yes, </w:t>
            </w:r>
            <w:r w:rsidR="0097589B">
              <w:rPr>
                <w:rFonts w:asciiTheme="minorHAnsi" w:hAnsiTheme="minorHAnsi"/>
                <w:sz w:val="12"/>
                <w:szCs w:val="12"/>
              </w:rPr>
              <w:t>B</w:t>
            </w:r>
            <w:r w:rsidR="00B710CC" w:rsidRPr="00CE22D5">
              <w:rPr>
                <w:rFonts w:asciiTheme="minorHAnsi" w:hAnsiTheme="minorHAnsi"/>
                <w:sz w:val="12"/>
                <w:szCs w:val="12"/>
              </w:rPr>
              <w:t xml:space="preserve">05=Yes, </w:t>
            </w:r>
            <w:r w:rsidR="0097589B">
              <w:rPr>
                <w:rFonts w:asciiTheme="minorHAnsi" w:hAnsiTheme="minorHAnsi"/>
                <w:sz w:val="12"/>
                <w:szCs w:val="12"/>
              </w:rPr>
              <w:t>B</w:t>
            </w:r>
            <w:r w:rsidR="00B710CC" w:rsidRPr="00CE22D5">
              <w:rPr>
                <w:rFonts w:asciiTheme="minorHAnsi" w:hAnsiTheme="minorHAnsi"/>
                <w:sz w:val="12"/>
                <w:szCs w:val="12"/>
              </w:rPr>
              <w:t xml:space="preserve">06=No, </w:t>
            </w:r>
            <w:r w:rsidR="0097589B">
              <w:rPr>
                <w:rFonts w:asciiTheme="minorHAnsi" w:hAnsiTheme="minorHAnsi"/>
                <w:sz w:val="12"/>
                <w:szCs w:val="12"/>
              </w:rPr>
              <w:t>B</w:t>
            </w:r>
            <w:r w:rsidR="00B710CC" w:rsidRPr="00CE22D5">
              <w:rPr>
                <w:rFonts w:asciiTheme="minorHAnsi" w:hAnsiTheme="minorHAnsi"/>
                <w:sz w:val="12"/>
                <w:szCs w:val="12"/>
              </w:rPr>
              <w:t xml:space="preserve">07=Yes, </w:t>
            </w:r>
            <w:r w:rsidR="0097589B">
              <w:rPr>
                <w:rFonts w:asciiTheme="minorHAnsi" w:hAnsiTheme="minorHAnsi"/>
                <w:sz w:val="12"/>
                <w:szCs w:val="12"/>
              </w:rPr>
              <w:t>B</w:t>
            </w:r>
            <w:r w:rsidR="00B710CC" w:rsidRPr="00CE22D5">
              <w:rPr>
                <w:rFonts w:asciiTheme="minorHAnsi" w:hAnsiTheme="minorHAnsi"/>
                <w:sz w:val="12"/>
                <w:szCs w:val="12"/>
              </w:rPr>
              <w:t xml:space="preserve">08=Yes and </w:t>
            </w:r>
            <w:r w:rsidR="0097589B">
              <w:rPr>
                <w:rFonts w:asciiTheme="minorHAnsi" w:hAnsiTheme="minorHAnsi"/>
                <w:sz w:val="12"/>
                <w:szCs w:val="12"/>
              </w:rPr>
              <w:t>B</w:t>
            </w:r>
            <w:r w:rsidR="00B710CC" w:rsidRPr="00CE22D5">
              <w:rPr>
                <w:rFonts w:asciiTheme="minorHAnsi" w:hAnsiTheme="minorHAnsi"/>
                <w:sz w:val="12"/>
                <w:szCs w:val="12"/>
              </w:rPr>
              <w:t>09=Yes; Then Display “Yes”; Else display “No”</w:t>
            </w:r>
          </w:p>
        </w:tc>
        <w:tc>
          <w:tcPr>
            <w:tcW w:w="981" w:type="dxa"/>
            <w:vAlign w:val="center"/>
          </w:tcPr>
          <w:p w14:paraId="20C42530" w14:textId="4A36F27C" w:rsidR="005A63B4" w:rsidRDefault="00534C2F" w:rsidP="00EB69D5">
            <w:pPr>
              <w:suppressAutoHyphens/>
              <w:rPr>
                <w:rFonts w:asciiTheme="minorHAnsi" w:hAnsiTheme="minorHAnsi"/>
                <w:sz w:val="18"/>
                <w:szCs w:val="18"/>
              </w:rPr>
            </w:pPr>
            <w:r w:rsidRPr="00AC45E5">
              <w:rPr>
                <w:rFonts w:asciiTheme="minorHAnsi" w:hAnsiTheme="minorHAnsi"/>
                <w:sz w:val="18"/>
              </w:rPr>
              <w:t>&lt;&lt;user input, num</w:t>
            </w:r>
            <w:r w:rsidR="00EB69D5" w:rsidRPr="00AC45E5">
              <w:rPr>
                <w:rFonts w:asciiTheme="minorHAnsi" w:hAnsiTheme="minorHAnsi"/>
                <w:sz w:val="18"/>
              </w:rPr>
              <w:t>ber</w:t>
            </w:r>
            <w:r w:rsidRPr="00AC45E5">
              <w:rPr>
                <w:rFonts w:asciiTheme="minorHAnsi" w:hAnsiTheme="minorHAnsi"/>
                <w:sz w:val="18"/>
              </w:rPr>
              <w:t>&gt;&gt;</w:t>
            </w:r>
          </w:p>
        </w:tc>
      </w:tr>
      <w:tr w:rsidR="001852AD" w14:paraId="20C4253D" w14:textId="77777777" w:rsidTr="00267B7E">
        <w:trPr>
          <w:trHeight w:val="144"/>
        </w:trPr>
        <w:tc>
          <w:tcPr>
            <w:tcW w:w="992" w:type="dxa"/>
            <w:gridSpan w:val="2"/>
            <w:vAlign w:val="center"/>
          </w:tcPr>
          <w:p w14:paraId="20C42532" w14:textId="77777777" w:rsidR="00534C2F" w:rsidRPr="00E81029" w:rsidRDefault="00534C2F" w:rsidP="00255081">
            <w:pPr>
              <w:suppressAutoHyphens/>
              <w:rPr>
                <w:rFonts w:asciiTheme="minorHAnsi" w:hAnsiTheme="minorHAnsi"/>
                <w:sz w:val="18"/>
                <w:szCs w:val="18"/>
              </w:rPr>
            </w:pPr>
          </w:p>
        </w:tc>
        <w:tc>
          <w:tcPr>
            <w:tcW w:w="979" w:type="dxa"/>
            <w:vAlign w:val="center"/>
          </w:tcPr>
          <w:p w14:paraId="20C42533" w14:textId="77777777" w:rsidR="00534C2F" w:rsidRPr="00E81029" w:rsidRDefault="00534C2F" w:rsidP="00255081">
            <w:pPr>
              <w:suppressAutoHyphens/>
              <w:rPr>
                <w:rFonts w:asciiTheme="minorHAnsi" w:hAnsiTheme="minorHAnsi"/>
                <w:sz w:val="18"/>
                <w:szCs w:val="18"/>
              </w:rPr>
            </w:pPr>
          </w:p>
        </w:tc>
        <w:tc>
          <w:tcPr>
            <w:tcW w:w="979" w:type="dxa"/>
            <w:vAlign w:val="center"/>
          </w:tcPr>
          <w:p w14:paraId="20C42534" w14:textId="77777777" w:rsidR="005A63B4" w:rsidRDefault="005A63B4">
            <w:pPr>
              <w:suppressAutoHyphens/>
              <w:rPr>
                <w:rFonts w:asciiTheme="minorHAnsi" w:hAnsiTheme="minorHAnsi"/>
                <w:sz w:val="18"/>
                <w:szCs w:val="18"/>
              </w:rPr>
            </w:pPr>
          </w:p>
        </w:tc>
        <w:tc>
          <w:tcPr>
            <w:tcW w:w="979" w:type="dxa"/>
            <w:vAlign w:val="center"/>
          </w:tcPr>
          <w:p w14:paraId="20C42535" w14:textId="77777777" w:rsidR="005A63B4" w:rsidRDefault="005A63B4">
            <w:pPr>
              <w:suppressAutoHyphens/>
              <w:rPr>
                <w:rFonts w:asciiTheme="minorHAnsi" w:hAnsiTheme="minorHAnsi"/>
                <w:sz w:val="18"/>
                <w:szCs w:val="18"/>
              </w:rPr>
            </w:pPr>
          </w:p>
        </w:tc>
        <w:tc>
          <w:tcPr>
            <w:tcW w:w="979" w:type="dxa"/>
            <w:vAlign w:val="center"/>
          </w:tcPr>
          <w:p w14:paraId="20C42536" w14:textId="77777777" w:rsidR="005A63B4" w:rsidRDefault="005A63B4">
            <w:pPr>
              <w:suppressAutoHyphens/>
              <w:rPr>
                <w:rFonts w:asciiTheme="minorHAnsi" w:hAnsiTheme="minorHAnsi"/>
                <w:sz w:val="18"/>
                <w:szCs w:val="18"/>
              </w:rPr>
            </w:pPr>
          </w:p>
        </w:tc>
        <w:tc>
          <w:tcPr>
            <w:tcW w:w="1094" w:type="dxa"/>
            <w:vAlign w:val="center"/>
          </w:tcPr>
          <w:p w14:paraId="20C42537" w14:textId="77777777" w:rsidR="005A63B4" w:rsidRDefault="005A63B4">
            <w:pPr>
              <w:suppressAutoHyphens/>
              <w:rPr>
                <w:rFonts w:asciiTheme="minorHAnsi" w:hAnsiTheme="minorHAnsi"/>
                <w:sz w:val="18"/>
                <w:szCs w:val="18"/>
              </w:rPr>
            </w:pPr>
          </w:p>
        </w:tc>
        <w:tc>
          <w:tcPr>
            <w:tcW w:w="1094" w:type="dxa"/>
            <w:gridSpan w:val="2"/>
            <w:vAlign w:val="center"/>
          </w:tcPr>
          <w:p w14:paraId="20C42538" w14:textId="77777777" w:rsidR="005A63B4" w:rsidRDefault="005A63B4">
            <w:pPr>
              <w:suppressAutoHyphens/>
              <w:rPr>
                <w:rFonts w:asciiTheme="minorHAnsi" w:hAnsiTheme="minorHAnsi"/>
                <w:sz w:val="18"/>
                <w:szCs w:val="18"/>
              </w:rPr>
            </w:pPr>
          </w:p>
        </w:tc>
        <w:tc>
          <w:tcPr>
            <w:tcW w:w="979" w:type="dxa"/>
            <w:vAlign w:val="center"/>
          </w:tcPr>
          <w:p w14:paraId="20C42539" w14:textId="77777777" w:rsidR="005A63B4" w:rsidRDefault="005A63B4">
            <w:pPr>
              <w:suppressAutoHyphens/>
              <w:rPr>
                <w:rFonts w:asciiTheme="minorHAnsi" w:hAnsiTheme="minorHAnsi"/>
                <w:sz w:val="18"/>
                <w:szCs w:val="18"/>
              </w:rPr>
            </w:pPr>
          </w:p>
        </w:tc>
        <w:tc>
          <w:tcPr>
            <w:tcW w:w="979" w:type="dxa"/>
            <w:vAlign w:val="center"/>
          </w:tcPr>
          <w:p w14:paraId="20C4253A" w14:textId="77777777" w:rsidR="005A63B4" w:rsidRDefault="005A63B4">
            <w:pPr>
              <w:suppressAutoHyphens/>
              <w:rPr>
                <w:rFonts w:asciiTheme="minorHAnsi" w:hAnsiTheme="minorHAnsi"/>
                <w:sz w:val="18"/>
                <w:szCs w:val="18"/>
              </w:rPr>
            </w:pPr>
          </w:p>
        </w:tc>
        <w:tc>
          <w:tcPr>
            <w:tcW w:w="979" w:type="dxa"/>
            <w:vAlign w:val="center"/>
          </w:tcPr>
          <w:p w14:paraId="20C4253B" w14:textId="77777777" w:rsidR="005A63B4" w:rsidRDefault="005A63B4">
            <w:pPr>
              <w:suppressAutoHyphens/>
              <w:rPr>
                <w:rFonts w:asciiTheme="minorHAnsi" w:hAnsiTheme="minorHAnsi"/>
                <w:sz w:val="18"/>
                <w:szCs w:val="18"/>
              </w:rPr>
            </w:pPr>
          </w:p>
        </w:tc>
        <w:tc>
          <w:tcPr>
            <w:tcW w:w="981" w:type="dxa"/>
            <w:vAlign w:val="center"/>
          </w:tcPr>
          <w:p w14:paraId="20C4253C" w14:textId="77777777" w:rsidR="005A63B4" w:rsidRDefault="005A63B4">
            <w:pPr>
              <w:suppressAutoHyphens/>
              <w:rPr>
                <w:rFonts w:asciiTheme="minorHAnsi" w:hAnsiTheme="minorHAnsi"/>
                <w:sz w:val="18"/>
                <w:szCs w:val="18"/>
              </w:rPr>
            </w:pPr>
          </w:p>
        </w:tc>
      </w:tr>
      <w:tr w:rsidR="00CD2CA1" w14:paraId="20C42543" w14:textId="77777777" w:rsidTr="00A24FFB">
        <w:trPr>
          <w:trHeight w:val="144"/>
        </w:trPr>
        <w:tc>
          <w:tcPr>
            <w:tcW w:w="11020" w:type="dxa"/>
            <w:gridSpan w:val="13"/>
            <w:vAlign w:val="center"/>
          </w:tcPr>
          <w:p w14:paraId="20C4253E" w14:textId="77777777" w:rsidR="00534C2F" w:rsidRDefault="00534C2F" w:rsidP="0050314C">
            <w:pPr>
              <w:autoSpaceDE w:val="0"/>
              <w:autoSpaceDN w:val="0"/>
              <w:adjustRightInd w:val="0"/>
              <w:rPr>
                <w:rFonts w:asciiTheme="minorHAnsi" w:hAnsiTheme="minorHAnsi"/>
                <w:sz w:val="18"/>
                <w:szCs w:val="18"/>
              </w:rPr>
            </w:pPr>
            <w:r>
              <w:rPr>
                <w:rFonts w:asciiTheme="minorHAnsi" w:hAnsiTheme="minorHAnsi"/>
                <w:sz w:val="18"/>
                <w:szCs w:val="18"/>
              </w:rPr>
              <w:t>Notes:</w:t>
            </w:r>
          </w:p>
          <w:p w14:paraId="20C4253F" w14:textId="77777777" w:rsidR="00A24FFB" w:rsidRDefault="00534C2F">
            <w:pPr>
              <w:pStyle w:val="BodyText2"/>
              <w:numPr>
                <w:ilvl w:val="0"/>
                <w:numId w:val="11"/>
              </w:numPr>
              <w:spacing w:before="0" w:after="0"/>
              <w:rPr>
                <w:rFonts w:asciiTheme="minorHAnsi" w:hAnsiTheme="minorHAnsi"/>
                <w:sz w:val="18"/>
                <w:szCs w:val="18"/>
              </w:rPr>
            </w:pPr>
            <w:r w:rsidRPr="0050314C">
              <w:rPr>
                <w:rFonts w:asciiTheme="minorHAnsi" w:hAnsiTheme="minorHAnsi"/>
                <w:sz w:val="18"/>
                <w:szCs w:val="18"/>
              </w:rPr>
              <w:t>“A roof is either low-sloped or steep-sloped.  Low-sloped” means a rise-to-run of 2:12 or less (9.5 degrees from horizontal). “Steep-sloped” means a rise-to-run greater than 2:12 (9.5 degrees from horizontal)</w:t>
            </w:r>
          </w:p>
          <w:p w14:paraId="20C42540" w14:textId="77777777" w:rsidR="00A24FFB" w:rsidRDefault="00534C2F">
            <w:pPr>
              <w:pStyle w:val="BodyText2"/>
              <w:numPr>
                <w:ilvl w:val="0"/>
                <w:numId w:val="11"/>
              </w:numPr>
              <w:spacing w:before="0" w:after="0"/>
              <w:rPr>
                <w:rFonts w:asciiTheme="minorHAnsi" w:hAnsiTheme="minorHAnsi"/>
                <w:sz w:val="18"/>
                <w:szCs w:val="18"/>
              </w:rPr>
            </w:pPr>
            <w:r w:rsidRPr="0050314C">
              <w:rPr>
                <w:rFonts w:asciiTheme="minorHAnsi" w:hAnsiTheme="minorHAnsi"/>
                <w:sz w:val="18"/>
                <w:szCs w:val="18"/>
              </w:rPr>
              <w:t>The solar zone shall comply with access, pathway, smoke ventilation, and spacing requirements as specified in Title 24, Part 9 or other Parts of Title 24 or in any requirements adopted by a local jurisdiction.</w:t>
            </w:r>
          </w:p>
          <w:p w14:paraId="20C42541" w14:textId="221677E8" w:rsidR="00A24FFB" w:rsidRDefault="00534C2F">
            <w:pPr>
              <w:pStyle w:val="BodyText2"/>
              <w:numPr>
                <w:ilvl w:val="0"/>
                <w:numId w:val="11"/>
              </w:numPr>
              <w:spacing w:before="0" w:after="0"/>
              <w:rPr>
                <w:rFonts w:asciiTheme="minorHAnsi" w:hAnsiTheme="minorHAnsi"/>
                <w:sz w:val="18"/>
                <w:szCs w:val="18"/>
              </w:rPr>
            </w:pPr>
            <w:r w:rsidRPr="0050314C">
              <w:rPr>
                <w:rFonts w:asciiTheme="minorHAnsi" w:hAnsiTheme="minorHAnsi"/>
                <w:sz w:val="18"/>
                <w:szCs w:val="18"/>
              </w:rPr>
              <w:t>No obstructions, including but not limited to, vents, chimneys, architectural features, and roof mounted equipment, shall be located in the solar zone.</w:t>
            </w:r>
          </w:p>
          <w:p w14:paraId="20C42542" w14:textId="7D8B4778" w:rsidR="00534C2F" w:rsidRPr="002A4D3D" w:rsidRDefault="002A4D3D">
            <w:pPr>
              <w:pStyle w:val="BodyText2"/>
              <w:numPr>
                <w:ilvl w:val="0"/>
                <w:numId w:val="11"/>
              </w:numPr>
              <w:spacing w:before="0" w:after="0"/>
              <w:rPr>
                <w:rFonts w:asciiTheme="minorHAnsi" w:hAnsiTheme="minorHAnsi"/>
                <w:sz w:val="18"/>
                <w:szCs w:val="18"/>
              </w:rPr>
            </w:pPr>
            <w:r w:rsidRPr="0050314C">
              <w:rPr>
                <w:rFonts w:asciiTheme="minorHAnsi" w:hAnsiTheme="minorHAnsi"/>
                <w:sz w:val="18"/>
                <w:szCs w:val="18"/>
              </w:rPr>
              <w:t>If there are any obstructions located south of the most northerly point of the solar zone, then the nearest point of the solar zone must be located no closer than twice the distance, measured in the horizontal plane, of the height difference between the highest point of the obstruction and the nearest point of the solar zone, measured in the vertical plane.</w:t>
            </w:r>
          </w:p>
        </w:tc>
      </w:tr>
      <w:tr w:rsidR="00CD2CA1" w14:paraId="20C42547" w14:textId="77777777" w:rsidTr="00267B7E">
        <w:trPr>
          <w:trHeight w:val="144"/>
        </w:trPr>
        <w:tc>
          <w:tcPr>
            <w:tcW w:w="575" w:type="dxa"/>
            <w:vAlign w:val="center"/>
          </w:tcPr>
          <w:p w14:paraId="20C42544" w14:textId="77777777" w:rsidR="00534C2F" w:rsidRPr="0050314C" w:rsidRDefault="00534C2F" w:rsidP="00255081">
            <w:pPr>
              <w:suppressAutoHyphens/>
              <w:jc w:val="center"/>
              <w:rPr>
                <w:rFonts w:asciiTheme="minorHAnsi" w:hAnsiTheme="minorHAnsi"/>
                <w:sz w:val="18"/>
                <w:szCs w:val="18"/>
              </w:rPr>
            </w:pPr>
            <w:r w:rsidRPr="0050314C">
              <w:rPr>
                <w:rFonts w:asciiTheme="minorHAnsi" w:hAnsiTheme="minorHAnsi"/>
                <w:sz w:val="18"/>
                <w:szCs w:val="18"/>
              </w:rPr>
              <w:t>12</w:t>
            </w:r>
          </w:p>
        </w:tc>
        <w:tc>
          <w:tcPr>
            <w:tcW w:w="5615" w:type="dxa"/>
            <w:gridSpan w:val="7"/>
            <w:vAlign w:val="center"/>
          </w:tcPr>
          <w:p w14:paraId="20C42545" w14:textId="3F9E2E13" w:rsidR="00534C2F" w:rsidRPr="004F370B" w:rsidRDefault="00534C2F" w:rsidP="001C162C">
            <w:pPr>
              <w:suppressAutoHyphens/>
              <w:rPr>
                <w:rFonts w:asciiTheme="minorHAnsi" w:hAnsiTheme="minorHAnsi"/>
                <w:b/>
                <w:sz w:val="18"/>
                <w:szCs w:val="18"/>
              </w:rPr>
            </w:pPr>
            <w:r>
              <w:rPr>
                <w:rFonts w:asciiTheme="minorHAnsi" w:hAnsiTheme="minorHAnsi"/>
                <w:sz w:val="18"/>
                <w:szCs w:val="18"/>
              </w:rPr>
              <w:t>Total proposed solar zone area (ft</w:t>
            </w:r>
            <w:r w:rsidR="001C162C" w:rsidRPr="005A0C01">
              <w:rPr>
                <w:rFonts w:asciiTheme="minorHAnsi" w:hAnsiTheme="minorHAnsi"/>
                <w:sz w:val="18"/>
                <w:szCs w:val="18"/>
                <w:vertAlign w:val="superscript"/>
              </w:rPr>
              <w:t>2</w:t>
            </w:r>
            <w:r>
              <w:rPr>
                <w:rFonts w:asciiTheme="minorHAnsi" w:hAnsiTheme="minorHAnsi"/>
                <w:sz w:val="18"/>
                <w:szCs w:val="18"/>
              </w:rPr>
              <w:t>)</w:t>
            </w:r>
          </w:p>
        </w:tc>
        <w:tc>
          <w:tcPr>
            <w:tcW w:w="4824" w:type="dxa"/>
            <w:gridSpan w:val="5"/>
            <w:vAlign w:val="center"/>
          </w:tcPr>
          <w:p w14:paraId="20C42546" w14:textId="5E713627" w:rsidR="00534C2F" w:rsidRPr="004F370B" w:rsidRDefault="00534C2F" w:rsidP="00AC45E5">
            <w:pPr>
              <w:suppressAutoHyphens/>
              <w:rPr>
                <w:rFonts w:asciiTheme="minorHAnsi" w:hAnsiTheme="minorHAnsi"/>
                <w:b/>
                <w:sz w:val="18"/>
                <w:szCs w:val="18"/>
              </w:rPr>
            </w:pPr>
            <w:r>
              <w:rPr>
                <w:rFonts w:asciiTheme="minorHAnsi" w:hAnsiTheme="minorHAnsi"/>
                <w:sz w:val="18"/>
                <w:szCs w:val="18"/>
              </w:rPr>
              <w:t xml:space="preserve">&lt;&lt;calculated field: sum of </w:t>
            </w:r>
            <w:r w:rsidR="000A0140">
              <w:rPr>
                <w:rFonts w:asciiTheme="minorHAnsi" w:hAnsiTheme="minorHAnsi"/>
                <w:sz w:val="18"/>
                <w:szCs w:val="18"/>
              </w:rPr>
              <w:t xml:space="preserve">column </w:t>
            </w:r>
            <w:r w:rsidR="00AD76C5">
              <w:rPr>
                <w:rFonts w:asciiTheme="minorHAnsi" w:hAnsiTheme="minorHAnsi"/>
                <w:sz w:val="18"/>
                <w:szCs w:val="18"/>
              </w:rPr>
              <w:t>B</w:t>
            </w:r>
            <w:r w:rsidR="00AC45E5">
              <w:rPr>
                <w:rFonts w:asciiTheme="minorHAnsi" w:hAnsiTheme="minorHAnsi"/>
                <w:sz w:val="18"/>
                <w:szCs w:val="18"/>
              </w:rPr>
              <w:t>11</w:t>
            </w:r>
            <w:r>
              <w:rPr>
                <w:rFonts w:asciiTheme="minorHAnsi" w:hAnsiTheme="minorHAnsi"/>
                <w:sz w:val="18"/>
                <w:szCs w:val="18"/>
              </w:rPr>
              <w:t>&gt;&gt;</w:t>
            </w:r>
          </w:p>
        </w:tc>
      </w:tr>
      <w:tr w:rsidR="00CD2CA1" w14:paraId="20C4254D" w14:textId="77777777" w:rsidTr="00267B7E">
        <w:trPr>
          <w:trHeight w:val="144"/>
        </w:trPr>
        <w:tc>
          <w:tcPr>
            <w:tcW w:w="575" w:type="dxa"/>
            <w:vAlign w:val="center"/>
          </w:tcPr>
          <w:p w14:paraId="20C42548" w14:textId="77777777" w:rsidR="00534C2F" w:rsidRPr="0050314C" w:rsidRDefault="00534C2F" w:rsidP="00255081">
            <w:pPr>
              <w:suppressAutoHyphens/>
              <w:jc w:val="center"/>
              <w:rPr>
                <w:rFonts w:asciiTheme="minorHAnsi" w:hAnsiTheme="minorHAnsi"/>
                <w:sz w:val="18"/>
                <w:szCs w:val="18"/>
              </w:rPr>
            </w:pPr>
            <w:r w:rsidRPr="0050314C">
              <w:rPr>
                <w:rFonts w:asciiTheme="minorHAnsi" w:hAnsiTheme="minorHAnsi"/>
                <w:sz w:val="18"/>
                <w:szCs w:val="18"/>
              </w:rPr>
              <w:t>13</w:t>
            </w:r>
          </w:p>
        </w:tc>
        <w:tc>
          <w:tcPr>
            <w:tcW w:w="5615" w:type="dxa"/>
            <w:gridSpan w:val="7"/>
            <w:vAlign w:val="center"/>
          </w:tcPr>
          <w:p w14:paraId="20C42549" w14:textId="77777777" w:rsidR="00534C2F" w:rsidRPr="004F370B" w:rsidRDefault="00534C2F" w:rsidP="0050314C">
            <w:pPr>
              <w:suppressAutoHyphens/>
              <w:rPr>
                <w:rFonts w:asciiTheme="minorHAnsi" w:hAnsiTheme="minorHAnsi"/>
                <w:b/>
                <w:sz w:val="18"/>
                <w:szCs w:val="18"/>
              </w:rPr>
            </w:pPr>
            <w:r>
              <w:rPr>
                <w:rFonts w:asciiTheme="minorHAnsi" w:hAnsiTheme="minorHAnsi"/>
                <w:sz w:val="18"/>
                <w:szCs w:val="18"/>
              </w:rPr>
              <w:t>Compliance statement</w:t>
            </w:r>
          </w:p>
        </w:tc>
        <w:tc>
          <w:tcPr>
            <w:tcW w:w="4824" w:type="dxa"/>
            <w:gridSpan w:val="5"/>
            <w:vAlign w:val="center"/>
          </w:tcPr>
          <w:p w14:paraId="20C4254A" w14:textId="77777777" w:rsidR="00534C2F" w:rsidRDefault="00534C2F" w:rsidP="0050314C">
            <w:pPr>
              <w:rPr>
                <w:rFonts w:asciiTheme="minorHAnsi" w:hAnsiTheme="minorHAnsi"/>
                <w:sz w:val="18"/>
                <w:szCs w:val="18"/>
              </w:rPr>
            </w:pPr>
            <w:r>
              <w:rPr>
                <w:rFonts w:asciiTheme="minorHAnsi" w:hAnsiTheme="minorHAnsi"/>
                <w:sz w:val="18"/>
                <w:szCs w:val="18"/>
              </w:rPr>
              <w:t xml:space="preserve">&lt;&lt;calculated field: </w:t>
            </w:r>
          </w:p>
          <w:p w14:paraId="20C4254C" w14:textId="04D972BF" w:rsidR="00AC45E5" w:rsidRPr="004F370B" w:rsidRDefault="00534C2F" w:rsidP="004A4DEE">
            <w:pPr>
              <w:rPr>
                <w:rFonts w:asciiTheme="minorHAnsi" w:hAnsiTheme="minorHAnsi"/>
                <w:b/>
                <w:sz w:val="18"/>
                <w:szCs w:val="18"/>
              </w:rPr>
            </w:pPr>
            <w:r>
              <w:rPr>
                <w:rFonts w:asciiTheme="minorHAnsi" w:hAnsiTheme="minorHAnsi"/>
                <w:sz w:val="18"/>
                <w:szCs w:val="18"/>
              </w:rPr>
              <w:t xml:space="preserve">If </w:t>
            </w:r>
            <w:r w:rsidR="00BC78E7">
              <w:rPr>
                <w:rFonts w:asciiTheme="minorHAnsi" w:hAnsiTheme="minorHAnsi"/>
                <w:sz w:val="18"/>
                <w:szCs w:val="18"/>
              </w:rPr>
              <w:t>B</w:t>
            </w:r>
            <w:r>
              <w:rPr>
                <w:rFonts w:asciiTheme="minorHAnsi" w:hAnsiTheme="minorHAnsi"/>
                <w:sz w:val="18"/>
                <w:szCs w:val="18"/>
              </w:rPr>
              <w:t>12</w:t>
            </w:r>
            <w:r w:rsidR="00AC45E5">
              <w:rPr>
                <w:rFonts w:asciiTheme="minorHAnsi" w:hAnsiTheme="minorHAnsi"/>
                <w:sz w:val="18"/>
                <w:szCs w:val="18"/>
              </w:rPr>
              <w:t xml:space="preserve"> </w:t>
            </w:r>
            <w:r w:rsidR="00AC45E5">
              <w:rPr>
                <w:rFonts w:asciiTheme="minorHAnsi" w:hAnsiTheme="minorHAnsi" w:cstheme="minorHAnsi"/>
                <w:sz w:val="18"/>
                <w:szCs w:val="18"/>
              </w:rPr>
              <w:t xml:space="preserve">≥ </w:t>
            </w:r>
            <w:r w:rsidR="00BA7A0D">
              <w:rPr>
                <w:rFonts w:asciiTheme="minorHAnsi" w:hAnsiTheme="minorHAnsi"/>
                <w:sz w:val="18"/>
                <w:szCs w:val="18"/>
              </w:rPr>
              <w:t>A</w:t>
            </w:r>
            <w:r w:rsidR="00AC45E5">
              <w:rPr>
                <w:rFonts w:asciiTheme="minorHAnsi" w:hAnsiTheme="minorHAnsi"/>
                <w:sz w:val="18"/>
                <w:szCs w:val="18"/>
              </w:rPr>
              <w:t xml:space="preserve">07 then building complies </w:t>
            </w:r>
          </w:p>
        </w:tc>
      </w:tr>
    </w:tbl>
    <w:p w14:paraId="38AB32A9" w14:textId="77777777" w:rsidR="00A17D40" w:rsidRDefault="00A17D40" w:rsidP="0084102E">
      <w:pPr>
        <w:rPr>
          <w:rFonts w:asciiTheme="minorHAnsi" w:hAnsiTheme="minorHAnsi"/>
          <w:b/>
        </w:rPr>
      </w:pPr>
    </w:p>
    <w:p w14:paraId="363EAD8F" w14:textId="77777777" w:rsidR="00A17D40" w:rsidRDefault="00A17D40" w:rsidP="0084102E">
      <w:pPr>
        <w:rPr>
          <w:rFonts w:asciiTheme="minorHAnsi" w:hAnsiTheme="minorHAnsi"/>
          <w:b/>
        </w:rPr>
      </w:pPr>
    </w:p>
    <w:p w14:paraId="20C425D0" w14:textId="45E9EDF3" w:rsidR="0052451A" w:rsidRPr="00F26029" w:rsidRDefault="0052451A" w:rsidP="0084102E">
      <w:pPr>
        <w:rPr>
          <w:rFonts w:asciiTheme="minorHAnsi" w:hAnsiTheme="minorHAnsi"/>
          <w:b/>
        </w:rPr>
      </w:pPr>
    </w:p>
    <w:sectPr w:rsidR="0052451A" w:rsidRPr="00F26029" w:rsidSect="00DD340B">
      <w:headerReference w:type="even" r:id="rId21"/>
      <w:headerReference w:type="default" r:id="rId22"/>
      <w:footerReference w:type="default" r:id="rId23"/>
      <w:headerReference w:type="first" r:id="rId24"/>
      <w:pgSz w:w="12240" w:h="15840" w:code="1"/>
      <w:pgMar w:top="609" w:right="720" w:bottom="720" w:left="720" w:header="432"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02CEB" w14:textId="77777777" w:rsidR="0035598B" w:rsidRDefault="0035598B">
      <w:r>
        <w:separator/>
      </w:r>
    </w:p>
  </w:endnote>
  <w:endnote w:type="continuationSeparator" w:id="0">
    <w:p w14:paraId="674B4D48" w14:textId="77777777" w:rsidR="0035598B" w:rsidRDefault="0035598B">
      <w:r>
        <w:continuationSeparator/>
      </w:r>
    </w:p>
  </w:endnote>
  <w:endnote w:type="continuationNotice" w:id="1">
    <w:p w14:paraId="1AA30C6C" w14:textId="77777777" w:rsidR="0035598B" w:rsidRDefault="003559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434C7" w14:textId="77777777" w:rsidR="009E4AC7" w:rsidRDefault="009E4A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58840" w14:textId="3EF47A95" w:rsidR="00184392" w:rsidRPr="0071311B" w:rsidRDefault="00184392" w:rsidP="0018439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00345A98" w:rsidRPr="0071311B">
      <w:rPr>
        <w:rFonts w:ascii="Calibri" w:hAnsi="Calibri"/>
        <w:sz w:val="18"/>
        <w:szCs w:val="18"/>
      </w:rPr>
      <w:tab/>
      <w:t xml:space="preserve"> HERS</w:t>
    </w:r>
    <w:r w:rsidRPr="0071311B">
      <w:rPr>
        <w:rFonts w:ascii="Calibri" w:hAnsi="Calibri"/>
        <w:sz w:val="18"/>
        <w:szCs w:val="18"/>
      </w:rPr>
      <w:t xml:space="preserve"> Provider:                       </w:t>
    </w:r>
  </w:p>
  <w:p w14:paraId="20C425F5" w14:textId="46C04B9F" w:rsidR="002A4C3B" w:rsidRPr="00184392" w:rsidRDefault="00184392" w:rsidP="00184392">
    <w:pPr>
      <w:tabs>
        <w:tab w:val="center" w:pos="5760"/>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B13C" w14:textId="77777777" w:rsidR="009E4AC7" w:rsidRDefault="009E4A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A01B7" w14:textId="77777777" w:rsidR="00B74109" w:rsidRPr="00184392" w:rsidRDefault="00B74109" w:rsidP="00B74109">
    <w:pPr>
      <w:pBdr>
        <w:top w:val="single" w:sz="4" w:space="1" w:color="auto"/>
      </w:pBdr>
      <w:tabs>
        <w:tab w:val="center" w:pos="5760"/>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606" w14:textId="764AE294" w:rsidR="002A4C3B" w:rsidRPr="00FD4D57" w:rsidRDefault="002A4C3B" w:rsidP="001B4CB0">
    <w:pPr>
      <w:pBdr>
        <w:top w:val="single" w:sz="4" w:space="1" w:color="auto"/>
      </w:pBdr>
      <w:tabs>
        <w:tab w:val="center" w:pos="5760"/>
        <w:tab w:val="right" w:pos="10800"/>
        <w:tab w:val="right" w:pos="14400"/>
      </w:tabs>
      <w:ind w:left="-90"/>
      <w:rPr>
        <w:rFonts w:ascii="Calibri" w:hAnsi="Calibri"/>
        <w:sz w:val="18"/>
        <w:szCs w:val="18"/>
      </w:rPr>
    </w:pPr>
    <w:r w:rsidRPr="00FD4D57">
      <w:rPr>
        <w:rFonts w:ascii="Calibri" w:hAnsi="Calibri"/>
        <w:sz w:val="18"/>
        <w:szCs w:val="18"/>
      </w:rPr>
      <w:t>CA Building Energy Efficiency Standards - 20</w:t>
    </w:r>
    <w:r w:rsidR="00C57392">
      <w:rPr>
        <w:rFonts w:ascii="Calibri" w:hAnsi="Calibri"/>
        <w:sz w:val="18"/>
        <w:szCs w:val="18"/>
      </w:rPr>
      <w:t>22</w:t>
    </w:r>
    <w:r w:rsidRPr="00FD4D57">
      <w:rPr>
        <w:rFonts w:ascii="Calibri" w:hAnsi="Calibri"/>
        <w:sz w:val="18"/>
        <w:szCs w:val="18"/>
      </w:rPr>
      <w:t xml:space="preserve"> Residential Compliance</w:t>
    </w:r>
    <w:r w:rsidRPr="00FD4D57">
      <w:rPr>
        <w:rFonts w:ascii="Calibri" w:hAnsi="Calibri"/>
        <w:sz w:val="18"/>
        <w:szCs w:val="18"/>
      </w:rPr>
      <w:tab/>
    </w:r>
    <w:r w:rsidRPr="00FD4D57">
      <w:rPr>
        <w:rFonts w:ascii="Calibri" w:hAnsi="Calibri"/>
        <w:sz w:val="18"/>
        <w:szCs w:val="18"/>
      </w:rPr>
      <w:tab/>
    </w:r>
    <w:r w:rsidR="0073197A">
      <w:rPr>
        <w:rFonts w:ascii="Calibri" w:hAnsi="Calibri"/>
        <w:sz w:val="18"/>
        <w:szCs w:val="18"/>
      </w:rPr>
      <w:t>March 20</w:t>
    </w:r>
    <w:r w:rsidR="00C57392">
      <w:rPr>
        <w:rFonts w:ascii="Calibri" w:hAnsi="Calibri"/>
        <w:sz w:val="18"/>
        <w:szCs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D2FB6" w14:textId="77777777" w:rsidR="0035598B" w:rsidRDefault="0035598B">
      <w:r>
        <w:separator/>
      </w:r>
    </w:p>
  </w:footnote>
  <w:footnote w:type="continuationSeparator" w:id="0">
    <w:p w14:paraId="5A1FE693" w14:textId="77777777" w:rsidR="0035598B" w:rsidRDefault="0035598B">
      <w:r>
        <w:continuationSeparator/>
      </w:r>
    </w:p>
  </w:footnote>
  <w:footnote w:type="continuationNotice" w:id="1">
    <w:p w14:paraId="100F7788" w14:textId="77777777" w:rsidR="0035598B" w:rsidRDefault="003559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EA" w14:textId="77777777" w:rsidR="002A4C3B" w:rsidRDefault="00000000">
    <w:pPr>
      <w:pStyle w:val="Header"/>
    </w:pPr>
    <w:r>
      <w:rPr>
        <w:noProof/>
      </w:rPr>
      <w:pict w14:anchorId="20C42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9" o:spid="_x0000_s103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DFEF7" w14:textId="5E5B1A9B" w:rsidR="00B817EB" w:rsidRPr="000F3CED" w:rsidRDefault="00B817EB" w:rsidP="00B817EB">
    <w:pPr>
      <w:tabs>
        <w:tab w:val="center" w:pos="4320"/>
        <w:tab w:val="right" w:pos="8640"/>
      </w:tabs>
      <w:ind w:left="360"/>
      <w:jc w:val="center"/>
      <w:rPr>
        <w:rFonts w:ascii="Arial" w:hAnsi="Arial" w:cs="Arial"/>
        <w:sz w:val="24"/>
        <w:szCs w:val="24"/>
      </w:rPr>
    </w:pPr>
    <w:r w:rsidRPr="000F3CED">
      <w:rPr>
        <w:rFonts w:ascii="Calibri" w:hAnsi="Calibri" w:cs="Calibri"/>
        <w:noProof/>
        <w:sz w:val="28"/>
        <w:szCs w:val="28"/>
      </w:rPr>
      <w:drawing>
        <wp:anchor distT="0" distB="0" distL="114300" distR="114300" simplePos="0" relativeHeight="251660295" behindDoc="0" locked="0" layoutInCell="1" allowOverlap="1" wp14:anchorId="01999F3C" wp14:editId="7D7E7D8F">
          <wp:simplePos x="0" y="0"/>
          <wp:positionH relativeFrom="column">
            <wp:posOffset>0</wp:posOffset>
          </wp:positionH>
          <wp:positionV relativeFrom="paragraph">
            <wp:posOffset>47625</wp:posOffset>
          </wp:positionV>
          <wp:extent cx="2532380" cy="566420"/>
          <wp:effectExtent l="0" t="0" r="0" b="0"/>
          <wp:wrapNone/>
          <wp:docPr id="5" name="Picture 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MINIMUM SOLAR ZONE AREA WORKSHEET – NEW CONSTRUCTION</w:t>
    </w:r>
  </w:p>
  <w:p w14:paraId="736B2F68" w14:textId="77777777" w:rsidR="00B817EB" w:rsidRPr="000F3CED" w:rsidRDefault="00B817EB" w:rsidP="00B817EB">
    <w:pPr>
      <w:tabs>
        <w:tab w:val="center" w:pos="4320"/>
        <w:tab w:val="right" w:pos="8640"/>
      </w:tabs>
      <w:ind w:left="360"/>
      <w:rPr>
        <w:rFonts w:ascii="Arial" w:hAnsi="Arial" w:cs="Arial"/>
        <w:sz w:val="24"/>
        <w:szCs w:val="24"/>
      </w:rPr>
    </w:pPr>
    <w:r w:rsidRPr="000F3CED">
      <w:rPr>
        <w:rFonts w:ascii="Arial" w:hAnsi="Arial" w:cs="Arial"/>
        <w:sz w:val="24"/>
        <w:szCs w:val="24"/>
      </w:rPr>
      <w:ptab w:relativeTo="margin" w:alignment="center" w:leader="none"/>
    </w:r>
    <w:r w:rsidRPr="000F3CED">
      <w:rPr>
        <w:rFonts w:ascii="Arial" w:hAnsi="Arial" w:cs="Arial"/>
        <w:sz w:val="24"/>
        <w:szCs w:val="24"/>
      </w:rPr>
      <w:ptab w:relativeTo="margin" w:alignment="right" w:leader="none"/>
    </w:r>
    <w:r w:rsidRPr="000F3CED">
      <w:rPr>
        <w:rFonts w:ascii="Calibri" w:hAnsi="Calibri" w:cs="Calibri"/>
        <w:sz w:val="28"/>
        <w:szCs w:val="28"/>
      </w:rPr>
      <w:t>CEC-CF</w:t>
    </w:r>
    <w:r>
      <w:rPr>
        <w:rFonts w:ascii="Calibri" w:hAnsi="Calibri" w:cs="Calibri"/>
        <w:sz w:val="28"/>
        <w:szCs w:val="28"/>
      </w:rPr>
      <w:t>2</w:t>
    </w:r>
    <w:r w:rsidRPr="000F3CED">
      <w:rPr>
        <w:rFonts w:ascii="Calibri" w:hAnsi="Calibri" w:cs="Calibri"/>
        <w:sz w:val="28"/>
        <w:szCs w:val="28"/>
      </w:rPr>
      <w:t>R-</w:t>
    </w:r>
    <w:r>
      <w:rPr>
        <w:rFonts w:ascii="Calibri" w:hAnsi="Calibri" w:cs="Calibri"/>
        <w:sz w:val="28"/>
        <w:szCs w:val="28"/>
      </w:rPr>
      <w:t>SRA</w:t>
    </w:r>
    <w:r w:rsidRPr="000F3CED">
      <w:rPr>
        <w:rFonts w:ascii="Calibri" w:hAnsi="Calibri" w:cs="Calibri"/>
        <w:sz w:val="28"/>
        <w:szCs w:val="28"/>
      </w:rPr>
      <w:t>-</w:t>
    </w:r>
    <w:r>
      <w:rPr>
        <w:rFonts w:ascii="Calibri" w:hAnsi="Calibri" w:cs="Calibri"/>
        <w:sz w:val="28"/>
        <w:szCs w:val="28"/>
      </w:rPr>
      <w:t>02</w:t>
    </w:r>
    <w:r w:rsidRPr="000F3CED">
      <w:rPr>
        <w:rFonts w:ascii="Calibri" w:hAnsi="Calibri" w:cs="Calibri"/>
        <w:sz w:val="28"/>
        <w:szCs w:val="28"/>
      </w:rPr>
      <w:t>-</w:t>
    </w:r>
    <w:r>
      <w:rPr>
        <w:rFonts w:ascii="Calibri" w:hAnsi="Calibri" w:cs="Calibri"/>
        <w:sz w:val="28"/>
        <w:szCs w:val="28"/>
      </w:rPr>
      <w:t>E</w:t>
    </w:r>
  </w:p>
  <w:p w14:paraId="72069546" w14:textId="77777777" w:rsidR="00B817EB" w:rsidRPr="00D876F9" w:rsidRDefault="00B817EB" w:rsidP="00B817EB">
    <w:pPr>
      <w:spacing w:after="160" w:line="259" w:lineRule="auto"/>
      <w:ind w:left="360"/>
    </w:pPr>
    <w:r w:rsidRPr="000F3CED">
      <w:rPr>
        <w:rFonts w:ascii="Arial" w:eastAsia="Calibri" w:hAnsi="Arial" w:cs="Arial"/>
        <w:sz w:val="24"/>
        <w:szCs w:val="22"/>
      </w:rPr>
      <w:ptab w:relativeTo="margin" w:alignment="center" w:leader="none"/>
    </w:r>
    <w:r w:rsidRPr="000F3CED">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F7" w14:textId="77777777" w:rsidR="002A4C3B" w:rsidRDefault="00000000">
    <w:pPr>
      <w:pStyle w:val="Header"/>
    </w:pPr>
    <w:r>
      <w:rPr>
        <w:noProof/>
      </w:rPr>
      <w:pict w14:anchorId="20C42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8" o:spid="_x0000_s1033"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D7823" w:rsidRPr="00F85124" w14:paraId="33F15A7B" w14:textId="77777777" w:rsidTr="00521BAE">
      <w:trPr>
        <w:cantSplit/>
        <w:trHeight w:val="288"/>
      </w:trPr>
      <w:tc>
        <w:tcPr>
          <w:tcW w:w="4016" w:type="pct"/>
          <w:gridSpan w:val="2"/>
          <w:tcBorders>
            <w:bottom w:val="single" w:sz="4" w:space="0" w:color="auto"/>
            <w:right w:val="nil"/>
          </w:tcBorders>
          <w:vAlign w:val="center"/>
        </w:tcPr>
        <w:p w14:paraId="29830DAA" w14:textId="20C3CBAD" w:rsidR="003D7823" w:rsidRPr="00F85124" w:rsidRDefault="003D7823" w:rsidP="003D7823">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984" w:type="pct"/>
          <w:tcBorders>
            <w:left w:val="nil"/>
            <w:bottom w:val="single" w:sz="4" w:space="0" w:color="auto"/>
          </w:tcBorders>
          <w:tcMar>
            <w:left w:w="115" w:type="dxa"/>
            <w:right w:w="115" w:type="dxa"/>
          </w:tcMar>
          <w:vAlign w:val="center"/>
        </w:tcPr>
        <w:p w14:paraId="23B00D0C" w14:textId="2E09E3C0" w:rsidR="003D7823" w:rsidRPr="00F85124" w:rsidRDefault="003D7823" w:rsidP="003D7823">
          <w:pPr>
            <w:pStyle w:val="Heading1"/>
            <w:jc w:val="right"/>
            <w:rPr>
              <w:rFonts w:asciiTheme="minorHAnsi" w:hAnsiTheme="minorHAnsi"/>
              <w:b w:val="0"/>
              <w:bCs/>
              <w:sz w:val="20"/>
            </w:rPr>
          </w:pPr>
          <w:r>
            <w:rPr>
              <w:rFonts w:asciiTheme="minorHAnsi" w:hAnsiTheme="minorHAnsi"/>
              <w:b w:val="0"/>
              <w:bCs/>
              <w:sz w:val="20"/>
            </w:rPr>
            <w:t>CF2R-</w:t>
          </w:r>
          <w:r w:rsidR="009E4AC7">
            <w:rPr>
              <w:rFonts w:asciiTheme="minorHAnsi" w:hAnsiTheme="minorHAnsi"/>
              <w:b w:val="0"/>
              <w:bCs/>
              <w:sz w:val="20"/>
            </w:rPr>
            <w:t>SRA</w:t>
          </w:r>
          <w:r>
            <w:rPr>
              <w:rFonts w:asciiTheme="minorHAnsi" w:hAnsiTheme="minorHAnsi"/>
              <w:b w:val="0"/>
              <w:bCs/>
              <w:sz w:val="20"/>
            </w:rPr>
            <w:t>-0</w:t>
          </w:r>
          <w:del w:id="1" w:author="Alhabibi, Haider@Energy" w:date="2022-12-28T12:45:00Z">
            <w:r w:rsidDel="002B6975">
              <w:rPr>
                <w:rFonts w:asciiTheme="minorHAnsi" w:hAnsiTheme="minorHAnsi"/>
                <w:b w:val="0"/>
                <w:bCs/>
                <w:sz w:val="20"/>
              </w:rPr>
              <w:delText>1</w:delText>
            </w:r>
          </w:del>
          <w:ins w:id="2" w:author="Alhabibi, Haider@Energy" w:date="2022-12-28T12:45:00Z">
            <w:r w:rsidR="002B6975">
              <w:rPr>
                <w:rFonts w:asciiTheme="minorHAnsi" w:hAnsiTheme="minorHAnsi"/>
                <w:b w:val="0"/>
                <w:bCs/>
                <w:sz w:val="20"/>
              </w:rPr>
              <w:t>2</w:t>
            </w:r>
          </w:ins>
          <w:r>
            <w:rPr>
              <w:rFonts w:asciiTheme="minorHAnsi" w:hAnsiTheme="minorHAnsi"/>
              <w:b w:val="0"/>
              <w:bCs/>
              <w:sz w:val="20"/>
            </w:rPr>
            <w:t>-E</w:t>
          </w:r>
        </w:p>
      </w:tc>
    </w:tr>
    <w:tr w:rsidR="003D7823" w:rsidRPr="00F85124" w14:paraId="778532D2" w14:textId="77777777" w:rsidTr="00521BAE">
      <w:trPr>
        <w:cantSplit/>
        <w:trHeight w:val="288"/>
      </w:trPr>
      <w:tc>
        <w:tcPr>
          <w:tcW w:w="2500" w:type="pct"/>
          <w:tcBorders>
            <w:right w:val="nil"/>
          </w:tcBorders>
        </w:tcPr>
        <w:p w14:paraId="4D28E159" w14:textId="2ECCB183" w:rsidR="003D7823" w:rsidRPr="009E4AC7" w:rsidRDefault="009E4AC7" w:rsidP="003D7823">
          <w:pPr>
            <w:tabs>
              <w:tab w:val="right" w:pos="10543"/>
            </w:tabs>
            <w:rPr>
              <w:rFonts w:asciiTheme="minorHAnsi" w:hAnsiTheme="minorHAnsi" w:cstheme="minorHAnsi"/>
              <w:sz w:val="12"/>
              <w:szCs w:val="12"/>
            </w:rPr>
          </w:pPr>
          <w:r w:rsidRPr="009E4AC7">
            <w:rPr>
              <w:rFonts w:asciiTheme="minorHAnsi" w:hAnsiTheme="minorHAnsi" w:cstheme="minorHAnsi"/>
            </w:rPr>
            <w:t>Minimum Solar Zone Area Worksheet – New Construction</w:t>
          </w:r>
        </w:p>
      </w:tc>
      <w:tc>
        <w:tcPr>
          <w:tcW w:w="2500" w:type="pct"/>
          <w:gridSpan w:val="2"/>
          <w:tcBorders>
            <w:left w:val="nil"/>
          </w:tcBorders>
        </w:tcPr>
        <w:p w14:paraId="3459E3CE" w14:textId="2F90B45F" w:rsidR="003D7823" w:rsidRPr="00F85124" w:rsidRDefault="003D7823" w:rsidP="003D7823">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B6975">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44CF8652" w14:textId="05E3F721" w:rsidR="00B74109" w:rsidRPr="00B74109" w:rsidRDefault="00B74109" w:rsidP="00B741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F8" w14:textId="77777777" w:rsidR="002A4C3B" w:rsidRDefault="00000000">
    <w:pPr>
      <w:pStyle w:val="Header"/>
    </w:pPr>
    <w:r>
      <w:rPr>
        <w:noProof/>
      </w:rPr>
      <w:pict w14:anchorId="20C42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82"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79"/>
      <w:gridCol w:w="3587"/>
    </w:tblGrid>
    <w:tr w:rsidR="002A4C3B" w14:paraId="22F35FAD" w14:textId="77777777" w:rsidTr="001B4CB0">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0E0E7889" w14:textId="1E6CCA11" w:rsidR="002A4C3B" w:rsidRDefault="002A4C3B" w:rsidP="00947E8A">
          <w:pPr>
            <w:pStyle w:val="Style77"/>
          </w:pPr>
          <w:r>
            <w:t>CERTIFICATE OF INSTALLATION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5C32C66E" w14:textId="5BD4361D" w:rsidR="002A4C3B" w:rsidRDefault="002A4C3B" w:rsidP="00947E8A">
          <w:pPr>
            <w:pStyle w:val="Style78"/>
          </w:pPr>
          <w:r>
            <w:t>CF2R-SRA-02-E</w:t>
          </w:r>
        </w:p>
      </w:tc>
    </w:tr>
    <w:tr w:rsidR="002A4C3B" w14:paraId="5AC1421B" w14:textId="77777777" w:rsidTr="001B4CB0">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DAA3108" w14:textId="04E8EA3A" w:rsidR="002A4C3B" w:rsidRDefault="002A4C3B">
          <w:pPr>
            <w:pStyle w:val="Style77"/>
          </w:pPr>
          <w:r>
            <w:t>Minimum Solar Zone Area Worksheet – New Construction</w:t>
          </w:r>
        </w:p>
      </w:tc>
      <w:tc>
        <w:tcPr>
          <w:tcW w:w="1666" w:type="pct"/>
          <w:tcBorders>
            <w:top w:val="single" w:sz="4" w:space="0" w:color="auto"/>
            <w:left w:val="nil"/>
            <w:bottom w:val="single" w:sz="4" w:space="0" w:color="auto"/>
            <w:right w:val="single" w:sz="4" w:space="0" w:color="auto"/>
          </w:tcBorders>
          <w:vAlign w:val="center"/>
          <w:hideMark/>
        </w:tcPr>
        <w:p w14:paraId="35280129" w14:textId="3DE8C060" w:rsidR="002A4C3B" w:rsidRDefault="002A4C3B">
          <w:pPr>
            <w:pStyle w:val="Style78"/>
          </w:pPr>
          <w:r>
            <w:tab/>
            <w:t xml:space="preserve">(Page </w:t>
          </w:r>
          <w:r>
            <w:fldChar w:fldCharType="begin"/>
          </w:r>
          <w:r>
            <w:instrText xml:space="preserve"> PAGE   \* MERGEFORMAT </w:instrText>
          </w:r>
          <w:r>
            <w:fldChar w:fldCharType="separate"/>
          </w:r>
          <w:r w:rsidR="00EC31BC">
            <w:rPr>
              <w:noProof/>
            </w:rPr>
            <w:t>4</w:t>
          </w:r>
          <w:r>
            <w:fldChar w:fldCharType="end"/>
          </w:r>
          <w:r>
            <w:t xml:space="preserve"> of </w:t>
          </w:r>
          <w:r>
            <w:rPr>
              <w:noProof/>
            </w:rPr>
            <w:fldChar w:fldCharType="begin"/>
          </w:r>
          <w:r>
            <w:rPr>
              <w:noProof/>
            </w:rPr>
            <w:instrText xml:space="preserve"> SECTIONPAGES   \* MERGEFORMAT </w:instrText>
          </w:r>
          <w:r>
            <w:rPr>
              <w:noProof/>
            </w:rPr>
            <w:fldChar w:fldCharType="separate"/>
          </w:r>
          <w:r w:rsidR="002B6975">
            <w:rPr>
              <w:noProof/>
            </w:rPr>
            <w:t>2</w:t>
          </w:r>
          <w:r>
            <w:rPr>
              <w:noProof/>
            </w:rPr>
            <w:fldChar w:fldCharType="end"/>
          </w:r>
          <w:r>
            <w:t>)</w:t>
          </w:r>
        </w:p>
      </w:tc>
    </w:tr>
  </w:tbl>
  <w:p w14:paraId="20C42605" w14:textId="77777777" w:rsidR="002A4C3B" w:rsidRPr="003E419E" w:rsidRDefault="002A4C3B" w:rsidP="004F034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608" w14:textId="77777777" w:rsidR="002A4C3B" w:rsidRDefault="00000000">
    <w:pPr>
      <w:pStyle w:val="Header"/>
    </w:pPr>
    <w:r>
      <w:rPr>
        <w:noProof/>
      </w:rPr>
      <w:pict w14:anchorId="20C426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81" o:spid="_x0000_s1036"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7E4662A"/>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C726CF7"/>
    <w:multiLevelType w:val="hybridMultilevel"/>
    <w:tmpl w:val="0706F5FE"/>
    <w:lvl w:ilvl="0" w:tplc="E7E03D6E">
      <w:start w:val="1"/>
      <w:numFmt w:val="upperLetter"/>
      <w:lvlText w:val="%1."/>
      <w:lvlJc w:val="left"/>
      <w:pPr>
        <w:ind w:left="720" w:hanging="360"/>
      </w:pPr>
      <w:rPr>
        <w:rFonts w:asciiTheme="minorHAnsi" w:hAnsiTheme="minorHAnsi" w:hint="default"/>
        <w:b/>
      </w:rPr>
    </w:lvl>
    <w:lvl w:ilvl="1" w:tplc="DA7C5F04">
      <w:start w:val="1"/>
      <w:numFmt w:val="decimalZero"/>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AD4FAA"/>
    <w:multiLevelType w:val="hybridMultilevel"/>
    <w:tmpl w:val="1FC296A8"/>
    <w:lvl w:ilvl="0" w:tplc="445A9090">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FC665C24"/>
    <w:lvl w:ilvl="0" w:tplc="3FDE8792">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6B735A"/>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031C7"/>
    <w:multiLevelType w:val="hybridMultilevel"/>
    <w:tmpl w:val="C4522EA4"/>
    <w:lvl w:ilvl="0" w:tplc="C3A6435C">
      <w:start w:val="4"/>
      <w:numFmt w:val="upp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D5A9E"/>
    <w:multiLevelType w:val="hybridMultilevel"/>
    <w:tmpl w:val="A40A97EC"/>
    <w:lvl w:ilvl="0" w:tplc="0409000F">
      <w:start w:val="1"/>
      <w:numFmt w:val="bullet"/>
      <w:pStyle w:val="Style4"/>
      <w:lvlText w:val=""/>
      <w:lvlJc w:val="left"/>
      <w:pPr>
        <w:tabs>
          <w:tab w:val="num" w:pos="720"/>
        </w:tabs>
        <w:ind w:left="720" w:hanging="360"/>
      </w:pPr>
      <w:rPr>
        <w:rFonts w:ascii="Symbol" w:hAnsi="Symbol" w:hint="default"/>
      </w:rPr>
    </w:lvl>
    <w:lvl w:ilvl="1" w:tplc="04090019">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8E0CA5"/>
    <w:multiLevelType w:val="hybridMultilevel"/>
    <w:tmpl w:val="FCB43A72"/>
    <w:lvl w:ilvl="0" w:tplc="75E42DB4">
      <w:start w:val="1"/>
      <w:numFmt w:val="bullet"/>
      <w:pStyle w:val="List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450387C"/>
    <w:multiLevelType w:val="hybridMultilevel"/>
    <w:tmpl w:val="412A3B2A"/>
    <w:lvl w:ilvl="0" w:tplc="FFFFFFFF">
      <w:start w:val="1"/>
      <w:numFmt w:val="decimal"/>
      <w:lvlText w:val="%1."/>
      <w:lvlJc w:val="left"/>
      <w:pPr>
        <w:ind w:left="1440" w:hanging="360"/>
      </w:pPr>
    </w:lvl>
    <w:lvl w:ilvl="1" w:tplc="04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6B143573"/>
    <w:multiLevelType w:val="hybridMultilevel"/>
    <w:tmpl w:val="F19C8FD2"/>
    <w:lvl w:ilvl="0" w:tplc="29E8203C">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0F45D4"/>
    <w:multiLevelType w:val="hybridMultilevel"/>
    <w:tmpl w:val="B9D6B60A"/>
    <w:lvl w:ilvl="0" w:tplc="68783CA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D538F"/>
    <w:multiLevelType w:val="hybridMultilevel"/>
    <w:tmpl w:val="8F9E1D6A"/>
    <w:lvl w:ilvl="0" w:tplc="FFFFFFFF">
      <w:start w:val="1"/>
      <w:numFmt w:val="decimal"/>
      <w:lvlText w:val="%1."/>
      <w:lvlJc w:val="left"/>
      <w:pPr>
        <w:ind w:left="1440" w:hanging="360"/>
      </w:pPr>
    </w:lvl>
    <w:lvl w:ilvl="1" w:tplc="04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09790705">
    <w:abstractNumId w:val="3"/>
  </w:num>
  <w:num w:numId="2" w16cid:durableId="1153179573">
    <w:abstractNumId w:val="9"/>
  </w:num>
  <w:num w:numId="3" w16cid:durableId="468284067">
    <w:abstractNumId w:val="1"/>
  </w:num>
  <w:num w:numId="4" w16cid:durableId="1113476929">
    <w:abstractNumId w:val="0"/>
  </w:num>
  <w:num w:numId="5" w16cid:durableId="1525047702">
    <w:abstractNumId w:val="12"/>
  </w:num>
  <w:num w:numId="6" w16cid:durableId="1588540730">
    <w:abstractNumId w:val="10"/>
  </w:num>
  <w:num w:numId="7" w16cid:durableId="1460800459">
    <w:abstractNumId w:val="13"/>
  </w:num>
  <w:num w:numId="8" w16cid:durableId="2022589404">
    <w:abstractNumId w:val="4"/>
  </w:num>
  <w:num w:numId="9" w16cid:durableId="478034451">
    <w:abstractNumId w:val="8"/>
  </w:num>
  <w:num w:numId="10" w16cid:durableId="1462841148">
    <w:abstractNumId w:val="2"/>
  </w:num>
  <w:num w:numId="11" w16cid:durableId="2136291945">
    <w:abstractNumId w:val="7"/>
  </w:num>
  <w:num w:numId="12" w16cid:durableId="2071493938">
    <w:abstractNumId w:val="6"/>
  </w:num>
  <w:num w:numId="13" w16cid:durableId="819810579">
    <w:abstractNumId w:val="5"/>
  </w:num>
  <w:num w:numId="14" w16cid:durableId="836654619">
    <w:abstractNumId w:val="11"/>
  </w:num>
  <w:num w:numId="15" w16cid:durableId="1513757465">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F41"/>
    <w:rsid w:val="0000541A"/>
    <w:rsid w:val="00005A7A"/>
    <w:rsid w:val="00013858"/>
    <w:rsid w:val="00016C3B"/>
    <w:rsid w:val="000230A5"/>
    <w:rsid w:val="00023ECE"/>
    <w:rsid w:val="000358B3"/>
    <w:rsid w:val="00044DCF"/>
    <w:rsid w:val="00045B35"/>
    <w:rsid w:val="00045F57"/>
    <w:rsid w:val="00047427"/>
    <w:rsid w:val="00055009"/>
    <w:rsid w:val="00056B9D"/>
    <w:rsid w:val="00062C6A"/>
    <w:rsid w:val="000719BD"/>
    <w:rsid w:val="00081774"/>
    <w:rsid w:val="000961EE"/>
    <w:rsid w:val="0009628F"/>
    <w:rsid w:val="000A0140"/>
    <w:rsid w:val="000A4E0F"/>
    <w:rsid w:val="000A5F92"/>
    <w:rsid w:val="000A62E0"/>
    <w:rsid w:val="000B31A7"/>
    <w:rsid w:val="000C0CAE"/>
    <w:rsid w:val="000C1DC9"/>
    <w:rsid w:val="000C5AC9"/>
    <w:rsid w:val="000C69CD"/>
    <w:rsid w:val="000D0052"/>
    <w:rsid w:val="000E084F"/>
    <w:rsid w:val="000E11B6"/>
    <w:rsid w:val="000E682D"/>
    <w:rsid w:val="000E7638"/>
    <w:rsid w:val="000E7F37"/>
    <w:rsid w:val="000F3C9E"/>
    <w:rsid w:val="00101DC0"/>
    <w:rsid w:val="0010577E"/>
    <w:rsid w:val="00107CC3"/>
    <w:rsid w:val="00111891"/>
    <w:rsid w:val="00122EDB"/>
    <w:rsid w:val="0012325C"/>
    <w:rsid w:val="00124D92"/>
    <w:rsid w:val="00130340"/>
    <w:rsid w:val="00135458"/>
    <w:rsid w:val="00153651"/>
    <w:rsid w:val="00157308"/>
    <w:rsid w:val="00160214"/>
    <w:rsid w:val="00161264"/>
    <w:rsid w:val="00170A61"/>
    <w:rsid w:val="00170F3B"/>
    <w:rsid w:val="001710F2"/>
    <w:rsid w:val="00171BD5"/>
    <w:rsid w:val="00172117"/>
    <w:rsid w:val="001723BB"/>
    <w:rsid w:val="00172F98"/>
    <w:rsid w:val="00174C5E"/>
    <w:rsid w:val="00184392"/>
    <w:rsid w:val="00184857"/>
    <w:rsid w:val="001852AD"/>
    <w:rsid w:val="00195AB3"/>
    <w:rsid w:val="001A37CC"/>
    <w:rsid w:val="001A6D00"/>
    <w:rsid w:val="001A794A"/>
    <w:rsid w:val="001B0B2D"/>
    <w:rsid w:val="001B2768"/>
    <w:rsid w:val="001B4CB0"/>
    <w:rsid w:val="001B7920"/>
    <w:rsid w:val="001C0D97"/>
    <w:rsid w:val="001C162C"/>
    <w:rsid w:val="001C2B2E"/>
    <w:rsid w:val="001C4084"/>
    <w:rsid w:val="00205B5D"/>
    <w:rsid w:val="002117C9"/>
    <w:rsid w:val="00215148"/>
    <w:rsid w:val="00231102"/>
    <w:rsid w:val="00231423"/>
    <w:rsid w:val="002478EC"/>
    <w:rsid w:val="00250B08"/>
    <w:rsid w:val="00255081"/>
    <w:rsid w:val="0025797F"/>
    <w:rsid w:val="002606FC"/>
    <w:rsid w:val="00267B7E"/>
    <w:rsid w:val="00270905"/>
    <w:rsid w:val="0027204B"/>
    <w:rsid w:val="00282153"/>
    <w:rsid w:val="00282299"/>
    <w:rsid w:val="00290D79"/>
    <w:rsid w:val="002942F0"/>
    <w:rsid w:val="002A2828"/>
    <w:rsid w:val="002A429B"/>
    <w:rsid w:val="002A4C3B"/>
    <w:rsid w:val="002A4D3D"/>
    <w:rsid w:val="002B0749"/>
    <w:rsid w:val="002B6236"/>
    <w:rsid w:val="002B6975"/>
    <w:rsid w:val="002C0C31"/>
    <w:rsid w:val="002C17C9"/>
    <w:rsid w:val="002C4680"/>
    <w:rsid w:val="002D0FB7"/>
    <w:rsid w:val="002E1CAF"/>
    <w:rsid w:val="002E299F"/>
    <w:rsid w:val="002E2DF5"/>
    <w:rsid w:val="002E3584"/>
    <w:rsid w:val="002E721B"/>
    <w:rsid w:val="00304264"/>
    <w:rsid w:val="003166AF"/>
    <w:rsid w:val="003207C2"/>
    <w:rsid w:val="00320855"/>
    <w:rsid w:val="00323DB1"/>
    <w:rsid w:val="00323F59"/>
    <w:rsid w:val="00330C78"/>
    <w:rsid w:val="00337DB7"/>
    <w:rsid w:val="00345A98"/>
    <w:rsid w:val="0035598B"/>
    <w:rsid w:val="0036295F"/>
    <w:rsid w:val="00363A69"/>
    <w:rsid w:val="00373EF2"/>
    <w:rsid w:val="00381466"/>
    <w:rsid w:val="00382CD6"/>
    <w:rsid w:val="0038566B"/>
    <w:rsid w:val="003870B8"/>
    <w:rsid w:val="0039127C"/>
    <w:rsid w:val="00391687"/>
    <w:rsid w:val="00395942"/>
    <w:rsid w:val="003A0686"/>
    <w:rsid w:val="003C5860"/>
    <w:rsid w:val="003C7860"/>
    <w:rsid w:val="003D574F"/>
    <w:rsid w:val="003D7823"/>
    <w:rsid w:val="003E419E"/>
    <w:rsid w:val="003E71E0"/>
    <w:rsid w:val="003F6191"/>
    <w:rsid w:val="003F644B"/>
    <w:rsid w:val="00413045"/>
    <w:rsid w:val="004169D3"/>
    <w:rsid w:val="0041739F"/>
    <w:rsid w:val="00421E7D"/>
    <w:rsid w:val="0042272B"/>
    <w:rsid w:val="0042578B"/>
    <w:rsid w:val="0042746D"/>
    <w:rsid w:val="00427DFA"/>
    <w:rsid w:val="004310DB"/>
    <w:rsid w:val="0043539E"/>
    <w:rsid w:val="00440C6D"/>
    <w:rsid w:val="004416C1"/>
    <w:rsid w:val="00450C92"/>
    <w:rsid w:val="00452CE5"/>
    <w:rsid w:val="00462520"/>
    <w:rsid w:val="0047715B"/>
    <w:rsid w:val="00492589"/>
    <w:rsid w:val="004929D9"/>
    <w:rsid w:val="00495ED8"/>
    <w:rsid w:val="00497DDD"/>
    <w:rsid w:val="004A2E64"/>
    <w:rsid w:val="004A4DEE"/>
    <w:rsid w:val="004C1733"/>
    <w:rsid w:val="004C34DA"/>
    <w:rsid w:val="004C515E"/>
    <w:rsid w:val="004C5DBE"/>
    <w:rsid w:val="004C67BB"/>
    <w:rsid w:val="004D785E"/>
    <w:rsid w:val="004D7924"/>
    <w:rsid w:val="004F0340"/>
    <w:rsid w:val="004F370B"/>
    <w:rsid w:val="00501563"/>
    <w:rsid w:val="00501BEB"/>
    <w:rsid w:val="0050314C"/>
    <w:rsid w:val="00503342"/>
    <w:rsid w:val="00511EB3"/>
    <w:rsid w:val="00513418"/>
    <w:rsid w:val="005143B8"/>
    <w:rsid w:val="00517240"/>
    <w:rsid w:val="0052113E"/>
    <w:rsid w:val="005227DA"/>
    <w:rsid w:val="0052451A"/>
    <w:rsid w:val="005246EE"/>
    <w:rsid w:val="00524C72"/>
    <w:rsid w:val="0053215F"/>
    <w:rsid w:val="0053362D"/>
    <w:rsid w:val="00534C2F"/>
    <w:rsid w:val="0054555A"/>
    <w:rsid w:val="005516EB"/>
    <w:rsid w:val="00553651"/>
    <w:rsid w:val="00561E86"/>
    <w:rsid w:val="00571E2D"/>
    <w:rsid w:val="0057652A"/>
    <w:rsid w:val="005774A9"/>
    <w:rsid w:val="00585B39"/>
    <w:rsid w:val="00595EC9"/>
    <w:rsid w:val="005A0C01"/>
    <w:rsid w:val="005A63B4"/>
    <w:rsid w:val="005A7718"/>
    <w:rsid w:val="005B1D5A"/>
    <w:rsid w:val="005B211D"/>
    <w:rsid w:val="005B31A5"/>
    <w:rsid w:val="005B48AA"/>
    <w:rsid w:val="005B4F4A"/>
    <w:rsid w:val="005C0007"/>
    <w:rsid w:val="005C36A5"/>
    <w:rsid w:val="005D43D8"/>
    <w:rsid w:val="005D5501"/>
    <w:rsid w:val="005E0B50"/>
    <w:rsid w:val="005E19CD"/>
    <w:rsid w:val="005E2CA2"/>
    <w:rsid w:val="005F1465"/>
    <w:rsid w:val="005F321C"/>
    <w:rsid w:val="005F36C6"/>
    <w:rsid w:val="005F3B1F"/>
    <w:rsid w:val="006036A6"/>
    <w:rsid w:val="006045D5"/>
    <w:rsid w:val="006050D5"/>
    <w:rsid w:val="00606BDE"/>
    <w:rsid w:val="006202F8"/>
    <w:rsid w:val="00624A7E"/>
    <w:rsid w:val="0062501F"/>
    <w:rsid w:val="006266EB"/>
    <w:rsid w:val="00637757"/>
    <w:rsid w:val="00637988"/>
    <w:rsid w:val="00652935"/>
    <w:rsid w:val="00654054"/>
    <w:rsid w:val="006554A9"/>
    <w:rsid w:val="0065683F"/>
    <w:rsid w:val="006614CE"/>
    <w:rsid w:val="0067019F"/>
    <w:rsid w:val="0067262C"/>
    <w:rsid w:val="006765D7"/>
    <w:rsid w:val="00681DC7"/>
    <w:rsid w:val="00685389"/>
    <w:rsid w:val="006863D7"/>
    <w:rsid w:val="006950F5"/>
    <w:rsid w:val="00695FF1"/>
    <w:rsid w:val="006A1592"/>
    <w:rsid w:val="006A1AF6"/>
    <w:rsid w:val="006A2752"/>
    <w:rsid w:val="006A545B"/>
    <w:rsid w:val="006A5E87"/>
    <w:rsid w:val="006A6EC0"/>
    <w:rsid w:val="006B2CD1"/>
    <w:rsid w:val="006B7BA0"/>
    <w:rsid w:val="006B7E71"/>
    <w:rsid w:val="006C6C31"/>
    <w:rsid w:val="006C7FCE"/>
    <w:rsid w:val="006D1864"/>
    <w:rsid w:val="006D394D"/>
    <w:rsid w:val="006D6D0D"/>
    <w:rsid w:val="006E48E1"/>
    <w:rsid w:val="006E6F79"/>
    <w:rsid w:val="00704C25"/>
    <w:rsid w:val="00715475"/>
    <w:rsid w:val="0072235F"/>
    <w:rsid w:val="007257BA"/>
    <w:rsid w:val="00725EA4"/>
    <w:rsid w:val="0073197A"/>
    <w:rsid w:val="00732C6A"/>
    <w:rsid w:val="00735772"/>
    <w:rsid w:val="00754687"/>
    <w:rsid w:val="0076191B"/>
    <w:rsid w:val="00765229"/>
    <w:rsid w:val="0076734C"/>
    <w:rsid w:val="00767C38"/>
    <w:rsid w:val="00773243"/>
    <w:rsid w:val="00776B19"/>
    <w:rsid w:val="00776CB9"/>
    <w:rsid w:val="007771CA"/>
    <w:rsid w:val="00777B2F"/>
    <w:rsid w:val="00796556"/>
    <w:rsid w:val="007A0374"/>
    <w:rsid w:val="007A3452"/>
    <w:rsid w:val="007B77D7"/>
    <w:rsid w:val="007C06CF"/>
    <w:rsid w:val="007C53A3"/>
    <w:rsid w:val="007D701C"/>
    <w:rsid w:val="007D770D"/>
    <w:rsid w:val="007E1CA9"/>
    <w:rsid w:val="007E3EDA"/>
    <w:rsid w:val="007E52F0"/>
    <w:rsid w:val="007F583F"/>
    <w:rsid w:val="0080000B"/>
    <w:rsid w:val="00802969"/>
    <w:rsid w:val="008064E9"/>
    <w:rsid w:val="0081068C"/>
    <w:rsid w:val="0081379C"/>
    <w:rsid w:val="00832500"/>
    <w:rsid w:val="00834124"/>
    <w:rsid w:val="00835969"/>
    <w:rsid w:val="0084102E"/>
    <w:rsid w:val="00842E24"/>
    <w:rsid w:val="008433C6"/>
    <w:rsid w:val="00844DDB"/>
    <w:rsid w:val="00850A0C"/>
    <w:rsid w:val="008538EB"/>
    <w:rsid w:val="0085682A"/>
    <w:rsid w:val="00867FF0"/>
    <w:rsid w:val="00871549"/>
    <w:rsid w:val="00871BD4"/>
    <w:rsid w:val="00881FDF"/>
    <w:rsid w:val="00886F2C"/>
    <w:rsid w:val="0088707A"/>
    <w:rsid w:val="00891557"/>
    <w:rsid w:val="008929F9"/>
    <w:rsid w:val="008A1C9E"/>
    <w:rsid w:val="008A32E2"/>
    <w:rsid w:val="008A36E3"/>
    <w:rsid w:val="008A6267"/>
    <w:rsid w:val="008B08F2"/>
    <w:rsid w:val="008B1F9E"/>
    <w:rsid w:val="008B77C7"/>
    <w:rsid w:val="008C070F"/>
    <w:rsid w:val="008C0E5E"/>
    <w:rsid w:val="008D7360"/>
    <w:rsid w:val="008D7572"/>
    <w:rsid w:val="00900AFB"/>
    <w:rsid w:val="009143CA"/>
    <w:rsid w:val="0092223B"/>
    <w:rsid w:val="0092568A"/>
    <w:rsid w:val="00947E8A"/>
    <w:rsid w:val="009712EB"/>
    <w:rsid w:val="00972C5F"/>
    <w:rsid w:val="00973505"/>
    <w:rsid w:val="00974631"/>
    <w:rsid w:val="0097589B"/>
    <w:rsid w:val="00976030"/>
    <w:rsid w:val="00985E04"/>
    <w:rsid w:val="00990E83"/>
    <w:rsid w:val="009924DA"/>
    <w:rsid w:val="00992E92"/>
    <w:rsid w:val="009A1D8F"/>
    <w:rsid w:val="009A217F"/>
    <w:rsid w:val="009C1448"/>
    <w:rsid w:val="009D5130"/>
    <w:rsid w:val="009E021A"/>
    <w:rsid w:val="009E4AC7"/>
    <w:rsid w:val="009E535A"/>
    <w:rsid w:val="009F4793"/>
    <w:rsid w:val="00A02477"/>
    <w:rsid w:val="00A066EB"/>
    <w:rsid w:val="00A07333"/>
    <w:rsid w:val="00A103B9"/>
    <w:rsid w:val="00A17D40"/>
    <w:rsid w:val="00A20CF3"/>
    <w:rsid w:val="00A23244"/>
    <w:rsid w:val="00A24FFB"/>
    <w:rsid w:val="00A2693B"/>
    <w:rsid w:val="00A337F2"/>
    <w:rsid w:val="00A358F9"/>
    <w:rsid w:val="00A36284"/>
    <w:rsid w:val="00A71BFE"/>
    <w:rsid w:val="00A841AD"/>
    <w:rsid w:val="00A85BB2"/>
    <w:rsid w:val="00AA2BBB"/>
    <w:rsid w:val="00AA5157"/>
    <w:rsid w:val="00AA55CB"/>
    <w:rsid w:val="00AC45E5"/>
    <w:rsid w:val="00AC74C7"/>
    <w:rsid w:val="00AD20BC"/>
    <w:rsid w:val="00AD332C"/>
    <w:rsid w:val="00AD76C5"/>
    <w:rsid w:val="00AE5D51"/>
    <w:rsid w:val="00AF7097"/>
    <w:rsid w:val="00B14477"/>
    <w:rsid w:val="00B175E7"/>
    <w:rsid w:val="00B22220"/>
    <w:rsid w:val="00B30271"/>
    <w:rsid w:val="00B32BDF"/>
    <w:rsid w:val="00B34FB7"/>
    <w:rsid w:val="00B369C6"/>
    <w:rsid w:val="00B445E4"/>
    <w:rsid w:val="00B45F59"/>
    <w:rsid w:val="00B579D8"/>
    <w:rsid w:val="00B62A8D"/>
    <w:rsid w:val="00B7040D"/>
    <w:rsid w:val="00B710CC"/>
    <w:rsid w:val="00B74109"/>
    <w:rsid w:val="00B74CD6"/>
    <w:rsid w:val="00B817EB"/>
    <w:rsid w:val="00B826B1"/>
    <w:rsid w:val="00B94879"/>
    <w:rsid w:val="00B97805"/>
    <w:rsid w:val="00BA133B"/>
    <w:rsid w:val="00BA42C5"/>
    <w:rsid w:val="00BA5FA7"/>
    <w:rsid w:val="00BA7A0D"/>
    <w:rsid w:val="00BB20E6"/>
    <w:rsid w:val="00BB2B73"/>
    <w:rsid w:val="00BB56B7"/>
    <w:rsid w:val="00BB73AE"/>
    <w:rsid w:val="00BC0866"/>
    <w:rsid w:val="00BC5F69"/>
    <w:rsid w:val="00BC78E7"/>
    <w:rsid w:val="00BD1650"/>
    <w:rsid w:val="00BD57B8"/>
    <w:rsid w:val="00BD6498"/>
    <w:rsid w:val="00BE101B"/>
    <w:rsid w:val="00BE5FFB"/>
    <w:rsid w:val="00BE705B"/>
    <w:rsid w:val="00BF06DA"/>
    <w:rsid w:val="00BF2620"/>
    <w:rsid w:val="00C009B1"/>
    <w:rsid w:val="00C01B78"/>
    <w:rsid w:val="00C14800"/>
    <w:rsid w:val="00C15F09"/>
    <w:rsid w:val="00C2482A"/>
    <w:rsid w:val="00C25197"/>
    <w:rsid w:val="00C26C77"/>
    <w:rsid w:val="00C31BAE"/>
    <w:rsid w:val="00C47123"/>
    <w:rsid w:val="00C511E6"/>
    <w:rsid w:val="00C57392"/>
    <w:rsid w:val="00C6554A"/>
    <w:rsid w:val="00C74667"/>
    <w:rsid w:val="00C74A8E"/>
    <w:rsid w:val="00C82B7C"/>
    <w:rsid w:val="00C83E2B"/>
    <w:rsid w:val="00C9242F"/>
    <w:rsid w:val="00CA2650"/>
    <w:rsid w:val="00CA6547"/>
    <w:rsid w:val="00CB0FB5"/>
    <w:rsid w:val="00CB305B"/>
    <w:rsid w:val="00CB4F4A"/>
    <w:rsid w:val="00CB7D40"/>
    <w:rsid w:val="00CC21B0"/>
    <w:rsid w:val="00CC5588"/>
    <w:rsid w:val="00CC5F86"/>
    <w:rsid w:val="00CD2CA1"/>
    <w:rsid w:val="00CD7D4A"/>
    <w:rsid w:val="00CE065F"/>
    <w:rsid w:val="00CE22D5"/>
    <w:rsid w:val="00CE4589"/>
    <w:rsid w:val="00CF59F5"/>
    <w:rsid w:val="00D00CE3"/>
    <w:rsid w:val="00D01F5C"/>
    <w:rsid w:val="00D02FBA"/>
    <w:rsid w:val="00D119AF"/>
    <w:rsid w:val="00D12328"/>
    <w:rsid w:val="00D12373"/>
    <w:rsid w:val="00D375FB"/>
    <w:rsid w:val="00D4063A"/>
    <w:rsid w:val="00D43810"/>
    <w:rsid w:val="00D50005"/>
    <w:rsid w:val="00D50810"/>
    <w:rsid w:val="00D51D2A"/>
    <w:rsid w:val="00D62037"/>
    <w:rsid w:val="00D74324"/>
    <w:rsid w:val="00D77F0F"/>
    <w:rsid w:val="00D824A7"/>
    <w:rsid w:val="00D86638"/>
    <w:rsid w:val="00D9106F"/>
    <w:rsid w:val="00D91218"/>
    <w:rsid w:val="00D9146A"/>
    <w:rsid w:val="00D974B6"/>
    <w:rsid w:val="00D97C70"/>
    <w:rsid w:val="00DA0C6A"/>
    <w:rsid w:val="00DA4067"/>
    <w:rsid w:val="00DA4B36"/>
    <w:rsid w:val="00DA72FE"/>
    <w:rsid w:val="00DB5729"/>
    <w:rsid w:val="00DB6F0F"/>
    <w:rsid w:val="00DC029C"/>
    <w:rsid w:val="00DD2C34"/>
    <w:rsid w:val="00DD340B"/>
    <w:rsid w:val="00DD4A06"/>
    <w:rsid w:val="00DD5193"/>
    <w:rsid w:val="00DD5240"/>
    <w:rsid w:val="00DE0B9E"/>
    <w:rsid w:val="00DE35C4"/>
    <w:rsid w:val="00DF17EE"/>
    <w:rsid w:val="00DF3009"/>
    <w:rsid w:val="00E00882"/>
    <w:rsid w:val="00E076BA"/>
    <w:rsid w:val="00E121AD"/>
    <w:rsid w:val="00E155FC"/>
    <w:rsid w:val="00E175A5"/>
    <w:rsid w:val="00E2270F"/>
    <w:rsid w:val="00E22EAE"/>
    <w:rsid w:val="00E356E3"/>
    <w:rsid w:val="00E364D3"/>
    <w:rsid w:val="00E369CC"/>
    <w:rsid w:val="00E45AC9"/>
    <w:rsid w:val="00E64E5C"/>
    <w:rsid w:val="00E719BB"/>
    <w:rsid w:val="00E803CC"/>
    <w:rsid w:val="00E81029"/>
    <w:rsid w:val="00E82C17"/>
    <w:rsid w:val="00E83B5F"/>
    <w:rsid w:val="00E86A6E"/>
    <w:rsid w:val="00E92844"/>
    <w:rsid w:val="00E938AC"/>
    <w:rsid w:val="00EA5E99"/>
    <w:rsid w:val="00EA7549"/>
    <w:rsid w:val="00EB69D5"/>
    <w:rsid w:val="00EB7663"/>
    <w:rsid w:val="00EC2C94"/>
    <w:rsid w:val="00EC31BC"/>
    <w:rsid w:val="00EC4945"/>
    <w:rsid w:val="00EC7325"/>
    <w:rsid w:val="00ED3381"/>
    <w:rsid w:val="00EE7D1E"/>
    <w:rsid w:val="00EF0AEF"/>
    <w:rsid w:val="00EF5BE6"/>
    <w:rsid w:val="00EF5BEE"/>
    <w:rsid w:val="00F009AF"/>
    <w:rsid w:val="00F06509"/>
    <w:rsid w:val="00F07F41"/>
    <w:rsid w:val="00F108EE"/>
    <w:rsid w:val="00F11807"/>
    <w:rsid w:val="00F12D07"/>
    <w:rsid w:val="00F20191"/>
    <w:rsid w:val="00F22EB6"/>
    <w:rsid w:val="00F2562D"/>
    <w:rsid w:val="00F26029"/>
    <w:rsid w:val="00F26B09"/>
    <w:rsid w:val="00F3107D"/>
    <w:rsid w:val="00F329C4"/>
    <w:rsid w:val="00F35C04"/>
    <w:rsid w:val="00F41A0B"/>
    <w:rsid w:val="00F42FA0"/>
    <w:rsid w:val="00F43D1D"/>
    <w:rsid w:val="00F511A0"/>
    <w:rsid w:val="00F5662A"/>
    <w:rsid w:val="00F666B0"/>
    <w:rsid w:val="00F67AD9"/>
    <w:rsid w:val="00F7154F"/>
    <w:rsid w:val="00F719A3"/>
    <w:rsid w:val="00F73C41"/>
    <w:rsid w:val="00F73D85"/>
    <w:rsid w:val="00F81B7D"/>
    <w:rsid w:val="00F9036A"/>
    <w:rsid w:val="00F90EBE"/>
    <w:rsid w:val="00F95B84"/>
    <w:rsid w:val="00F96699"/>
    <w:rsid w:val="00FA575C"/>
    <w:rsid w:val="00FB38A4"/>
    <w:rsid w:val="00FB4D4D"/>
    <w:rsid w:val="00FB5664"/>
    <w:rsid w:val="00FC1332"/>
    <w:rsid w:val="00FC4B01"/>
    <w:rsid w:val="00FC7A69"/>
    <w:rsid w:val="00FD05D0"/>
    <w:rsid w:val="00FD4D57"/>
    <w:rsid w:val="00FD6110"/>
    <w:rsid w:val="00FE36E7"/>
    <w:rsid w:val="00FE6340"/>
    <w:rsid w:val="00FF3E73"/>
    <w:rsid w:val="00FF4126"/>
    <w:rsid w:val="00FF78F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C423B5"/>
  <w15:docId w15:val="{9D49572B-FBDB-4769-8830-9783DE0D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uiPriority w:val="9"/>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66EB"/>
    <w:pPr>
      <w:pBdr>
        <w:top w:val="single" w:sz="4" w:space="1" w:color="auto"/>
      </w:pBdr>
      <w:tabs>
        <w:tab w:val="center" w:pos="4320"/>
        <w:tab w:val="right" w:pos="10800"/>
      </w:tabs>
    </w:pPr>
    <w:rPr>
      <w:b/>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A066EB"/>
    <w:rPr>
      <w:b/>
      <w: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character" w:styleId="PlaceholderText">
    <w:name w:val="Placeholder Text"/>
    <w:basedOn w:val="DefaultParagraphFont"/>
    <w:rsid w:val="00270905"/>
    <w:rPr>
      <w:color w:val="808080"/>
    </w:rPr>
  </w:style>
  <w:style w:type="character" w:customStyle="1" w:styleId="HeaderChar">
    <w:name w:val="Header Char"/>
    <w:basedOn w:val="DefaultParagraphFont"/>
    <w:link w:val="Header"/>
    <w:uiPriority w:val="99"/>
    <w:rsid w:val="003207C2"/>
  </w:style>
  <w:style w:type="character" w:customStyle="1" w:styleId="Heading2Char">
    <w:name w:val="Heading 2 Char"/>
    <w:aliases w:val="h2 Char,h21 Char,h22 Char"/>
    <w:basedOn w:val="DefaultParagraphFont"/>
    <w:link w:val="Heading2"/>
    <w:rsid w:val="00B369C6"/>
    <w:rPr>
      <w:b/>
    </w:rPr>
  </w:style>
  <w:style w:type="paragraph" w:customStyle="1" w:styleId="Style20">
    <w:name w:val="Style20"/>
    <w:basedOn w:val="Normal"/>
    <w:link w:val="Style20Char"/>
    <w:qFormat/>
    <w:rsid w:val="004F0340"/>
    <w:rPr>
      <w:rFonts w:ascii="Calibri" w:hAnsi="Calibri"/>
      <w:sz w:val="12"/>
      <w:szCs w:val="12"/>
    </w:rPr>
  </w:style>
  <w:style w:type="character" w:customStyle="1" w:styleId="Style20Char">
    <w:name w:val="Style20 Char"/>
    <w:basedOn w:val="DefaultParagraphFont"/>
    <w:link w:val="Style20"/>
    <w:locked/>
    <w:rsid w:val="004F0340"/>
    <w:rPr>
      <w:rFonts w:ascii="Calibri" w:hAnsi="Calibri"/>
      <w:sz w:val="12"/>
      <w:szCs w:val="12"/>
    </w:rPr>
  </w:style>
  <w:style w:type="paragraph" w:customStyle="1" w:styleId="Style77">
    <w:name w:val="Style77"/>
    <w:basedOn w:val="Normal"/>
    <w:link w:val="Style77Char"/>
    <w:qFormat/>
    <w:rsid w:val="004F0340"/>
    <w:pPr>
      <w:keepNext/>
      <w:outlineLvl w:val="0"/>
    </w:pPr>
    <w:rPr>
      <w:rFonts w:ascii="Calibri" w:hAnsi="Calibri"/>
      <w:bCs/>
    </w:rPr>
  </w:style>
  <w:style w:type="paragraph" w:customStyle="1" w:styleId="Style78">
    <w:name w:val="Style78"/>
    <w:basedOn w:val="Normal"/>
    <w:link w:val="Style78Char"/>
    <w:qFormat/>
    <w:rsid w:val="004F0340"/>
    <w:pPr>
      <w:keepNext/>
      <w:jc w:val="right"/>
      <w:outlineLvl w:val="0"/>
    </w:pPr>
    <w:rPr>
      <w:rFonts w:ascii="Calibri" w:hAnsi="Calibri"/>
      <w:bCs/>
    </w:rPr>
  </w:style>
  <w:style w:type="character" w:customStyle="1" w:styleId="Style77Char">
    <w:name w:val="Style77 Char"/>
    <w:basedOn w:val="DefaultParagraphFont"/>
    <w:link w:val="Style77"/>
    <w:locked/>
    <w:rsid w:val="004F0340"/>
    <w:rPr>
      <w:rFonts w:ascii="Calibri" w:hAnsi="Calibri"/>
      <w:bCs/>
    </w:rPr>
  </w:style>
  <w:style w:type="character" w:customStyle="1" w:styleId="Style78Char">
    <w:name w:val="Style78 Char"/>
    <w:basedOn w:val="DefaultParagraphFont"/>
    <w:link w:val="Style78"/>
    <w:locked/>
    <w:rsid w:val="004F0340"/>
    <w:rPr>
      <w:rFonts w:ascii="Calibri" w:hAnsi="Calibri"/>
      <w:bCs/>
    </w:rPr>
  </w:style>
  <w:style w:type="table" w:customStyle="1" w:styleId="TableGrid1">
    <w:name w:val="Table Grid1"/>
    <w:basedOn w:val="TableNormal"/>
    <w:next w:val="TableGrid"/>
    <w:uiPriority w:val="39"/>
    <w:rsid w:val="000474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1388335183">
      <w:bodyDiv w:val="1"/>
      <w:marLeft w:val="0"/>
      <w:marRight w:val="0"/>
      <w:marTop w:val="0"/>
      <w:marBottom w:val="0"/>
      <w:divBdr>
        <w:top w:val="none" w:sz="0" w:space="0" w:color="auto"/>
        <w:left w:val="none" w:sz="0" w:space="0" w:color="auto"/>
        <w:bottom w:val="none" w:sz="0" w:space="0" w:color="auto"/>
        <w:right w:val="none" w:sz="0" w:space="0" w:color="auto"/>
      </w:divBdr>
    </w:div>
    <w:div w:id="150852036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EC9617-371C-45BD-BC91-0F25A66CD450}">
  <ds:schemaRefs>
    <ds:schemaRef ds:uri="http://schemas.microsoft.com/sharepoint/v3/contenttype/forms"/>
  </ds:schemaRefs>
</ds:datastoreItem>
</file>

<file path=customXml/itemProps2.xml><?xml version="1.0" encoding="utf-8"?>
<ds:datastoreItem xmlns:ds="http://schemas.openxmlformats.org/officeDocument/2006/customXml" ds:itemID="{449EF376-7908-4E70-A272-EC9EB0AB8592}">
  <ds:schemaRefs>
    <ds:schemaRef ds:uri="http://schemas.openxmlformats.org/officeDocument/2006/bibliography"/>
  </ds:schemaRefs>
</ds:datastoreItem>
</file>

<file path=customXml/itemProps3.xml><?xml version="1.0" encoding="utf-8"?>
<ds:datastoreItem xmlns:ds="http://schemas.openxmlformats.org/officeDocument/2006/customXml" ds:itemID="{422D7AEB-317A-4CC2-8328-B8916071D4BA}">
  <ds:schemaRefs>
    <ds:schemaRef ds:uri="http://schemas.openxmlformats.org/officeDocument/2006/bibliography"/>
  </ds:schemaRefs>
</ds:datastoreItem>
</file>

<file path=customXml/itemProps4.xml><?xml version="1.0" encoding="utf-8"?>
<ds:datastoreItem xmlns:ds="http://schemas.openxmlformats.org/officeDocument/2006/customXml" ds:itemID="{3A897E61-2AF8-4342-AEB6-7EC45C177DCF}">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0964E65A-1AC5-41FB-AFBF-73BA02FD4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7</Pages>
  <Words>2441</Words>
  <Characters>13916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Microsoft</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Alhabibi, Haider@Energy</cp:lastModifiedBy>
  <cp:revision>96</cp:revision>
  <cp:lastPrinted>2014-04-17T22:19:00Z</cp:lastPrinted>
  <dcterms:created xsi:type="dcterms:W3CDTF">2020-03-06T22:41:00Z</dcterms:created>
  <dcterms:modified xsi:type="dcterms:W3CDTF">2022-12-28T20:45:00Z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