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5319B" w14:textId="32E601AF" w:rsidR="007B4242" w:rsidRPr="005F3A69" w:rsidRDefault="007B4242" w:rsidP="007B4242">
      <w:pPr>
        <w:ind w:left="-90"/>
        <w:rPr>
          <w:rFonts w:ascii="Calibri" w:eastAsia="Calibri" w:hAnsi="Calibri" w:cs="Calibri"/>
          <w:b/>
          <w:bCs/>
        </w:rPr>
      </w:pPr>
      <w:r w:rsidRPr="005F3A69">
        <w:rPr>
          <w:rFonts w:asciiTheme="minorHAnsi" w:hAnsiTheme="minorHAnsi" w:cstheme="minorBidi"/>
          <w:b/>
          <w:bCs/>
          <w:sz w:val="24"/>
          <w:szCs w:val="24"/>
        </w:rPr>
        <w:t xml:space="preserve">CERTIFICATE OF </w:t>
      </w:r>
      <w:r w:rsidRPr="005F3A69">
        <w:rPr>
          <w:rFonts w:ascii="Calibri" w:eastAsia="Calibri" w:hAnsi="Calibri" w:cs="Calibri"/>
          <w:b/>
          <w:bCs/>
          <w:sz w:val="24"/>
          <w:szCs w:val="24"/>
        </w:rPr>
        <w:t>INSTALLATION</w:t>
      </w:r>
    </w:p>
    <w:p w14:paraId="58CCF8F9" w14:textId="77777777" w:rsidR="007B4242" w:rsidRPr="005F3A69" w:rsidRDefault="007B4242" w:rsidP="007B4242">
      <w:pPr>
        <w:ind w:left="-90"/>
        <w:rPr>
          <w:rFonts w:asciiTheme="minorHAnsi" w:hAnsiTheme="minorHAnsi" w:cstheme="minorHAnsi"/>
          <w:sz w:val="24"/>
          <w:szCs w:val="24"/>
        </w:rPr>
      </w:pPr>
      <w:r w:rsidRPr="005F3A69">
        <w:rPr>
          <w:rFonts w:asciiTheme="minorHAnsi" w:hAnsiTheme="minorHAnsi" w:cstheme="minorHAnsi"/>
          <w:b/>
          <w:sz w:val="24"/>
          <w:szCs w:val="24"/>
        </w:rPr>
        <w:t>Note:</w:t>
      </w:r>
      <w:r w:rsidRPr="005F3A69">
        <w:rPr>
          <w:rFonts w:asciiTheme="minorHAnsi" w:hAnsiTheme="minorHAnsi" w:cstheme="minorHAnsi"/>
          <w:bCs/>
          <w:sz w:val="24"/>
          <w:szCs w:val="24"/>
        </w:rPr>
        <w:t xml:space="preserve"> This table completed by HERS Registry.</w:t>
      </w:r>
    </w:p>
    <w:tbl>
      <w:tblPr>
        <w:tblStyle w:val="TableGrid"/>
        <w:tblW w:w="4996" w:type="pct"/>
        <w:tblLook w:val="0020" w:firstRow="1" w:lastRow="0" w:firstColumn="0" w:lastColumn="0" w:noHBand="0" w:noVBand="0"/>
      </w:tblPr>
      <w:tblGrid>
        <w:gridCol w:w="7290"/>
        <w:gridCol w:w="7314"/>
      </w:tblGrid>
      <w:tr w:rsidR="007B4242" w:rsidRPr="005F3A69" w14:paraId="1530F1D3" w14:textId="77777777" w:rsidTr="00ED0C7E">
        <w:trPr>
          <w:trHeight w:val="288"/>
        </w:trPr>
        <w:tc>
          <w:tcPr>
            <w:tcW w:w="7177" w:type="dxa"/>
          </w:tcPr>
          <w:p w14:paraId="4A78575A" w14:textId="77777777" w:rsidR="007B4242" w:rsidRPr="005F3A69" w:rsidRDefault="007B4242" w:rsidP="00ED0C7E">
            <w:pPr>
              <w:rPr>
                <w:rFonts w:asciiTheme="minorHAnsi" w:hAnsiTheme="minorHAnsi" w:cstheme="minorHAnsi"/>
                <w:sz w:val="24"/>
                <w:szCs w:val="24"/>
              </w:rPr>
            </w:pPr>
            <w:r w:rsidRPr="005F3A69">
              <w:rPr>
                <w:rFonts w:asciiTheme="minorHAnsi" w:hAnsiTheme="minorHAnsi" w:cstheme="minorHAnsi"/>
                <w:sz w:val="24"/>
                <w:szCs w:val="24"/>
              </w:rPr>
              <w:t>Project Name:</w:t>
            </w:r>
          </w:p>
        </w:tc>
        <w:tc>
          <w:tcPr>
            <w:tcW w:w="7201" w:type="dxa"/>
          </w:tcPr>
          <w:p w14:paraId="05BBEAF2" w14:textId="77777777" w:rsidR="007B4242" w:rsidRPr="005F3A69" w:rsidRDefault="007B4242" w:rsidP="00ED0C7E">
            <w:pPr>
              <w:rPr>
                <w:rFonts w:asciiTheme="minorHAnsi" w:hAnsiTheme="minorHAnsi" w:cstheme="minorHAnsi"/>
                <w:sz w:val="24"/>
                <w:szCs w:val="24"/>
              </w:rPr>
            </w:pPr>
            <w:r w:rsidRPr="005F3A69">
              <w:rPr>
                <w:rFonts w:asciiTheme="minorHAnsi" w:hAnsiTheme="minorHAnsi" w:cstheme="minorHAnsi"/>
                <w:sz w:val="24"/>
                <w:szCs w:val="24"/>
              </w:rPr>
              <w:t>Enforcement Agency:</w:t>
            </w:r>
          </w:p>
        </w:tc>
      </w:tr>
      <w:tr w:rsidR="007B4242" w:rsidRPr="005F3A69" w14:paraId="73489612" w14:textId="77777777" w:rsidTr="00ED0C7E">
        <w:trPr>
          <w:trHeight w:val="288"/>
        </w:trPr>
        <w:tc>
          <w:tcPr>
            <w:tcW w:w="7177" w:type="dxa"/>
          </w:tcPr>
          <w:p w14:paraId="11B9F011" w14:textId="77777777" w:rsidR="007B4242" w:rsidRPr="005F3A69" w:rsidRDefault="007B4242" w:rsidP="00ED0C7E">
            <w:pPr>
              <w:rPr>
                <w:rFonts w:asciiTheme="minorHAnsi" w:hAnsiTheme="minorHAnsi" w:cstheme="minorHAnsi"/>
                <w:sz w:val="24"/>
                <w:szCs w:val="24"/>
                <w:vertAlign w:val="superscript"/>
              </w:rPr>
            </w:pPr>
            <w:r w:rsidRPr="005F3A69">
              <w:rPr>
                <w:rFonts w:asciiTheme="minorHAnsi" w:hAnsiTheme="minorHAnsi" w:cstheme="minorHAnsi"/>
                <w:sz w:val="24"/>
                <w:szCs w:val="24"/>
              </w:rPr>
              <w:t>Dwelling Address:</w:t>
            </w:r>
          </w:p>
        </w:tc>
        <w:tc>
          <w:tcPr>
            <w:tcW w:w="7201" w:type="dxa"/>
          </w:tcPr>
          <w:p w14:paraId="253B696F" w14:textId="77777777" w:rsidR="007B4242" w:rsidRPr="005F3A69" w:rsidRDefault="007B4242" w:rsidP="00ED0C7E">
            <w:pPr>
              <w:rPr>
                <w:rFonts w:asciiTheme="minorHAnsi" w:hAnsiTheme="minorHAnsi" w:cstheme="minorHAnsi"/>
                <w:sz w:val="24"/>
                <w:szCs w:val="24"/>
                <w:vertAlign w:val="superscript"/>
              </w:rPr>
            </w:pPr>
            <w:r w:rsidRPr="005F3A69">
              <w:rPr>
                <w:rFonts w:asciiTheme="minorHAnsi" w:hAnsiTheme="minorHAnsi" w:cstheme="minorHAnsi"/>
                <w:sz w:val="24"/>
                <w:szCs w:val="24"/>
              </w:rPr>
              <w:t>Permit Number:</w:t>
            </w:r>
          </w:p>
        </w:tc>
      </w:tr>
      <w:tr w:rsidR="007B4242" w:rsidRPr="005F3A69" w14:paraId="3A069327" w14:textId="77777777" w:rsidTr="00ED0C7E">
        <w:trPr>
          <w:trHeight w:val="288"/>
        </w:trPr>
        <w:tc>
          <w:tcPr>
            <w:tcW w:w="7177" w:type="dxa"/>
          </w:tcPr>
          <w:p w14:paraId="42B22D12" w14:textId="77777777" w:rsidR="007B4242" w:rsidRPr="005F3A69" w:rsidRDefault="007B4242" w:rsidP="00ED0C7E">
            <w:pPr>
              <w:rPr>
                <w:rFonts w:asciiTheme="minorHAnsi" w:hAnsiTheme="minorHAnsi" w:cstheme="minorHAnsi"/>
                <w:sz w:val="24"/>
                <w:szCs w:val="24"/>
              </w:rPr>
            </w:pPr>
            <w:r w:rsidRPr="005F3A69">
              <w:rPr>
                <w:rFonts w:asciiTheme="minorHAnsi" w:hAnsiTheme="minorHAnsi" w:cstheme="minorHAnsi"/>
                <w:sz w:val="24"/>
                <w:szCs w:val="24"/>
              </w:rPr>
              <w:t>City and Zip Code:</w:t>
            </w:r>
          </w:p>
        </w:tc>
        <w:tc>
          <w:tcPr>
            <w:tcW w:w="7201" w:type="dxa"/>
          </w:tcPr>
          <w:p w14:paraId="4877E12F" w14:textId="77777777" w:rsidR="007B4242" w:rsidRPr="005F3A69" w:rsidRDefault="007B4242" w:rsidP="00ED0C7E">
            <w:pPr>
              <w:rPr>
                <w:rFonts w:asciiTheme="minorHAnsi" w:hAnsiTheme="minorHAnsi" w:cstheme="minorHAnsi"/>
                <w:sz w:val="24"/>
                <w:szCs w:val="24"/>
              </w:rPr>
            </w:pPr>
            <w:r w:rsidRPr="005F3A69">
              <w:rPr>
                <w:rFonts w:asciiTheme="minorHAnsi" w:hAnsiTheme="minorHAnsi" w:cstheme="minorHAnsi"/>
                <w:sz w:val="24"/>
                <w:szCs w:val="24"/>
              </w:rPr>
              <w:t>Permit Application Date:</w:t>
            </w:r>
          </w:p>
        </w:tc>
      </w:tr>
    </w:tbl>
    <w:p w14:paraId="420E5503" w14:textId="29481929" w:rsidR="00071398" w:rsidRPr="005F3A69" w:rsidRDefault="00071398"/>
    <w:tbl>
      <w:tblPr>
        <w:tblW w:w="5000" w:type="pct"/>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01"/>
        <w:gridCol w:w="3239"/>
        <w:gridCol w:w="3690"/>
        <w:gridCol w:w="269"/>
        <w:gridCol w:w="3687"/>
        <w:gridCol w:w="3444"/>
      </w:tblGrid>
      <w:tr w:rsidR="00BB569C" w:rsidRPr="005F3A69" w14:paraId="2623E6DA" w14:textId="77777777">
        <w:trPr>
          <w:cantSplit/>
          <w:trHeight w:val="288"/>
        </w:trPr>
        <w:tc>
          <w:tcPr>
            <w:tcW w:w="5000" w:type="pct"/>
            <w:gridSpan w:val="6"/>
            <w:shd w:val="clear" w:color="auto" w:fill="auto"/>
            <w:vAlign w:val="center"/>
          </w:tcPr>
          <w:p w14:paraId="6259B28E" w14:textId="403EBE10" w:rsidR="00BB569C" w:rsidRPr="005F3A69" w:rsidRDefault="00BB569C" w:rsidP="00BB569C">
            <w:pPr>
              <w:keepNext/>
              <w:rPr>
                <w:rFonts w:ascii="Calibri" w:hAnsi="Calibri"/>
                <w:b/>
                <w:sz w:val="18"/>
                <w:szCs w:val="18"/>
              </w:rPr>
            </w:pPr>
            <w:r w:rsidRPr="005F3A69">
              <w:rPr>
                <w:rFonts w:ascii="Calibri" w:hAnsi="Calibri"/>
                <w:b/>
                <w:szCs w:val="24"/>
              </w:rPr>
              <w:t>A. General Information</w:t>
            </w:r>
          </w:p>
        </w:tc>
      </w:tr>
      <w:tr w:rsidR="00BB569C" w:rsidRPr="005F3A69" w14:paraId="028FC5AC" w14:textId="77777777">
        <w:trPr>
          <w:cantSplit/>
          <w:trHeight w:val="432"/>
        </w:trPr>
        <w:tc>
          <w:tcPr>
            <w:tcW w:w="103" w:type="pct"/>
            <w:tcMar>
              <w:left w:w="29" w:type="dxa"/>
              <w:right w:w="29" w:type="dxa"/>
            </w:tcMar>
            <w:vAlign w:val="center"/>
          </w:tcPr>
          <w:p w14:paraId="4A5BF6F0" w14:textId="77777777" w:rsidR="00BB569C" w:rsidRPr="005F3A69" w:rsidRDefault="00BB569C" w:rsidP="00BB569C">
            <w:pPr>
              <w:pStyle w:val="FootnoteText"/>
              <w:jc w:val="center"/>
              <w:rPr>
                <w:rFonts w:ascii="Calibri" w:hAnsi="Calibri"/>
                <w:sz w:val="18"/>
                <w:szCs w:val="18"/>
              </w:rPr>
            </w:pPr>
            <w:r w:rsidRPr="005F3A69">
              <w:rPr>
                <w:rFonts w:ascii="Calibri" w:hAnsi="Calibri"/>
                <w:sz w:val="18"/>
                <w:szCs w:val="18"/>
              </w:rPr>
              <w:t>01</w:t>
            </w:r>
          </w:p>
        </w:tc>
        <w:tc>
          <w:tcPr>
            <w:tcW w:w="1107" w:type="pct"/>
            <w:vAlign w:val="center"/>
          </w:tcPr>
          <w:p w14:paraId="451D2270" w14:textId="77777777" w:rsidR="00BB569C" w:rsidRPr="005F3A69" w:rsidRDefault="00BB569C" w:rsidP="00BB569C">
            <w:pPr>
              <w:rPr>
                <w:rFonts w:ascii="Calibri" w:hAnsi="Calibri"/>
                <w:sz w:val="18"/>
                <w:szCs w:val="18"/>
              </w:rPr>
            </w:pPr>
            <w:r w:rsidRPr="005F3A69">
              <w:rPr>
                <w:rFonts w:ascii="Calibri" w:hAnsi="Calibri"/>
                <w:sz w:val="18"/>
                <w:szCs w:val="18"/>
              </w:rPr>
              <w:t>Dwelling Unit Name</w:t>
            </w:r>
          </w:p>
        </w:tc>
        <w:tc>
          <w:tcPr>
            <w:tcW w:w="1261" w:type="pct"/>
            <w:vAlign w:val="center"/>
          </w:tcPr>
          <w:p w14:paraId="09BF06F2" w14:textId="77777777" w:rsidR="00BB569C" w:rsidRPr="005F3A69" w:rsidRDefault="00BB569C" w:rsidP="00BB569C">
            <w:pPr>
              <w:spacing w:after="60"/>
              <w:rPr>
                <w:rFonts w:ascii="Calibri" w:hAnsi="Calibri"/>
                <w:sz w:val="18"/>
                <w:szCs w:val="18"/>
              </w:rPr>
            </w:pPr>
          </w:p>
        </w:tc>
        <w:tc>
          <w:tcPr>
            <w:tcW w:w="92" w:type="pct"/>
            <w:tcMar>
              <w:left w:w="29" w:type="dxa"/>
              <w:right w:w="29" w:type="dxa"/>
            </w:tcMar>
            <w:vAlign w:val="center"/>
          </w:tcPr>
          <w:p w14:paraId="007A26BE" w14:textId="77777777" w:rsidR="00BB569C" w:rsidRPr="005F3A69" w:rsidRDefault="00BB569C" w:rsidP="00BB569C">
            <w:pPr>
              <w:spacing w:after="60"/>
              <w:jc w:val="center"/>
              <w:rPr>
                <w:rFonts w:ascii="Calibri" w:hAnsi="Calibri"/>
                <w:sz w:val="18"/>
                <w:szCs w:val="18"/>
              </w:rPr>
            </w:pPr>
            <w:r w:rsidRPr="005F3A69">
              <w:rPr>
                <w:rFonts w:ascii="Calibri" w:hAnsi="Calibri"/>
                <w:sz w:val="18"/>
                <w:szCs w:val="18"/>
              </w:rPr>
              <w:t>02</w:t>
            </w:r>
          </w:p>
        </w:tc>
        <w:tc>
          <w:tcPr>
            <w:tcW w:w="1260" w:type="pct"/>
            <w:vAlign w:val="center"/>
          </w:tcPr>
          <w:p w14:paraId="692CFCAB" w14:textId="77777777" w:rsidR="00BB569C" w:rsidRPr="005F3A69" w:rsidRDefault="00BB569C" w:rsidP="00BB569C">
            <w:pPr>
              <w:rPr>
                <w:rFonts w:ascii="Calibri" w:hAnsi="Calibri"/>
                <w:b/>
                <w:sz w:val="18"/>
                <w:szCs w:val="18"/>
              </w:rPr>
            </w:pPr>
            <w:r w:rsidRPr="005F3A69">
              <w:rPr>
                <w:rFonts w:ascii="Calibri" w:hAnsi="Calibri"/>
                <w:sz w:val="18"/>
                <w:szCs w:val="18"/>
              </w:rPr>
              <w:t>Climate Zone</w:t>
            </w:r>
          </w:p>
        </w:tc>
        <w:tc>
          <w:tcPr>
            <w:tcW w:w="1177" w:type="pct"/>
            <w:vAlign w:val="center"/>
          </w:tcPr>
          <w:p w14:paraId="7DE62E6B" w14:textId="77777777" w:rsidR="00BB569C" w:rsidRPr="005F3A69" w:rsidRDefault="00BB569C" w:rsidP="00BB569C">
            <w:pPr>
              <w:rPr>
                <w:rFonts w:ascii="Calibri" w:hAnsi="Calibri"/>
                <w:sz w:val="18"/>
                <w:szCs w:val="18"/>
              </w:rPr>
            </w:pPr>
          </w:p>
        </w:tc>
      </w:tr>
      <w:tr w:rsidR="00BB569C" w:rsidRPr="005F3A69" w14:paraId="3B8C2EA2" w14:textId="77777777">
        <w:trPr>
          <w:cantSplit/>
          <w:trHeight w:val="432"/>
        </w:trPr>
        <w:tc>
          <w:tcPr>
            <w:tcW w:w="103" w:type="pct"/>
            <w:tcMar>
              <w:left w:w="29" w:type="dxa"/>
              <w:right w:w="29" w:type="dxa"/>
            </w:tcMar>
            <w:vAlign w:val="center"/>
          </w:tcPr>
          <w:p w14:paraId="609F0244" w14:textId="77777777" w:rsidR="00BB569C" w:rsidRPr="005F3A69" w:rsidRDefault="00BB569C" w:rsidP="00BB569C">
            <w:pPr>
              <w:pStyle w:val="FootnoteText"/>
              <w:jc w:val="center"/>
              <w:rPr>
                <w:rFonts w:ascii="Calibri" w:hAnsi="Calibri"/>
                <w:sz w:val="18"/>
                <w:szCs w:val="18"/>
              </w:rPr>
            </w:pPr>
            <w:r w:rsidRPr="005F3A69">
              <w:rPr>
                <w:rFonts w:ascii="Calibri" w:hAnsi="Calibri"/>
                <w:sz w:val="18"/>
                <w:szCs w:val="18"/>
              </w:rPr>
              <w:t>03</w:t>
            </w:r>
          </w:p>
        </w:tc>
        <w:tc>
          <w:tcPr>
            <w:tcW w:w="1107" w:type="pct"/>
            <w:vAlign w:val="center"/>
          </w:tcPr>
          <w:p w14:paraId="4F26E00B" w14:textId="77777777" w:rsidR="00BB569C" w:rsidRPr="005F3A69" w:rsidRDefault="00BB569C" w:rsidP="00BB569C">
            <w:pPr>
              <w:rPr>
                <w:rFonts w:ascii="Calibri" w:hAnsi="Calibri"/>
                <w:sz w:val="18"/>
                <w:szCs w:val="18"/>
              </w:rPr>
            </w:pPr>
            <w:r w:rsidRPr="005F3A69">
              <w:rPr>
                <w:rFonts w:ascii="Calibri" w:hAnsi="Calibri"/>
                <w:sz w:val="18"/>
                <w:szCs w:val="18"/>
              </w:rPr>
              <w:t xml:space="preserve">Dwelling Unit </w:t>
            </w:r>
            <w:r w:rsidR="008C253B" w:rsidRPr="005F3A69">
              <w:rPr>
                <w:rFonts w:ascii="Calibri" w:hAnsi="Calibri"/>
                <w:sz w:val="18"/>
                <w:szCs w:val="18"/>
              </w:rPr>
              <w:t xml:space="preserve">Total </w:t>
            </w:r>
            <w:r w:rsidRPr="005F3A69">
              <w:rPr>
                <w:rFonts w:ascii="Calibri" w:hAnsi="Calibri"/>
                <w:sz w:val="18"/>
                <w:szCs w:val="18"/>
              </w:rPr>
              <w:t>Conditioned Floor Area (ft</w:t>
            </w:r>
            <w:r w:rsidRPr="005F3A69">
              <w:rPr>
                <w:rFonts w:ascii="Calibri" w:hAnsi="Calibri"/>
                <w:sz w:val="18"/>
                <w:szCs w:val="18"/>
                <w:vertAlign w:val="superscript"/>
              </w:rPr>
              <w:t>2</w:t>
            </w:r>
            <w:r w:rsidRPr="005F3A69">
              <w:rPr>
                <w:rFonts w:ascii="Calibri" w:hAnsi="Calibri"/>
                <w:sz w:val="18"/>
                <w:szCs w:val="18"/>
              </w:rPr>
              <w:t>)</w:t>
            </w:r>
          </w:p>
        </w:tc>
        <w:tc>
          <w:tcPr>
            <w:tcW w:w="1261" w:type="pct"/>
            <w:vAlign w:val="center"/>
          </w:tcPr>
          <w:p w14:paraId="216DE1B6" w14:textId="77777777" w:rsidR="00BB569C" w:rsidRPr="005F3A69" w:rsidRDefault="00BB569C" w:rsidP="00BB569C">
            <w:pPr>
              <w:spacing w:after="60"/>
              <w:rPr>
                <w:rFonts w:ascii="Calibri" w:hAnsi="Calibri"/>
                <w:sz w:val="18"/>
                <w:szCs w:val="18"/>
              </w:rPr>
            </w:pPr>
          </w:p>
        </w:tc>
        <w:tc>
          <w:tcPr>
            <w:tcW w:w="92" w:type="pct"/>
            <w:tcMar>
              <w:left w:w="29" w:type="dxa"/>
              <w:right w:w="29" w:type="dxa"/>
            </w:tcMar>
            <w:vAlign w:val="center"/>
          </w:tcPr>
          <w:p w14:paraId="0F78C32F" w14:textId="77777777" w:rsidR="00BB569C" w:rsidRPr="005F3A69" w:rsidRDefault="00BB569C" w:rsidP="00BB569C">
            <w:pPr>
              <w:spacing w:after="60"/>
              <w:jc w:val="center"/>
              <w:rPr>
                <w:rFonts w:ascii="Calibri" w:hAnsi="Calibri"/>
                <w:sz w:val="18"/>
                <w:szCs w:val="18"/>
              </w:rPr>
            </w:pPr>
            <w:r w:rsidRPr="005F3A69">
              <w:rPr>
                <w:rFonts w:ascii="Calibri" w:hAnsi="Calibri"/>
                <w:sz w:val="18"/>
                <w:szCs w:val="18"/>
              </w:rPr>
              <w:t>04</w:t>
            </w:r>
          </w:p>
        </w:tc>
        <w:tc>
          <w:tcPr>
            <w:tcW w:w="1260" w:type="pct"/>
            <w:vAlign w:val="center"/>
          </w:tcPr>
          <w:p w14:paraId="26E4A12A" w14:textId="77777777" w:rsidR="00BB569C" w:rsidRPr="005F3A69" w:rsidRDefault="00BB569C" w:rsidP="00631AEF">
            <w:pPr>
              <w:spacing w:after="60"/>
              <w:rPr>
                <w:rFonts w:ascii="Calibri" w:hAnsi="Calibri"/>
                <w:sz w:val="18"/>
                <w:szCs w:val="18"/>
              </w:rPr>
            </w:pPr>
            <w:r w:rsidRPr="005F3A69">
              <w:rPr>
                <w:rFonts w:ascii="Calibri" w:hAnsi="Calibri"/>
                <w:sz w:val="18"/>
                <w:szCs w:val="18"/>
              </w:rPr>
              <w:t xml:space="preserve">Number of Space Conditioning Systems in this </w:t>
            </w:r>
            <w:r w:rsidR="00631AEF" w:rsidRPr="005F3A69">
              <w:rPr>
                <w:rFonts w:ascii="Calibri" w:hAnsi="Calibri"/>
                <w:sz w:val="18"/>
                <w:szCs w:val="18"/>
              </w:rPr>
              <w:t>D</w:t>
            </w:r>
            <w:r w:rsidRPr="005F3A69">
              <w:rPr>
                <w:rFonts w:ascii="Calibri" w:hAnsi="Calibri"/>
                <w:sz w:val="18"/>
                <w:szCs w:val="18"/>
              </w:rPr>
              <w:t xml:space="preserve">welling </w:t>
            </w:r>
            <w:r w:rsidR="00631AEF" w:rsidRPr="005F3A69">
              <w:rPr>
                <w:rFonts w:ascii="Calibri" w:hAnsi="Calibri"/>
                <w:sz w:val="18"/>
                <w:szCs w:val="18"/>
              </w:rPr>
              <w:t>U</w:t>
            </w:r>
            <w:r w:rsidRPr="005F3A69">
              <w:rPr>
                <w:rFonts w:ascii="Calibri" w:hAnsi="Calibri"/>
                <w:sz w:val="18"/>
                <w:szCs w:val="18"/>
              </w:rPr>
              <w:t>nit</w:t>
            </w:r>
          </w:p>
        </w:tc>
        <w:tc>
          <w:tcPr>
            <w:tcW w:w="1177" w:type="pct"/>
            <w:vAlign w:val="center"/>
          </w:tcPr>
          <w:p w14:paraId="2C079FDA" w14:textId="77777777" w:rsidR="00BB569C" w:rsidRPr="005F3A69" w:rsidRDefault="00BB569C" w:rsidP="00BB569C">
            <w:pPr>
              <w:spacing w:after="60"/>
              <w:rPr>
                <w:rFonts w:ascii="Calibri" w:hAnsi="Calibri"/>
                <w:sz w:val="18"/>
                <w:szCs w:val="18"/>
              </w:rPr>
            </w:pPr>
          </w:p>
        </w:tc>
      </w:tr>
      <w:tr w:rsidR="00BB569C" w:rsidRPr="005F3A69" w14:paraId="166AE037" w14:textId="77777777">
        <w:trPr>
          <w:cantSplit/>
          <w:trHeight w:val="431"/>
        </w:trPr>
        <w:tc>
          <w:tcPr>
            <w:tcW w:w="103" w:type="pct"/>
            <w:tcMar>
              <w:left w:w="29" w:type="dxa"/>
              <w:right w:w="29" w:type="dxa"/>
            </w:tcMar>
            <w:vAlign w:val="center"/>
          </w:tcPr>
          <w:p w14:paraId="0BE5DEC9" w14:textId="77777777" w:rsidR="00BB569C" w:rsidRPr="005F3A69" w:rsidRDefault="00BB569C" w:rsidP="00BB569C">
            <w:pPr>
              <w:pStyle w:val="FootnoteText"/>
              <w:jc w:val="center"/>
              <w:rPr>
                <w:rFonts w:ascii="Calibri" w:hAnsi="Calibri"/>
                <w:sz w:val="18"/>
                <w:szCs w:val="18"/>
              </w:rPr>
            </w:pPr>
            <w:r w:rsidRPr="005F3A69">
              <w:rPr>
                <w:rFonts w:ascii="Calibri" w:hAnsi="Calibri"/>
                <w:sz w:val="18"/>
                <w:szCs w:val="18"/>
              </w:rPr>
              <w:t>05</w:t>
            </w:r>
          </w:p>
        </w:tc>
        <w:tc>
          <w:tcPr>
            <w:tcW w:w="1107" w:type="pct"/>
            <w:vAlign w:val="center"/>
          </w:tcPr>
          <w:p w14:paraId="0CA08802" w14:textId="77777777" w:rsidR="00BB569C" w:rsidRPr="005F3A69" w:rsidRDefault="00BB569C" w:rsidP="00BB569C">
            <w:pPr>
              <w:rPr>
                <w:rFonts w:ascii="Calibri" w:hAnsi="Calibri"/>
                <w:sz w:val="18"/>
                <w:szCs w:val="18"/>
              </w:rPr>
            </w:pPr>
            <w:r w:rsidRPr="005F3A69">
              <w:rPr>
                <w:rFonts w:ascii="Calibri" w:hAnsi="Calibri"/>
                <w:sz w:val="18"/>
                <w:szCs w:val="18"/>
              </w:rPr>
              <w:t>Certificate of Compliance Type</w:t>
            </w:r>
          </w:p>
        </w:tc>
        <w:tc>
          <w:tcPr>
            <w:tcW w:w="1261" w:type="pct"/>
            <w:vAlign w:val="center"/>
          </w:tcPr>
          <w:p w14:paraId="058E770B" w14:textId="77777777" w:rsidR="00BB569C" w:rsidRPr="005F3A69" w:rsidRDefault="00BB569C" w:rsidP="00BB569C">
            <w:pPr>
              <w:spacing w:after="60"/>
              <w:rPr>
                <w:rFonts w:ascii="Calibri" w:hAnsi="Calibri"/>
                <w:sz w:val="18"/>
                <w:szCs w:val="18"/>
              </w:rPr>
            </w:pPr>
          </w:p>
        </w:tc>
        <w:tc>
          <w:tcPr>
            <w:tcW w:w="92" w:type="pct"/>
            <w:tcMar>
              <w:left w:w="29" w:type="dxa"/>
              <w:right w:w="29" w:type="dxa"/>
            </w:tcMar>
            <w:vAlign w:val="center"/>
          </w:tcPr>
          <w:p w14:paraId="45798AF5" w14:textId="77777777" w:rsidR="00BB569C" w:rsidRPr="005F3A69" w:rsidRDefault="00BB569C" w:rsidP="00BB569C">
            <w:pPr>
              <w:spacing w:after="60"/>
              <w:jc w:val="center"/>
              <w:rPr>
                <w:rFonts w:ascii="Calibri" w:hAnsi="Calibri"/>
                <w:sz w:val="18"/>
                <w:szCs w:val="18"/>
              </w:rPr>
            </w:pPr>
            <w:r w:rsidRPr="005F3A69">
              <w:rPr>
                <w:rFonts w:ascii="Calibri" w:hAnsi="Calibri"/>
                <w:sz w:val="18"/>
                <w:szCs w:val="18"/>
              </w:rPr>
              <w:t>06</w:t>
            </w:r>
          </w:p>
        </w:tc>
        <w:tc>
          <w:tcPr>
            <w:tcW w:w="1260" w:type="pct"/>
            <w:vAlign w:val="center"/>
          </w:tcPr>
          <w:p w14:paraId="62D4A80D" w14:textId="75B5601B" w:rsidR="00BB569C" w:rsidRPr="005F3A69" w:rsidRDefault="00443514" w:rsidP="00CF5A5C">
            <w:pPr>
              <w:spacing w:after="60"/>
              <w:rPr>
                <w:rFonts w:ascii="Calibri" w:hAnsi="Calibri"/>
                <w:sz w:val="18"/>
                <w:szCs w:val="18"/>
              </w:rPr>
            </w:pPr>
            <w:r w:rsidRPr="005F3A69">
              <w:rPr>
                <w:rFonts w:ascii="Calibri" w:hAnsi="Calibri"/>
                <w:sz w:val="18"/>
                <w:szCs w:val="18"/>
              </w:rPr>
              <w:t>M</w:t>
            </w:r>
            <w:r w:rsidR="00BB569C" w:rsidRPr="005F3A69">
              <w:rPr>
                <w:rFonts w:ascii="Calibri" w:hAnsi="Calibri"/>
                <w:sz w:val="18"/>
                <w:szCs w:val="18"/>
              </w:rPr>
              <w:t xml:space="preserve">ethod </w:t>
            </w:r>
            <w:r w:rsidR="00CF5A5C" w:rsidRPr="005F3A69">
              <w:rPr>
                <w:rFonts w:ascii="Calibri" w:hAnsi="Calibri"/>
                <w:sz w:val="18"/>
                <w:szCs w:val="18"/>
              </w:rPr>
              <w:t>U</w:t>
            </w:r>
            <w:r w:rsidR="00BB569C" w:rsidRPr="005F3A69">
              <w:rPr>
                <w:rFonts w:ascii="Calibri" w:hAnsi="Calibri"/>
                <w:sz w:val="18"/>
                <w:szCs w:val="18"/>
              </w:rPr>
              <w:t xml:space="preserve">sed to </w:t>
            </w:r>
            <w:r w:rsidR="00631AEF" w:rsidRPr="005F3A69">
              <w:rPr>
                <w:rFonts w:ascii="Calibri" w:hAnsi="Calibri"/>
                <w:sz w:val="18"/>
                <w:szCs w:val="18"/>
              </w:rPr>
              <w:t>C</w:t>
            </w:r>
            <w:r w:rsidR="00BB569C" w:rsidRPr="005F3A69">
              <w:rPr>
                <w:rFonts w:ascii="Calibri" w:hAnsi="Calibri"/>
                <w:sz w:val="18"/>
                <w:szCs w:val="18"/>
              </w:rPr>
              <w:t xml:space="preserve">alculate HVAC </w:t>
            </w:r>
            <w:r w:rsidR="00631AEF" w:rsidRPr="005F3A69">
              <w:rPr>
                <w:rFonts w:ascii="Calibri" w:hAnsi="Calibri"/>
                <w:sz w:val="18"/>
                <w:szCs w:val="18"/>
              </w:rPr>
              <w:t>L</w:t>
            </w:r>
            <w:r w:rsidR="00BB569C" w:rsidRPr="005F3A69">
              <w:rPr>
                <w:rFonts w:ascii="Calibri" w:hAnsi="Calibri"/>
                <w:sz w:val="18"/>
                <w:szCs w:val="18"/>
              </w:rPr>
              <w:t>oads</w:t>
            </w:r>
            <w:r w:rsidR="003722E9" w:rsidRPr="005F3A69">
              <w:rPr>
                <w:rFonts w:ascii="Calibri" w:hAnsi="Calibri"/>
                <w:sz w:val="18"/>
                <w:szCs w:val="18"/>
              </w:rPr>
              <w:t xml:space="preserve"> (See Section 150.0(h).)</w:t>
            </w:r>
          </w:p>
        </w:tc>
        <w:tc>
          <w:tcPr>
            <w:tcW w:w="1177" w:type="pct"/>
            <w:vAlign w:val="center"/>
          </w:tcPr>
          <w:p w14:paraId="133FECC4" w14:textId="77777777" w:rsidR="00BB569C" w:rsidRPr="005F3A69" w:rsidRDefault="00BB569C" w:rsidP="00BB569C">
            <w:pPr>
              <w:rPr>
                <w:rFonts w:ascii="Calibri" w:hAnsi="Calibri"/>
                <w:sz w:val="18"/>
                <w:szCs w:val="18"/>
              </w:rPr>
            </w:pPr>
          </w:p>
        </w:tc>
      </w:tr>
      <w:tr w:rsidR="00BB569C" w:rsidRPr="005F3A69" w14:paraId="77CEE3AF" w14:textId="77777777">
        <w:trPr>
          <w:cantSplit/>
          <w:trHeight w:val="432"/>
        </w:trPr>
        <w:tc>
          <w:tcPr>
            <w:tcW w:w="103" w:type="pct"/>
            <w:tcMar>
              <w:left w:w="29" w:type="dxa"/>
              <w:right w:w="29" w:type="dxa"/>
            </w:tcMar>
            <w:vAlign w:val="center"/>
          </w:tcPr>
          <w:p w14:paraId="1D285C9F" w14:textId="77777777" w:rsidR="00BB569C" w:rsidRPr="005F3A69" w:rsidRDefault="00BB569C" w:rsidP="00BB569C">
            <w:pPr>
              <w:pStyle w:val="FootnoteText"/>
              <w:jc w:val="center"/>
              <w:rPr>
                <w:rFonts w:ascii="Calibri" w:hAnsi="Calibri"/>
                <w:sz w:val="18"/>
                <w:szCs w:val="18"/>
              </w:rPr>
            </w:pPr>
            <w:r w:rsidRPr="005F3A69">
              <w:rPr>
                <w:rFonts w:ascii="Calibri" w:hAnsi="Calibri"/>
                <w:sz w:val="18"/>
                <w:szCs w:val="18"/>
              </w:rPr>
              <w:t>07</w:t>
            </w:r>
          </w:p>
        </w:tc>
        <w:tc>
          <w:tcPr>
            <w:tcW w:w="1107" w:type="pct"/>
            <w:vAlign w:val="center"/>
          </w:tcPr>
          <w:p w14:paraId="307613E8" w14:textId="77777777" w:rsidR="00BB569C" w:rsidRPr="005F3A69" w:rsidRDefault="00BB569C" w:rsidP="00631AEF">
            <w:pPr>
              <w:spacing w:after="60"/>
              <w:rPr>
                <w:rFonts w:ascii="Calibri" w:hAnsi="Calibri"/>
                <w:sz w:val="18"/>
                <w:szCs w:val="18"/>
              </w:rPr>
            </w:pPr>
            <w:r w:rsidRPr="005F3A69">
              <w:rPr>
                <w:rFonts w:ascii="Calibri" w:hAnsi="Calibri"/>
                <w:sz w:val="18"/>
                <w:szCs w:val="18"/>
              </w:rPr>
              <w:t xml:space="preserve">Calculated </w:t>
            </w:r>
            <w:r w:rsidR="00631AEF" w:rsidRPr="005F3A69">
              <w:rPr>
                <w:rFonts w:ascii="Calibri" w:hAnsi="Calibri"/>
                <w:sz w:val="18"/>
                <w:szCs w:val="18"/>
              </w:rPr>
              <w:t>D</w:t>
            </w:r>
            <w:r w:rsidRPr="005F3A69">
              <w:rPr>
                <w:rFonts w:ascii="Calibri" w:hAnsi="Calibri"/>
                <w:sz w:val="18"/>
                <w:szCs w:val="18"/>
              </w:rPr>
              <w:t xml:space="preserve">welling </w:t>
            </w:r>
            <w:r w:rsidR="00631AEF" w:rsidRPr="005F3A69">
              <w:rPr>
                <w:rFonts w:ascii="Calibri" w:hAnsi="Calibri"/>
                <w:sz w:val="18"/>
                <w:szCs w:val="18"/>
              </w:rPr>
              <w:t>U</w:t>
            </w:r>
            <w:r w:rsidRPr="005F3A69">
              <w:rPr>
                <w:rFonts w:ascii="Calibri" w:hAnsi="Calibri"/>
                <w:sz w:val="18"/>
                <w:szCs w:val="18"/>
              </w:rPr>
              <w:t>nit Sensible Cooling Load (</w:t>
            </w:r>
            <w:r w:rsidR="00325DEA" w:rsidRPr="005F3A69">
              <w:rPr>
                <w:rFonts w:ascii="Calibri" w:hAnsi="Calibri"/>
                <w:sz w:val="18"/>
                <w:szCs w:val="18"/>
              </w:rPr>
              <w:t>Btu/h</w:t>
            </w:r>
            <w:r w:rsidRPr="005F3A69">
              <w:rPr>
                <w:rFonts w:ascii="Calibri" w:hAnsi="Calibri"/>
                <w:sz w:val="18"/>
                <w:szCs w:val="18"/>
              </w:rPr>
              <w:t>)</w:t>
            </w:r>
          </w:p>
        </w:tc>
        <w:tc>
          <w:tcPr>
            <w:tcW w:w="1261" w:type="pct"/>
            <w:vAlign w:val="center"/>
          </w:tcPr>
          <w:p w14:paraId="3CE68472" w14:textId="77777777" w:rsidR="00BB569C" w:rsidRPr="005F3A69" w:rsidRDefault="00BB569C" w:rsidP="00BB569C">
            <w:pPr>
              <w:spacing w:after="60"/>
              <w:rPr>
                <w:rFonts w:ascii="Calibri" w:hAnsi="Calibri"/>
                <w:sz w:val="18"/>
                <w:szCs w:val="18"/>
              </w:rPr>
            </w:pPr>
          </w:p>
        </w:tc>
        <w:tc>
          <w:tcPr>
            <w:tcW w:w="92" w:type="pct"/>
            <w:tcMar>
              <w:left w:w="29" w:type="dxa"/>
              <w:right w:w="29" w:type="dxa"/>
            </w:tcMar>
            <w:vAlign w:val="center"/>
          </w:tcPr>
          <w:p w14:paraId="7273E918" w14:textId="77777777" w:rsidR="00BB569C" w:rsidRPr="005F3A69" w:rsidRDefault="00BB569C" w:rsidP="00BB569C">
            <w:pPr>
              <w:spacing w:after="60"/>
              <w:jc w:val="center"/>
              <w:rPr>
                <w:rFonts w:ascii="Calibri" w:hAnsi="Calibri"/>
                <w:sz w:val="18"/>
                <w:szCs w:val="18"/>
              </w:rPr>
            </w:pPr>
            <w:r w:rsidRPr="005F3A69">
              <w:rPr>
                <w:rFonts w:ascii="Calibri" w:hAnsi="Calibri"/>
                <w:sz w:val="18"/>
                <w:szCs w:val="18"/>
              </w:rPr>
              <w:t>08</w:t>
            </w:r>
          </w:p>
        </w:tc>
        <w:tc>
          <w:tcPr>
            <w:tcW w:w="1260" w:type="pct"/>
            <w:vAlign w:val="center"/>
          </w:tcPr>
          <w:p w14:paraId="63C23C32" w14:textId="77777777" w:rsidR="00BB569C" w:rsidRPr="005F3A69" w:rsidRDefault="00BB569C" w:rsidP="00BB569C">
            <w:pPr>
              <w:spacing w:after="60"/>
              <w:rPr>
                <w:rFonts w:ascii="Calibri" w:hAnsi="Calibri"/>
                <w:sz w:val="18"/>
                <w:szCs w:val="18"/>
              </w:rPr>
            </w:pPr>
            <w:r w:rsidRPr="005F3A69">
              <w:rPr>
                <w:rFonts w:ascii="Calibri" w:hAnsi="Calibri"/>
                <w:sz w:val="18"/>
                <w:szCs w:val="18"/>
              </w:rPr>
              <w:t>Calculated Dwelling Unit Heating Load (</w:t>
            </w:r>
            <w:r w:rsidR="00325DEA" w:rsidRPr="005F3A69">
              <w:rPr>
                <w:rFonts w:ascii="Calibri" w:hAnsi="Calibri"/>
                <w:sz w:val="18"/>
                <w:szCs w:val="18"/>
              </w:rPr>
              <w:t>Btu/h</w:t>
            </w:r>
            <w:r w:rsidRPr="005F3A69">
              <w:rPr>
                <w:rFonts w:ascii="Calibri" w:hAnsi="Calibri"/>
                <w:sz w:val="18"/>
                <w:szCs w:val="18"/>
              </w:rPr>
              <w:t>)</w:t>
            </w:r>
          </w:p>
        </w:tc>
        <w:tc>
          <w:tcPr>
            <w:tcW w:w="1177" w:type="pct"/>
            <w:vAlign w:val="center"/>
          </w:tcPr>
          <w:p w14:paraId="2D8C3B62" w14:textId="77777777" w:rsidR="00BB569C" w:rsidRPr="005F3A69" w:rsidRDefault="00BB569C" w:rsidP="00BB569C">
            <w:pPr>
              <w:spacing w:after="60"/>
              <w:rPr>
                <w:rFonts w:ascii="Calibri" w:hAnsi="Calibri"/>
                <w:sz w:val="18"/>
                <w:szCs w:val="18"/>
              </w:rPr>
            </w:pPr>
          </w:p>
        </w:tc>
      </w:tr>
      <w:tr w:rsidR="00E12DCB" w:rsidRPr="005F3A69" w14:paraId="6E8594E1" w14:textId="77777777">
        <w:trPr>
          <w:cantSplit/>
          <w:trHeight w:val="432"/>
        </w:trPr>
        <w:tc>
          <w:tcPr>
            <w:tcW w:w="103" w:type="pct"/>
            <w:tcMar>
              <w:left w:w="29" w:type="dxa"/>
              <w:right w:w="29" w:type="dxa"/>
            </w:tcMar>
            <w:vAlign w:val="center"/>
          </w:tcPr>
          <w:p w14:paraId="57019C8B" w14:textId="77777777" w:rsidR="00E12DCB" w:rsidRPr="005F3A69" w:rsidRDefault="00E12DCB" w:rsidP="00BB569C">
            <w:pPr>
              <w:pStyle w:val="FootnoteText"/>
              <w:jc w:val="center"/>
              <w:rPr>
                <w:rFonts w:ascii="Calibri" w:hAnsi="Calibri"/>
                <w:sz w:val="18"/>
                <w:szCs w:val="18"/>
              </w:rPr>
            </w:pPr>
            <w:r w:rsidRPr="005F3A69">
              <w:rPr>
                <w:rFonts w:ascii="Calibri" w:hAnsi="Calibri"/>
                <w:sz w:val="18"/>
                <w:szCs w:val="18"/>
              </w:rPr>
              <w:t>09</w:t>
            </w:r>
          </w:p>
        </w:tc>
        <w:tc>
          <w:tcPr>
            <w:tcW w:w="1107" w:type="pct"/>
            <w:vAlign w:val="center"/>
          </w:tcPr>
          <w:p w14:paraId="73DF76F4" w14:textId="77777777" w:rsidR="00E12DCB" w:rsidRPr="005F3A69" w:rsidRDefault="00E12DCB" w:rsidP="00631AEF">
            <w:pPr>
              <w:spacing w:after="60"/>
              <w:rPr>
                <w:rFonts w:ascii="Calibri" w:hAnsi="Calibri"/>
                <w:sz w:val="18"/>
                <w:szCs w:val="18"/>
              </w:rPr>
            </w:pPr>
            <w:r w:rsidRPr="005F3A69">
              <w:rPr>
                <w:rFonts w:ascii="Calibri" w:hAnsi="Calibri"/>
                <w:sz w:val="18"/>
                <w:szCs w:val="18"/>
              </w:rPr>
              <w:t>Dwelling Unit Number of Bedrooms</w:t>
            </w:r>
          </w:p>
        </w:tc>
        <w:tc>
          <w:tcPr>
            <w:tcW w:w="1261" w:type="pct"/>
            <w:vAlign w:val="center"/>
          </w:tcPr>
          <w:p w14:paraId="5EE37583" w14:textId="77777777" w:rsidR="00E12DCB" w:rsidRPr="005F3A69" w:rsidRDefault="00E12DCB" w:rsidP="00BB569C">
            <w:pPr>
              <w:spacing w:after="60"/>
              <w:rPr>
                <w:rFonts w:ascii="Calibri" w:hAnsi="Calibri"/>
                <w:sz w:val="18"/>
                <w:szCs w:val="18"/>
              </w:rPr>
            </w:pPr>
          </w:p>
        </w:tc>
        <w:tc>
          <w:tcPr>
            <w:tcW w:w="92" w:type="pct"/>
            <w:tcMar>
              <w:left w:w="29" w:type="dxa"/>
              <w:right w:w="29" w:type="dxa"/>
            </w:tcMar>
            <w:vAlign w:val="center"/>
          </w:tcPr>
          <w:p w14:paraId="571FFAA1" w14:textId="77777777" w:rsidR="00E12DCB" w:rsidRPr="005F3A69" w:rsidRDefault="00E12DCB" w:rsidP="00BB569C">
            <w:pPr>
              <w:spacing w:after="60"/>
              <w:jc w:val="center"/>
              <w:rPr>
                <w:rFonts w:ascii="Calibri" w:hAnsi="Calibri"/>
                <w:sz w:val="18"/>
                <w:szCs w:val="18"/>
              </w:rPr>
            </w:pPr>
          </w:p>
        </w:tc>
        <w:tc>
          <w:tcPr>
            <w:tcW w:w="1260" w:type="pct"/>
            <w:vAlign w:val="center"/>
          </w:tcPr>
          <w:p w14:paraId="00DEDCBE" w14:textId="77777777" w:rsidR="00E12DCB" w:rsidRPr="005F3A69" w:rsidRDefault="00E12DCB" w:rsidP="00BB569C">
            <w:pPr>
              <w:spacing w:after="60"/>
              <w:rPr>
                <w:rFonts w:ascii="Calibri" w:hAnsi="Calibri"/>
                <w:sz w:val="18"/>
                <w:szCs w:val="18"/>
              </w:rPr>
            </w:pPr>
          </w:p>
        </w:tc>
        <w:tc>
          <w:tcPr>
            <w:tcW w:w="1177" w:type="pct"/>
            <w:vAlign w:val="center"/>
          </w:tcPr>
          <w:p w14:paraId="00C707DF" w14:textId="77777777" w:rsidR="00E12DCB" w:rsidRPr="005F3A69" w:rsidRDefault="00E12DCB" w:rsidP="00BB569C">
            <w:pPr>
              <w:spacing w:after="60"/>
              <w:rPr>
                <w:rFonts w:ascii="Calibri" w:hAnsi="Calibri"/>
                <w:sz w:val="18"/>
                <w:szCs w:val="18"/>
              </w:rPr>
            </w:pPr>
          </w:p>
        </w:tc>
      </w:tr>
    </w:tbl>
    <w:p w14:paraId="15AD8126" w14:textId="77777777" w:rsidR="00631AEF" w:rsidRPr="005F3A69" w:rsidRDefault="00631AEF"/>
    <w:p w14:paraId="3C404E45" w14:textId="77777777" w:rsidR="00900B93" w:rsidRPr="005F3A69" w:rsidRDefault="00900B93"/>
    <w:tbl>
      <w:tblPr>
        <w:tblStyle w:val="TableGrid"/>
        <w:tblW w:w="5000" w:type="pct"/>
        <w:tblLook w:val="04A0" w:firstRow="1" w:lastRow="0" w:firstColumn="1" w:lastColumn="0" w:noHBand="0" w:noVBand="1"/>
      </w:tblPr>
      <w:tblGrid>
        <w:gridCol w:w="14616"/>
      </w:tblGrid>
      <w:tr w:rsidR="000871F7" w:rsidRPr="005F3A69" w14:paraId="5CF1EDE9" w14:textId="77777777">
        <w:tc>
          <w:tcPr>
            <w:tcW w:w="5000" w:type="pct"/>
          </w:tcPr>
          <w:p w14:paraId="0A078124" w14:textId="77777777" w:rsidR="000871F7" w:rsidRPr="005F3A69" w:rsidRDefault="000871F7" w:rsidP="009120FF">
            <w:pPr>
              <w:keepNext/>
              <w:rPr>
                <w:rFonts w:ascii="Calibri" w:hAnsi="Calibri"/>
                <w:b/>
                <w:sz w:val="18"/>
                <w:szCs w:val="18"/>
              </w:rPr>
            </w:pPr>
            <w:r w:rsidRPr="005F3A69">
              <w:rPr>
                <w:rFonts w:ascii="Calibri" w:hAnsi="Calibri"/>
                <w:b/>
                <w:sz w:val="18"/>
                <w:szCs w:val="18"/>
              </w:rPr>
              <w:t>MCH-01b</w:t>
            </w:r>
            <w:r w:rsidR="009120FF" w:rsidRPr="005F3A69">
              <w:rPr>
                <w:rFonts w:ascii="Calibri" w:hAnsi="Calibri"/>
                <w:b/>
                <w:sz w:val="18"/>
                <w:szCs w:val="18"/>
              </w:rPr>
              <w:t xml:space="preserve"> - </w:t>
            </w:r>
            <w:r w:rsidRPr="005F3A69">
              <w:rPr>
                <w:rFonts w:ascii="Calibri" w:hAnsi="Calibri"/>
                <w:b/>
                <w:sz w:val="18"/>
                <w:szCs w:val="18"/>
              </w:rPr>
              <w:t>Space Conditioning Systems Ducts and Fans</w:t>
            </w:r>
            <w:r w:rsidR="009120FF" w:rsidRPr="005F3A69">
              <w:rPr>
                <w:rFonts w:ascii="Calibri" w:hAnsi="Calibri"/>
                <w:b/>
                <w:sz w:val="18"/>
                <w:szCs w:val="18"/>
              </w:rPr>
              <w:t xml:space="preserve"> - Prescriptive Alterations</w:t>
            </w:r>
          </w:p>
        </w:tc>
      </w:tr>
    </w:tbl>
    <w:p w14:paraId="4840E773" w14:textId="77777777" w:rsidR="000871F7" w:rsidRPr="005F3A69" w:rsidRDefault="000871F7" w:rsidP="00BB569C">
      <w:pPr>
        <w:rPr>
          <w:rFonts w:ascii="Calibri" w:hAnsi="Calibri"/>
          <w:szCs w:val="18"/>
        </w:rPr>
      </w:pPr>
    </w:p>
    <w:p w14:paraId="7CFBFE84" w14:textId="77777777" w:rsidR="00125592" w:rsidRPr="005F3A69" w:rsidRDefault="00125592" w:rsidP="00125592">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60"/>
        <w:gridCol w:w="1461"/>
        <w:gridCol w:w="1461"/>
        <w:gridCol w:w="1462"/>
        <w:gridCol w:w="1462"/>
        <w:gridCol w:w="1462"/>
        <w:gridCol w:w="1462"/>
        <w:gridCol w:w="1462"/>
        <w:gridCol w:w="1462"/>
        <w:gridCol w:w="1462"/>
      </w:tblGrid>
      <w:tr w:rsidR="00125592" w:rsidRPr="005F3A69" w14:paraId="00541A25" w14:textId="77777777">
        <w:trPr>
          <w:trHeight w:val="222"/>
        </w:trPr>
        <w:tc>
          <w:tcPr>
            <w:tcW w:w="14689" w:type="dxa"/>
            <w:gridSpan w:val="10"/>
            <w:shd w:val="clear" w:color="auto" w:fill="auto"/>
          </w:tcPr>
          <w:p w14:paraId="6A6002B0" w14:textId="77777777" w:rsidR="00125592" w:rsidRPr="005F3A69" w:rsidRDefault="00125592" w:rsidP="00C01F8F">
            <w:pPr>
              <w:keepNext/>
              <w:rPr>
                <w:rFonts w:ascii="Calibri" w:hAnsi="Calibri"/>
                <w:b/>
                <w:sz w:val="18"/>
                <w:szCs w:val="24"/>
              </w:rPr>
            </w:pPr>
            <w:r w:rsidRPr="005F3A69">
              <w:rPr>
                <w:rFonts w:ascii="Calibri" w:hAnsi="Calibri"/>
                <w:b/>
                <w:sz w:val="18"/>
                <w:szCs w:val="24"/>
              </w:rPr>
              <w:t xml:space="preserve">B. Space Conditioning (SC) System Information </w:t>
            </w:r>
          </w:p>
        </w:tc>
      </w:tr>
      <w:tr w:rsidR="00125592" w:rsidRPr="005F3A69" w14:paraId="6371E58C" w14:textId="77777777">
        <w:trPr>
          <w:trHeight w:val="223"/>
        </w:trPr>
        <w:tc>
          <w:tcPr>
            <w:tcW w:w="1468" w:type="dxa"/>
            <w:shd w:val="clear" w:color="auto" w:fill="auto"/>
            <w:vAlign w:val="bottom"/>
          </w:tcPr>
          <w:p w14:paraId="357BA8C0"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01</w:t>
            </w:r>
          </w:p>
        </w:tc>
        <w:tc>
          <w:tcPr>
            <w:tcW w:w="1469" w:type="dxa"/>
            <w:shd w:val="clear" w:color="auto" w:fill="auto"/>
          </w:tcPr>
          <w:p w14:paraId="6405A724"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02</w:t>
            </w:r>
          </w:p>
        </w:tc>
        <w:tc>
          <w:tcPr>
            <w:tcW w:w="1469" w:type="dxa"/>
            <w:shd w:val="clear" w:color="auto" w:fill="auto"/>
            <w:vAlign w:val="bottom"/>
          </w:tcPr>
          <w:p w14:paraId="47E9ECB0"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03</w:t>
            </w:r>
          </w:p>
        </w:tc>
        <w:tc>
          <w:tcPr>
            <w:tcW w:w="1469" w:type="dxa"/>
            <w:shd w:val="clear" w:color="auto" w:fill="auto"/>
          </w:tcPr>
          <w:p w14:paraId="742A0941"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04</w:t>
            </w:r>
          </w:p>
        </w:tc>
        <w:tc>
          <w:tcPr>
            <w:tcW w:w="1469" w:type="dxa"/>
            <w:shd w:val="clear" w:color="auto" w:fill="auto"/>
          </w:tcPr>
          <w:p w14:paraId="0BB20358"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05</w:t>
            </w:r>
          </w:p>
        </w:tc>
        <w:tc>
          <w:tcPr>
            <w:tcW w:w="1469" w:type="dxa"/>
            <w:shd w:val="clear" w:color="auto" w:fill="auto"/>
          </w:tcPr>
          <w:p w14:paraId="4736FCD8"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06</w:t>
            </w:r>
          </w:p>
        </w:tc>
        <w:tc>
          <w:tcPr>
            <w:tcW w:w="1469" w:type="dxa"/>
            <w:shd w:val="clear" w:color="auto" w:fill="auto"/>
          </w:tcPr>
          <w:p w14:paraId="238EB4F3"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07</w:t>
            </w:r>
          </w:p>
        </w:tc>
        <w:tc>
          <w:tcPr>
            <w:tcW w:w="1469" w:type="dxa"/>
            <w:shd w:val="clear" w:color="auto" w:fill="auto"/>
          </w:tcPr>
          <w:p w14:paraId="34C096E2"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08</w:t>
            </w:r>
          </w:p>
        </w:tc>
        <w:tc>
          <w:tcPr>
            <w:tcW w:w="1469" w:type="dxa"/>
            <w:shd w:val="clear" w:color="auto" w:fill="auto"/>
          </w:tcPr>
          <w:p w14:paraId="5B693650"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09</w:t>
            </w:r>
          </w:p>
        </w:tc>
        <w:tc>
          <w:tcPr>
            <w:tcW w:w="1469" w:type="dxa"/>
            <w:shd w:val="clear" w:color="auto" w:fill="auto"/>
            <w:vAlign w:val="bottom"/>
          </w:tcPr>
          <w:p w14:paraId="6E558F93"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10</w:t>
            </w:r>
          </w:p>
        </w:tc>
      </w:tr>
      <w:tr w:rsidR="00125592" w:rsidRPr="005F3A69" w14:paraId="4C40E96C" w14:textId="77777777">
        <w:trPr>
          <w:trHeight w:val="390"/>
        </w:trPr>
        <w:tc>
          <w:tcPr>
            <w:tcW w:w="1468" w:type="dxa"/>
            <w:shd w:val="clear" w:color="auto" w:fill="auto"/>
            <w:vAlign w:val="bottom"/>
          </w:tcPr>
          <w:p w14:paraId="23802279"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 xml:space="preserve">SC System </w:t>
            </w:r>
          </w:p>
          <w:p w14:paraId="05B7440B"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ID/Name</w:t>
            </w:r>
            <w:r w:rsidRPr="005F3A69">
              <w:t xml:space="preserve"> </w:t>
            </w:r>
            <w:r w:rsidRPr="005F3A69">
              <w:rPr>
                <w:rFonts w:ascii="Calibri" w:hAnsi="Calibri"/>
                <w:sz w:val="18"/>
                <w:szCs w:val="18"/>
              </w:rPr>
              <w:t>from CF1R</w:t>
            </w:r>
          </w:p>
        </w:tc>
        <w:tc>
          <w:tcPr>
            <w:tcW w:w="1469" w:type="dxa"/>
            <w:shd w:val="clear" w:color="auto" w:fill="auto"/>
            <w:vAlign w:val="bottom"/>
          </w:tcPr>
          <w:p w14:paraId="62BA036E"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 xml:space="preserve">SC System </w:t>
            </w:r>
          </w:p>
          <w:p w14:paraId="15227DF6"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Description of Area Served</w:t>
            </w:r>
          </w:p>
        </w:tc>
        <w:tc>
          <w:tcPr>
            <w:tcW w:w="1469" w:type="dxa"/>
            <w:shd w:val="clear" w:color="auto" w:fill="auto"/>
            <w:vAlign w:val="bottom"/>
          </w:tcPr>
          <w:p w14:paraId="67470887"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CFA served by this SC System (ft</w:t>
            </w:r>
            <w:r w:rsidRPr="005F3A69">
              <w:rPr>
                <w:rFonts w:ascii="Calibri" w:hAnsi="Calibri"/>
                <w:sz w:val="18"/>
                <w:szCs w:val="18"/>
                <w:vertAlign w:val="superscript"/>
              </w:rPr>
              <w:t>2</w:t>
            </w:r>
            <w:r w:rsidRPr="005F3A69">
              <w:rPr>
                <w:rFonts w:ascii="Calibri" w:hAnsi="Calibri"/>
                <w:sz w:val="18"/>
                <w:szCs w:val="18"/>
              </w:rPr>
              <w:t>):</w:t>
            </w:r>
          </w:p>
        </w:tc>
        <w:tc>
          <w:tcPr>
            <w:tcW w:w="1469" w:type="dxa"/>
            <w:shd w:val="clear" w:color="auto" w:fill="auto"/>
            <w:vAlign w:val="bottom"/>
          </w:tcPr>
          <w:p w14:paraId="2B1F0BCB" w14:textId="77777777" w:rsidR="00125592" w:rsidRPr="005F3A69" w:rsidRDefault="00125592" w:rsidP="00C01F8F">
            <w:pPr>
              <w:keepNext/>
              <w:autoSpaceDE w:val="0"/>
              <w:autoSpaceDN w:val="0"/>
              <w:adjustRightInd w:val="0"/>
              <w:jc w:val="center"/>
              <w:rPr>
                <w:rFonts w:asciiTheme="minorHAnsi" w:hAnsiTheme="minorHAnsi" w:cs="Calibri"/>
                <w:color w:val="000000"/>
                <w:sz w:val="18"/>
                <w:szCs w:val="18"/>
              </w:rPr>
            </w:pPr>
            <w:r w:rsidRPr="005F3A69">
              <w:rPr>
                <w:rFonts w:asciiTheme="minorHAnsi" w:hAnsiTheme="minorHAnsi" w:cs="Calibri"/>
                <w:color w:val="000000"/>
                <w:sz w:val="18"/>
                <w:szCs w:val="18"/>
              </w:rPr>
              <w:t>Is the SC system a ducted system?</w:t>
            </w:r>
          </w:p>
        </w:tc>
        <w:tc>
          <w:tcPr>
            <w:tcW w:w="1469" w:type="dxa"/>
            <w:shd w:val="clear" w:color="auto" w:fill="auto"/>
            <w:vAlign w:val="bottom"/>
          </w:tcPr>
          <w:p w14:paraId="61144209" w14:textId="723D7061" w:rsidR="00125592" w:rsidRPr="005F3A69" w:rsidRDefault="00B00F37" w:rsidP="00C01F8F">
            <w:pPr>
              <w:keepNext/>
              <w:autoSpaceDE w:val="0"/>
              <w:autoSpaceDN w:val="0"/>
              <w:adjustRightInd w:val="0"/>
              <w:jc w:val="center"/>
              <w:rPr>
                <w:rFonts w:asciiTheme="minorHAnsi" w:hAnsiTheme="minorHAnsi" w:cs="Calibri"/>
                <w:color w:val="000000"/>
                <w:sz w:val="18"/>
                <w:szCs w:val="18"/>
              </w:rPr>
            </w:pPr>
            <w:r w:rsidRPr="005F3A69">
              <w:rPr>
                <w:rFonts w:asciiTheme="minorHAnsi" w:hAnsiTheme="minorHAnsi" w:cs="Calibri"/>
                <w:color w:val="000000"/>
                <w:sz w:val="18"/>
                <w:szCs w:val="18"/>
              </w:rPr>
              <w:t>Does work include i</w:t>
            </w:r>
            <w:r w:rsidR="00125592" w:rsidRPr="005F3A69">
              <w:rPr>
                <w:rFonts w:asciiTheme="minorHAnsi" w:hAnsiTheme="minorHAnsi" w:cs="Calibri"/>
                <w:color w:val="000000"/>
                <w:sz w:val="18"/>
                <w:szCs w:val="18"/>
              </w:rPr>
              <w:t>nstalling a refrigerant containing component?</w:t>
            </w:r>
          </w:p>
        </w:tc>
        <w:tc>
          <w:tcPr>
            <w:tcW w:w="1469" w:type="dxa"/>
            <w:shd w:val="clear" w:color="auto" w:fill="auto"/>
            <w:vAlign w:val="bottom"/>
          </w:tcPr>
          <w:p w14:paraId="6136448F" w14:textId="3A0D3D43" w:rsidR="00125592" w:rsidRPr="005F3A69" w:rsidRDefault="00B00F37" w:rsidP="00C01F8F">
            <w:pPr>
              <w:keepNext/>
              <w:autoSpaceDE w:val="0"/>
              <w:autoSpaceDN w:val="0"/>
              <w:adjustRightInd w:val="0"/>
              <w:jc w:val="center"/>
              <w:rPr>
                <w:rFonts w:asciiTheme="minorHAnsi" w:hAnsiTheme="minorHAnsi" w:cs="Calibri"/>
                <w:color w:val="000000"/>
                <w:sz w:val="18"/>
                <w:szCs w:val="18"/>
              </w:rPr>
            </w:pPr>
            <w:r w:rsidRPr="005F3A69">
              <w:rPr>
                <w:rFonts w:asciiTheme="minorHAnsi" w:hAnsiTheme="minorHAnsi" w:cs="Calibri"/>
                <w:color w:val="000000"/>
                <w:sz w:val="18"/>
                <w:szCs w:val="18"/>
              </w:rPr>
              <w:t>Does work include i</w:t>
            </w:r>
            <w:r w:rsidR="00125592" w:rsidRPr="005F3A69">
              <w:rPr>
                <w:rFonts w:asciiTheme="minorHAnsi" w:hAnsiTheme="minorHAnsi" w:cs="Calibri"/>
                <w:color w:val="000000"/>
                <w:sz w:val="18"/>
                <w:szCs w:val="18"/>
              </w:rPr>
              <w:t xml:space="preserve">nstalling new SC System components? </w:t>
            </w:r>
          </w:p>
        </w:tc>
        <w:tc>
          <w:tcPr>
            <w:tcW w:w="1469" w:type="dxa"/>
            <w:shd w:val="clear" w:color="auto" w:fill="auto"/>
            <w:vAlign w:val="bottom"/>
          </w:tcPr>
          <w:p w14:paraId="79F1145D" w14:textId="35FAEBC3" w:rsidR="00125592" w:rsidRPr="005F3A69" w:rsidRDefault="00B00F37" w:rsidP="00C01F8F">
            <w:pPr>
              <w:keepNext/>
              <w:autoSpaceDE w:val="0"/>
              <w:autoSpaceDN w:val="0"/>
              <w:adjustRightInd w:val="0"/>
              <w:jc w:val="center"/>
              <w:rPr>
                <w:rFonts w:asciiTheme="minorHAnsi" w:hAnsiTheme="minorHAnsi" w:cs="Calibri"/>
                <w:color w:val="000000"/>
                <w:sz w:val="18"/>
                <w:szCs w:val="18"/>
              </w:rPr>
            </w:pPr>
            <w:r w:rsidRPr="005F3A69">
              <w:rPr>
                <w:rFonts w:asciiTheme="minorHAnsi" w:hAnsiTheme="minorHAnsi" w:cs="Calibri"/>
                <w:color w:val="000000"/>
                <w:sz w:val="18"/>
                <w:szCs w:val="18"/>
              </w:rPr>
              <w:t>Does work include i</w:t>
            </w:r>
            <w:r w:rsidR="00125592" w:rsidRPr="005F3A69">
              <w:rPr>
                <w:rFonts w:asciiTheme="minorHAnsi" w:hAnsiTheme="minorHAnsi" w:cs="Calibri"/>
                <w:color w:val="000000"/>
                <w:sz w:val="18"/>
                <w:szCs w:val="18"/>
              </w:rPr>
              <w:t xml:space="preserve">nstalling more than </w:t>
            </w:r>
            <w:r w:rsidR="0043284A" w:rsidRPr="005F3A69">
              <w:rPr>
                <w:rFonts w:asciiTheme="minorHAnsi" w:hAnsiTheme="minorHAnsi" w:cs="Calibri"/>
                <w:color w:val="000000"/>
                <w:sz w:val="18"/>
                <w:szCs w:val="18"/>
              </w:rPr>
              <w:t xml:space="preserve">25 </w:t>
            </w:r>
            <w:r w:rsidR="00125592" w:rsidRPr="005F3A69">
              <w:rPr>
                <w:rFonts w:asciiTheme="minorHAnsi" w:hAnsiTheme="minorHAnsi" w:cs="Calibri"/>
                <w:color w:val="000000"/>
                <w:sz w:val="18"/>
                <w:szCs w:val="18"/>
              </w:rPr>
              <w:t>feet of ducts?</w:t>
            </w:r>
          </w:p>
        </w:tc>
        <w:tc>
          <w:tcPr>
            <w:tcW w:w="1469" w:type="dxa"/>
            <w:shd w:val="clear" w:color="auto" w:fill="auto"/>
            <w:vAlign w:val="bottom"/>
          </w:tcPr>
          <w:p w14:paraId="30A71BA3" w14:textId="763370ED" w:rsidR="00125592" w:rsidRPr="005F3A69" w:rsidRDefault="00B00F37" w:rsidP="00C01F8F">
            <w:pPr>
              <w:keepNext/>
              <w:autoSpaceDE w:val="0"/>
              <w:autoSpaceDN w:val="0"/>
              <w:adjustRightInd w:val="0"/>
              <w:jc w:val="center"/>
              <w:rPr>
                <w:rFonts w:asciiTheme="minorHAnsi" w:hAnsiTheme="minorHAnsi" w:cs="Calibri"/>
                <w:color w:val="000000"/>
                <w:sz w:val="18"/>
                <w:szCs w:val="18"/>
              </w:rPr>
            </w:pPr>
            <w:r w:rsidRPr="005F3A69">
              <w:rPr>
                <w:rFonts w:asciiTheme="minorHAnsi" w:hAnsiTheme="minorHAnsi" w:cs="Calibri"/>
                <w:color w:val="000000"/>
                <w:sz w:val="18"/>
                <w:szCs w:val="18"/>
              </w:rPr>
              <w:t>Does work include i</w:t>
            </w:r>
            <w:r w:rsidR="00125592" w:rsidRPr="005F3A69">
              <w:rPr>
                <w:rFonts w:asciiTheme="minorHAnsi" w:hAnsiTheme="minorHAnsi" w:cs="Calibri"/>
                <w:color w:val="000000"/>
                <w:sz w:val="18"/>
                <w:szCs w:val="18"/>
              </w:rPr>
              <w:t>nstalling entirely new duct system?</w:t>
            </w:r>
          </w:p>
        </w:tc>
        <w:tc>
          <w:tcPr>
            <w:tcW w:w="1469" w:type="dxa"/>
            <w:shd w:val="clear" w:color="auto" w:fill="auto"/>
            <w:vAlign w:val="bottom"/>
          </w:tcPr>
          <w:p w14:paraId="15DC0CC4" w14:textId="2E80332D" w:rsidR="00125592" w:rsidRPr="005F3A69" w:rsidRDefault="00125592" w:rsidP="00C01F8F">
            <w:pPr>
              <w:keepNext/>
              <w:autoSpaceDE w:val="0"/>
              <w:autoSpaceDN w:val="0"/>
              <w:adjustRightInd w:val="0"/>
              <w:jc w:val="center"/>
              <w:rPr>
                <w:rFonts w:asciiTheme="minorHAnsi" w:hAnsiTheme="minorHAnsi" w:cs="Calibri"/>
                <w:color w:val="000000"/>
                <w:sz w:val="18"/>
                <w:szCs w:val="18"/>
              </w:rPr>
            </w:pPr>
            <w:r w:rsidRPr="005F3A69">
              <w:rPr>
                <w:rFonts w:asciiTheme="minorHAnsi" w:hAnsiTheme="minorHAnsi" w:cs="Calibri"/>
                <w:color w:val="000000"/>
                <w:sz w:val="18"/>
                <w:szCs w:val="18"/>
              </w:rPr>
              <w:t xml:space="preserve"> </w:t>
            </w:r>
            <w:r w:rsidR="00B00F37" w:rsidRPr="005F3A69">
              <w:rPr>
                <w:rFonts w:asciiTheme="minorHAnsi" w:hAnsiTheme="minorHAnsi" w:cs="Calibri"/>
                <w:color w:val="000000"/>
                <w:sz w:val="18"/>
                <w:szCs w:val="18"/>
              </w:rPr>
              <w:t>Does work include i</w:t>
            </w:r>
            <w:r w:rsidRPr="005F3A69">
              <w:rPr>
                <w:rFonts w:asciiTheme="minorHAnsi" w:hAnsiTheme="minorHAnsi" w:cs="Calibri"/>
                <w:color w:val="000000"/>
                <w:sz w:val="18"/>
                <w:szCs w:val="18"/>
              </w:rPr>
              <w:t>nstalling entirely new SC system?</w:t>
            </w:r>
          </w:p>
        </w:tc>
        <w:tc>
          <w:tcPr>
            <w:tcW w:w="1469" w:type="dxa"/>
            <w:shd w:val="clear" w:color="auto" w:fill="auto"/>
            <w:vAlign w:val="bottom"/>
          </w:tcPr>
          <w:p w14:paraId="35E278CC"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Alteration Type</w:t>
            </w:r>
          </w:p>
        </w:tc>
      </w:tr>
      <w:tr w:rsidR="00125592" w:rsidRPr="005F3A69" w14:paraId="0A28822A" w14:textId="77777777">
        <w:trPr>
          <w:trHeight w:val="360"/>
        </w:trPr>
        <w:tc>
          <w:tcPr>
            <w:tcW w:w="1468" w:type="dxa"/>
            <w:shd w:val="clear" w:color="auto" w:fill="auto"/>
          </w:tcPr>
          <w:p w14:paraId="7147C0BA" w14:textId="77777777" w:rsidR="00125592" w:rsidRPr="005F3A69" w:rsidRDefault="00125592" w:rsidP="00C01F8F">
            <w:pPr>
              <w:keepNext/>
              <w:rPr>
                <w:rFonts w:ascii="Calibri" w:hAnsi="Calibri"/>
                <w:sz w:val="18"/>
                <w:szCs w:val="18"/>
              </w:rPr>
            </w:pPr>
          </w:p>
        </w:tc>
        <w:tc>
          <w:tcPr>
            <w:tcW w:w="1469" w:type="dxa"/>
            <w:shd w:val="clear" w:color="auto" w:fill="auto"/>
          </w:tcPr>
          <w:p w14:paraId="68B9A05F" w14:textId="77777777" w:rsidR="00125592" w:rsidRPr="005F3A69" w:rsidRDefault="00125592" w:rsidP="00C01F8F">
            <w:pPr>
              <w:keepNext/>
              <w:rPr>
                <w:rFonts w:ascii="Calibri" w:hAnsi="Calibri"/>
                <w:sz w:val="18"/>
                <w:szCs w:val="18"/>
              </w:rPr>
            </w:pPr>
          </w:p>
        </w:tc>
        <w:tc>
          <w:tcPr>
            <w:tcW w:w="1469" w:type="dxa"/>
            <w:shd w:val="clear" w:color="auto" w:fill="auto"/>
          </w:tcPr>
          <w:p w14:paraId="344A3FA5" w14:textId="77777777" w:rsidR="00125592" w:rsidRPr="005F3A69" w:rsidRDefault="00125592" w:rsidP="00C01F8F">
            <w:pPr>
              <w:keepNext/>
              <w:rPr>
                <w:rFonts w:ascii="Calibri" w:hAnsi="Calibri"/>
                <w:sz w:val="18"/>
                <w:szCs w:val="18"/>
              </w:rPr>
            </w:pPr>
          </w:p>
        </w:tc>
        <w:tc>
          <w:tcPr>
            <w:tcW w:w="1469" w:type="dxa"/>
            <w:shd w:val="clear" w:color="auto" w:fill="auto"/>
          </w:tcPr>
          <w:p w14:paraId="1F785C55" w14:textId="77777777" w:rsidR="00125592" w:rsidRPr="005F3A69" w:rsidRDefault="00125592" w:rsidP="00C01F8F">
            <w:pPr>
              <w:keepNext/>
              <w:rPr>
                <w:rFonts w:ascii="Calibri" w:hAnsi="Calibri"/>
                <w:sz w:val="18"/>
                <w:szCs w:val="18"/>
              </w:rPr>
            </w:pPr>
          </w:p>
        </w:tc>
        <w:tc>
          <w:tcPr>
            <w:tcW w:w="1469" w:type="dxa"/>
            <w:shd w:val="clear" w:color="auto" w:fill="auto"/>
          </w:tcPr>
          <w:p w14:paraId="677AF5FA" w14:textId="77777777" w:rsidR="00125592" w:rsidRPr="005F3A69" w:rsidRDefault="00125592" w:rsidP="00C01F8F">
            <w:pPr>
              <w:keepNext/>
              <w:rPr>
                <w:rFonts w:ascii="Calibri" w:hAnsi="Calibri"/>
                <w:sz w:val="18"/>
                <w:szCs w:val="18"/>
              </w:rPr>
            </w:pPr>
          </w:p>
        </w:tc>
        <w:tc>
          <w:tcPr>
            <w:tcW w:w="1469" w:type="dxa"/>
            <w:shd w:val="clear" w:color="auto" w:fill="auto"/>
          </w:tcPr>
          <w:p w14:paraId="733B7480" w14:textId="77777777" w:rsidR="00125592" w:rsidRPr="005F3A69" w:rsidRDefault="00125592" w:rsidP="00C01F8F">
            <w:pPr>
              <w:keepNext/>
              <w:rPr>
                <w:rFonts w:ascii="Calibri" w:hAnsi="Calibri"/>
                <w:sz w:val="18"/>
                <w:szCs w:val="18"/>
              </w:rPr>
            </w:pPr>
          </w:p>
        </w:tc>
        <w:tc>
          <w:tcPr>
            <w:tcW w:w="1469" w:type="dxa"/>
            <w:shd w:val="clear" w:color="auto" w:fill="auto"/>
          </w:tcPr>
          <w:p w14:paraId="4AF135EE" w14:textId="77777777" w:rsidR="00125592" w:rsidRPr="005F3A69" w:rsidRDefault="00125592" w:rsidP="00C01F8F">
            <w:pPr>
              <w:keepNext/>
              <w:rPr>
                <w:rFonts w:ascii="Calibri" w:hAnsi="Calibri"/>
                <w:sz w:val="18"/>
                <w:szCs w:val="18"/>
              </w:rPr>
            </w:pPr>
          </w:p>
        </w:tc>
        <w:tc>
          <w:tcPr>
            <w:tcW w:w="1469" w:type="dxa"/>
            <w:shd w:val="clear" w:color="auto" w:fill="auto"/>
          </w:tcPr>
          <w:p w14:paraId="22AEC6CD" w14:textId="77777777" w:rsidR="00125592" w:rsidRPr="005F3A69" w:rsidRDefault="00125592" w:rsidP="00C01F8F">
            <w:pPr>
              <w:keepNext/>
              <w:rPr>
                <w:rFonts w:ascii="Calibri" w:hAnsi="Calibri"/>
                <w:sz w:val="18"/>
                <w:szCs w:val="18"/>
              </w:rPr>
            </w:pPr>
          </w:p>
        </w:tc>
        <w:tc>
          <w:tcPr>
            <w:tcW w:w="1469" w:type="dxa"/>
            <w:shd w:val="clear" w:color="auto" w:fill="auto"/>
          </w:tcPr>
          <w:p w14:paraId="260D6A0F" w14:textId="77777777" w:rsidR="00125592" w:rsidRPr="005F3A69" w:rsidRDefault="00125592" w:rsidP="00C01F8F">
            <w:pPr>
              <w:keepNext/>
              <w:rPr>
                <w:rFonts w:ascii="Calibri" w:hAnsi="Calibri"/>
                <w:sz w:val="18"/>
                <w:szCs w:val="18"/>
              </w:rPr>
            </w:pPr>
          </w:p>
        </w:tc>
        <w:tc>
          <w:tcPr>
            <w:tcW w:w="1469" w:type="dxa"/>
            <w:shd w:val="clear" w:color="auto" w:fill="auto"/>
          </w:tcPr>
          <w:p w14:paraId="6BAA9524" w14:textId="77777777" w:rsidR="00125592" w:rsidRPr="005F3A69" w:rsidRDefault="00125592" w:rsidP="00C01F8F">
            <w:pPr>
              <w:rPr>
                <w:rFonts w:asciiTheme="minorHAnsi" w:hAnsiTheme="minorHAnsi"/>
                <w:sz w:val="16"/>
                <w:szCs w:val="16"/>
              </w:rPr>
            </w:pPr>
          </w:p>
        </w:tc>
      </w:tr>
      <w:tr w:rsidR="00125592" w:rsidRPr="005F3A69" w14:paraId="2160636C" w14:textId="77777777">
        <w:tblPrEx>
          <w:tblLook w:val="00A0" w:firstRow="1" w:lastRow="0" w:firstColumn="1" w:lastColumn="0" w:noHBand="0" w:noVBand="0"/>
        </w:tblPrEx>
        <w:tc>
          <w:tcPr>
            <w:tcW w:w="14689" w:type="dxa"/>
            <w:gridSpan w:val="10"/>
          </w:tcPr>
          <w:p w14:paraId="4F1630F1" w14:textId="77777777" w:rsidR="00125592" w:rsidRPr="005F3A69" w:rsidRDefault="00125592" w:rsidP="00C01F8F">
            <w:pPr>
              <w:keepNext/>
              <w:rPr>
                <w:rFonts w:ascii="Calibri" w:hAnsi="Calibri"/>
                <w:sz w:val="18"/>
                <w:szCs w:val="18"/>
              </w:rPr>
            </w:pPr>
            <w:r w:rsidRPr="005F3A69">
              <w:rPr>
                <w:rFonts w:ascii="Calibri" w:hAnsi="Calibri"/>
                <w:sz w:val="18"/>
                <w:szCs w:val="18"/>
              </w:rPr>
              <w:t>Notes:</w:t>
            </w:r>
          </w:p>
        </w:tc>
      </w:tr>
    </w:tbl>
    <w:p w14:paraId="09D2DFDC" w14:textId="77777777" w:rsidR="00125592" w:rsidRPr="005F3A69" w:rsidRDefault="00125592" w:rsidP="00125592">
      <w:pPr>
        <w:rPr>
          <w:rFonts w:ascii="Calibri" w:hAnsi="Calibri"/>
          <w:sz w:val="18"/>
          <w:szCs w:val="18"/>
        </w:rPr>
      </w:pPr>
    </w:p>
    <w:p w14:paraId="79E2A22E" w14:textId="77777777" w:rsidR="00125592" w:rsidRPr="005F3A69" w:rsidRDefault="00125592" w:rsidP="00125592">
      <w:pPr>
        <w:rPr>
          <w:rFonts w:ascii="Calibri" w:hAnsi="Calibri"/>
          <w:sz w:val="18"/>
          <w:szCs w:val="18"/>
        </w:rPr>
      </w:pPr>
    </w:p>
    <w:tbl>
      <w:tblPr>
        <w:tblW w:w="501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73"/>
        <w:gridCol w:w="973"/>
        <w:gridCol w:w="973"/>
        <w:gridCol w:w="1081"/>
        <w:gridCol w:w="865"/>
        <w:gridCol w:w="973"/>
        <w:gridCol w:w="802"/>
        <w:gridCol w:w="1142"/>
        <w:gridCol w:w="902"/>
        <w:gridCol w:w="937"/>
        <w:gridCol w:w="1022"/>
        <w:gridCol w:w="1022"/>
        <w:gridCol w:w="1022"/>
        <w:gridCol w:w="981"/>
        <w:gridCol w:w="973"/>
        <w:gridCol w:w="7"/>
      </w:tblGrid>
      <w:tr w:rsidR="00E97A34" w:rsidRPr="005F3A69" w14:paraId="48D55CDB" w14:textId="77777777" w:rsidTr="00F12147">
        <w:trPr>
          <w:cantSplit/>
          <w:trHeight w:val="224"/>
        </w:trPr>
        <w:tc>
          <w:tcPr>
            <w:tcW w:w="14648" w:type="dxa"/>
            <w:gridSpan w:val="16"/>
          </w:tcPr>
          <w:p w14:paraId="0674C5CF" w14:textId="70B68DC0" w:rsidR="00E97A34" w:rsidRPr="005F3A69" w:rsidRDefault="00E97A34" w:rsidP="00C01F8F">
            <w:pPr>
              <w:keepNext/>
              <w:rPr>
                <w:rFonts w:ascii="Calibri" w:hAnsi="Calibri"/>
                <w:b/>
                <w:szCs w:val="24"/>
              </w:rPr>
            </w:pPr>
            <w:r w:rsidRPr="005F3A69">
              <w:rPr>
                <w:rFonts w:ascii="Calibri" w:hAnsi="Calibri"/>
                <w:b/>
                <w:sz w:val="18"/>
                <w:szCs w:val="22"/>
              </w:rPr>
              <w:lastRenderedPageBreak/>
              <w:t>C. Space Conditioning (SC) System Alterations Compliance Information</w:t>
            </w:r>
          </w:p>
        </w:tc>
      </w:tr>
      <w:tr w:rsidR="00A3539E" w:rsidRPr="005F3A69" w14:paraId="29574EF1" w14:textId="77777777" w:rsidTr="00E97A34">
        <w:trPr>
          <w:gridAfter w:val="1"/>
          <w:wAfter w:w="7" w:type="dxa"/>
          <w:cantSplit/>
          <w:trHeight w:val="225"/>
        </w:trPr>
        <w:tc>
          <w:tcPr>
            <w:tcW w:w="973" w:type="dxa"/>
            <w:shd w:val="clear" w:color="auto" w:fill="auto"/>
          </w:tcPr>
          <w:p w14:paraId="3C58226A" w14:textId="77777777" w:rsidR="00A3539E" w:rsidRPr="005F3A69" w:rsidRDefault="00A3539E" w:rsidP="00C01F8F">
            <w:pPr>
              <w:keepNext/>
              <w:jc w:val="center"/>
              <w:rPr>
                <w:rFonts w:ascii="Calibri" w:hAnsi="Calibri"/>
                <w:sz w:val="18"/>
                <w:szCs w:val="18"/>
              </w:rPr>
            </w:pPr>
            <w:r w:rsidRPr="005F3A69">
              <w:rPr>
                <w:rFonts w:ascii="Calibri" w:hAnsi="Calibri"/>
                <w:sz w:val="18"/>
                <w:szCs w:val="18"/>
              </w:rPr>
              <w:t>01</w:t>
            </w:r>
          </w:p>
        </w:tc>
        <w:tc>
          <w:tcPr>
            <w:tcW w:w="973" w:type="dxa"/>
          </w:tcPr>
          <w:p w14:paraId="1C2D02B8" w14:textId="77777777" w:rsidR="00A3539E" w:rsidRPr="005F3A69" w:rsidRDefault="00A3539E" w:rsidP="00C01F8F">
            <w:pPr>
              <w:keepNext/>
              <w:jc w:val="center"/>
              <w:rPr>
                <w:rFonts w:ascii="Calibri" w:hAnsi="Calibri"/>
                <w:sz w:val="18"/>
                <w:szCs w:val="18"/>
              </w:rPr>
            </w:pPr>
            <w:r w:rsidRPr="005F3A69">
              <w:rPr>
                <w:rFonts w:ascii="Calibri" w:hAnsi="Calibri"/>
                <w:sz w:val="18"/>
                <w:szCs w:val="18"/>
              </w:rPr>
              <w:t>02</w:t>
            </w:r>
          </w:p>
        </w:tc>
        <w:tc>
          <w:tcPr>
            <w:tcW w:w="973" w:type="dxa"/>
            <w:shd w:val="clear" w:color="auto" w:fill="auto"/>
          </w:tcPr>
          <w:p w14:paraId="05CE07E4" w14:textId="77777777" w:rsidR="00A3539E" w:rsidRPr="005F3A69" w:rsidRDefault="00A3539E" w:rsidP="00C01F8F">
            <w:pPr>
              <w:keepNext/>
              <w:jc w:val="center"/>
              <w:rPr>
                <w:rFonts w:ascii="Calibri" w:hAnsi="Calibri"/>
                <w:sz w:val="18"/>
                <w:szCs w:val="18"/>
              </w:rPr>
            </w:pPr>
            <w:r w:rsidRPr="005F3A69">
              <w:rPr>
                <w:rFonts w:ascii="Calibri" w:hAnsi="Calibri"/>
                <w:sz w:val="18"/>
                <w:szCs w:val="18"/>
              </w:rPr>
              <w:t>03</w:t>
            </w:r>
          </w:p>
        </w:tc>
        <w:tc>
          <w:tcPr>
            <w:tcW w:w="1081" w:type="dxa"/>
            <w:shd w:val="clear" w:color="auto" w:fill="auto"/>
          </w:tcPr>
          <w:p w14:paraId="4C116E66" w14:textId="77777777" w:rsidR="00A3539E" w:rsidRPr="005F3A69" w:rsidRDefault="00A3539E" w:rsidP="00C01F8F">
            <w:pPr>
              <w:keepNext/>
              <w:jc w:val="center"/>
              <w:rPr>
                <w:rFonts w:ascii="Calibri" w:hAnsi="Calibri"/>
                <w:sz w:val="18"/>
                <w:szCs w:val="18"/>
              </w:rPr>
            </w:pPr>
            <w:r w:rsidRPr="005F3A69">
              <w:rPr>
                <w:rFonts w:ascii="Calibri" w:hAnsi="Calibri"/>
                <w:sz w:val="18"/>
                <w:szCs w:val="18"/>
              </w:rPr>
              <w:t>04</w:t>
            </w:r>
          </w:p>
        </w:tc>
        <w:tc>
          <w:tcPr>
            <w:tcW w:w="865" w:type="dxa"/>
            <w:shd w:val="clear" w:color="auto" w:fill="auto"/>
          </w:tcPr>
          <w:p w14:paraId="53C51E36" w14:textId="77777777" w:rsidR="00A3539E" w:rsidRPr="005F3A69" w:rsidRDefault="00A3539E" w:rsidP="00C01F8F">
            <w:pPr>
              <w:keepNext/>
              <w:jc w:val="center"/>
              <w:rPr>
                <w:rFonts w:ascii="Calibri" w:hAnsi="Calibri"/>
                <w:sz w:val="18"/>
                <w:szCs w:val="18"/>
              </w:rPr>
            </w:pPr>
            <w:r w:rsidRPr="005F3A69">
              <w:rPr>
                <w:rFonts w:ascii="Calibri" w:hAnsi="Calibri"/>
                <w:sz w:val="18"/>
                <w:szCs w:val="18"/>
              </w:rPr>
              <w:t>05</w:t>
            </w:r>
          </w:p>
        </w:tc>
        <w:tc>
          <w:tcPr>
            <w:tcW w:w="973" w:type="dxa"/>
            <w:shd w:val="clear" w:color="auto" w:fill="auto"/>
          </w:tcPr>
          <w:p w14:paraId="4C24F1AE" w14:textId="77777777" w:rsidR="00A3539E" w:rsidRPr="005F3A69" w:rsidRDefault="00A3539E" w:rsidP="00C01F8F">
            <w:pPr>
              <w:keepNext/>
              <w:jc w:val="center"/>
              <w:rPr>
                <w:rFonts w:ascii="Calibri" w:hAnsi="Calibri"/>
                <w:sz w:val="18"/>
                <w:szCs w:val="18"/>
              </w:rPr>
            </w:pPr>
            <w:r w:rsidRPr="005F3A69">
              <w:rPr>
                <w:rFonts w:ascii="Calibri" w:hAnsi="Calibri"/>
                <w:sz w:val="18"/>
                <w:szCs w:val="18"/>
              </w:rPr>
              <w:t>06</w:t>
            </w:r>
          </w:p>
        </w:tc>
        <w:tc>
          <w:tcPr>
            <w:tcW w:w="802" w:type="dxa"/>
            <w:shd w:val="clear" w:color="auto" w:fill="auto"/>
          </w:tcPr>
          <w:p w14:paraId="405887E9" w14:textId="77777777" w:rsidR="00A3539E" w:rsidRPr="005F3A69" w:rsidRDefault="00A3539E" w:rsidP="00C01F8F">
            <w:pPr>
              <w:keepNext/>
              <w:jc w:val="center"/>
              <w:rPr>
                <w:rFonts w:ascii="Calibri" w:hAnsi="Calibri"/>
                <w:sz w:val="18"/>
                <w:szCs w:val="18"/>
              </w:rPr>
            </w:pPr>
            <w:r w:rsidRPr="005F3A69">
              <w:rPr>
                <w:rFonts w:ascii="Calibri" w:hAnsi="Calibri"/>
                <w:sz w:val="18"/>
                <w:szCs w:val="18"/>
              </w:rPr>
              <w:t>07</w:t>
            </w:r>
          </w:p>
        </w:tc>
        <w:tc>
          <w:tcPr>
            <w:tcW w:w="1142" w:type="dxa"/>
            <w:shd w:val="clear" w:color="auto" w:fill="auto"/>
          </w:tcPr>
          <w:p w14:paraId="1F62DE79" w14:textId="77777777" w:rsidR="00A3539E" w:rsidRPr="005F3A69" w:rsidRDefault="00A3539E" w:rsidP="00C01F8F">
            <w:pPr>
              <w:keepNext/>
              <w:jc w:val="center"/>
              <w:rPr>
                <w:rFonts w:ascii="Calibri" w:hAnsi="Calibri"/>
                <w:sz w:val="18"/>
                <w:szCs w:val="18"/>
              </w:rPr>
            </w:pPr>
            <w:r w:rsidRPr="005F3A69">
              <w:rPr>
                <w:rFonts w:ascii="Calibri" w:hAnsi="Calibri"/>
                <w:sz w:val="18"/>
                <w:szCs w:val="18"/>
              </w:rPr>
              <w:t>08</w:t>
            </w:r>
          </w:p>
        </w:tc>
        <w:tc>
          <w:tcPr>
            <w:tcW w:w="902" w:type="dxa"/>
            <w:shd w:val="clear" w:color="auto" w:fill="auto"/>
          </w:tcPr>
          <w:p w14:paraId="2EFD7FDB" w14:textId="77777777" w:rsidR="00A3539E" w:rsidRPr="005F3A69" w:rsidRDefault="00A3539E" w:rsidP="00C01F8F">
            <w:pPr>
              <w:keepNext/>
              <w:jc w:val="center"/>
              <w:rPr>
                <w:rFonts w:ascii="Calibri" w:hAnsi="Calibri"/>
                <w:sz w:val="18"/>
                <w:szCs w:val="18"/>
              </w:rPr>
            </w:pPr>
            <w:r w:rsidRPr="005F3A69">
              <w:rPr>
                <w:rFonts w:ascii="Calibri" w:hAnsi="Calibri"/>
                <w:sz w:val="18"/>
                <w:szCs w:val="18"/>
              </w:rPr>
              <w:t>09</w:t>
            </w:r>
          </w:p>
        </w:tc>
        <w:tc>
          <w:tcPr>
            <w:tcW w:w="937" w:type="dxa"/>
            <w:shd w:val="clear" w:color="auto" w:fill="auto"/>
          </w:tcPr>
          <w:p w14:paraId="4E1EBB5E" w14:textId="77777777" w:rsidR="00A3539E" w:rsidRPr="005F3A69" w:rsidRDefault="00A3539E" w:rsidP="00C01F8F">
            <w:pPr>
              <w:keepNext/>
              <w:jc w:val="center"/>
              <w:rPr>
                <w:rFonts w:ascii="Calibri" w:hAnsi="Calibri"/>
                <w:sz w:val="18"/>
                <w:szCs w:val="18"/>
              </w:rPr>
            </w:pPr>
            <w:r w:rsidRPr="005F3A69">
              <w:rPr>
                <w:rFonts w:ascii="Calibri" w:hAnsi="Calibri"/>
                <w:sz w:val="18"/>
                <w:szCs w:val="18"/>
              </w:rPr>
              <w:t>10</w:t>
            </w:r>
          </w:p>
        </w:tc>
        <w:tc>
          <w:tcPr>
            <w:tcW w:w="1022" w:type="dxa"/>
          </w:tcPr>
          <w:p w14:paraId="7858FF12" w14:textId="0AB90F96" w:rsidR="00A3539E" w:rsidRPr="005F3A69" w:rsidRDefault="00A3539E" w:rsidP="00C01F8F">
            <w:pPr>
              <w:keepNext/>
              <w:jc w:val="center"/>
              <w:rPr>
                <w:rFonts w:ascii="Calibri" w:hAnsi="Calibri"/>
                <w:sz w:val="18"/>
                <w:szCs w:val="18"/>
              </w:rPr>
            </w:pPr>
            <w:r w:rsidRPr="005F3A69">
              <w:rPr>
                <w:rFonts w:ascii="Calibri" w:hAnsi="Calibri"/>
                <w:sz w:val="18"/>
                <w:szCs w:val="18"/>
              </w:rPr>
              <w:t>10b</w:t>
            </w:r>
          </w:p>
        </w:tc>
        <w:tc>
          <w:tcPr>
            <w:tcW w:w="1022" w:type="dxa"/>
            <w:shd w:val="clear" w:color="auto" w:fill="auto"/>
          </w:tcPr>
          <w:p w14:paraId="0C06D194" w14:textId="65047DBF" w:rsidR="00A3539E" w:rsidRPr="005F3A69" w:rsidRDefault="00A3539E" w:rsidP="00C01F8F">
            <w:pPr>
              <w:keepNext/>
              <w:jc w:val="center"/>
              <w:rPr>
                <w:rFonts w:ascii="Calibri" w:hAnsi="Calibri"/>
                <w:sz w:val="18"/>
                <w:szCs w:val="18"/>
              </w:rPr>
            </w:pPr>
            <w:r w:rsidRPr="005F3A69">
              <w:rPr>
                <w:rFonts w:ascii="Calibri" w:hAnsi="Calibri"/>
                <w:sz w:val="18"/>
                <w:szCs w:val="18"/>
              </w:rPr>
              <w:t>11</w:t>
            </w:r>
          </w:p>
        </w:tc>
        <w:tc>
          <w:tcPr>
            <w:tcW w:w="1022" w:type="dxa"/>
          </w:tcPr>
          <w:p w14:paraId="7CA2D8BA" w14:textId="77777777" w:rsidR="00A3539E" w:rsidRPr="005F3A69" w:rsidRDefault="00A3539E" w:rsidP="00C01F8F">
            <w:pPr>
              <w:keepNext/>
              <w:jc w:val="center"/>
              <w:rPr>
                <w:rFonts w:ascii="Calibri" w:hAnsi="Calibri"/>
                <w:sz w:val="18"/>
                <w:szCs w:val="18"/>
              </w:rPr>
            </w:pPr>
            <w:r w:rsidRPr="005F3A69">
              <w:rPr>
                <w:rFonts w:ascii="Calibri" w:hAnsi="Calibri"/>
                <w:sz w:val="18"/>
                <w:szCs w:val="18"/>
              </w:rPr>
              <w:t>12</w:t>
            </w:r>
          </w:p>
        </w:tc>
        <w:tc>
          <w:tcPr>
            <w:tcW w:w="981" w:type="dxa"/>
            <w:shd w:val="clear" w:color="auto" w:fill="auto"/>
          </w:tcPr>
          <w:p w14:paraId="0E616018" w14:textId="77777777" w:rsidR="00A3539E" w:rsidRPr="005F3A69" w:rsidRDefault="00A3539E" w:rsidP="00C01F8F">
            <w:pPr>
              <w:keepNext/>
              <w:jc w:val="center"/>
              <w:rPr>
                <w:rFonts w:ascii="Calibri" w:hAnsi="Calibri"/>
                <w:sz w:val="18"/>
                <w:szCs w:val="18"/>
              </w:rPr>
            </w:pPr>
            <w:r w:rsidRPr="005F3A69">
              <w:rPr>
                <w:rFonts w:ascii="Calibri" w:hAnsi="Calibri"/>
                <w:sz w:val="18"/>
                <w:szCs w:val="18"/>
              </w:rPr>
              <w:t>13</w:t>
            </w:r>
          </w:p>
        </w:tc>
        <w:tc>
          <w:tcPr>
            <w:tcW w:w="973" w:type="dxa"/>
          </w:tcPr>
          <w:p w14:paraId="48B02A65" w14:textId="77777777" w:rsidR="00A3539E" w:rsidRPr="005F3A69" w:rsidRDefault="00A3539E" w:rsidP="00C01F8F">
            <w:pPr>
              <w:keepNext/>
              <w:jc w:val="center"/>
              <w:rPr>
                <w:rFonts w:ascii="Calibri" w:hAnsi="Calibri"/>
                <w:sz w:val="18"/>
                <w:szCs w:val="18"/>
              </w:rPr>
            </w:pPr>
            <w:r w:rsidRPr="005F3A69">
              <w:rPr>
                <w:rFonts w:ascii="Calibri" w:hAnsi="Calibri"/>
                <w:sz w:val="18"/>
                <w:szCs w:val="18"/>
              </w:rPr>
              <w:t>14</w:t>
            </w:r>
          </w:p>
        </w:tc>
      </w:tr>
      <w:tr w:rsidR="00A3539E" w:rsidRPr="005F3A69" w14:paraId="11AC9F1A" w14:textId="77777777" w:rsidTr="00E97A34">
        <w:trPr>
          <w:gridAfter w:val="1"/>
          <w:wAfter w:w="7" w:type="dxa"/>
          <w:cantSplit/>
          <w:trHeight w:val="791"/>
        </w:trPr>
        <w:tc>
          <w:tcPr>
            <w:tcW w:w="973" w:type="dxa"/>
            <w:shd w:val="clear" w:color="auto" w:fill="auto"/>
            <w:vAlign w:val="bottom"/>
          </w:tcPr>
          <w:p w14:paraId="157C3CC2" w14:textId="77777777" w:rsidR="00A3539E" w:rsidRPr="005F3A69" w:rsidRDefault="00A3539E" w:rsidP="00297DAD">
            <w:pPr>
              <w:keepNext/>
              <w:jc w:val="center"/>
              <w:rPr>
                <w:rFonts w:ascii="Calibri" w:hAnsi="Calibri"/>
                <w:sz w:val="18"/>
                <w:szCs w:val="18"/>
              </w:rPr>
            </w:pPr>
            <w:r w:rsidRPr="005F3A69">
              <w:rPr>
                <w:rFonts w:ascii="Calibri" w:hAnsi="Calibri"/>
                <w:sz w:val="18"/>
                <w:szCs w:val="18"/>
              </w:rPr>
              <w:t>SC System ID/Name</w:t>
            </w:r>
            <w:r w:rsidRPr="005F3A69">
              <w:t xml:space="preserve"> </w:t>
            </w:r>
            <w:r w:rsidRPr="005F3A69">
              <w:rPr>
                <w:rFonts w:ascii="Calibri" w:hAnsi="Calibri"/>
                <w:sz w:val="18"/>
                <w:szCs w:val="18"/>
              </w:rPr>
              <w:t>from CF1R</w:t>
            </w:r>
          </w:p>
        </w:tc>
        <w:tc>
          <w:tcPr>
            <w:tcW w:w="973" w:type="dxa"/>
            <w:vAlign w:val="bottom"/>
          </w:tcPr>
          <w:p w14:paraId="5A33A3B6" w14:textId="77777777" w:rsidR="00A3539E" w:rsidRPr="005F3A69" w:rsidRDefault="00A3539E" w:rsidP="00297DAD">
            <w:pPr>
              <w:keepNext/>
              <w:jc w:val="center"/>
              <w:rPr>
                <w:rFonts w:ascii="Calibri" w:hAnsi="Calibri"/>
                <w:sz w:val="18"/>
                <w:szCs w:val="18"/>
              </w:rPr>
            </w:pPr>
            <w:r w:rsidRPr="005F3A69">
              <w:rPr>
                <w:rFonts w:ascii="Calibri" w:hAnsi="Calibri"/>
                <w:sz w:val="18"/>
                <w:szCs w:val="18"/>
              </w:rPr>
              <w:t>SC System</w:t>
            </w:r>
          </w:p>
          <w:p w14:paraId="0A1C50AA" w14:textId="77777777" w:rsidR="00A3539E" w:rsidRPr="005F3A69" w:rsidRDefault="00A3539E" w:rsidP="00297DAD">
            <w:pPr>
              <w:keepNext/>
              <w:jc w:val="center"/>
              <w:rPr>
                <w:rFonts w:ascii="Calibri" w:hAnsi="Calibri"/>
                <w:sz w:val="18"/>
                <w:szCs w:val="18"/>
              </w:rPr>
            </w:pPr>
            <w:r w:rsidRPr="005F3A69">
              <w:rPr>
                <w:rFonts w:ascii="Calibri" w:hAnsi="Calibri"/>
                <w:sz w:val="18"/>
                <w:szCs w:val="18"/>
              </w:rPr>
              <w:t>Description of Area Served</w:t>
            </w:r>
          </w:p>
        </w:tc>
        <w:tc>
          <w:tcPr>
            <w:tcW w:w="973" w:type="dxa"/>
            <w:shd w:val="clear" w:color="auto" w:fill="auto"/>
            <w:vAlign w:val="bottom"/>
          </w:tcPr>
          <w:p w14:paraId="7B4F5189" w14:textId="77777777" w:rsidR="00A3539E" w:rsidRPr="005F3A69" w:rsidRDefault="00A3539E" w:rsidP="00297DAD">
            <w:pPr>
              <w:keepNext/>
              <w:jc w:val="center"/>
              <w:rPr>
                <w:rFonts w:ascii="Calibri" w:hAnsi="Calibri"/>
                <w:sz w:val="18"/>
                <w:szCs w:val="18"/>
              </w:rPr>
            </w:pPr>
            <w:r w:rsidRPr="005F3A69">
              <w:rPr>
                <w:rFonts w:ascii="Calibri" w:hAnsi="Calibri"/>
                <w:sz w:val="18"/>
                <w:szCs w:val="18"/>
              </w:rPr>
              <w:t>Heating System Type</w:t>
            </w:r>
          </w:p>
        </w:tc>
        <w:tc>
          <w:tcPr>
            <w:tcW w:w="1081" w:type="dxa"/>
            <w:shd w:val="clear" w:color="auto" w:fill="auto"/>
            <w:vAlign w:val="bottom"/>
          </w:tcPr>
          <w:p w14:paraId="2CF7F56C" w14:textId="77777777" w:rsidR="00A3539E" w:rsidRPr="005F3A69" w:rsidRDefault="00A3539E" w:rsidP="00297DAD">
            <w:pPr>
              <w:keepNext/>
              <w:jc w:val="center"/>
              <w:rPr>
                <w:rFonts w:ascii="Calibri" w:hAnsi="Calibri"/>
                <w:sz w:val="18"/>
                <w:szCs w:val="18"/>
              </w:rPr>
            </w:pPr>
            <w:r w:rsidRPr="005F3A69">
              <w:rPr>
                <w:rFonts w:ascii="Calibri" w:hAnsi="Calibri"/>
                <w:sz w:val="18"/>
                <w:szCs w:val="18"/>
              </w:rPr>
              <w:t>Altered</w:t>
            </w:r>
          </w:p>
          <w:p w14:paraId="3F8F056E" w14:textId="77777777" w:rsidR="00A3539E" w:rsidRPr="005F3A69" w:rsidRDefault="00A3539E" w:rsidP="00297DAD">
            <w:pPr>
              <w:keepNext/>
              <w:jc w:val="center"/>
              <w:rPr>
                <w:rFonts w:ascii="Calibri" w:hAnsi="Calibri"/>
                <w:sz w:val="18"/>
                <w:szCs w:val="18"/>
              </w:rPr>
            </w:pPr>
            <w:r w:rsidRPr="005F3A69">
              <w:rPr>
                <w:rFonts w:ascii="Calibri" w:hAnsi="Calibri"/>
                <w:sz w:val="18"/>
                <w:szCs w:val="18"/>
              </w:rPr>
              <w:t>Heating Component</w:t>
            </w:r>
          </w:p>
        </w:tc>
        <w:tc>
          <w:tcPr>
            <w:tcW w:w="865" w:type="dxa"/>
            <w:shd w:val="clear" w:color="auto" w:fill="auto"/>
            <w:vAlign w:val="bottom"/>
          </w:tcPr>
          <w:p w14:paraId="6CD01497" w14:textId="77777777" w:rsidR="00A3539E" w:rsidRPr="005F3A69" w:rsidRDefault="00A3539E" w:rsidP="00297DAD">
            <w:pPr>
              <w:keepNext/>
              <w:jc w:val="center"/>
              <w:rPr>
                <w:rFonts w:ascii="Calibri" w:hAnsi="Calibri"/>
                <w:sz w:val="18"/>
                <w:szCs w:val="18"/>
              </w:rPr>
            </w:pPr>
            <w:r w:rsidRPr="005F3A69">
              <w:rPr>
                <w:rFonts w:ascii="Calibri" w:hAnsi="Calibri"/>
                <w:sz w:val="16"/>
                <w:szCs w:val="16"/>
              </w:rPr>
              <w:t>Heating Efficiency Type</w:t>
            </w:r>
          </w:p>
        </w:tc>
        <w:tc>
          <w:tcPr>
            <w:tcW w:w="973" w:type="dxa"/>
            <w:shd w:val="clear" w:color="auto" w:fill="auto"/>
            <w:vAlign w:val="bottom"/>
          </w:tcPr>
          <w:p w14:paraId="05B2D793" w14:textId="77777777" w:rsidR="00A3539E" w:rsidRPr="005F3A69" w:rsidRDefault="00A3539E" w:rsidP="00297DAD">
            <w:pPr>
              <w:keepNext/>
              <w:jc w:val="center"/>
              <w:rPr>
                <w:rFonts w:ascii="Calibri" w:hAnsi="Calibri"/>
                <w:sz w:val="16"/>
                <w:szCs w:val="16"/>
              </w:rPr>
            </w:pPr>
            <w:r w:rsidRPr="005F3A69">
              <w:rPr>
                <w:rFonts w:ascii="Calibri" w:hAnsi="Calibri"/>
                <w:sz w:val="16"/>
                <w:szCs w:val="16"/>
              </w:rPr>
              <w:t>Heating</w:t>
            </w:r>
          </w:p>
          <w:p w14:paraId="3904D97A" w14:textId="77777777" w:rsidR="00A3539E" w:rsidRPr="005F3A69" w:rsidRDefault="00A3539E" w:rsidP="00297DAD">
            <w:pPr>
              <w:keepNext/>
              <w:jc w:val="center"/>
              <w:rPr>
                <w:rFonts w:ascii="Calibri" w:hAnsi="Calibri"/>
                <w:sz w:val="16"/>
                <w:szCs w:val="16"/>
              </w:rPr>
            </w:pPr>
            <w:r w:rsidRPr="005F3A69">
              <w:rPr>
                <w:rFonts w:ascii="Calibri" w:hAnsi="Calibri"/>
                <w:sz w:val="16"/>
                <w:szCs w:val="16"/>
              </w:rPr>
              <w:t>Minimum</w:t>
            </w:r>
          </w:p>
          <w:p w14:paraId="0A17E435" w14:textId="77777777" w:rsidR="00A3539E" w:rsidRPr="005F3A69" w:rsidRDefault="00A3539E" w:rsidP="00297DAD">
            <w:pPr>
              <w:keepNext/>
              <w:jc w:val="center"/>
              <w:rPr>
                <w:rFonts w:ascii="Calibri" w:hAnsi="Calibri"/>
                <w:sz w:val="18"/>
                <w:szCs w:val="18"/>
              </w:rPr>
            </w:pPr>
            <w:r w:rsidRPr="005F3A69">
              <w:rPr>
                <w:rFonts w:ascii="Calibri" w:hAnsi="Calibri"/>
                <w:sz w:val="16"/>
                <w:szCs w:val="16"/>
              </w:rPr>
              <w:t>Efficiency Value</w:t>
            </w:r>
          </w:p>
        </w:tc>
        <w:tc>
          <w:tcPr>
            <w:tcW w:w="802" w:type="dxa"/>
            <w:shd w:val="clear" w:color="auto" w:fill="auto"/>
            <w:vAlign w:val="bottom"/>
          </w:tcPr>
          <w:p w14:paraId="519A7249" w14:textId="77777777" w:rsidR="00A3539E" w:rsidRPr="005F3A69" w:rsidRDefault="00A3539E" w:rsidP="00297DAD">
            <w:pPr>
              <w:keepNext/>
              <w:jc w:val="center"/>
              <w:rPr>
                <w:rFonts w:ascii="Calibri" w:hAnsi="Calibri"/>
                <w:sz w:val="18"/>
                <w:szCs w:val="18"/>
              </w:rPr>
            </w:pPr>
            <w:r w:rsidRPr="005F3A69">
              <w:rPr>
                <w:rFonts w:ascii="Calibri" w:hAnsi="Calibri"/>
                <w:sz w:val="18"/>
                <w:szCs w:val="18"/>
              </w:rPr>
              <w:t>Cooling System Type</w:t>
            </w:r>
          </w:p>
        </w:tc>
        <w:tc>
          <w:tcPr>
            <w:tcW w:w="1142" w:type="dxa"/>
            <w:shd w:val="clear" w:color="auto" w:fill="auto"/>
            <w:vAlign w:val="bottom"/>
          </w:tcPr>
          <w:p w14:paraId="2D1F3ABB" w14:textId="77777777" w:rsidR="00A3539E" w:rsidRPr="005F3A69" w:rsidRDefault="00A3539E" w:rsidP="00297DAD">
            <w:pPr>
              <w:keepNext/>
              <w:jc w:val="center"/>
              <w:rPr>
                <w:rFonts w:ascii="Calibri" w:hAnsi="Calibri"/>
                <w:sz w:val="18"/>
                <w:szCs w:val="18"/>
              </w:rPr>
            </w:pPr>
            <w:r w:rsidRPr="005F3A69">
              <w:rPr>
                <w:rFonts w:ascii="Calibri" w:hAnsi="Calibri"/>
                <w:sz w:val="18"/>
                <w:szCs w:val="18"/>
              </w:rPr>
              <w:t>Altered</w:t>
            </w:r>
          </w:p>
          <w:p w14:paraId="221CD41A" w14:textId="77777777" w:rsidR="00A3539E" w:rsidRPr="005F3A69" w:rsidRDefault="00A3539E" w:rsidP="00297DAD">
            <w:pPr>
              <w:keepNext/>
              <w:jc w:val="center"/>
              <w:rPr>
                <w:rFonts w:ascii="Calibri" w:hAnsi="Calibri"/>
                <w:sz w:val="18"/>
                <w:szCs w:val="18"/>
              </w:rPr>
            </w:pPr>
            <w:r w:rsidRPr="005F3A69">
              <w:rPr>
                <w:rFonts w:ascii="Calibri" w:hAnsi="Calibri"/>
                <w:sz w:val="18"/>
                <w:szCs w:val="18"/>
              </w:rPr>
              <w:t>Cooling Components</w:t>
            </w:r>
          </w:p>
        </w:tc>
        <w:tc>
          <w:tcPr>
            <w:tcW w:w="902" w:type="dxa"/>
            <w:shd w:val="clear" w:color="auto" w:fill="auto"/>
            <w:vAlign w:val="bottom"/>
          </w:tcPr>
          <w:p w14:paraId="4701BDD1" w14:textId="77777777" w:rsidR="00A3539E" w:rsidRPr="005F3A69" w:rsidRDefault="00A3539E" w:rsidP="00297DAD">
            <w:pPr>
              <w:keepNext/>
              <w:jc w:val="center"/>
              <w:rPr>
                <w:rFonts w:ascii="Calibri" w:hAnsi="Calibri"/>
                <w:sz w:val="18"/>
                <w:szCs w:val="18"/>
              </w:rPr>
            </w:pPr>
            <w:r w:rsidRPr="005F3A69">
              <w:rPr>
                <w:rFonts w:ascii="Calibri" w:hAnsi="Calibri"/>
                <w:sz w:val="16"/>
                <w:szCs w:val="16"/>
              </w:rPr>
              <w:t>Cooling Efficiency Type</w:t>
            </w:r>
          </w:p>
        </w:tc>
        <w:tc>
          <w:tcPr>
            <w:tcW w:w="937" w:type="dxa"/>
            <w:shd w:val="clear" w:color="auto" w:fill="auto"/>
            <w:vAlign w:val="bottom"/>
          </w:tcPr>
          <w:p w14:paraId="61F33F3A" w14:textId="77777777" w:rsidR="00A3539E" w:rsidRPr="005F3A69" w:rsidRDefault="00A3539E" w:rsidP="00297DAD">
            <w:pPr>
              <w:keepNext/>
              <w:jc w:val="center"/>
              <w:rPr>
                <w:rFonts w:ascii="Calibri" w:hAnsi="Calibri"/>
                <w:sz w:val="16"/>
                <w:szCs w:val="16"/>
              </w:rPr>
            </w:pPr>
            <w:r w:rsidRPr="005F3A69">
              <w:rPr>
                <w:rFonts w:ascii="Calibri" w:hAnsi="Calibri"/>
                <w:sz w:val="16"/>
                <w:szCs w:val="16"/>
              </w:rPr>
              <w:t>Cooling Minimum</w:t>
            </w:r>
            <w:r w:rsidRPr="005F3A69">
              <w:rPr>
                <w:rFonts w:ascii="Calibri" w:hAnsi="Calibri"/>
                <w:color w:val="FF0000"/>
                <w:sz w:val="16"/>
                <w:szCs w:val="16"/>
              </w:rPr>
              <w:t xml:space="preserve"> </w:t>
            </w:r>
            <w:r w:rsidRPr="005F3A69">
              <w:rPr>
                <w:rFonts w:ascii="Calibri" w:hAnsi="Calibri"/>
                <w:sz w:val="16"/>
                <w:szCs w:val="16"/>
              </w:rPr>
              <w:t>Efficiency Value</w:t>
            </w:r>
          </w:p>
          <w:p w14:paraId="28DBC2A2" w14:textId="24D53B44" w:rsidR="00A3539E" w:rsidRPr="005F3A69" w:rsidRDefault="00A3539E" w:rsidP="00297DAD">
            <w:pPr>
              <w:keepNext/>
              <w:jc w:val="center"/>
              <w:rPr>
                <w:rFonts w:ascii="Calibri" w:hAnsi="Calibri"/>
                <w:sz w:val="18"/>
                <w:szCs w:val="18"/>
              </w:rPr>
            </w:pPr>
            <w:r w:rsidRPr="005F3A69">
              <w:rPr>
                <w:rFonts w:ascii="Calibri" w:hAnsi="Calibri"/>
                <w:sz w:val="16"/>
                <w:szCs w:val="16"/>
              </w:rPr>
              <w:t>SEER/SEER2</w:t>
            </w:r>
          </w:p>
        </w:tc>
        <w:tc>
          <w:tcPr>
            <w:tcW w:w="1022" w:type="dxa"/>
            <w:vAlign w:val="bottom"/>
          </w:tcPr>
          <w:p w14:paraId="63AED3CF" w14:textId="146E7B76" w:rsidR="00A3539E" w:rsidRPr="005F3A69" w:rsidRDefault="00A3539E" w:rsidP="00A3539E">
            <w:pPr>
              <w:keepNext/>
              <w:jc w:val="center"/>
              <w:rPr>
                <w:rFonts w:ascii="Calibri" w:hAnsi="Calibri"/>
                <w:sz w:val="18"/>
                <w:szCs w:val="18"/>
              </w:rPr>
            </w:pPr>
            <w:r w:rsidRPr="005F3A69">
              <w:rPr>
                <w:rFonts w:ascii="Calibri" w:hAnsi="Calibri"/>
                <w:sz w:val="18"/>
                <w:szCs w:val="18"/>
              </w:rPr>
              <w:t>Cooling Minimum Efficiency Value</w:t>
            </w:r>
          </w:p>
          <w:p w14:paraId="5E54A500" w14:textId="61627F58" w:rsidR="00A3539E" w:rsidRPr="005F3A69" w:rsidRDefault="00A3539E" w:rsidP="00A3539E">
            <w:pPr>
              <w:keepNext/>
              <w:jc w:val="center"/>
              <w:rPr>
                <w:rFonts w:ascii="Calibri" w:hAnsi="Calibri"/>
                <w:sz w:val="18"/>
                <w:szCs w:val="18"/>
              </w:rPr>
            </w:pPr>
            <w:r w:rsidRPr="005F3A69">
              <w:rPr>
                <w:rFonts w:ascii="Calibri" w:hAnsi="Calibri"/>
                <w:sz w:val="18"/>
                <w:szCs w:val="18"/>
              </w:rPr>
              <w:t>EER/EER2/</w:t>
            </w:r>
            <w:r w:rsidRPr="005F3A69">
              <w:rPr>
                <w:rFonts w:ascii="Calibri" w:hAnsi="Calibri"/>
                <w:sz w:val="18"/>
                <w:szCs w:val="18"/>
              </w:rPr>
              <w:br/>
              <w:t>CEER</w:t>
            </w:r>
          </w:p>
        </w:tc>
        <w:tc>
          <w:tcPr>
            <w:tcW w:w="1022" w:type="dxa"/>
            <w:shd w:val="clear" w:color="auto" w:fill="auto"/>
            <w:vAlign w:val="bottom"/>
          </w:tcPr>
          <w:p w14:paraId="11C6942D" w14:textId="443C74AB" w:rsidR="00A3539E" w:rsidRPr="005F3A69" w:rsidRDefault="00A3539E" w:rsidP="00297DAD">
            <w:pPr>
              <w:keepNext/>
              <w:jc w:val="center"/>
              <w:rPr>
                <w:rFonts w:ascii="Calibri" w:hAnsi="Calibri"/>
                <w:sz w:val="18"/>
                <w:szCs w:val="18"/>
              </w:rPr>
            </w:pPr>
            <w:r w:rsidRPr="005F3A69">
              <w:rPr>
                <w:rFonts w:ascii="Calibri" w:hAnsi="Calibri"/>
                <w:sz w:val="18"/>
                <w:szCs w:val="18"/>
              </w:rPr>
              <w:t>Required Thermostat</w:t>
            </w:r>
            <w:r w:rsidRPr="005F3A69">
              <w:rPr>
                <w:rFonts w:ascii="Calibri" w:hAnsi="Calibri"/>
                <w:sz w:val="18"/>
                <w:szCs w:val="18"/>
              </w:rPr>
              <w:br/>
              <w:t>Type</w:t>
            </w:r>
          </w:p>
        </w:tc>
        <w:tc>
          <w:tcPr>
            <w:tcW w:w="1022" w:type="dxa"/>
            <w:vAlign w:val="bottom"/>
          </w:tcPr>
          <w:p w14:paraId="0A2F353A" w14:textId="77777777" w:rsidR="00A3539E" w:rsidRPr="005F3A69" w:rsidRDefault="00A3539E" w:rsidP="009C4992">
            <w:pPr>
              <w:keepNext/>
              <w:jc w:val="center"/>
              <w:rPr>
                <w:rFonts w:ascii="Calibri" w:hAnsi="Calibri"/>
                <w:sz w:val="18"/>
                <w:szCs w:val="18"/>
              </w:rPr>
            </w:pPr>
            <w:r w:rsidRPr="005F3A69">
              <w:rPr>
                <w:rFonts w:ascii="Calibri" w:hAnsi="Calibri"/>
                <w:sz w:val="18"/>
                <w:szCs w:val="18"/>
              </w:rPr>
              <w:t>Number of Indoor Units for this System</w:t>
            </w:r>
          </w:p>
        </w:tc>
        <w:tc>
          <w:tcPr>
            <w:tcW w:w="981" w:type="dxa"/>
            <w:shd w:val="clear" w:color="auto" w:fill="auto"/>
            <w:vAlign w:val="bottom"/>
          </w:tcPr>
          <w:p w14:paraId="5019B25C" w14:textId="77777777" w:rsidR="00A3539E" w:rsidRPr="005F3A69" w:rsidRDefault="00A3539E" w:rsidP="009C4992">
            <w:pPr>
              <w:keepNext/>
              <w:jc w:val="center"/>
              <w:rPr>
                <w:rFonts w:ascii="Calibri" w:hAnsi="Calibri"/>
                <w:sz w:val="8"/>
                <w:szCs w:val="8"/>
              </w:rPr>
            </w:pPr>
            <w:r w:rsidRPr="005F3A69">
              <w:rPr>
                <w:rFonts w:ascii="Calibri" w:hAnsi="Calibri"/>
                <w:sz w:val="18"/>
                <w:szCs w:val="18"/>
              </w:rPr>
              <w:t>Number of Ducted Indoor Units for this System</w:t>
            </w:r>
          </w:p>
        </w:tc>
        <w:tc>
          <w:tcPr>
            <w:tcW w:w="973" w:type="dxa"/>
            <w:vAlign w:val="bottom"/>
          </w:tcPr>
          <w:p w14:paraId="04DC476C" w14:textId="77777777" w:rsidR="00A3539E" w:rsidRPr="005F3A69" w:rsidRDefault="00A3539E" w:rsidP="00297DAD">
            <w:pPr>
              <w:keepNext/>
              <w:jc w:val="center"/>
              <w:rPr>
                <w:rFonts w:ascii="Calibri" w:hAnsi="Calibri"/>
                <w:sz w:val="18"/>
                <w:szCs w:val="18"/>
              </w:rPr>
            </w:pPr>
            <w:r w:rsidRPr="005F3A69">
              <w:rPr>
                <w:rFonts w:ascii="Calibri" w:hAnsi="Calibri"/>
                <w:sz w:val="18"/>
                <w:szCs w:val="18"/>
              </w:rPr>
              <w:t>Central Fan Integrated (CFI) Ventilation System Status</w:t>
            </w:r>
          </w:p>
        </w:tc>
      </w:tr>
      <w:tr w:rsidR="00A3539E" w:rsidRPr="005F3A69" w14:paraId="5F1BA357" w14:textId="77777777" w:rsidTr="00E97A34">
        <w:trPr>
          <w:gridAfter w:val="1"/>
          <w:wAfter w:w="7" w:type="dxa"/>
          <w:cantSplit/>
          <w:trHeight w:val="291"/>
        </w:trPr>
        <w:tc>
          <w:tcPr>
            <w:tcW w:w="973" w:type="dxa"/>
            <w:shd w:val="clear" w:color="auto" w:fill="auto"/>
          </w:tcPr>
          <w:p w14:paraId="26606A02" w14:textId="77777777" w:rsidR="00A3539E" w:rsidRPr="005F3A69" w:rsidRDefault="00A3539E" w:rsidP="00465479">
            <w:pPr>
              <w:keepNext/>
              <w:rPr>
                <w:rFonts w:asciiTheme="minorHAnsi" w:hAnsiTheme="minorHAnsi"/>
                <w:sz w:val="16"/>
                <w:szCs w:val="16"/>
              </w:rPr>
            </w:pPr>
          </w:p>
        </w:tc>
        <w:tc>
          <w:tcPr>
            <w:tcW w:w="973" w:type="dxa"/>
          </w:tcPr>
          <w:p w14:paraId="5BCFA617" w14:textId="77777777" w:rsidR="00A3539E" w:rsidRPr="005F3A69" w:rsidRDefault="00A3539E" w:rsidP="00465479">
            <w:pPr>
              <w:keepNext/>
              <w:rPr>
                <w:rFonts w:asciiTheme="minorHAnsi" w:hAnsiTheme="minorHAnsi"/>
                <w:sz w:val="16"/>
                <w:szCs w:val="16"/>
              </w:rPr>
            </w:pPr>
          </w:p>
        </w:tc>
        <w:tc>
          <w:tcPr>
            <w:tcW w:w="973" w:type="dxa"/>
            <w:shd w:val="clear" w:color="auto" w:fill="auto"/>
          </w:tcPr>
          <w:p w14:paraId="4823B89D" w14:textId="77777777" w:rsidR="00A3539E" w:rsidRPr="005F3A69" w:rsidRDefault="00A3539E" w:rsidP="00465479">
            <w:pPr>
              <w:keepNext/>
              <w:rPr>
                <w:rFonts w:asciiTheme="minorHAnsi" w:hAnsiTheme="minorHAnsi"/>
                <w:sz w:val="16"/>
                <w:szCs w:val="16"/>
              </w:rPr>
            </w:pPr>
          </w:p>
        </w:tc>
        <w:tc>
          <w:tcPr>
            <w:tcW w:w="1081" w:type="dxa"/>
            <w:shd w:val="clear" w:color="auto" w:fill="auto"/>
          </w:tcPr>
          <w:p w14:paraId="1D6E4D55" w14:textId="77777777" w:rsidR="00A3539E" w:rsidRPr="005F3A69" w:rsidRDefault="00A3539E" w:rsidP="00465479">
            <w:pPr>
              <w:keepNext/>
              <w:rPr>
                <w:rFonts w:asciiTheme="minorHAnsi" w:hAnsiTheme="minorHAnsi"/>
                <w:sz w:val="16"/>
                <w:szCs w:val="16"/>
              </w:rPr>
            </w:pPr>
          </w:p>
        </w:tc>
        <w:tc>
          <w:tcPr>
            <w:tcW w:w="865" w:type="dxa"/>
            <w:shd w:val="clear" w:color="auto" w:fill="auto"/>
          </w:tcPr>
          <w:p w14:paraId="2B9977BE" w14:textId="77777777" w:rsidR="00A3539E" w:rsidRPr="005F3A69" w:rsidRDefault="00A3539E" w:rsidP="00465479">
            <w:pPr>
              <w:keepNext/>
              <w:rPr>
                <w:rFonts w:asciiTheme="minorHAnsi" w:hAnsiTheme="minorHAnsi"/>
                <w:sz w:val="16"/>
                <w:szCs w:val="16"/>
              </w:rPr>
            </w:pPr>
          </w:p>
        </w:tc>
        <w:tc>
          <w:tcPr>
            <w:tcW w:w="973" w:type="dxa"/>
            <w:shd w:val="clear" w:color="auto" w:fill="auto"/>
          </w:tcPr>
          <w:p w14:paraId="399380E7" w14:textId="77777777" w:rsidR="00A3539E" w:rsidRPr="005F3A69" w:rsidRDefault="00A3539E" w:rsidP="00465479">
            <w:pPr>
              <w:keepNext/>
              <w:rPr>
                <w:rFonts w:asciiTheme="minorHAnsi" w:hAnsiTheme="minorHAnsi"/>
                <w:sz w:val="16"/>
                <w:szCs w:val="16"/>
              </w:rPr>
            </w:pPr>
          </w:p>
        </w:tc>
        <w:tc>
          <w:tcPr>
            <w:tcW w:w="802" w:type="dxa"/>
            <w:shd w:val="clear" w:color="auto" w:fill="auto"/>
          </w:tcPr>
          <w:p w14:paraId="6AC4DF54" w14:textId="77777777" w:rsidR="00A3539E" w:rsidRPr="005F3A69" w:rsidRDefault="00A3539E" w:rsidP="00465479">
            <w:pPr>
              <w:keepNext/>
              <w:rPr>
                <w:rFonts w:asciiTheme="minorHAnsi" w:hAnsiTheme="minorHAnsi"/>
                <w:sz w:val="16"/>
                <w:szCs w:val="16"/>
              </w:rPr>
            </w:pPr>
          </w:p>
        </w:tc>
        <w:tc>
          <w:tcPr>
            <w:tcW w:w="1142" w:type="dxa"/>
            <w:shd w:val="clear" w:color="auto" w:fill="auto"/>
          </w:tcPr>
          <w:p w14:paraId="1DB88950" w14:textId="77777777" w:rsidR="00A3539E" w:rsidRPr="005F3A69" w:rsidRDefault="00A3539E" w:rsidP="00465479">
            <w:pPr>
              <w:keepNext/>
              <w:rPr>
                <w:rFonts w:asciiTheme="minorHAnsi" w:hAnsiTheme="minorHAnsi"/>
                <w:sz w:val="16"/>
                <w:szCs w:val="16"/>
              </w:rPr>
            </w:pPr>
          </w:p>
        </w:tc>
        <w:tc>
          <w:tcPr>
            <w:tcW w:w="902" w:type="dxa"/>
            <w:shd w:val="clear" w:color="auto" w:fill="auto"/>
          </w:tcPr>
          <w:p w14:paraId="4B7875D6" w14:textId="77777777" w:rsidR="00A3539E" w:rsidRPr="005F3A69" w:rsidRDefault="00A3539E" w:rsidP="00465479">
            <w:pPr>
              <w:keepNext/>
              <w:rPr>
                <w:rFonts w:asciiTheme="minorHAnsi" w:hAnsiTheme="minorHAnsi"/>
                <w:sz w:val="16"/>
                <w:szCs w:val="16"/>
              </w:rPr>
            </w:pPr>
          </w:p>
        </w:tc>
        <w:tc>
          <w:tcPr>
            <w:tcW w:w="937" w:type="dxa"/>
            <w:shd w:val="clear" w:color="auto" w:fill="auto"/>
          </w:tcPr>
          <w:p w14:paraId="674D8049" w14:textId="77777777" w:rsidR="00A3539E" w:rsidRPr="005F3A69" w:rsidRDefault="00A3539E" w:rsidP="00465479">
            <w:pPr>
              <w:keepNext/>
              <w:rPr>
                <w:rFonts w:asciiTheme="minorHAnsi" w:hAnsiTheme="minorHAnsi"/>
                <w:sz w:val="16"/>
                <w:szCs w:val="16"/>
              </w:rPr>
            </w:pPr>
          </w:p>
        </w:tc>
        <w:tc>
          <w:tcPr>
            <w:tcW w:w="1022" w:type="dxa"/>
          </w:tcPr>
          <w:p w14:paraId="67C93317" w14:textId="77777777" w:rsidR="00A3539E" w:rsidRPr="005F3A69" w:rsidRDefault="00A3539E" w:rsidP="00465479">
            <w:pPr>
              <w:keepNext/>
              <w:rPr>
                <w:rFonts w:asciiTheme="minorHAnsi" w:hAnsiTheme="minorHAnsi"/>
                <w:sz w:val="16"/>
                <w:szCs w:val="16"/>
              </w:rPr>
            </w:pPr>
          </w:p>
        </w:tc>
        <w:tc>
          <w:tcPr>
            <w:tcW w:w="1022" w:type="dxa"/>
            <w:shd w:val="clear" w:color="auto" w:fill="auto"/>
          </w:tcPr>
          <w:p w14:paraId="233F5FCA" w14:textId="3903F48A" w:rsidR="00A3539E" w:rsidRPr="005F3A69" w:rsidRDefault="00A3539E" w:rsidP="00465479">
            <w:pPr>
              <w:keepNext/>
              <w:rPr>
                <w:rFonts w:asciiTheme="minorHAnsi" w:hAnsiTheme="minorHAnsi"/>
                <w:sz w:val="16"/>
                <w:szCs w:val="16"/>
              </w:rPr>
            </w:pPr>
          </w:p>
        </w:tc>
        <w:tc>
          <w:tcPr>
            <w:tcW w:w="1022" w:type="dxa"/>
          </w:tcPr>
          <w:p w14:paraId="514A981B" w14:textId="77777777" w:rsidR="00A3539E" w:rsidRPr="005F3A69" w:rsidRDefault="00A3539E" w:rsidP="00465479">
            <w:pPr>
              <w:keepNext/>
              <w:rPr>
                <w:rFonts w:asciiTheme="minorHAnsi" w:hAnsiTheme="minorHAnsi"/>
                <w:sz w:val="16"/>
                <w:szCs w:val="16"/>
              </w:rPr>
            </w:pPr>
          </w:p>
        </w:tc>
        <w:tc>
          <w:tcPr>
            <w:tcW w:w="981" w:type="dxa"/>
            <w:shd w:val="clear" w:color="auto" w:fill="auto"/>
          </w:tcPr>
          <w:p w14:paraId="35BA27D7" w14:textId="77777777" w:rsidR="00A3539E" w:rsidRPr="005F3A69" w:rsidRDefault="00A3539E" w:rsidP="00465479">
            <w:pPr>
              <w:keepNext/>
              <w:rPr>
                <w:rFonts w:asciiTheme="minorHAnsi" w:hAnsiTheme="minorHAnsi"/>
                <w:sz w:val="16"/>
                <w:szCs w:val="16"/>
              </w:rPr>
            </w:pPr>
          </w:p>
        </w:tc>
        <w:tc>
          <w:tcPr>
            <w:tcW w:w="973" w:type="dxa"/>
          </w:tcPr>
          <w:p w14:paraId="41972963" w14:textId="77777777" w:rsidR="00A3539E" w:rsidRPr="005F3A69" w:rsidRDefault="00A3539E" w:rsidP="00465479">
            <w:pPr>
              <w:keepNext/>
              <w:rPr>
                <w:rFonts w:asciiTheme="minorHAnsi" w:hAnsiTheme="minorHAnsi"/>
                <w:sz w:val="16"/>
                <w:szCs w:val="16"/>
              </w:rPr>
            </w:pPr>
          </w:p>
        </w:tc>
      </w:tr>
      <w:tr w:rsidR="00DB7CB2" w:rsidRPr="005F3A69" w14:paraId="7C66B767" w14:textId="77777777" w:rsidTr="00BE5385">
        <w:tblPrEx>
          <w:tblLook w:val="00A0" w:firstRow="1" w:lastRow="0" w:firstColumn="1" w:lastColumn="0" w:noHBand="0" w:noVBand="0"/>
        </w:tblPrEx>
        <w:trPr>
          <w:cantSplit/>
          <w:trHeight w:val="217"/>
        </w:trPr>
        <w:tc>
          <w:tcPr>
            <w:tcW w:w="14648" w:type="dxa"/>
            <w:gridSpan w:val="16"/>
          </w:tcPr>
          <w:p w14:paraId="42561B6B" w14:textId="2B0262BA" w:rsidR="00DB7CB2" w:rsidRPr="005F3A69" w:rsidRDefault="00DB7CB2" w:rsidP="00C01F8F">
            <w:pPr>
              <w:keepNext/>
              <w:rPr>
                <w:rFonts w:ascii="Calibri" w:hAnsi="Calibri"/>
                <w:sz w:val="18"/>
                <w:szCs w:val="18"/>
              </w:rPr>
            </w:pPr>
            <w:r w:rsidRPr="005F3A69">
              <w:rPr>
                <w:rFonts w:ascii="Calibri" w:hAnsi="Calibri"/>
                <w:sz w:val="18"/>
                <w:szCs w:val="18"/>
              </w:rPr>
              <w:t>Notes:</w:t>
            </w:r>
          </w:p>
        </w:tc>
      </w:tr>
    </w:tbl>
    <w:p w14:paraId="0B96DAF7" w14:textId="77777777" w:rsidR="00125592" w:rsidRPr="005F3A69" w:rsidRDefault="00125592" w:rsidP="00125592"/>
    <w:p w14:paraId="355AE29D" w14:textId="77777777" w:rsidR="00125592" w:rsidRPr="005F3A69" w:rsidRDefault="00125592" w:rsidP="0012559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61"/>
        <w:gridCol w:w="1461"/>
        <w:gridCol w:w="1461"/>
        <w:gridCol w:w="1461"/>
        <w:gridCol w:w="1462"/>
        <w:gridCol w:w="1462"/>
        <w:gridCol w:w="1462"/>
        <w:gridCol w:w="1462"/>
        <w:gridCol w:w="1462"/>
        <w:gridCol w:w="1462"/>
      </w:tblGrid>
      <w:tr w:rsidR="00837895" w:rsidRPr="005F3A69" w14:paraId="77B8621B" w14:textId="77777777" w:rsidTr="00B2459E">
        <w:trPr>
          <w:cantSplit/>
        </w:trPr>
        <w:tc>
          <w:tcPr>
            <w:tcW w:w="14616" w:type="dxa"/>
            <w:gridSpan w:val="10"/>
            <w:tcBorders>
              <w:top w:val="single" w:sz="4" w:space="0" w:color="auto"/>
              <w:left w:val="single" w:sz="4" w:space="0" w:color="auto"/>
              <w:bottom w:val="single" w:sz="4" w:space="0" w:color="auto"/>
              <w:right w:val="single" w:sz="4" w:space="0" w:color="auto"/>
            </w:tcBorders>
          </w:tcPr>
          <w:p w14:paraId="7AB4734E" w14:textId="77777777" w:rsidR="00837895" w:rsidRPr="005F3A69" w:rsidRDefault="00837895" w:rsidP="00C01F8F">
            <w:pPr>
              <w:keepNext/>
              <w:rPr>
                <w:rFonts w:ascii="Calibri" w:hAnsi="Calibri"/>
                <w:b/>
                <w:sz w:val="18"/>
                <w:szCs w:val="18"/>
              </w:rPr>
            </w:pPr>
            <w:r w:rsidRPr="005F3A69">
              <w:rPr>
                <w:rFonts w:ascii="Calibri" w:hAnsi="Calibri"/>
                <w:b/>
                <w:sz w:val="18"/>
                <w:szCs w:val="18"/>
              </w:rPr>
              <w:t>D. Installed Heating Equipment Information</w:t>
            </w:r>
            <w:r w:rsidRPr="005F3A69">
              <w:t xml:space="preserve"> </w:t>
            </w:r>
            <w:r w:rsidRPr="005F3A69">
              <w:rPr>
                <w:rFonts w:ascii="Calibri" w:hAnsi="Calibri"/>
                <w:b/>
                <w:sz w:val="18"/>
                <w:szCs w:val="18"/>
              </w:rPr>
              <w:t>for Gas Furnace Indoor Unit, or Heat Pump Indoor Unit, or Packaged Unit (Gas Furnace or Heat Pump)</w:t>
            </w:r>
          </w:p>
        </w:tc>
      </w:tr>
      <w:tr w:rsidR="00837895" w:rsidRPr="005F3A69" w14:paraId="34654AC9" w14:textId="77777777" w:rsidTr="00B2459E">
        <w:trPr>
          <w:cantSplit/>
          <w:trHeight w:val="188"/>
        </w:trPr>
        <w:tc>
          <w:tcPr>
            <w:tcW w:w="1461" w:type="dxa"/>
            <w:shd w:val="clear" w:color="auto" w:fill="auto"/>
            <w:vAlign w:val="bottom"/>
          </w:tcPr>
          <w:p w14:paraId="77989FDD" w14:textId="77777777" w:rsidR="00837895" w:rsidRPr="005F3A69" w:rsidRDefault="00837895" w:rsidP="00C01F8F">
            <w:pPr>
              <w:keepNext/>
              <w:jc w:val="center"/>
              <w:rPr>
                <w:rFonts w:ascii="Calibri" w:hAnsi="Calibri"/>
                <w:sz w:val="18"/>
                <w:szCs w:val="18"/>
              </w:rPr>
            </w:pPr>
            <w:r w:rsidRPr="005F3A69">
              <w:rPr>
                <w:rFonts w:ascii="Calibri" w:hAnsi="Calibri"/>
                <w:sz w:val="18"/>
                <w:szCs w:val="18"/>
              </w:rPr>
              <w:t>01</w:t>
            </w:r>
          </w:p>
        </w:tc>
        <w:tc>
          <w:tcPr>
            <w:tcW w:w="1461" w:type="dxa"/>
          </w:tcPr>
          <w:p w14:paraId="3539DD71" w14:textId="77777777" w:rsidR="00837895" w:rsidRPr="005F3A69" w:rsidRDefault="00837895" w:rsidP="00C01F8F">
            <w:pPr>
              <w:keepNext/>
              <w:jc w:val="center"/>
              <w:rPr>
                <w:rFonts w:ascii="Calibri" w:hAnsi="Calibri"/>
                <w:sz w:val="18"/>
                <w:szCs w:val="18"/>
              </w:rPr>
            </w:pPr>
            <w:r w:rsidRPr="005F3A69">
              <w:rPr>
                <w:rFonts w:ascii="Calibri" w:hAnsi="Calibri"/>
                <w:sz w:val="18"/>
                <w:szCs w:val="18"/>
              </w:rPr>
              <w:t>02</w:t>
            </w:r>
          </w:p>
        </w:tc>
        <w:tc>
          <w:tcPr>
            <w:tcW w:w="1461" w:type="dxa"/>
            <w:shd w:val="clear" w:color="auto" w:fill="auto"/>
            <w:vAlign w:val="bottom"/>
          </w:tcPr>
          <w:p w14:paraId="07F11125" w14:textId="77777777" w:rsidR="00837895" w:rsidRPr="005F3A69" w:rsidRDefault="00837895" w:rsidP="00C01F8F">
            <w:pPr>
              <w:keepNext/>
              <w:jc w:val="center"/>
              <w:rPr>
                <w:rFonts w:ascii="Calibri" w:hAnsi="Calibri"/>
                <w:sz w:val="18"/>
                <w:szCs w:val="18"/>
              </w:rPr>
            </w:pPr>
            <w:r w:rsidRPr="005F3A69">
              <w:rPr>
                <w:rFonts w:ascii="Calibri" w:hAnsi="Calibri"/>
                <w:sz w:val="18"/>
                <w:szCs w:val="18"/>
              </w:rPr>
              <w:t>03</w:t>
            </w:r>
          </w:p>
        </w:tc>
        <w:tc>
          <w:tcPr>
            <w:tcW w:w="1461" w:type="dxa"/>
            <w:shd w:val="clear" w:color="auto" w:fill="auto"/>
            <w:vAlign w:val="bottom"/>
          </w:tcPr>
          <w:p w14:paraId="462B6ACB" w14:textId="77777777" w:rsidR="00837895" w:rsidRPr="005F3A69" w:rsidRDefault="00837895" w:rsidP="00C01F8F">
            <w:pPr>
              <w:keepNext/>
              <w:jc w:val="center"/>
              <w:rPr>
                <w:rFonts w:ascii="Calibri" w:hAnsi="Calibri"/>
                <w:sz w:val="18"/>
                <w:szCs w:val="18"/>
              </w:rPr>
            </w:pPr>
            <w:r w:rsidRPr="005F3A69">
              <w:rPr>
                <w:rFonts w:ascii="Calibri" w:hAnsi="Calibri"/>
                <w:sz w:val="18"/>
                <w:szCs w:val="18"/>
              </w:rPr>
              <w:t>04</w:t>
            </w:r>
          </w:p>
        </w:tc>
        <w:tc>
          <w:tcPr>
            <w:tcW w:w="1462" w:type="dxa"/>
            <w:shd w:val="clear" w:color="auto" w:fill="auto"/>
            <w:vAlign w:val="bottom"/>
          </w:tcPr>
          <w:p w14:paraId="0AACC9FD" w14:textId="77777777" w:rsidR="00837895" w:rsidRPr="005F3A69" w:rsidRDefault="00837895" w:rsidP="00C01F8F">
            <w:pPr>
              <w:keepNext/>
              <w:jc w:val="center"/>
              <w:rPr>
                <w:rFonts w:ascii="Calibri" w:hAnsi="Calibri"/>
                <w:sz w:val="18"/>
                <w:szCs w:val="18"/>
              </w:rPr>
            </w:pPr>
            <w:r w:rsidRPr="005F3A69">
              <w:rPr>
                <w:rFonts w:ascii="Calibri" w:hAnsi="Calibri"/>
                <w:sz w:val="18"/>
                <w:szCs w:val="18"/>
              </w:rPr>
              <w:t>05</w:t>
            </w:r>
          </w:p>
        </w:tc>
        <w:tc>
          <w:tcPr>
            <w:tcW w:w="1462" w:type="dxa"/>
            <w:shd w:val="clear" w:color="auto" w:fill="auto"/>
            <w:vAlign w:val="bottom"/>
          </w:tcPr>
          <w:p w14:paraId="21CD9307" w14:textId="77777777" w:rsidR="00837895" w:rsidRPr="005F3A69" w:rsidRDefault="00837895" w:rsidP="00C01F8F">
            <w:pPr>
              <w:keepNext/>
              <w:jc w:val="center"/>
              <w:rPr>
                <w:rFonts w:ascii="Calibri" w:hAnsi="Calibri"/>
                <w:sz w:val="18"/>
                <w:szCs w:val="18"/>
              </w:rPr>
            </w:pPr>
            <w:r w:rsidRPr="005F3A69">
              <w:rPr>
                <w:rFonts w:ascii="Calibri" w:hAnsi="Calibri"/>
                <w:sz w:val="18"/>
                <w:szCs w:val="18"/>
              </w:rPr>
              <w:t>06</w:t>
            </w:r>
          </w:p>
        </w:tc>
        <w:tc>
          <w:tcPr>
            <w:tcW w:w="1462" w:type="dxa"/>
            <w:shd w:val="clear" w:color="auto" w:fill="auto"/>
            <w:vAlign w:val="bottom"/>
          </w:tcPr>
          <w:p w14:paraId="668E3C25" w14:textId="77777777" w:rsidR="00837895" w:rsidRPr="005F3A69" w:rsidRDefault="00837895" w:rsidP="00C01F8F">
            <w:pPr>
              <w:keepNext/>
              <w:jc w:val="center"/>
              <w:rPr>
                <w:rFonts w:ascii="Calibri" w:hAnsi="Calibri"/>
                <w:sz w:val="18"/>
                <w:szCs w:val="18"/>
              </w:rPr>
            </w:pPr>
            <w:r w:rsidRPr="005F3A69">
              <w:rPr>
                <w:rFonts w:ascii="Calibri" w:hAnsi="Calibri"/>
                <w:sz w:val="18"/>
                <w:szCs w:val="18"/>
              </w:rPr>
              <w:t>07</w:t>
            </w:r>
          </w:p>
        </w:tc>
        <w:tc>
          <w:tcPr>
            <w:tcW w:w="1462" w:type="dxa"/>
            <w:shd w:val="clear" w:color="auto" w:fill="auto"/>
            <w:vAlign w:val="bottom"/>
          </w:tcPr>
          <w:p w14:paraId="79A65804" w14:textId="77777777" w:rsidR="00837895" w:rsidRPr="005F3A69" w:rsidRDefault="00837895" w:rsidP="00C01F8F">
            <w:pPr>
              <w:keepNext/>
              <w:jc w:val="center"/>
              <w:rPr>
                <w:rFonts w:ascii="Calibri" w:hAnsi="Calibri"/>
                <w:sz w:val="18"/>
                <w:szCs w:val="18"/>
              </w:rPr>
            </w:pPr>
            <w:r w:rsidRPr="005F3A69">
              <w:rPr>
                <w:rFonts w:ascii="Calibri" w:hAnsi="Calibri"/>
                <w:sz w:val="18"/>
                <w:szCs w:val="18"/>
              </w:rPr>
              <w:t>08</w:t>
            </w:r>
          </w:p>
        </w:tc>
        <w:tc>
          <w:tcPr>
            <w:tcW w:w="1462" w:type="dxa"/>
          </w:tcPr>
          <w:p w14:paraId="7D8B85F7" w14:textId="77777777" w:rsidR="00837895" w:rsidRPr="005F3A69" w:rsidRDefault="00837895" w:rsidP="00C01F8F">
            <w:pPr>
              <w:keepNext/>
              <w:jc w:val="center"/>
              <w:rPr>
                <w:rFonts w:ascii="Calibri" w:hAnsi="Calibri"/>
                <w:sz w:val="18"/>
                <w:szCs w:val="18"/>
              </w:rPr>
            </w:pPr>
            <w:r w:rsidRPr="005F3A69">
              <w:rPr>
                <w:rFonts w:ascii="Calibri" w:hAnsi="Calibri"/>
                <w:sz w:val="18"/>
                <w:szCs w:val="18"/>
              </w:rPr>
              <w:t>09</w:t>
            </w:r>
          </w:p>
        </w:tc>
        <w:tc>
          <w:tcPr>
            <w:tcW w:w="1462" w:type="dxa"/>
          </w:tcPr>
          <w:p w14:paraId="6C9F3FF3" w14:textId="77777777" w:rsidR="00837895" w:rsidRPr="005F3A69" w:rsidRDefault="00837895" w:rsidP="00C01F8F">
            <w:pPr>
              <w:keepNext/>
              <w:jc w:val="center"/>
              <w:rPr>
                <w:rFonts w:ascii="Calibri" w:hAnsi="Calibri"/>
                <w:sz w:val="18"/>
                <w:szCs w:val="18"/>
              </w:rPr>
            </w:pPr>
            <w:r w:rsidRPr="005F3A69">
              <w:rPr>
                <w:rFonts w:ascii="Calibri" w:hAnsi="Calibri"/>
                <w:sz w:val="18"/>
                <w:szCs w:val="18"/>
              </w:rPr>
              <w:t>10</w:t>
            </w:r>
          </w:p>
        </w:tc>
      </w:tr>
      <w:tr w:rsidR="00B2459E" w:rsidRPr="005F3A69" w14:paraId="2B3810C9" w14:textId="77777777" w:rsidTr="006B69EF">
        <w:trPr>
          <w:cantSplit/>
          <w:trHeight w:val="307"/>
        </w:trPr>
        <w:tc>
          <w:tcPr>
            <w:tcW w:w="1461" w:type="dxa"/>
            <w:vMerge w:val="restart"/>
            <w:shd w:val="clear" w:color="auto" w:fill="auto"/>
            <w:vAlign w:val="bottom"/>
          </w:tcPr>
          <w:p w14:paraId="2CF2BE16" w14:textId="77777777" w:rsidR="00B2459E" w:rsidRPr="005F3A69" w:rsidRDefault="00B2459E" w:rsidP="00C01F8F">
            <w:pPr>
              <w:keepNext/>
              <w:jc w:val="center"/>
              <w:rPr>
                <w:rFonts w:ascii="Calibri" w:hAnsi="Calibri"/>
                <w:sz w:val="18"/>
                <w:szCs w:val="18"/>
              </w:rPr>
            </w:pPr>
            <w:r w:rsidRPr="005F3A69">
              <w:rPr>
                <w:rFonts w:ascii="Calibri" w:hAnsi="Calibri"/>
                <w:sz w:val="18"/>
                <w:szCs w:val="18"/>
              </w:rPr>
              <w:t>SC System ID/Name from CF1R</w:t>
            </w:r>
          </w:p>
        </w:tc>
        <w:tc>
          <w:tcPr>
            <w:tcW w:w="1461" w:type="dxa"/>
            <w:vMerge w:val="restart"/>
            <w:vAlign w:val="bottom"/>
          </w:tcPr>
          <w:p w14:paraId="77732D40" w14:textId="77777777" w:rsidR="00B2459E" w:rsidRPr="005F3A69" w:rsidRDefault="00B2459E" w:rsidP="00C01F8F">
            <w:pPr>
              <w:keepNext/>
              <w:jc w:val="center"/>
              <w:rPr>
                <w:rFonts w:ascii="Calibri" w:hAnsi="Calibri"/>
                <w:sz w:val="18"/>
                <w:szCs w:val="18"/>
              </w:rPr>
            </w:pPr>
            <w:r w:rsidRPr="005F3A69">
              <w:rPr>
                <w:rFonts w:ascii="Calibri" w:hAnsi="Calibri"/>
                <w:sz w:val="18"/>
                <w:szCs w:val="18"/>
              </w:rPr>
              <w:t>SC System</w:t>
            </w:r>
          </w:p>
          <w:p w14:paraId="189BF999" w14:textId="77777777" w:rsidR="00B2459E" w:rsidRPr="005F3A69" w:rsidRDefault="00B2459E" w:rsidP="00C01F8F">
            <w:pPr>
              <w:keepNext/>
              <w:jc w:val="center"/>
              <w:rPr>
                <w:rFonts w:ascii="Calibri" w:hAnsi="Calibri"/>
                <w:sz w:val="18"/>
                <w:szCs w:val="18"/>
              </w:rPr>
            </w:pPr>
            <w:r w:rsidRPr="005F3A69">
              <w:rPr>
                <w:rFonts w:ascii="Calibri" w:hAnsi="Calibri"/>
                <w:sz w:val="18"/>
                <w:szCs w:val="18"/>
              </w:rPr>
              <w:t>Description of Area Served</w:t>
            </w:r>
          </w:p>
        </w:tc>
        <w:tc>
          <w:tcPr>
            <w:tcW w:w="1461" w:type="dxa"/>
            <w:vMerge w:val="restart"/>
            <w:shd w:val="clear" w:color="auto" w:fill="auto"/>
            <w:vAlign w:val="bottom"/>
          </w:tcPr>
          <w:p w14:paraId="32C3141C" w14:textId="77777777" w:rsidR="00B2459E" w:rsidRPr="005F3A69" w:rsidRDefault="00B2459E" w:rsidP="00C01F8F">
            <w:pPr>
              <w:keepNext/>
              <w:jc w:val="center"/>
              <w:rPr>
                <w:rFonts w:ascii="Calibri" w:hAnsi="Calibri"/>
                <w:sz w:val="18"/>
                <w:szCs w:val="18"/>
              </w:rPr>
            </w:pPr>
            <w:r w:rsidRPr="005F3A69">
              <w:rPr>
                <w:rFonts w:ascii="Calibri" w:hAnsi="Calibri"/>
                <w:sz w:val="18"/>
                <w:szCs w:val="18"/>
              </w:rPr>
              <w:t>Heating Efficiency</w:t>
            </w:r>
          </w:p>
          <w:p w14:paraId="00E7527D" w14:textId="77777777" w:rsidR="00B2459E" w:rsidRPr="005F3A69" w:rsidRDefault="00B2459E" w:rsidP="00C01F8F">
            <w:pPr>
              <w:keepNext/>
              <w:jc w:val="center"/>
              <w:rPr>
                <w:rFonts w:ascii="Calibri" w:hAnsi="Calibri"/>
                <w:sz w:val="18"/>
                <w:szCs w:val="18"/>
              </w:rPr>
            </w:pPr>
            <w:r w:rsidRPr="005F3A69">
              <w:rPr>
                <w:rFonts w:ascii="Calibri" w:hAnsi="Calibri"/>
                <w:sz w:val="18"/>
                <w:szCs w:val="18"/>
              </w:rPr>
              <w:t>Type</w:t>
            </w:r>
          </w:p>
        </w:tc>
        <w:tc>
          <w:tcPr>
            <w:tcW w:w="1461" w:type="dxa"/>
            <w:vMerge w:val="restart"/>
            <w:shd w:val="clear" w:color="auto" w:fill="auto"/>
            <w:vAlign w:val="bottom"/>
          </w:tcPr>
          <w:p w14:paraId="4554307E" w14:textId="77777777" w:rsidR="00B2459E" w:rsidRPr="005F3A69" w:rsidRDefault="00B2459E" w:rsidP="00C01F8F">
            <w:pPr>
              <w:keepNext/>
              <w:jc w:val="center"/>
              <w:rPr>
                <w:rFonts w:ascii="Calibri" w:hAnsi="Calibri"/>
                <w:sz w:val="18"/>
                <w:szCs w:val="18"/>
              </w:rPr>
            </w:pPr>
            <w:r w:rsidRPr="005F3A69">
              <w:rPr>
                <w:rFonts w:ascii="Calibri" w:hAnsi="Calibri"/>
                <w:sz w:val="18"/>
                <w:szCs w:val="18"/>
              </w:rPr>
              <w:t>Heating Efficiency</w:t>
            </w:r>
          </w:p>
          <w:p w14:paraId="49D53C9F" w14:textId="77777777" w:rsidR="00B2459E" w:rsidRPr="005F3A69" w:rsidRDefault="00B2459E" w:rsidP="00C01F8F">
            <w:pPr>
              <w:keepNext/>
              <w:jc w:val="center"/>
              <w:rPr>
                <w:rFonts w:ascii="Calibri" w:hAnsi="Calibri"/>
                <w:sz w:val="18"/>
                <w:szCs w:val="18"/>
              </w:rPr>
            </w:pPr>
            <w:r w:rsidRPr="005F3A69">
              <w:rPr>
                <w:rFonts w:ascii="Calibri" w:hAnsi="Calibri"/>
                <w:sz w:val="18"/>
                <w:szCs w:val="18"/>
              </w:rPr>
              <w:t>Value</w:t>
            </w:r>
          </w:p>
        </w:tc>
        <w:tc>
          <w:tcPr>
            <w:tcW w:w="1462" w:type="dxa"/>
            <w:vMerge w:val="restart"/>
            <w:shd w:val="clear" w:color="auto" w:fill="auto"/>
            <w:vAlign w:val="bottom"/>
          </w:tcPr>
          <w:p w14:paraId="148385D1" w14:textId="77777777" w:rsidR="00B2459E" w:rsidRPr="005F3A69" w:rsidRDefault="00B2459E" w:rsidP="00C01F8F">
            <w:pPr>
              <w:keepNext/>
              <w:jc w:val="center"/>
              <w:rPr>
                <w:rFonts w:ascii="Calibri" w:hAnsi="Calibri"/>
                <w:sz w:val="18"/>
                <w:szCs w:val="18"/>
              </w:rPr>
            </w:pPr>
            <w:r w:rsidRPr="005F3A69">
              <w:rPr>
                <w:rFonts w:ascii="Calibri" w:hAnsi="Calibri"/>
                <w:sz w:val="18"/>
                <w:szCs w:val="18"/>
              </w:rPr>
              <w:t>Heating Unit Manufacturer</w:t>
            </w:r>
          </w:p>
        </w:tc>
        <w:tc>
          <w:tcPr>
            <w:tcW w:w="1462" w:type="dxa"/>
            <w:vMerge w:val="restart"/>
            <w:shd w:val="clear" w:color="auto" w:fill="auto"/>
            <w:vAlign w:val="bottom"/>
          </w:tcPr>
          <w:p w14:paraId="14B1658A" w14:textId="77777777" w:rsidR="00B2459E" w:rsidRPr="005F3A69" w:rsidRDefault="00B2459E" w:rsidP="00C01F8F">
            <w:pPr>
              <w:keepNext/>
              <w:jc w:val="center"/>
              <w:rPr>
                <w:rFonts w:ascii="Calibri" w:hAnsi="Calibri"/>
                <w:sz w:val="18"/>
                <w:szCs w:val="18"/>
              </w:rPr>
            </w:pPr>
            <w:r w:rsidRPr="005F3A69">
              <w:rPr>
                <w:rFonts w:ascii="Calibri" w:hAnsi="Calibri"/>
                <w:sz w:val="18"/>
                <w:szCs w:val="18"/>
              </w:rPr>
              <w:t>Heating Unit Model Number</w:t>
            </w:r>
          </w:p>
        </w:tc>
        <w:tc>
          <w:tcPr>
            <w:tcW w:w="1462" w:type="dxa"/>
            <w:vMerge w:val="restart"/>
            <w:shd w:val="clear" w:color="auto" w:fill="auto"/>
            <w:vAlign w:val="bottom"/>
          </w:tcPr>
          <w:p w14:paraId="749124F7" w14:textId="77777777" w:rsidR="00B2459E" w:rsidRPr="005F3A69" w:rsidRDefault="00B2459E" w:rsidP="00C01F8F">
            <w:pPr>
              <w:keepNext/>
              <w:jc w:val="center"/>
              <w:rPr>
                <w:rFonts w:ascii="Calibri" w:hAnsi="Calibri"/>
                <w:sz w:val="18"/>
                <w:szCs w:val="18"/>
              </w:rPr>
            </w:pPr>
            <w:r w:rsidRPr="005F3A69">
              <w:rPr>
                <w:rFonts w:ascii="Calibri" w:hAnsi="Calibri"/>
                <w:sz w:val="18"/>
                <w:szCs w:val="18"/>
              </w:rPr>
              <w:t>Heating Unit Serial Number</w:t>
            </w:r>
          </w:p>
        </w:tc>
        <w:tc>
          <w:tcPr>
            <w:tcW w:w="1462" w:type="dxa"/>
            <w:vMerge w:val="restart"/>
            <w:shd w:val="clear" w:color="auto" w:fill="auto"/>
            <w:vAlign w:val="bottom"/>
          </w:tcPr>
          <w:p w14:paraId="7F43FCA8" w14:textId="77777777" w:rsidR="00B2459E" w:rsidRPr="005F3A69" w:rsidRDefault="00B2459E" w:rsidP="00C01F8F">
            <w:pPr>
              <w:keepNext/>
              <w:jc w:val="center"/>
              <w:rPr>
                <w:rFonts w:ascii="Calibri" w:hAnsi="Calibri"/>
                <w:sz w:val="18"/>
                <w:szCs w:val="18"/>
              </w:rPr>
            </w:pPr>
            <w:r w:rsidRPr="005F3A69">
              <w:rPr>
                <w:rFonts w:ascii="Calibri" w:hAnsi="Calibri"/>
                <w:sz w:val="18"/>
                <w:szCs w:val="18"/>
              </w:rPr>
              <w:t>Rated Heating Capacity, Output (Btu/h)</w:t>
            </w:r>
          </w:p>
        </w:tc>
        <w:tc>
          <w:tcPr>
            <w:tcW w:w="2924" w:type="dxa"/>
            <w:gridSpan w:val="2"/>
            <w:vAlign w:val="bottom"/>
          </w:tcPr>
          <w:p w14:paraId="4ED06178" w14:textId="60725454" w:rsidR="00B2459E" w:rsidRPr="005F3A69" w:rsidRDefault="00B2459E" w:rsidP="00837895">
            <w:pPr>
              <w:keepNext/>
              <w:jc w:val="center"/>
              <w:rPr>
                <w:rFonts w:ascii="Calibri" w:hAnsi="Calibri"/>
                <w:sz w:val="18"/>
                <w:szCs w:val="18"/>
              </w:rPr>
            </w:pPr>
            <w:r w:rsidRPr="005F3A69">
              <w:rPr>
                <w:rFonts w:ascii="Calibri" w:hAnsi="Calibri"/>
                <w:sz w:val="18"/>
                <w:szCs w:val="18"/>
              </w:rPr>
              <w:t>Multi-Split Systems only</w:t>
            </w:r>
          </w:p>
        </w:tc>
      </w:tr>
      <w:tr w:rsidR="00B2459E" w:rsidRPr="005F3A69" w14:paraId="4C37187D" w14:textId="77777777" w:rsidTr="00B2459E">
        <w:trPr>
          <w:cantSplit/>
          <w:trHeight w:val="307"/>
        </w:trPr>
        <w:tc>
          <w:tcPr>
            <w:tcW w:w="1461" w:type="dxa"/>
            <w:vMerge/>
            <w:shd w:val="clear" w:color="auto" w:fill="auto"/>
            <w:vAlign w:val="bottom"/>
          </w:tcPr>
          <w:p w14:paraId="44F6E7DD" w14:textId="77777777" w:rsidR="00B2459E" w:rsidRPr="005F3A69" w:rsidRDefault="00B2459E" w:rsidP="00C01F8F">
            <w:pPr>
              <w:keepNext/>
              <w:jc w:val="center"/>
              <w:rPr>
                <w:rFonts w:ascii="Calibri" w:hAnsi="Calibri"/>
                <w:sz w:val="18"/>
                <w:szCs w:val="18"/>
              </w:rPr>
            </w:pPr>
          </w:p>
        </w:tc>
        <w:tc>
          <w:tcPr>
            <w:tcW w:w="1461" w:type="dxa"/>
            <w:vMerge/>
            <w:vAlign w:val="bottom"/>
          </w:tcPr>
          <w:p w14:paraId="4F29D38A" w14:textId="77777777" w:rsidR="00B2459E" w:rsidRPr="005F3A69" w:rsidRDefault="00B2459E" w:rsidP="00C01F8F">
            <w:pPr>
              <w:keepNext/>
              <w:jc w:val="center"/>
              <w:rPr>
                <w:rFonts w:ascii="Calibri" w:hAnsi="Calibri"/>
                <w:sz w:val="18"/>
                <w:szCs w:val="18"/>
              </w:rPr>
            </w:pPr>
          </w:p>
        </w:tc>
        <w:tc>
          <w:tcPr>
            <w:tcW w:w="1461" w:type="dxa"/>
            <w:vMerge/>
            <w:shd w:val="clear" w:color="auto" w:fill="auto"/>
            <w:vAlign w:val="bottom"/>
          </w:tcPr>
          <w:p w14:paraId="12A52F33" w14:textId="77777777" w:rsidR="00B2459E" w:rsidRPr="005F3A69" w:rsidRDefault="00B2459E" w:rsidP="00C01F8F">
            <w:pPr>
              <w:keepNext/>
              <w:jc w:val="center"/>
              <w:rPr>
                <w:rFonts w:ascii="Calibri" w:hAnsi="Calibri"/>
                <w:sz w:val="18"/>
                <w:szCs w:val="18"/>
              </w:rPr>
            </w:pPr>
          </w:p>
        </w:tc>
        <w:tc>
          <w:tcPr>
            <w:tcW w:w="1461" w:type="dxa"/>
            <w:vMerge/>
            <w:shd w:val="clear" w:color="auto" w:fill="auto"/>
            <w:vAlign w:val="bottom"/>
          </w:tcPr>
          <w:p w14:paraId="661077BD" w14:textId="77777777" w:rsidR="00B2459E" w:rsidRPr="005F3A69" w:rsidRDefault="00B2459E" w:rsidP="00C01F8F">
            <w:pPr>
              <w:keepNext/>
              <w:jc w:val="center"/>
              <w:rPr>
                <w:rFonts w:ascii="Calibri" w:hAnsi="Calibri"/>
                <w:sz w:val="18"/>
                <w:szCs w:val="18"/>
              </w:rPr>
            </w:pPr>
          </w:p>
        </w:tc>
        <w:tc>
          <w:tcPr>
            <w:tcW w:w="1462" w:type="dxa"/>
            <w:vMerge/>
            <w:shd w:val="clear" w:color="auto" w:fill="auto"/>
            <w:vAlign w:val="bottom"/>
          </w:tcPr>
          <w:p w14:paraId="20CE810D" w14:textId="77777777" w:rsidR="00B2459E" w:rsidRPr="005F3A69" w:rsidRDefault="00B2459E" w:rsidP="00C01F8F">
            <w:pPr>
              <w:keepNext/>
              <w:jc w:val="center"/>
              <w:rPr>
                <w:rFonts w:ascii="Calibri" w:hAnsi="Calibri"/>
                <w:sz w:val="18"/>
                <w:szCs w:val="18"/>
              </w:rPr>
            </w:pPr>
          </w:p>
        </w:tc>
        <w:tc>
          <w:tcPr>
            <w:tcW w:w="1462" w:type="dxa"/>
            <w:vMerge/>
            <w:shd w:val="clear" w:color="auto" w:fill="auto"/>
            <w:vAlign w:val="bottom"/>
          </w:tcPr>
          <w:p w14:paraId="2D399F13" w14:textId="77777777" w:rsidR="00B2459E" w:rsidRPr="005F3A69" w:rsidRDefault="00B2459E" w:rsidP="00C01F8F">
            <w:pPr>
              <w:keepNext/>
              <w:jc w:val="center"/>
              <w:rPr>
                <w:rFonts w:ascii="Calibri" w:hAnsi="Calibri"/>
                <w:sz w:val="18"/>
                <w:szCs w:val="18"/>
              </w:rPr>
            </w:pPr>
          </w:p>
        </w:tc>
        <w:tc>
          <w:tcPr>
            <w:tcW w:w="1462" w:type="dxa"/>
            <w:vMerge/>
            <w:shd w:val="clear" w:color="auto" w:fill="auto"/>
            <w:vAlign w:val="bottom"/>
          </w:tcPr>
          <w:p w14:paraId="16985D18" w14:textId="77777777" w:rsidR="00B2459E" w:rsidRPr="005F3A69" w:rsidRDefault="00B2459E" w:rsidP="00C01F8F">
            <w:pPr>
              <w:keepNext/>
              <w:jc w:val="center"/>
              <w:rPr>
                <w:rFonts w:ascii="Calibri" w:hAnsi="Calibri"/>
                <w:sz w:val="18"/>
                <w:szCs w:val="18"/>
              </w:rPr>
            </w:pPr>
          </w:p>
        </w:tc>
        <w:tc>
          <w:tcPr>
            <w:tcW w:w="1462" w:type="dxa"/>
            <w:vMerge/>
            <w:shd w:val="clear" w:color="auto" w:fill="auto"/>
            <w:vAlign w:val="bottom"/>
          </w:tcPr>
          <w:p w14:paraId="6E38163E" w14:textId="77777777" w:rsidR="00B2459E" w:rsidRPr="005F3A69" w:rsidRDefault="00B2459E" w:rsidP="00C01F8F">
            <w:pPr>
              <w:keepNext/>
              <w:jc w:val="center"/>
              <w:rPr>
                <w:rFonts w:ascii="Calibri" w:hAnsi="Calibri"/>
                <w:sz w:val="18"/>
                <w:szCs w:val="18"/>
              </w:rPr>
            </w:pPr>
          </w:p>
        </w:tc>
        <w:tc>
          <w:tcPr>
            <w:tcW w:w="1462" w:type="dxa"/>
            <w:vAlign w:val="bottom"/>
          </w:tcPr>
          <w:p w14:paraId="78BA2F06" w14:textId="2B6C8AF9" w:rsidR="00B2459E" w:rsidRPr="005F3A69" w:rsidRDefault="00B2459E" w:rsidP="00B2459E">
            <w:pPr>
              <w:keepNext/>
              <w:jc w:val="center"/>
              <w:rPr>
                <w:rFonts w:ascii="Calibri" w:hAnsi="Calibri"/>
                <w:sz w:val="18"/>
                <w:szCs w:val="18"/>
              </w:rPr>
            </w:pPr>
            <w:r w:rsidRPr="005F3A69">
              <w:rPr>
                <w:rFonts w:ascii="Calibri" w:hAnsi="Calibri"/>
                <w:sz w:val="18"/>
                <w:szCs w:val="18"/>
              </w:rPr>
              <w:t>Indoor Unit Name or Description of Area Served</w:t>
            </w:r>
          </w:p>
        </w:tc>
        <w:tc>
          <w:tcPr>
            <w:tcW w:w="1462" w:type="dxa"/>
            <w:vAlign w:val="bottom"/>
          </w:tcPr>
          <w:p w14:paraId="19AAE59B" w14:textId="0D358109" w:rsidR="00B2459E" w:rsidRPr="005F3A69" w:rsidRDefault="00B2459E" w:rsidP="00B2459E">
            <w:pPr>
              <w:keepNext/>
              <w:jc w:val="center"/>
              <w:rPr>
                <w:rFonts w:ascii="Calibri" w:hAnsi="Calibri"/>
                <w:sz w:val="18"/>
                <w:szCs w:val="18"/>
              </w:rPr>
            </w:pPr>
            <w:r w:rsidRPr="005F3A69">
              <w:rPr>
                <w:rFonts w:ascii="Calibri" w:hAnsi="Calibri"/>
                <w:sz w:val="18"/>
                <w:szCs w:val="18"/>
              </w:rPr>
              <w:t>Indoor Unit Duct Status</w:t>
            </w:r>
          </w:p>
        </w:tc>
      </w:tr>
      <w:tr w:rsidR="00837895" w:rsidRPr="005F3A69" w14:paraId="76F04D69" w14:textId="77777777" w:rsidTr="00B2459E">
        <w:trPr>
          <w:cantSplit/>
          <w:trHeight w:val="360"/>
        </w:trPr>
        <w:tc>
          <w:tcPr>
            <w:tcW w:w="1461" w:type="dxa"/>
            <w:shd w:val="clear" w:color="auto" w:fill="auto"/>
          </w:tcPr>
          <w:p w14:paraId="20E8C0D8" w14:textId="77777777" w:rsidR="00837895" w:rsidRPr="005F3A69" w:rsidRDefault="00837895" w:rsidP="00465479">
            <w:pPr>
              <w:keepNext/>
              <w:rPr>
                <w:rFonts w:ascii="Calibri" w:hAnsi="Calibri"/>
                <w:sz w:val="18"/>
                <w:szCs w:val="18"/>
              </w:rPr>
            </w:pPr>
          </w:p>
        </w:tc>
        <w:tc>
          <w:tcPr>
            <w:tcW w:w="1461" w:type="dxa"/>
          </w:tcPr>
          <w:p w14:paraId="1C3ADF6F" w14:textId="77777777" w:rsidR="00837895" w:rsidRPr="005F3A69" w:rsidRDefault="00837895" w:rsidP="00465479">
            <w:pPr>
              <w:keepNext/>
              <w:rPr>
                <w:rFonts w:ascii="Calibri" w:hAnsi="Calibri"/>
                <w:sz w:val="18"/>
                <w:szCs w:val="18"/>
              </w:rPr>
            </w:pPr>
          </w:p>
        </w:tc>
        <w:tc>
          <w:tcPr>
            <w:tcW w:w="1461" w:type="dxa"/>
            <w:shd w:val="clear" w:color="auto" w:fill="auto"/>
          </w:tcPr>
          <w:p w14:paraId="199A6B4F" w14:textId="77777777" w:rsidR="00837895" w:rsidRPr="005F3A69" w:rsidRDefault="00837895" w:rsidP="00465479">
            <w:pPr>
              <w:keepNext/>
              <w:rPr>
                <w:rFonts w:ascii="Calibri" w:hAnsi="Calibri"/>
                <w:sz w:val="18"/>
                <w:szCs w:val="18"/>
              </w:rPr>
            </w:pPr>
          </w:p>
        </w:tc>
        <w:tc>
          <w:tcPr>
            <w:tcW w:w="1461" w:type="dxa"/>
            <w:shd w:val="clear" w:color="auto" w:fill="auto"/>
          </w:tcPr>
          <w:p w14:paraId="54138233" w14:textId="77777777" w:rsidR="00837895" w:rsidRPr="005F3A69" w:rsidRDefault="00837895" w:rsidP="00465479">
            <w:pPr>
              <w:keepNext/>
              <w:rPr>
                <w:rFonts w:ascii="Calibri" w:hAnsi="Calibri"/>
                <w:sz w:val="18"/>
                <w:szCs w:val="18"/>
              </w:rPr>
            </w:pPr>
          </w:p>
        </w:tc>
        <w:tc>
          <w:tcPr>
            <w:tcW w:w="1462" w:type="dxa"/>
            <w:shd w:val="clear" w:color="auto" w:fill="auto"/>
          </w:tcPr>
          <w:p w14:paraId="0B76C9D4" w14:textId="77777777" w:rsidR="00837895" w:rsidRPr="005F3A69" w:rsidRDefault="00837895" w:rsidP="00465479">
            <w:pPr>
              <w:keepNext/>
              <w:rPr>
                <w:rFonts w:ascii="Calibri" w:hAnsi="Calibri"/>
                <w:sz w:val="18"/>
                <w:szCs w:val="18"/>
              </w:rPr>
            </w:pPr>
          </w:p>
        </w:tc>
        <w:tc>
          <w:tcPr>
            <w:tcW w:w="1462" w:type="dxa"/>
            <w:shd w:val="clear" w:color="auto" w:fill="auto"/>
          </w:tcPr>
          <w:p w14:paraId="672981AF" w14:textId="77777777" w:rsidR="00837895" w:rsidRPr="005F3A69" w:rsidRDefault="00837895" w:rsidP="00465479">
            <w:pPr>
              <w:keepNext/>
              <w:rPr>
                <w:rFonts w:ascii="Calibri" w:hAnsi="Calibri"/>
                <w:sz w:val="18"/>
                <w:szCs w:val="18"/>
              </w:rPr>
            </w:pPr>
          </w:p>
        </w:tc>
        <w:tc>
          <w:tcPr>
            <w:tcW w:w="1462" w:type="dxa"/>
            <w:shd w:val="clear" w:color="auto" w:fill="auto"/>
          </w:tcPr>
          <w:p w14:paraId="3E611534" w14:textId="77777777" w:rsidR="00837895" w:rsidRPr="005F3A69" w:rsidRDefault="00837895" w:rsidP="00465479">
            <w:pPr>
              <w:keepNext/>
              <w:rPr>
                <w:rFonts w:ascii="Calibri" w:hAnsi="Calibri"/>
                <w:sz w:val="18"/>
                <w:szCs w:val="18"/>
              </w:rPr>
            </w:pPr>
          </w:p>
        </w:tc>
        <w:tc>
          <w:tcPr>
            <w:tcW w:w="1462" w:type="dxa"/>
            <w:shd w:val="clear" w:color="auto" w:fill="auto"/>
          </w:tcPr>
          <w:p w14:paraId="2D7744AF" w14:textId="77777777" w:rsidR="00837895" w:rsidRPr="005F3A69" w:rsidRDefault="00837895" w:rsidP="00465479">
            <w:pPr>
              <w:keepNext/>
              <w:rPr>
                <w:rFonts w:ascii="Calibri" w:hAnsi="Calibri"/>
                <w:sz w:val="18"/>
                <w:szCs w:val="18"/>
              </w:rPr>
            </w:pPr>
          </w:p>
        </w:tc>
        <w:tc>
          <w:tcPr>
            <w:tcW w:w="1462" w:type="dxa"/>
          </w:tcPr>
          <w:p w14:paraId="5392AA6A" w14:textId="77777777" w:rsidR="00837895" w:rsidRPr="005F3A69" w:rsidRDefault="00837895" w:rsidP="00465479">
            <w:pPr>
              <w:keepNext/>
              <w:rPr>
                <w:rFonts w:ascii="Calibri" w:hAnsi="Calibri"/>
                <w:sz w:val="18"/>
                <w:szCs w:val="18"/>
              </w:rPr>
            </w:pPr>
          </w:p>
        </w:tc>
        <w:tc>
          <w:tcPr>
            <w:tcW w:w="1462" w:type="dxa"/>
          </w:tcPr>
          <w:p w14:paraId="3CA0913B" w14:textId="77777777" w:rsidR="00837895" w:rsidRPr="005F3A69" w:rsidRDefault="00837895" w:rsidP="00465479">
            <w:pPr>
              <w:keepNext/>
              <w:rPr>
                <w:rFonts w:ascii="Calibri" w:hAnsi="Calibri"/>
                <w:sz w:val="18"/>
                <w:szCs w:val="18"/>
              </w:rPr>
            </w:pPr>
          </w:p>
        </w:tc>
      </w:tr>
      <w:tr w:rsidR="00837895" w:rsidRPr="005F3A69" w14:paraId="767F2E82" w14:textId="77777777" w:rsidTr="00B2459E">
        <w:trPr>
          <w:cantSplit/>
        </w:trPr>
        <w:tc>
          <w:tcPr>
            <w:tcW w:w="14616" w:type="dxa"/>
            <w:gridSpan w:val="10"/>
          </w:tcPr>
          <w:p w14:paraId="7BD6B232" w14:textId="77777777" w:rsidR="00837895" w:rsidRPr="005F3A69" w:rsidRDefault="00837895" w:rsidP="00C01F8F">
            <w:pPr>
              <w:keepNext/>
              <w:rPr>
                <w:rFonts w:ascii="Calibri" w:hAnsi="Calibri"/>
                <w:sz w:val="18"/>
                <w:szCs w:val="18"/>
              </w:rPr>
            </w:pPr>
            <w:r w:rsidRPr="005F3A69">
              <w:rPr>
                <w:rFonts w:ascii="Calibri" w:hAnsi="Calibri"/>
                <w:sz w:val="18"/>
                <w:szCs w:val="18"/>
              </w:rPr>
              <w:t>Notes:</w:t>
            </w:r>
          </w:p>
        </w:tc>
      </w:tr>
    </w:tbl>
    <w:p w14:paraId="0828254B" w14:textId="77777777" w:rsidR="00125592" w:rsidRPr="005F3A69" w:rsidRDefault="00125592" w:rsidP="00125592">
      <w:pPr>
        <w:rPr>
          <w:rFonts w:ascii="Calibri" w:hAnsi="Calibri"/>
          <w:sz w:val="18"/>
          <w:szCs w:val="18"/>
        </w:rPr>
      </w:pPr>
    </w:p>
    <w:p w14:paraId="072B6FAA" w14:textId="77777777" w:rsidR="00125592" w:rsidRPr="005F3A69" w:rsidRDefault="00125592" w:rsidP="00125592">
      <w:pPr>
        <w:rPr>
          <w:rFonts w:ascii="Calibri" w:hAnsi="Calibri"/>
          <w:sz w:val="18"/>
          <w:szCs w:val="18"/>
        </w:rPr>
      </w:pPr>
    </w:p>
    <w:tbl>
      <w:tblPr>
        <w:tblW w:w="57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444"/>
        <w:gridCol w:w="1445"/>
        <w:gridCol w:w="1444"/>
        <w:gridCol w:w="1445"/>
        <w:gridCol w:w="2058"/>
        <w:gridCol w:w="2058"/>
        <w:gridCol w:w="2059"/>
        <w:gridCol w:w="2059"/>
        <w:gridCol w:w="1474"/>
        <w:gridCol w:w="1188"/>
      </w:tblGrid>
      <w:tr w:rsidR="00D83599" w:rsidRPr="005F3A69" w14:paraId="2339CBCB" w14:textId="77777777" w:rsidTr="00EF0A59">
        <w:trPr>
          <w:cantSplit/>
        </w:trPr>
        <w:tc>
          <w:tcPr>
            <w:tcW w:w="16674" w:type="dxa"/>
            <w:gridSpan w:val="10"/>
          </w:tcPr>
          <w:p w14:paraId="28676FD3" w14:textId="6BA7AC9A" w:rsidR="00D83599" w:rsidRPr="005F3A69" w:rsidRDefault="00D83599" w:rsidP="00C01F8F">
            <w:pPr>
              <w:keepNext/>
              <w:rPr>
                <w:rFonts w:ascii="Calibri" w:hAnsi="Calibri"/>
                <w:b/>
                <w:sz w:val="18"/>
                <w:szCs w:val="18"/>
              </w:rPr>
            </w:pPr>
            <w:r w:rsidRPr="005F3A69">
              <w:rPr>
                <w:rFonts w:ascii="Calibri" w:hAnsi="Calibri"/>
                <w:b/>
                <w:sz w:val="18"/>
                <w:szCs w:val="18"/>
              </w:rPr>
              <w:t>E. Installed Cooling Equipment Information</w:t>
            </w:r>
            <w:r w:rsidRPr="005F3A69">
              <w:t xml:space="preserve"> </w:t>
            </w:r>
            <w:r w:rsidRPr="005F3A69">
              <w:rPr>
                <w:rFonts w:ascii="Calibri" w:hAnsi="Calibri"/>
                <w:b/>
                <w:sz w:val="18"/>
                <w:szCs w:val="18"/>
              </w:rPr>
              <w:t>for Outdoor Condenser or Package Unit (Air Conditioner or Heat Pump:</w:t>
            </w:r>
          </w:p>
        </w:tc>
      </w:tr>
      <w:tr w:rsidR="00F45C5A" w:rsidRPr="005F3A69" w14:paraId="782D6C76" w14:textId="77777777" w:rsidTr="00F45C5A">
        <w:trPr>
          <w:cantSplit/>
          <w:trHeight w:val="224"/>
        </w:trPr>
        <w:tc>
          <w:tcPr>
            <w:tcW w:w="1444" w:type="dxa"/>
            <w:shd w:val="clear" w:color="auto" w:fill="auto"/>
            <w:vAlign w:val="bottom"/>
          </w:tcPr>
          <w:p w14:paraId="7B4BF1ED" w14:textId="77777777" w:rsidR="00F45C5A" w:rsidRPr="005F3A69" w:rsidRDefault="00F45C5A" w:rsidP="00C01F8F">
            <w:pPr>
              <w:keepNext/>
              <w:jc w:val="center"/>
              <w:rPr>
                <w:rFonts w:ascii="Calibri" w:hAnsi="Calibri"/>
                <w:sz w:val="18"/>
                <w:szCs w:val="18"/>
              </w:rPr>
            </w:pPr>
            <w:r w:rsidRPr="005F3A69">
              <w:rPr>
                <w:rFonts w:ascii="Calibri" w:hAnsi="Calibri"/>
                <w:sz w:val="18"/>
                <w:szCs w:val="18"/>
              </w:rPr>
              <w:t>01</w:t>
            </w:r>
          </w:p>
        </w:tc>
        <w:tc>
          <w:tcPr>
            <w:tcW w:w="1445" w:type="dxa"/>
          </w:tcPr>
          <w:p w14:paraId="2B8D005E" w14:textId="77777777" w:rsidR="00F45C5A" w:rsidRPr="005F3A69" w:rsidRDefault="00F45C5A" w:rsidP="00C01F8F">
            <w:pPr>
              <w:keepNext/>
              <w:jc w:val="center"/>
              <w:rPr>
                <w:rFonts w:ascii="Calibri" w:hAnsi="Calibri"/>
                <w:sz w:val="18"/>
                <w:szCs w:val="18"/>
              </w:rPr>
            </w:pPr>
            <w:r w:rsidRPr="005F3A69">
              <w:rPr>
                <w:rFonts w:ascii="Calibri" w:hAnsi="Calibri"/>
                <w:sz w:val="18"/>
                <w:szCs w:val="18"/>
              </w:rPr>
              <w:t>02</w:t>
            </w:r>
          </w:p>
        </w:tc>
        <w:tc>
          <w:tcPr>
            <w:tcW w:w="1444" w:type="dxa"/>
            <w:shd w:val="clear" w:color="auto" w:fill="auto"/>
            <w:vAlign w:val="bottom"/>
          </w:tcPr>
          <w:p w14:paraId="5B53E5F2" w14:textId="77777777" w:rsidR="00F45C5A" w:rsidRPr="005F3A69" w:rsidRDefault="00F45C5A" w:rsidP="00C01F8F">
            <w:pPr>
              <w:keepNext/>
              <w:jc w:val="center"/>
              <w:rPr>
                <w:rFonts w:ascii="Calibri" w:hAnsi="Calibri"/>
                <w:sz w:val="18"/>
                <w:szCs w:val="18"/>
              </w:rPr>
            </w:pPr>
            <w:r w:rsidRPr="005F3A69">
              <w:rPr>
                <w:rFonts w:ascii="Calibri" w:hAnsi="Calibri"/>
                <w:sz w:val="18"/>
                <w:szCs w:val="18"/>
              </w:rPr>
              <w:t>03</w:t>
            </w:r>
          </w:p>
        </w:tc>
        <w:tc>
          <w:tcPr>
            <w:tcW w:w="1445" w:type="dxa"/>
            <w:shd w:val="clear" w:color="auto" w:fill="auto"/>
            <w:vAlign w:val="bottom"/>
          </w:tcPr>
          <w:p w14:paraId="3CA95FEA" w14:textId="77777777" w:rsidR="00F45C5A" w:rsidRPr="005F3A69" w:rsidRDefault="00F45C5A" w:rsidP="00C01F8F">
            <w:pPr>
              <w:keepNext/>
              <w:jc w:val="center"/>
              <w:rPr>
                <w:rFonts w:ascii="Calibri" w:hAnsi="Calibri"/>
                <w:sz w:val="18"/>
                <w:szCs w:val="18"/>
              </w:rPr>
            </w:pPr>
            <w:r w:rsidRPr="005F3A69">
              <w:rPr>
                <w:rFonts w:ascii="Calibri" w:hAnsi="Calibri"/>
                <w:sz w:val="18"/>
                <w:szCs w:val="18"/>
              </w:rPr>
              <w:t>04</w:t>
            </w:r>
          </w:p>
        </w:tc>
        <w:tc>
          <w:tcPr>
            <w:tcW w:w="2058" w:type="dxa"/>
          </w:tcPr>
          <w:p w14:paraId="4DDE5327" w14:textId="056BF691" w:rsidR="00F45C5A" w:rsidRPr="005F3A69" w:rsidRDefault="00F45C5A" w:rsidP="00C01F8F">
            <w:pPr>
              <w:keepNext/>
              <w:jc w:val="center"/>
              <w:rPr>
                <w:rFonts w:ascii="Calibri" w:hAnsi="Calibri"/>
                <w:sz w:val="18"/>
                <w:szCs w:val="18"/>
              </w:rPr>
            </w:pPr>
            <w:ins w:id="0" w:author="Shewmaker, Michael@Energy" w:date="2022-12-13T10:39:00Z">
              <w:r>
                <w:rPr>
                  <w:rFonts w:ascii="Calibri" w:hAnsi="Calibri"/>
                  <w:sz w:val="18"/>
                  <w:szCs w:val="18"/>
                </w:rPr>
                <w:t>04b</w:t>
              </w:r>
            </w:ins>
          </w:p>
        </w:tc>
        <w:tc>
          <w:tcPr>
            <w:tcW w:w="2058" w:type="dxa"/>
            <w:shd w:val="clear" w:color="auto" w:fill="auto"/>
            <w:vAlign w:val="bottom"/>
          </w:tcPr>
          <w:p w14:paraId="48D1562B" w14:textId="7AC40AC6" w:rsidR="00F45C5A" w:rsidRPr="005F3A69" w:rsidRDefault="00F45C5A" w:rsidP="00C01F8F">
            <w:pPr>
              <w:keepNext/>
              <w:jc w:val="center"/>
              <w:rPr>
                <w:rFonts w:ascii="Calibri" w:hAnsi="Calibri"/>
                <w:sz w:val="18"/>
                <w:szCs w:val="18"/>
              </w:rPr>
            </w:pPr>
            <w:r w:rsidRPr="005F3A69">
              <w:rPr>
                <w:rFonts w:ascii="Calibri" w:hAnsi="Calibri"/>
                <w:sz w:val="18"/>
                <w:szCs w:val="18"/>
              </w:rPr>
              <w:t>05</w:t>
            </w:r>
          </w:p>
        </w:tc>
        <w:tc>
          <w:tcPr>
            <w:tcW w:w="2059" w:type="dxa"/>
            <w:shd w:val="clear" w:color="auto" w:fill="auto"/>
            <w:vAlign w:val="bottom"/>
          </w:tcPr>
          <w:p w14:paraId="21E3985F" w14:textId="77777777" w:rsidR="00F45C5A" w:rsidRPr="005F3A69" w:rsidRDefault="00F45C5A" w:rsidP="00C01F8F">
            <w:pPr>
              <w:keepNext/>
              <w:jc w:val="center"/>
              <w:rPr>
                <w:rFonts w:ascii="Calibri" w:hAnsi="Calibri"/>
                <w:sz w:val="18"/>
                <w:szCs w:val="18"/>
              </w:rPr>
            </w:pPr>
            <w:r w:rsidRPr="005F3A69">
              <w:rPr>
                <w:rFonts w:ascii="Calibri" w:hAnsi="Calibri"/>
                <w:sz w:val="18"/>
                <w:szCs w:val="18"/>
              </w:rPr>
              <w:t>06</w:t>
            </w:r>
          </w:p>
        </w:tc>
        <w:tc>
          <w:tcPr>
            <w:tcW w:w="2059" w:type="dxa"/>
            <w:shd w:val="clear" w:color="auto" w:fill="auto"/>
            <w:vAlign w:val="bottom"/>
          </w:tcPr>
          <w:p w14:paraId="33594BCE" w14:textId="77777777" w:rsidR="00F45C5A" w:rsidRPr="005F3A69" w:rsidRDefault="00F45C5A" w:rsidP="00C01F8F">
            <w:pPr>
              <w:keepNext/>
              <w:jc w:val="center"/>
              <w:rPr>
                <w:rFonts w:ascii="Calibri" w:hAnsi="Calibri"/>
                <w:sz w:val="18"/>
                <w:szCs w:val="18"/>
              </w:rPr>
            </w:pPr>
            <w:r w:rsidRPr="005F3A69">
              <w:rPr>
                <w:rFonts w:ascii="Calibri" w:hAnsi="Calibri"/>
                <w:sz w:val="18"/>
                <w:szCs w:val="18"/>
              </w:rPr>
              <w:t>07</w:t>
            </w:r>
          </w:p>
        </w:tc>
        <w:tc>
          <w:tcPr>
            <w:tcW w:w="1474" w:type="dxa"/>
            <w:shd w:val="clear" w:color="auto" w:fill="auto"/>
            <w:vAlign w:val="bottom"/>
          </w:tcPr>
          <w:p w14:paraId="03BDE8C5" w14:textId="77777777" w:rsidR="00F45C5A" w:rsidRPr="005F3A69" w:rsidRDefault="00F45C5A" w:rsidP="00C01F8F">
            <w:pPr>
              <w:keepNext/>
              <w:jc w:val="center"/>
              <w:rPr>
                <w:rFonts w:ascii="Calibri" w:hAnsi="Calibri"/>
                <w:sz w:val="18"/>
                <w:szCs w:val="18"/>
              </w:rPr>
            </w:pPr>
            <w:r w:rsidRPr="005F3A69">
              <w:rPr>
                <w:rFonts w:ascii="Calibri" w:hAnsi="Calibri"/>
                <w:sz w:val="18"/>
                <w:szCs w:val="18"/>
              </w:rPr>
              <w:t>08</w:t>
            </w:r>
          </w:p>
        </w:tc>
        <w:tc>
          <w:tcPr>
            <w:tcW w:w="1188" w:type="dxa"/>
            <w:shd w:val="clear" w:color="auto" w:fill="auto"/>
            <w:vAlign w:val="bottom"/>
          </w:tcPr>
          <w:p w14:paraId="27977342" w14:textId="77777777" w:rsidR="00F45C5A" w:rsidRPr="005F3A69" w:rsidRDefault="00F45C5A" w:rsidP="00C01F8F">
            <w:pPr>
              <w:keepNext/>
              <w:jc w:val="center"/>
              <w:rPr>
                <w:rFonts w:ascii="Calibri" w:hAnsi="Calibri"/>
                <w:sz w:val="18"/>
                <w:szCs w:val="18"/>
              </w:rPr>
            </w:pPr>
            <w:r w:rsidRPr="005F3A69">
              <w:rPr>
                <w:rFonts w:ascii="Calibri" w:hAnsi="Calibri"/>
                <w:sz w:val="18"/>
                <w:szCs w:val="18"/>
              </w:rPr>
              <w:t>09</w:t>
            </w:r>
          </w:p>
        </w:tc>
      </w:tr>
      <w:tr w:rsidR="00F45C5A" w:rsidRPr="005F3A69" w14:paraId="73CF73A0" w14:textId="77777777" w:rsidTr="00D83599">
        <w:trPr>
          <w:cantSplit/>
          <w:trHeight w:val="576"/>
        </w:trPr>
        <w:tc>
          <w:tcPr>
            <w:tcW w:w="1444" w:type="dxa"/>
            <w:shd w:val="clear" w:color="auto" w:fill="auto"/>
            <w:vAlign w:val="bottom"/>
          </w:tcPr>
          <w:p w14:paraId="01A6E1A2" w14:textId="77777777" w:rsidR="00F45C5A" w:rsidRPr="005F3A69" w:rsidRDefault="00F45C5A" w:rsidP="009C4992">
            <w:pPr>
              <w:keepNext/>
              <w:jc w:val="center"/>
              <w:rPr>
                <w:rFonts w:ascii="Calibri" w:hAnsi="Calibri"/>
                <w:sz w:val="18"/>
                <w:szCs w:val="18"/>
              </w:rPr>
            </w:pPr>
            <w:r w:rsidRPr="005F3A69">
              <w:rPr>
                <w:rFonts w:ascii="Calibri" w:hAnsi="Calibri"/>
                <w:sz w:val="18"/>
                <w:szCs w:val="18"/>
              </w:rPr>
              <w:t>SC System ID/Name from CF1R</w:t>
            </w:r>
          </w:p>
        </w:tc>
        <w:tc>
          <w:tcPr>
            <w:tcW w:w="1445" w:type="dxa"/>
            <w:vAlign w:val="bottom"/>
          </w:tcPr>
          <w:p w14:paraId="7A2AB394" w14:textId="77777777" w:rsidR="00F45C5A" w:rsidRPr="005F3A69" w:rsidRDefault="00F45C5A" w:rsidP="00C01F8F">
            <w:pPr>
              <w:keepNext/>
              <w:jc w:val="center"/>
              <w:rPr>
                <w:rFonts w:ascii="Calibri" w:hAnsi="Calibri"/>
                <w:sz w:val="18"/>
                <w:szCs w:val="18"/>
              </w:rPr>
            </w:pPr>
            <w:r w:rsidRPr="005F3A69">
              <w:rPr>
                <w:rFonts w:ascii="Calibri" w:hAnsi="Calibri"/>
                <w:sz w:val="18"/>
                <w:szCs w:val="18"/>
              </w:rPr>
              <w:t>SC System</w:t>
            </w:r>
          </w:p>
          <w:p w14:paraId="533829A7" w14:textId="77777777" w:rsidR="00F45C5A" w:rsidRPr="005F3A69" w:rsidRDefault="00F45C5A" w:rsidP="00C01F8F">
            <w:pPr>
              <w:keepNext/>
              <w:jc w:val="center"/>
              <w:rPr>
                <w:rFonts w:ascii="Calibri" w:hAnsi="Calibri"/>
                <w:sz w:val="16"/>
                <w:szCs w:val="16"/>
              </w:rPr>
            </w:pPr>
            <w:r w:rsidRPr="005F3A69">
              <w:rPr>
                <w:rFonts w:ascii="Calibri" w:hAnsi="Calibri"/>
                <w:sz w:val="18"/>
                <w:szCs w:val="18"/>
              </w:rPr>
              <w:t>Description of Area Served</w:t>
            </w:r>
          </w:p>
        </w:tc>
        <w:tc>
          <w:tcPr>
            <w:tcW w:w="1444" w:type="dxa"/>
            <w:shd w:val="clear" w:color="auto" w:fill="auto"/>
            <w:vAlign w:val="bottom"/>
          </w:tcPr>
          <w:p w14:paraId="2CA2DED6" w14:textId="77777777" w:rsidR="00F45C5A" w:rsidRPr="005F3A69" w:rsidRDefault="00F45C5A" w:rsidP="00C01F8F">
            <w:pPr>
              <w:keepNext/>
              <w:jc w:val="center"/>
              <w:rPr>
                <w:rFonts w:ascii="Calibri" w:hAnsi="Calibri"/>
                <w:sz w:val="16"/>
                <w:szCs w:val="16"/>
              </w:rPr>
            </w:pPr>
            <w:r w:rsidRPr="005F3A69">
              <w:rPr>
                <w:rFonts w:ascii="Calibri" w:hAnsi="Calibri"/>
                <w:sz w:val="16"/>
                <w:szCs w:val="16"/>
              </w:rPr>
              <w:t xml:space="preserve">Cooling Efficiency </w:t>
            </w:r>
          </w:p>
          <w:p w14:paraId="7F4B722F" w14:textId="77777777" w:rsidR="00F45C5A" w:rsidRPr="005F3A69" w:rsidRDefault="00F45C5A" w:rsidP="00C01F8F">
            <w:pPr>
              <w:keepNext/>
              <w:jc w:val="center"/>
              <w:rPr>
                <w:rFonts w:ascii="Calibri" w:hAnsi="Calibri"/>
                <w:sz w:val="18"/>
                <w:szCs w:val="18"/>
              </w:rPr>
            </w:pPr>
            <w:r w:rsidRPr="005F3A69">
              <w:rPr>
                <w:rFonts w:ascii="Calibri" w:hAnsi="Calibri"/>
                <w:sz w:val="16"/>
                <w:szCs w:val="16"/>
              </w:rPr>
              <w:t>Type</w:t>
            </w:r>
          </w:p>
        </w:tc>
        <w:tc>
          <w:tcPr>
            <w:tcW w:w="1445" w:type="dxa"/>
            <w:shd w:val="clear" w:color="auto" w:fill="auto"/>
            <w:vAlign w:val="bottom"/>
          </w:tcPr>
          <w:p w14:paraId="0C6868FE" w14:textId="0D49F645" w:rsidR="00F45C5A" w:rsidRPr="005F3A69" w:rsidRDefault="00F45C5A" w:rsidP="00C01F8F">
            <w:pPr>
              <w:keepNext/>
              <w:jc w:val="center"/>
              <w:rPr>
                <w:rFonts w:ascii="Calibri" w:hAnsi="Calibri"/>
                <w:sz w:val="18"/>
                <w:szCs w:val="18"/>
              </w:rPr>
            </w:pPr>
            <w:r w:rsidRPr="005F3A69">
              <w:rPr>
                <w:rFonts w:ascii="Calibri" w:hAnsi="Calibri"/>
                <w:sz w:val="16"/>
                <w:szCs w:val="16"/>
              </w:rPr>
              <w:t>Cooling Efficiency Value</w:t>
            </w:r>
            <w:ins w:id="1" w:author="Shewmaker, Michael@Energy" w:date="2022-12-13T10:41:00Z">
              <w:r w:rsidR="00D83599">
                <w:rPr>
                  <w:rFonts w:ascii="Calibri" w:hAnsi="Calibri"/>
                  <w:sz w:val="16"/>
                  <w:szCs w:val="16"/>
                </w:rPr>
                <w:t xml:space="preserve"> SEER/SEER2</w:t>
              </w:r>
            </w:ins>
          </w:p>
        </w:tc>
        <w:tc>
          <w:tcPr>
            <w:tcW w:w="2058" w:type="dxa"/>
            <w:vAlign w:val="bottom"/>
          </w:tcPr>
          <w:p w14:paraId="6C32C4A8" w14:textId="6638523C" w:rsidR="00F45C5A" w:rsidRPr="005F3A69" w:rsidRDefault="00F45C5A" w:rsidP="00D83599">
            <w:pPr>
              <w:keepNext/>
              <w:jc w:val="center"/>
              <w:rPr>
                <w:rFonts w:ascii="Calibri" w:hAnsi="Calibri"/>
                <w:sz w:val="18"/>
                <w:szCs w:val="18"/>
              </w:rPr>
            </w:pPr>
            <w:ins w:id="2" w:author="Shewmaker, Michael@Energy" w:date="2022-12-13T10:40:00Z">
              <w:r>
                <w:rPr>
                  <w:rFonts w:ascii="Calibri" w:hAnsi="Calibri"/>
                  <w:sz w:val="18"/>
                  <w:szCs w:val="18"/>
                </w:rPr>
                <w:t xml:space="preserve">Cooling Efficiency Value </w:t>
              </w:r>
              <w:r w:rsidR="00DC051A">
                <w:rPr>
                  <w:rFonts w:ascii="Calibri" w:hAnsi="Calibri"/>
                  <w:sz w:val="18"/>
                  <w:szCs w:val="18"/>
                </w:rPr>
                <w:t>EER/EER2/CEER</w:t>
              </w:r>
            </w:ins>
          </w:p>
        </w:tc>
        <w:tc>
          <w:tcPr>
            <w:tcW w:w="2058" w:type="dxa"/>
            <w:shd w:val="clear" w:color="auto" w:fill="auto"/>
            <w:vAlign w:val="bottom"/>
          </w:tcPr>
          <w:p w14:paraId="1C908BC0" w14:textId="401B23A2" w:rsidR="00F45C5A" w:rsidRPr="005F3A69" w:rsidRDefault="00F45C5A" w:rsidP="00C01F8F">
            <w:pPr>
              <w:keepNext/>
              <w:jc w:val="center"/>
              <w:rPr>
                <w:rFonts w:ascii="Calibri" w:hAnsi="Calibri"/>
                <w:sz w:val="18"/>
                <w:szCs w:val="18"/>
              </w:rPr>
            </w:pPr>
            <w:r w:rsidRPr="005F3A69">
              <w:rPr>
                <w:rFonts w:ascii="Calibri" w:hAnsi="Calibri"/>
                <w:sz w:val="18"/>
                <w:szCs w:val="18"/>
              </w:rPr>
              <w:t>Condenser or Package Unit Manufacturer</w:t>
            </w:r>
          </w:p>
        </w:tc>
        <w:tc>
          <w:tcPr>
            <w:tcW w:w="2059" w:type="dxa"/>
            <w:shd w:val="clear" w:color="auto" w:fill="auto"/>
            <w:vAlign w:val="bottom"/>
          </w:tcPr>
          <w:p w14:paraId="704E166B" w14:textId="77777777" w:rsidR="00F45C5A" w:rsidRPr="005F3A69" w:rsidRDefault="00F45C5A" w:rsidP="00C01F8F">
            <w:pPr>
              <w:keepNext/>
              <w:jc w:val="center"/>
              <w:rPr>
                <w:rFonts w:ascii="Calibri" w:hAnsi="Calibri"/>
                <w:sz w:val="18"/>
                <w:szCs w:val="18"/>
              </w:rPr>
            </w:pPr>
            <w:r w:rsidRPr="005F3A69">
              <w:rPr>
                <w:rFonts w:ascii="Calibri" w:hAnsi="Calibri"/>
                <w:sz w:val="18"/>
                <w:szCs w:val="18"/>
              </w:rPr>
              <w:t>Condenser or Package Unit Model Number</w:t>
            </w:r>
          </w:p>
        </w:tc>
        <w:tc>
          <w:tcPr>
            <w:tcW w:w="2059" w:type="dxa"/>
            <w:shd w:val="clear" w:color="auto" w:fill="auto"/>
            <w:vAlign w:val="bottom"/>
          </w:tcPr>
          <w:p w14:paraId="7EBF069F" w14:textId="77777777" w:rsidR="00F45C5A" w:rsidRPr="005F3A69" w:rsidRDefault="00F45C5A" w:rsidP="00C01F8F">
            <w:pPr>
              <w:keepNext/>
              <w:jc w:val="center"/>
              <w:rPr>
                <w:rFonts w:ascii="Calibri" w:hAnsi="Calibri"/>
                <w:sz w:val="18"/>
                <w:szCs w:val="18"/>
              </w:rPr>
            </w:pPr>
            <w:r w:rsidRPr="005F3A69">
              <w:rPr>
                <w:rFonts w:ascii="Calibri" w:hAnsi="Calibri"/>
                <w:sz w:val="18"/>
                <w:szCs w:val="18"/>
              </w:rPr>
              <w:t xml:space="preserve">Condenser or Package Unit </w:t>
            </w:r>
          </w:p>
          <w:p w14:paraId="016DF66E" w14:textId="77777777" w:rsidR="00F45C5A" w:rsidRPr="005F3A69" w:rsidRDefault="00F45C5A" w:rsidP="00C01F8F">
            <w:pPr>
              <w:keepNext/>
              <w:jc w:val="center"/>
              <w:rPr>
                <w:rFonts w:ascii="Calibri" w:hAnsi="Calibri"/>
                <w:sz w:val="18"/>
                <w:szCs w:val="18"/>
              </w:rPr>
            </w:pPr>
            <w:r w:rsidRPr="005F3A69">
              <w:rPr>
                <w:rFonts w:ascii="Calibri" w:hAnsi="Calibri"/>
                <w:sz w:val="18"/>
                <w:szCs w:val="18"/>
              </w:rPr>
              <w:t>Serial Number</w:t>
            </w:r>
          </w:p>
        </w:tc>
        <w:tc>
          <w:tcPr>
            <w:tcW w:w="1474" w:type="dxa"/>
            <w:shd w:val="clear" w:color="auto" w:fill="auto"/>
            <w:vAlign w:val="bottom"/>
          </w:tcPr>
          <w:p w14:paraId="72938664" w14:textId="77777777" w:rsidR="00F45C5A" w:rsidRPr="005F3A69" w:rsidRDefault="00F45C5A" w:rsidP="003E5235">
            <w:pPr>
              <w:keepNext/>
              <w:jc w:val="center"/>
              <w:rPr>
                <w:rFonts w:ascii="Calibri" w:hAnsi="Calibri"/>
                <w:sz w:val="18"/>
                <w:szCs w:val="18"/>
              </w:rPr>
            </w:pPr>
            <w:r w:rsidRPr="005F3A69">
              <w:rPr>
                <w:rFonts w:ascii="Calibri" w:hAnsi="Calibri"/>
                <w:sz w:val="18"/>
                <w:szCs w:val="18"/>
              </w:rPr>
              <w:t>System Cooling Capacity at Design Conditions (Btu/h)</w:t>
            </w:r>
          </w:p>
        </w:tc>
        <w:tc>
          <w:tcPr>
            <w:tcW w:w="1188" w:type="dxa"/>
            <w:shd w:val="clear" w:color="auto" w:fill="auto"/>
            <w:vAlign w:val="bottom"/>
          </w:tcPr>
          <w:p w14:paraId="20979F85" w14:textId="58CF0234" w:rsidR="00F45C5A" w:rsidRPr="005F3A69" w:rsidRDefault="00F45C5A" w:rsidP="003E5235">
            <w:pPr>
              <w:keepNext/>
              <w:jc w:val="center"/>
              <w:rPr>
                <w:rFonts w:ascii="Calibri" w:hAnsi="Calibri"/>
                <w:sz w:val="18"/>
                <w:szCs w:val="18"/>
              </w:rPr>
            </w:pPr>
            <w:r w:rsidRPr="005F3A69">
              <w:rPr>
                <w:rFonts w:ascii="Calibri" w:hAnsi="Calibri"/>
                <w:sz w:val="18"/>
                <w:szCs w:val="18"/>
              </w:rPr>
              <w:t>Condenser Nominal Capacity (tons)</w:t>
            </w:r>
          </w:p>
        </w:tc>
      </w:tr>
      <w:tr w:rsidR="00F45C5A" w:rsidRPr="005F3A69" w14:paraId="4BAED73D" w14:textId="77777777" w:rsidTr="00F45C5A">
        <w:trPr>
          <w:cantSplit/>
          <w:trHeight w:val="360"/>
        </w:trPr>
        <w:tc>
          <w:tcPr>
            <w:tcW w:w="1444" w:type="dxa"/>
            <w:shd w:val="clear" w:color="auto" w:fill="auto"/>
          </w:tcPr>
          <w:p w14:paraId="7893B7CF" w14:textId="77777777" w:rsidR="00F45C5A" w:rsidRPr="005F3A69" w:rsidRDefault="00F45C5A" w:rsidP="00465479">
            <w:pPr>
              <w:keepNext/>
              <w:rPr>
                <w:rFonts w:ascii="Calibri" w:hAnsi="Calibri"/>
                <w:sz w:val="18"/>
                <w:szCs w:val="18"/>
              </w:rPr>
            </w:pPr>
          </w:p>
        </w:tc>
        <w:tc>
          <w:tcPr>
            <w:tcW w:w="1445" w:type="dxa"/>
          </w:tcPr>
          <w:p w14:paraId="55FF759C" w14:textId="77777777" w:rsidR="00F45C5A" w:rsidRPr="005F3A69" w:rsidRDefault="00F45C5A" w:rsidP="00465479">
            <w:pPr>
              <w:keepNext/>
              <w:rPr>
                <w:rFonts w:ascii="Calibri" w:hAnsi="Calibri"/>
                <w:sz w:val="18"/>
                <w:szCs w:val="18"/>
              </w:rPr>
            </w:pPr>
          </w:p>
        </w:tc>
        <w:tc>
          <w:tcPr>
            <w:tcW w:w="1444" w:type="dxa"/>
            <w:shd w:val="clear" w:color="auto" w:fill="auto"/>
          </w:tcPr>
          <w:p w14:paraId="444FD3CA" w14:textId="77777777" w:rsidR="00F45C5A" w:rsidRPr="005F3A69" w:rsidRDefault="00F45C5A" w:rsidP="00465479">
            <w:pPr>
              <w:keepNext/>
              <w:rPr>
                <w:rFonts w:ascii="Calibri" w:hAnsi="Calibri"/>
                <w:sz w:val="18"/>
                <w:szCs w:val="18"/>
              </w:rPr>
            </w:pPr>
          </w:p>
        </w:tc>
        <w:tc>
          <w:tcPr>
            <w:tcW w:w="1445" w:type="dxa"/>
            <w:shd w:val="clear" w:color="auto" w:fill="auto"/>
          </w:tcPr>
          <w:p w14:paraId="457CB85C" w14:textId="77777777" w:rsidR="00F45C5A" w:rsidRPr="005F3A69" w:rsidRDefault="00F45C5A" w:rsidP="00465479">
            <w:pPr>
              <w:keepNext/>
              <w:rPr>
                <w:rFonts w:ascii="Calibri" w:hAnsi="Calibri"/>
                <w:sz w:val="18"/>
                <w:szCs w:val="18"/>
              </w:rPr>
            </w:pPr>
          </w:p>
        </w:tc>
        <w:tc>
          <w:tcPr>
            <w:tcW w:w="2058" w:type="dxa"/>
          </w:tcPr>
          <w:p w14:paraId="3DABCD59" w14:textId="77777777" w:rsidR="00F45C5A" w:rsidRPr="005F3A69" w:rsidRDefault="00F45C5A" w:rsidP="00465479">
            <w:pPr>
              <w:keepNext/>
              <w:rPr>
                <w:rFonts w:ascii="Calibri" w:hAnsi="Calibri"/>
                <w:sz w:val="18"/>
                <w:szCs w:val="18"/>
              </w:rPr>
            </w:pPr>
          </w:p>
        </w:tc>
        <w:tc>
          <w:tcPr>
            <w:tcW w:w="2058" w:type="dxa"/>
            <w:shd w:val="clear" w:color="auto" w:fill="auto"/>
          </w:tcPr>
          <w:p w14:paraId="5CB9824D" w14:textId="78D926A0" w:rsidR="00F45C5A" w:rsidRPr="005F3A69" w:rsidRDefault="00F45C5A" w:rsidP="00465479">
            <w:pPr>
              <w:keepNext/>
              <w:rPr>
                <w:rFonts w:ascii="Calibri" w:hAnsi="Calibri"/>
                <w:sz w:val="18"/>
                <w:szCs w:val="18"/>
              </w:rPr>
            </w:pPr>
          </w:p>
        </w:tc>
        <w:tc>
          <w:tcPr>
            <w:tcW w:w="2059" w:type="dxa"/>
            <w:shd w:val="clear" w:color="auto" w:fill="auto"/>
          </w:tcPr>
          <w:p w14:paraId="53C8BEDB" w14:textId="77777777" w:rsidR="00F45C5A" w:rsidRPr="005F3A69" w:rsidRDefault="00F45C5A" w:rsidP="00465479">
            <w:pPr>
              <w:keepNext/>
              <w:rPr>
                <w:rFonts w:ascii="Calibri" w:hAnsi="Calibri"/>
                <w:sz w:val="18"/>
                <w:szCs w:val="18"/>
              </w:rPr>
            </w:pPr>
          </w:p>
        </w:tc>
        <w:tc>
          <w:tcPr>
            <w:tcW w:w="2059" w:type="dxa"/>
            <w:shd w:val="clear" w:color="auto" w:fill="auto"/>
          </w:tcPr>
          <w:p w14:paraId="574EAD33" w14:textId="77777777" w:rsidR="00F45C5A" w:rsidRPr="005F3A69" w:rsidRDefault="00F45C5A" w:rsidP="00465479">
            <w:pPr>
              <w:keepNext/>
              <w:rPr>
                <w:rFonts w:ascii="Calibri" w:hAnsi="Calibri"/>
                <w:sz w:val="18"/>
                <w:szCs w:val="18"/>
              </w:rPr>
            </w:pPr>
          </w:p>
        </w:tc>
        <w:tc>
          <w:tcPr>
            <w:tcW w:w="1474" w:type="dxa"/>
            <w:shd w:val="clear" w:color="auto" w:fill="auto"/>
          </w:tcPr>
          <w:p w14:paraId="00576EF9" w14:textId="77777777" w:rsidR="00F45C5A" w:rsidRPr="005F3A69" w:rsidRDefault="00F45C5A" w:rsidP="00465479">
            <w:pPr>
              <w:keepNext/>
              <w:rPr>
                <w:rFonts w:ascii="Calibri" w:hAnsi="Calibri"/>
                <w:sz w:val="18"/>
                <w:szCs w:val="18"/>
              </w:rPr>
            </w:pPr>
          </w:p>
        </w:tc>
        <w:tc>
          <w:tcPr>
            <w:tcW w:w="1188" w:type="dxa"/>
            <w:shd w:val="clear" w:color="auto" w:fill="auto"/>
          </w:tcPr>
          <w:p w14:paraId="3548FA15" w14:textId="77777777" w:rsidR="00F45C5A" w:rsidRPr="005F3A69" w:rsidRDefault="00F45C5A" w:rsidP="00465479">
            <w:pPr>
              <w:keepNext/>
              <w:rPr>
                <w:rFonts w:ascii="Calibri" w:hAnsi="Calibri"/>
                <w:sz w:val="18"/>
                <w:szCs w:val="18"/>
              </w:rPr>
            </w:pPr>
          </w:p>
        </w:tc>
      </w:tr>
      <w:tr w:rsidR="00D83599" w:rsidRPr="005F3A69" w14:paraId="209A5CD8" w14:textId="77777777" w:rsidTr="004B04B7">
        <w:trPr>
          <w:cantSplit/>
        </w:trPr>
        <w:tc>
          <w:tcPr>
            <w:tcW w:w="16674" w:type="dxa"/>
            <w:gridSpan w:val="10"/>
          </w:tcPr>
          <w:p w14:paraId="0D841EB2" w14:textId="05CB969D" w:rsidR="00D83599" w:rsidRPr="005F3A69" w:rsidRDefault="00D83599" w:rsidP="00C01F8F">
            <w:pPr>
              <w:keepNext/>
              <w:rPr>
                <w:rFonts w:ascii="Calibri" w:hAnsi="Calibri"/>
                <w:sz w:val="18"/>
                <w:szCs w:val="18"/>
              </w:rPr>
            </w:pPr>
            <w:r w:rsidRPr="005F3A69">
              <w:rPr>
                <w:rFonts w:ascii="Calibri" w:hAnsi="Calibri"/>
                <w:sz w:val="18"/>
                <w:szCs w:val="18"/>
              </w:rPr>
              <w:t>Notes:</w:t>
            </w:r>
          </w:p>
        </w:tc>
      </w:tr>
    </w:tbl>
    <w:p w14:paraId="5CE89D90" w14:textId="77777777" w:rsidR="00125592" w:rsidRPr="005F3A69" w:rsidRDefault="00125592" w:rsidP="00125592">
      <w:pPr>
        <w:rPr>
          <w:rFonts w:ascii="Calibri" w:hAnsi="Calibri"/>
          <w:sz w:val="18"/>
          <w:szCs w:val="18"/>
        </w:rPr>
      </w:pPr>
    </w:p>
    <w:p w14:paraId="62F18802" w14:textId="77777777" w:rsidR="009C4992" w:rsidRPr="005F3A69" w:rsidRDefault="009C4992" w:rsidP="00125592">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3"/>
        <w:gridCol w:w="1097"/>
        <w:gridCol w:w="1097"/>
        <w:gridCol w:w="985"/>
        <w:gridCol w:w="1293"/>
        <w:gridCol w:w="1294"/>
        <w:gridCol w:w="1294"/>
        <w:gridCol w:w="1294"/>
        <w:gridCol w:w="1293"/>
        <w:gridCol w:w="1294"/>
        <w:gridCol w:w="1294"/>
        <w:gridCol w:w="1294"/>
      </w:tblGrid>
      <w:tr w:rsidR="009C4992" w:rsidRPr="005F3A69" w14:paraId="5F5EF6E4" w14:textId="77777777">
        <w:trPr>
          <w:trHeight w:val="222"/>
        </w:trPr>
        <w:tc>
          <w:tcPr>
            <w:tcW w:w="14396" w:type="dxa"/>
            <w:gridSpan w:val="12"/>
          </w:tcPr>
          <w:p w14:paraId="66FBA7BD" w14:textId="77777777" w:rsidR="009C4992" w:rsidRPr="005F3A69" w:rsidRDefault="009C4992" w:rsidP="00B54A42">
            <w:pPr>
              <w:keepNext/>
              <w:rPr>
                <w:rFonts w:ascii="Calibri" w:hAnsi="Calibri"/>
                <w:b/>
                <w:sz w:val="18"/>
                <w:szCs w:val="24"/>
              </w:rPr>
            </w:pPr>
            <w:r w:rsidRPr="005F3A69">
              <w:rPr>
                <w:rFonts w:ascii="Calibri" w:hAnsi="Calibri"/>
                <w:b/>
                <w:sz w:val="18"/>
                <w:szCs w:val="24"/>
              </w:rPr>
              <w:lastRenderedPageBreak/>
              <w:t>F.  Altered Space Conditioning System Duct Information (&lt;75% of duct system is altered; or duct system is not altered)</w:t>
            </w:r>
          </w:p>
        </w:tc>
      </w:tr>
      <w:tr w:rsidR="009C4992" w:rsidRPr="005F3A69" w14:paraId="0FFCDAEB" w14:textId="77777777">
        <w:trPr>
          <w:trHeight w:val="223"/>
        </w:trPr>
        <w:tc>
          <w:tcPr>
            <w:tcW w:w="1076" w:type="dxa"/>
            <w:shd w:val="clear" w:color="auto" w:fill="auto"/>
          </w:tcPr>
          <w:p w14:paraId="593284FC"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01</w:t>
            </w:r>
          </w:p>
        </w:tc>
        <w:tc>
          <w:tcPr>
            <w:tcW w:w="1080" w:type="dxa"/>
          </w:tcPr>
          <w:p w14:paraId="02249091"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02</w:t>
            </w:r>
          </w:p>
        </w:tc>
        <w:tc>
          <w:tcPr>
            <w:tcW w:w="1080" w:type="dxa"/>
          </w:tcPr>
          <w:p w14:paraId="4FCAB60F"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03</w:t>
            </w:r>
          </w:p>
        </w:tc>
        <w:tc>
          <w:tcPr>
            <w:tcW w:w="970" w:type="dxa"/>
            <w:shd w:val="clear" w:color="auto" w:fill="auto"/>
          </w:tcPr>
          <w:p w14:paraId="2EB73DD0"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04</w:t>
            </w:r>
          </w:p>
        </w:tc>
        <w:tc>
          <w:tcPr>
            <w:tcW w:w="1273" w:type="dxa"/>
            <w:shd w:val="clear" w:color="auto" w:fill="auto"/>
          </w:tcPr>
          <w:p w14:paraId="46CB0F4E"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05</w:t>
            </w:r>
          </w:p>
        </w:tc>
        <w:tc>
          <w:tcPr>
            <w:tcW w:w="1274" w:type="dxa"/>
            <w:shd w:val="clear" w:color="auto" w:fill="auto"/>
          </w:tcPr>
          <w:p w14:paraId="77170CC2"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06</w:t>
            </w:r>
          </w:p>
        </w:tc>
        <w:tc>
          <w:tcPr>
            <w:tcW w:w="1274" w:type="dxa"/>
            <w:shd w:val="clear" w:color="auto" w:fill="auto"/>
          </w:tcPr>
          <w:p w14:paraId="4A515E1F"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07</w:t>
            </w:r>
          </w:p>
        </w:tc>
        <w:tc>
          <w:tcPr>
            <w:tcW w:w="1274" w:type="dxa"/>
            <w:shd w:val="clear" w:color="auto" w:fill="auto"/>
          </w:tcPr>
          <w:p w14:paraId="2E94979D"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08</w:t>
            </w:r>
          </w:p>
        </w:tc>
        <w:tc>
          <w:tcPr>
            <w:tcW w:w="1273" w:type="dxa"/>
            <w:shd w:val="clear" w:color="auto" w:fill="auto"/>
          </w:tcPr>
          <w:p w14:paraId="15893F66"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09</w:t>
            </w:r>
          </w:p>
        </w:tc>
        <w:tc>
          <w:tcPr>
            <w:tcW w:w="1274" w:type="dxa"/>
            <w:shd w:val="clear" w:color="auto" w:fill="auto"/>
          </w:tcPr>
          <w:p w14:paraId="4D51EBF8"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10</w:t>
            </w:r>
          </w:p>
        </w:tc>
        <w:tc>
          <w:tcPr>
            <w:tcW w:w="1274" w:type="dxa"/>
            <w:shd w:val="clear" w:color="auto" w:fill="auto"/>
          </w:tcPr>
          <w:p w14:paraId="5AD6609C"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11</w:t>
            </w:r>
          </w:p>
        </w:tc>
        <w:tc>
          <w:tcPr>
            <w:tcW w:w="1274" w:type="dxa"/>
          </w:tcPr>
          <w:p w14:paraId="6D452081"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12</w:t>
            </w:r>
          </w:p>
        </w:tc>
      </w:tr>
      <w:tr w:rsidR="009C4992" w:rsidRPr="005F3A69" w14:paraId="0044C339" w14:textId="77777777">
        <w:trPr>
          <w:trHeight w:val="390"/>
        </w:trPr>
        <w:tc>
          <w:tcPr>
            <w:tcW w:w="1076" w:type="dxa"/>
            <w:shd w:val="clear" w:color="auto" w:fill="auto"/>
            <w:vAlign w:val="bottom"/>
          </w:tcPr>
          <w:p w14:paraId="72672C21"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SC System ID/Name from CF1R</w:t>
            </w:r>
          </w:p>
        </w:tc>
        <w:tc>
          <w:tcPr>
            <w:tcW w:w="1080" w:type="dxa"/>
            <w:vAlign w:val="bottom"/>
          </w:tcPr>
          <w:p w14:paraId="7B14E81E"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SC System</w:t>
            </w:r>
          </w:p>
          <w:p w14:paraId="6C19CA18"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Description of Area Served</w:t>
            </w:r>
          </w:p>
        </w:tc>
        <w:tc>
          <w:tcPr>
            <w:tcW w:w="1080" w:type="dxa"/>
            <w:vAlign w:val="bottom"/>
          </w:tcPr>
          <w:p w14:paraId="346AFD05"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Indoor Unit Name or Description of Area Served</w:t>
            </w:r>
          </w:p>
        </w:tc>
        <w:tc>
          <w:tcPr>
            <w:tcW w:w="970" w:type="dxa"/>
            <w:shd w:val="clear" w:color="auto" w:fill="auto"/>
            <w:vAlign w:val="bottom"/>
          </w:tcPr>
          <w:p w14:paraId="07797DDD" w14:textId="77777777" w:rsidR="009C4992" w:rsidRPr="005F3A69" w:rsidRDefault="002A644A" w:rsidP="00B54A42">
            <w:pPr>
              <w:keepNext/>
              <w:jc w:val="center"/>
              <w:rPr>
                <w:rFonts w:ascii="Calibri" w:hAnsi="Calibri"/>
                <w:sz w:val="18"/>
                <w:szCs w:val="18"/>
              </w:rPr>
            </w:pPr>
            <w:r w:rsidRPr="005F3A69">
              <w:rPr>
                <w:rFonts w:ascii="Calibri" w:hAnsi="Calibri"/>
                <w:sz w:val="18"/>
                <w:szCs w:val="18"/>
              </w:rPr>
              <w:t>Was Any New Ducting Installed?</w:t>
            </w:r>
          </w:p>
        </w:tc>
        <w:tc>
          <w:tcPr>
            <w:tcW w:w="1273" w:type="dxa"/>
            <w:shd w:val="clear" w:color="auto" w:fill="auto"/>
            <w:vAlign w:val="bottom"/>
          </w:tcPr>
          <w:p w14:paraId="5ADE40FB"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Required New Duct R-Value</w:t>
            </w:r>
          </w:p>
        </w:tc>
        <w:tc>
          <w:tcPr>
            <w:tcW w:w="1274" w:type="dxa"/>
            <w:shd w:val="clear" w:color="auto" w:fill="auto"/>
            <w:vAlign w:val="bottom"/>
          </w:tcPr>
          <w:p w14:paraId="1B6FB1C8" w14:textId="77777777" w:rsidR="009C4992" w:rsidRPr="005F3A69" w:rsidRDefault="009C4992" w:rsidP="00B54A42">
            <w:pPr>
              <w:keepNext/>
              <w:jc w:val="center"/>
              <w:rPr>
                <w:rFonts w:ascii="Calibri" w:hAnsi="Calibri"/>
                <w:b/>
                <w:sz w:val="18"/>
                <w:szCs w:val="18"/>
              </w:rPr>
            </w:pPr>
            <w:r w:rsidRPr="005F3A69">
              <w:rPr>
                <w:rFonts w:ascii="Calibri" w:hAnsi="Calibri"/>
                <w:sz w:val="18"/>
                <w:szCs w:val="18"/>
              </w:rPr>
              <w:t>Installed New Supply Duct Location</w:t>
            </w:r>
          </w:p>
        </w:tc>
        <w:tc>
          <w:tcPr>
            <w:tcW w:w="1274" w:type="dxa"/>
            <w:shd w:val="clear" w:color="auto" w:fill="auto"/>
            <w:vAlign w:val="bottom"/>
          </w:tcPr>
          <w:p w14:paraId="2703FBE8"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 xml:space="preserve">Installed New Supply Duct </w:t>
            </w:r>
            <w:r w:rsidRPr="005F3A69">
              <w:rPr>
                <w:rFonts w:ascii="Calibri" w:hAnsi="Calibri"/>
                <w:sz w:val="18"/>
                <w:szCs w:val="18"/>
              </w:rPr>
              <w:br/>
              <w:t>R-Value</w:t>
            </w:r>
          </w:p>
        </w:tc>
        <w:tc>
          <w:tcPr>
            <w:tcW w:w="1274" w:type="dxa"/>
            <w:shd w:val="clear" w:color="auto" w:fill="auto"/>
            <w:vAlign w:val="bottom"/>
          </w:tcPr>
          <w:p w14:paraId="5EE3BA3D"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Installed New Return Duct Location</w:t>
            </w:r>
          </w:p>
        </w:tc>
        <w:tc>
          <w:tcPr>
            <w:tcW w:w="1273" w:type="dxa"/>
            <w:shd w:val="clear" w:color="auto" w:fill="auto"/>
            <w:vAlign w:val="bottom"/>
          </w:tcPr>
          <w:p w14:paraId="616C9086"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 xml:space="preserve">Installed New Return Duct </w:t>
            </w:r>
          </w:p>
          <w:p w14:paraId="1CF140C5"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R-Value</w:t>
            </w:r>
          </w:p>
        </w:tc>
        <w:tc>
          <w:tcPr>
            <w:tcW w:w="1274" w:type="dxa"/>
            <w:shd w:val="clear" w:color="auto" w:fill="auto"/>
            <w:vAlign w:val="bottom"/>
          </w:tcPr>
          <w:p w14:paraId="6E4E821B" w14:textId="77777777" w:rsidR="009C4992" w:rsidRPr="005F3A69" w:rsidRDefault="00BC6224" w:rsidP="00B54A42">
            <w:pPr>
              <w:keepNext/>
              <w:jc w:val="center"/>
              <w:rPr>
                <w:rFonts w:ascii="Calibri" w:hAnsi="Calibri"/>
                <w:sz w:val="18"/>
                <w:szCs w:val="18"/>
              </w:rPr>
            </w:pPr>
            <w:r w:rsidRPr="005F3A69">
              <w:rPr>
                <w:rFonts w:ascii="Calibri" w:hAnsi="Calibri"/>
                <w:sz w:val="18"/>
                <w:szCs w:val="18"/>
              </w:rPr>
              <w:t xml:space="preserve">Exception </w:t>
            </w:r>
            <w:r w:rsidR="009C4992" w:rsidRPr="005F3A69">
              <w:rPr>
                <w:rFonts w:ascii="Calibri" w:hAnsi="Calibri"/>
                <w:sz w:val="18"/>
                <w:szCs w:val="18"/>
              </w:rPr>
              <w:t xml:space="preserve">from Min </w:t>
            </w:r>
          </w:p>
          <w:p w14:paraId="54E23D05"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R-Value</w:t>
            </w:r>
          </w:p>
        </w:tc>
        <w:tc>
          <w:tcPr>
            <w:tcW w:w="1274" w:type="dxa"/>
            <w:shd w:val="clear" w:color="auto" w:fill="auto"/>
            <w:vAlign w:val="bottom"/>
          </w:tcPr>
          <w:p w14:paraId="064BC25C" w14:textId="77777777" w:rsidR="009C4992" w:rsidRPr="005F3A69" w:rsidRDefault="009C4992" w:rsidP="00B54A42">
            <w:pPr>
              <w:keepNext/>
              <w:jc w:val="center"/>
              <w:rPr>
                <w:rFonts w:ascii="Calibri" w:hAnsi="Calibri"/>
                <w:sz w:val="18"/>
                <w:szCs w:val="18"/>
              </w:rPr>
            </w:pPr>
            <w:r w:rsidRPr="005F3A69">
              <w:rPr>
                <w:rFonts w:ascii="Calibri" w:hAnsi="Calibri"/>
                <w:sz w:val="18"/>
                <w:szCs w:val="18"/>
              </w:rPr>
              <w:t>Can Approved Airflow Protocols be used to test this System?</w:t>
            </w:r>
          </w:p>
        </w:tc>
        <w:tc>
          <w:tcPr>
            <w:tcW w:w="1274" w:type="dxa"/>
            <w:vAlign w:val="bottom"/>
          </w:tcPr>
          <w:p w14:paraId="236BF939" w14:textId="5A1A2955" w:rsidR="009C4992" w:rsidRPr="005F3A69" w:rsidRDefault="009C4992" w:rsidP="00B54A42">
            <w:pPr>
              <w:keepNext/>
              <w:jc w:val="center"/>
              <w:rPr>
                <w:rFonts w:ascii="Calibri" w:hAnsi="Calibri"/>
                <w:sz w:val="18"/>
                <w:szCs w:val="18"/>
              </w:rPr>
            </w:pPr>
            <w:r w:rsidRPr="005F3A69">
              <w:rPr>
                <w:rFonts w:ascii="Calibri" w:hAnsi="Calibri"/>
                <w:sz w:val="18"/>
                <w:szCs w:val="18"/>
              </w:rPr>
              <w:t>Indoor Unit Nominal Cooling Capacity (ton</w:t>
            </w:r>
            <w:r w:rsidR="00C07882" w:rsidRPr="005F3A69">
              <w:rPr>
                <w:rFonts w:ascii="Calibri" w:hAnsi="Calibri"/>
                <w:sz w:val="18"/>
                <w:szCs w:val="18"/>
              </w:rPr>
              <w:t>s</w:t>
            </w:r>
            <w:r w:rsidRPr="005F3A69">
              <w:rPr>
                <w:rFonts w:ascii="Calibri" w:hAnsi="Calibri"/>
                <w:sz w:val="18"/>
                <w:szCs w:val="18"/>
              </w:rPr>
              <w:t>)</w:t>
            </w:r>
          </w:p>
        </w:tc>
      </w:tr>
      <w:tr w:rsidR="009C4992" w:rsidRPr="005F3A69" w14:paraId="715C7940" w14:textId="77777777">
        <w:trPr>
          <w:trHeight w:val="288"/>
        </w:trPr>
        <w:tc>
          <w:tcPr>
            <w:tcW w:w="1076" w:type="dxa"/>
            <w:shd w:val="clear" w:color="auto" w:fill="auto"/>
          </w:tcPr>
          <w:p w14:paraId="69020811" w14:textId="77777777" w:rsidR="009C4992" w:rsidRPr="005F3A69" w:rsidRDefault="009C4992" w:rsidP="00B54A42">
            <w:pPr>
              <w:keepNext/>
              <w:jc w:val="center"/>
              <w:rPr>
                <w:rFonts w:ascii="Calibri" w:hAnsi="Calibri"/>
                <w:sz w:val="18"/>
                <w:szCs w:val="18"/>
              </w:rPr>
            </w:pPr>
          </w:p>
        </w:tc>
        <w:tc>
          <w:tcPr>
            <w:tcW w:w="1080" w:type="dxa"/>
          </w:tcPr>
          <w:p w14:paraId="0DFC7462" w14:textId="77777777" w:rsidR="009C4992" w:rsidRPr="005F3A69" w:rsidRDefault="009C4992" w:rsidP="00B54A42">
            <w:pPr>
              <w:keepNext/>
              <w:jc w:val="center"/>
              <w:rPr>
                <w:rFonts w:ascii="Calibri" w:hAnsi="Calibri"/>
                <w:sz w:val="18"/>
                <w:szCs w:val="18"/>
              </w:rPr>
            </w:pPr>
          </w:p>
        </w:tc>
        <w:tc>
          <w:tcPr>
            <w:tcW w:w="1080" w:type="dxa"/>
          </w:tcPr>
          <w:p w14:paraId="29098D4C" w14:textId="77777777" w:rsidR="009C4992" w:rsidRPr="005F3A69" w:rsidRDefault="009C4992" w:rsidP="00B54A42">
            <w:pPr>
              <w:keepNext/>
              <w:jc w:val="center"/>
              <w:rPr>
                <w:rFonts w:ascii="Calibri" w:hAnsi="Calibri"/>
                <w:sz w:val="18"/>
                <w:szCs w:val="18"/>
              </w:rPr>
            </w:pPr>
          </w:p>
        </w:tc>
        <w:tc>
          <w:tcPr>
            <w:tcW w:w="970" w:type="dxa"/>
            <w:shd w:val="clear" w:color="auto" w:fill="auto"/>
          </w:tcPr>
          <w:p w14:paraId="6E7E7133" w14:textId="77777777" w:rsidR="009C4992" w:rsidRPr="005F3A69" w:rsidRDefault="009C4992" w:rsidP="00B54A42">
            <w:pPr>
              <w:keepNext/>
              <w:jc w:val="center"/>
              <w:rPr>
                <w:rFonts w:ascii="Calibri" w:hAnsi="Calibri"/>
                <w:sz w:val="18"/>
                <w:szCs w:val="18"/>
              </w:rPr>
            </w:pPr>
          </w:p>
        </w:tc>
        <w:tc>
          <w:tcPr>
            <w:tcW w:w="1273" w:type="dxa"/>
            <w:shd w:val="clear" w:color="auto" w:fill="auto"/>
          </w:tcPr>
          <w:p w14:paraId="03C9B482" w14:textId="77777777" w:rsidR="009C4992" w:rsidRPr="005F3A69" w:rsidRDefault="009C4992" w:rsidP="00B54A42">
            <w:pPr>
              <w:keepNext/>
              <w:jc w:val="center"/>
              <w:rPr>
                <w:rFonts w:ascii="Calibri" w:hAnsi="Calibri"/>
                <w:sz w:val="18"/>
                <w:szCs w:val="18"/>
              </w:rPr>
            </w:pPr>
          </w:p>
        </w:tc>
        <w:tc>
          <w:tcPr>
            <w:tcW w:w="1274" w:type="dxa"/>
            <w:shd w:val="clear" w:color="auto" w:fill="auto"/>
          </w:tcPr>
          <w:p w14:paraId="6C1E7FD1" w14:textId="77777777" w:rsidR="009C4992" w:rsidRPr="005F3A69" w:rsidRDefault="009C4992" w:rsidP="00B54A42">
            <w:pPr>
              <w:keepNext/>
              <w:jc w:val="center"/>
              <w:rPr>
                <w:rFonts w:ascii="Calibri" w:hAnsi="Calibri"/>
                <w:sz w:val="18"/>
                <w:szCs w:val="18"/>
              </w:rPr>
            </w:pPr>
          </w:p>
        </w:tc>
        <w:tc>
          <w:tcPr>
            <w:tcW w:w="1274" w:type="dxa"/>
            <w:shd w:val="clear" w:color="auto" w:fill="auto"/>
          </w:tcPr>
          <w:p w14:paraId="691A75A7" w14:textId="77777777" w:rsidR="009C4992" w:rsidRPr="005F3A69" w:rsidRDefault="009C4992" w:rsidP="00B54A42">
            <w:pPr>
              <w:keepNext/>
              <w:jc w:val="center"/>
              <w:rPr>
                <w:rFonts w:ascii="Calibri" w:hAnsi="Calibri"/>
                <w:sz w:val="18"/>
                <w:szCs w:val="18"/>
              </w:rPr>
            </w:pPr>
          </w:p>
        </w:tc>
        <w:tc>
          <w:tcPr>
            <w:tcW w:w="1274" w:type="dxa"/>
            <w:shd w:val="clear" w:color="auto" w:fill="auto"/>
          </w:tcPr>
          <w:p w14:paraId="372063E8" w14:textId="77777777" w:rsidR="009C4992" w:rsidRPr="005F3A69" w:rsidRDefault="009C4992" w:rsidP="00B54A42">
            <w:pPr>
              <w:keepNext/>
              <w:jc w:val="center"/>
              <w:rPr>
                <w:rFonts w:ascii="Calibri" w:hAnsi="Calibri"/>
                <w:sz w:val="18"/>
                <w:szCs w:val="18"/>
              </w:rPr>
            </w:pPr>
          </w:p>
        </w:tc>
        <w:tc>
          <w:tcPr>
            <w:tcW w:w="1273" w:type="dxa"/>
            <w:shd w:val="clear" w:color="auto" w:fill="auto"/>
          </w:tcPr>
          <w:p w14:paraId="70A585C2" w14:textId="77777777" w:rsidR="009C4992" w:rsidRPr="005F3A69" w:rsidRDefault="009C4992" w:rsidP="00B54A42">
            <w:pPr>
              <w:keepNext/>
              <w:jc w:val="center"/>
              <w:rPr>
                <w:rFonts w:ascii="Calibri" w:hAnsi="Calibri"/>
                <w:sz w:val="18"/>
                <w:szCs w:val="18"/>
              </w:rPr>
            </w:pPr>
          </w:p>
        </w:tc>
        <w:tc>
          <w:tcPr>
            <w:tcW w:w="1274" w:type="dxa"/>
            <w:shd w:val="clear" w:color="auto" w:fill="auto"/>
          </w:tcPr>
          <w:p w14:paraId="19095273" w14:textId="77777777" w:rsidR="009C4992" w:rsidRPr="005F3A69" w:rsidRDefault="009C4992" w:rsidP="00B54A42">
            <w:pPr>
              <w:keepNext/>
              <w:jc w:val="center"/>
              <w:rPr>
                <w:rFonts w:ascii="Calibri" w:hAnsi="Calibri"/>
                <w:sz w:val="18"/>
                <w:szCs w:val="18"/>
              </w:rPr>
            </w:pPr>
          </w:p>
        </w:tc>
        <w:tc>
          <w:tcPr>
            <w:tcW w:w="1274" w:type="dxa"/>
            <w:shd w:val="clear" w:color="auto" w:fill="auto"/>
          </w:tcPr>
          <w:p w14:paraId="15ACB9B5" w14:textId="77777777" w:rsidR="009C4992" w:rsidRPr="005F3A69" w:rsidRDefault="009C4992" w:rsidP="00B54A42">
            <w:pPr>
              <w:keepNext/>
              <w:jc w:val="center"/>
              <w:rPr>
                <w:rFonts w:ascii="Calibri" w:hAnsi="Calibri"/>
                <w:sz w:val="18"/>
                <w:szCs w:val="18"/>
              </w:rPr>
            </w:pPr>
          </w:p>
        </w:tc>
        <w:tc>
          <w:tcPr>
            <w:tcW w:w="1274" w:type="dxa"/>
          </w:tcPr>
          <w:p w14:paraId="1E5D0383" w14:textId="77777777" w:rsidR="009C4992" w:rsidRPr="005F3A69" w:rsidRDefault="009C4992" w:rsidP="00B54A42">
            <w:pPr>
              <w:keepNext/>
              <w:jc w:val="center"/>
              <w:rPr>
                <w:rFonts w:ascii="Calibri" w:hAnsi="Calibri"/>
                <w:sz w:val="18"/>
                <w:szCs w:val="18"/>
              </w:rPr>
            </w:pPr>
          </w:p>
        </w:tc>
      </w:tr>
      <w:tr w:rsidR="009C4992" w:rsidRPr="005F3A69" w14:paraId="5945C020" w14:textId="77777777">
        <w:tblPrEx>
          <w:tblLook w:val="00A0" w:firstRow="1" w:lastRow="0" w:firstColumn="1" w:lastColumn="0" w:noHBand="0" w:noVBand="0"/>
        </w:tblPrEx>
        <w:tc>
          <w:tcPr>
            <w:tcW w:w="14396" w:type="dxa"/>
            <w:gridSpan w:val="12"/>
          </w:tcPr>
          <w:p w14:paraId="03A48317" w14:textId="77777777" w:rsidR="009C4992" w:rsidRPr="005F3A69" w:rsidRDefault="009C4992" w:rsidP="00B54A42">
            <w:pPr>
              <w:keepNext/>
              <w:rPr>
                <w:rFonts w:ascii="Calibri" w:hAnsi="Calibri"/>
                <w:sz w:val="18"/>
                <w:szCs w:val="18"/>
              </w:rPr>
            </w:pPr>
            <w:r w:rsidRPr="005F3A69">
              <w:rPr>
                <w:rFonts w:ascii="Calibri" w:hAnsi="Calibri"/>
                <w:sz w:val="18"/>
                <w:szCs w:val="18"/>
              </w:rPr>
              <w:t>Notes:</w:t>
            </w:r>
          </w:p>
        </w:tc>
      </w:tr>
    </w:tbl>
    <w:p w14:paraId="63E8835C" w14:textId="77777777" w:rsidR="009C4992" w:rsidRPr="005F3A69" w:rsidRDefault="009C4992" w:rsidP="00125592">
      <w:pPr>
        <w:rPr>
          <w:rFonts w:ascii="Calibri" w:hAnsi="Calibri"/>
          <w:sz w:val="18"/>
          <w:szCs w:val="18"/>
        </w:rPr>
      </w:pPr>
    </w:p>
    <w:p w14:paraId="6A04444D" w14:textId="77777777" w:rsidR="00125592" w:rsidRPr="005F3A69" w:rsidRDefault="00125592" w:rsidP="00125592">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38"/>
        <w:gridCol w:w="938"/>
        <w:gridCol w:w="938"/>
        <w:gridCol w:w="938"/>
        <w:gridCol w:w="938"/>
        <w:gridCol w:w="939"/>
        <w:gridCol w:w="940"/>
        <w:gridCol w:w="940"/>
        <w:gridCol w:w="940"/>
        <w:gridCol w:w="940"/>
        <w:gridCol w:w="1225"/>
        <w:gridCol w:w="930"/>
        <w:gridCol w:w="1024"/>
        <w:gridCol w:w="1024"/>
        <w:gridCol w:w="1024"/>
      </w:tblGrid>
      <w:tr w:rsidR="00DC0280" w:rsidRPr="005F3A69" w14:paraId="32022FD4" w14:textId="77777777">
        <w:trPr>
          <w:cantSplit/>
          <w:trHeight w:val="260"/>
        </w:trPr>
        <w:tc>
          <w:tcPr>
            <w:tcW w:w="14390" w:type="dxa"/>
            <w:gridSpan w:val="15"/>
          </w:tcPr>
          <w:p w14:paraId="40BD1CAF" w14:textId="77777777" w:rsidR="00DC0280" w:rsidRPr="005F3A69" w:rsidRDefault="00DC0280" w:rsidP="00297DAD">
            <w:pPr>
              <w:keepNext/>
              <w:rPr>
                <w:rFonts w:ascii="Calibri" w:hAnsi="Calibri"/>
                <w:b/>
                <w:sz w:val="18"/>
                <w:szCs w:val="18"/>
              </w:rPr>
            </w:pPr>
            <w:r w:rsidRPr="005F3A69">
              <w:rPr>
                <w:rFonts w:ascii="Calibri" w:hAnsi="Calibri"/>
                <w:b/>
                <w:sz w:val="18"/>
                <w:szCs w:val="18"/>
              </w:rPr>
              <w:t xml:space="preserve">G. Installed New or Complete Replacement Duct System information </w:t>
            </w:r>
          </w:p>
        </w:tc>
      </w:tr>
      <w:tr w:rsidR="009C4992" w:rsidRPr="005F3A69" w14:paraId="11FCFFA9" w14:textId="77777777">
        <w:trPr>
          <w:cantSplit/>
          <w:trHeight w:val="136"/>
        </w:trPr>
        <w:tc>
          <w:tcPr>
            <w:tcW w:w="924" w:type="dxa"/>
            <w:shd w:val="clear" w:color="auto" w:fill="auto"/>
            <w:vAlign w:val="bottom"/>
          </w:tcPr>
          <w:p w14:paraId="18F1B215"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01</w:t>
            </w:r>
          </w:p>
        </w:tc>
        <w:tc>
          <w:tcPr>
            <w:tcW w:w="924" w:type="dxa"/>
            <w:shd w:val="clear" w:color="auto" w:fill="auto"/>
            <w:vAlign w:val="bottom"/>
          </w:tcPr>
          <w:p w14:paraId="0B498FD9"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02</w:t>
            </w:r>
          </w:p>
        </w:tc>
        <w:tc>
          <w:tcPr>
            <w:tcW w:w="924" w:type="dxa"/>
          </w:tcPr>
          <w:p w14:paraId="20201E7F"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03</w:t>
            </w:r>
          </w:p>
        </w:tc>
        <w:tc>
          <w:tcPr>
            <w:tcW w:w="924" w:type="dxa"/>
          </w:tcPr>
          <w:p w14:paraId="0B3EBD7D"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04</w:t>
            </w:r>
          </w:p>
        </w:tc>
        <w:tc>
          <w:tcPr>
            <w:tcW w:w="924" w:type="dxa"/>
          </w:tcPr>
          <w:p w14:paraId="00F8259A"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05</w:t>
            </w:r>
          </w:p>
        </w:tc>
        <w:tc>
          <w:tcPr>
            <w:tcW w:w="924" w:type="dxa"/>
            <w:shd w:val="clear" w:color="auto" w:fill="auto"/>
            <w:vAlign w:val="bottom"/>
          </w:tcPr>
          <w:p w14:paraId="4AC73978"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06</w:t>
            </w:r>
          </w:p>
        </w:tc>
        <w:tc>
          <w:tcPr>
            <w:tcW w:w="925" w:type="dxa"/>
            <w:shd w:val="clear" w:color="auto" w:fill="auto"/>
            <w:vAlign w:val="bottom"/>
          </w:tcPr>
          <w:p w14:paraId="57F49718"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07</w:t>
            </w:r>
          </w:p>
        </w:tc>
        <w:tc>
          <w:tcPr>
            <w:tcW w:w="925" w:type="dxa"/>
            <w:shd w:val="clear" w:color="auto" w:fill="auto"/>
            <w:vAlign w:val="bottom"/>
          </w:tcPr>
          <w:p w14:paraId="5D556B9A"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08</w:t>
            </w:r>
          </w:p>
        </w:tc>
        <w:tc>
          <w:tcPr>
            <w:tcW w:w="925" w:type="dxa"/>
            <w:shd w:val="clear" w:color="auto" w:fill="auto"/>
            <w:vAlign w:val="bottom"/>
          </w:tcPr>
          <w:p w14:paraId="310DE4C3"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09</w:t>
            </w:r>
          </w:p>
        </w:tc>
        <w:tc>
          <w:tcPr>
            <w:tcW w:w="925" w:type="dxa"/>
          </w:tcPr>
          <w:p w14:paraId="7D0DE34E"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10</w:t>
            </w:r>
          </w:p>
        </w:tc>
        <w:tc>
          <w:tcPr>
            <w:tcW w:w="1206" w:type="dxa"/>
            <w:shd w:val="clear" w:color="auto" w:fill="auto"/>
            <w:vAlign w:val="bottom"/>
          </w:tcPr>
          <w:p w14:paraId="18D618B5"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11</w:t>
            </w:r>
          </w:p>
        </w:tc>
        <w:tc>
          <w:tcPr>
            <w:tcW w:w="916" w:type="dxa"/>
            <w:shd w:val="clear" w:color="auto" w:fill="auto"/>
            <w:vAlign w:val="bottom"/>
          </w:tcPr>
          <w:p w14:paraId="687E847C"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12</w:t>
            </w:r>
          </w:p>
        </w:tc>
        <w:tc>
          <w:tcPr>
            <w:tcW w:w="1008" w:type="dxa"/>
          </w:tcPr>
          <w:p w14:paraId="58AD73BE"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13</w:t>
            </w:r>
          </w:p>
        </w:tc>
        <w:tc>
          <w:tcPr>
            <w:tcW w:w="1008" w:type="dxa"/>
          </w:tcPr>
          <w:p w14:paraId="113E330B" w14:textId="77777777" w:rsidR="009C4992" w:rsidRPr="005F3A69" w:rsidRDefault="00DC0280" w:rsidP="00C01F8F">
            <w:pPr>
              <w:keepNext/>
              <w:jc w:val="center"/>
              <w:rPr>
                <w:rFonts w:ascii="Calibri" w:hAnsi="Calibri"/>
                <w:sz w:val="18"/>
                <w:szCs w:val="18"/>
              </w:rPr>
            </w:pPr>
            <w:r w:rsidRPr="005F3A69">
              <w:rPr>
                <w:rFonts w:ascii="Calibri" w:hAnsi="Calibri"/>
                <w:sz w:val="18"/>
                <w:szCs w:val="18"/>
              </w:rPr>
              <w:t>14</w:t>
            </w:r>
          </w:p>
        </w:tc>
        <w:tc>
          <w:tcPr>
            <w:tcW w:w="1008" w:type="dxa"/>
          </w:tcPr>
          <w:p w14:paraId="1A38D982" w14:textId="77777777" w:rsidR="009C4992" w:rsidRPr="005F3A69" w:rsidRDefault="00DC0280" w:rsidP="00C01F8F">
            <w:pPr>
              <w:keepNext/>
              <w:jc w:val="center"/>
              <w:rPr>
                <w:rFonts w:ascii="Calibri" w:hAnsi="Calibri"/>
                <w:sz w:val="18"/>
                <w:szCs w:val="18"/>
              </w:rPr>
            </w:pPr>
            <w:r w:rsidRPr="005F3A69">
              <w:rPr>
                <w:rFonts w:ascii="Calibri" w:hAnsi="Calibri"/>
                <w:sz w:val="18"/>
                <w:szCs w:val="18"/>
              </w:rPr>
              <w:t>15</w:t>
            </w:r>
          </w:p>
        </w:tc>
      </w:tr>
      <w:tr w:rsidR="009C4992" w:rsidRPr="005F3A69" w14:paraId="50FFBD9F" w14:textId="77777777">
        <w:trPr>
          <w:cantSplit/>
          <w:trHeight w:val="586"/>
        </w:trPr>
        <w:tc>
          <w:tcPr>
            <w:tcW w:w="924" w:type="dxa"/>
            <w:shd w:val="clear" w:color="auto" w:fill="auto"/>
            <w:vAlign w:val="bottom"/>
          </w:tcPr>
          <w:p w14:paraId="31E8A90C"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SC System ID/Name from CF1R</w:t>
            </w:r>
          </w:p>
        </w:tc>
        <w:tc>
          <w:tcPr>
            <w:tcW w:w="924" w:type="dxa"/>
            <w:shd w:val="clear" w:color="auto" w:fill="auto"/>
            <w:vAlign w:val="bottom"/>
          </w:tcPr>
          <w:p w14:paraId="45AA031B"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SC System Description of Area Served</w:t>
            </w:r>
          </w:p>
        </w:tc>
        <w:tc>
          <w:tcPr>
            <w:tcW w:w="924" w:type="dxa"/>
            <w:vAlign w:val="bottom"/>
          </w:tcPr>
          <w:p w14:paraId="2646032B"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Indoor Unit Name or Description of Area Served</w:t>
            </w:r>
          </w:p>
        </w:tc>
        <w:tc>
          <w:tcPr>
            <w:tcW w:w="924" w:type="dxa"/>
            <w:vAlign w:val="bottom"/>
          </w:tcPr>
          <w:p w14:paraId="66F452B9"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Indoor Unit Total Duct Length</w:t>
            </w:r>
          </w:p>
        </w:tc>
        <w:tc>
          <w:tcPr>
            <w:tcW w:w="924" w:type="dxa"/>
            <w:vAlign w:val="bottom"/>
          </w:tcPr>
          <w:p w14:paraId="4B3E2E32"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 xml:space="preserve">Required New Duct </w:t>
            </w:r>
            <w:r w:rsidRPr="005F3A69">
              <w:rPr>
                <w:rFonts w:ascii="Calibri" w:hAnsi="Calibri"/>
                <w:sz w:val="18"/>
                <w:szCs w:val="18"/>
              </w:rPr>
              <w:br/>
              <w:t>R-Value</w:t>
            </w:r>
          </w:p>
          <w:p w14:paraId="461675B3" w14:textId="40535E88" w:rsidR="00FD6CEE" w:rsidRPr="005F3A69" w:rsidRDefault="00FD6CEE" w:rsidP="00C01F8F">
            <w:pPr>
              <w:keepNext/>
              <w:jc w:val="center"/>
              <w:rPr>
                <w:rFonts w:ascii="Calibri" w:hAnsi="Calibri"/>
                <w:sz w:val="18"/>
                <w:szCs w:val="18"/>
              </w:rPr>
            </w:pPr>
            <w:r w:rsidRPr="005F3A69">
              <w:rPr>
                <w:rFonts w:ascii="Calibri" w:hAnsi="Calibri"/>
                <w:sz w:val="18"/>
                <w:szCs w:val="18"/>
              </w:rPr>
              <w:t>(Unconditioned Space)</w:t>
            </w:r>
          </w:p>
        </w:tc>
        <w:tc>
          <w:tcPr>
            <w:tcW w:w="924" w:type="dxa"/>
            <w:shd w:val="clear" w:color="auto" w:fill="auto"/>
            <w:vAlign w:val="bottom"/>
          </w:tcPr>
          <w:p w14:paraId="66AE1C7B"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Supply Duct Location</w:t>
            </w:r>
          </w:p>
        </w:tc>
        <w:tc>
          <w:tcPr>
            <w:tcW w:w="925" w:type="dxa"/>
            <w:shd w:val="clear" w:color="auto" w:fill="auto"/>
            <w:vAlign w:val="bottom"/>
          </w:tcPr>
          <w:p w14:paraId="40878D53"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 xml:space="preserve">New or Replaced Supply Duct </w:t>
            </w:r>
          </w:p>
          <w:p w14:paraId="2B457F8C"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R-Value</w:t>
            </w:r>
          </w:p>
        </w:tc>
        <w:tc>
          <w:tcPr>
            <w:tcW w:w="925" w:type="dxa"/>
            <w:shd w:val="clear" w:color="auto" w:fill="auto"/>
            <w:vAlign w:val="bottom"/>
          </w:tcPr>
          <w:p w14:paraId="243AE1E5"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Return Duct Location</w:t>
            </w:r>
          </w:p>
        </w:tc>
        <w:tc>
          <w:tcPr>
            <w:tcW w:w="925" w:type="dxa"/>
            <w:shd w:val="clear" w:color="auto" w:fill="auto"/>
            <w:vAlign w:val="bottom"/>
          </w:tcPr>
          <w:p w14:paraId="01F8E556"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 xml:space="preserve">New or Replaced Return Duct </w:t>
            </w:r>
          </w:p>
          <w:p w14:paraId="4482D13C"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R-Value</w:t>
            </w:r>
          </w:p>
        </w:tc>
        <w:tc>
          <w:tcPr>
            <w:tcW w:w="925" w:type="dxa"/>
            <w:vAlign w:val="bottom"/>
          </w:tcPr>
          <w:p w14:paraId="69A1BF17" w14:textId="77777777" w:rsidR="009C4992" w:rsidRPr="005F3A69" w:rsidRDefault="00A86CA2" w:rsidP="00C01F8F">
            <w:pPr>
              <w:keepNext/>
              <w:jc w:val="center"/>
              <w:rPr>
                <w:rFonts w:ascii="Calibri" w:hAnsi="Calibri"/>
                <w:sz w:val="18"/>
                <w:szCs w:val="18"/>
              </w:rPr>
            </w:pPr>
            <w:r w:rsidRPr="005F3A69">
              <w:rPr>
                <w:rFonts w:ascii="Calibri" w:hAnsi="Calibri"/>
                <w:sz w:val="18"/>
                <w:szCs w:val="18"/>
              </w:rPr>
              <w:t xml:space="preserve">Exception </w:t>
            </w:r>
            <w:r w:rsidR="009C4992" w:rsidRPr="005F3A69">
              <w:rPr>
                <w:rFonts w:ascii="Calibri" w:hAnsi="Calibri"/>
                <w:sz w:val="18"/>
                <w:szCs w:val="18"/>
              </w:rPr>
              <w:t xml:space="preserve">from Min </w:t>
            </w:r>
          </w:p>
          <w:p w14:paraId="7D2CD375"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 xml:space="preserve">R-Value </w:t>
            </w:r>
          </w:p>
        </w:tc>
        <w:tc>
          <w:tcPr>
            <w:tcW w:w="1206" w:type="dxa"/>
            <w:shd w:val="clear" w:color="auto" w:fill="auto"/>
            <w:vAlign w:val="bottom"/>
          </w:tcPr>
          <w:p w14:paraId="3BB9243E"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Method of Compliance with Airflow and Fan Efficacy Req's in 150.0(m)13</w:t>
            </w:r>
          </w:p>
        </w:tc>
        <w:tc>
          <w:tcPr>
            <w:tcW w:w="916" w:type="dxa"/>
            <w:shd w:val="clear" w:color="auto" w:fill="auto"/>
            <w:vAlign w:val="bottom"/>
          </w:tcPr>
          <w:p w14:paraId="48B0385D" w14:textId="77777777" w:rsidR="009C4992" w:rsidRPr="005F3A69" w:rsidRDefault="009C4992" w:rsidP="00C01F8F">
            <w:pPr>
              <w:keepNext/>
              <w:jc w:val="center"/>
              <w:rPr>
                <w:rFonts w:ascii="Calibri" w:hAnsi="Calibri"/>
                <w:sz w:val="18"/>
                <w:szCs w:val="18"/>
              </w:rPr>
            </w:pPr>
            <w:r w:rsidRPr="005F3A69">
              <w:rPr>
                <w:rFonts w:ascii="Calibri" w:hAnsi="Calibri"/>
                <w:sz w:val="18"/>
                <w:szCs w:val="18"/>
              </w:rPr>
              <w:t>Number of Air Filter Devices on Indoor Unit</w:t>
            </w:r>
          </w:p>
        </w:tc>
        <w:tc>
          <w:tcPr>
            <w:tcW w:w="1008" w:type="dxa"/>
            <w:vAlign w:val="bottom"/>
          </w:tcPr>
          <w:p w14:paraId="2B6F1975" w14:textId="77777777" w:rsidR="009C4992" w:rsidRPr="005F3A69" w:rsidRDefault="009C4992" w:rsidP="00DC0280">
            <w:pPr>
              <w:keepNext/>
              <w:jc w:val="center"/>
              <w:rPr>
                <w:rFonts w:ascii="Calibri" w:hAnsi="Calibri"/>
                <w:sz w:val="18"/>
                <w:szCs w:val="18"/>
              </w:rPr>
            </w:pPr>
            <w:r w:rsidRPr="005F3A69">
              <w:rPr>
                <w:rFonts w:ascii="Calibri" w:hAnsi="Calibri"/>
                <w:sz w:val="18"/>
                <w:szCs w:val="18"/>
              </w:rPr>
              <w:t xml:space="preserve">Can </w:t>
            </w:r>
            <w:r w:rsidR="00DC0280" w:rsidRPr="005F3A69">
              <w:rPr>
                <w:rFonts w:ascii="Calibri" w:hAnsi="Calibri"/>
                <w:sz w:val="18"/>
                <w:szCs w:val="18"/>
              </w:rPr>
              <w:t>Approved</w:t>
            </w:r>
            <w:r w:rsidRPr="005F3A69">
              <w:rPr>
                <w:rFonts w:ascii="Calibri" w:hAnsi="Calibri"/>
                <w:sz w:val="18"/>
                <w:szCs w:val="18"/>
              </w:rPr>
              <w:t xml:space="preserve"> Airflow Protocols be used to test this System?</w:t>
            </w:r>
          </w:p>
        </w:tc>
        <w:tc>
          <w:tcPr>
            <w:tcW w:w="1008" w:type="dxa"/>
            <w:vAlign w:val="bottom"/>
          </w:tcPr>
          <w:p w14:paraId="603076E4" w14:textId="77777777" w:rsidR="009C4992" w:rsidRPr="005F3A69" w:rsidRDefault="00DC0280" w:rsidP="00DC0280">
            <w:pPr>
              <w:keepNext/>
              <w:jc w:val="center"/>
              <w:rPr>
                <w:rFonts w:ascii="Calibri" w:hAnsi="Calibri"/>
                <w:sz w:val="18"/>
                <w:szCs w:val="18"/>
              </w:rPr>
            </w:pPr>
            <w:r w:rsidRPr="005F3A69">
              <w:rPr>
                <w:rFonts w:ascii="Calibri" w:hAnsi="Calibri"/>
                <w:sz w:val="18"/>
                <w:szCs w:val="18"/>
              </w:rPr>
              <w:t>Can Approved Fan Efficacy Protocol be used to test this System?</w:t>
            </w:r>
          </w:p>
        </w:tc>
        <w:tc>
          <w:tcPr>
            <w:tcW w:w="1008" w:type="dxa"/>
            <w:vAlign w:val="bottom"/>
          </w:tcPr>
          <w:p w14:paraId="3E4DFD6B" w14:textId="2D99BA4B" w:rsidR="009C4992" w:rsidRPr="005F3A69" w:rsidRDefault="00DC0280" w:rsidP="00DC0280">
            <w:pPr>
              <w:keepNext/>
              <w:jc w:val="center"/>
              <w:rPr>
                <w:rFonts w:ascii="Calibri" w:hAnsi="Calibri"/>
                <w:sz w:val="18"/>
                <w:szCs w:val="18"/>
              </w:rPr>
            </w:pPr>
            <w:r w:rsidRPr="005F3A69">
              <w:rPr>
                <w:rFonts w:ascii="Calibri" w:hAnsi="Calibri"/>
                <w:sz w:val="18"/>
                <w:szCs w:val="18"/>
              </w:rPr>
              <w:t>Indoor Unit Nominal Cooling Capacity (ton</w:t>
            </w:r>
            <w:r w:rsidR="00C07882" w:rsidRPr="005F3A69">
              <w:rPr>
                <w:rFonts w:ascii="Calibri" w:hAnsi="Calibri"/>
                <w:sz w:val="18"/>
                <w:szCs w:val="18"/>
              </w:rPr>
              <w:t>s</w:t>
            </w:r>
            <w:r w:rsidRPr="005F3A69">
              <w:rPr>
                <w:rFonts w:ascii="Calibri" w:hAnsi="Calibri"/>
                <w:sz w:val="18"/>
                <w:szCs w:val="18"/>
              </w:rPr>
              <w:t>)</w:t>
            </w:r>
          </w:p>
        </w:tc>
      </w:tr>
      <w:tr w:rsidR="009C4992" w:rsidRPr="005F3A69" w14:paraId="106D7017" w14:textId="77777777">
        <w:trPr>
          <w:cantSplit/>
          <w:trHeight w:val="360"/>
        </w:trPr>
        <w:tc>
          <w:tcPr>
            <w:tcW w:w="924" w:type="dxa"/>
            <w:shd w:val="clear" w:color="auto" w:fill="auto"/>
          </w:tcPr>
          <w:p w14:paraId="7E1A6F19" w14:textId="77777777" w:rsidR="009C4992" w:rsidRPr="005F3A69" w:rsidRDefault="009C4992" w:rsidP="00465479">
            <w:pPr>
              <w:keepNext/>
              <w:rPr>
                <w:rFonts w:ascii="Calibri" w:hAnsi="Calibri"/>
                <w:sz w:val="18"/>
                <w:szCs w:val="18"/>
              </w:rPr>
            </w:pPr>
          </w:p>
        </w:tc>
        <w:tc>
          <w:tcPr>
            <w:tcW w:w="924" w:type="dxa"/>
            <w:shd w:val="clear" w:color="auto" w:fill="auto"/>
          </w:tcPr>
          <w:p w14:paraId="57251954" w14:textId="77777777" w:rsidR="009C4992" w:rsidRPr="005F3A69" w:rsidRDefault="009C4992" w:rsidP="00465479">
            <w:pPr>
              <w:keepNext/>
              <w:rPr>
                <w:rFonts w:ascii="Calibri" w:hAnsi="Calibri"/>
                <w:sz w:val="18"/>
                <w:szCs w:val="18"/>
              </w:rPr>
            </w:pPr>
          </w:p>
        </w:tc>
        <w:tc>
          <w:tcPr>
            <w:tcW w:w="924" w:type="dxa"/>
          </w:tcPr>
          <w:p w14:paraId="4549801C" w14:textId="77777777" w:rsidR="009C4992" w:rsidRPr="005F3A69" w:rsidRDefault="009C4992" w:rsidP="00465479">
            <w:pPr>
              <w:keepNext/>
              <w:rPr>
                <w:rFonts w:ascii="Calibri" w:hAnsi="Calibri"/>
                <w:sz w:val="18"/>
                <w:szCs w:val="18"/>
              </w:rPr>
            </w:pPr>
          </w:p>
        </w:tc>
        <w:tc>
          <w:tcPr>
            <w:tcW w:w="924" w:type="dxa"/>
          </w:tcPr>
          <w:p w14:paraId="2FC48EC9" w14:textId="77777777" w:rsidR="009C4992" w:rsidRPr="005F3A69" w:rsidRDefault="009C4992" w:rsidP="00465479">
            <w:pPr>
              <w:keepNext/>
              <w:rPr>
                <w:rFonts w:ascii="Calibri" w:hAnsi="Calibri"/>
                <w:sz w:val="18"/>
                <w:szCs w:val="18"/>
              </w:rPr>
            </w:pPr>
          </w:p>
        </w:tc>
        <w:tc>
          <w:tcPr>
            <w:tcW w:w="924" w:type="dxa"/>
          </w:tcPr>
          <w:p w14:paraId="22A67BFB" w14:textId="77777777" w:rsidR="009C4992" w:rsidRPr="005F3A69" w:rsidRDefault="009C4992" w:rsidP="00465479">
            <w:pPr>
              <w:keepNext/>
              <w:rPr>
                <w:rFonts w:ascii="Calibri" w:hAnsi="Calibri"/>
                <w:sz w:val="18"/>
                <w:szCs w:val="18"/>
              </w:rPr>
            </w:pPr>
          </w:p>
        </w:tc>
        <w:tc>
          <w:tcPr>
            <w:tcW w:w="924" w:type="dxa"/>
            <w:shd w:val="clear" w:color="auto" w:fill="auto"/>
          </w:tcPr>
          <w:p w14:paraId="67EF002F" w14:textId="77777777" w:rsidR="009C4992" w:rsidRPr="005F3A69" w:rsidRDefault="009C4992" w:rsidP="00465479">
            <w:pPr>
              <w:keepNext/>
              <w:rPr>
                <w:rFonts w:ascii="Calibri" w:hAnsi="Calibri"/>
                <w:sz w:val="18"/>
                <w:szCs w:val="18"/>
              </w:rPr>
            </w:pPr>
          </w:p>
        </w:tc>
        <w:tc>
          <w:tcPr>
            <w:tcW w:w="925" w:type="dxa"/>
            <w:shd w:val="clear" w:color="auto" w:fill="auto"/>
          </w:tcPr>
          <w:p w14:paraId="56E6E729" w14:textId="77777777" w:rsidR="009C4992" w:rsidRPr="005F3A69" w:rsidRDefault="009C4992" w:rsidP="00465479">
            <w:pPr>
              <w:keepNext/>
              <w:rPr>
                <w:rFonts w:ascii="Calibri" w:hAnsi="Calibri"/>
                <w:sz w:val="18"/>
                <w:szCs w:val="18"/>
              </w:rPr>
            </w:pPr>
          </w:p>
        </w:tc>
        <w:tc>
          <w:tcPr>
            <w:tcW w:w="925" w:type="dxa"/>
            <w:shd w:val="clear" w:color="auto" w:fill="auto"/>
          </w:tcPr>
          <w:p w14:paraId="733EF2CC" w14:textId="77777777" w:rsidR="009C4992" w:rsidRPr="005F3A69" w:rsidRDefault="009C4992" w:rsidP="00465479">
            <w:pPr>
              <w:keepNext/>
              <w:rPr>
                <w:rFonts w:ascii="Calibri" w:hAnsi="Calibri"/>
                <w:sz w:val="18"/>
                <w:szCs w:val="18"/>
              </w:rPr>
            </w:pPr>
          </w:p>
        </w:tc>
        <w:tc>
          <w:tcPr>
            <w:tcW w:w="925" w:type="dxa"/>
            <w:shd w:val="clear" w:color="auto" w:fill="auto"/>
          </w:tcPr>
          <w:p w14:paraId="50F57352" w14:textId="77777777" w:rsidR="009C4992" w:rsidRPr="005F3A69" w:rsidRDefault="009C4992" w:rsidP="00465479">
            <w:pPr>
              <w:keepNext/>
              <w:rPr>
                <w:rFonts w:ascii="Calibri" w:hAnsi="Calibri"/>
                <w:sz w:val="18"/>
                <w:szCs w:val="18"/>
              </w:rPr>
            </w:pPr>
          </w:p>
        </w:tc>
        <w:tc>
          <w:tcPr>
            <w:tcW w:w="925" w:type="dxa"/>
          </w:tcPr>
          <w:p w14:paraId="7355EA53" w14:textId="77777777" w:rsidR="009C4992" w:rsidRPr="005F3A69" w:rsidRDefault="009C4992" w:rsidP="00465479">
            <w:pPr>
              <w:keepNext/>
              <w:rPr>
                <w:rFonts w:ascii="Calibri" w:hAnsi="Calibri"/>
                <w:sz w:val="18"/>
                <w:szCs w:val="18"/>
              </w:rPr>
            </w:pPr>
          </w:p>
        </w:tc>
        <w:tc>
          <w:tcPr>
            <w:tcW w:w="1206" w:type="dxa"/>
            <w:shd w:val="clear" w:color="auto" w:fill="auto"/>
          </w:tcPr>
          <w:p w14:paraId="420B74AD" w14:textId="77777777" w:rsidR="009C4992" w:rsidRPr="005F3A69" w:rsidRDefault="009C4992" w:rsidP="00465479">
            <w:pPr>
              <w:keepNext/>
              <w:rPr>
                <w:rFonts w:ascii="Calibri" w:hAnsi="Calibri"/>
                <w:sz w:val="18"/>
                <w:szCs w:val="18"/>
              </w:rPr>
            </w:pPr>
          </w:p>
        </w:tc>
        <w:tc>
          <w:tcPr>
            <w:tcW w:w="916" w:type="dxa"/>
            <w:shd w:val="clear" w:color="auto" w:fill="auto"/>
          </w:tcPr>
          <w:p w14:paraId="4C87FADF" w14:textId="77777777" w:rsidR="009C4992" w:rsidRPr="005F3A69" w:rsidRDefault="009C4992" w:rsidP="00465479">
            <w:pPr>
              <w:keepNext/>
              <w:rPr>
                <w:rFonts w:ascii="Calibri" w:hAnsi="Calibri"/>
                <w:sz w:val="18"/>
                <w:szCs w:val="18"/>
              </w:rPr>
            </w:pPr>
          </w:p>
        </w:tc>
        <w:tc>
          <w:tcPr>
            <w:tcW w:w="1008" w:type="dxa"/>
          </w:tcPr>
          <w:p w14:paraId="17B017AE" w14:textId="77777777" w:rsidR="009C4992" w:rsidRPr="005F3A69" w:rsidRDefault="009C4992" w:rsidP="00465479">
            <w:pPr>
              <w:keepNext/>
              <w:rPr>
                <w:rFonts w:ascii="Calibri" w:hAnsi="Calibri"/>
                <w:sz w:val="18"/>
                <w:szCs w:val="18"/>
              </w:rPr>
            </w:pPr>
          </w:p>
        </w:tc>
        <w:tc>
          <w:tcPr>
            <w:tcW w:w="1008" w:type="dxa"/>
          </w:tcPr>
          <w:p w14:paraId="59891971" w14:textId="77777777" w:rsidR="009C4992" w:rsidRPr="005F3A69" w:rsidRDefault="009C4992" w:rsidP="00465479">
            <w:pPr>
              <w:keepNext/>
              <w:rPr>
                <w:rFonts w:ascii="Calibri" w:hAnsi="Calibri"/>
                <w:sz w:val="18"/>
                <w:szCs w:val="18"/>
              </w:rPr>
            </w:pPr>
          </w:p>
        </w:tc>
        <w:tc>
          <w:tcPr>
            <w:tcW w:w="1008" w:type="dxa"/>
          </w:tcPr>
          <w:p w14:paraId="7BA1FCD5" w14:textId="77777777" w:rsidR="009C4992" w:rsidRPr="005F3A69" w:rsidRDefault="009C4992" w:rsidP="00465479">
            <w:pPr>
              <w:keepNext/>
              <w:rPr>
                <w:rFonts w:ascii="Calibri" w:hAnsi="Calibri"/>
                <w:sz w:val="18"/>
                <w:szCs w:val="18"/>
              </w:rPr>
            </w:pPr>
          </w:p>
        </w:tc>
      </w:tr>
      <w:tr w:rsidR="009C4992" w:rsidRPr="005F3A69" w14:paraId="366811A5" w14:textId="77777777">
        <w:trPr>
          <w:cantSplit/>
          <w:trHeight w:val="222"/>
        </w:trPr>
        <w:tc>
          <w:tcPr>
            <w:tcW w:w="12374" w:type="dxa"/>
            <w:gridSpan w:val="13"/>
          </w:tcPr>
          <w:p w14:paraId="5171EDCF" w14:textId="77777777" w:rsidR="009C4992" w:rsidRPr="005F3A69" w:rsidRDefault="009C4992" w:rsidP="00C01F8F">
            <w:pPr>
              <w:keepNext/>
              <w:rPr>
                <w:rFonts w:ascii="Calibri" w:hAnsi="Calibri"/>
                <w:sz w:val="18"/>
                <w:szCs w:val="18"/>
              </w:rPr>
            </w:pPr>
            <w:r w:rsidRPr="005F3A69">
              <w:rPr>
                <w:rFonts w:ascii="Calibri" w:hAnsi="Calibri"/>
                <w:sz w:val="18"/>
                <w:szCs w:val="18"/>
              </w:rPr>
              <w:t>Notes:</w:t>
            </w:r>
          </w:p>
        </w:tc>
        <w:tc>
          <w:tcPr>
            <w:tcW w:w="1008" w:type="dxa"/>
          </w:tcPr>
          <w:p w14:paraId="1ABCF4AB" w14:textId="77777777" w:rsidR="009C4992" w:rsidRPr="005F3A69" w:rsidRDefault="009C4992" w:rsidP="00C01F8F">
            <w:pPr>
              <w:keepNext/>
              <w:rPr>
                <w:rFonts w:ascii="Calibri" w:hAnsi="Calibri"/>
                <w:sz w:val="18"/>
                <w:szCs w:val="18"/>
              </w:rPr>
            </w:pPr>
          </w:p>
        </w:tc>
        <w:tc>
          <w:tcPr>
            <w:tcW w:w="1008" w:type="dxa"/>
          </w:tcPr>
          <w:p w14:paraId="5E030F1F" w14:textId="77777777" w:rsidR="009C4992" w:rsidRPr="005F3A69" w:rsidRDefault="009C4992" w:rsidP="00C01F8F">
            <w:pPr>
              <w:keepNext/>
              <w:rPr>
                <w:rFonts w:ascii="Calibri" w:hAnsi="Calibri"/>
                <w:sz w:val="18"/>
                <w:szCs w:val="18"/>
              </w:rPr>
            </w:pPr>
          </w:p>
        </w:tc>
      </w:tr>
    </w:tbl>
    <w:p w14:paraId="5179CAAC" w14:textId="77777777" w:rsidR="00125592" w:rsidRPr="005F3A69" w:rsidRDefault="00125592" w:rsidP="00125592">
      <w:pPr>
        <w:rPr>
          <w:rFonts w:ascii="Calibri" w:hAnsi="Calibri"/>
          <w:sz w:val="18"/>
          <w:szCs w:val="18"/>
        </w:rPr>
      </w:pPr>
    </w:p>
    <w:p w14:paraId="4860F942" w14:textId="77777777" w:rsidR="00125592" w:rsidRPr="005F3A69" w:rsidRDefault="00125592" w:rsidP="00125592">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19"/>
        <w:gridCol w:w="1119"/>
        <w:gridCol w:w="1119"/>
        <w:gridCol w:w="1119"/>
        <w:gridCol w:w="1119"/>
        <w:gridCol w:w="1119"/>
        <w:gridCol w:w="1119"/>
        <w:gridCol w:w="1119"/>
        <w:gridCol w:w="1119"/>
        <w:gridCol w:w="1119"/>
        <w:gridCol w:w="1119"/>
        <w:gridCol w:w="1119"/>
        <w:gridCol w:w="1188"/>
      </w:tblGrid>
      <w:tr w:rsidR="00125592" w:rsidRPr="005F3A69" w14:paraId="493A36B0" w14:textId="77777777">
        <w:trPr>
          <w:cantSplit/>
        </w:trPr>
        <w:tc>
          <w:tcPr>
            <w:tcW w:w="14616" w:type="dxa"/>
            <w:gridSpan w:val="13"/>
          </w:tcPr>
          <w:p w14:paraId="4B472B79" w14:textId="77777777" w:rsidR="00125592" w:rsidRPr="005F3A69" w:rsidRDefault="00125592" w:rsidP="00C01F8F">
            <w:pPr>
              <w:keepNext/>
              <w:rPr>
                <w:rFonts w:ascii="Calibri" w:hAnsi="Calibri"/>
                <w:b/>
                <w:sz w:val="18"/>
                <w:szCs w:val="18"/>
              </w:rPr>
            </w:pPr>
            <w:r w:rsidRPr="005F3A69">
              <w:rPr>
                <w:rFonts w:ascii="Calibri" w:hAnsi="Calibri"/>
                <w:b/>
                <w:sz w:val="18"/>
                <w:szCs w:val="18"/>
              </w:rPr>
              <w:t xml:space="preserve">H. Installed Air Filter Device Information  </w:t>
            </w:r>
          </w:p>
          <w:p w14:paraId="045B9A47" w14:textId="771D2793" w:rsidR="00125592" w:rsidRPr="005F3A69" w:rsidRDefault="00125592" w:rsidP="00C01F8F">
            <w:pPr>
              <w:keepNext/>
              <w:rPr>
                <w:rFonts w:ascii="Calibri" w:hAnsi="Calibri"/>
                <w:sz w:val="18"/>
                <w:szCs w:val="18"/>
              </w:rPr>
            </w:pPr>
            <w:r w:rsidRPr="005F3A69">
              <w:rPr>
                <w:rFonts w:ascii="Calibri" w:hAnsi="Calibri"/>
                <w:sz w:val="18"/>
                <w:szCs w:val="18"/>
              </w:rPr>
              <w:t xml:space="preserve">Mandatory requirements for air filter devices are specified Section 150.0(m)12.  The installer shall place a sticker in or near </w:t>
            </w:r>
            <w:r w:rsidR="00DC265F" w:rsidRPr="005F3A69">
              <w:rPr>
                <w:rFonts w:ascii="Calibri" w:hAnsi="Calibri"/>
                <w:sz w:val="18"/>
                <w:szCs w:val="18"/>
              </w:rPr>
              <w:t xml:space="preserve">each </w:t>
            </w:r>
            <w:r w:rsidRPr="005F3A69">
              <w:rPr>
                <w:rFonts w:ascii="Calibri" w:hAnsi="Calibri"/>
                <w:sz w:val="18"/>
                <w:szCs w:val="18"/>
              </w:rPr>
              <w:t xml:space="preserve">filter grille </w:t>
            </w:r>
            <w:r w:rsidR="00DC265F" w:rsidRPr="005F3A69">
              <w:rPr>
                <w:rFonts w:ascii="Calibri" w:hAnsi="Calibri"/>
                <w:sz w:val="18"/>
                <w:szCs w:val="18"/>
              </w:rPr>
              <w:t xml:space="preserve">that displays </w:t>
            </w:r>
            <w:r w:rsidRPr="005F3A69">
              <w:rPr>
                <w:rFonts w:ascii="Calibri" w:hAnsi="Calibri"/>
                <w:sz w:val="18"/>
                <w:szCs w:val="18"/>
              </w:rPr>
              <w:t xml:space="preserve">the design airflow rate </w:t>
            </w:r>
            <w:r w:rsidR="00DC265F" w:rsidRPr="005F3A69">
              <w:rPr>
                <w:rFonts w:ascii="Calibri" w:hAnsi="Calibri"/>
                <w:sz w:val="18"/>
                <w:szCs w:val="18"/>
              </w:rPr>
              <w:t>for that filter</w:t>
            </w:r>
            <w:r w:rsidR="009A58A8" w:rsidRPr="005F3A69">
              <w:rPr>
                <w:rFonts w:ascii="Calibri" w:hAnsi="Calibri"/>
                <w:sz w:val="18"/>
                <w:szCs w:val="18"/>
              </w:rPr>
              <w:t xml:space="preserve"> grille/rack </w:t>
            </w:r>
            <w:r w:rsidRPr="005F3A69">
              <w:rPr>
                <w:rFonts w:ascii="Calibri" w:hAnsi="Calibri"/>
                <w:sz w:val="18"/>
                <w:szCs w:val="18"/>
              </w:rPr>
              <w:t xml:space="preserve">and the maximum allowed clean filter pressure </w:t>
            </w:r>
            <w:proofErr w:type="gramStart"/>
            <w:r w:rsidRPr="005F3A69">
              <w:rPr>
                <w:rFonts w:ascii="Calibri" w:hAnsi="Calibri"/>
                <w:sz w:val="18"/>
                <w:szCs w:val="18"/>
              </w:rPr>
              <w:t>drop</w:t>
            </w:r>
            <w:proofErr w:type="gramEnd"/>
            <w:r w:rsidRPr="005F3A69">
              <w:rPr>
                <w:rFonts w:ascii="Calibri" w:hAnsi="Calibri"/>
                <w:sz w:val="18"/>
                <w:szCs w:val="18"/>
              </w:rPr>
              <w:t xml:space="preserve"> at the design airflow rate.  This will inform the occupant of the airflow vs pressure drop performance required for replacement air filters.</w:t>
            </w:r>
          </w:p>
        </w:tc>
      </w:tr>
      <w:tr w:rsidR="00125592" w:rsidRPr="005F3A69" w14:paraId="5FDEF4D9" w14:textId="77777777">
        <w:trPr>
          <w:cantSplit/>
          <w:trHeight w:val="134"/>
        </w:trPr>
        <w:tc>
          <w:tcPr>
            <w:tcW w:w="1119" w:type="dxa"/>
            <w:shd w:val="clear" w:color="auto" w:fill="auto"/>
            <w:vAlign w:val="bottom"/>
          </w:tcPr>
          <w:p w14:paraId="5950CDCF"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01</w:t>
            </w:r>
          </w:p>
        </w:tc>
        <w:tc>
          <w:tcPr>
            <w:tcW w:w="1119" w:type="dxa"/>
            <w:shd w:val="clear" w:color="auto" w:fill="auto"/>
            <w:vAlign w:val="bottom"/>
          </w:tcPr>
          <w:p w14:paraId="0BF4702B"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02</w:t>
            </w:r>
          </w:p>
        </w:tc>
        <w:tc>
          <w:tcPr>
            <w:tcW w:w="1119" w:type="dxa"/>
          </w:tcPr>
          <w:p w14:paraId="3B7FDFAA"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03</w:t>
            </w:r>
          </w:p>
        </w:tc>
        <w:tc>
          <w:tcPr>
            <w:tcW w:w="1119" w:type="dxa"/>
            <w:shd w:val="clear" w:color="auto" w:fill="auto"/>
          </w:tcPr>
          <w:p w14:paraId="33B43F85"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04</w:t>
            </w:r>
          </w:p>
        </w:tc>
        <w:tc>
          <w:tcPr>
            <w:tcW w:w="1119" w:type="dxa"/>
            <w:shd w:val="clear" w:color="auto" w:fill="auto"/>
            <w:vAlign w:val="bottom"/>
          </w:tcPr>
          <w:p w14:paraId="24F5A517"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05</w:t>
            </w:r>
          </w:p>
        </w:tc>
        <w:tc>
          <w:tcPr>
            <w:tcW w:w="1119" w:type="dxa"/>
            <w:shd w:val="clear" w:color="auto" w:fill="auto"/>
            <w:vAlign w:val="bottom"/>
          </w:tcPr>
          <w:p w14:paraId="7ECB19AD"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06</w:t>
            </w:r>
          </w:p>
        </w:tc>
        <w:tc>
          <w:tcPr>
            <w:tcW w:w="1119" w:type="dxa"/>
            <w:shd w:val="clear" w:color="auto" w:fill="auto"/>
            <w:vAlign w:val="bottom"/>
          </w:tcPr>
          <w:p w14:paraId="50A4F623"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07</w:t>
            </w:r>
          </w:p>
        </w:tc>
        <w:tc>
          <w:tcPr>
            <w:tcW w:w="1119" w:type="dxa"/>
            <w:shd w:val="clear" w:color="auto" w:fill="auto"/>
            <w:vAlign w:val="bottom"/>
          </w:tcPr>
          <w:p w14:paraId="638372F5"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08</w:t>
            </w:r>
          </w:p>
        </w:tc>
        <w:tc>
          <w:tcPr>
            <w:tcW w:w="1119" w:type="dxa"/>
          </w:tcPr>
          <w:p w14:paraId="44DDFD77"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09</w:t>
            </w:r>
          </w:p>
        </w:tc>
        <w:tc>
          <w:tcPr>
            <w:tcW w:w="1119" w:type="dxa"/>
          </w:tcPr>
          <w:p w14:paraId="13519D9E"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10</w:t>
            </w:r>
          </w:p>
        </w:tc>
        <w:tc>
          <w:tcPr>
            <w:tcW w:w="1119" w:type="dxa"/>
          </w:tcPr>
          <w:p w14:paraId="3D1872A4"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11</w:t>
            </w:r>
          </w:p>
        </w:tc>
        <w:tc>
          <w:tcPr>
            <w:tcW w:w="1119" w:type="dxa"/>
          </w:tcPr>
          <w:p w14:paraId="6DF2D8EA"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12</w:t>
            </w:r>
          </w:p>
        </w:tc>
        <w:tc>
          <w:tcPr>
            <w:tcW w:w="1188" w:type="dxa"/>
            <w:shd w:val="clear" w:color="auto" w:fill="auto"/>
            <w:vAlign w:val="bottom"/>
          </w:tcPr>
          <w:p w14:paraId="187872F6"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13</w:t>
            </w:r>
          </w:p>
        </w:tc>
      </w:tr>
      <w:tr w:rsidR="00125592" w:rsidRPr="005F3A69" w14:paraId="4CCEDB0F" w14:textId="77777777">
        <w:trPr>
          <w:cantSplit/>
          <w:trHeight w:val="576"/>
        </w:trPr>
        <w:tc>
          <w:tcPr>
            <w:tcW w:w="1119" w:type="dxa"/>
            <w:shd w:val="clear" w:color="auto" w:fill="auto"/>
            <w:vAlign w:val="bottom"/>
          </w:tcPr>
          <w:p w14:paraId="07640C7E"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SC System ID/Name from CF1R</w:t>
            </w:r>
          </w:p>
        </w:tc>
        <w:tc>
          <w:tcPr>
            <w:tcW w:w="1119" w:type="dxa"/>
            <w:shd w:val="clear" w:color="auto" w:fill="auto"/>
            <w:vAlign w:val="bottom"/>
          </w:tcPr>
          <w:p w14:paraId="243FE137"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 xml:space="preserve">SC System </w:t>
            </w:r>
          </w:p>
          <w:p w14:paraId="41AFD199"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Description of Area Served</w:t>
            </w:r>
          </w:p>
        </w:tc>
        <w:tc>
          <w:tcPr>
            <w:tcW w:w="1119" w:type="dxa"/>
            <w:vAlign w:val="bottom"/>
          </w:tcPr>
          <w:p w14:paraId="1108B386"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Indoor Unit Name or Description of Area Served</w:t>
            </w:r>
          </w:p>
        </w:tc>
        <w:tc>
          <w:tcPr>
            <w:tcW w:w="1119" w:type="dxa"/>
            <w:shd w:val="clear" w:color="auto" w:fill="auto"/>
            <w:vAlign w:val="bottom"/>
          </w:tcPr>
          <w:p w14:paraId="15DBE676"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Air Filter Name</w:t>
            </w:r>
            <w:r w:rsidRPr="005F3A69">
              <w:t xml:space="preserve"> </w:t>
            </w:r>
            <w:r w:rsidRPr="005F3A69">
              <w:rPr>
                <w:rFonts w:ascii="Calibri" w:hAnsi="Calibri"/>
                <w:sz w:val="18"/>
                <w:szCs w:val="18"/>
              </w:rPr>
              <w:t>or Description of Location</w:t>
            </w:r>
          </w:p>
        </w:tc>
        <w:tc>
          <w:tcPr>
            <w:tcW w:w="1119" w:type="dxa"/>
            <w:shd w:val="clear" w:color="auto" w:fill="auto"/>
            <w:vAlign w:val="bottom"/>
          </w:tcPr>
          <w:p w14:paraId="3024FAFC" w14:textId="34843694" w:rsidR="00125592" w:rsidRPr="005F3A69" w:rsidRDefault="00125592" w:rsidP="00C01F8F">
            <w:pPr>
              <w:keepNext/>
              <w:jc w:val="center"/>
              <w:rPr>
                <w:rFonts w:ascii="Calibri" w:hAnsi="Calibri"/>
                <w:sz w:val="18"/>
                <w:szCs w:val="18"/>
              </w:rPr>
            </w:pPr>
            <w:r w:rsidRPr="005F3A69">
              <w:rPr>
                <w:rFonts w:ascii="Calibri" w:hAnsi="Calibri"/>
                <w:sz w:val="18"/>
                <w:szCs w:val="18"/>
              </w:rPr>
              <w:t xml:space="preserve">Air Filter </w:t>
            </w:r>
            <w:r w:rsidR="009A58A8" w:rsidRPr="005F3A69">
              <w:rPr>
                <w:rFonts w:ascii="Calibri" w:hAnsi="Calibri"/>
                <w:sz w:val="18"/>
                <w:szCs w:val="18"/>
              </w:rPr>
              <w:t xml:space="preserve">Rack </w:t>
            </w:r>
            <w:r w:rsidRPr="005F3A69">
              <w:rPr>
                <w:rFonts w:ascii="Calibri" w:hAnsi="Calibri"/>
                <w:sz w:val="18"/>
                <w:szCs w:val="18"/>
              </w:rPr>
              <w:t>Type</w:t>
            </w:r>
          </w:p>
        </w:tc>
        <w:tc>
          <w:tcPr>
            <w:tcW w:w="1119" w:type="dxa"/>
            <w:shd w:val="clear" w:color="auto" w:fill="auto"/>
            <w:vAlign w:val="bottom"/>
          </w:tcPr>
          <w:p w14:paraId="15BD5F47"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 xml:space="preserve">Design Airflow Rate </w:t>
            </w:r>
          </w:p>
          <w:p w14:paraId="1CFCF672"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 xml:space="preserve">for Air Filter Device </w:t>
            </w:r>
          </w:p>
          <w:p w14:paraId="2F872A1D"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(cfm)</w:t>
            </w:r>
          </w:p>
        </w:tc>
        <w:tc>
          <w:tcPr>
            <w:tcW w:w="1119" w:type="dxa"/>
            <w:shd w:val="clear" w:color="auto" w:fill="auto"/>
            <w:vAlign w:val="bottom"/>
          </w:tcPr>
          <w:p w14:paraId="6F6764F0"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Air Filter Nominal Depth (inch)</w:t>
            </w:r>
          </w:p>
        </w:tc>
        <w:tc>
          <w:tcPr>
            <w:tcW w:w="1119" w:type="dxa"/>
            <w:vAlign w:val="bottom"/>
          </w:tcPr>
          <w:p w14:paraId="6C983330" w14:textId="77777777" w:rsidR="00125592" w:rsidRPr="005F3A69" w:rsidRDefault="00125592" w:rsidP="00C01F8F">
            <w:pPr>
              <w:jc w:val="center"/>
              <w:rPr>
                <w:rFonts w:ascii="Calibri" w:hAnsi="Calibri"/>
                <w:sz w:val="18"/>
                <w:szCs w:val="18"/>
              </w:rPr>
            </w:pPr>
            <w:r w:rsidRPr="005F3A69">
              <w:rPr>
                <w:rFonts w:ascii="Calibri" w:hAnsi="Calibri"/>
                <w:sz w:val="18"/>
                <w:szCs w:val="18"/>
              </w:rPr>
              <w:t>Air Filter Nominal Length</w:t>
            </w:r>
          </w:p>
          <w:p w14:paraId="25F096C6"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(inch)</w:t>
            </w:r>
          </w:p>
        </w:tc>
        <w:tc>
          <w:tcPr>
            <w:tcW w:w="1119" w:type="dxa"/>
            <w:vAlign w:val="bottom"/>
          </w:tcPr>
          <w:p w14:paraId="19D4F7C8" w14:textId="77777777" w:rsidR="00125592" w:rsidRPr="005F3A69" w:rsidRDefault="00125592" w:rsidP="00C01F8F">
            <w:pPr>
              <w:jc w:val="center"/>
              <w:rPr>
                <w:rFonts w:ascii="Calibri" w:hAnsi="Calibri"/>
                <w:sz w:val="18"/>
                <w:szCs w:val="18"/>
              </w:rPr>
            </w:pPr>
            <w:r w:rsidRPr="005F3A69">
              <w:rPr>
                <w:rFonts w:ascii="Calibri" w:hAnsi="Calibri"/>
                <w:sz w:val="18"/>
                <w:szCs w:val="18"/>
              </w:rPr>
              <w:t>Air Filter Nominal Width</w:t>
            </w:r>
          </w:p>
          <w:p w14:paraId="1A3282EF"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(inch)</w:t>
            </w:r>
          </w:p>
        </w:tc>
        <w:tc>
          <w:tcPr>
            <w:tcW w:w="1119" w:type="dxa"/>
            <w:vAlign w:val="bottom"/>
          </w:tcPr>
          <w:p w14:paraId="1ED5C50C" w14:textId="77777777" w:rsidR="00125592" w:rsidRPr="005F3A69" w:rsidRDefault="00125592" w:rsidP="00C01F8F">
            <w:pPr>
              <w:jc w:val="center"/>
              <w:rPr>
                <w:rFonts w:ascii="Calibri" w:hAnsi="Calibri"/>
                <w:sz w:val="18"/>
                <w:szCs w:val="18"/>
              </w:rPr>
            </w:pPr>
            <w:r w:rsidRPr="005F3A69">
              <w:rPr>
                <w:rFonts w:ascii="Calibri" w:hAnsi="Calibri"/>
                <w:sz w:val="18"/>
                <w:szCs w:val="18"/>
              </w:rPr>
              <w:t xml:space="preserve">Air Filter </w:t>
            </w:r>
          </w:p>
          <w:p w14:paraId="09F51602" w14:textId="77777777" w:rsidR="00125592" w:rsidRPr="005F3A69" w:rsidRDefault="00125592" w:rsidP="00C01F8F">
            <w:pPr>
              <w:jc w:val="center"/>
              <w:rPr>
                <w:rFonts w:ascii="Calibri" w:hAnsi="Calibri"/>
                <w:sz w:val="18"/>
                <w:szCs w:val="18"/>
              </w:rPr>
            </w:pPr>
            <w:r w:rsidRPr="005F3A69">
              <w:rPr>
                <w:rFonts w:ascii="Calibri" w:hAnsi="Calibri"/>
                <w:sz w:val="18"/>
                <w:szCs w:val="18"/>
              </w:rPr>
              <w:t>Calculated Nominal Face Area</w:t>
            </w:r>
          </w:p>
          <w:p w14:paraId="1A5A0A7E"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(inch</w:t>
            </w:r>
            <w:r w:rsidRPr="005F3A69">
              <w:rPr>
                <w:rFonts w:ascii="Calibri" w:hAnsi="Calibri"/>
                <w:sz w:val="18"/>
                <w:szCs w:val="18"/>
                <w:vertAlign w:val="superscript"/>
              </w:rPr>
              <w:t>2</w:t>
            </w:r>
            <w:r w:rsidRPr="005F3A69">
              <w:rPr>
                <w:rFonts w:ascii="Calibri" w:hAnsi="Calibri"/>
                <w:sz w:val="18"/>
                <w:szCs w:val="18"/>
              </w:rPr>
              <w:t>)</w:t>
            </w:r>
          </w:p>
        </w:tc>
        <w:tc>
          <w:tcPr>
            <w:tcW w:w="1119" w:type="dxa"/>
            <w:vAlign w:val="bottom"/>
          </w:tcPr>
          <w:p w14:paraId="0B514D5B" w14:textId="77777777" w:rsidR="00125592" w:rsidRPr="005F3A69" w:rsidRDefault="00125592" w:rsidP="00C01F8F">
            <w:pPr>
              <w:jc w:val="center"/>
              <w:rPr>
                <w:rFonts w:ascii="Calibri" w:hAnsi="Calibri"/>
                <w:sz w:val="18"/>
                <w:szCs w:val="18"/>
              </w:rPr>
            </w:pPr>
            <w:r w:rsidRPr="005F3A69">
              <w:rPr>
                <w:rFonts w:ascii="Calibri" w:hAnsi="Calibri"/>
                <w:sz w:val="18"/>
                <w:szCs w:val="18"/>
              </w:rPr>
              <w:t xml:space="preserve">Air Filter Required </w:t>
            </w:r>
          </w:p>
          <w:p w14:paraId="49115DC5" w14:textId="77777777" w:rsidR="00125592" w:rsidRPr="005F3A69" w:rsidRDefault="00125592" w:rsidP="00C01F8F">
            <w:pPr>
              <w:jc w:val="center"/>
              <w:rPr>
                <w:rFonts w:ascii="Calibri" w:hAnsi="Calibri"/>
                <w:sz w:val="18"/>
                <w:szCs w:val="18"/>
              </w:rPr>
            </w:pPr>
            <w:r w:rsidRPr="005F3A69">
              <w:rPr>
                <w:rFonts w:ascii="Calibri" w:hAnsi="Calibri"/>
                <w:sz w:val="18"/>
                <w:szCs w:val="18"/>
              </w:rPr>
              <w:t>Minimum Face Area</w:t>
            </w:r>
          </w:p>
          <w:p w14:paraId="3A4733DF"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(inch</w:t>
            </w:r>
            <w:r w:rsidRPr="005F3A69">
              <w:rPr>
                <w:rFonts w:ascii="Calibri" w:hAnsi="Calibri"/>
                <w:sz w:val="18"/>
                <w:szCs w:val="18"/>
                <w:vertAlign w:val="superscript"/>
              </w:rPr>
              <w:t>2</w:t>
            </w:r>
            <w:r w:rsidRPr="005F3A69">
              <w:rPr>
                <w:rFonts w:ascii="Calibri" w:hAnsi="Calibri"/>
                <w:sz w:val="18"/>
                <w:szCs w:val="18"/>
              </w:rPr>
              <w:t>)</w:t>
            </w:r>
          </w:p>
        </w:tc>
        <w:tc>
          <w:tcPr>
            <w:tcW w:w="1119" w:type="dxa"/>
            <w:vAlign w:val="bottom"/>
          </w:tcPr>
          <w:p w14:paraId="589DBBAA"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Face Area Compliance</w:t>
            </w:r>
          </w:p>
        </w:tc>
        <w:tc>
          <w:tcPr>
            <w:tcW w:w="1188" w:type="dxa"/>
            <w:shd w:val="clear" w:color="auto" w:fill="auto"/>
            <w:vAlign w:val="bottom"/>
          </w:tcPr>
          <w:p w14:paraId="363557CD"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 xml:space="preserve">Design Allowable Pressure Drop for Air Filter Device </w:t>
            </w:r>
          </w:p>
          <w:p w14:paraId="377634A8"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w:t>
            </w:r>
            <w:proofErr w:type="gramStart"/>
            <w:r w:rsidRPr="005F3A69">
              <w:rPr>
                <w:rFonts w:ascii="Calibri" w:hAnsi="Calibri"/>
                <w:sz w:val="18"/>
                <w:szCs w:val="18"/>
              </w:rPr>
              <w:t>inch</w:t>
            </w:r>
            <w:proofErr w:type="gramEnd"/>
            <w:r w:rsidRPr="005F3A69">
              <w:rPr>
                <w:rFonts w:ascii="Calibri" w:hAnsi="Calibri"/>
                <w:sz w:val="18"/>
                <w:szCs w:val="18"/>
              </w:rPr>
              <w:t xml:space="preserve"> W.C.) </w:t>
            </w:r>
          </w:p>
        </w:tc>
      </w:tr>
      <w:tr w:rsidR="00125592" w:rsidRPr="005F3A69" w14:paraId="049F2764" w14:textId="77777777">
        <w:trPr>
          <w:cantSplit/>
          <w:trHeight w:val="360"/>
        </w:trPr>
        <w:tc>
          <w:tcPr>
            <w:tcW w:w="1119" w:type="dxa"/>
            <w:shd w:val="clear" w:color="auto" w:fill="auto"/>
          </w:tcPr>
          <w:p w14:paraId="36B6B9F9" w14:textId="77777777" w:rsidR="00125592" w:rsidRPr="005F3A69" w:rsidRDefault="00125592" w:rsidP="00C01F8F">
            <w:pPr>
              <w:keepNext/>
              <w:rPr>
                <w:rFonts w:ascii="Calibri" w:hAnsi="Calibri"/>
                <w:sz w:val="16"/>
                <w:szCs w:val="16"/>
              </w:rPr>
            </w:pPr>
          </w:p>
        </w:tc>
        <w:tc>
          <w:tcPr>
            <w:tcW w:w="1119" w:type="dxa"/>
            <w:shd w:val="clear" w:color="auto" w:fill="auto"/>
          </w:tcPr>
          <w:p w14:paraId="1B095209" w14:textId="77777777" w:rsidR="00125592" w:rsidRPr="005F3A69" w:rsidRDefault="00125592" w:rsidP="00C01F8F">
            <w:pPr>
              <w:keepNext/>
              <w:rPr>
                <w:rFonts w:ascii="Calibri" w:hAnsi="Calibri"/>
                <w:sz w:val="16"/>
                <w:szCs w:val="16"/>
              </w:rPr>
            </w:pPr>
          </w:p>
        </w:tc>
        <w:tc>
          <w:tcPr>
            <w:tcW w:w="1119" w:type="dxa"/>
          </w:tcPr>
          <w:p w14:paraId="4F9CEF2C" w14:textId="77777777" w:rsidR="00125592" w:rsidRPr="005F3A69" w:rsidRDefault="00125592" w:rsidP="00C01F8F">
            <w:pPr>
              <w:keepNext/>
              <w:rPr>
                <w:rFonts w:ascii="Calibri" w:hAnsi="Calibri"/>
                <w:sz w:val="16"/>
                <w:szCs w:val="16"/>
              </w:rPr>
            </w:pPr>
          </w:p>
        </w:tc>
        <w:tc>
          <w:tcPr>
            <w:tcW w:w="1119" w:type="dxa"/>
            <w:shd w:val="clear" w:color="auto" w:fill="auto"/>
          </w:tcPr>
          <w:p w14:paraId="529044E6" w14:textId="77777777" w:rsidR="00125592" w:rsidRPr="005F3A69" w:rsidRDefault="00125592" w:rsidP="00C01F8F">
            <w:pPr>
              <w:keepNext/>
              <w:rPr>
                <w:rFonts w:ascii="Calibri" w:hAnsi="Calibri"/>
                <w:sz w:val="16"/>
                <w:szCs w:val="16"/>
              </w:rPr>
            </w:pPr>
          </w:p>
        </w:tc>
        <w:tc>
          <w:tcPr>
            <w:tcW w:w="1119" w:type="dxa"/>
            <w:shd w:val="clear" w:color="auto" w:fill="auto"/>
          </w:tcPr>
          <w:p w14:paraId="03B00433" w14:textId="77777777" w:rsidR="00125592" w:rsidRPr="005F3A69" w:rsidRDefault="00125592" w:rsidP="00C01F8F">
            <w:pPr>
              <w:keepNext/>
              <w:rPr>
                <w:rFonts w:ascii="Calibri" w:hAnsi="Calibri"/>
                <w:sz w:val="16"/>
                <w:szCs w:val="16"/>
              </w:rPr>
            </w:pPr>
          </w:p>
        </w:tc>
        <w:tc>
          <w:tcPr>
            <w:tcW w:w="1119" w:type="dxa"/>
          </w:tcPr>
          <w:p w14:paraId="129DC770" w14:textId="77777777" w:rsidR="00125592" w:rsidRPr="005F3A69" w:rsidRDefault="00125592" w:rsidP="00C01F8F">
            <w:pPr>
              <w:keepNext/>
              <w:rPr>
                <w:rFonts w:ascii="Calibri" w:hAnsi="Calibri"/>
                <w:sz w:val="16"/>
                <w:szCs w:val="16"/>
              </w:rPr>
            </w:pPr>
          </w:p>
        </w:tc>
        <w:tc>
          <w:tcPr>
            <w:tcW w:w="1119" w:type="dxa"/>
            <w:shd w:val="clear" w:color="auto" w:fill="auto"/>
          </w:tcPr>
          <w:p w14:paraId="49F8BBEC" w14:textId="77777777" w:rsidR="00125592" w:rsidRPr="005F3A69" w:rsidRDefault="00125592" w:rsidP="00C01F8F">
            <w:pPr>
              <w:keepNext/>
              <w:rPr>
                <w:rFonts w:ascii="Calibri" w:hAnsi="Calibri"/>
                <w:sz w:val="16"/>
                <w:szCs w:val="16"/>
              </w:rPr>
            </w:pPr>
          </w:p>
        </w:tc>
        <w:tc>
          <w:tcPr>
            <w:tcW w:w="1119" w:type="dxa"/>
            <w:shd w:val="clear" w:color="auto" w:fill="auto"/>
          </w:tcPr>
          <w:p w14:paraId="664E3B54" w14:textId="77777777" w:rsidR="00125592" w:rsidRPr="005F3A69" w:rsidRDefault="00125592" w:rsidP="00C01F8F">
            <w:pPr>
              <w:keepNext/>
              <w:rPr>
                <w:rFonts w:ascii="Calibri" w:hAnsi="Calibri"/>
                <w:sz w:val="16"/>
                <w:szCs w:val="16"/>
              </w:rPr>
            </w:pPr>
          </w:p>
        </w:tc>
        <w:tc>
          <w:tcPr>
            <w:tcW w:w="1119" w:type="dxa"/>
          </w:tcPr>
          <w:p w14:paraId="6246E340" w14:textId="77777777" w:rsidR="00125592" w:rsidRPr="005F3A69" w:rsidRDefault="00125592" w:rsidP="00C01F8F">
            <w:pPr>
              <w:keepNext/>
              <w:rPr>
                <w:rFonts w:ascii="Calibri" w:hAnsi="Calibri"/>
                <w:sz w:val="16"/>
                <w:szCs w:val="16"/>
              </w:rPr>
            </w:pPr>
          </w:p>
        </w:tc>
        <w:tc>
          <w:tcPr>
            <w:tcW w:w="1119" w:type="dxa"/>
          </w:tcPr>
          <w:p w14:paraId="5488F101" w14:textId="77777777" w:rsidR="00125592" w:rsidRPr="005F3A69" w:rsidRDefault="00125592" w:rsidP="00C01F8F">
            <w:pPr>
              <w:keepNext/>
              <w:rPr>
                <w:rFonts w:ascii="Calibri" w:hAnsi="Calibri"/>
                <w:sz w:val="16"/>
                <w:szCs w:val="16"/>
              </w:rPr>
            </w:pPr>
          </w:p>
        </w:tc>
        <w:tc>
          <w:tcPr>
            <w:tcW w:w="1119" w:type="dxa"/>
          </w:tcPr>
          <w:p w14:paraId="24929CA4" w14:textId="77777777" w:rsidR="00125592" w:rsidRPr="005F3A69" w:rsidRDefault="00125592" w:rsidP="00C01F8F">
            <w:pPr>
              <w:keepNext/>
              <w:rPr>
                <w:rFonts w:ascii="Calibri" w:hAnsi="Calibri"/>
                <w:sz w:val="16"/>
                <w:szCs w:val="16"/>
              </w:rPr>
            </w:pPr>
          </w:p>
        </w:tc>
        <w:tc>
          <w:tcPr>
            <w:tcW w:w="1119" w:type="dxa"/>
          </w:tcPr>
          <w:p w14:paraId="278FFAEC" w14:textId="77777777" w:rsidR="00125592" w:rsidRPr="005F3A69" w:rsidRDefault="00125592" w:rsidP="00C01F8F">
            <w:pPr>
              <w:keepNext/>
              <w:rPr>
                <w:rFonts w:ascii="Calibri" w:hAnsi="Calibri"/>
                <w:sz w:val="16"/>
                <w:szCs w:val="16"/>
              </w:rPr>
            </w:pPr>
          </w:p>
        </w:tc>
        <w:tc>
          <w:tcPr>
            <w:tcW w:w="1188" w:type="dxa"/>
            <w:shd w:val="clear" w:color="auto" w:fill="auto"/>
          </w:tcPr>
          <w:p w14:paraId="599A042D" w14:textId="77777777" w:rsidR="00125592" w:rsidRPr="005F3A69" w:rsidRDefault="00125592" w:rsidP="00C01F8F">
            <w:pPr>
              <w:keepNext/>
              <w:rPr>
                <w:rFonts w:ascii="Calibri" w:hAnsi="Calibri"/>
                <w:sz w:val="16"/>
                <w:szCs w:val="16"/>
              </w:rPr>
            </w:pPr>
          </w:p>
        </w:tc>
      </w:tr>
      <w:tr w:rsidR="00125592" w:rsidRPr="005F3A69" w14:paraId="485CB4DF" w14:textId="77777777">
        <w:trPr>
          <w:cantSplit/>
        </w:trPr>
        <w:tc>
          <w:tcPr>
            <w:tcW w:w="14616" w:type="dxa"/>
            <w:gridSpan w:val="13"/>
          </w:tcPr>
          <w:p w14:paraId="68B6D029" w14:textId="77777777" w:rsidR="00125592" w:rsidRPr="005F3A69" w:rsidRDefault="00125592" w:rsidP="00C01F8F">
            <w:pPr>
              <w:keepNext/>
              <w:rPr>
                <w:rFonts w:ascii="Calibri" w:hAnsi="Calibri"/>
                <w:sz w:val="18"/>
                <w:szCs w:val="18"/>
              </w:rPr>
            </w:pPr>
            <w:r w:rsidRPr="005F3A69">
              <w:rPr>
                <w:rFonts w:ascii="Calibri" w:hAnsi="Calibri"/>
                <w:sz w:val="18"/>
                <w:szCs w:val="18"/>
              </w:rPr>
              <w:t>Notes:</w:t>
            </w:r>
          </w:p>
        </w:tc>
      </w:tr>
    </w:tbl>
    <w:p w14:paraId="2793B225" w14:textId="77777777" w:rsidR="00125592" w:rsidRPr="005F3A69" w:rsidRDefault="00125592" w:rsidP="00125592"/>
    <w:p w14:paraId="6825F4D4" w14:textId="77777777" w:rsidR="00297DAD" w:rsidRPr="005F3A69" w:rsidRDefault="00297DAD" w:rsidP="00125592"/>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8"/>
        <w:gridCol w:w="14148"/>
      </w:tblGrid>
      <w:tr w:rsidR="00125592" w:rsidRPr="005F3A69" w14:paraId="749EB100" w14:textId="77777777">
        <w:trPr>
          <w:cantSplit/>
        </w:trPr>
        <w:tc>
          <w:tcPr>
            <w:tcW w:w="14616" w:type="dxa"/>
            <w:gridSpan w:val="2"/>
            <w:shd w:val="clear" w:color="auto" w:fill="auto"/>
          </w:tcPr>
          <w:p w14:paraId="51E726E7" w14:textId="77777777" w:rsidR="00125592" w:rsidRPr="005F3A69" w:rsidRDefault="00125592" w:rsidP="00C01F8F">
            <w:pPr>
              <w:keepNext/>
              <w:rPr>
                <w:rFonts w:ascii="Calibri" w:hAnsi="Calibri"/>
                <w:b/>
                <w:sz w:val="18"/>
                <w:szCs w:val="18"/>
              </w:rPr>
            </w:pPr>
            <w:r w:rsidRPr="005F3A69">
              <w:rPr>
                <w:rFonts w:ascii="Calibri" w:hAnsi="Calibri"/>
                <w:b/>
                <w:sz w:val="18"/>
                <w:szCs w:val="18"/>
              </w:rPr>
              <w:lastRenderedPageBreak/>
              <w:t xml:space="preserve">I. Air Filter Device Requirements  </w:t>
            </w:r>
          </w:p>
          <w:p w14:paraId="132E5C7C" w14:textId="369CE888" w:rsidR="004B0818" w:rsidRPr="005F3A69" w:rsidRDefault="004B0818" w:rsidP="00C01F8F">
            <w:pPr>
              <w:keepNext/>
              <w:rPr>
                <w:rFonts w:ascii="Calibri" w:hAnsi="Calibri"/>
                <w:sz w:val="18"/>
                <w:szCs w:val="18"/>
              </w:rPr>
            </w:pPr>
            <w:r w:rsidRPr="005F3A69">
              <w:rPr>
                <w:rFonts w:ascii="Calibri" w:hAnsi="Calibri"/>
                <w:sz w:val="18"/>
                <w:szCs w:val="18"/>
              </w:rPr>
              <w:t>Mandatory Air Filter Device Requirements can be found in Section 150.0(m)12A-E.  Some mandatory requirements may apply in addition to those listed below.</w:t>
            </w:r>
          </w:p>
        </w:tc>
      </w:tr>
      <w:tr w:rsidR="00125592" w:rsidRPr="005F3A69" w14:paraId="11C19890" w14:textId="77777777">
        <w:trPr>
          <w:cantSplit/>
        </w:trPr>
        <w:tc>
          <w:tcPr>
            <w:tcW w:w="468" w:type="dxa"/>
            <w:shd w:val="clear" w:color="auto" w:fill="auto"/>
            <w:vAlign w:val="center"/>
          </w:tcPr>
          <w:p w14:paraId="06F9306F"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01</w:t>
            </w:r>
          </w:p>
        </w:tc>
        <w:tc>
          <w:tcPr>
            <w:tcW w:w="14148" w:type="dxa"/>
            <w:shd w:val="clear" w:color="auto" w:fill="auto"/>
          </w:tcPr>
          <w:p w14:paraId="20C3C74D" w14:textId="4F2E8F20" w:rsidR="00125592" w:rsidRPr="005F3A69" w:rsidRDefault="004B0818" w:rsidP="00C01F8F">
            <w:pPr>
              <w:spacing w:after="60"/>
              <w:rPr>
                <w:rFonts w:ascii="Calibri" w:hAnsi="Calibri"/>
                <w:sz w:val="18"/>
                <w:szCs w:val="18"/>
              </w:rPr>
            </w:pPr>
            <w:r w:rsidRPr="005F3A69">
              <w:rPr>
                <w:rFonts w:ascii="Calibri" w:hAnsi="Calibri"/>
                <w:sz w:val="18"/>
                <w:szCs w:val="18"/>
              </w:rPr>
              <w:t>A</w:t>
            </w:r>
            <w:r w:rsidR="00125592" w:rsidRPr="005F3A69">
              <w:rPr>
                <w:rFonts w:ascii="Calibri" w:hAnsi="Calibri"/>
                <w:sz w:val="18"/>
                <w:szCs w:val="18"/>
              </w:rPr>
              <w:t xml:space="preserve">ll recirculated air and all outdoor air </w:t>
            </w:r>
            <w:r w:rsidRPr="005F3A69">
              <w:rPr>
                <w:rFonts w:ascii="Calibri" w:hAnsi="Calibri"/>
                <w:sz w:val="18"/>
                <w:szCs w:val="18"/>
              </w:rPr>
              <w:t xml:space="preserve">(including make up air) </w:t>
            </w:r>
            <w:r w:rsidR="00125592" w:rsidRPr="005F3A69">
              <w:rPr>
                <w:rFonts w:ascii="Calibri" w:hAnsi="Calibri"/>
                <w:sz w:val="18"/>
                <w:szCs w:val="18"/>
              </w:rPr>
              <w:t>supplied to the occupiable space is filtered before passing through the system's thermal conditioning components.</w:t>
            </w:r>
          </w:p>
        </w:tc>
      </w:tr>
      <w:tr w:rsidR="00125592" w:rsidRPr="005F3A69" w14:paraId="016F1972" w14:textId="77777777">
        <w:trPr>
          <w:cantSplit/>
        </w:trPr>
        <w:tc>
          <w:tcPr>
            <w:tcW w:w="468" w:type="dxa"/>
            <w:shd w:val="clear" w:color="auto" w:fill="auto"/>
            <w:vAlign w:val="center"/>
          </w:tcPr>
          <w:p w14:paraId="4B0679A5"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02</w:t>
            </w:r>
          </w:p>
        </w:tc>
        <w:tc>
          <w:tcPr>
            <w:tcW w:w="14148" w:type="dxa"/>
            <w:shd w:val="clear" w:color="auto" w:fill="auto"/>
          </w:tcPr>
          <w:p w14:paraId="527584A9" w14:textId="1578EF5C" w:rsidR="00125592" w:rsidRPr="005F3A69" w:rsidRDefault="00125592" w:rsidP="00C01F8F">
            <w:pPr>
              <w:spacing w:after="60"/>
              <w:rPr>
                <w:rFonts w:ascii="Calibri" w:hAnsi="Calibri"/>
                <w:sz w:val="18"/>
                <w:szCs w:val="18"/>
              </w:rPr>
            </w:pPr>
            <w:r w:rsidRPr="005F3A69">
              <w:rPr>
                <w:rFonts w:ascii="Calibri" w:hAnsi="Calibri"/>
                <w:sz w:val="18"/>
                <w:szCs w:val="18"/>
              </w:rPr>
              <w:t xml:space="preserve">The </w:t>
            </w:r>
            <w:r w:rsidR="004B0818" w:rsidRPr="005F3A69">
              <w:rPr>
                <w:rFonts w:ascii="Calibri" w:hAnsi="Calibri"/>
                <w:sz w:val="18"/>
                <w:szCs w:val="18"/>
              </w:rPr>
              <w:t xml:space="preserve">space conditioning </w:t>
            </w:r>
            <w:r w:rsidRPr="005F3A69">
              <w:rPr>
                <w:rFonts w:ascii="Calibri" w:hAnsi="Calibri"/>
                <w:sz w:val="18"/>
                <w:szCs w:val="18"/>
              </w:rPr>
              <w:t>system shall be designed to accommodate the clean-filter pressure drop imposed by the system air filter device(s). The design airflow rate and maximum allowable clean-filter pressure drop at the design airflow rate applicable to each air filter shall be determined</w:t>
            </w:r>
            <w:r w:rsidRPr="005F3A69">
              <w:t xml:space="preserve"> </w:t>
            </w:r>
            <w:r w:rsidRPr="005F3A69">
              <w:rPr>
                <w:rFonts w:ascii="Calibri" w:hAnsi="Calibri"/>
                <w:sz w:val="18"/>
                <w:szCs w:val="18"/>
              </w:rPr>
              <w:t>by the system designer. The system installer shall affix a sticker/label to each system air filter grille/rack location that discloses the filter's design airflow rate and the filter's maximum allowable clean-filter pressure drop</w:t>
            </w:r>
            <w:r w:rsidRPr="005F3A69">
              <w:t xml:space="preserve"> </w:t>
            </w:r>
            <w:r w:rsidRPr="005F3A69">
              <w:rPr>
                <w:rFonts w:ascii="Calibri" w:hAnsi="Calibri"/>
                <w:sz w:val="18"/>
                <w:szCs w:val="18"/>
              </w:rPr>
              <w:t>at the design airflow rate.  The sticker/label shall be permanently affixed to the air filter grille/rack, readily legible, and visible to a person replacing the air filter.</w:t>
            </w:r>
          </w:p>
        </w:tc>
      </w:tr>
      <w:tr w:rsidR="00125592" w:rsidRPr="005F3A69" w14:paraId="0CC33830" w14:textId="77777777">
        <w:trPr>
          <w:cantSplit/>
        </w:trPr>
        <w:tc>
          <w:tcPr>
            <w:tcW w:w="468" w:type="dxa"/>
            <w:shd w:val="clear" w:color="auto" w:fill="auto"/>
            <w:vAlign w:val="center"/>
          </w:tcPr>
          <w:p w14:paraId="1E2FD9EC"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03</w:t>
            </w:r>
          </w:p>
        </w:tc>
        <w:tc>
          <w:tcPr>
            <w:tcW w:w="14148" w:type="dxa"/>
            <w:shd w:val="clear" w:color="auto" w:fill="auto"/>
          </w:tcPr>
          <w:p w14:paraId="2CC7EC5B" w14:textId="77777777" w:rsidR="00125592" w:rsidRPr="005F3A69" w:rsidRDefault="00125592" w:rsidP="00C01F8F">
            <w:pPr>
              <w:spacing w:after="60"/>
              <w:rPr>
                <w:rFonts w:ascii="Calibri" w:hAnsi="Calibri"/>
                <w:sz w:val="18"/>
                <w:szCs w:val="18"/>
              </w:rPr>
            </w:pPr>
            <w:r w:rsidRPr="005F3A69">
              <w:rPr>
                <w:rFonts w:ascii="Calibri" w:hAnsi="Calibri"/>
                <w:sz w:val="18"/>
                <w:szCs w:val="18"/>
              </w:rPr>
              <w:t>All system air filter devices shall be located and installed in such a manner as to allow access and regular service by the system owner.</w:t>
            </w:r>
          </w:p>
        </w:tc>
      </w:tr>
      <w:tr w:rsidR="00125592" w:rsidRPr="005F3A69" w14:paraId="68AE0E20" w14:textId="77777777">
        <w:trPr>
          <w:cantSplit/>
        </w:trPr>
        <w:tc>
          <w:tcPr>
            <w:tcW w:w="468" w:type="dxa"/>
            <w:shd w:val="clear" w:color="auto" w:fill="auto"/>
            <w:vAlign w:val="center"/>
          </w:tcPr>
          <w:p w14:paraId="384F5275"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04</w:t>
            </w:r>
          </w:p>
        </w:tc>
        <w:tc>
          <w:tcPr>
            <w:tcW w:w="14148" w:type="dxa"/>
            <w:shd w:val="clear" w:color="auto" w:fill="auto"/>
          </w:tcPr>
          <w:p w14:paraId="561B197F" w14:textId="77777777" w:rsidR="00125592" w:rsidRPr="005F3A69" w:rsidRDefault="00125592" w:rsidP="00DC0280">
            <w:pPr>
              <w:spacing w:after="60"/>
              <w:rPr>
                <w:rFonts w:ascii="Calibri" w:hAnsi="Calibri"/>
                <w:sz w:val="18"/>
                <w:szCs w:val="18"/>
              </w:rPr>
            </w:pPr>
            <w:r w:rsidRPr="005F3A69">
              <w:rPr>
                <w:rFonts w:ascii="Calibri" w:hAnsi="Calibri"/>
                <w:sz w:val="18"/>
                <w:szCs w:val="18"/>
              </w:rPr>
              <w:t>The system shall be provided with air filter</w:t>
            </w:r>
            <w:r w:rsidR="00DC0280" w:rsidRPr="005F3A69">
              <w:rPr>
                <w:rFonts w:ascii="Calibri" w:hAnsi="Calibri"/>
                <w:sz w:val="18"/>
                <w:szCs w:val="18"/>
              </w:rPr>
              <w:t>s</w:t>
            </w:r>
            <w:r w:rsidRPr="005F3A69">
              <w:rPr>
                <w:rFonts w:ascii="Calibri" w:hAnsi="Calibri"/>
                <w:sz w:val="18"/>
                <w:szCs w:val="18"/>
              </w:rPr>
              <w:t xml:space="preserve"> having a designated efficiency equal to or greater than MERV </w:t>
            </w:r>
            <w:r w:rsidR="00DC0280" w:rsidRPr="005F3A69">
              <w:rPr>
                <w:rFonts w:ascii="Calibri" w:hAnsi="Calibri"/>
                <w:sz w:val="18"/>
                <w:szCs w:val="18"/>
              </w:rPr>
              <w:t xml:space="preserve">13 </w:t>
            </w:r>
            <w:r w:rsidRPr="005F3A69">
              <w:rPr>
                <w:rFonts w:ascii="Calibri" w:hAnsi="Calibri"/>
                <w:sz w:val="18"/>
                <w:szCs w:val="18"/>
              </w:rPr>
              <w:t xml:space="preserve">when tested in accordance with ASHRAE Standard 52.2, or a particle size efficiency rating equal to or greater than 50 percent in the 0.30-1.0 </w:t>
            </w:r>
            <w:proofErr w:type="spellStart"/>
            <w:r w:rsidRPr="005F3A69">
              <w:rPr>
                <w:rFonts w:ascii="Calibri" w:hAnsi="Calibri"/>
                <w:sz w:val="18"/>
                <w:szCs w:val="18"/>
              </w:rPr>
              <w:t>μm</w:t>
            </w:r>
            <w:proofErr w:type="spellEnd"/>
            <w:r w:rsidRPr="005F3A69" w:rsidDel="00714715">
              <w:rPr>
                <w:rFonts w:ascii="Calibri" w:hAnsi="Calibri"/>
                <w:sz w:val="18"/>
                <w:szCs w:val="18"/>
              </w:rPr>
              <w:t xml:space="preserve"> </w:t>
            </w:r>
            <w:r w:rsidRPr="005F3A69">
              <w:rPr>
                <w:rFonts w:ascii="Calibri" w:hAnsi="Calibri"/>
                <w:sz w:val="18"/>
                <w:szCs w:val="18"/>
              </w:rPr>
              <w:t xml:space="preserve">range and equal to or greater than 85 percent in the 1.0-3.0 </w:t>
            </w:r>
            <w:proofErr w:type="spellStart"/>
            <w:r w:rsidRPr="005F3A69">
              <w:rPr>
                <w:rFonts w:ascii="Calibri" w:hAnsi="Calibri"/>
                <w:sz w:val="18"/>
                <w:szCs w:val="18"/>
              </w:rPr>
              <w:t>μm</w:t>
            </w:r>
            <w:proofErr w:type="spellEnd"/>
            <w:r w:rsidRPr="005F3A69">
              <w:rPr>
                <w:rFonts w:ascii="Calibri" w:hAnsi="Calibri"/>
                <w:sz w:val="18"/>
                <w:szCs w:val="18"/>
              </w:rPr>
              <w:t xml:space="preserve"> range when tested in accordance with AHRI Standard 680.</w:t>
            </w:r>
          </w:p>
        </w:tc>
      </w:tr>
      <w:tr w:rsidR="00125592" w:rsidRPr="005F3A69" w14:paraId="0DB12D4B" w14:textId="77777777">
        <w:trPr>
          <w:cantSplit/>
        </w:trPr>
        <w:tc>
          <w:tcPr>
            <w:tcW w:w="468" w:type="dxa"/>
            <w:shd w:val="clear" w:color="auto" w:fill="auto"/>
            <w:vAlign w:val="center"/>
          </w:tcPr>
          <w:p w14:paraId="7860DE87"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05</w:t>
            </w:r>
          </w:p>
        </w:tc>
        <w:tc>
          <w:tcPr>
            <w:tcW w:w="14148" w:type="dxa"/>
            <w:shd w:val="clear" w:color="auto" w:fill="auto"/>
          </w:tcPr>
          <w:p w14:paraId="3745D961" w14:textId="77777777" w:rsidR="00125592" w:rsidRPr="005F3A69" w:rsidRDefault="00125592" w:rsidP="00C01F8F">
            <w:pPr>
              <w:spacing w:after="60"/>
              <w:rPr>
                <w:rFonts w:ascii="Calibri" w:hAnsi="Calibri"/>
                <w:sz w:val="18"/>
                <w:szCs w:val="18"/>
              </w:rPr>
            </w:pPr>
            <w:r w:rsidRPr="005F3A69">
              <w:rPr>
                <w:rFonts w:ascii="Calibri" w:hAnsi="Calibri"/>
                <w:sz w:val="18"/>
                <w:szCs w:val="18"/>
              </w:rPr>
              <w:t>The system shall be provided with air filters that have been labeled by the manufacturer to disclose efficiency and pressure drop ratings that conform to the efficiency and pressure drop requirements for the air filter grilles/racks.</w:t>
            </w:r>
          </w:p>
        </w:tc>
      </w:tr>
      <w:tr w:rsidR="004B0818" w:rsidRPr="005F3A69" w14:paraId="1613A093" w14:textId="77777777">
        <w:trPr>
          <w:cantSplit/>
        </w:trPr>
        <w:tc>
          <w:tcPr>
            <w:tcW w:w="468" w:type="dxa"/>
            <w:shd w:val="clear" w:color="auto" w:fill="auto"/>
            <w:vAlign w:val="center"/>
          </w:tcPr>
          <w:p w14:paraId="2BB6DF9E" w14:textId="42484FB6" w:rsidR="004B0818" w:rsidRPr="005F3A69" w:rsidRDefault="004B0818" w:rsidP="004B0818">
            <w:pPr>
              <w:keepNext/>
              <w:jc w:val="center"/>
              <w:rPr>
                <w:rFonts w:ascii="Calibri" w:hAnsi="Calibri"/>
                <w:sz w:val="18"/>
                <w:szCs w:val="18"/>
              </w:rPr>
            </w:pPr>
            <w:r w:rsidRPr="005F3A69">
              <w:rPr>
                <w:rFonts w:ascii="Calibri" w:hAnsi="Calibri"/>
                <w:sz w:val="18"/>
                <w:szCs w:val="18"/>
              </w:rPr>
              <w:t>06</w:t>
            </w:r>
          </w:p>
        </w:tc>
        <w:tc>
          <w:tcPr>
            <w:tcW w:w="14148" w:type="dxa"/>
            <w:shd w:val="clear" w:color="auto" w:fill="auto"/>
          </w:tcPr>
          <w:p w14:paraId="21AD72A3" w14:textId="6B26DA39" w:rsidR="004B0818" w:rsidRPr="005F3A69" w:rsidRDefault="004B0818" w:rsidP="004B0818">
            <w:pPr>
              <w:spacing w:after="60"/>
              <w:rPr>
                <w:rFonts w:ascii="Calibri" w:hAnsi="Calibri"/>
                <w:sz w:val="18"/>
                <w:szCs w:val="18"/>
              </w:rPr>
            </w:pPr>
            <w:r w:rsidRPr="005F3A69">
              <w:rPr>
                <w:rFonts w:ascii="Calibri" w:hAnsi="Calibri" w:cs="Calibri"/>
                <w:sz w:val="18"/>
                <w:szCs w:val="18"/>
              </w:rPr>
              <w:t>Filter racks or grilles shall use gaskets, sealing, or other means to close gaps around inserted filters and prevent air from bypassing the filter.</w:t>
            </w:r>
          </w:p>
        </w:tc>
      </w:tr>
      <w:tr w:rsidR="004B0818" w:rsidRPr="005F3A69" w14:paraId="1FB0C853" w14:textId="77777777">
        <w:trPr>
          <w:cantSplit/>
        </w:trPr>
        <w:tc>
          <w:tcPr>
            <w:tcW w:w="14616" w:type="dxa"/>
            <w:gridSpan w:val="2"/>
            <w:shd w:val="clear" w:color="auto" w:fill="auto"/>
            <w:vAlign w:val="center"/>
          </w:tcPr>
          <w:p w14:paraId="61233B8F" w14:textId="77777777" w:rsidR="004B0818" w:rsidRPr="005F3A69" w:rsidRDefault="004B0818" w:rsidP="004B0818">
            <w:pPr>
              <w:keepNext/>
              <w:rPr>
                <w:rFonts w:ascii="Calibri" w:hAnsi="Calibri"/>
                <w:b/>
                <w:sz w:val="18"/>
                <w:szCs w:val="18"/>
              </w:rPr>
            </w:pPr>
            <w:r w:rsidRPr="005F3A69">
              <w:rPr>
                <w:rFonts w:ascii="Calibri" w:hAnsi="Calibri"/>
                <w:b/>
                <w:sz w:val="18"/>
                <w:szCs w:val="18"/>
              </w:rPr>
              <w:t xml:space="preserve">The responsible person’s signature on this compliance document affirms that all applicable requirements in this table have been met.  </w:t>
            </w:r>
          </w:p>
        </w:tc>
      </w:tr>
    </w:tbl>
    <w:p w14:paraId="5C01D6CA" w14:textId="77777777" w:rsidR="00125592" w:rsidRPr="005F3A69" w:rsidRDefault="00125592" w:rsidP="00125592">
      <w:pPr>
        <w:rPr>
          <w:rFonts w:ascii="Calibri" w:hAnsi="Calibri"/>
          <w:sz w:val="18"/>
          <w:szCs w:val="18"/>
        </w:rPr>
      </w:pPr>
    </w:p>
    <w:p w14:paraId="4D99FDE4" w14:textId="77777777" w:rsidR="00297DAD" w:rsidRPr="005F3A69" w:rsidRDefault="00297DAD" w:rsidP="00125592">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624"/>
        <w:gridCol w:w="1624"/>
        <w:gridCol w:w="1624"/>
        <w:gridCol w:w="1624"/>
        <w:gridCol w:w="1624"/>
        <w:gridCol w:w="1624"/>
        <w:gridCol w:w="1624"/>
        <w:gridCol w:w="1624"/>
        <w:gridCol w:w="1624"/>
      </w:tblGrid>
      <w:tr w:rsidR="00125592" w:rsidRPr="005F3A69" w14:paraId="5669ABF5" w14:textId="77777777">
        <w:trPr>
          <w:cantSplit/>
        </w:trPr>
        <w:tc>
          <w:tcPr>
            <w:tcW w:w="14616" w:type="dxa"/>
            <w:gridSpan w:val="9"/>
          </w:tcPr>
          <w:p w14:paraId="27ADECFF" w14:textId="77777777" w:rsidR="00125592" w:rsidRPr="005F3A69" w:rsidRDefault="00125592" w:rsidP="00C01F8F">
            <w:pPr>
              <w:keepNext/>
              <w:rPr>
                <w:rFonts w:ascii="Calibri" w:hAnsi="Calibri"/>
                <w:b/>
                <w:sz w:val="18"/>
                <w:szCs w:val="18"/>
              </w:rPr>
            </w:pPr>
            <w:r w:rsidRPr="005F3A69">
              <w:rPr>
                <w:rFonts w:ascii="Calibri" w:hAnsi="Calibri"/>
                <w:b/>
                <w:sz w:val="18"/>
                <w:szCs w:val="18"/>
              </w:rPr>
              <w:t>J. HERS Verification Requirements for Duct Systems</w:t>
            </w:r>
          </w:p>
        </w:tc>
      </w:tr>
      <w:tr w:rsidR="00297DAD" w:rsidRPr="005F3A69" w14:paraId="64831235" w14:textId="77777777" w:rsidTr="009A58A8">
        <w:trPr>
          <w:cantSplit/>
          <w:trHeight w:val="188"/>
        </w:trPr>
        <w:tc>
          <w:tcPr>
            <w:tcW w:w="1624" w:type="dxa"/>
            <w:shd w:val="clear" w:color="auto" w:fill="auto"/>
            <w:vAlign w:val="bottom"/>
          </w:tcPr>
          <w:p w14:paraId="2EF6AE1F" w14:textId="77777777" w:rsidR="00297DAD" w:rsidRPr="005F3A69" w:rsidRDefault="00297DAD" w:rsidP="00C01F8F">
            <w:pPr>
              <w:keepNext/>
              <w:jc w:val="center"/>
              <w:rPr>
                <w:rFonts w:ascii="Calibri" w:hAnsi="Calibri"/>
                <w:sz w:val="18"/>
                <w:szCs w:val="18"/>
              </w:rPr>
            </w:pPr>
            <w:r w:rsidRPr="005F3A69">
              <w:rPr>
                <w:rFonts w:ascii="Calibri" w:hAnsi="Calibri"/>
                <w:sz w:val="18"/>
                <w:szCs w:val="18"/>
              </w:rPr>
              <w:t>01</w:t>
            </w:r>
          </w:p>
        </w:tc>
        <w:tc>
          <w:tcPr>
            <w:tcW w:w="1624" w:type="dxa"/>
            <w:shd w:val="clear" w:color="auto" w:fill="auto"/>
            <w:vAlign w:val="bottom"/>
          </w:tcPr>
          <w:p w14:paraId="4882A61D" w14:textId="77777777" w:rsidR="00297DAD" w:rsidRPr="005F3A69" w:rsidRDefault="00297DAD" w:rsidP="00C01F8F">
            <w:pPr>
              <w:keepNext/>
              <w:jc w:val="center"/>
              <w:rPr>
                <w:rFonts w:ascii="Calibri" w:hAnsi="Calibri"/>
                <w:sz w:val="18"/>
                <w:szCs w:val="18"/>
              </w:rPr>
            </w:pPr>
            <w:r w:rsidRPr="005F3A69">
              <w:rPr>
                <w:rFonts w:ascii="Calibri" w:hAnsi="Calibri"/>
                <w:sz w:val="18"/>
                <w:szCs w:val="18"/>
              </w:rPr>
              <w:t>02</w:t>
            </w:r>
          </w:p>
        </w:tc>
        <w:tc>
          <w:tcPr>
            <w:tcW w:w="1624" w:type="dxa"/>
          </w:tcPr>
          <w:p w14:paraId="572B91FB" w14:textId="77777777" w:rsidR="00297DAD" w:rsidRPr="005F3A69" w:rsidRDefault="00297DAD" w:rsidP="00C01F8F">
            <w:pPr>
              <w:keepNext/>
              <w:jc w:val="center"/>
              <w:rPr>
                <w:rFonts w:ascii="Calibri" w:hAnsi="Calibri"/>
                <w:sz w:val="18"/>
                <w:szCs w:val="18"/>
              </w:rPr>
            </w:pPr>
            <w:r w:rsidRPr="005F3A69">
              <w:rPr>
                <w:rFonts w:ascii="Calibri" w:hAnsi="Calibri"/>
                <w:sz w:val="18"/>
                <w:szCs w:val="18"/>
              </w:rPr>
              <w:t>03</w:t>
            </w:r>
          </w:p>
        </w:tc>
        <w:tc>
          <w:tcPr>
            <w:tcW w:w="1624" w:type="dxa"/>
            <w:shd w:val="clear" w:color="auto" w:fill="auto"/>
          </w:tcPr>
          <w:p w14:paraId="3D8C3628" w14:textId="77777777" w:rsidR="00297DAD" w:rsidRPr="005F3A69" w:rsidRDefault="00297DAD" w:rsidP="00C01F8F">
            <w:pPr>
              <w:keepNext/>
              <w:jc w:val="center"/>
              <w:rPr>
                <w:rFonts w:ascii="Calibri" w:hAnsi="Calibri"/>
                <w:sz w:val="18"/>
                <w:szCs w:val="18"/>
              </w:rPr>
            </w:pPr>
            <w:r w:rsidRPr="005F3A69">
              <w:rPr>
                <w:rFonts w:ascii="Calibri" w:hAnsi="Calibri"/>
                <w:sz w:val="18"/>
                <w:szCs w:val="18"/>
              </w:rPr>
              <w:t>04</w:t>
            </w:r>
          </w:p>
        </w:tc>
        <w:tc>
          <w:tcPr>
            <w:tcW w:w="1624" w:type="dxa"/>
            <w:tcBorders>
              <w:bottom w:val="single" w:sz="4" w:space="0" w:color="auto"/>
            </w:tcBorders>
            <w:shd w:val="clear" w:color="auto" w:fill="auto"/>
            <w:vAlign w:val="bottom"/>
          </w:tcPr>
          <w:p w14:paraId="47066C8E" w14:textId="77777777" w:rsidR="00297DAD" w:rsidRPr="005F3A69" w:rsidRDefault="00297DAD" w:rsidP="00C01F8F">
            <w:pPr>
              <w:keepNext/>
              <w:jc w:val="center"/>
              <w:rPr>
                <w:rFonts w:ascii="Calibri" w:hAnsi="Calibri"/>
                <w:sz w:val="18"/>
                <w:szCs w:val="18"/>
              </w:rPr>
            </w:pPr>
            <w:r w:rsidRPr="005F3A69">
              <w:rPr>
                <w:rFonts w:ascii="Calibri" w:hAnsi="Calibri"/>
                <w:sz w:val="18"/>
                <w:szCs w:val="18"/>
              </w:rPr>
              <w:t>05</w:t>
            </w:r>
          </w:p>
        </w:tc>
        <w:tc>
          <w:tcPr>
            <w:tcW w:w="1624" w:type="dxa"/>
            <w:tcBorders>
              <w:bottom w:val="single" w:sz="4" w:space="0" w:color="auto"/>
            </w:tcBorders>
            <w:shd w:val="clear" w:color="auto" w:fill="auto"/>
            <w:vAlign w:val="bottom"/>
          </w:tcPr>
          <w:p w14:paraId="5C7F5D20" w14:textId="77777777" w:rsidR="00297DAD" w:rsidRPr="005F3A69" w:rsidRDefault="00297DAD" w:rsidP="00C01F8F">
            <w:pPr>
              <w:keepNext/>
              <w:jc w:val="center"/>
              <w:rPr>
                <w:rFonts w:ascii="Calibri" w:hAnsi="Calibri"/>
                <w:sz w:val="18"/>
                <w:szCs w:val="18"/>
              </w:rPr>
            </w:pPr>
            <w:r w:rsidRPr="005F3A69">
              <w:rPr>
                <w:rFonts w:ascii="Calibri" w:hAnsi="Calibri"/>
                <w:sz w:val="18"/>
                <w:szCs w:val="18"/>
              </w:rPr>
              <w:t>06</w:t>
            </w:r>
          </w:p>
        </w:tc>
        <w:tc>
          <w:tcPr>
            <w:tcW w:w="1624" w:type="dxa"/>
            <w:tcBorders>
              <w:bottom w:val="single" w:sz="4" w:space="0" w:color="auto"/>
            </w:tcBorders>
            <w:shd w:val="clear" w:color="auto" w:fill="auto"/>
            <w:vAlign w:val="bottom"/>
          </w:tcPr>
          <w:p w14:paraId="1D2470CA" w14:textId="77777777" w:rsidR="00297DAD" w:rsidRPr="005F3A69" w:rsidRDefault="00297DAD" w:rsidP="00C01F8F">
            <w:pPr>
              <w:keepNext/>
              <w:jc w:val="center"/>
              <w:rPr>
                <w:rFonts w:ascii="Calibri" w:hAnsi="Calibri"/>
                <w:sz w:val="18"/>
                <w:szCs w:val="18"/>
              </w:rPr>
            </w:pPr>
            <w:r w:rsidRPr="005F3A69">
              <w:rPr>
                <w:rFonts w:ascii="Calibri" w:hAnsi="Calibri"/>
                <w:sz w:val="18"/>
                <w:szCs w:val="18"/>
              </w:rPr>
              <w:t>07</w:t>
            </w:r>
          </w:p>
        </w:tc>
        <w:tc>
          <w:tcPr>
            <w:tcW w:w="1624" w:type="dxa"/>
            <w:tcBorders>
              <w:bottom w:val="single" w:sz="4" w:space="0" w:color="auto"/>
            </w:tcBorders>
            <w:shd w:val="clear" w:color="auto" w:fill="auto"/>
            <w:vAlign w:val="bottom"/>
          </w:tcPr>
          <w:p w14:paraId="1A07B8E5" w14:textId="77777777" w:rsidR="00297DAD" w:rsidRPr="005F3A69" w:rsidRDefault="00297DAD" w:rsidP="00C01F8F">
            <w:pPr>
              <w:keepNext/>
              <w:jc w:val="center"/>
              <w:rPr>
                <w:rFonts w:ascii="Calibri" w:hAnsi="Calibri"/>
                <w:sz w:val="18"/>
                <w:szCs w:val="18"/>
              </w:rPr>
            </w:pPr>
            <w:r w:rsidRPr="005F3A69">
              <w:rPr>
                <w:rFonts w:ascii="Calibri" w:hAnsi="Calibri"/>
                <w:sz w:val="18"/>
                <w:szCs w:val="18"/>
              </w:rPr>
              <w:t>08</w:t>
            </w:r>
          </w:p>
        </w:tc>
        <w:tc>
          <w:tcPr>
            <w:tcW w:w="1624" w:type="dxa"/>
            <w:tcBorders>
              <w:bottom w:val="single" w:sz="4" w:space="0" w:color="auto"/>
            </w:tcBorders>
            <w:shd w:val="clear" w:color="auto" w:fill="auto"/>
            <w:vAlign w:val="bottom"/>
          </w:tcPr>
          <w:p w14:paraId="354CF5EB" w14:textId="77777777" w:rsidR="00297DAD" w:rsidRPr="005F3A69" w:rsidRDefault="00297DAD" w:rsidP="00C01F8F">
            <w:pPr>
              <w:keepNext/>
              <w:jc w:val="center"/>
              <w:rPr>
                <w:rFonts w:ascii="Calibri" w:hAnsi="Calibri"/>
                <w:sz w:val="18"/>
                <w:szCs w:val="18"/>
              </w:rPr>
            </w:pPr>
            <w:r w:rsidRPr="005F3A69">
              <w:rPr>
                <w:rFonts w:ascii="Calibri" w:hAnsi="Calibri"/>
                <w:sz w:val="18"/>
                <w:szCs w:val="18"/>
              </w:rPr>
              <w:t>09</w:t>
            </w:r>
          </w:p>
        </w:tc>
      </w:tr>
      <w:tr w:rsidR="00AD73E2" w:rsidRPr="005F3A69" w14:paraId="6ABF04FC" w14:textId="77777777" w:rsidTr="009A58A8">
        <w:trPr>
          <w:cantSplit/>
          <w:trHeight w:val="157"/>
        </w:trPr>
        <w:tc>
          <w:tcPr>
            <w:tcW w:w="1624" w:type="dxa"/>
            <w:vMerge w:val="restart"/>
            <w:shd w:val="clear" w:color="auto" w:fill="auto"/>
            <w:vAlign w:val="bottom"/>
          </w:tcPr>
          <w:p w14:paraId="135E734B" w14:textId="77777777" w:rsidR="00AD73E2" w:rsidRPr="005F3A69" w:rsidRDefault="00AD73E2" w:rsidP="00C01F8F">
            <w:pPr>
              <w:keepNext/>
              <w:jc w:val="center"/>
              <w:rPr>
                <w:rFonts w:ascii="Calibri" w:hAnsi="Calibri"/>
                <w:sz w:val="18"/>
                <w:szCs w:val="18"/>
              </w:rPr>
            </w:pPr>
          </w:p>
        </w:tc>
        <w:tc>
          <w:tcPr>
            <w:tcW w:w="1624" w:type="dxa"/>
            <w:vMerge w:val="restart"/>
            <w:shd w:val="clear" w:color="auto" w:fill="auto"/>
            <w:vAlign w:val="bottom"/>
          </w:tcPr>
          <w:p w14:paraId="2979B746" w14:textId="77777777" w:rsidR="00AD73E2" w:rsidRPr="005F3A69" w:rsidRDefault="00AD73E2" w:rsidP="00C01F8F">
            <w:pPr>
              <w:keepNext/>
              <w:jc w:val="center"/>
              <w:rPr>
                <w:rFonts w:ascii="Calibri" w:hAnsi="Calibri"/>
                <w:sz w:val="18"/>
                <w:szCs w:val="18"/>
              </w:rPr>
            </w:pPr>
          </w:p>
        </w:tc>
        <w:tc>
          <w:tcPr>
            <w:tcW w:w="1624" w:type="dxa"/>
            <w:vMerge w:val="restart"/>
            <w:vAlign w:val="bottom"/>
          </w:tcPr>
          <w:p w14:paraId="3D78C6A8" w14:textId="77777777" w:rsidR="00AD73E2" w:rsidRPr="005F3A69" w:rsidRDefault="00AD73E2" w:rsidP="00C01F8F">
            <w:pPr>
              <w:keepNext/>
              <w:jc w:val="center"/>
              <w:rPr>
                <w:rFonts w:ascii="Calibri" w:hAnsi="Calibri"/>
                <w:sz w:val="18"/>
                <w:szCs w:val="18"/>
              </w:rPr>
            </w:pPr>
          </w:p>
        </w:tc>
        <w:tc>
          <w:tcPr>
            <w:tcW w:w="1624" w:type="dxa"/>
            <w:vMerge w:val="restart"/>
            <w:shd w:val="clear" w:color="auto" w:fill="auto"/>
            <w:vAlign w:val="bottom"/>
          </w:tcPr>
          <w:p w14:paraId="5D69E6C8" w14:textId="77777777" w:rsidR="00AD73E2" w:rsidRPr="005F3A69" w:rsidRDefault="00AD73E2" w:rsidP="00C01F8F">
            <w:pPr>
              <w:keepNext/>
              <w:jc w:val="center"/>
              <w:rPr>
                <w:rFonts w:ascii="Calibri" w:hAnsi="Calibri"/>
                <w:sz w:val="18"/>
                <w:szCs w:val="18"/>
              </w:rPr>
            </w:pPr>
          </w:p>
        </w:tc>
        <w:tc>
          <w:tcPr>
            <w:tcW w:w="1624" w:type="dxa"/>
            <w:tcBorders>
              <w:bottom w:val="nil"/>
            </w:tcBorders>
            <w:shd w:val="clear" w:color="auto" w:fill="auto"/>
            <w:vAlign w:val="bottom"/>
          </w:tcPr>
          <w:p w14:paraId="42C778FF" w14:textId="77777777" w:rsidR="00AD73E2" w:rsidRPr="005F3A69" w:rsidRDefault="00AD73E2" w:rsidP="00C01F8F">
            <w:pPr>
              <w:keepNext/>
              <w:jc w:val="center"/>
              <w:rPr>
                <w:rFonts w:ascii="Calibri" w:hAnsi="Calibri"/>
                <w:sz w:val="18"/>
                <w:szCs w:val="18"/>
              </w:rPr>
            </w:pPr>
            <w:r w:rsidRPr="005F3A69">
              <w:rPr>
                <w:rFonts w:ascii="Calibri" w:hAnsi="Calibri"/>
                <w:sz w:val="18"/>
                <w:szCs w:val="18"/>
              </w:rPr>
              <w:t>MCH-20</w:t>
            </w:r>
          </w:p>
        </w:tc>
        <w:tc>
          <w:tcPr>
            <w:tcW w:w="1624" w:type="dxa"/>
            <w:tcBorders>
              <w:bottom w:val="nil"/>
            </w:tcBorders>
            <w:shd w:val="clear" w:color="auto" w:fill="auto"/>
            <w:vAlign w:val="bottom"/>
          </w:tcPr>
          <w:p w14:paraId="7979AF84" w14:textId="77777777" w:rsidR="00AD73E2" w:rsidRPr="005F3A69" w:rsidRDefault="00AD73E2" w:rsidP="00C01F8F">
            <w:pPr>
              <w:keepNext/>
              <w:jc w:val="center"/>
              <w:rPr>
                <w:rFonts w:ascii="Calibri" w:hAnsi="Calibri"/>
                <w:sz w:val="18"/>
                <w:szCs w:val="18"/>
              </w:rPr>
            </w:pPr>
            <w:r w:rsidRPr="005F3A69">
              <w:rPr>
                <w:rFonts w:ascii="Calibri" w:hAnsi="Calibri"/>
                <w:sz w:val="18"/>
                <w:szCs w:val="18"/>
              </w:rPr>
              <w:t>MCH-21</w:t>
            </w:r>
          </w:p>
        </w:tc>
        <w:tc>
          <w:tcPr>
            <w:tcW w:w="1624" w:type="dxa"/>
            <w:tcBorders>
              <w:bottom w:val="nil"/>
            </w:tcBorders>
            <w:shd w:val="clear" w:color="auto" w:fill="auto"/>
            <w:vAlign w:val="bottom"/>
          </w:tcPr>
          <w:p w14:paraId="4C4F55D6" w14:textId="77777777" w:rsidR="00AD73E2" w:rsidRPr="005F3A69" w:rsidRDefault="00AD73E2" w:rsidP="00C01F8F">
            <w:pPr>
              <w:keepNext/>
              <w:jc w:val="center"/>
              <w:rPr>
                <w:rFonts w:ascii="Calibri" w:hAnsi="Calibri"/>
                <w:sz w:val="18"/>
                <w:szCs w:val="18"/>
              </w:rPr>
            </w:pPr>
            <w:r w:rsidRPr="005F3A69">
              <w:rPr>
                <w:rFonts w:ascii="Calibri" w:hAnsi="Calibri"/>
                <w:sz w:val="18"/>
                <w:szCs w:val="18"/>
              </w:rPr>
              <w:t>MCH-22</w:t>
            </w:r>
          </w:p>
        </w:tc>
        <w:tc>
          <w:tcPr>
            <w:tcW w:w="1624" w:type="dxa"/>
            <w:tcBorders>
              <w:bottom w:val="nil"/>
            </w:tcBorders>
            <w:shd w:val="clear" w:color="auto" w:fill="auto"/>
            <w:vAlign w:val="bottom"/>
          </w:tcPr>
          <w:p w14:paraId="1A9CC863" w14:textId="77777777" w:rsidR="00AD73E2" w:rsidRPr="005F3A69" w:rsidRDefault="00AD73E2" w:rsidP="00C01F8F">
            <w:pPr>
              <w:keepNext/>
              <w:jc w:val="center"/>
              <w:rPr>
                <w:rFonts w:ascii="Calibri" w:hAnsi="Calibri"/>
                <w:sz w:val="18"/>
                <w:szCs w:val="18"/>
              </w:rPr>
            </w:pPr>
            <w:r w:rsidRPr="005F3A69">
              <w:rPr>
                <w:rFonts w:ascii="Calibri" w:hAnsi="Calibri"/>
                <w:sz w:val="18"/>
                <w:szCs w:val="18"/>
              </w:rPr>
              <w:t>MCH-23</w:t>
            </w:r>
          </w:p>
        </w:tc>
        <w:tc>
          <w:tcPr>
            <w:tcW w:w="1624" w:type="dxa"/>
            <w:tcBorders>
              <w:bottom w:val="nil"/>
            </w:tcBorders>
            <w:shd w:val="clear" w:color="auto" w:fill="auto"/>
            <w:vAlign w:val="bottom"/>
          </w:tcPr>
          <w:p w14:paraId="0BC0490C" w14:textId="77777777" w:rsidR="00AD73E2" w:rsidRPr="005F3A69" w:rsidRDefault="00AD73E2" w:rsidP="00C01F8F">
            <w:pPr>
              <w:keepNext/>
              <w:jc w:val="center"/>
              <w:rPr>
                <w:rFonts w:ascii="Calibri" w:hAnsi="Calibri"/>
                <w:sz w:val="18"/>
                <w:szCs w:val="18"/>
              </w:rPr>
            </w:pPr>
            <w:r w:rsidRPr="005F3A69">
              <w:rPr>
                <w:rFonts w:ascii="Calibri" w:hAnsi="Calibri"/>
                <w:sz w:val="18"/>
                <w:szCs w:val="18"/>
              </w:rPr>
              <w:t>MCH-28</w:t>
            </w:r>
          </w:p>
        </w:tc>
      </w:tr>
      <w:tr w:rsidR="00AD73E2" w:rsidRPr="005F3A69" w14:paraId="77003512" w14:textId="77777777" w:rsidTr="009A58A8">
        <w:trPr>
          <w:cantSplit/>
          <w:trHeight w:val="156"/>
        </w:trPr>
        <w:tc>
          <w:tcPr>
            <w:tcW w:w="1624" w:type="dxa"/>
            <w:vMerge/>
            <w:tcBorders>
              <w:bottom w:val="nil"/>
            </w:tcBorders>
            <w:shd w:val="clear" w:color="auto" w:fill="auto"/>
            <w:vAlign w:val="bottom"/>
          </w:tcPr>
          <w:p w14:paraId="117BD675" w14:textId="77777777" w:rsidR="00AD73E2" w:rsidRPr="005F3A69" w:rsidRDefault="00AD73E2" w:rsidP="00C01F8F">
            <w:pPr>
              <w:keepNext/>
              <w:jc w:val="center"/>
              <w:rPr>
                <w:rFonts w:ascii="Calibri" w:hAnsi="Calibri"/>
                <w:sz w:val="18"/>
                <w:szCs w:val="18"/>
              </w:rPr>
            </w:pPr>
          </w:p>
        </w:tc>
        <w:tc>
          <w:tcPr>
            <w:tcW w:w="1624" w:type="dxa"/>
            <w:vMerge/>
            <w:tcBorders>
              <w:bottom w:val="nil"/>
            </w:tcBorders>
            <w:shd w:val="clear" w:color="auto" w:fill="auto"/>
            <w:vAlign w:val="bottom"/>
          </w:tcPr>
          <w:p w14:paraId="56DF0C90" w14:textId="77777777" w:rsidR="00AD73E2" w:rsidRPr="005F3A69" w:rsidRDefault="00AD73E2" w:rsidP="00C01F8F">
            <w:pPr>
              <w:keepNext/>
              <w:jc w:val="center"/>
              <w:rPr>
                <w:rFonts w:ascii="Calibri" w:hAnsi="Calibri"/>
                <w:sz w:val="18"/>
                <w:szCs w:val="18"/>
              </w:rPr>
            </w:pPr>
          </w:p>
        </w:tc>
        <w:tc>
          <w:tcPr>
            <w:tcW w:w="1624" w:type="dxa"/>
            <w:vMerge/>
            <w:tcBorders>
              <w:bottom w:val="nil"/>
            </w:tcBorders>
            <w:vAlign w:val="bottom"/>
          </w:tcPr>
          <w:p w14:paraId="45F1C3C8" w14:textId="77777777" w:rsidR="00AD73E2" w:rsidRPr="005F3A69" w:rsidRDefault="00AD73E2" w:rsidP="00C01F8F">
            <w:pPr>
              <w:keepNext/>
              <w:jc w:val="center"/>
              <w:rPr>
                <w:rFonts w:ascii="Calibri" w:hAnsi="Calibri"/>
                <w:sz w:val="18"/>
                <w:szCs w:val="18"/>
              </w:rPr>
            </w:pPr>
          </w:p>
        </w:tc>
        <w:tc>
          <w:tcPr>
            <w:tcW w:w="1624" w:type="dxa"/>
            <w:vMerge/>
            <w:tcBorders>
              <w:bottom w:val="nil"/>
            </w:tcBorders>
            <w:shd w:val="clear" w:color="auto" w:fill="auto"/>
            <w:vAlign w:val="bottom"/>
          </w:tcPr>
          <w:p w14:paraId="66F0B6D5" w14:textId="77777777" w:rsidR="00AD73E2" w:rsidRPr="005F3A69" w:rsidRDefault="00AD73E2" w:rsidP="00C01F8F">
            <w:pPr>
              <w:keepNext/>
              <w:jc w:val="center"/>
              <w:rPr>
                <w:rFonts w:ascii="Calibri" w:hAnsi="Calibri"/>
                <w:sz w:val="18"/>
                <w:szCs w:val="18"/>
              </w:rPr>
            </w:pPr>
          </w:p>
        </w:tc>
        <w:tc>
          <w:tcPr>
            <w:tcW w:w="1624" w:type="dxa"/>
            <w:tcBorders>
              <w:top w:val="nil"/>
              <w:bottom w:val="nil"/>
            </w:tcBorders>
            <w:shd w:val="clear" w:color="auto" w:fill="auto"/>
            <w:vAlign w:val="bottom"/>
          </w:tcPr>
          <w:p w14:paraId="3BA2E7CA" w14:textId="77777777" w:rsidR="00AD73E2" w:rsidRPr="005F3A69" w:rsidRDefault="00AD73E2" w:rsidP="00C01F8F">
            <w:pPr>
              <w:keepNext/>
              <w:jc w:val="center"/>
              <w:rPr>
                <w:rFonts w:ascii="Calibri" w:hAnsi="Calibri"/>
                <w:sz w:val="18"/>
                <w:szCs w:val="18"/>
              </w:rPr>
            </w:pPr>
          </w:p>
        </w:tc>
        <w:tc>
          <w:tcPr>
            <w:tcW w:w="1624" w:type="dxa"/>
            <w:tcBorders>
              <w:top w:val="nil"/>
              <w:bottom w:val="nil"/>
            </w:tcBorders>
            <w:shd w:val="clear" w:color="auto" w:fill="auto"/>
            <w:vAlign w:val="bottom"/>
          </w:tcPr>
          <w:p w14:paraId="73A30520" w14:textId="77777777" w:rsidR="00AD73E2" w:rsidRPr="005F3A69" w:rsidRDefault="00AD73E2" w:rsidP="00C01F8F">
            <w:pPr>
              <w:keepNext/>
              <w:jc w:val="center"/>
              <w:rPr>
                <w:rFonts w:ascii="Calibri" w:hAnsi="Calibri"/>
                <w:sz w:val="18"/>
                <w:szCs w:val="18"/>
              </w:rPr>
            </w:pPr>
          </w:p>
        </w:tc>
        <w:tc>
          <w:tcPr>
            <w:tcW w:w="1624" w:type="dxa"/>
            <w:tcBorders>
              <w:top w:val="nil"/>
              <w:bottom w:val="nil"/>
            </w:tcBorders>
            <w:shd w:val="clear" w:color="auto" w:fill="auto"/>
            <w:vAlign w:val="bottom"/>
          </w:tcPr>
          <w:p w14:paraId="5008872C" w14:textId="77777777" w:rsidR="00AD73E2" w:rsidRPr="005F3A69" w:rsidRDefault="00AD73E2" w:rsidP="00C01F8F">
            <w:pPr>
              <w:keepNext/>
              <w:jc w:val="center"/>
              <w:rPr>
                <w:rFonts w:ascii="Calibri" w:hAnsi="Calibri"/>
                <w:sz w:val="18"/>
                <w:szCs w:val="18"/>
              </w:rPr>
            </w:pPr>
          </w:p>
        </w:tc>
        <w:tc>
          <w:tcPr>
            <w:tcW w:w="1624" w:type="dxa"/>
            <w:tcBorders>
              <w:top w:val="nil"/>
              <w:bottom w:val="nil"/>
            </w:tcBorders>
            <w:shd w:val="clear" w:color="auto" w:fill="auto"/>
            <w:vAlign w:val="bottom"/>
          </w:tcPr>
          <w:p w14:paraId="72368836" w14:textId="77777777" w:rsidR="00AD73E2" w:rsidRPr="005F3A69" w:rsidRDefault="00AD73E2" w:rsidP="00C01F8F">
            <w:pPr>
              <w:keepNext/>
              <w:jc w:val="center"/>
              <w:rPr>
                <w:rFonts w:ascii="Calibri" w:hAnsi="Calibri"/>
                <w:sz w:val="18"/>
                <w:szCs w:val="18"/>
              </w:rPr>
            </w:pPr>
          </w:p>
        </w:tc>
        <w:tc>
          <w:tcPr>
            <w:tcW w:w="1624" w:type="dxa"/>
            <w:tcBorders>
              <w:top w:val="nil"/>
              <w:bottom w:val="nil"/>
            </w:tcBorders>
            <w:shd w:val="clear" w:color="auto" w:fill="auto"/>
            <w:vAlign w:val="bottom"/>
          </w:tcPr>
          <w:p w14:paraId="311468AB" w14:textId="77777777" w:rsidR="00AD73E2" w:rsidRPr="005F3A69" w:rsidRDefault="00AD73E2" w:rsidP="00C01F8F">
            <w:pPr>
              <w:keepNext/>
              <w:jc w:val="center"/>
              <w:rPr>
                <w:rFonts w:ascii="Calibri" w:hAnsi="Calibri"/>
                <w:sz w:val="18"/>
                <w:szCs w:val="18"/>
              </w:rPr>
            </w:pPr>
          </w:p>
        </w:tc>
      </w:tr>
      <w:tr w:rsidR="00297DAD" w:rsidRPr="005F3A69" w14:paraId="5BFA14F5" w14:textId="77777777">
        <w:trPr>
          <w:cantSplit/>
          <w:trHeight w:val="1017"/>
        </w:trPr>
        <w:tc>
          <w:tcPr>
            <w:tcW w:w="1624" w:type="dxa"/>
            <w:tcBorders>
              <w:top w:val="nil"/>
            </w:tcBorders>
            <w:shd w:val="clear" w:color="auto" w:fill="auto"/>
            <w:vAlign w:val="bottom"/>
          </w:tcPr>
          <w:p w14:paraId="3D2F1728" w14:textId="77777777" w:rsidR="00297DAD" w:rsidRPr="005F3A69" w:rsidRDefault="00297DAD" w:rsidP="00C01F8F">
            <w:pPr>
              <w:keepNext/>
              <w:jc w:val="center"/>
              <w:rPr>
                <w:rFonts w:ascii="Calibri" w:hAnsi="Calibri"/>
                <w:sz w:val="18"/>
                <w:szCs w:val="18"/>
              </w:rPr>
            </w:pPr>
            <w:r w:rsidRPr="005F3A69">
              <w:rPr>
                <w:rFonts w:ascii="Calibri" w:hAnsi="Calibri"/>
                <w:sz w:val="18"/>
                <w:szCs w:val="18"/>
              </w:rPr>
              <w:t>SC System Identification or Name</w:t>
            </w:r>
          </w:p>
        </w:tc>
        <w:tc>
          <w:tcPr>
            <w:tcW w:w="1624" w:type="dxa"/>
            <w:tcBorders>
              <w:top w:val="nil"/>
            </w:tcBorders>
            <w:shd w:val="clear" w:color="auto" w:fill="auto"/>
            <w:vAlign w:val="bottom"/>
          </w:tcPr>
          <w:p w14:paraId="52982AAE" w14:textId="77777777" w:rsidR="00297DAD" w:rsidRPr="005F3A69" w:rsidRDefault="00297DAD" w:rsidP="00DC0280">
            <w:pPr>
              <w:keepNext/>
              <w:jc w:val="center"/>
              <w:rPr>
                <w:rFonts w:ascii="Calibri" w:hAnsi="Calibri"/>
                <w:sz w:val="18"/>
                <w:szCs w:val="18"/>
              </w:rPr>
            </w:pPr>
            <w:r w:rsidRPr="005F3A69">
              <w:rPr>
                <w:rFonts w:ascii="Calibri" w:hAnsi="Calibri"/>
                <w:sz w:val="18"/>
                <w:szCs w:val="18"/>
              </w:rPr>
              <w:t xml:space="preserve">SC System </w:t>
            </w:r>
            <w:r w:rsidR="00DC0280" w:rsidRPr="005F3A69">
              <w:rPr>
                <w:rFonts w:ascii="Calibri" w:hAnsi="Calibri"/>
                <w:sz w:val="18"/>
                <w:szCs w:val="18"/>
              </w:rPr>
              <w:t>Description of</w:t>
            </w:r>
            <w:r w:rsidRPr="005F3A69">
              <w:rPr>
                <w:rFonts w:ascii="Calibri" w:hAnsi="Calibri"/>
                <w:sz w:val="18"/>
                <w:szCs w:val="18"/>
              </w:rPr>
              <w:t xml:space="preserve"> Area Served</w:t>
            </w:r>
          </w:p>
        </w:tc>
        <w:tc>
          <w:tcPr>
            <w:tcW w:w="1624" w:type="dxa"/>
            <w:tcBorders>
              <w:top w:val="nil"/>
            </w:tcBorders>
            <w:vAlign w:val="bottom"/>
          </w:tcPr>
          <w:p w14:paraId="32AA2430" w14:textId="77777777" w:rsidR="00297DAD" w:rsidRPr="005F3A69" w:rsidRDefault="00297DAD" w:rsidP="00C01F8F">
            <w:pPr>
              <w:keepNext/>
              <w:jc w:val="center"/>
              <w:rPr>
                <w:rFonts w:ascii="Calibri" w:hAnsi="Calibri"/>
                <w:sz w:val="18"/>
                <w:szCs w:val="18"/>
              </w:rPr>
            </w:pPr>
            <w:r w:rsidRPr="005F3A69">
              <w:rPr>
                <w:rFonts w:ascii="Calibri" w:hAnsi="Calibri"/>
                <w:sz w:val="18"/>
                <w:szCs w:val="18"/>
              </w:rPr>
              <w:t>Indoor Unit Name or Description of Area Served</w:t>
            </w:r>
          </w:p>
        </w:tc>
        <w:tc>
          <w:tcPr>
            <w:tcW w:w="1624" w:type="dxa"/>
            <w:tcBorders>
              <w:top w:val="nil"/>
            </w:tcBorders>
            <w:shd w:val="clear" w:color="auto" w:fill="auto"/>
            <w:vAlign w:val="bottom"/>
          </w:tcPr>
          <w:p w14:paraId="443B0A26" w14:textId="77777777" w:rsidR="00297DAD" w:rsidRPr="005F3A69" w:rsidRDefault="00297DAD" w:rsidP="00C01F8F">
            <w:pPr>
              <w:keepNext/>
              <w:jc w:val="center"/>
              <w:rPr>
                <w:rFonts w:ascii="Calibri" w:hAnsi="Calibri"/>
                <w:sz w:val="18"/>
                <w:szCs w:val="18"/>
              </w:rPr>
            </w:pPr>
            <w:r w:rsidRPr="005F3A69">
              <w:rPr>
                <w:rFonts w:ascii="Calibri" w:hAnsi="Calibri"/>
                <w:sz w:val="18"/>
                <w:szCs w:val="18"/>
              </w:rPr>
              <w:t>Exemption</w:t>
            </w:r>
          </w:p>
          <w:p w14:paraId="28011CF0" w14:textId="77777777" w:rsidR="00297DAD" w:rsidRPr="005F3A69" w:rsidRDefault="00297DAD" w:rsidP="00C01F8F">
            <w:pPr>
              <w:keepNext/>
              <w:jc w:val="center"/>
              <w:rPr>
                <w:rFonts w:ascii="Calibri" w:hAnsi="Calibri"/>
                <w:sz w:val="18"/>
                <w:szCs w:val="18"/>
              </w:rPr>
            </w:pPr>
            <w:r w:rsidRPr="005F3A69">
              <w:rPr>
                <w:rFonts w:ascii="Calibri" w:hAnsi="Calibri"/>
                <w:sz w:val="18"/>
                <w:szCs w:val="18"/>
              </w:rPr>
              <w:t>From Duct Leakage Requirements</w:t>
            </w:r>
          </w:p>
        </w:tc>
        <w:tc>
          <w:tcPr>
            <w:tcW w:w="1624" w:type="dxa"/>
            <w:tcBorders>
              <w:top w:val="nil"/>
            </w:tcBorders>
            <w:shd w:val="clear" w:color="auto" w:fill="auto"/>
            <w:vAlign w:val="bottom"/>
          </w:tcPr>
          <w:p w14:paraId="4DBFE174" w14:textId="77777777" w:rsidR="00297DAD" w:rsidRPr="005F3A69" w:rsidRDefault="00297DAD" w:rsidP="00C01F8F">
            <w:pPr>
              <w:keepNext/>
              <w:jc w:val="center"/>
              <w:rPr>
                <w:rFonts w:ascii="Calibri" w:hAnsi="Calibri"/>
                <w:sz w:val="18"/>
                <w:szCs w:val="18"/>
              </w:rPr>
            </w:pPr>
            <w:r w:rsidRPr="005F3A69">
              <w:rPr>
                <w:rFonts w:ascii="Calibri" w:hAnsi="Calibri"/>
                <w:sz w:val="18"/>
                <w:szCs w:val="18"/>
              </w:rPr>
              <w:t>Duct Leakage Test</w:t>
            </w:r>
          </w:p>
        </w:tc>
        <w:tc>
          <w:tcPr>
            <w:tcW w:w="1624" w:type="dxa"/>
            <w:tcBorders>
              <w:top w:val="nil"/>
            </w:tcBorders>
            <w:shd w:val="clear" w:color="auto" w:fill="auto"/>
            <w:vAlign w:val="bottom"/>
          </w:tcPr>
          <w:p w14:paraId="5538F6CE" w14:textId="77777777" w:rsidR="00297DAD" w:rsidRPr="005F3A69" w:rsidRDefault="00297DAD" w:rsidP="00C01F8F">
            <w:pPr>
              <w:keepNext/>
              <w:jc w:val="center"/>
              <w:rPr>
                <w:rFonts w:ascii="Calibri" w:hAnsi="Calibri"/>
                <w:sz w:val="18"/>
                <w:szCs w:val="18"/>
              </w:rPr>
            </w:pPr>
            <w:r w:rsidRPr="005F3A69">
              <w:rPr>
                <w:rFonts w:ascii="Calibri" w:hAnsi="Calibri"/>
                <w:sz w:val="18"/>
                <w:szCs w:val="18"/>
              </w:rPr>
              <w:t>Duct Location Verification</w:t>
            </w:r>
          </w:p>
        </w:tc>
        <w:tc>
          <w:tcPr>
            <w:tcW w:w="1624" w:type="dxa"/>
            <w:tcBorders>
              <w:top w:val="nil"/>
            </w:tcBorders>
            <w:shd w:val="clear" w:color="auto" w:fill="auto"/>
            <w:vAlign w:val="bottom"/>
          </w:tcPr>
          <w:p w14:paraId="05612A9C" w14:textId="77777777" w:rsidR="00297DAD" w:rsidRPr="005F3A69" w:rsidRDefault="00297DAD" w:rsidP="00C01F8F">
            <w:pPr>
              <w:keepNext/>
              <w:jc w:val="center"/>
              <w:rPr>
                <w:rFonts w:ascii="Calibri" w:hAnsi="Calibri"/>
                <w:sz w:val="18"/>
                <w:szCs w:val="18"/>
              </w:rPr>
            </w:pPr>
            <w:r w:rsidRPr="005F3A69">
              <w:rPr>
                <w:rFonts w:ascii="Calibri" w:hAnsi="Calibri"/>
                <w:sz w:val="18"/>
                <w:szCs w:val="18"/>
              </w:rPr>
              <w:t>AHU Fan Efficacy (W/cfm)</w:t>
            </w:r>
          </w:p>
        </w:tc>
        <w:tc>
          <w:tcPr>
            <w:tcW w:w="1624" w:type="dxa"/>
            <w:tcBorders>
              <w:top w:val="nil"/>
            </w:tcBorders>
            <w:shd w:val="clear" w:color="auto" w:fill="auto"/>
            <w:vAlign w:val="bottom"/>
          </w:tcPr>
          <w:p w14:paraId="7BAC5A1E" w14:textId="77777777" w:rsidR="00297DAD" w:rsidRPr="005F3A69" w:rsidRDefault="00297DAD" w:rsidP="00C01F8F">
            <w:pPr>
              <w:keepNext/>
              <w:jc w:val="center"/>
              <w:rPr>
                <w:rFonts w:ascii="Calibri" w:hAnsi="Calibri"/>
                <w:sz w:val="18"/>
                <w:szCs w:val="18"/>
              </w:rPr>
            </w:pPr>
            <w:r w:rsidRPr="005F3A69">
              <w:rPr>
                <w:rFonts w:ascii="Calibri" w:hAnsi="Calibri"/>
                <w:sz w:val="18"/>
                <w:szCs w:val="18"/>
              </w:rPr>
              <w:t>AHU Airflow Rate</w:t>
            </w:r>
          </w:p>
          <w:p w14:paraId="1E0A1AA0" w14:textId="77777777" w:rsidR="00297DAD" w:rsidRPr="005F3A69" w:rsidRDefault="00297DAD" w:rsidP="00C01F8F">
            <w:pPr>
              <w:keepNext/>
              <w:jc w:val="center"/>
              <w:rPr>
                <w:rFonts w:ascii="Calibri" w:hAnsi="Calibri"/>
                <w:sz w:val="18"/>
                <w:szCs w:val="18"/>
              </w:rPr>
            </w:pPr>
            <w:r w:rsidRPr="005F3A69">
              <w:rPr>
                <w:rFonts w:ascii="Calibri" w:hAnsi="Calibri"/>
                <w:sz w:val="18"/>
                <w:szCs w:val="18"/>
              </w:rPr>
              <w:t>(cfm/ton)</w:t>
            </w:r>
          </w:p>
        </w:tc>
        <w:tc>
          <w:tcPr>
            <w:tcW w:w="1624" w:type="dxa"/>
            <w:tcBorders>
              <w:top w:val="nil"/>
            </w:tcBorders>
            <w:shd w:val="clear" w:color="auto" w:fill="auto"/>
            <w:vAlign w:val="bottom"/>
          </w:tcPr>
          <w:p w14:paraId="04AC2AFE" w14:textId="77777777" w:rsidR="00297DAD" w:rsidRPr="005F3A69" w:rsidRDefault="00297DAD" w:rsidP="00C01F8F">
            <w:pPr>
              <w:keepNext/>
              <w:jc w:val="center"/>
              <w:rPr>
                <w:rFonts w:ascii="Calibri" w:hAnsi="Calibri"/>
                <w:sz w:val="18"/>
                <w:szCs w:val="18"/>
              </w:rPr>
            </w:pPr>
            <w:r w:rsidRPr="005F3A69">
              <w:rPr>
                <w:rFonts w:ascii="Calibri" w:hAnsi="Calibri"/>
                <w:sz w:val="18"/>
                <w:szCs w:val="18"/>
              </w:rPr>
              <w:t>Return Duct Design - Table 150.0-B or C</w:t>
            </w:r>
          </w:p>
        </w:tc>
      </w:tr>
      <w:tr w:rsidR="00297DAD" w:rsidRPr="005F3A69" w14:paraId="295C7AD6" w14:textId="77777777">
        <w:trPr>
          <w:cantSplit/>
          <w:trHeight w:val="360"/>
        </w:trPr>
        <w:tc>
          <w:tcPr>
            <w:tcW w:w="1624" w:type="dxa"/>
            <w:shd w:val="clear" w:color="auto" w:fill="auto"/>
          </w:tcPr>
          <w:p w14:paraId="2402EE2C" w14:textId="77777777" w:rsidR="00297DAD" w:rsidRPr="005F3A69" w:rsidRDefault="00297DAD" w:rsidP="00465479">
            <w:pPr>
              <w:keepNext/>
              <w:rPr>
                <w:rFonts w:ascii="Calibri" w:hAnsi="Calibri"/>
                <w:sz w:val="18"/>
                <w:szCs w:val="18"/>
              </w:rPr>
            </w:pPr>
          </w:p>
        </w:tc>
        <w:tc>
          <w:tcPr>
            <w:tcW w:w="1624" w:type="dxa"/>
            <w:shd w:val="clear" w:color="auto" w:fill="auto"/>
          </w:tcPr>
          <w:p w14:paraId="1F77C86E" w14:textId="77777777" w:rsidR="00297DAD" w:rsidRPr="005F3A69" w:rsidRDefault="00297DAD" w:rsidP="00465479">
            <w:pPr>
              <w:keepNext/>
              <w:rPr>
                <w:rFonts w:ascii="Calibri" w:hAnsi="Calibri"/>
                <w:sz w:val="18"/>
                <w:szCs w:val="18"/>
              </w:rPr>
            </w:pPr>
          </w:p>
        </w:tc>
        <w:tc>
          <w:tcPr>
            <w:tcW w:w="1624" w:type="dxa"/>
          </w:tcPr>
          <w:p w14:paraId="5150F183" w14:textId="77777777" w:rsidR="00297DAD" w:rsidRPr="005F3A69" w:rsidRDefault="00297DAD" w:rsidP="00465479">
            <w:pPr>
              <w:keepNext/>
              <w:rPr>
                <w:rFonts w:ascii="Calibri" w:hAnsi="Calibri"/>
                <w:sz w:val="18"/>
                <w:szCs w:val="18"/>
              </w:rPr>
            </w:pPr>
          </w:p>
        </w:tc>
        <w:tc>
          <w:tcPr>
            <w:tcW w:w="1624" w:type="dxa"/>
            <w:shd w:val="clear" w:color="auto" w:fill="auto"/>
          </w:tcPr>
          <w:p w14:paraId="294E085B" w14:textId="77777777" w:rsidR="00297DAD" w:rsidRPr="005F3A69" w:rsidRDefault="00297DAD" w:rsidP="00465479">
            <w:pPr>
              <w:keepNext/>
              <w:rPr>
                <w:rFonts w:ascii="Calibri" w:hAnsi="Calibri"/>
                <w:sz w:val="18"/>
                <w:szCs w:val="18"/>
              </w:rPr>
            </w:pPr>
          </w:p>
        </w:tc>
        <w:tc>
          <w:tcPr>
            <w:tcW w:w="1624" w:type="dxa"/>
            <w:shd w:val="clear" w:color="auto" w:fill="auto"/>
          </w:tcPr>
          <w:p w14:paraId="31A355C3" w14:textId="77777777" w:rsidR="00297DAD" w:rsidRPr="005F3A69" w:rsidRDefault="00297DAD" w:rsidP="00465479">
            <w:pPr>
              <w:keepNext/>
              <w:rPr>
                <w:rFonts w:ascii="Calibri" w:hAnsi="Calibri"/>
                <w:sz w:val="18"/>
                <w:szCs w:val="18"/>
              </w:rPr>
            </w:pPr>
          </w:p>
        </w:tc>
        <w:tc>
          <w:tcPr>
            <w:tcW w:w="1624" w:type="dxa"/>
            <w:shd w:val="clear" w:color="auto" w:fill="auto"/>
          </w:tcPr>
          <w:p w14:paraId="621DF759" w14:textId="77777777" w:rsidR="00297DAD" w:rsidRPr="005F3A69" w:rsidRDefault="00297DAD" w:rsidP="00465479">
            <w:pPr>
              <w:keepNext/>
              <w:rPr>
                <w:rFonts w:ascii="Calibri" w:hAnsi="Calibri"/>
                <w:sz w:val="18"/>
                <w:szCs w:val="18"/>
              </w:rPr>
            </w:pPr>
          </w:p>
        </w:tc>
        <w:tc>
          <w:tcPr>
            <w:tcW w:w="1624" w:type="dxa"/>
            <w:shd w:val="clear" w:color="auto" w:fill="auto"/>
          </w:tcPr>
          <w:p w14:paraId="32A7058C" w14:textId="77777777" w:rsidR="00297DAD" w:rsidRPr="005F3A69" w:rsidRDefault="00297DAD" w:rsidP="00465479">
            <w:pPr>
              <w:keepNext/>
              <w:rPr>
                <w:rFonts w:ascii="Calibri" w:hAnsi="Calibri"/>
                <w:sz w:val="18"/>
                <w:szCs w:val="18"/>
              </w:rPr>
            </w:pPr>
          </w:p>
        </w:tc>
        <w:tc>
          <w:tcPr>
            <w:tcW w:w="1624" w:type="dxa"/>
            <w:shd w:val="clear" w:color="auto" w:fill="auto"/>
          </w:tcPr>
          <w:p w14:paraId="4C8C9B22" w14:textId="77777777" w:rsidR="00297DAD" w:rsidRPr="005F3A69" w:rsidRDefault="00297DAD" w:rsidP="00465479">
            <w:pPr>
              <w:keepNext/>
              <w:rPr>
                <w:rFonts w:ascii="Calibri" w:hAnsi="Calibri"/>
                <w:sz w:val="18"/>
                <w:szCs w:val="18"/>
              </w:rPr>
            </w:pPr>
          </w:p>
        </w:tc>
        <w:tc>
          <w:tcPr>
            <w:tcW w:w="1624" w:type="dxa"/>
            <w:shd w:val="clear" w:color="auto" w:fill="auto"/>
          </w:tcPr>
          <w:p w14:paraId="492847EF" w14:textId="77777777" w:rsidR="00297DAD" w:rsidRPr="005F3A69" w:rsidRDefault="00297DAD" w:rsidP="00465479">
            <w:pPr>
              <w:keepNext/>
              <w:rPr>
                <w:rFonts w:ascii="Calibri" w:hAnsi="Calibri"/>
                <w:sz w:val="18"/>
                <w:szCs w:val="18"/>
              </w:rPr>
            </w:pPr>
          </w:p>
        </w:tc>
      </w:tr>
      <w:tr w:rsidR="00125592" w:rsidRPr="005F3A69" w14:paraId="671BFBCE" w14:textId="77777777">
        <w:trPr>
          <w:cantSplit/>
        </w:trPr>
        <w:tc>
          <w:tcPr>
            <w:tcW w:w="14616" w:type="dxa"/>
            <w:gridSpan w:val="9"/>
          </w:tcPr>
          <w:p w14:paraId="5BE12381" w14:textId="77777777" w:rsidR="00125592" w:rsidRPr="005F3A69" w:rsidRDefault="00125592" w:rsidP="00C01F8F">
            <w:pPr>
              <w:keepNext/>
              <w:rPr>
                <w:rFonts w:ascii="Calibri" w:hAnsi="Calibri"/>
                <w:sz w:val="18"/>
                <w:szCs w:val="18"/>
              </w:rPr>
            </w:pPr>
            <w:r w:rsidRPr="005F3A69">
              <w:rPr>
                <w:rFonts w:ascii="Calibri" w:hAnsi="Calibri"/>
                <w:sz w:val="18"/>
                <w:szCs w:val="18"/>
              </w:rPr>
              <w:t>Notes:</w:t>
            </w:r>
          </w:p>
        </w:tc>
      </w:tr>
    </w:tbl>
    <w:p w14:paraId="3797F5EA" w14:textId="77777777" w:rsidR="00125592" w:rsidRPr="005F3A69" w:rsidRDefault="00125592" w:rsidP="00125592">
      <w:pPr>
        <w:rPr>
          <w:rFonts w:ascii="Calibri" w:hAnsi="Calibri"/>
          <w:sz w:val="18"/>
          <w:szCs w:val="18"/>
        </w:rPr>
      </w:pPr>
    </w:p>
    <w:p w14:paraId="5BC1D0F2" w14:textId="77777777" w:rsidR="00125592" w:rsidRPr="005F3A69" w:rsidRDefault="00125592" w:rsidP="00125592">
      <w:pPr>
        <w:rPr>
          <w:rFonts w:ascii="Calibri" w:hAnsi="Calibri"/>
          <w:sz w:val="18"/>
          <w:szCs w:val="18"/>
        </w:rPr>
      </w:pPr>
    </w:p>
    <w:p w14:paraId="3579C3EF" w14:textId="77777777" w:rsidR="00125592" w:rsidRPr="005F3A69" w:rsidRDefault="00125592" w:rsidP="00125592">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866"/>
        <w:gridCol w:w="4866"/>
        <w:gridCol w:w="4866"/>
      </w:tblGrid>
      <w:tr w:rsidR="00125592" w:rsidRPr="005F3A69" w14:paraId="110EE60C" w14:textId="77777777" w:rsidTr="008332FC">
        <w:trPr>
          <w:cantSplit/>
        </w:trPr>
        <w:tc>
          <w:tcPr>
            <w:tcW w:w="14598" w:type="dxa"/>
            <w:gridSpan w:val="3"/>
          </w:tcPr>
          <w:p w14:paraId="1B5E7082" w14:textId="77777777" w:rsidR="00125592" w:rsidRPr="005F3A69" w:rsidRDefault="00125592" w:rsidP="00C01F8F">
            <w:pPr>
              <w:keepNext/>
              <w:rPr>
                <w:rFonts w:ascii="Calibri" w:hAnsi="Calibri"/>
                <w:b/>
                <w:szCs w:val="18"/>
              </w:rPr>
            </w:pPr>
            <w:r w:rsidRPr="005F3A69">
              <w:rPr>
                <w:rFonts w:ascii="Calibri" w:hAnsi="Calibri"/>
                <w:b/>
                <w:szCs w:val="18"/>
              </w:rPr>
              <w:lastRenderedPageBreak/>
              <w:t>K. HERS Verification Requirements for Space Conditioning Equipment</w:t>
            </w:r>
          </w:p>
        </w:tc>
      </w:tr>
      <w:tr w:rsidR="00125592" w:rsidRPr="005F3A69" w14:paraId="2324FDD1" w14:textId="77777777" w:rsidTr="008332FC">
        <w:trPr>
          <w:cantSplit/>
          <w:trHeight w:val="305"/>
        </w:trPr>
        <w:tc>
          <w:tcPr>
            <w:tcW w:w="4866" w:type="dxa"/>
            <w:vAlign w:val="center"/>
          </w:tcPr>
          <w:p w14:paraId="039C2464"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 xml:space="preserve"> 01</w:t>
            </w:r>
          </w:p>
        </w:tc>
        <w:tc>
          <w:tcPr>
            <w:tcW w:w="4866" w:type="dxa"/>
            <w:vAlign w:val="center"/>
          </w:tcPr>
          <w:p w14:paraId="182CD57D"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02</w:t>
            </w:r>
          </w:p>
        </w:tc>
        <w:tc>
          <w:tcPr>
            <w:tcW w:w="4866" w:type="dxa"/>
            <w:vAlign w:val="center"/>
          </w:tcPr>
          <w:p w14:paraId="0B06E8FE"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03</w:t>
            </w:r>
          </w:p>
        </w:tc>
      </w:tr>
      <w:tr w:rsidR="00125592" w:rsidRPr="005F3A69" w14:paraId="4070ABD1" w14:textId="77777777" w:rsidTr="00B93C34">
        <w:trPr>
          <w:cantSplit/>
          <w:trHeight w:val="359"/>
        </w:trPr>
        <w:tc>
          <w:tcPr>
            <w:tcW w:w="4866" w:type="dxa"/>
            <w:tcBorders>
              <w:bottom w:val="nil"/>
            </w:tcBorders>
            <w:vAlign w:val="bottom"/>
          </w:tcPr>
          <w:p w14:paraId="5D29EE7A" w14:textId="77777777" w:rsidR="00125592" w:rsidRPr="005F3A69" w:rsidRDefault="00125592" w:rsidP="00C01F8F">
            <w:pPr>
              <w:keepNext/>
              <w:rPr>
                <w:rFonts w:ascii="Calibri" w:hAnsi="Calibri"/>
                <w:sz w:val="18"/>
                <w:szCs w:val="18"/>
              </w:rPr>
            </w:pPr>
          </w:p>
        </w:tc>
        <w:tc>
          <w:tcPr>
            <w:tcW w:w="4866" w:type="dxa"/>
            <w:tcBorders>
              <w:top w:val="nil"/>
              <w:bottom w:val="nil"/>
            </w:tcBorders>
            <w:vAlign w:val="bottom"/>
          </w:tcPr>
          <w:p w14:paraId="2CAE96F6" w14:textId="77777777" w:rsidR="00125592" w:rsidRPr="005F3A69" w:rsidRDefault="00125592" w:rsidP="00C01F8F">
            <w:pPr>
              <w:keepNext/>
              <w:rPr>
                <w:rFonts w:ascii="Calibri" w:hAnsi="Calibri"/>
                <w:sz w:val="18"/>
                <w:szCs w:val="18"/>
              </w:rPr>
            </w:pPr>
          </w:p>
        </w:tc>
        <w:tc>
          <w:tcPr>
            <w:tcW w:w="4866" w:type="dxa"/>
            <w:tcBorders>
              <w:top w:val="nil"/>
              <w:bottom w:val="nil"/>
            </w:tcBorders>
            <w:vAlign w:val="bottom"/>
          </w:tcPr>
          <w:p w14:paraId="40E230A3"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MCH-25</w:t>
            </w:r>
          </w:p>
        </w:tc>
      </w:tr>
      <w:tr w:rsidR="00125592" w:rsidRPr="005F3A69" w14:paraId="6C8231C7" w14:textId="77777777" w:rsidTr="008332FC">
        <w:trPr>
          <w:cantSplit/>
          <w:trHeight w:val="972"/>
        </w:trPr>
        <w:tc>
          <w:tcPr>
            <w:tcW w:w="4866" w:type="dxa"/>
            <w:tcBorders>
              <w:top w:val="nil"/>
            </w:tcBorders>
            <w:vAlign w:val="bottom"/>
          </w:tcPr>
          <w:p w14:paraId="3D7C3928"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SC System ID/Name from CF1R</w:t>
            </w:r>
          </w:p>
        </w:tc>
        <w:tc>
          <w:tcPr>
            <w:tcW w:w="4866" w:type="dxa"/>
            <w:tcBorders>
              <w:top w:val="nil"/>
            </w:tcBorders>
            <w:vAlign w:val="bottom"/>
          </w:tcPr>
          <w:p w14:paraId="61A99144"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SC System Description of Area Served</w:t>
            </w:r>
          </w:p>
        </w:tc>
        <w:tc>
          <w:tcPr>
            <w:tcW w:w="4866" w:type="dxa"/>
            <w:tcBorders>
              <w:top w:val="nil"/>
            </w:tcBorders>
            <w:vAlign w:val="bottom"/>
          </w:tcPr>
          <w:p w14:paraId="4136C075" w14:textId="77777777" w:rsidR="00125592" w:rsidRPr="005F3A69" w:rsidRDefault="00125592" w:rsidP="00C01F8F">
            <w:pPr>
              <w:keepNext/>
              <w:jc w:val="center"/>
              <w:rPr>
                <w:rFonts w:ascii="Calibri" w:hAnsi="Calibri"/>
                <w:sz w:val="18"/>
                <w:szCs w:val="18"/>
              </w:rPr>
            </w:pPr>
            <w:r w:rsidRPr="005F3A69">
              <w:rPr>
                <w:rFonts w:ascii="Calibri" w:hAnsi="Calibri"/>
                <w:sz w:val="18"/>
                <w:szCs w:val="18"/>
              </w:rPr>
              <w:t>Refrigerant Charge</w:t>
            </w:r>
          </w:p>
        </w:tc>
      </w:tr>
      <w:tr w:rsidR="00125592" w:rsidRPr="005F3A69" w14:paraId="1ED10E8F" w14:textId="77777777" w:rsidTr="008332FC">
        <w:trPr>
          <w:cantSplit/>
          <w:trHeight w:val="360"/>
        </w:trPr>
        <w:tc>
          <w:tcPr>
            <w:tcW w:w="4866" w:type="dxa"/>
          </w:tcPr>
          <w:p w14:paraId="59BC8100" w14:textId="77777777" w:rsidR="00125592" w:rsidRPr="005F3A69" w:rsidRDefault="00125592" w:rsidP="00465479">
            <w:pPr>
              <w:keepNext/>
              <w:rPr>
                <w:rFonts w:ascii="Calibri" w:hAnsi="Calibri"/>
                <w:sz w:val="18"/>
                <w:szCs w:val="18"/>
              </w:rPr>
            </w:pPr>
          </w:p>
        </w:tc>
        <w:tc>
          <w:tcPr>
            <w:tcW w:w="4866" w:type="dxa"/>
          </w:tcPr>
          <w:p w14:paraId="2FADB172" w14:textId="77777777" w:rsidR="00125592" w:rsidRPr="005F3A69" w:rsidRDefault="00125592" w:rsidP="00465479">
            <w:pPr>
              <w:keepNext/>
              <w:rPr>
                <w:rFonts w:ascii="Calibri" w:hAnsi="Calibri"/>
                <w:sz w:val="18"/>
                <w:szCs w:val="18"/>
              </w:rPr>
            </w:pPr>
          </w:p>
        </w:tc>
        <w:tc>
          <w:tcPr>
            <w:tcW w:w="4866" w:type="dxa"/>
          </w:tcPr>
          <w:p w14:paraId="357D3117" w14:textId="77777777" w:rsidR="00125592" w:rsidRPr="005F3A69" w:rsidRDefault="00125592" w:rsidP="00465479">
            <w:pPr>
              <w:keepNext/>
              <w:rPr>
                <w:rFonts w:ascii="Calibri" w:hAnsi="Calibri"/>
                <w:sz w:val="18"/>
                <w:szCs w:val="18"/>
              </w:rPr>
            </w:pPr>
          </w:p>
        </w:tc>
      </w:tr>
      <w:tr w:rsidR="00125592" w:rsidRPr="005F3A69" w14:paraId="02DA82A9" w14:textId="77777777" w:rsidTr="008332FC">
        <w:trPr>
          <w:cantSplit/>
        </w:trPr>
        <w:tc>
          <w:tcPr>
            <w:tcW w:w="14598" w:type="dxa"/>
            <w:gridSpan w:val="3"/>
          </w:tcPr>
          <w:p w14:paraId="55283733" w14:textId="77777777" w:rsidR="00125592" w:rsidRPr="005F3A69" w:rsidRDefault="00125592" w:rsidP="00C01F8F">
            <w:pPr>
              <w:rPr>
                <w:rFonts w:ascii="Calibri" w:hAnsi="Calibri"/>
                <w:sz w:val="18"/>
                <w:szCs w:val="18"/>
              </w:rPr>
            </w:pPr>
            <w:r w:rsidRPr="005F3A69">
              <w:rPr>
                <w:rFonts w:ascii="Calibri" w:hAnsi="Calibri"/>
                <w:sz w:val="18"/>
                <w:szCs w:val="18"/>
              </w:rPr>
              <w:t>Notes:</w:t>
            </w:r>
          </w:p>
        </w:tc>
      </w:tr>
    </w:tbl>
    <w:p w14:paraId="13D34CC9" w14:textId="77777777" w:rsidR="00125592" w:rsidRPr="005F3A69" w:rsidRDefault="00125592" w:rsidP="00125592">
      <w:pPr>
        <w:rPr>
          <w:rFonts w:ascii="Calibri" w:hAnsi="Calibri"/>
          <w:sz w:val="18"/>
          <w:szCs w:val="18"/>
        </w:rPr>
      </w:pPr>
    </w:p>
    <w:tbl>
      <w:tblPr>
        <w:tblW w:w="4998"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
        <w:gridCol w:w="468"/>
        <w:gridCol w:w="14130"/>
      </w:tblGrid>
      <w:tr w:rsidR="00125592" w:rsidRPr="005F3A69" w14:paraId="3FA1007E" w14:textId="77777777">
        <w:trPr>
          <w:gridBefore w:val="1"/>
          <w:wBefore w:w="12" w:type="dxa"/>
        </w:trPr>
        <w:tc>
          <w:tcPr>
            <w:tcW w:w="14598" w:type="dxa"/>
            <w:gridSpan w:val="2"/>
            <w:shd w:val="clear" w:color="auto" w:fill="auto"/>
          </w:tcPr>
          <w:p w14:paraId="2C358820" w14:textId="77777777" w:rsidR="00125592" w:rsidRPr="005F3A69" w:rsidRDefault="00125592" w:rsidP="00C01F8F">
            <w:pPr>
              <w:keepNext/>
              <w:rPr>
                <w:rFonts w:ascii="Calibri" w:hAnsi="Calibri"/>
                <w:b/>
                <w:sz w:val="18"/>
                <w:szCs w:val="18"/>
              </w:rPr>
            </w:pPr>
            <w:r w:rsidRPr="005F3A69">
              <w:rPr>
                <w:rFonts w:ascii="Calibri" w:hAnsi="Calibri"/>
                <w:b/>
                <w:sz w:val="18"/>
                <w:szCs w:val="18"/>
              </w:rPr>
              <w:lastRenderedPageBreak/>
              <w:t>L. Space Conditioning Systems, Ducts and Fans – Mandatory Requirements and Additional Measures</w:t>
            </w:r>
          </w:p>
          <w:p w14:paraId="1CB3FA96" w14:textId="77777777" w:rsidR="00125592" w:rsidRPr="005F3A69" w:rsidRDefault="00125592" w:rsidP="00C01F8F">
            <w:pPr>
              <w:keepNext/>
              <w:rPr>
                <w:rFonts w:ascii="Calibri" w:hAnsi="Calibri"/>
                <w:b/>
                <w:sz w:val="18"/>
                <w:szCs w:val="18"/>
              </w:rPr>
            </w:pPr>
            <w:r w:rsidRPr="005F3A69">
              <w:rPr>
                <w:rFonts w:asciiTheme="minorHAnsi" w:eastAsia="Cambria" w:hAnsiTheme="minorHAnsi"/>
                <w:sz w:val="18"/>
                <w:szCs w:val="18"/>
              </w:rPr>
              <w:t>Additional mandatory requirements from Section 150.0 that are not listed here may be applicable to some systems.  These requirements may be applicable to only newly installed equipment or portions of the system that are altered.  Existing equipment may be exempt from these requirements.</w:t>
            </w:r>
          </w:p>
        </w:tc>
      </w:tr>
      <w:tr w:rsidR="00125592" w:rsidRPr="005F3A69" w14:paraId="7E2C83D3"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14610" w:type="dxa"/>
            <w:gridSpan w:val="3"/>
            <w:shd w:val="clear" w:color="auto" w:fill="auto"/>
            <w:vAlign w:val="center"/>
          </w:tcPr>
          <w:p w14:paraId="1E9CBDDD" w14:textId="77777777" w:rsidR="00125592" w:rsidRPr="005F3A69" w:rsidRDefault="00125592" w:rsidP="00C01F8F">
            <w:pPr>
              <w:keepNext/>
              <w:rPr>
                <w:rFonts w:asciiTheme="minorHAnsi" w:eastAsia="Cambria" w:hAnsiTheme="minorHAnsi"/>
                <w:b/>
                <w:sz w:val="18"/>
                <w:szCs w:val="18"/>
              </w:rPr>
            </w:pPr>
            <w:r w:rsidRPr="005F3A69">
              <w:rPr>
                <w:rFonts w:asciiTheme="minorHAnsi" w:eastAsia="Cambria" w:hAnsiTheme="minorHAnsi"/>
                <w:b/>
                <w:sz w:val="18"/>
                <w:szCs w:val="18"/>
              </w:rPr>
              <w:t>Heating Equipment</w:t>
            </w:r>
          </w:p>
        </w:tc>
      </w:tr>
      <w:tr w:rsidR="00125592" w:rsidRPr="005F3A69" w14:paraId="6EC1C1D0"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0CCA2CDE" w14:textId="77777777" w:rsidR="00125592" w:rsidRPr="005F3A69" w:rsidRDefault="00125592" w:rsidP="00C01F8F">
            <w:pPr>
              <w:keepNext/>
              <w:rPr>
                <w:rFonts w:asciiTheme="minorHAnsi" w:eastAsia="Cambria" w:hAnsiTheme="minorHAnsi"/>
                <w:sz w:val="18"/>
                <w:szCs w:val="18"/>
              </w:rPr>
            </w:pPr>
            <w:r w:rsidRPr="005F3A69">
              <w:rPr>
                <w:rFonts w:asciiTheme="minorHAnsi" w:eastAsia="Cambria" w:hAnsiTheme="minorHAnsi"/>
                <w:sz w:val="18"/>
                <w:szCs w:val="18"/>
              </w:rPr>
              <w:t>01</w:t>
            </w:r>
          </w:p>
        </w:tc>
        <w:tc>
          <w:tcPr>
            <w:tcW w:w="14130" w:type="dxa"/>
            <w:shd w:val="clear" w:color="auto" w:fill="auto"/>
            <w:vAlign w:val="center"/>
          </w:tcPr>
          <w:p w14:paraId="4327F3D3" w14:textId="77777777" w:rsidR="00125592" w:rsidRPr="005F3A69" w:rsidRDefault="00125592" w:rsidP="00C01F8F">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Equipment Efficiency: All heating equipment must meet the minimum efficiency requirements of Section 110.1 and Section 110.2(a) and the Appliance Efficiency Regulations.</w:t>
            </w:r>
          </w:p>
        </w:tc>
      </w:tr>
      <w:tr w:rsidR="00125592" w:rsidRPr="005F3A69" w14:paraId="00AAFF39"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1A353270" w14:textId="77777777" w:rsidR="00125592" w:rsidRPr="005F3A69" w:rsidRDefault="00125592" w:rsidP="00C01F8F">
            <w:pPr>
              <w:keepNext/>
              <w:rPr>
                <w:rFonts w:asciiTheme="minorHAnsi" w:eastAsia="Cambria" w:hAnsiTheme="minorHAnsi"/>
                <w:sz w:val="18"/>
                <w:szCs w:val="18"/>
              </w:rPr>
            </w:pPr>
            <w:r w:rsidRPr="005F3A69">
              <w:rPr>
                <w:rFonts w:asciiTheme="minorHAnsi" w:eastAsia="Cambria" w:hAnsiTheme="minorHAnsi"/>
                <w:sz w:val="18"/>
                <w:szCs w:val="18"/>
              </w:rPr>
              <w:t>02</w:t>
            </w:r>
          </w:p>
        </w:tc>
        <w:tc>
          <w:tcPr>
            <w:tcW w:w="14130" w:type="dxa"/>
            <w:shd w:val="clear" w:color="auto" w:fill="auto"/>
            <w:vAlign w:val="center"/>
          </w:tcPr>
          <w:p w14:paraId="05DCBF7E" w14:textId="77777777" w:rsidR="00125592" w:rsidRPr="005F3A69" w:rsidRDefault="00125592" w:rsidP="00DC0280">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Controls:  All unitary heating systems, including heat pumps, must be controlled by a setback thermostat.  These thermostats must be capable of allowing the occupant to program the temperature set points for at least four different periods in 24 hours. See Sections 150.0(</w:t>
            </w:r>
            <w:proofErr w:type="spellStart"/>
            <w:r w:rsidRPr="005F3A69">
              <w:rPr>
                <w:rFonts w:asciiTheme="minorHAnsi" w:eastAsia="Cambria" w:hAnsiTheme="minorHAnsi"/>
                <w:sz w:val="18"/>
                <w:szCs w:val="18"/>
              </w:rPr>
              <w:t>i</w:t>
            </w:r>
            <w:proofErr w:type="spellEnd"/>
            <w:r w:rsidRPr="005F3A69">
              <w:rPr>
                <w:rFonts w:asciiTheme="minorHAnsi" w:eastAsia="Cambria" w:hAnsiTheme="minorHAnsi"/>
                <w:sz w:val="18"/>
                <w:szCs w:val="18"/>
              </w:rPr>
              <w:t>), 110.2(</w:t>
            </w:r>
            <w:r w:rsidR="00DC0280" w:rsidRPr="005F3A69">
              <w:rPr>
                <w:rFonts w:asciiTheme="minorHAnsi" w:eastAsia="Cambria" w:hAnsiTheme="minorHAnsi"/>
                <w:sz w:val="18"/>
                <w:szCs w:val="18"/>
              </w:rPr>
              <w:t>c</w:t>
            </w:r>
            <w:r w:rsidRPr="005F3A69">
              <w:rPr>
                <w:rFonts w:asciiTheme="minorHAnsi" w:eastAsia="Cambria" w:hAnsiTheme="minorHAnsi"/>
                <w:sz w:val="18"/>
                <w:szCs w:val="18"/>
              </w:rPr>
              <w:t>).</w:t>
            </w:r>
          </w:p>
        </w:tc>
      </w:tr>
      <w:tr w:rsidR="00125592" w:rsidRPr="005F3A69" w14:paraId="3AEF432C"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3B0DD4E5" w14:textId="77777777" w:rsidR="00125592" w:rsidRPr="005F3A69" w:rsidRDefault="00125592" w:rsidP="00C01F8F">
            <w:pPr>
              <w:keepNext/>
              <w:rPr>
                <w:rFonts w:asciiTheme="minorHAnsi" w:eastAsia="Cambria" w:hAnsiTheme="minorHAnsi"/>
                <w:sz w:val="18"/>
                <w:szCs w:val="18"/>
              </w:rPr>
            </w:pPr>
            <w:r w:rsidRPr="005F3A69">
              <w:rPr>
                <w:rFonts w:asciiTheme="minorHAnsi" w:eastAsia="Cambria" w:hAnsiTheme="minorHAnsi"/>
                <w:sz w:val="18"/>
                <w:szCs w:val="18"/>
              </w:rPr>
              <w:t>03</w:t>
            </w:r>
          </w:p>
        </w:tc>
        <w:tc>
          <w:tcPr>
            <w:tcW w:w="14130" w:type="dxa"/>
            <w:shd w:val="clear" w:color="auto" w:fill="auto"/>
            <w:vAlign w:val="center"/>
          </w:tcPr>
          <w:p w14:paraId="1CAD2EF6" w14:textId="77777777" w:rsidR="00125592" w:rsidRPr="005F3A69" w:rsidRDefault="00125592" w:rsidP="00C01F8F">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 xml:space="preserve">Sizing:  Heating load calculations must be done on portions of the building served by new heating systems to prevent inadvertent </w:t>
            </w:r>
            <w:proofErr w:type="spellStart"/>
            <w:r w:rsidRPr="005F3A69">
              <w:rPr>
                <w:rFonts w:asciiTheme="minorHAnsi" w:eastAsia="Cambria" w:hAnsiTheme="minorHAnsi"/>
                <w:sz w:val="18"/>
                <w:szCs w:val="18"/>
              </w:rPr>
              <w:t>undersizing</w:t>
            </w:r>
            <w:proofErr w:type="spellEnd"/>
            <w:r w:rsidRPr="005F3A69">
              <w:rPr>
                <w:rFonts w:asciiTheme="minorHAnsi" w:eastAsia="Cambria" w:hAnsiTheme="minorHAnsi"/>
                <w:sz w:val="18"/>
                <w:szCs w:val="18"/>
              </w:rPr>
              <w:t xml:space="preserve"> or oversizing. See sections 150.0(h)1 and 2).</w:t>
            </w:r>
          </w:p>
        </w:tc>
      </w:tr>
      <w:tr w:rsidR="00125592" w:rsidRPr="005F3A69" w14:paraId="4E9F03E2"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07F0C47B" w14:textId="77777777" w:rsidR="00125592" w:rsidRPr="005F3A69" w:rsidRDefault="00125592" w:rsidP="00C01F8F">
            <w:pPr>
              <w:keepNext/>
              <w:rPr>
                <w:rFonts w:asciiTheme="minorHAnsi" w:eastAsia="Cambria" w:hAnsiTheme="minorHAnsi"/>
                <w:sz w:val="18"/>
                <w:szCs w:val="18"/>
              </w:rPr>
            </w:pPr>
            <w:r w:rsidRPr="005F3A69">
              <w:rPr>
                <w:rFonts w:asciiTheme="minorHAnsi" w:eastAsia="Cambria" w:hAnsiTheme="minorHAnsi"/>
                <w:sz w:val="18"/>
                <w:szCs w:val="18"/>
              </w:rPr>
              <w:t>04</w:t>
            </w:r>
          </w:p>
        </w:tc>
        <w:tc>
          <w:tcPr>
            <w:tcW w:w="14130" w:type="dxa"/>
            <w:shd w:val="clear" w:color="auto" w:fill="auto"/>
            <w:vAlign w:val="center"/>
          </w:tcPr>
          <w:p w14:paraId="3AAE5FD3" w14:textId="77777777" w:rsidR="00125592" w:rsidRPr="005F3A69" w:rsidRDefault="00125592" w:rsidP="00C01F8F">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Furnace Temperature Rise: Central forced-air heating furnace installations must be configured to operate at or below the furnace manufacturer's maximum inlet-to-outlet temperature rise specification. See Section 150.0(h)4.</w:t>
            </w:r>
          </w:p>
        </w:tc>
      </w:tr>
      <w:tr w:rsidR="00125592" w:rsidRPr="005F3A69" w14:paraId="35FFABC6"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4564D3F6" w14:textId="77777777" w:rsidR="00125592" w:rsidRPr="005F3A69" w:rsidRDefault="00125592" w:rsidP="00C01F8F">
            <w:pPr>
              <w:keepNext/>
              <w:rPr>
                <w:rFonts w:asciiTheme="minorHAnsi" w:eastAsia="Cambria" w:hAnsiTheme="minorHAnsi"/>
                <w:sz w:val="18"/>
                <w:szCs w:val="18"/>
              </w:rPr>
            </w:pPr>
            <w:r w:rsidRPr="005F3A69">
              <w:rPr>
                <w:rFonts w:asciiTheme="minorHAnsi" w:eastAsia="Cambria" w:hAnsiTheme="minorHAnsi"/>
                <w:sz w:val="18"/>
                <w:szCs w:val="18"/>
              </w:rPr>
              <w:t>05</w:t>
            </w:r>
          </w:p>
        </w:tc>
        <w:tc>
          <w:tcPr>
            <w:tcW w:w="14130" w:type="dxa"/>
            <w:shd w:val="clear" w:color="auto" w:fill="auto"/>
            <w:vAlign w:val="center"/>
          </w:tcPr>
          <w:p w14:paraId="48245C8F" w14:textId="77777777" w:rsidR="00125592" w:rsidRPr="005F3A69" w:rsidRDefault="00125592" w:rsidP="00C01F8F">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Standby Losses and Pilot Lights: Fan-type central furnaces may not have a continuously burning pilot light. Section 110.5 and Section 110.2(d).</w:t>
            </w:r>
          </w:p>
        </w:tc>
      </w:tr>
      <w:tr w:rsidR="00125592" w:rsidRPr="005F3A69" w14:paraId="019C962E"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14610" w:type="dxa"/>
            <w:gridSpan w:val="3"/>
            <w:shd w:val="clear" w:color="auto" w:fill="auto"/>
            <w:vAlign w:val="center"/>
          </w:tcPr>
          <w:p w14:paraId="2C6D8BE5" w14:textId="77777777" w:rsidR="00125592" w:rsidRPr="005F3A69" w:rsidRDefault="00125592" w:rsidP="00C01F8F">
            <w:pPr>
              <w:keepNext/>
              <w:widowControl w:val="0"/>
              <w:autoSpaceDE w:val="0"/>
              <w:autoSpaceDN w:val="0"/>
              <w:adjustRightInd w:val="0"/>
              <w:rPr>
                <w:rFonts w:asciiTheme="minorHAnsi" w:eastAsia="Cambria" w:hAnsiTheme="minorHAnsi"/>
                <w:b/>
                <w:sz w:val="18"/>
                <w:szCs w:val="18"/>
              </w:rPr>
            </w:pPr>
            <w:r w:rsidRPr="005F3A69">
              <w:rPr>
                <w:rFonts w:asciiTheme="minorHAnsi" w:eastAsia="Cambria" w:hAnsiTheme="minorHAnsi"/>
                <w:b/>
                <w:sz w:val="18"/>
                <w:szCs w:val="18"/>
              </w:rPr>
              <w:t>Cooling Equipment</w:t>
            </w:r>
          </w:p>
        </w:tc>
      </w:tr>
      <w:tr w:rsidR="00125592" w:rsidRPr="005F3A69" w14:paraId="5DABD390"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6F3A08D9" w14:textId="77777777" w:rsidR="00125592" w:rsidRPr="005F3A69" w:rsidRDefault="00125592" w:rsidP="00C01F8F">
            <w:pPr>
              <w:keepNext/>
              <w:rPr>
                <w:rFonts w:asciiTheme="minorHAnsi" w:eastAsia="Cambria" w:hAnsiTheme="minorHAnsi"/>
                <w:sz w:val="18"/>
                <w:szCs w:val="18"/>
              </w:rPr>
            </w:pPr>
            <w:r w:rsidRPr="005F3A69">
              <w:rPr>
                <w:rFonts w:asciiTheme="minorHAnsi" w:eastAsia="Cambria" w:hAnsiTheme="minorHAnsi"/>
                <w:sz w:val="18"/>
                <w:szCs w:val="18"/>
              </w:rPr>
              <w:t>06</w:t>
            </w:r>
          </w:p>
        </w:tc>
        <w:tc>
          <w:tcPr>
            <w:tcW w:w="14130" w:type="dxa"/>
            <w:shd w:val="clear" w:color="auto" w:fill="auto"/>
            <w:vAlign w:val="center"/>
          </w:tcPr>
          <w:p w14:paraId="20725822" w14:textId="77777777" w:rsidR="00125592" w:rsidRPr="005F3A69" w:rsidRDefault="00125592" w:rsidP="00C01F8F">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Equipment Efficiency:  All cooling equipment must meet the minimum efficiency requirements of Section 110.1 and Section 110.2(a) and the Appliance Efficiency Regulations.</w:t>
            </w:r>
          </w:p>
        </w:tc>
      </w:tr>
      <w:tr w:rsidR="00125592" w:rsidRPr="005F3A69" w14:paraId="67DB7952"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23E01288" w14:textId="77777777" w:rsidR="00125592" w:rsidRPr="005F3A69" w:rsidRDefault="00125592" w:rsidP="00C01F8F">
            <w:pPr>
              <w:keepNext/>
              <w:rPr>
                <w:rFonts w:asciiTheme="minorHAnsi" w:eastAsia="Cambria" w:hAnsiTheme="minorHAnsi"/>
                <w:sz w:val="18"/>
                <w:szCs w:val="18"/>
              </w:rPr>
            </w:pPr>
            <w:r w:rsidRPr="005F3A69">
              <w:rPr>
                <w:rFonts w:asciiTheme="minorHAnsi" w:eastAsia="Cambria" w:hAnsiTheme="minorHAnsi"/>
                <w:sz w:val="18"/>
                <w:szCs w:val="18"/>
              </w:rPr>
              <w:t>07</w:t>
            </w:r>
          </w:p>
        </w:tc>
        <w:tc>
          <w:tcPr>
            <w:tcW w:w="14130" w:type="dxa"/>
            <w:shd w:val="clear" w:color="auto" w:fill="auto"/>
            <w:vAlign w:val="center"/>
          </w:tcPr>
          <w:p w14:paraId="6633AF5D" w14:textId="77777777" w:rsidR="00125592" w:rsidRPr="005F3A69" w:rsidRDefault="00125592" w:rsidP="00C01F8F">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Refrigerant Line Insulation:  All refrigerant line insulation in split system air conditioners and heat pumps must meet the R-value and protection requirements of Section 150.0(j)2 and 3, and Section 150.0(m)9.</w:t>
            </w:r>
          </w:p>
        </w:tc>
      </w:tr>
      <w:tr w:rsidR="00125592" w:rsidRPr="005F3A69" w14:paraId="04DF0863"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69CA2643" w14:textId="77777777" w:rsidR="00125592" w:rsidRPr="005F3A69" w:rsidRDefault="00125592" w:rsidP="00C01F8F">
            <w:pPr>
              <w:keepNext/>
              <w:rPr>
                <w:rFonts w:asciiTheme="minorHAnsi" w:eastAsia="Cambria" w:hAnsiTheme="minorHAnsi"/>
                <w:sz w:val="18"/>
                <w:szCs w:val="18"/>
              </w:rPr>
            </w:pPr>
            <w:r w:rsidRPr="005F3A69">
              <w:rPr>
                <w:rFonts w:asciiTheme="minorHAnsi" w:eastAsia="Cambria" w:hAnsiTheme="minorHAnsi"/>
                <w:sz w:val="18"/>
                <w:szCs w:val="18"/>
              </w:rPr>
              <w:t>08</w:t>
            </w:r>
          </w:p>
        </w:tc>
        <w:tc>
          <w:tcPr>
            <w:tcW w:w="14130" w:type="dxa"/>
            <w:shd w:val="clear" w:color="auto" w:fill="auto"/>
            <w:vAlign w:val="center"/>
          </w:tcPr>
          <w:p w14:paraId="0B2AD2A0" w14:textId="77777777" w:rsidR="00125592" w:rsidRPr="005F3A69" w:rsidRDefault="00125592" w:rsidP="00C01F8F">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Condensing Unit Location:  Condensing units shall not be placed within 5 feet of a dryer vent outlet. See Section 150.0(h)3A.</w:t>
            </w:r>
          </w:p>
        </w:tc>
      </w:tr>
      <w:tr w:rsidR="00125592" w:rsidRPr="005F3A69" w14:paraId="4EAC8F1A"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7B5183A5" w14:textId="77777777" w:rsidR="00125592" w:rsidRPr="005F3A69" w:rsidRDefault="00125592" w:rsidP="00C01F8F">
            <w:pPr>
              <w:keepNext/>
              <w:rPr>
                <w:rFonts w:asciiTheme="minorHAnsi" w:eastAsia="Cambria" w:hAnsiTheme="minorHAnsi"/>
                <w:sz w:val="18"/>
                <w:szCs w:val="18"/>
              </w:rPr>
            </w:pPr>
            <w:r w:rsidRPr="005F3A69">
              <w:rPr>
                <w:rFonts w:asciiTheme="minorHAnsi" w:eastAsia="Cambria" w:hAnsiTheme="minorHAnsi"/>
                <w:sz w:val="18"/>
                <w:szCs w:val="18"/>
              </w:rPr>
              <w:t>09</w:t>
            </w:r>
          </w:p>
        </w:tc>
        <w:tc>
          <w:tcPr>
            <w:tcW w:w="14130" w:type="dxa"/>
            <w:shd w:val="clear" w:color="auto" w:fill="auto"/>
            <w:vAlign w:val="center"/>
          </w:tcPr>
          <w:p w14:paraId="01344E4D" w14:textId="77777777" w:rsidR="00125592" w:rsidRPr="005F3A69" w:rsidRDefault="00125592" w:rsidP="00C01F8F">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Liquid Line Filter Drier: A liquid line filter drier shall be installed according to the manufacturer’s specifications 150.0(h)3B.</w:t>
            </w:r>
          </w:p>
        </w:tc>
      </w:tr>
      <w:tr w:rsidR="00125592" w:rsidRPr="005F3A69" w14:paraId="60F4954C"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4CFABBF3" w14:textId="77777777" w:rsidR="00125592" w:rsidRPr="005F3A69" w:rsidRDefault="00125592" w:rsidP="00C01F8F">
            <w:pPr>
              <w:keepNext/>
              <w:rPr>
                <w:rFonts w:asciiTheme="minorHAnsi" w:eastAsia="Cambria" w:hAnsiTheme="minorHAnsi"/>
                <w:sz w:val="18"/>
                <w:szCs w:val="18"/>
              </w:rPr>
            </w:pPr>
            <w:r w:rsidRPr="005F3A69">
              <w:rPr>
                <w:rFonts w:asciiTheme="minorHAnsi" w:eastAsia="Cambria" w:hAnsiTheme="minorHAnsi"/>
                <w:sz w:val="18"/>
                <w:szCs w:val="18"/>
              </w:rPr>
              <w:t>10</w:t>
            </w:r>
          </w:p>
        </w:tc>
        <w:tc>
          <w:tcPr>
            <w:tcW w:w="14130" w:type="dxa"/>
            <w:shd w:val="clear" w:color="auto" w:fill="auto"/>
            <w:vAlign w:val="center"/>
          </w:tcPr>
          <w:p w14:paraId="4A0946F9" w14:textId="77777777" w:rsidR="00125592" w:rsidRPr="005F3A69" w:rsidRDefault="00125592" w:rsidP="00C01F8F">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 xml:space="preserve">Sizing: Cooling load calculations must be done on portions of the building served by new cooling systems to prevent inadvertent </w:t>
            </w:r>
            <w:proofErr w:type="spellStart"/>
            <w:r w:rsidRPr="005F3A69">
              <w:rPr>
                <w:rFonts w:asciiTheme="minorHAnsi" w:eastAsia="Cambria" w:hAnsiTheme="minorHAnsi"/>
                <w:sz w:val="18"/>
                <w:szCs w:val="18"/>
              </w:rPr>
              <w:t>undersizing</w:t>
            </w:r>
            <w:proofErr w:type="spellEnd"/>
            <w:r w:rsidRPr="005F3A69">
              <w:rPr>
                <w:rFonts w:asciiTheme="minorHAnsi" w:eastAsia="Cambria" w:hAnsiTheme="minorHAnsi"/>
                <w:sz w:val="18"/>
                <w:szCs w:val="18"/>
              </w:rPr>
              <w:t xml:space="preserve"> or oversizing. See Section 150.0(h)1 and 2.</w:t>
            </w:r>
          </w:p>
        </w:tc>
      </w:tr>
      <w:tr w:rsidR="00125592" w:rsidRPr="005F3A69" w14:paraId="6C03B0EB"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14610" w:type="dxa"/>
            <w:gridSpan w:val="3"/>
            <w:shd w:val="clear" w:color="auto" w:fill="auto"/>
            <w:vAlign w:val="center"/>
          </w:tcPr>
          <w:p w14:paraId="22107275" w14:textId="77777777" w:rsidR="00125592" w:rsidRPr="005F3A69" w:rsidRDefault="00125592" w:rsidP="00C01F8F">
            <w:pPr>
              <w:keepNext/>
              <w:widowControl w:val="0"/>
              <w:autoSpaceDE w:val="0"/>
              <w:autoSpaceDN w:val="0"/>
              <w:adjustRightInd w:val="0"/>
              <w:rPr>
                <w:rFonts w:asciiTheme="minorHAnsi" w:eastAsia="Cambria" w:hAnsiTheme="minorHAnsi"/>
                <w:b/>
                <w:sz w:val="18"/>
                <w:szCs w:val="18"/>
              </w:rPr>
            </w:pPr>
            <w:r w:rsidRPr="005F3A69">
              <w:rPr>
                <w:rFonts w:asciiTheme="minorHAnsi" w:eastAsia="Cambria" w:hAnsiTheme="minorHAnsi"/>
                <w:b/>
                <w:sz w:val="18"/>
                <w:szCs w:val="18"/>
              </w:rPr>
              <w:t>Air Distribution System Ducts, Plenums and Fans</w:t>
            </w:r>
          </w:p>
        </w:tc>
      </w:tr>
      <w:tr w:rsidR="00125592" w:rsidRPr="005F3A69" w14:paraId="3F524F1B"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64A70CF9" w14:textId="77777777" w:rsidR="00125592" w:rsidRPr="005F3A69" w:rsidRDefault="00125592" w:rsidP="00C01F8F">
            <w:pPr>
              <w:keepNext/>
              <w:rPr>
                <w:rFonts w:asciiTheme="minorHAnsi" w:eastAsia="Cambria" w:hAnsiTheme="minorHAnsi"/>
                <w:sz w:val="18"/>
                <w:szCs w:val="18"/>
              </w:rPr>
            </w:pPr>
            <w:r w:rsidRPr="005F3A69">
              <w:rPr>
                <w:rFonts w:asciiTheme="minorHAnsi" w:eastAsia="Cambria" w:hAnsiTheme="minorHAnsi"/>
                <w:sz w:val="18"/>
                <w:szCs w:val="18"/>
              </w:rPr>
              <w:t>11</w:t>
            </w:r>
          </w:p>
        </w:tc>
        <w:tc>
          <w:tcPr>
            <w:tcW w:w="14130" w:type="dxa"/>
            <w:shd w:val="clear" w:color="auto" w:fill="auto"/>
            <w:vAlign w:val="center"/>
          </w:tcPr>
          <w:p w14:paraId="77A991FB" w14:textId="4CD8EB60" w:rsidR="00125592" w:rsidRPr="005F3A69" w:rsidRDefault="00125592" w:rsidP="00C01F8F">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Insulation:  The minimum duct insulation value is R-6</w:t>
            </w:r>
            <w:r w:rsidR="000D07EA" w:rsidRPr="005F3A69">
              <w:rPr>
                <w:rFonts w:asciiTheme="minorHAnsi" w:eastAsia="Cambria" w:hAnsiTheme="minorHAnsi"/>
                <w:sz w:val="18"/>
                <w:szCs w:val="18"/>
              </w:rPr>
              <w:t xml:space="preserve"> or ducts can be uninsulated if the duct system </w:t>
            </w:r>
            <w:r w:rsidR="00425CF3" w:rsidRPr="005F3A69">
              <w:rPr>
                <w:rFonts w:asciiTheme="minorHAnsi" w:eastAsia="Cambria" w:hAnsiTheme="minorHAnsi"/>
                <w:sz w:val="18"/>
                <w:szCs w:val="18"/>
              </w:rPr>
              <w:t>is located entirely in conditioned space</w:t>
            </w:r>
            <w:r w:rsidRPr="005F3A69">
              <w:rPr>
                <w:rFonts w:asciiTheme="minorHAnsi" w:eastAsia="Cambria" w:hAnsiTheme="minorHAnsi"/>
                <w:sz w:val="18"/>
                <w:szCs w:val="18"/>
              </w:rPr>
              <w:t>. Note that higher values may be required by the prescriptive or performance requirements. See Section 150.0(m)1</w:t>
            </w:r>
            <w:r w:rsidR="00A72FC1" w:rsidRPr="005F3A69">
              <w:rPr>
                <w:rFonts w:asciiTheme="minorHAnsi" w:eastAsia="Cambria" w:hAnsiTheme="minorHAnsi"/>
                <w:sz w:val="18"/>
                <w:szCs w:val="18"/>
              </w:rPr>
              <w:t>B for exceptions</w:t>
            </w:r>
            <w:r w:rsidRPr="005F3A69">
              <w:rPr>
                <w:rFonts w:asciiTheme="minorHAnsi" w:eastAsia="Cambria" w:hAnsiTheme="minorHAnsi"/>
                <w:sz w:val="18"/>
                <w:szCs w:val="18"/>
              </w:rPr>
              <w:t>.</w:t>
            </w:r>
          </w:p>
        </w:tc>
      </w:tr>
      <w:tr w:rsidR="00125592" w:rsidRPr="005F3A69" w14:paraId="7CD39816"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53B1A1A3" w14:textId="77777777" w:rsidR="00125592" w:rsidRPr="005F3A69" w:rsidRDefault="00125592" w:rsidP="00C01F8F">
            <w:pPr>
              <w:keepNext/>
              <w:rPr>
                <w:rFonts w:asciiTheme="minorHAnsi" w:eastAsia="Cambria" w:hAnsiTheme="minorHAnsi"/>
                <w:sz w:val="18"/>
                <w:szCs w:val="18"/>
              </w:rPr>
            </w:pPr>
            <w:r w:rsidRPr="005F3A69">
              <w:rPr>
                <w:rFonts w:asciiTheme="minorHAnsi" w:eastAsia="Cambria" w:hAnsiTheme="minorHAnsi"/>
                <w:sz w:val="18"/>
                <w:szCs w:val="18"/>
              </w:rPr>
              <w:t>12</w:t>
            </w:r>
          </w:p>
        </w:tc>
        <w:tc>
          <w:tcPr>
            <w:tcW w:w="14130" w:type="dxa"/>
            <w:shd w:val="clear" w:color="auto" w:fill="auto"/>
            <w:vAlign w:val="center"/>
          </w:tcPr>
          <w:p w14:paraId="6092DA75" w14:textId="624CA5A7" w:rsidR="00125592" w:rsidRPr="005F3A69" w:rsidRDefault="00125592" w:rsidP="00C01F8F">
            <w:pPr>
              <w:keepNext/>
              <w:rPr>
                <w:rFonts w:asciiTheme="minorHAnsi" w:eastAsia="Cambria" w:hAnsiTheme="minorHAnsi"/>
                <w:sz w:val="18"/>
                <w:szCs w:val="18"/>
              </w:rPr>
            </w:pPr>
            <w:r w:rsidRPr="005F3A69">
              <w:rPr>
                <w:rFonts w:asciiTheme="minorHAnsi" w:eastAsia="Cambria" w:hAnsiTheme="minorHAnsi"/>
                <w:sz w:val="18"/>
                <w:szCs w:val="18"/>
              </w:rPr>
              <w:t>Connections and Closures: All installed air-distribution system ducts and plenums must meet the requirements of CMC Sections 601.0, 602.0, 603.0, 604.0, 605.0 and ANSI/SMACNA-006-2006</w:t>
            </w:r>
            <w:r w:rsidR="00425CF3" w:rsidRPr="005F3A69">
              <w:rPr>
                <w:rFonts w:asciiTheme="minorHAnsi" w:eastAsia="Cambria" w:hAnsiTheme="minorHAnsi"/>
                <w:sz w:val="18"/>
                <w:szCs w:val="18"/>
              </w:rPr>
              <w:t>.</w:t>
            </w:r>
          </w:p>
        </w:tc>
      </w:tr>
      <w:tr w:rsidR="00125592" w:rsidRPr="005F3A69" w14:paraId="7BE1AC7F"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14610" w:type="dxa"/>
            <w:gridSpan w:val="3"/>
            <w:shd w:val="clear" w:color="auto" w:fill="auto"/>
            <w:vAlign w:val="center"/>
          </w:tcPr>
          <w:p w14:paraId="5C7E7F2C" w14:textId="77777777" w:rsidR="00125592" w:rsidRPr="005F3A69" w:rsidRDefault="00125592" w:rsidP="00C01F8F">
            <w:pPr>
              <w:keepNext/>
              <w:widowControl w:val="0"/>
              <w:autoSpaceDE w:val="0"/>
              <w:autoSpaceDN w:val="0"/>
              <w:adjustRightInd w:val="0"/>
              <w:rPr>
                <w:rFonts w:asciiTheme="minorHAnsi" w:eastAsia="Cambria" w:hAnsiTheme="minorHAnsi"/>
                <w:b/>
                <w:sz w:val="18"/>
                <w:szCs w:val="18"/>
              </w:rPr>
            </w:pPr>
            <w:r w:rsidRPr="005F3A69">
              <w:rPr>
                <w:rFonts w:asciiTheme="minorHAnsi" w:eastAsia="Cambria" w:hAnsiTheme="minorHAnsi"/>
                <w:b/>
                <w:sz w:val="18"/>
                <w:szCs w:val="18"/>
              </w:rPr>
              <w:t xml:space="preserve">Heat Pump Thermostat </w:t>
            </w:r>
          </w:p>
        </w:tc>
      </w:tr>
      <w:tr w:rsidR="00125592" w:rsidRPr="005F3A69" w14:paraId="1DFBBB8A"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1BA38B76" w14:textId="77777777" w:rsidR="00125592" w:rsidRPr="005F3A69" w:rsidRDefault="00125592" w:rsidP="00C01F8F">
            <w:pPr>
              <w:keepNext/>
              <w:rPr>
                <w:rFonts w:asciiTheme="minorHAnsi" w:eastAsia="Cambria" w:hAnsiTheme="minorHAnsi"/>
                <w:sz w:val="18"/>
                <w:szCs w:val="18"/>
              </w:rPr>
            </w:pPr>
            <w:r w:rsidRPr="005F3A69">
              <w:rPr>
                <w:rFonts w:asciiTheme="minorHAnsi" w:eastAsia="Cambria" w:hAnsiTheme="minorHAnsi"/>
                <w:sz w:val="18"/>
                <w:szCs w:val="18"/>
              </w:rPr>
              <w:t>13</w:t>
            </w:r>
          </w:p>
        </w:tc>
        <w:tc>
          <w:tcPr>
            <w:tcW w:w="14130" w:type="dxa"/>
            <w:shd w:val="clear" w:color="auto" w:fill="auto"/>
            <w:vAlign w:val="center"/>
          </w:tcPr>
          <w:p w14:paraId="6C29E324" w14:textId="77777777" w:rsidR="00125592" w:rsidRPr="005F3A69" w:rsidRDefault="00125592" w:rsidP="00C01F8F">
            <w:pPr>
              <w:keepNext/>
              <w:rPr>
                <w:rFonts w:asciiTheme="minorHAnsi" w:eastAsia="Cambria" w:hAnsiTheme="minorHAnsi"/>
                <w:sz w:val="18"/>
                <w:szCs w:val="18"/>
              </w:rPr>
            </w:pPr>
            <w:r w:rsidRPr="005F3A69">
              <w:rPr>
                <w:rFonts w:ascii="Calibri" w:hAnsi="Calibri"/>
                <w:sz w:val="18"/>
                <w:szCs w:val="18"/>
              </w:rPr>
              <w:t>A thermostat shall be installed that meets the requirements of Section 110.2(b) and Section 110.2(c).</w:t>
            </w:r>
          </w:p>
        </w:tc>
      </w:tr>
      <w:tr w:rsidR="00125592" w:rsidRPr="005F3A69" w14:paraId="5AD0B42D"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5D56607E" w14:textId="77777777" w:rsidR="00125592" w:rsidRPr="005F3A69" w:rsidRDefault="00125592" w:rsidP="00C01F8F">
            <w:pPr>
              <w:keepNext/>
              <w:rPr>
                <w:rFonts w:asciiTheme="minorHAnsi" w:eastAsia="Cambria" w:hAnsiTheme="minorHAnsi"/>
                <w:sz w:val="18"/>
                <w:szCs w:val="18"/>
              </w:rPr>
            </w:pPr>
            <w:r w:rsidRPr="005F3A69">
              <w:rPr>
                <w:rFonts w:asciiTheme="minorHAnsi" w:eastAsia="Cambria" w:hAnsiTheme="minorHAnsi"/>
                <w:sz w:val="18"/>
                <w:szCs w:val="18"/>
              </w:rPr>
              <w:t>14</w:t>
            </w:r>
          </w:p>
        </w:tc>
        <w:tc>
          <w:tcPr>
            <w:tcW w:w="14130" w:type="dxa"/>
            <w:shd w:val="clear" w:color="auto" w:fill="auto"/>
            <w:vAlign w:val="center"/>
          </w:tcPr>
          <w:p w14:paraId="55C0A6ED" w14:textId="77777777" w:rsidR="00125592" w:rsidRPr="005F3A69" w:rsidRDefault="00125592" w:rsidP="00C01F8F">
            <w:pPr>
              <w:keepNext/>
              <w:rPr>
                <w:rFonts w:asciiTheme="minorHAnsi" w:eastAsia="Cambria" w:hAnsiTheme="minorHAnsi"/>
                <w:sz w:val="18"/>
                <w:szCs w:val="18"/>
              </w:rPr>
            </w:pPr>
            <w:r w:rsidRPr="005F3A69">
              <w:rPr>
                <w:rFonts w:ascii="Calibri" w:hAnsi="Calibri"/>
                <w:sz w:val="18"/>
                <w:szCs w:val="18"/>
              </w:rPr>
              <w:t>The thermostat shall be installed in accordance with the manufacturers published installation specifications.</w:t>
            </w:r>
          </w:p>
        </w:tc>
      </w:tr>
      <w:tr w:rsidR="00125592" w:rsidRPr="005F3A69" w14:paraId="042E8D99"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139D19A3" w14:textId="77777777" w:rsidR="00125592" w:rsidRPr="005F3A69" w:rsidRDefault="00125592" w:rsidP="00C01F8F">
            <w:pPr>
              <w:keepNext/>
              <w:rPr>
                <w:rFonts w:asciiTheme="minorHAnsi" w:eastAsia="Cambria" w:hAnsiTheme="minorHAnsi"/>
                <w:sz w:val="18"/>
                <w:szCs w:val="18"/>
              </w:rPr>
            </w:pPr>
            <w:r w:rsidRPr="005F3A69">
              <w:rPr>
                <w:rFonts w:asciiTheme="minorHAnsi" w:eastAsia="Cambria" w:hAnsiTheme="minorHAnsi"/>
                <w:sz w:val="18"/>
                <w:szCs w:val="18"/>
              </w:rPr>
              <w:t>15</w:t>
            </w:r>
          </w:p>
        </w:tc>
        <w:tc>
          <w:tcPr>
            <w:tcW w:w="14130" w:type="dxa"/>
            <w:shd w:val="clear" w:color="auto" w:fill="auto"/>
            <w:vAlign w:val="center"/>
          </w:tcPr>
          <w:p w14:paraId="0CED3C4A" w14:textId="77777777" w:rsidR="00125592" w:rsidRPr="005F3A69" w:rsidRDefault="00125592" w:rsidP="00C01F8F">
            <w:pPr>
              <w:keepNext/>
              <w:rPr>
                <w:rFonts w:asciiTheme="minorHAnsi" w:eastAsia="Cambria" w:hAnsiTheme="minorHAnsi"/>
                <w:sz w:val="18"/>
                <w:szCs w:val="18"/>
              </w:rPr>
            </w:pPr>
            <w:r w:rsidRPr="005F3A69">
              <w:rPr>
                <w:rFonts w:ascii="Calibri" w:hAnsi="Calibri"/>
                <w:sz w:val="18"/>
                <w:szCs w:val="18"/>
              </w:rPr>
              <w:t>First stage of heating shall be assigned to heat pump heating.</w:t>
            </w:r>
          </w:p>
        </w:tc>
      </w:tr>
      <w:tr w:rsidR="00125592" w:rsidRPr="005F3A69" w14:paraId="0C8163AD" w14:textId="77777777">
        <w:tblPrEx>
          <w:tblBorders>
            <w:top w:val="none" w:sz="0" w:space="0" w:color="auto"/>
          </w:tblBorders>
          <w:tblCellMar>
            <w:left w:w="115" w:type="dxa"/>
            <w:right w:w="115" w:type="dxa"/>
          </w:tblCellMar>
          <w:tblLook w:val="0000" w:firstRow="0" w:lastRow="0" w:firstColumn="0" w:lastColumn="0" w:noHBand="0" w:noVBand="0"/>
        </w:tblPrEx>
        <w:trPr>
          <w:trHeight w:val="259"/>
        </w:trPr>
        <w:tc>
          <w:tcPr>
            <w:tcW w:w="480" w:type="dxa"/>
            <w:gridSpan w:val="2"/>
            <w:shd w:val="clear" w:color="auto" w:fill="auto"/>
            <w:vAlign w:val="center"/>
          </w:tcPr>
          <w:p w14:paraId="08FAC83B" w14:textId="77777777" w:rsidR="00125592" w:rsidRPr="005F3A69" w:rsidRDefault="00125592" w:rsidP="00C01F8F">
            <w:pPr>
              <w:keepNext/>
              <w:rPr>
                <w:rFonts w:asciiTheme="minorHAnsi" w:eastAsia="Cambria" w:hAnsiTheme="minorHAnsi"/>
                <w:sz w:val="18"/>
                <w:szCs w:val="18"/>
              </w:rPr>
            </w:pPr>
            <w:r w:rsidRPr="005F3A69">
              <w:rPr>
                <w:rFonts w:asciiTheme="minorHAnsi" w:eastAsia="Cambria" w:hAnsiTheme="minorHAnsi"/>
                <w:sz w:val="18"/>
                <w:szCs w:val="18"/>
              </w:rPr>
              <w:t>16</w:t>
            </w:r>
          </w:p>
        </w:tc>
        <w:tc>
          <w:tcPr>
            <w:tcW w:w="14130" w:type="dxa"/>
            <w:shd w:val="clear" w:color="auto" w:fill="auto"/>
            <w:vAlign w:val="center"/>
          </w:tcPr>
          <w:p w14:paraId="17E021E7" w14:textId="77777777" w:rsidR="00125592" w:rsidRPr="005F3A69" w:rsidRDefault="00125592" w:rsidP="00C01F8F">
            <w:pPr>
              <w:keepNext/>
              <w:rPr>
                <w:rFonts w:asciiTheme="minorHAnsi" w:eastAsia="Cambria" w:hAnsiTheme="minorHAnsi"/>
                <w:sz w:val="18"/>
                <w:szCs w:val="18"/>
              </w:rPr>
            </w:pPr>
            <w:r w:rsidRPr="005F3A69">
              <w:rPr>
                <w:rFonts w:ascii="Calibri" w:hAnsi="Calibri"/>
                <w:sz w:val="18"/>
                <w:szCs w:val="18"/>
              </w:rPr>
              <w:t>Second stage back up heating shall be set to come on only when the indoor set temperature cannot be met.</w:t>
            </w:r>
          </w:p>
        </w:tc>
      </w:tr>
      <w:tr w:rsidR="00125592" w:rsidRPr="005F3A69" w14:paraId="6AB4241F"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10" w:type="dxa"/>
            <w:gridSpan w:val="3"/>
            <w:shd w:val="clear" w:color="auto" w:fill="auto"/>
          </w:tcPr>
          <w:p w14:paraId="5AD9A5A2" w14:textId="77777777" w:rsidR="00125592" w:rsidRPr="005F3A69" w:rsidRDefault="00125592" w:rsidP="00C01F8F">
            <w:pPr>
              <w:rPr>
                <w:rFonts w:ascii="Calibri" w:hAnsi="Calibri"/>
                <w:b/>
                <w:sz w:val="18"/>
                <w:szCs w:val="18"/>
              </w:rPr>
            </w:pPr>
            <w:r w:rsidRPr="005F3A69">
              <w:rPr>
                <w:rFonts w:ascii="Calibri" w:hAnsi="Calibri"/>
                <w:b/>
                <w:sz w:val="18"/>
                <w:szCs w:val="18"/>
              </w:rPr>
              <w:t>The responsible person’s signature on this compliance document affirms that all applicable requirements in this table have been met.</w:t>
            </w:r>
          </w:p>
        </w:tc>
      </w:tr>
    </w:tbl>
    <w:p w14:paraId="1BDAA529" w14:textId="5D1751A9" w:rsidR="00D1733C" w:rsidRPr="005F3A69" w:rsidRDefault="00D1733C" w:rsidP="00125592">
      <w:pPr>
        <w:rPr>
          <w:rFonts w:ascii="Calibri" w:hAnsi="Calibri"/>
          <w:sz w:val="18"/>
          <w:szCs w:val="18"/>
        </w:rPr>
      </w:pPr>
    </w:p>
    <w:p w14:paraId="62A4A2EC" w14:textId="77777777" w:rsidR="00D1733C" w:rsidRPr="005F3A69" w:rsidRDefault="00D1733C">
      <w:pPr>
        <w:rPr>
          <w:rFonts w:ascii="Calibri" w:hAnsi="Calibri"/>
          <w:sz w:val="18"/>
          <w:szCs w:val="18"/>
        </w:rPr>
      </w:pPr>
      <w:r w:rsidRPr="005F3A69">
        <w:rPr>
          <w:rFonts w:ascii="Calibri" w:hAnsi="Calibri"/>
          <w:sz w:val="18"/>
          <w:szCs w:val="18"/>
        </w:rPr>
        <w:br w:type="page"/>
      </w:r>
    </w:p>
    <w:p w14:paraId="224F5593" w14:textId="77777777" w:rsidR="00D1733C" w:rsidRPr="005F3A69" w:rsidRDefault="00D1733C" w:rsidP="00C2497D">
      <w:pPr>
        <w:rPr>
          <w:rFonts w:ascii="Calibri" w:hAnsi="Calibri"/>
          <w:sz w:val="18"/>
          <w:szCs w:val="18"/>
        </w:rPr>
      </w:pPr>
    </w:p>
    <w:tbl>
      <w:tblPr>
        <w:tblW w:w="49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7048"/>
        <w:gridCol w:w="359"/>
        <w:gridCol w:w="3388"/>
        <w:gridCol w:w="3739"/>
      </w:tblGrid>
      <w:tr w:rsidR="00D1733C" w:rsidRPr="005F3A69" w14:paraId="783E667A" w14:textId="77777777" w:rsidTr="00ED0C7E">
        <w:trPr>
          <w:trHeight w:val="269"/>
        </w:trPr>
        <w:tc>
          <w:tcPr>
            <w:tcW w:w="10943" w:type="dxa"/>
            <w:gridSpan w:val="4"/>
            <w:vAlign w:val="center"/>
          </w:tcPr>
          <w:p w14:paraId="60B0C33A" w14:textId="77777777" w:rsidR="00D1733C" w:rsidRPr="005F3A69" w:rsidRDefault="00D1733C" w:rsidP="00ED0C7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5F3A69">
              <w:rPr>
                <w:rFonts w:ascii="Calibri" w:hAnsi="Calibri" w:cs="Arial"/>
                <w:b/>
                <w:caps/>
              </w:rPr>
              <w:t>Documentation Author's Declaration Statement</w:t>
            </w:r>
          </w:p>
        </w:tc>
      </w:tr>
      <w:tr w:rsidR="00D1733C" w:rsidRPr="005F3A69" w14:paraId="2DB6AD39" w14:textId="77777777" w:rsidTr="00ED0C7E">
        <w:trPr>
          <w:trHeight w:hRule="exact" w:val="244"/>
        </w:trPr>
        <w:tc>
          <w:tcPr>
            <w:tcW w:w="10943" w:type="dxa"/>
            <w:gridSpan w:val="4"/>
            <w:vAlign w:val="center"/>
          </w:tcPr>
          <w:p w14:paraId="0CEE516E" w14:textId="77777777" w:rsidR="00D1733C" w:rsidRPr="005F3A69" w:rsidRDefault="00D1733C">
            <w:pPr>
              <w:pStyle w:val="Heading3"/>
              <w:numPr>
                <w:ilvl w:val="0"/>
                <w:numId w:val="4"/>
              </w:numPr>
              <w:spacing w:before="0"/>
              <w:ind w:right="90"/>
              <w:rPr>
                <w:rFonts w:ascii="Calibri" w:hAnsi="Calibri"/>
                <w:sz w:val="20"/>
              </w:rPr>
            </w:pPr>
            <w:r w:rsidRPr="005F3A69">
              <w:rPr>
                <w:rFonts w:ascii="Calibri" w:hAnsi="Calibri"/>
                <w:sz w:val="20"/>
              </w:rPr>
              <w:t>I certify that this Certificate of Installation documentation is accurate and complete.</w:t>
            </w:r>
          </w:p>
        </w:tc>
      </w:tr>
      <w:tr w:rsidR="00D1733C" w:rsidRPr="005F3A69" w14:paraId="780BF734" w14:textId="77777777" w:rsidTr="00ED0C7E">
        <w:trPr>
          <w:trHeight w:val="360"/>
        </w:trPr>
        <w:tc>
          <w:tcPr>
            <w:tcW w:w="5577" w:type="dxa"/>
            <w:gridSpan w:val="2"/>
          </w:tcPr>
          <w:p w14:paraId="54202964" w14:textId="77777777" w:rsidR="00D1733C" w:rsidRPr="005F3A69" w:rsidRDefault="00D1733C" w:rsidP="00ED0C7E">
            <w:pPr>
              <w:keepNext/>
              <w:rPr>
                <w:rFonts w:ascii="Calibri" w:hAnsi="Calibri"/>
              </w:rPr>
            </w:pPr>
            <w:r w:rsidRPr="005F3A69">
              <w:rPr>
                <w:rFonts w:ascii="Calibri" w:hAnsi="Calibri"/>
              </w:rPr>
              <w:t>Documentation Author Name:</w:t>
            </w:r>
          </w:p>
        </w:tc>
        <w:tc>
          <w:tcPr>
            <w:tcW w:w="5366" w:type="dxa"/>
            <w:gridSpan w:val="2"/>
          </w:tcPr>
          <w:p w14:paraId="70E0B851" w14:textId="77777777" w:rsidR="00D1733C" w:rsidRPr="005F3A69" w:rsidRDefault="00D1733C" w:rsidP="00ED0C7E">
            <w:pPr>
              <w:keepNext/>
              <w:rPr>
                <w:rFonts w:ascii="Calibri" w:hAnsi="Calibri"/>
              </w:rPr>
            </w:pPr>
            <w:r w:rsidRPr="005F3A69">
              <w:rPr>
                <w:rFonts w:ascii="Calibri" w:hAnsi="Calibri"/>
              </w:rPr>
              <w:t>Documentation Author Signature:</w:t>
            </w:r>
          </w:p>
        </w:tc>
      </w:tr>
      <w:tr w:rsidR="00D1733C" w:rsidRPr="005F3A69" w14:paraId="3A1E51BA" w14:textId="77777777" w:rsidTr="00ED0C7E">
        <w:trPr>
          <w:trHeight w:val="360"/>
        </w:trPr>
        <w:tc>
          <w:tcPr>
            <w:tcW w:w="5577" w:type="dxa"/>
            <w:gridSpan w:val="2"/>
          </w:tcPr>
          <w:p w14:paraId="7E1788C9" w14:textId="77777777" w:rsidR="00D1733C" w:rsidRPr="005F3A69" w:rsidRDefault="00D1733C" w:rsidP="00ED0C7E">
            <w:pPr>
              <w:keepNext/>
              <w:rPr>
                <w:rFonts w:ascii="Calibri" w:hAnsi="Calibri"/>
              </w:rPr>
            </w:pPr>
            <w:r w:rsidRPr="005F3A69">
              <w:rPr>
                <w:rFonts w:ascii="Calibri" w:hAnsi="Calibri"/>
              </w:rPr>
              <w:t>Documentation Author Company Name:</w:t>
            </w:r>
          </w:p>
        </w:tc>
        <w:tc>
          <w:tcPr>
            <w:tcW w:w="5366" w:type="dxa"/>
            <w:gridSpan w:val="2"/>
          </w:tcPr>
          <w:p w14:paraId="67E793CF" w14:textId="77777777" w:rsidR="00D1733C" w:rsidRPr="005F3A69" w:rsidRDefault="00D1733C" w:rsidP="00ED0C7E">
            <w:pPr>
              <w:keepNext/>
              <w:rPr>
                <w:rFonts w:ascii="Calibri" w:hAnsi="Calibri"/>
              </w:rPr>
            </w:pPr>
            <w:r w:rsidRPr="005F3A69">
              <w:rPr>
                <w:rFonts w:ascii="Calibri" w:hAnsi="Calibri"/>
              </w:rPr>
              <w:t>Date Signed:</w:t>
            </w:r>
          </w:p>
        </w:tc>
      </w:tr>
      <w:tr w:rsidR="00D1733C" w:rsidRPr="005F3A69" w14:paraId="543B496D" w14:textId="77777777" w:rsidTr="00ED0C7E">
        <w:trPr>
          <w:trHeight w:val="360"/>
        </w:trPr>
        <w:tc>
          <w:tcPr>
            <w:tcW w:w="5577" w:type="dxa"/>
            <w:gridSpan w:val="2"/>
          </w:tcPr>
          <w:p w14:paraId="38322B21" w14:textId="77777777" w:rsidR="00D1733C" w:rsidRPr="005F3A69" w:rsidRDefault="00D1733C" w:rsidP="00ED0C7E">
            <w:pPr>
              <w:keepNext/>
              <w:rPr>
                <w:rFonts w:ascii="Calibri" w:hAnsi="Calibri"/>
              </w:rPr>
            </w:pPr>
            <w:r w:rsidRPr="005F3A69">
              <w:rPr>
                <w:rFonts w:ascii="Calibri" w:hAnsi="Calibri"/>
              </w:rPr>
              <w:t>Address:</w:t>
            </w:r>
          </w:p>
        </w:tc>
        <w:tc>
          <w:tcPr>
            <w:tcW w:w="5366" w:type="dxa"/>
            <w:gridSpan w:val="2"/>
          </w:tcPr>
          <w:p w14:paraId="77AD73AA" w14:textId="77777777" w:rsidR="00D1733C" w:rsidRPr="005F3A69" w:rsidRDefault="00D1733C" w:rsidP="00ED0C7E">
            <w:pPr>
              <w:keepNext/>
              <w:rPr>
                <w:rFonts w:ascii="Calibri" w:hAnsi="Calibri"/>
              </w:rPr>
            </w:pPr>
            <w:r w:rsidRPr="005F3A69">
              <w:rPr>
                <w:rFonts w:ascii="Calibri" w:hAnsi="Calibri"/>
              </w:rPr>
              <w:t>CEA/HERS Certification Identification (If applicable):</w:t>
            </w:r>
          </w:p>
        </w:tc>
      </w:tr>
      <w:tr w:rsidR="00D1733C" w:rsidRPr="005F3A69" w14:paraId="4D871751" w14:textId="77777777" w:rsidTr="00ED0C7E">
        <w:trPr>
          <w:trHeight w:val="360"/>
        </w:trPr>
        <w:tc>
          <w:tcPr>
            <w:tcW w:w="5577" w:type="dxa"/>
            <w:gridSpan w:val="2"/>
          </w:tcPr>
          <w:p w14:paraId="017CC06E" w14:textId="77777777" w:rsidR="00D1733C" w:rsidRPr="005F3A69" w:rsidRDefault="00D1733C" w:rsidP="00ED0C7E">
            <w:pPr>
              <w:keepNext/>
              <w:rPr>
                <w:rFonts w:ascii="Calibri" w:hAnsi="Calibri"/>
              </w:rPr>
            </w:pPr>
            <w:r w:rsidRPr="005F3A69">
              <w:rPr>
                <w:rFonts w:ascii="Calibri" w:hAnsi="Calibri"/>
              </w:rPr>
              <w:t>City/State/Zip:</w:t>
            </w:r>
          </w:p>
        </w:tc>
        <w:tc>
          <w:tcPr>
            <w:tcW w:w="5366" w:type="dxa"/>
            <w:gridSpan w:val="2"/>
          </w:tcPr>
          <w:p w14:paraId="29EEE9AB" w14:textId="77777777" w:rsidR="00D1733C" w:rsidRPr="005F3A69" w:rsidRDefault="00D1733C" w:rsidP="00ED0C7E">
            <w:pPr>
              <w:keepNext/>
              <w:rPr>
                <w:rFonts w:ascii="Calibri" w:hAnsi="Calibri"/>
              </w:rPr>
            </w:pPr>
            <w:r w:rsidRPr="005F3A69">
              <w:rPr>
                <w:rFonts w:ascii="Calibri" w:hAnsi="Calibri"/>
              </w:rPr>
              <w:t>Phone:</w:t>
            </w:r>
          </w:p>
        </w:tc>
      </w:tr>
      <w:tr w:rsidR="00D1733C" w:rsidRPr="005F3A69" w14:paraId="6FFC8548" w14:textId="77777777" w:rsidTr="00ED0C7E">
        <w:tblPrEx>
          <w:tblCellMar>
            <w:left w:w="115" w:type="dxa"/>
            <w:right w:w="115" w:type="dxa"/>
          </w:tblCellMar>
        </w:tblPrEx>
        <w:trPr>
          <w:trHeight w:val="296"/>
        </w:trPr>
        <w:tc>
          <w:tcPr>
            <w:tcW w:w="10943" w:type="dxa"/>
            <w:gridSpan w:val="4"/>
            <w:vAlign w:val="center"/>
          </w:tcPr>
          <w:p w14:paraId="52966DBB" w14:textId="77777777" w:rsidR="00D1733C" w:rsidRPr="005F3A69" w:rsidRDefault="00D1733C" w:rsidP="00ED0C7E">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rPr>
            </w:pPr>
            <w:r w:rsidRPr="005F3A69">
              <w:rPr>
                <w:rFonts w:ascii="Calibri" w:hAnsi="Calibri" w:cs="Arial"/>
                <w:b/>
                <w:caps/>
              </w:rPr>
              <w:t>Responsible Person's Declaration statement</w:t>
            </w:r>
          </w:p>
        </w:tc>
      </w:tr>
      <w:tr w:rsidR="00D1733C" w:rsidRPr="005F3A69" w14:paraId="4B910074" w14:textId="77777777" w:rsidTr="00ED0C7E">
        <w:tblPrEx>
          <w:tblCellMar>
            <w:left w:w="115" w:type="dxa"/>
            <w:right w:w="115" w:type="dxa"/>
          </w:tblCellMar>
        </w:tblPrEx>
        <w:trPr>
          <w:trHeight w:val="504"/>
        </w:trPr>
        <w:tc>
          <w:tcPr>
            <w:tcW w:w="10943" w:type="dxa"/>
            <w:gridSpan w:val="4"/>
          </w:tcPr>
          <w:p w14:paraId="45922001" w14:textId="77777777" w:rsidR="00D1733C" w:rsidRPr="005F3A69" w:rsidRDefault="00D1733C" w:rsidP="00937D19">
            <w:pPr>
              <w:pStyle w:val="Heading3"/>
              <w:numPr>
                <w:ilvl w:val="0"/>
                <w:numId w:val="0"/>
              </w:numPr>
              <w:spacing w:before="0"/>
              <w:ind w:right="90"/>
              <w:rPr>
                <w:rFonts w:ascii="Calibri" w:hAnsi="Calibri"/>
                <w:sz w:val="20"/>
              </w:rPr>
            </w:pPr>
            <w:r w:rsidRPr="005F3A69">
              <w:rPr>
                <w:rFonts w:ascii="Calibri" w:hAnsi="Calibri"/>
                <w:sz w:val="20"/>
              </w:rPr>
              <w:t>I certify the following under penalty of perjury, under the laws of the State of California:</w:t>
            </w:r>
          </w:p>
          <w:p w14:paraId="11E2A227" w14:textId="77777777" w:rsidR="00D1733C" w:rsidRPr="005F3A69" w:rsidRDefault="00D1733C" w:rsidP="00937D19">
            <w:pPr>
              <w:keepNext/>
              <w:numPr>
                <w:ilvl w:val="0"/>
                <w:numId w:val="12"/>
              </w:numPr>
              <w:tabs>
                <w:tab w:val="left" w:pos="-2600"/>
              </w:tabs>
              <w:ind w:left="686" w:right="90" w:hanging="270"/>
              <w:outlineLvl w:val="2"/>
              <w:rPr>
                <w:rFonts w:asciiTheme="minorHAnsi" w:eastAsiaTheme="majorEastAsia" w:hAnsiTheme="minorHAnsi" w:cstheme="minorHAnsi"/>
              </w:rPr>
            </w:pPr>
            <w:r w:rsidRPr="005F3A69">
              <w:rPr>
                <w:rFonts w:asciiTheme="minorHAnsi" w:eastAsiaTheme="majorEastAsia" w:hAnsiTheme="minorHAnsi" w:cstheme="minorHAnsi"/>
              </w:rPr>
              <w:t xml:space="preserve">The information provided on this Certificate of Installation is true and correct. </w:t>
            </w:r>
          </w:p>
          <w:p w14:paraId="3E737933" w14:textId="77777777" w:rsidR="00D1733C" w:rsidRPr="005F3A69" w:rsidRDefault="00D1733C" w:rsidP="00937D19">
            <w:pPr>
              <w:keepNext/>
              <w:numPr>
                <w:ilvl w:val="0"/>
                <w:numId w:val="12"/>
              </w:numPr>
              <w:tabs>
                <w:tab w:val="left" w:pos="-2600"/>
              </w:tabs>
              <w:ind w:left="686" w:right="90" w:hanging="270"/>
              <w:outlineLvl w:val="2"/>
              <w:rPr>
                <w:rFonts w:asciiTheme="minorHAnsi" w:eastAsiaTheme="majorEastAsia" w:hAnsiTheme="minorHAnsi" w:cstheme="minorHAnsi"/>
              </w:rPr>
            </w:pPr>
            <w:r w:rsidRPr="005F3A69">
              <w:rPr>
                <w:rFonts w:asciiTheme="minorHAnsi" w:eastAsiaTheme="majorEastAsia" w:hAnsiTheme="minorHAnsi" w:cstheme="minorHAnsi"/>
              </w:rPr>
              <w:t>I am either: a) a responsible person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Installation, and attest to the declarations in this statement, or b) I am an authorized representative of the responsible person and attest to the declarations in this statement on the responsible person’s behalf.</w:t>
            </w:r>
          </w:p>
          <w:p w14:paraId="6EFD7ADB" w14:textId="77777777" w:rsidR="00D1733C" w:rsidRPr="005F3A69" w:rsidRDefault="00D1733C" w:rsidP="00937D19">
            <w:pPr>
              <w:keepNext/>
              <w:numPr>
                <w:ilvl w:val="0"/>
                <w:numId w:val="12"/>
              </w:numPr>
              <w:tabs>
                <w:tab w:val="left" w:pos="-2600"/>
              </w:tabs>
              <w:ind w:left="686" w:right="90" w:hanging="270"/>
              <w:outlineLvl w:val="2"/>
              <w:rPr>
                <w:rFonts w:asciiTheme="minorHAnsi" w:eastAsiaTheme="majorEastAsia" w:hAnsiTheme="minorHAnsi" w:cstheme="minorHAnsi"/>
              </w:rPr>
            </w:pPr>
            <w:r w:rsidRPr="005F3A69">
              <w:rPr>
                <w:rFonts w:asciiTheme="minorHAnsi" w:eastAsiaTheme="majorEastAsia" w:hAnsiTheme="minorHAnsi" w:cstheme="minorHAnsi"/>
              </w:rPr>
              <w:t xml:space="preserve">The constructed or installed features, materials, </w:t>
            </w:r>
            <w:proofErr w:type="gramStart"/>
            <w:r w:rsidRPr="005F3A69">
              <w:rPr>
                <w:rFonts w:asciiTheme="minorHAnsi" w:eastAsiaTheme="majorEastAsia" w:hAnsiTheme="minorHAnsi" w:cstheme="minorHAnsi"/>
              </w:rPr>
              <w:t>components</w:t>
            </w:r>
            <w:proofErr w:type="gramEnd"/>
            <w:r w:rsidRPr="005F3A69">
              <w:rPr>
                <w:rFonts w:asciiTheme="minorHAnsi" w:eastAsiaTheme="majorEastAsia" w:hAnsiTheme="minorHAnsi" w:cstheme="minorHAnsi"/>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0D5F21E4" w14:textId="77777777" w:rsidR="00D1733C" w:rsidRPr="005F3A69" w:rsidRDefault="00D1733C" w:rsidP="00937D19">
            <w:pPr>
              <w:keepNext/>
              <w:numPr>
                <w:ilvl w:val="0"/>
                <w:numId w:val="12"/>
              </w:numPr>
              <w:tabs>
                <w:tab w:val="left" w:pos="-2600"/>
              </w:tabs>
              <w:ind w:left="686" w:right="90" w:hanging="270"/>
              <w:outlineLvl w:val="2"/>
              <w:rPr>
                <w:rFonts w:asciiTheme="minorHAnsi" w:eastAsiaTheme="majorEastAsia" w:hAnsiTheme="minorHAnsi" w:cstheme="minorHAnsi"/>
              </w:rPr>
            </w:pPr>
            <w:r w:rsidRPr="005F3A69">
              <w:rPr>
                <w:rFonts w:asciiTheme="minorHAnsi" w:eastAsiaTheme="majorEastAsia" w:hAnsiTheme="minorHAnsi" w:cstheme="minorHAnsi"/>
              </w:rPr>
              <w:t xml:space="preserve">I understand that a registered copy of this Certificate of Installation shall be posted or made available with the building permit(s) issued for the </w:t>
            </w:r>
            <w:proofErr w:type="gramStart"/>
            <w:r w:rsidRPr="005F3A69">
              <w:rPr>
                <w:rFonts w:asciiTheme="minorHAnsi" w:eastAsiaTheme="majorEastAsia" w:hAnsiTheme="minorHAnsi" w:cstheme="minorHAnsi"/>
              </w:rPr>
              <w:t>building, and</w:t>
            </w:r>
            <w:proofErr w:type="gramEnd"/>
            <w:r w:rsidRPr="005F3A69">
              <w:rPr>
                <w:rFonts w:asciiTheme="minorHAnsi" w:eastAsiaTheme="majorEastAsia" w:hAnsiTheme="minorHAnsi" w:cstheme="minorHAnsi"/>
              </w:rPr>
              <w:t xml:space="preserve"> made available to the enforcement agency for all applicable inspections, and I will take the necessary steps to ensure this requirement is accomplished. </w:t>
            </w:r>
          </w:p>
          <w:p w14:paraId="15A3E4E6" w14:textId="77777777" w:rsidR="00D1733C" w:rsidRPr="005F3A69" w:rsidRDefault="00D1733C" w:rsidP="00937D19">
            <w:pPr>
              <w:keepNext/>
              <w:numPr>
                <w:ilvl w:val="0"/>
                <w:numId w:val="12"/>
              </w:numPr>
              <w:tabs>
                <w:tab w:val="left" w:pos="-2600"/>
              </w:tabs>
              <w:ind w:left="686" w:right="90" w:hanging="270"/>
              <w:outlineLvl w:val="2"/>
            </w:pPr>
            <w:r w:rsidRPr="005F3A69">
              <w:rPr>
                <w:rFonts w:asciiTheme="minorHAnsi" w:eastAsiaTheme="majorEastAsia" w:hAnsiTheme="minorHAnsi" w:cstheme="minorHAnsi"/>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D1733C" w:rsidRPr="005F3A69" w14:paraId="69826A9B" w14:textId="77777777" w:rsidTr="00ED0C7E">
        <w:tblPrEx>
          <w:tblCellMar>
            <w:left w:w="108" w:type="dxa"/>
            <w:right w:w="108" w:type="dxa"/>
          </w:tblCellMar>
        </w:tblPrEx>
        <w:trPr>
          <w:trHeight w:val="360"/>
        </w:trPr>
        <w:tc>
          <w:tcPr>
            <w:tcW w:w="5307" w:type="dxa"/>
          </w:tcPr>
          <w:p w14:paraId="14CB4520" w14:textId="77777777" w:rsidR="00D1733C" w:rsidRPr="005F3A69" w:rsidRDefault="00D1733C" w:rsidP="00ED0C7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5F3A69">
              <w:rPr>
                <w:rFonts w:ascii="Calibri" w:hAnsi="Calibri"/>
              </w:rPr>
              <w:t>Responsible Builder/Installer Name:</w:t>
            </w:r>
          </w:p>
        </w:tc>
        <w:tc>
          <w:tcPr>
            <w:tcW w:w="5636" w:type="dxa"/>
            <w:gridSpan w:val="3"/>
          </w:tcPr>
          <w:p w14:paraId="55278E14" w14:textId="77777777" w:rsidR="00D1733C" w:rsidRPr="005F3A69" w:rsidRDefault="00D1733C" w:rsidP="00ED0C7E">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5F3A69">
              <w:rPr>
                <w:rFonts w:ascii="Calibri" w:hAnsi="Calibri"/>
              </w:rPr>
              <w:t>Responsible Builder/Installer Signature:</w:t>
            </w:r>
          </w:p>
        </w:tc>
      </w:tr>
      <w:tr w:rsidR="00D1733C" w:rsidRPr="005F3A69" w14:paraId="5DE4B2F6" w14:textId="77777777" w:rsidTr="00ED0C7E">
        <w:tblPrEx>
          <w:tblCellMar>
            <w:left w:w="108" w:type="dxa"/>
            <w:right w:w="108" w:type="dxa"/>
          </w:tblCellMar>
        </w:tblPrEx>
        <w:trPr>
          <w:trHeight w:val="360"/>
        </w:trPr>
        <w:tc>
          <w:tcPr>
            <w:tcW w:w="5307" w:type="dxa"/>
          </w:tcPr>
          <w:p w14:paraId="4B40B83D" w14:textId="77777777" w:rsidR="00D1733C" w:rsidRPr="005F3A69" w:rsidRDefault="00D1733C" w:rsidP="00ED0C7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5F3A69">
              <w:rPr>
                <w:rFonts w:ascii="Calibri" w:hAnsi="Calibri"/>
              </w:rPr>
              <w:t>Company Name: (Installing Subcontractor or General Contractor or Builder/Owner)</w:t>
            </w:r>
          </w:p>
        </w:tc>
        <w:tc>
          <w:tcPr>
            <w:tcW w:w="5636" w:type="dxa"/>
            <w:gridSpan w:val="3"/>
          </w:tcPr>
          <w:p w14:paraId="0CE8E6A3" w14:textId="77777777" w:rsidR="00D1733C" w:rsidRPr="005F3A69" w:rsidRDefault="00D1733C" w:rsidP="00ED0C7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5F3A69">
              <w:rPr>
                <w:rFonts w:ascii="Calibri" w:hAnsi="Calibri"/>
              </w:rPr>
              <w:t>Position With Company (Title):</w:t>
            </w:r>
          </w:p>
        </w:tc>
      </w:tr>
      <w:tr w:rsidR="00D1733C" w:rsidRPr="005F3A69" w14:paraId="57FFC89D" w14:textId="77777777" w:rsidTr="00ED0C7E">
        <w:tblPrEx>
          <w:tblCellMar>
            <w:left w:w="108" w:type="dxa"/>
            <w:right w:w="108" w:type="dxa"/>
          </w:tblCellMar>
        </w:tblPrEx>
        <w:trPr>
          <w:trHeight w:val="360"/>
        </w:trPr>
        <w:tc>
          <w:tcPr>
            <w:tcW w:w="5307" w:type="dxa"/>
          </w:tcPr>
          <w:p w14:paraId="29B2669A" w14:textId="77777777" w:rsidR="00D1733C" w:rsidRPr="005F3A69" w:rsidRDefault="00D1733C" w:rsidP="00ED0C7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5F3A69">
              <w:rPr>
                <w:rFonts w:ascii="Calibri" w:hAnsi="Calibri"/>
              </w:rPr>
              <w:t>Address:</w:t>
            </w:r>
          </w:p>
        </w:tc>
        <w:tc>
          <w:tcPr>
            <w:tcW w:w="5636" w:type="dxa"/>
            <w:gridSpan w:val="3"/>
          </w:tcPr>
          <w:p w14:paraId="3C16F69D" w14:textId="77777777" w:rsidR="00D1733C" w:rsidRPr="005F3A69" w:rsidRDefault="00D1733C" w:rsidP="00ED0C7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5F3A69">
              <w:rPr>
                <w:rFonts w:ascii="Calibri" w:hAnsi="Calibri"/>
              </w:rPr>
              <w:t>CSLB License:</w:t>
            </w:r>
          </w:p>
        </w:tc>
      </w:tr>
      <w:tr w:rsidR="00D1733C" w:rsidRPr="005F3A69" w14:paraId="0798A18C" w14:textId="77777777" w:rsidTr="00ED0C7E">
        <w:tblPrEx>
          <w:tblCellMar>
            <w:left w:w="108" w:type="dxa"/>
            <w:right w:w="108" w:type="dxa"/>
          </w:tblCellMar>
        </w:tblPrEx>
        <w:trPr>
          <w:trHeight w:val="360"/>
        </w:trPr>
        <w:tc>
          <w:tcPr>
            <w:tcW w:w="5307" w:type="dxa"/>
          </w:tcPr>
          <w:p w14:paraId="0AC0183D" w14:textId="77777777" w:rsidR="00D1733C" w:rsidRPr="005F3A69" w:rsidRDefault="00D1733C" w:rsidP="00ED0C7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5F3A69">
              <w:rPr>
                <w:rFonts w:ascii="Calibri" w:hAnsi="Calibri"/>
              </w:rPr>
              <w:t>City/State/Zip:</w:t>
            </w:r>
          </w:p>
        </w:tc>
        <w:tc>
          <w:tcPr>
            <w:tcW w:w="2821" w:type="dxa"/>
            <w:gridSpan w:val="2"/>
          </w:tcPr>
          <w:p w14:paraId="066E908A" w14:textId="77777777" w:rsidR="00D1733C" w:rsidRPr="005F3A69" w:rsidRDefault="00D1733C" w:rsidP="00ED0C7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5F3A69">
              <w:rPr>
                <w:rFonts w:ascii="Calibri" w:hAnsi="Calibri"/>
              </w:rPr>
              <w:t>Phone:</w:t>
            </w:r>
          </w:p>
        </w:tc>
        <w:tc>
          <w:tcPr>
            <w:tcW w:w="2815" w:type="dxa"/>
          </w:tcPr>
          <w:p w14:paraId="5AABB055" w14:textId="77777777" w:rsidR="00D1733C" w:rsidRPr="005F3A69" w:rsidRDefault="00D1733C" w:rsidP="00ED0C7E">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rPr>
            </w:pPr>
            <w:r w:rsidRPr="005F3A69">
              <w:rPr>
                <w:rFonts w:ascii="Calibri" w:hAnsi="Calibri"/>
              </w:rPr>
              <w:t>Date Signed:</w:t>
            </w:r>
          </w:p>
        </w:tc>
      </w:tr>
    </w:tbl>
    <w:p w14:paraId="2DDFCF3B" w14:textId="77777777" w:rsidR="000F413D" w:rsidRPr="005F3A69" w:rsidRDefault="000F413D" w:rsidP="00C2497D">
      <w:pPr>
        <w:rPr>
          <w:rFonts w:ascii="Calibri" w:hAnsi="Calibri"/>
          <w:sz w:val="18"/>
          <w:szCs w:val="18"/>
        </w:rPr>
      </w:pPr>
    </w:p>
    <w:p w14:paraId="7E1DE911" w14:textId="77777777" w:rsidR="000F413D" w:rsidRPr="005F3A69" w:rsidRDefault="000F413D" w:rsidP="00C2497D">
      <w:pPr>
        <w:rPr>
          <w:rFonts w:ascii="Calibri" w:hAnsi="Calibri"/>
          <w:sz w:val="18"/>
          <w:szCs w:val="18"/>
        </w:rPr>
      </w:pPr>
    </w:p>
    <w:p w14:paraId="5C831AD3" w14:textId="77777777" w:rsidR="000F413D" w:rsidRPr="005F3A69" w:rsidRDefault="000F413D" w:rsidP="00C2497D">
      <w:pPr>
        <w:rPr>
          <w:rFonts w:ascii="Calibri" w:hAnsi="Calibri"/>
          <w:sz w:val="18"/>
          <w:szCs w:val="18"/>
        </w:rPr>
        <w:sectPr w:rsidR="000F413D" w:rsidRPr="005F3A69" w:rsidSect="00307732">
          <w:headerReference w:type="even" r:id="rId11"/>
          <w:headerReference w:type="default" r:id="rId12"/>
          <w:footerReference w:type="default" r:id="rId13"/>
          <w:headerReference w:type="first" r:id="rId14"/>
          <w:pgSz w:w="15840" w:h="12240" w:orient="landscape" w:code="1"/>
          <w:pgMar w:top="1296" w:right="720" w:bottom="1008" w:left="720" w:header="432" w:footer="576" w:gutter="0"/>
          <w:cols w:space="720"/>
          <w:docGrid w:linePitch="272"/>
        </w:sectPr>
      </w:pPr>
    </w:p>
    <w:p w14:paraId="2CA8EEFD" w14:textId="77777777" w:rsidR="00D070C6" w:rsidRPr="005F3A69" w:rsidRDefault="00D070C6" w:rsidP="003322A6">
      <w:pPr>
        <w:jc w:val="center"/>
        <w:rPr>
          <w:rFonts w:asciiTheme="minorHAnsi" w:hAnsiTheme="minorHAnsi" w:cs="Arial"/>
          <w:b/>
          <w:sz w:val="28"/>
          <w:szCs w:val="22"/>
        </w:rPr>
      </w:pPr>
      <w:r w:rsidRPr="005F3A69">
        <w:rPr>
          <w:rFonts w:asciiTheme="minorHAnsi" w:hAnsiTheme="minorHAnsi" w:cs="Arial"/>
          <w:b/>
          <w:szCs w:val="22"/>
        </w:rPr>
        <w:lastRenderedPageBreak/>
        <w:t>CF2R-MCH-01b-E User Instructions</w:t>
      </w:r>
    </w:p>
    <w:p w14:paraId="67E52DAF" w14:textId="77777777" w:rsidR="00252FCD" w:rsidRPr="005F3A69" w:rsidRDefault="00252FCD" w:rsidP="009148E8"/>
    <w:p w14:paraId="5E16813E" w14:textId="77777777" w:rsidR="00252FCD" w:rsidRPr="005F3A69" w:rsidRDefault="00252FCD" w:rsidP="00252FCD">
      <w:pPr>
        <w:rPr>
          <w:rFonts w:asciiTheme="minorHAnsi" w:hAnsiTheme="minorHAnsi" w:cs="Arial"/>
        </w:rPr>
      </w:pPr>
      <w:r w:rsidRPr="005F3A69">
        <w:rPr>
          <w:rFonts w:asciiTheme="minorHAnsi" w:hAnsiTheme="minorHAnsi" w:cs="Arial"/>
        </w:rPr>
        <w:t>Minimum requirements for prescriptive HVAC installation compliance can be found in Building Energy Efficiency Standards Section 150.2(b)1C.</w:t>
      </w:r>
    </w:p>
    <w:p w14:paraId="20690C3B" w14:textId="77777777" w:rsidR="00252FCD" w:rsidRPr="005F3A69" w:rsidRDefault="00252FCD" w:rsidP="00252FCD">
      <w:pPr>
        <w:rPr>
          <w:rFonts w:asciiTheme="minorHAnsi" w:hAnsiTheme="minorHAnsi" w:cs="Arial"/>
        </w:rPr>
      </w:pPr>
    </w:p>
    <w:p w14:paraId="7906EBB4" w14:textId="79600262" w:rsidR="00252FCD" w:rsidRPr="005F3A69" w:rsidRDefault="00252FCD" w:rsidP="00252FCD">
      <w:pPr>
        <w:rPr>
          <w:rFonts w:asciiTheme="minorHAnsi" w:hAnsiTheme="minorHAnsi" w:cs="Arial"/>
        </w:rPr>
      </w:pPr>
      <w:r w:rsidRPr="005F3A69">
        <w:rPr>
          <w:rFonts w:asciiTheme="minorHAnsi" w:hAnsiTheme="minorHAnsi" w:cs="Arial"/>
        </w:rPr>
        <w:t xml:space="preserve">Completing these </w:t>
      </w:r>
      <w:r w:rsidR="000E59FB" w:rsidRPr="005F3A69">
        <w:rPr>
          <w:rFonts w:asciiTheme="minorHAnsi" w:hAnsiTheme="minorHAnsi" w:cs="Arial"/>
        </w:rPr>
        <w:t xml:space="preserve">documents </w:t>
      </w:r>
      <w:r w:rsidRPr="005F3A69">
        <w:rPr>
          <w:rFonts w:asciiTheme="minorHAnsi" w:hAnsiTheme="minorHAnsi" w:cs="Arial"/>
        </w:rPr>
        <w:t xml:space="preserve">will require that you have the Reference Appendices for the </w:t>
      </w:r>
      <w:r w:rsidR="003E2830" w:rsidRPr="005F3A69">
        <w:rPr>
          <w:rFonts w:asciiTheme="minorHAnsi" w:hAnsiTheme="minorHAnsi" w:cs="Arial"/>
        </w:rPr>
        <w:t xml:space="preserve">2022 </w:t>
      </w:r>
      <w:r w:rsidRPr="005F3A69">
        <w:rPr>
          <w:rFonts w:asciiTheme="minorHAnsi" w:hAnsiTheme="minorHAnsi" w:cs="Arial"/>
        </w:rPr>
        <w:t>Building Energy Efficiency Standards. This document contains the Joint Appendices which are used to determine climate zone and to complete the section for opaque surfaces.</w:t>
      </w:r>
    </w:p>
    <w:p w14:paraId="198D420B" w14:textId="77777777" w:rsidR="00252FCD" w:rsidRPr="005F3A69" w:rsidRDefault="00252FCD" w:rsidP="00252FCD">
      <w:pPr>
        <w:rPr>
          <w:rFonts w:asciiTheme="minorHAnsi" w:hAnsiTheme="minorHAnsi" w:cs="Arial"/>
        </w:rPr>
      </w:pPr>
      <w:r w:rsidRPr="005F3A69">
        <w:rPr>
          <w:rFonts w:asciiTheme="minorHAnsi" w:hAnsiTheme="minorHAnsi" w:cs="Arial"/>
        </w:rPr>
        <w:t xml:space="preserve">When the term CF2R is used it means the </w:t>
      </w:r>
      <w:r w:rsidRPr="005F3A69">
        <w:rPr>
          <w:rFonts w:asciiTheme="minorHAnsi" w:hAnsiTheme="minorHAnsi" w:cs="Arial"/>
          <w:bCs/>
        </w:rPr>
        <w:t>CF2R-MCH-01-H</w:t>
      </w:r>
      <w:r w:rsidRPr="005F3A69">
        <w:rPr>
          <w:rFonts w:asciiTheme="minorHAnsi" w:hAnsiTheme="minorHAnsi" w:cs="Arial"/>
        </w:rPr>
        <w:t>.</w:t>
      </w:r>
    </w:p>
    <w:p w14:paraId="5B2B57F7" w14:textId="77777777" w:rsidR="00252FCD" w:rsidRPr="005F3A69" w:rsidRDefault="00252FCD" w:rsidP="00252FCD">
      <w:pPr>
        <w:rPr>
          <w:rFonts w:asciiTheme="minorHAnsi" w:hAnsiTheme="minorHAnsi" w:cs="Arial"/>
        </w:rPr>
      </w:pPr>
    </w:p>
    <w:p w14:paraId="28DA92DF" w14:textId="77777777" w:rsidR="00252FCD" w:rsidRPr="005F3A69" w:rsidRDefault="00252FCD" w:rsidP="00252FCD">
      <w:pPr>
        <w:rPr>
          <w:rFonts w:asciiTheme="minorHAnsi" w:hAnsiTheme="minorHAnsi" w:cs="Arial"/>
        </w:rPr>
      </w:pPr>
      <w:r w:rsidRPr="005F3A69">
        <w:rPr>
          <w:rFonts w:asciiTheme="minorHAnsi" w:hAnsiTheme="minorHAnsi" w:cs="Arial"/>
        </w:rPr>
        <w:t xml:space="preserve">Instructions for sections with column numbers and row numbers are given separately.  </w:t>
      </w:r>
    </w:p>
    <w:p w14:paraId="64413D51" w14:textId="77777777" w:rsidR="00252FCD" w:rsidRPr="005F3A69" w:rsidRDefault="00252FCD" w:rsidP="00252FCD">
      <w:pPr>
        <w:keepNext/>
        <w:rPr>
          <w:rFonts w:ascii="Calibri" w:hAnsi="Calibri"/>
          <w:b/>
        </w:rPr>
      </w:pPr>
    </w:p>
    <w:p w14:paraId="35DA3121" w14:textId="77777777" w:rsidR="00252FCD" w:rsidRPr="005F3A69" w:rsidRDefault="00252FCD" w:rsidP="00252FCD">
      <w:pPr>
        <w:keepNext/>
        <w:rPr>
          <w:rFonts w:ascii="Calibri" w:hAnsi="Calibri"/>
          <w:b/>
        </w:rPr>
      </w:pPr>
      <w:r w:rsidRPr="005F3A69">
        <w:rPr>
          <w:rFonts w:ascii="Calibri" w:hAnsi="Calibri"/>
          <w:b/>
        </w:rPr>
        <w:t>A. General Information</w:t>
      </w:r>
    </w:p>
    <w:p w14:paraId="0E9B9DA0" w14:textId="77777777" w:rsidR="00252FCD" w:rsidRPr="005F3A69" w:rsidRDefault="00252FCD">
      <w:pPr>
        <w:pStyle w:val="ListParagraph"/>
        <w:numPr>
          <w:ilvl w:val="0"/>
          <w:numId w:val="14"/>
        </w:numPr>
        <w:rPr>
          <w:rFonts w:ascii="Calibri" w:hAnsi="Calibri"/>
        </w:rPr>
      </w:pPr>
      <w:r w:rsidRPr="005F3A69">
        <w:rPr>
          <w:rFonts w:ascii="Calibri" w:hAnsi="Calibri"/>
        </w:rPr>
        <w:t>This field is filled out automatically. It is referenced from the Certificate of Compliance (CF1R), which must be completed prior to this document.</w:t>
      </w:r>
    </w:p>
    <w:p w14:paraId="02FAC66A" w14:textId="77777777" w:rsidR="00252FCD" w:rsidRPr="005F3A69" w:rsidRDefault="00252FCD">
      <w:pPr>
        <w:pStyle w:val="ListParagraph"/>
        <w:numPr>
          <w:ilvl w:val="0"/>
          <w:numId w:val="14"/>
        </w:numPr>
        <w:rPr>
          <w:rFonts w:ascii="Calibri" w:hAnsi="Calibri"/>
        </w:rPr>
      </w:pPr>
      <w:r w:rsidRPr="005F3A69">
        <w:rPr>
          <w:rFonts w:ascii="Calibri" w:hAnsi="Calibri"/>
        </w:rPr>
        <w:t>This field is filled out automatically. It is referenced from the Certificate of Compliance (CF1R), which must be completed prior to this document.</w:t>
      </w:r>
    </w:p>
    <w:p w14:paraId="699A8854" w14:textId="77777777" w:rsidR="00252FCD" w:rsidRPr="005F3A69" w:rsidRDefault="00252FCD">
      <w:pPr>
        <w:pStyle w:val="ListParagraph"/>
        <w:numPr>
          <w:ilvl w:val="0"/>
          <w:numId w:val="14"/>
        </w:numPr>
        <w:rPr>
          <w:rFonts w:ascii="Calibri" w:hAnsi="Calibri"/>
        </w:rPr>
      </w:pPr>
      <w:r w:rsidRPr="005F3A69">
        <w:rPr>
          <w:rFonts w:ascii="Calibri" w:hAnsi="Calibri"/>
        </w:rPr>
        <w:t>This field is filled out automatically. It is referenced from the Certificate of Compliance (CF1R), which must be completed prior to this document.</w:t>
      </w:r>
      <w:r w:rsidR="002F07ED" w:rsidRPr="005F3A69">
        <w:rPr>
          <w:rFonts w:ascii="Calibri" w:hAnsi="Calibri"/>
        </w:rPr>
        <w:t xml:space="preserve"> When the project scope includes an addition to an existing building, the value is equal to the sum of the existing conditioned floor area plus the conditioned floor area of the addition. The default value from the CF1R may be overwritten in this document. Overwriting the default value will automatically flag this entry and subject it to additional scrutiny by QA and enforcement personnel.</w:t>
      </w:r>
    </w:p>
    <w:p w14:paraId="686CE4B8" w14:textId="77777777" w:rsidR="00252FCD" w:rsidRPr="005F3A69" w:rsidRDefault="00252FCD">
      <w:pPr>
        <w:pStyle w:val="ListParagraph"/>
        <w:numPr>
          <w:ilvl w:val="0"/>
          <w:numId w:val="14"/>
        </w:numPr>
        <w:rPr>
          <w:rFonts w:ascii="Calibri" w:hAnsi="Calibri"/>
        </w:rPr>
      </w:pPr>
      <w:r w:rsidRPr="005F3A69">
        <w:rPr>
          <w:rFonts w:ascii="Calibri" w:hAnsi="Calibri"/>
        </w:rPr>
        <w:t xml:space="preserve">This field is filled out automatically. It is referenced from the Certificate of Compliance (CF1R), which must be completed prior to this document.  This value may be overwritten in this document but valid discrepancies with the CF1R are </w:t>
      </w:r>
      <w:r w:rsidR="000E59FB" w:rsidRPr="005F3A69">
        <w:rPr>
          <w:rFonts w:ascii="Calibri" w:hAnsi="Calibri"/>
        </w:rPr>
        <w:t>uncommon</w:t>
      </w:r>
      <w:r w:rsidRPr="005F3A69">
        <w:rPr>
          <w:rFonts w:ascii="Calibri" w:hAnsi="Calibri"/>
        </w:rPr>
        <w:t>. Overwriting the default value will automatically flag this entry and subject it to additional scrutiny by QA and enforcement personnel.</w:t>
      </w:r>
    </w:p>
    <w:p w14:paraId="348F4E65" w14:textId="77777777" w:rsidR="00252FCD" w:rsidRPr="005F3A69" w:rsidRDefault="00252FCD">
      <w:pPr>
        <w:pStyle w:val="ListParagraph"/>
        <w:numPr>
          <w:ilvl w:val="0"/>
          <w:numId w:val="14"/>
        </w:numPr>
        <w:rPr>
          <w:rFonts w:ascii="Calibri" w:hAnsi="Calibri"/>
        </w:rPr>
      </w:pPr>
      <w:r w:rsidRPr="005F3A69">
        <w:rPr>
          <w:rFonts w:ascii="Calibri" w:hAnsi="Calibri"/>
        </w:rPr>
        <w:t>This field is filled out automatically. It is referenced from the Certificate of Compliance (CF1R), which must be completed prior to this document.</w:t>
      </w:r>
    </w:p>
    <w:p w14:paraId="78BF5394" w14:textId="77777777" w:rsidR="00252FCD" w:rsidRPr="005F3A69" w:rsidRDefault="00252FCD">
      <w:pPr>
        <w:pStyle w:val="ListParagraph"/>
        <w:numPr>
          <w:ilvl w:val="0"/>
          <w:numId w:val="14"/>
        </w:numPr>
        <w:rPr>
          <w:rFonts w:ascii="Calibri" w:hAnsi="Calibri"/>
        </w:rPr>
      </w:pPr>
      <w:r w:rsidRPr="005F3A69">
        <w:rPr>
          <w:rFonts w:ascii="Calibri" w:hAnsi="Calibri"/>
        </w:rPr>
        <w:t>Oversized equipment can result in reduced efficiency and capacity. Entirely new systems (see definition in Section 9.6.9 of the RCM) must be properly sized to match the heating and cooling load of the space that it serves. To do this, heating and cooling load calculations must be performed using an approved calculation methodology. These are listed here. Select the load calculation methodology used for this dwelling unit. If the project consists of a partial replacement of equipment or ducts (change-out) then load calculations are not required.</w:t>
      </w:r>
      <w:r w:rsidR="00D070C6" w:rsidRPr="005F3A69">
        <w:rPr>
          <w:rFonts w:ascii="Calibri" w:hAnsi="Calibri"/>
        </w:rPr>
        <w:t xml:space="preserve"> </w:t>
      </w:r>
      <w:r w:rsidRPr="005F3A69">
        <w:rPr>
          <w:rFonts w:ascii="Calibri" w:hAnsi="Calibri"/>
        </w:rPr>
        <w:t>Select N/A.</w:t>
      </w:r>
      <w:r w:rsidR="00D070C6" w:rsidRPr="005F3A69">
        <w:rPr>
          <w:rFonts w:ascii="Calibri" w:hAnsi="Calibri"/>
        </w:rPr>
        <w:t xml:space="preserve"> </w:t>
      </w:r>
      <w:r w:rsidRPr="005F3A69">
        <w:rPr>
          <w:rFonts w:ascii="Calibri" w:hAnsi="Calibri"/>
        </w:rPr>
        <w:t>Load calculations are always recommended, especially if the loads of the house have been changed since the original equipment has been installed (reduced via weatherization, other improvements).</w:t>
      </w:r>
      <w:r w:rsidR="00D070C6" w:rsidRPr="005F3A69">
        <w:rPr>
          <w:rFonts w:ascii="Calibri" w:hAnsi="Calibri"/>
        </w:rPr>
        <w:t xml:space="preserve"> </w:t>
      </w:r>
    </w:p>
    <w:p w14:paraId="5EF63B44" w14:textId="77777777" w:rsidR="00252FCD" w:rsidRPr="005F3A69" w:rsidRDefault="00252FCD">
      <w:pPr>
        <w:pStyle w:val="ListParagraph"/>
        <w:numPr>
          <w:ilvl w:val="0"/>
          <w:numId w:val="14"/>
        </w:numPr>
        <w:rPr>
          <w:rFonts w:ascii="Calibri" w:hAnsi="Calibri"/>
        </w:rPr>
      </w:pPr>
      <w:r w:rsidRPr="005F3A69">
        <w:rPr>
          <w:rFonts w:ascii="Calibri" w:hAnsi="Calibri"/>
        </w:rPr>
        <w:t>Enter the total sensible cooling load for the dwelling unit described by this document.</w:t>
      </w:r>
      <w:r w:rsidR="00D070C6" w:rsidRPr="005F3A69">
        <w:rPr>
          <w:rFonts w:ascii="Calibri" w:hAnsi="Calibri"/>
        </w:rPr>
        <w:t xml:space="preserve"> </w:t>
      </w:r>
      <w:r w:rsidRPr="005F3A69">
        <w:rPr>
          <w:rFonts w:ascii="Calibri" w:hAnsi="Calibri"/>
        </w:rPr>
        <w:t>For projects involving dwelling units with more than one system, this will be a sum of the loads for the parts of the dwelling unit served by those systems.</w:t>
      </w:r>
      <w:r w:rsidR="00D070C6" w:rsidRPr="005F3A69">
        <w:rPr>
          <w:rFonts w:ascii="Calibri" w:hAnsi="Calibri"/>
        </w:rPr>
        <w:t xml:space="preserve"> </w:t>
      </w:r>
      <w:r w:rsidRPr="005F3A69">
        <w:rPr>
          <w:rFonts w:ascii="Calibri" w:hAnsi="Calibri"/>
        </w:rPr>
        <w:t>If the project consists of a partial replacement of equipment or ducts (change-out), then load calculations are not required.</w:t>
      </w:r>
      <w:r w:rsidR="00D070C6" w:rsidRPr="005F3A69">
        <w:rPr>
          <w:rFonts w:ascii="Calibri" w:hAnsi="Calibri"/>
        </w:rPr>
        <w:t xml:space="preserve"> </w:t>
      </w:r>
      <w:r w:rsidRPr="005F3A69">
        <w:rPr>
          <w:rFonts w:ascii="Calibri" w:hAnsi="Calibri"/>
        </w:rPr>
        <w:t>Select N/A.</w:t>
      </w:r>
    </w:p>
    <w:p w14:paraId="274C8C20" w14:textId="77777777" w:rsidR="00970AC4" w:rsidRPr="005F3A69" w:rsidRDefault="00252FCD">
      <w:pPr>
        <w:pStyle w:val="ListParagraph"/>
        <w:numPr>
          <w:ilvl w:val="0"/>
          <w:numId w:val="14"/>
        </w:numPr>
        <w:rPr>
          <w:rFonts w:ascii="Calibri" w:hAnsi="Calibri"/>
        </w:rPr>
      </w:pPr>
      <w:r w:rsidRPr="005F3A69">
        <w:rPr>
          <w:rFonts w:ascii="Calibri" w:hAnsi="Calibri"/>
        </w:rPr>
        <w:t>Enter the total heating load for the dwelling unit described by this document.</w:t>
      </w:r>
      <w:r w:rsidR="00D070C6" w:rsidRPr="005F3A69">
        <w:rPr>
          <w:rFonts w:ascii="Calibri" w:hAnsi="Calibri"/>
        </w:rPr>
        <w:t xml:space="preserve"> </w:t>
      </w:r>
      <w:r w:rsidRPr="005F3A69">
        <w:rPr>
          <w:rFonts w:ascii="Calibri" w:hAnsi="Calibri"/>
        </w:rPr>
        <w:t>For projects involving dwelling units with more than one system, this will be a sum of the loads for the parts of the dwelling unit served by those systems.</w:t>
      </w:r>
      <w:r w:rsidR="00D070C6" w:rsidRPr="005F3A69">
        <w:rPr>
          <w:rFonts w:ascii="Calibri" w:hAnsi="Calibri"/>
        </w:rPr>
        <w:t xml:space="preserve"> </w:t>
      </w:r>
      <w:r w:rsidRPr="005F3A69">
        <w:rPr>
          <w:rFonts w:ascii="Calibri" w:hAnsi="Calibri"/>
        </w:rPr>
        <w:t>If the project consists of a partial replacement of equipment or ducts (change-out), then load calculations are not required.</w:t>
      </w:r>
      <w:r w:rsidR="00D070C6" w:rsidRPr="005F3A69">
        <w:rPr>
          <w:rFonts w:ascii="Calibri" w:hAnsi="Calibri"/>
        </w:rPr>
        <w:t xml:space="preserve"> </w:t>
      </w:r>
      <w:r w:rsidRPr="005F3A69">
        <w:rPr>
          <w:rFonts w:ascii="Calibri" w:hAnsi="Calibri"/>
        </w:rPr>
        <w:t>Select N/A.</w:t>
      </w:r>
    </w:p>
    <w:p w14:paraId="3EA87B18" w14:textId="77777777" w:rsidR="00E12DCB" w:rsidRPr="005F3A69" w:rsidRDefault="00E12DCB">
      <w:pPr>
        <w:pStyle w:val="ListParagraph"/>
        <w:numPr>
          <w:ilvl w:val="0"/>
          <w:numId w:val="14"/>
        </w:numPr>
        <w:rPr>
          <w:rFonts w:ascii="Calibri" w:hAnsi="Calibri"/>
        </w:rPr>
      </w:pPr>
      <w:r w:rsidRPr="005F3A69">
        <w:rPr>
          <w:rFonts w:ascii="Calibri" w:hAnsi="Calibri"/>
        </w:rPr>
        <w:t xml:space="preserve">Enter the number of bedrooms in the dwelling unit.  </w:t>
      </w:r>
    </w:p>
    <w:p w14:paraId="60872EE5" w14:textId="77777777" w:rsidR="00252FCD" w:rsidRPr="005F3A69" w:rsidRDefault="00252FCD" w:rsidP="00252FCD">
      <w:pPr>
        <w:rPr>
          <w:rFonts w:ascii="Calibri" w:hAnsi="Calibri"/>
          <w:b/>
        </w:rPr>
      </w:pPr>
    </w:p>
    <w:p w14:paraId="3D1EE59A" w14:textId="77777777" w:rsidR="00D070C6" w:rsidRPr="005F3A69" w:rsidRDefault="00D070C6" w:rsidP="00252FCD">
      <w:pPr>
        <w:rPr>
          <w:rFonts w:ascii="Calibri" w:hAnsi="Calibri"/>
          <w:b/>
        </w:rPr>
      </w:pPr>
    </w:p>
    <w:p w14:paraId="655B19B0" w14:textId="77777777" w:rsidR="00D070C6" w:rsidRPr="005F3A69" w:rsidRDefault="00D070C6" w:rsidP="00252FCD">
      <w:pPr>
        <w:rPr>
          <w:rFonts w:ascii="Calibri" w:hAnsi="Calibri"/>
          <w:b/>
        </w:rPr>
      </w:pPr>
    </w:p>
    <w:p w14:paraId="72F55F7C" w14:textId="77777777" w:rsidR="00A4026A" w:rsidRPr="005F3A69" w:rsidRDefault="00A4026A">
      <w:pPr>
        <w:rPr>
          <w:rFonts w:ascii="Calibri" w:hAnsi="Calibri"/>
          <w:b/>
        </w:rPr>
      </w:pPr>
      <w:r w:rsidRPr="005F3A69">
        <w:rPr>
          <w:rFonts w:ascii="Calibri" w:hAnsi="Calibri"/>
          <w:b/>
        </w:rPr>
        <w:br w:type="page"/>
      </w:r>
    </w:p>
    <w:p w14:paraId="4A5CFD20" w14:textId="77777777" w:rsidR="00252FCD" w:rsidRPr="005F3A69" w:rsidRDefault="00252FCD" w:rsidP="00252FCD">
      <w:pPr>
        <w:keepNext/>
        <w:rPr>
          <w:rFonts w:ascii="Calibri" w:hAnsi="Calibri"/>
          <w:b/>
        </w:rPr>
      </w:pPr>
      <w:r w:rsidRPr="005F3A69">
        <w:rPr>
          <w:rFonts w:ascii="Calibri" w:hAnsi="Calibri"/>
          <w:b/>
        </w:rPr>
        <w:lastRenderedPageBreak/>
        <w:t>B.</w:t>
      </w:r>
      <w:r w:rsidR="00D070C6" w:rsidRPr="005F3A69">
        <w:rPr>
          <w:rFonts w:ascii="Calibri" w:hAnsi="Calibri"/>
          <w:b/>
        </w:rPr>
        <w:t xml:space="preserve"> </w:t>
      </w:r>
      <w:r w:rsidRPr="005F3A69">
        <w:rPr>
          <w:rFonts w:ascii="Calibri" w:hAnsi="Calibri"/>
          <w:b/>
        </w:rPr>
        <w:t xml:space="preserve">Space Conditioning (SC) System Information </w:t>
      </w:r>
    </w:p>
    <w:p w14:paraId="6C678FCF" w14:textId="77777777" w:rsidR="00252FCD" w:rsidRPr="005F3A69" w:rsidRDefault="00252FCD">
      <w:pPr>
        <w:pStyle w:val="ListParagraph"/>
        <w:numPr>
          <w:ilvl w:val="0"/>
          <w:numId w:val="15"/>
        </w:numPr>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referenced from the Certificate of Compliance (CF1R), which must be completed prior to this document.</w:t>
      </w:r>
      <w:r w:rsidR="00D070C6" w:rsidRPr="005F3A69">
        <w:rPr>
          <w:rFonts w:ascii="Calibri" w:hAnsi="Calibri"/>
        </w:rPr>
        <w:t xml:space="preserve"> </w:t>
      </w:r>
      <w:r w:rsidRPr="005F3A69">
        <w:rPr>
          <w:rFonts w:ascii="Calibri" w:hAnsi="Calibri"/>
        </w:rPr>
        <w:t xml:space="preserve">This value may be overwritten in this document but valid discrepancies with the CF1R are </w:t>
      </w:r>
      <w:r w:rsidR="000E59FB" w:rsidRPr="005F3A69">
        <w:rPr>
          <w:rFonts w:ascii="Calibri" w:hAnsi="Calibri"/>
        </w:rPr>
        <w:t>uncommon</w:t>
      </w:r>
      <w:r w:rsidRPr="005F3A69">
        <w:rPr>
          <w:rFonts w:ascii="Calibri" w:hAnsi="Calibri"/>
        </w:rPr>
        <w:t>.</w:t>
      </w:r>
      <w:r w:rsidR="00D070C6" w:rsidRPr="005F3A69">
        <w:rPr>
          <w:rFonts w:ascii="Calibri" w:hAnsi="Calibri"/>
        </w:rPr>
        <w:t xml:space="preserve"> </w:t>
      </w:r>
      <w:r w:rsidRPr="005F3A69">
        <w:rPr>
          <w:rFonts w:ascii="Calibri" w:hAnsi="Calibri"/>
        </w:rPr>
        <w:t>Overwriting the default value will automatically flag this entry and subject it to additional scrutiny by QA and enforcement personnel.</w:t>
      </w:r>
      <w:r w:rsidR="00D070C6" w:rsidRPr="005F3A69">
        <w:rPr>
          <w:rFonts w:ascii="Calibri" w:hAnsi="Calibri"/>
        </w:rPr>
        <w:t xml:space="preserve"> </w:t>
      </w:r>
      <w:r w:rsidRPr="005F3A69">
        <w:rPr>
          <w:rFonts w:ascii="Calibri" w:hAnsi="Calibri"/>
        </w:rPr>
        <w:t>Revising the CF1R to match is recommended and may be required.</w:t>
      </w:r>
    </w:p>
    <w:p w14:paraId="5C04FA93" w14:textId="77777777" w:rsidR="00252FCD" w:rsidRPr="005F3A69" w:rsidRDefault="00252FCD">
      <w:pPr>
        <w:pStyle w:val="ListParagraph"/>
        <w:numPr>
          <w:ilvl w:val="0"/>
          <w:numId w:val="15"/>
        </w:numPr>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referenced from the Certificate of Compliance (CF1R), which must be completed prior to this document.</w:t>
      </w:r>
      <w:r w:rsidR="00D070C6" w:rsidRPr="005F3A69">
        <w:rPr>
          <w:rFonts w:ascii="Calibri" w:hAnsi="Calibri"/>
        </w:rPr>
        <w:t xml:space="preserve"> </w:t>
      </w:r>
      <w:r w:rsidRPr="005F3A69">
        <w:rPr>
          <w:rFonts w:ascii="Calibri" w:hAnsi="Calibri"/>
        </w:rPr>
        <w:t xml:space="preserve">This value may be overwritten in this document but valid discrepancies with the CF1R are </w:t>
      </w:r>
      <w:r w:rsidR="000E59FB" w:rsidRPr="005F3A69">
        <w:rPr>
          <w:rFonts w:ascii="Calibri" w:hAnsi="Calibri"/>
        </w:rPr>
        <w:t>uncommon</w:t>
      </w:r>
      <w:r w:rsidRPr="005F3A69">
        <w:rPr>
          <w:rFonts w:ascii="Calibri" w:hAnsi="Calibri"/>
        </w:rPr>
        <w:t>.</w:t>
      </w:r>
      <w:r w:rsidR="00D070C6" w:rsidRPr="005F3A69">
        <w:rPr>
          <w:rFonts w:ascii="Calibri" w:hAnsi="Calibri"/>
        </w:rPr>
        <w:t xml:space="preserve">  </w:t>
      </w:r>
      <w:r w:rsidRPr="005F3A69">
        <w:rPr>
          <w:rFonts w:ascii="Calibri" w:hAnsi="Calibri"/>
        </w:rPr>
        <w:t>Overwriting the default value will automatically flag this entry and subject it to additional scrutiny by QA and enforcement personnel. Revising the CF1R to match is recommended and may be required.</w:t>
      </w:r>
    </w:p>
    <w:p w14:paraId="460DB557" w14:textId="77777777" w:rsidR="00252FCD" w:rsidRPr="005F3A69" w:rsidRDefault="00252FCD">
      <w:pPr>
        <w:pStyle w:val="ListParagraph"/>
        <w:numPr>
          <w:ilvl w:val="0"/>
          <w:numId w:val="15"/>
        </w:numPr>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referenced from the Certificate of Compliance (CF1R), which must be completed prior to this document.</w:t>
      </w:r>
      <w:r w:rsidR="00D070C6" w:rsidRPr="005F3A69">
        <w:rPr>
          <w:rFonts w:ascii="Calibri" w:hAnsi="Calibri"/>
        </w:rPr>
        <w:t xml:space="preserve"> </w:t>
      </w:r>
      <w:r w:rsidRPr="005F3A69">
        <w:rPr>
          <w:rFonts w:ascii="Calibri" w:hAnsi="Calibri"/>
        </w:rPr>
        <w:t xml:space="preserve">This value may be overwritten in this document but valid discrepancies with the CF1R are </w:t>
      </w:r>
      <w:r w:rsidR="000E59FB" w:rsidRPr="005F3A69">
        <w:rPr>
          <w:rFonts w:ascii="Calibri" w:hAnsi="Calibri"/>
        </w:rPr>
        <w:t>uncommon</w:t>
      </w:r>
      <w:r w:rsidRPr="005F3A69">
        <w:rPr>
          <w:rFonts w:ascii="Calibri" w:hAnsi="Calibri"/>
        </w:rPr>
        <w:t>.</w:t>
      </w:r>
      <w:r w:rsidR="00D070C6" w:rsidRPr="005F3A69">
        <w:rPr>
          <w:rFonts w:ascii="Calibri" w:hAnsi="Calibri"/>
        </w:rPr>
        <w:t xml:space="preserve"> </w:t>
      </w:r>
      <w:r w:rsidRPr="005F3A69">
        <w:rPr>
          <w:rFonts w:ascii="Calibri" w:hAnsi="Calibri"/>
        </w:rPr>
        <w:t>Overwriting the default value will automatically flag this entry and subject it to additional scrutiny by QA and enforcement personnel. Revising the CF1R to match is recommended and may be required.</w:t>
      </w:r>
    </w:p>
    <w:p w14:paraId="16F29F94" w14:textId="77777777" w:rsidR="00252FCD" w:rsidRPr="005F3A69" w:rsidRDefault="00252FCD">
      <w:pPr>
        <w:pStyle w:val="ListParagraph"/>
        <w:numPr>
          <w:ilvl w:val="0"/>
          <w:numId w:val="15"/>
        </w:numPr>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referenced from the Certificate of Compliance (CF1R), which must be completed prior to this document.</w:t>
      </w:r>
      <w:r w:rsidR="00D070C6" w:rsidRPr="005F3A69">
        <w:rPr>
          <w:rFonts w:ascii="Calibri" w:hAnsi="Calibri"/>
        </w:rPr>
        <w:t xml:space="preserve"> </w:t>
      </w:r>
      <w:r w:rsidRPr="005F3A69">
        <w:rPr>
          <w:rFonts w:ascii="Calibri" w:hAnsi="Calibri"/>
        </w:rPr>
        <w:t xml:space="preserve">This value may be overwritten in this document but valid discrepancies with the CF1R are </w:t>
      </w:r>
      <w:r w:rsidR="000E59FB" w:rsidRPr="005F3A69">
        <w:rPr>
          <w:rFonts w:ascii="Calibri" w:hAnsi="Calibri"/>
        </w:rPr>
        <w:t>uncommon</w:t>
      </w:r>
      <w:r w:rsidRPr="005F3A69">
        <w:rPr>
          <w:rFonts w:ascii="Calibri" w:hAnsi="Calibri"/>
        </w:rPr>
        <w:t>.</w:t>
      </w:r>
      <w:r w:rsidR="00D070C6" w:rsidRPr="005F3A69">
        <w:rPr>
          <w:rFonts w:ascii="Calibri" w:hAnsi="Calibri"/>
        </w:rPr>
        <w:t xml:space="preserve"> </w:t>
      </w:r>
      <w:r w:rsidRPr="005F3A69">
        <w:rPr>
          <w:rFonts w:ascii="Calibri" w:hAnsi="Calibri"/>
        </w:rPr>
        <w:t>Overwriting the default value will automatically flag this entry and subject it to additional scrutiny by QA and enforcement personnel. Revising the CF1R to match is recommended and may be required.</w:t>
      </w:r>
    </w:p>
    <w:p w14:paraId="74E0A37D" w14:textId="77777777" w:rsidR="00252FCD" w:rsidRPr="005F3A69" w:rsidRDefault="00252FCD">
      <w:pPr>
        <w:pStyle w:val="ListParagraph"/>
        <w:numPr>
          <w:ilvl w:val="0"/>
          <w:numId w:val="15"/>
        </w:numPr>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referenced from the Certificate of Compliance (CF1R), which must be completed prior to this document.</w:t>
      </w:r>
      <w:r w:rsidR="00D070C6" w:rsidRPr="005F3A69">
        <w:rPr>
          <w:rFonts w:ascii="Calibri" w:hAnsi="Calibri"/>
        </w:rPr>
        <w:t xml:space="preserve"> </w:t>
      </w:r>
      <w:r w:rsidRPr="005F3A69">
        <w:rPr>
          <w:rFonts w:ascii="Calibri" w:hAnsi="Calibri"/>
        </w:rPr>
        <w:t xml:space="preserve">This value may be overwritten in this document but valid discrepancies with the CF1R are </w:t>
      </w:r>
      <w:r w:rsidR="000E59FB" w:rsidRPr="005F3A69">
        <w:rPr>
          <w:rFonts w:ascii="Calibri" w:hAnsi="Calibri"/>
        </w:rPr>
        <w:t>uncommon</w:t>
      </w:r>
      <w:r w:rsidRPr="005F3A69">
        <w:rPr>
          <w:rFonts w:ascii="Calibri" w:hAnsi="Calibri"/>
        </w:rPr>
        <w:t>.</w:t>
      </w:r>
      <w:r w:rsidR="00D070C6" w:rsidRPr="005F3A69">
        <w:rPr>
          <w:rFonts w:ascii="Calibri" w:hAnsi="Calibri"/>
        </w:rPr>
        <w:t xml:space="preserve"> </w:t>
      </w:r>
      <w:r w:rsidRPr="005F3A69">
        <w:rPr>
          <w:rFonts w:ascii="Calibri" w:hAnsi="Calibri"/>
        </w:rPr>
        <w:t>Overwriting the default value will automatically flag this entry and subject it to additional scrutiny by QA and enforcement personnel. Revising the CF1R to match is recommended and may be required.</w:t>
      </w:r>
    </w:p>
    <w:p w14:paraId="68ECF17D" w14:textId="77777777" w:rsidR="00252FCD" w:rsidRPr="005F3A69" w:rsidRDefault="00252FCD">
      <w:pPr>
        <w:pStyle w:val="ListParagraph"/>
        <w:numPr>
          <w:ilvl w:val="0"/>
          <w:numId w:val="15"/>
        </w:numPr>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referenced from the Certificate of Compliance (CF1R), which must be completed prior to this document.</w:t>
      </w:r>
      <w:r w:rsidR="00D070C6" w:rsidRPr="005F3A69">
        <w:rPr>
          <w:rFonts w:ascii="Calibri" w:hAnsi="Calibri"/>
        </w:rPr>
        <w:t xml:space="preserve"> </w:t>
      </w:r>
      <w:r w:rsidRPr="005F3A69">
        <w:rPr>
          <w:rFonts w:ascii="Calibri" w:hAnsi="Calibri"/>
        </w:rPr>
        <w:t xml:space="preserve">This value may be overwritten in this document but valid discrepancies with the CF1R are </w:t>
      </w:r>
      <w:r w:rsidR="000E59FB" w:rsidRPr="005F3A69">
        <w:rPr>
          <w:rFonts w:ascii="Calibri" w:hAnsi="Calibri"/>
        </w:rPr>
        <w:t>uncommon</w:t>
      </w:r>
      <w:r w:rsidRPr="005F3A69">
        <w:rPr>
          <w:rFonts w:ascii="Calibri" w:hAnsi="Calibri"/>
        </w:rPr>
        <w:t>.</w:t>
      </w:r>
      <w:r w:rsidR="00D070C6" w:rsidRPr="005F3A69">
        <w:rPr>
          <w:rFonts w:ascii="Calibri" w:hAnsi="Calibri"/>
        </w:rPr>
        <w:t xml:space="preserve"> </w:t>
      </w:r>
      <w:r w:rsidRPr="005F3A69">
        <w:rPr>
          <w:rFonts w:ascii="Calibri" w:hAnsi="Calibri"/>
        </w:rPr>
        <w:t>Overwriting the default value will automatically flag this entry and subject it to additional scrutiny by QA and enforcement personnel. Revising the CF1R to match is recommended and may be required.</w:t>
      </w:r>
    </w:p>
    <w:p w14:paraId="64F924A5" w14:textId="77777777" w:rsidR="00252FCD" w:rsidRPr="005F3A69" w:rsidRDefault="00252FCD">
      <w:pPr>
        <w:pStyle w:val="ListParagraph"/>
        <w:numPr>
          <w:ilvl w:val="0"/>
          <w:numId w:val="15"/>
        </w:numPr>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referenced from the Certificate of Compliance (CF1R), which must be completed prior to this document.</w:t>
      </w:r>
      <w:r w:rsidR="00D070C6" w:rsidRPr="005F3A69">
        <w:rPr>
          <w:rFonts w:ascii="Calibri" w:hAnsi="Calibri"/>
        </w:rPr>
        <w:t xml:space="preserve"> </w:t>
      </w:r>
      <w:r w:rsidRPr="005F3A69">
        <w:rPr>
          <w:rFonts w:ascii="Calibri" w:hAnsi="Calibri"/>
        </w:rPr>
        <w:t xml:space="preserve">This value may be overwritten in this document but valid discrepancies with the CF1R are </w:t>
      </w:r>
      <w:r w:rsidR="000E59FB" w:rsidRPr="005F3A69">
        <w:rPr>
          <w:rFonts w:ascii="Calibri" w:hAnsi="Calibri"/>
        </w:rPr>
        <w:t>uncommon</w:t>
      </w:r>
      <w:r w:rsidRPr="005F3A69">
        <w:rPr>
          <w:rFonts w:ascii="Calibri" w:hAnsi="Calibri"/>
        </w:rPr>
        <w:t>.</w:t>
      </w:r>
      <w:r w:rsidR="00D070C6" w:rsidRPr="005F3A69">
        <w:rPr>
          <w:rFonts w:ascii="Calibri" w:hAnsi="Calibri"/>
        </w:rPr>
        <w:t xml:space="preserve"> </w:t>
      </w:r>
      <w:r w:rsidRPr="005F3A69">
        <w:rPr>
          <w:rFonts w:ascii="Calibri" w:hAnsi="Calibri"/>
        </w:rPr>
        <w:t>Overwriting the default value will automatically flag this entry and subject it to additional scrutiny by QA and enforcement personnel. Revising the CF1R to match is recommended and may be required.</w:t>
      </w:r>
    </w:p>
    <w:p w14:paraId="44FFBEC9" w14:textId="77777777" w:rsidR="00252FCD" w:rsidRPr="005F3A69" w:rsidRDefault="00252FCD">
      <w:pPr>
        <w:pStyle w:val="ListParagraph"/>
        <w:numPr>
          <w:ilvl w:val="0"/>
          <w:numId w:val="15"/>
        </w:numPr>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referenced from the Certificate of Compliance (CF1R), which must be completed prior to this document.</w:t>
      </w:r>
      <w:r w:rsidR="00D070C6" w:rsidRPr="005F3A69">
        <w:rPr>
          <w:rFonts w:ascii="Calibri" w:hAnsi="Calibri"/>
        </w:rPr>
        <w:t xml:space="preserve"> </w:t>
      </w:r>
      <w:r w:rsidRPr="005F3A69">
        <w:rPr>
          <w:rFonts w:ascii="Calibri" w:hAnsi="Calibri"/>
        </w:rPr>
        <w:t xml:space="preserve">This value may be overwritten in this document but valid discrepancies with the CF1R are </w:t>
      </w:r>
      <w:r w:rsidR="000E59FB" w:rsidRPr="005F3A69">
        <w:rPr>
          <w:rFonts w:ascii="Calibri" w:hAnsi="Calibri"/>
        </w:rPr>
        <w:t>uncommon</w:t>
      </w:r>
      <w:r w:rsidRPr="005F3A69">
        <w:rPr>
          <w:rFonts w:ascii="Calibri" w:hAnsi="Calibri"/>
        </w:rPr>
        <w:t>.</w:t>
      </w:r>
      <w:r w:rsidR="00970AC4" w:rsidRPr="005F3A69">
        <w:rPr>
          <w:rFonts w:ascii="Calibri" w:hAnsi="Calibri"/>
        </w:rPr>
        <w:t xml:space="preserve"> </w:t>
      </w:r>
      <w:r w:rsidRPr="005F3A69">
        <w:rPr>
          <w:rFonts w:ascii="Calibri" w:hAnsi="Calibri"/>
        </w:rPr>
        <w:t>Overwriting the default value will automatically flag this entry and subject it to additional scrutiny by QA and enforcement personnel. Revising the CF1R to match is recommended and may be required.</w:t>
      </w:r>
    </w:p>
    <w:p w14:paraId="2246EDA1" w14:textId="77777777" w:rsidR="00252FCD" w:rsidRPr="005F3A69" w:rsidRDefault="00252FCD">
      <w:pPr>
        <w:pStyle w:val="ListParagraph"/>
        <w:numPr>
          <w:ilvl w:val="0"/>
          <w:numId w:val="15"/>
        </w:numPr>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referenced from the Certificate of Compliance (CF1R), which must be completed prior to this document.</w:t>
      </w:r>
      <w:r w:rsidR="00D070C6" w:rsidRPr="005F3A69">
        <w:rPr>
          <w:rFonts w:ascii="Calibri" w:hAnsi="Calibri"/>
        </w:rPr>
        <w:t xml:space="preserve"> </w:t>
      </w:r>
      <w:r w:rsidRPr="005F3A69">
        <w:rPr>
          <w:rFonts w:ascii="Calibri" w:hAnsi="Calibri"/>
        </w:rPr>
        <w:t xml:space="preserve">This value may be overwritten in this document but valid discrepancies with the CF1R are </w:t>
      </w:r>
      <w:r w:rsidR="000E59FB" w:rsidRPr="005F3A69">
        <w:rPr>
          <w:rFonts w:ascii="Calibri" w:hAnsi="Calibri"/>
        </w:rPr>
        <w:t>uncommon</w:t>
      </w:r>
      <w:r w:rsidRPr="005F3A69">
        <w:rPr>
          <w:rFonts w:ascii="Calibri" w:hAnsi="Calibri"/>
        </w:rPr>
        <w:t>.</w:t>
      </w:r>
      <w:r w:rsidR="00D070C6" w:rsidRPr="005F3A69">
        <w:rPr>
          <w:rFonts w:ascii="Calibri" w:hAnsi="Calibri"/>
        </w:rPr>
        <w:t xml:space="preserve"> </w:t>
      </w:r>
      <w:r w:rsidRPr="005F3A69">
        <w:rPr>
          <w:rFonts w:ascii="Calibri" w:hAnsi="Calibri"/>
        </w:rPr>
        <w:t>Overwriting the default value will automatically flag this entry and subject it to additional scrutiny by QA and enforcement personnel. Revising the CF1R to match is recommended and may be required.</w:t>
      </w:r>
    </w:p>
    <w:p w14:paraId="1616ED57" w14:textId="77777777" w:rsidR="00252FCD" w:rsidRPr="005F3A69" w:rsidRDefault="00252FCD">
      <w:pPr>
        <w:pStyle w:val="ListParagraph"/>
        <w:numPr>
          <w:ilvl w:val="0"/>
          <w:numId w:val="15"/>
        </w:numPr>
        <w:rPr>
          <w:rFonts w:ascii="Calibri" w:hAnsi="Calibri"/>
        </w:rPr>
      </w:pPr>
      <w:r w:rsidRPr="005F3A69">
        <w:rPr>
          <w:rFonts w:ascii="Calibri" w:hAnsi="Calibri"/>
        </w:rPr>
        <w:t>This field is filled out automatically based on the entries in the previous columns.</w:t>
      </w:r>
      <w:r w:rsidR="00D070C6" w:rsidRPr="005F3A69">
        <w:rPr>
          <w:rFonts w:ascii="Calibri" w:hAnsi="Calibri"/>
        </w:rPr>
        <w:t xml:space="preserve"> </w:t>
      </w:r>
    </w:p>
    <w:p w14:paraId="089BF0C2" w14:textId="77777777" w:rsidR="00252FCD" w:rsidRPr="005F3A69" w:rsidRDefault="00252FCD" w:rsidP="00252FCD">
      <w:pPr>
        <w:rPr>
          <w:rFonts w:ascii="Calibri" w:hAnsi="Calibri"/>
        </w:rPr>
      </w:pPr>
    </w:p>
    <w:p w14:paraId="7AE5BFF0" w14:textId="77777777" w:rsidR="00A92F12" w:rsidRPr="005F3A69" w:rsidRDefault="00A92F12" w:rsidP="00A92F12">
      <w:pPr>
        <w:keepNext/>
        <w:rPr>
          <w:rFonts w:ascii="Calibri" w:hAnsi="Calibri"/>
          <w:b/>
        </w:rPr>
      </w:pPr>
      <w:r w:rsidRPr="005F3A69">
        <w:rPr>
          <w:rFonts w:ascii="Calibri" w:hAnsi="Calibri"/>
          <w:b/>
        </w:rPr>
        <w:t>C. Space Conditioning (SC) System Alterations Compliance Information</w:t>
      </w:r>
    </w:p>
    <w:p w14:paraId="45E75A32" w14:textId="77777777" w:rsidR="00D070C6" w:rsidRPr="005F3A69" w:rsidRDefault="00D070C6" w:rsidP="00252FCD">
      <w:pPr>
        <w:rPr>
          <w:rFonts w:ascii="Calibri" w:hAnsi="Calibri"/>
        </w:rPr>
      </w:pPr>
    </w:p>
    <w:p w14:paraId="3FD74555" w14:textId="77777777" w:rsidR="00116FFE" w:rsidRPr="005F3A69" w:rsidRDefault="00116FFE">
      <w:pPr>
        <w:pStyle w:val="ListParagraph"/>
        <w:numPr>
          <w:ilvl w:val="0"/>
          <w:numId w:val="13"/>
        </w:numPr>
        <w:ind w:hanging="450"/>
        <w:rPr>
          <w:rFonts w:ascii="Calibri" w:hAnsi="Calibri"/>
        </w:rPr>
      </w:pPr>
      <w:r w:rsidRPr="005F3A69">
        <w:rPr>
          <w:rFonts w:ascii="Calibri" w:hAnsi="Calibri"/>
        </w:rPr>
        <w:t>This field is filled out automatically. It is referenced from the previous section.</w:t>
      </w:r>
    </w:p>
    <w:p w14:paraId="408BAFF6" w14:textId="77777777" w:rsidR="00116FFE" w:rsidRPr="005F3A69" w:rsidRDefault="00116FFE">
      <w:pPr>
        <w:pStyle w:val="ListParagraph"/>
        <w:numPr>
          <w:ilvl w:val="0"/>
          <w:numId w:val="13"/>
        </w:numPr>
        <w:ind w:hanging="450"/>
        <w:rPr>
          <w:rFonts w:ascii="Calibri" w:hAnsi="Calibri"/>
        </w:rPr>
      </w:pPr>
      <w:r w:rsidRPr="005F3A69">
        <w:rPr>
          <w:rFonts w:ascii="Calibri" w:hAnsi="Calibri"/>
        </w:rPr>
        <w:t>This field is filled out automatically. It is referenced from the previous section.</w:t>
      </w:r>
    </w:p>
    <w:p w14:paraId="49EA414A" w14:textId="77777777" w:rsidR="00116FFE" w:rsidRPr="005F3A69" w:rsidRDefault="00116FFE">
      <w:pPr>
        <w:pStyle w:val="ListParagraph"/>
        <w:numPr>
          <w:ilvl w:val="0"/>
          <w:numId w:val="13"/>
        </w:numPr>
        <w:ind w:hanging="450"/>
        <w:rPr>
          <w:rFonts w:ascii="Calibri" w:hAnsi="Calibri"/>
        </w:rPr>
      </w:pPr>
      <w:r w:rsidRPr="005F3A69">
        <w:rPr>
          <w:rFonts w:ascii="Calibri" w:hAnsi="Calibri"/>
        </w:rPr>
        <w:t>This field is filled out automatically. It is referenced from the Certificate of Compliance (CF1R), which must be completed prior to this document. This value may be overwritten in this document but valid discrepancies with the CF1R are uncommon. Overwriting the default value will automatically flag this entry and subject it to additional scrutiny by QA and enforcement personnel. Revising the CF1R to match is recommended and may be required.</w:t>
      </w:r>
    </w:p>
    <w:p w14:paraId="3AD79451" w14:textId="77777777" w:rsidR="00116FFE" w:rsidRPr="005F3A69" w:rsidRDefault="00116FFE">
      <w:pPr>
        <w:pStyle w:val="ListParagraph"/>
        <w:numPr>
          <w:ilvl w:val="0"/>
          <w:numId w:val="13"/>
        </w:numPr>
        <w:ind w:hanging="450"/>
        <w:rPr>
          <w:rFonts w:ascii="Calibri" w:hAnsi="Calibri"/>
        </w:rPr>
      </w:pPr>
      <w:r w:rsidRPr="005F3A69">
        <w:rPr>
          <w:rFonts w:ascii="Calibri" w:hAnsi="Calibri"/>
        </w:rPr>
        <w:t>This field is filled out automatically. It is referenced from the Certificate of Compliance (CF1R), which must be completed prior to this document. This value may be overwritten in this document but valid discrepancies with the CF1R are uncommon. Overwriting the default value will automatically flag this entry and subject it to additional scrutiny by QA and enforcement personnel. Revising the CF1R to match is recommended and may be required.</w:t>
      </w:r>
    </w:p>
    <w:p w14:paraId="7B61B87F" w14:textId="77777777" w:rsidR="00116FFE" w:rsidRPr="005F3A69" w:rsidRDefault="00116FFE">
      <w:pPr>
        <w:pStyle w:val="ListParagraph"/>
        <w:numPr>
          <w:ilvl w:val="0"/>
          <w:numId w:val="13"/>
        </w:numPr>
        <w:ind w:hanging="450"/>
        <w:rPr>
          <w:rFonts w:ascii="Calibri" w:hAnsi="Calibri"/>
        </w:rPr>
      </w:pPr>
      <w:r w:rsidRPr="005F3A69">
        <w:rPr>
          <w:rFonts w:ascii="Calibri" w:hAnsi="Calibri"/>
        </w:rPr>
        <w:lastRenderedPageBreak/>
        <w:t>This field is filled out automatically. It is referenced from the Certificate of Compliance (CF1R), which must be completed prior to this document. This value may be overwritten in this document but valid discrepancies with the CF1R are uncommon. Overwriting the default value will automatically flag this entry and subject it to additional scrutiny by QA and enforcement personnel. Revising the CF1R to match is recommended and may be required.</w:t>
      </w:r>
    </w:p>
    <w:p w14:paraId="6EEFCE81" w14:textId="77777777" w:rsidR="00116FFE" w:rsidRPr="005F3A69" w:rsidRDefault="00116FFE">
      <w:pPr>
        <w:pStyle w:val="ListParagraph"/>
        <w:numPr>
          <w:ilvl w:val="0"/>
          <w:numId w:val="13"/>
        </w:numPr>
        <w:ind w:hanging="450"/>
        <w:rPr>
          <w:rFonts w:ascii="Calibri" w:hAnsi="Calibri"/>
        </w:rPr>
      </w:pPr>
      <w:r w:rsidRPr="005F3A69">
        <w:rPr>
          <w:rFonts w:ascii="Calibri" w:hAnsi="Calibri"/>
        </w:rPr>
        <w:t>This field is filled out automatically. It is referenced from the Certificate of Compliance (CF1R), which must be completed prior to this document. This value may be overwritten in this document but valid discrepancies with the CF1R are uncommon. Overwriting the default value will automatically flag this entry and subject it to additional scrutiny by QA and enforcement personnel. Revising the CF1R to match is recommended and may be required.</w:t>
      </w:r>
    </w:p>
    <w:p w14:paraId="00D21A23" w14:textId="77777777" w:rsidR="00116FFE" w:rsidRPr="005F3A69" w:rsidRDefault="00116FFE">
      <w:pPr>
        <w:pStyle w:val="ListParagraph"/>
        <w:numPr>
          <w:ilvl w:val="0"/>
          <w:numId w:val="13"/>
        </w:numPr>
        <w:ind w:hanging="450"/>
        <w:rPr>
          <w:rFonts w:ascii="Calibri" w:hAnsi="Calibri"/>
        </w:rPr>
      </w:pPr>
      <w:r w:rsidRPr="005F3A69">
        <w:rPr>
          <w:rFonts w:ascii="Calibri" w:hAnsi="Calibri"/>
        </w:rPr>
        <w:t>This field is filled out automatically. It is referenced from the Certificate of Compliance (CF1R), which must be completed prior to this document. This value may be overwritten in this document but valid discrepancies with the CF1R are uncommon. Overwriting the default value will automatically flag this entry and subject it to additional scrutiny by QA and enforcement personnel. Revising the CF1R to match is recommended and may be required.</w:t>
      </w:r>
    </w:p>
    <w:p w14:paraId="17415A27" w14:textId="77777777" w:rsidR="00116FFE" w:rsidRPr="005F3A69" w:rsidRDefault="00116FFE">
      <w:pPr>
        <w:pStyle w:val="ListParagraph"/>
        <w:numPr>
          <w:ilvl w:val="0"/>
          <w:numId w:val="13"/>
        </w:numPr>
        <w:ind w:hanging="450"/>
        <w:rPr>
          <w:rFonts w:ascii="Calibri" w:hAnsi="Calibri"/>
        </w:rPr>
      </w:pPr>
      <w:r w:rsidRPr="005F3A69">
        <w:rPr>
          <w:rFonts w:ascii="Calibri" w:hAnsi="Calibri"/>
        </w:rPr>
        <w:t>This field is filled out automatically. It is referenced from the Certificate of Compliance (CF1R), which must be completed prior to this document. This value may be overwritten in this document but valid discrepancies with the CF1R are uncommon. Overwriting the default value will automatically flag this entry and subject it to additional scrutiny by QA and enforcement personnel. Revising the CF1R to match is recommended and may be required.</w:t>
      </w:r>
    </w:p>
    <w:p w14:paraId="412C4ECE" w14:textId="77777777" w:rsidR="00116FFE" w:rsidRPr="005F3A69" w:rsidRDefault="00116FFE">
      <w:pPr>
        <w:pStyle w:val="ListParagraph"/>
        <w:numPr>
          <w:ilvl w:val="0"/>
          <w:numId w:val="13"/>
        </w:numPr>
        <w:ind w:hanging="450"/>
        <w:rPr>
          <w:rFonts w:ascii="Calibri" w:hAnsi="Calibri"/>
        </w:rPr>
      </w:pPr>
      <w:r w:rsidRPr="005F3A69">
        <w:rPr>
          <w:rFonts w:ascii="Calibri" w:hAnsi="Calibri"/>
        </w:rPr>
        <w:t>This field is filled out automatically. It is referenced from the Certificate of Compliance (CF1R), which must be completed prior to this document. This value may be overwritten in this document but valid discrepancies with the CF1R are uncommon. Overwriting the default value will automatically flag this entry and subject it to additional scrutiny by QA and enforcement personnel. Revising the CF1R to match is recommended and may be required.</w:t>
      </w:r>
    </w:p>
    <w:p w14:paraId="5BD8027F" w14:textId="77777777" w:rsidR="00116FFE" w:rsidRPr="005F3A69" w:rsidRDefault="00116FFE">
      <w:pPr>
        <w:pStyle w:val="ListParagraph"/>
        <w:numPr>
          <w:ilvl w:val="0"/>
          <w:numId w:val="13"/>
        </w:numPr>
        <w:ind w:hanging="450"/>
        <w:rPr>
          <w:rFonts w:ascii="Calibri" w:hAnsi="Calibri"/>
        </w:rPr>
      </w:pPr>
      <w:r w:rsidRPr="005F3A69">
        <w:rPr>
          <w:rFonts w:ascii="Calibri" w:hAnsi="Calibri"/>
        </w:rPr>
        <w:t>This field is filled out automatically. It is referenced from the Certificate of Compliance (CF1R), which must be completed prior to this document. This value may be overwritten in this document but valid discrepancies with the CF1R are uncommon. Overwriting the default value will automatically flag this entry and subject it to additional scrutiny by QA and enforcement personnel. Revising the CF1R to match is recommended and may be required.</w:t>
      </w:r>
    </w:p>
    <w:p w14:paraId="08E4B993" w14:textId="676B408E" w:rsidR="00116FFE" w:rsidRPr="005F3A69" w:rsidRDefault="00116FFE" w:rsidP="00A92F12">
      <w:pPr>
        <w:ind w:left="720" w:hanging="450"/>
        <w:rPr>
          <w:rFonts w:ascii="Calibri" w:hAnsi="Calibri"/>
        </w:rPr>
      </w:pPr>
      <w:r w:rsidRPr="005F3A69">
        <w:rPr>
          <w:rFonts w:ascii="Calibri" w:hAnsi="Calibri"/>
        </w:rPr>
        <w:t>10b</w:t>
      </w:r>
      <w:r w:rsidRPr="005F3A69">
        <w:rPr>
          <w:rFonts w:ascii="Calibri" w:hAnsi="Calibri"/>
        </w:rPr>
        <w:tab/>
        <w:t>This field is filled out automatically. It is referenced from the Certificate of Compliance (CF1R), which must be completed prior to this document. This value may be overwritten in this document but valid discrepancies with the CF1R are uncommon. Overwriting the default value will automatically flag this entry and subject it to additional scrutiny by QA and enforcement personnel. Revising the CF1R to match is recommended and may be required</w:t>
      </w:r>
    </w:p>
    <w:p w14:paraId="49B00468" w14:textId="77777777" w:rsidR="00116FFE" w:rsidRPr="005F3A69" w:rsidRDefault="00116FFE">
      <w:pPr>
        <w:pStyle w:val="ListParagraph"/>
        <w:numPr>
          <w:ilvl w:val="0"/>
          <w:numId w:val="13"/>
        </w:numPr>
        <w:ind w:hanging="450"/>
        <w:rPr>
          <w:rFonts w:ascii="Calibri" w:hAnsi="Calibri"/>
        </w:rPr>
      </w:pPr>
      <w:r w:rsidRPr="005F3A69">
        <w:rPr>
          <w:rFonts w:ascii="Calibri" w:hAnsi="Calibri"/>
        </w:rPr>
        <w:t>This field is filled out automatically. It is calculated based on entries in previous columns.</w:t>
      </w:r>
    </w:p>
    <w:p w14:paraId="00A5F8FB" w14:textId="77777777" w:rsidR="00116FFE" w:rsidRPr="005F3A69" w:rsidRDefault="00116FFE">
      <w:pPr>
        <w:pStyle w:val="ListParagraph"/>
        <w:numPr>
          <w:ilvl w:val="0"/>
          <w:numId w:val="13"/>
        </w:numPr>
        <w:ind w:hanging="450"/>
        <w:rPr>
          <w:rFonts w:ascii="Calibri" w:hAnsi="Calibri"/>
        </w:rPr>
      </w:pPr>
      <w:r w:rsidRPr="005F3A69">
        <w:rPr>
          <w:rFonts w:ascii="Calibri" w:hAnsi="Calibri"/>
        </w:rPr>
        <w:t>If the space conditioning system is a multiple-split system, then enter the total number of indoor units (ducted and ductless) connected to the outdoor unit.  If the system is a type that does not have an outdoor unit, such as a heating-only type that uses only a furnace air-handling unit, enter 1 for the number of indoor units (The furnace air-handling unit is an indoor unit).</w:t>
      </w:r>
    </w:p>
    <w:p w14:paraId="7A4D5793" w14:textId="77777777" w:rsidR="00116FFE" w:rsidRPr="005F3A69" w:rsidRDefault="00116FFE">
      <w:pPr>
        <w:pStyle w:val="ListParagraph"/>
        <w:numPr>
          <w:ilvl w:val="0"/>
          <w:numId w:val="13"/>
        </w:numPr>
        <w:ind w:hanging="450"/>
        <w:rPr>
          <w:rFonts w:ascii="Calibri" w:hAnsi="Calibri"/>
        </w:rPr>
      </w:pPr>
      <w:r w:rsidRPr="005F3A69">
        <w:rPr>
          <w:rFonts w:ascii="Calibri" w:hAnsi="Calibri"/>
        </w:rPr>
        <w:t>If the space conditioning system is a multiple-split system, then enter the number of ducted indoor units (AHU) connected to the outdoor unit. If the system is a type that does not have an outdoor unit, such as a heating-only type that uses only a furnace air-handling unit, enter 1 for the number of indoor units (The furnace air-handling unit is an indoor unit).</w:t>
      </w:r>
    </w:p>
    <w:p w14:paraId="04258A8F" w14:textId="77777777" w:rsidR="00116FFE" w:rsidRPr="005F3A69" w:rsidRDefault="00116FFE">
      <w:pPr>
        <w:pStyle w:val="ListParagraph"/>
        <w:numPr>
          <w:ilvl w:val="0"/>
          <w:numId w:val="13"/>
        </w:numPr>
        <w:ind w:hanging="450"/>
        <w:rPr>
          <w:rFonts w:ascii="Calibri" w:hAnsi="Calibri"/>
        </w:rPr>
      </w:pPr>
      <w:r w:rsidRPr="005F3A69">
        <w:rPr>
          <w:rFonts w:ascii="Calibri" w:hAnsi="Calibri"/>
        </w:rPr>
        <w:t>If the indoor unit is used to bring outdoor air into the dwelling, the system may be used to comply with the IAQ mechanical ventilation requirements.  This is called central fan integrated ventilation (CFI). Select CFI System if the system is used to provide IAQ ventilation.</w:t>
      </w:r>
    </w:p>
    <w:p w14:paraId="577C0834" w14:textId="77777777" w:rsidR="00970AC4" w:rsidRPr="005F3A69" w:rsidRDefault="00970AC4">
      <w:pPr>
        <w:rPr>
          <w:rFonts w:ascii="Calibri" w:hAnsi="Calibri"/>
          <w:b/>
        </w:rPr>
      </w:pPr>
      <w:r w:rsidRPr="005F3A69">
        <w:rPr>
          <w:rFonts w:ascii="Calibri" w:hAnsi="Calibri"/>
          <w:b/>
        </w:rPr>
        <w:br w:type="page"/>
      </w:r>
    </w:p>
    <w:p w14:paraId="33B97D61" w14:textId="77777777" w:rsidR="00252FCD" w:rsidRPr="005F3A69" w:rsidRDefault="00252FCD" w:rsidP="00252FCD">
      <w:pPr>
        <w:keepNext/>
        <w:rPr>
          <w:rFonts w:ascii="Calibri" w:hAnsi="Calibri"/>
          <w:b/>
        </w:rPr>
      </w:pPr>
      <w:r w:rsidRPr="005F3A69">
        <w:rPr>
          <w:rFonts w:ascii="Calibri" w:hAnsi="Calibri"/>
          <w:b/>
        </w:rPr>
        <w:lastRenderedPageBreak/>
        <w:t>D.</w:t>
      </w:r>
      <w:r w:rsidR="00D070C6" w:rsidRPr="005F3A69">
        <w:rPr>
          <w:rFonts w:ascii="Calibri" w:hAnsi="Calibri"/>
          <w:b/>
        </w:rPr>
        <w:t xml:space="preserve"> </w:t>
      </w:r>
      <w:r w:rsidRPr="005F3A69">
        <w:rPr>
          <w:rFonts w:ascii="Calibri" w:hAnsi="Calibri"/>
          <w:b/>
        </w:rPr>
        <w:t xml:space="preserve">Installed Heating Equipment </w:t>
      </w:r>
      <w:r w:rsidR="00970AC4" w:rsidRPr="005F3A69">
        <w:rPr>
          <w:rFonts w:ascii="Calibri" w:hAnsi="Calibri"/>
          <w:b/>
        </w:rPr>
        <w:t>I</w:t>
      </w:r>
      <w:r w:rsidRPr="005F3A69">
        <w:rPr>
          <w:rFonts w:ascii="Calibri" w:hAnsi="Calibri"/>
          <w:b/>
        </w:rPr>
        <w:t>nformation</w:t>
      </w:r>
    </w:p>
    <w:p w14:paraId="6E0BB153" w14:textId="77777777" w:rsidR="00252FCD" w:rsidRPr="005F3A69" w:rsidRDefault="00252FCD">
      <w:pPr>
        <w:pStyle w:val="ListParagraph"/>
        <w:numPr>
          <w:ilvl w:val="0"/>
          <w:numId w:val="5"/>
        </w:numPr>
        <w:ind w:left="720" w:hanging="450"/>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 xml:space="preserve">It is referenced from </w:t>
      </w:r>
      <w:r w:rsidR="00FE01F3" w:rsidRPr="005F3A69">
        <w:rPr>
          <w:rFonts w:ascii="Calibri" w:hAnsi="Calibri"/>
        </w:rPr>
        <w:t xml:space="preserve">a </w:t>
      </w:r>
      <w:r w:rsidRPr="005F3A69">
        <w:rPr>
          <w:rFonts w:ascii="Calibri" w:hAnsi="Calibri"/>
        </w:rPr>
        <w:t>previous section.</w:t>
      </w:r>
    </w:p>
    <w:p w14:paraId="519EBB1B" w14:textId="77777777" w:rsidR="00252FCD" w:rsidRPr="005F3A69" w:rsidRDefault="00252FCD">
      <w:pPr>
        <w:pStyle w:val="ListParagraph"/>
        <w:numPr>
          <w:ilvl w:val="0"/>
          <w:numId w:val="5"/>
        </w:numPr>
        <w:ind w:left="720" w:hanging="450"/>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referenced from</w:t>
      </w:r>
      <w:r w:rsidR="00FE01F3" w:rsidRPr="005F3A69">
        <w:rPr>
          <w:rFonts w:ascii="Calibri" w:hAnsi="Calibri"/>
        </w:rPr>
        <w:t xml:space="preserve"> a previous section.</w:t>
      </w:r>
    </w:p>
    <w:p w14:paraId="517CE1AF" w14:textId="77777777" w:rsidR="00FE01F3" w:rsidRPr="005F3A69" w:rsidRDefault="00FE01F3">
      <w:pPr>
        <w:pStyle w:val="ListParagraph"/>
        <w:numPr>
          <w:ilvl w:val="0"/>
          <w:numId w:val="5"/>
        </w:numPr>
        <w:ind w:left="720" w:hanging="450"/>
        <w:rPr>
          <w:rFonts w:ascii="Calibri" w:hAnsi="Calibri"/>
        </w:rPr>
      </w:pPr>
      <w:r w:rsidRPr="005F3A69">
        <w:rPr>
          <w:rFonts w:ascii="Calibri" w:hAnsi="Calibri"/>
        </w:rPr>
        <w:t>This field is filled out automatically. It is referenced from a previous section</w:t>
      </w:r>
    </w:p>
    <w:p w14:paraId="3EEADF79" w14:textId="77777777" w:rsidR="00252FCD" w:rsidRPr="005F3A69" w:rsidRDefault="00252FCD">
      <w:pPr>
        <w:pStyle w:val="ListParagraph"/>
        <w:numPr>
          <w:ilvl w:val="0"/>
          <w:numId w:val="5"/>
        </w:numPr>
        <w:ind w:left="720" w:hanging="450"/>
        <w:rPr>
          <w:rFonts w:ascii="Calibri" w:hAnsi="Calibri"/>
        </w:rPr>
      </w:pPr>
      <w:r w:rsidRPr="005F3A69">
        <w:rPr>
          <w:rFonts w:ascii="Calibri" w:hAnsi="Calibri"/>
        </w:rPr>
        <w:t xml:space="preserve">Enter the certified heating efficiency of the </w:t>
      </w:r>
      <w:r w:rsidRPr="005F3A69">
        <w:rPr>
          <w:rFonts w:ascii="Calibri" w:hAnsi="Calibri"/>
          <w:i/>
        </w:rPr>
        <w:t>installed</w:t>
      </w:r>
      <w:r w:rsidRPr="005F3A69">
        <w:rPr>
          <w:rFonts w:ascii="Calibri" w:hAnsi="Calibri"/>
        </w:rPr>
        <w:t xml:space="preserve"> equipment.</w:t>
      </w:r>
      <w:r w:rsidR="00D070C6" w:rsidRPr="005F3A69">
        <w:rPr>
          <w:rFonts w:ascii="Calibri" w:hAnsi="Calibri"/>
        </w:rPr>
        <w:t xml:space="preserve"> </w:t>
      </w:r>
      <w:r w:rsidRPr="005F3A69">
        <w:rPr>
          <w:rFonts w:ascii="Calibri" w:hAnsi="Calibri"/>
        </w:rPr>
        <w:t>This value is verified against the minimum value shown in Section C.</w:t>
      </w:r>
      <w:r w:rsidR="00D070C6" w:rsidRPr="005F3A69">
        <w:rPr>
          <w:rFonts w:ascii="Calibri" w:hAnsi="Calibri"/>
        </w:rPr>
        <w:t xml:space="preserve"> </w:t>
      </w:r>
      <w:r w:rsidRPr="005F3A69">
        <w:rPr>
          <w:rFonts w:ascii="Calibri" w:hAnsi="Calibri"/>
        </w:rPr>
        <w:t>The installed efficiency must be greater than or equal to the required minimum efficiency.</w:t>
      </w:r>
    </w:p>
    <w:p w14:paraId="538C0A2F" w14:textId="77777777" w:rsidR="00252FCD" w:rsidRPr="005F3A69" w:rsidRDefault="00252FCD">
      <w:pPr>
        <w:pStyle w:val="ListParagraph"/>
        <w:numPr>
          <w:ilvl w:val="0"/>
          <w:numId w:val="5"/>
        </w:numPr>
        <w:ind w:left="720" w:hanging="450"/>
        <w:rPr>
          <w:rFonts w:ascii="Calibri" w:hAnsi="Calibri"/>
        </w:rPr>
      </w:pPr>
      <w:r w:rsidRPr="005F3A69">
        <w:rPr>
          <w:rFonts w:ascii="Calibri" w:hAnsi="Calibri"/>
        </w:rPr>
        <w:t xml:space="preserve">Enter the name of the </w:t>
      </w:r>
      <w:r w:rsidRPr="005F3A69">
        <w:rPr>
          <w:rFonts w:ascii="Calibri" w:hAnsi="Calibri"/>
          <w:i/>
        </w:rPr>
        <w:t>installed</w:t>
      </w:r>
      <w:r w:rsidRPr="005F3A69">
        <w:rPr>
          <w:rFonts w:ascii="Calibri" w:hAnsi="Calibri"/>
        </w:rPr>
        <w:t xml:space="preserve"> Heating Unit Manufacturer as shown on the equipment nameplate.</w:t>
      </w:r>
    </w:p>
    <w:p w14:paraId="3E6F9620" w14:textId="77777777" w:rsidR="00252FCD" w:rsidRPr="005F3A69" w:rsidRDefault="00252FCD">
      <w:pPr>
        <w:pStyle w:val="ListParagraph"/>
        <w:numPr>
          <w:ilvl w:val="0"/>
          <w:numId w:val="5"/>
        </w:numPr>
        <w:ind w:left="720" w:hanging="450"/>
        <w:rPr>
          <w:rFonts w:ascii="Calibri" w:hAnsi="Calibri"/>
        </w:rPr>
      </w:pPr>
      <w:r w:rsidRPr="005F3A69">
        <w:rPr>
          <w:rFonts w:ascii="Calibri" w:hAnsi="Calibri"/>
        </w:rPr>
        <w:t xml:space="preserve">Enter the name of the </w:t>
      </w:r>
      <w:r w:rsidRPr="005F3A69">
        <w:rPr>
          <w:rFonts w:ascii="Calibri" w:hAnsi="Calibri"/>
          <w:i/>
        </w:rPr>
        <w:t>installed</w:t>
      </w:r>
      <w:r w:rsidRPr="005F3A69">
        <w:rPr>
          <w:rFonts w:ascii="Calibri" w:hAnsi="Calibri"/>
        </w:rPr>
        <w:t xml:space="preserve"> Heating Unit Model Number as shown on the equipment nameplate.</w:t>
      </w:r>
    </w:p>
    <w:p w14:paraId="59DF166D" w14:textId="77777777" w:rsidR="00252FCD" w:rsidRPr="005F3A69" w:rsidRDefault="00252FCD">
      <w:pPr>
        <w:pStyle w:val="ListParagraph"/>
        <w:numPr>
          <w:ilvl w:val="0"/>
          <w:numId w:val="5"/>
        </w:numPr>
        <w:ind w:left="720" w:hanging="450"/>
        <w:rPr>
          <w:rFonts w:ascii="Calibri" w:hAnsi="Calibri"/>
        </w:rPr>
      </w:pPr>
      <w:r w:rsidRPr="005F3A69">
        <w:rPr>
          <w:rFonts w:ascii="Calibri" w:hAnsi="Calibri"/>
        </w:rPr>
        <w:t xml:space="preserve">Enter the name of the </w:t>
      </w:r>
      <w:r w:rsidRPr="005F3A69">
        <w:rPr>
          <w:rFonts w:ascii="Calibri" w:hAnsi="Calibri"/>
          <w:i/>
        </w:rPr>
        <w:t>installed</w:t>
      </w:r>
      <w:r w:rsidRPr="005F3A69">
        <w:rPr>
          <w:rFonts w:ascii="Calibri" w:hAnsi="Calibri"/>
        </w:rPr>
        <w:t xml:space="preserve"> Heating Unit Serial number as shown on the equipment nameplate.</w:t>
      </w:r>
    </w:p>
    <w:p w14:paraId="5E6C3467" w14:textId="77777777" w:rsidR="00252FCD" w:rsidRPr="005F3A69" w:rsidRDefault="00252FCD">
      <w:pPr>
        <w:pStyle w:val="ListParagraph"/>
        <w:numPr>
          <w:ilvl w:val="0"/>
          <w:numId w:val="5"/>
        </w:numPr>
        <w:ind w:left="720" w:hanging="450"/>
        <w:rPr>
          <w:rFonts w:ascii="Calibri" w:hAnsi="Calibri"/>
        </w:rPr>
      </w:pPr>
      <w:r w:rsidRPr="005F3A69">
        <w:rPr>
          <w:rFonts w:ascii="Calibri" w:hAnsi="Calibri"/>
        </w:rPr>
        <w:t xml:space="preserve">Enter the rated heating capacity (output) of the </w:t>
      </w:r>
      <w:r w:rsidRPr="005F3A69">
        <w:rPr>
          <w:rFonts w:ascii="Calibri" w:hAnsi="Calibri"/>
          <w:i/>
        </w:rPr>
        <w:t>installed</w:t>
      </w:r>
      <w:r w:rsidRPr="005F3A69">
        <w:rPr>
          <w:rFonts w:ascii="Calibri" w:hAnsi="Calibri"/>
        </w:rPr>
        <w:t xml:space="preserve"> Heating Unit in BTUs per hour.</w:t>
      </w:r>
    </w:p>
    <w:p w14:paraId="78234754" w14:textId="77777777" w:rsidR="00252FCD" w:rsidRPr="005F3A69" w:rsidRDefault="00C8726A">
      <w:pPr>
        <w:pStyle w:val="ListParagraph"/>
        <w:numPr>
          <w:ilvl w:val="0"/>
          <w:numId w:val="5"/>
        </w:numPr>
        <w:ind w:left="720" w:hanging="450"/>
        <w:rPr>
          <w:rFonts w:ascii="Calibri" w:hAnsi="Calibri"/>
        </w:rPr>
      </w:pPr>
      <w:r w:rsidRPr="005F3A69">
        <w:rPr>
          <w:rFonts w:ascii="Calibri" w:hAnsi="Calibri"/>
        </w:rPr>
        <w:t>Enter text to provide a name for multi-split indoor units if prompted to do so, otherwise the field is filled out automatically.</w:t>
      </w:r>
    </w:p>
    <w:p w14:paraId="7C7461A4" w14:textId="77777777" w:rsidR="00C8726A" w:rsidRPr="005F3A69" w:rsidRDefault="00C8726A">
      <w:pPr>
        <w:pStyle w:val="ListParagraph"/>
        <w:numPr>
          <w:ilvl w:val="0"/>
          <w:numId w:val="5"/>
        </w:numPr>
        <w:ind w:left="720" w:hanging="450"/>
        <w:rPr>
          <w:rFonts w:ascii="Calibri" w:hAnsi="Calibri"/>
        </w:rPr>
      </w:pPr>
      <w:r w:rsidRPr="005F3A69">
        <w:rPr>
          <w:rFonts w:ascii="Calibri" w:hAnsi="Calibri"/>
        </w:rPr>
        <w:t xml:space="preserve">Select the description that best describes the distribution system if prompted to do so (allowed values are </w:t>
      </w:r>
      <w:proofErr w:type="gramStart"/>
      <w:r w:rsidRPr="005F3A69">
        <w:rPr>
          <w:rFonts w:ascii="Calibri" w:hAnsi="Calibri"/>
        </w:rPr>
        <w:t>1:[</w:t>
      </w:r>
      <w:proofErr w:type="gramEnd"/>
      <w:r w:rsidRPr="005F3A69">
        <w:rPr>
          <w:rFonts w:ascii="Calibri" w:hAnsi="Calibri"/>
        </w:rPr>
        <w:t>Ductless] 2:[Ducted &gt;10ft length] 3:[Ducted ≤10ft length], otherwise the field</w:t>
      </w:r>
      <w:r w:rsidR="00DE7F30" w:rsidRPr="005F3A69">
        <w:rPr>
          <w:rFonts w:ascii="Calibri" w:hAnsi="Calibri"/>
        </w:rPr>
        <w:t xml:space="preserve"> is filled out automatically.</w:t>
      </w:r>
    </w:p>
    <w:p w14:paraId="17D2C1CC" w14:textId="77777777" w:rsidR="00C8726A" w:rsidRPr="005F3A69" w:rsidRDefault="00C8726A" w:rsidP="00252FCD">
      <w:pPr>
        <w:rPr>
          <w:rFonts w:ascii="Calibri" w:hAnsi="Calibri"/>
        </w:rPr>
      </w:pPr>
    </w:p>
    <w:p w14:paraId="0B617446" w14:textId="77777777" w:rsidR="00C8726A" w:rsidRPr="005F3A69" w:rsidRDefault="00C8726A" w:rsidP="00252FCD">
      <w:pPr>
        <w:rPr>
          <w:rFonts w:ascii="Calibri" w:hAnsi="Calibri"/>
        </w:rPr>
      </w:pPr>
    </w:p>
    <w:p w14:paraId="34B647A5" w14:textId="77777777" w:rsidR="00C8726A" w:rsidRPr="005F3A69" w:rsidRDefault="00C8726A" w:rsidP="00252FCD">
      <w:pPr>
        <w:rPr>
          <w:rFonts w:ascii="Calibri" w:hAnsi="Calibri"/>
        </w:rPr>
      </w:pPr>
    </w:p>
    <w:p w14:paraId="4FE750D8" w14:textId="77777777" w:rsidR="00252FCD" w:rsidRPr="005F3A69" w:rsidRDefault="00252FCD" w:rsidP="00252FCD">
      <w:pPr>
        <w:rPr>
          <w:rFonts w:ascii="Calibri" w:hAnsi="Calibri"/>
          <w:b/>
        </w:rPr>
      </w:pPr>
      <w:r w:rsidRPr="005F3A69">
        <w:rPr>
          <w:rFonts w:ascii="Calibri" w:hAnsi="Calibri"/>
          <w:b/>
        </w:rPr>
        <w:t>E.</w:t>
      </w:r>
      <w:r w:rsidR="00D070C6" w:rsidRPr="005F3A69">
        <w:rPr>
          <w:rFonts w:ascii="Calibri" w:hAnsi="Calibri"/>
          <w:b/>
        </w:rPr>
        <w:t xml:space="preserve"> </w:t>
      </w:r>
      <w:r w:rsidRPr="005F3A69">
        <w:rPr>
          <w:rFonts w:ascii="Calibri" w:hAnsi="Calibri"/>
          <w:b/>
        </w:rPr>
        <w:t xml:space="preserve">Installed Cooling Equipment </w:t>
      </w:r>
      <w:r w:rsidR="00970AC4" w:rsidRPr="005F3A69">
        <w:rPr>
          <w:rFonts w:ascii="Calibri" w:hAnsi="Calibri"/>
          <w:b/>
        </w:rPr>
        <w:t>I</w:t>
      </w:r>
      <w:r w:rsidRPr="005F3A69">
        <w:rPr>
          <w:rFonts w:ascii="Calibri" w:hAnsi="Calibri"/>
          <w:b/>
        </w:rPr>
        <w:t xml:space="preserve">nformation: </w:t>
      </w:r>
    </w:p>
    <w:p w14:paraId="78154861" w14:textId="77777777" w:rsidR="00252FCD" w:rsidRPr="005F3A69" w:rsidRDefault="00252FCD">
      <w:pPr>
        <w:pStyle w:val="ListParagraph"/>
        <w:numPr>
          <w:ilvl w:val="0"/>
          <w:numId w:val="6"/>
        </w:numPr>
        <w:ind w:left="720" w:hanging="450"/>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 xml:space="preserve">It is referenced from </w:t>
      </w:r>
      <w:r w:rsidR="004B19AF" w:rsidRPr="005F3A69">
        <w:rPr>
          <w:rFonts w:ascii="Calibri" w:hAnsi="Calibri"/>
        </w:rPr>
        <w:t xml:space="preserve">a </w:t>
      </w:r>
      <w:r w:rsidRPr="005F3A69">
        <w:rPr>
          <w:rFonts w:ascii="Calibri" w:hAnsi="Calibri"/>
        </w:rPr>
        <w:t>previous section.</w:t>
      </w:r>
    </w:p>
    <w:p w14:paraId="6386B03D" w14:textId="77777777" w:rsidR="004B19AF" w:rsidRPr="005F3A69" w:rsidRDefault="004B19AF">
      <w:pPr>
        <w:pStyle w:val="ListParagraph"/>
        <w:numPr>
          <w:ilvl w:val="0"/>
          <w:numId w:val="6"/>
        </w:numPr>
        <w:ind w:left="720" w:hanging="450"/>
        <w:rPr>
          <w:rFonts w:ascii="Calibri" w:hAnsi="Calibri"/>
        </w:rPr>
      </w:pPr>
      <w:r w:rsidRPr="005F3A69">
        <w:rPr>
          <w:rFonts w:ascii="Calibri" w:hAnsi="Calibri"/>
        </w:rPr>
        <w:t>This field is filled out automatically. It is referenced from a previous section.</w:t>
      </w:r>
    </w:p>
    <w:p w14:paraId="41240FDE" w14:textId="77777777" w:rsidR="00252FCD" w:rsidRPr="005F3A69" w:rsidRDefault="00252FCD">
      <w:pPr>
        <w:pStyle w:val="ListParagraph"/>
        <w:numPr>
          <w:ilvl w:val="0"/>
          <w:numId w:val="6"/>
        </w:numPr>
        <w:ind w:left="720" w:hanging="450"/>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referenced from Section C.</w:t>
      </w:r>
    </w:p>
    <w:p w14:paraId="1F818D38" w14:textId="77777777" w:rsidR="00252FCD" w:rsidRPr="005F3A69" w:rsidRDefault="00252FCD">
      <w:pPr>
        <w:pStyle w:val="ListParagraph"/>
        <w:numPr>
          <w:ilvl w:val="0"/>
          <w:numId w:val="6"/>
        </w:numPr>
        <w:ind w:left="720" w:hanging="450"/>
        <w:rPr>
          <w:rFonts w:ascii="Calibri" w:hAnsi="Calibri"/>
        </w:rPr>
      </w:pPr>
      <w:r w:rsidRPr="005F3A69">
        <w:rPr>
          <w:rFonts w:ascii="Calibri" w:hAnsi="Calibri"/>
        </w:rPr>
        <w:t xml:space="preserve">Enter the certified cooling efficiency of the </w:t>
      </w:r>
      <w:r w:rsidRPr="005F3A69">
        <w:rPr>
          <w:rFonts w:ascii="Calibri" w:hAnsi="Calibri"/>
          <w:i/>
        </w:rPr>
        <w:t>installed</w:t>
      </w:r>
      <w:r w:rsidRPr="005F3A69">
        <w:rPr>
          <w:rFonts w:ascii="Calibri" w:hAnsi="Calibri"/>
        </w:rPr>
        <w:t xml:space="preserve"> equipment that corresponds to the type shown in the previous column.</w:t>
      </w:r>
      <w:r w:rsidR="00D070C6" w:rsidRPr="005F3A69">
        <w:rPr>
          <w:rFonts w:ascii="Calibri" w:hAnsi="Calibri"/>
        </w:rPr>
        <w:t xml:space="preserve"> </w:t>
      </w:r>
      <w:r w:rsidRPr="005F3A69">
        <w:rPr>
          <w:rFonts w:ascii="Calibri" w:hAnsi="Calibri"/>
        </w:rPr>
        <w:t>This value is verified against the minimum value shown in Section C.</w:t>
      </w:r>
      <w:r w:rsidR="00D070C6" w:rsidRPr="005F3A69">
        <w:rPr>
          <w:rFonts w:ascii="Calibri" w:hAnsi="Calibri"/>
        </w:rPr>
        <w:t xml:space="preserve"> </w:t>
      </w:r>
      <w:r w:rsidRPr="005F3A69">
        <w:rPr>
          <w:rFonts w:ascii="Calibri" w:hAnsi="Calibri"/>
        </w:rPr>
        <w:t>The installed efficiency must be greater than or equal to the required minimum efficiency.</w:t>
      </w:r>
    </w:p>
    <w:p w14:paraId="48136174" w14:textId="77777777" w:rsidR="00252FCD" w:rsidRPr="005F3A69" w:rsidRDefault="00252FCD">
      <w:pPr>
        <w:pStyle w:val="ListParagraph"/>
        <w:numPr>
          <w:ilvl w:val="0"/>
          <w:numId w:val="6"/>
        </w:numPr>
        <w:ind w:left="720" w:hanging="450"/>
        <w:rPr>
          <w:rFonts w:ascii="Calibri" w:hAnsi="Calibri"/>
        </w:rPr>
      </w:pPr>
      <w:r w:rsidRPr="005F3A69">
        <w:rPr>
          <w:rFonts w:ascii="Calibri" w:hAnsi="Calibri"/>
        </w:rPr>
        <w:t xml:space="preserve">Enter the name of the </w:t>
      </w:r>
      <w:r w:rsidRPr="005F3A69">
        <w:rPr>
          <w:rFonts w:ascii="Calibri" w:hAnsi="Calibri"/>
          <w:i/>
        </w:rPr>
        <w:t>installed</w:t>
      </w:r>
      <w:r w:rsidRPr="005F3A69">
        <w:rPr>
          <w:rFonts w:ascii="Calibri" w:hAnsi="Calibri"/>
        </w:rPr>
        <w:t xml:space="preserve"> Condenser or Package Unit Manufacturer as shown on the equipment nameplate.</w:t>
      </w:r>
    </w:p>
    <w:p w14:paraId="2A8E7D41" w14:textId="77777777" w:rsidR="00252FCD" w:rsidRPr="005F3A69" w:rsidRDefault="00252FCD">
      <w:pPr>
        <w:pStyle w:val="ListParagraph"/>
        <w:numPr>
          <w:ilvl w:val="0"/>
          <w:numId w:val="6"/>
        </w:numPr>
        <w:ind w:left="720" w:hanging="450"/>
        <w:rPr>
          <w:rFonts w:ascii="Calibri" w:hAnsi="Calibri"/>
        </w:rPr>
      </w:pPr>
      <w:r w:rsidRPr="005F3A69">
        <w:rPr>
          <w:rFonts w:ascii="Calibri" w:hAnsi="Calibri"/>
        </w:rPr>
        <w:t xml:space="preserve">Enter the name of the </w:t>
      </w:r>
      <w:r w:rsidRPr="005F3A69">
        <w:rPr>
          <w:rFonts w:ascii="Calibri" w:hAnsi="Calibri"/>
          <w:i/>
        </w:rPr>
        <w:t>installed</w:t>
      </w:r>
      <w:r w:rsidRPr="005F3A69">
        <w:rPr>
          <w:rFonts w:ascii="Calibri" w:hAnsi="Calibri"/>
        </w:rPr>
        <w:t xml:space="preserve"> Condenser or Package Unit Model Number as shown on the equipment nameplate.</w:t>
      </w:r>
    </w:p>
    <w:p w14:paraId="3767DF7C" w14:textId="77777777" w:rsidR="00252FCD" w:rsidRPr="005F3A69" w:rsidRDefault="00252FCD">
      <w:pPr>
        <w:pStyle w:val="ListParagraph"/>
        <w:numPr>
          <w:ilvl w:val="0"/>
          <w:numId w:val="6"/>
        </w:numPr>
        <w:ind w:left="720" w:hanging="450"/>
        <w:rPr>
          <w:rFonts w:ascii="Calibri" w:hAnsi="Calibri"/>
        </w:rPr>
      </w:pPr>
      <w:r w:rsidRPr="005F3A69">
        <w:rPr>
          <w:rFonts w:ascii="Calibri" w:hAnsi="Calibri"/>
        </w:rPr>
        <w:t xml:space="preserve">Enter the name of the </w:t>
      </w:r>
      <w:r w:rsidRPr="005F3A69">
        <w:rPr>
          <w:rFonts w:ascii="Calibri" w:hAnsi="Calibri"/>
          <w:i/>
        </w:rPr>
        <w:t>installed</w:t>
      </w:r>
      <w:r w:rsidRPr="005F3A69">
        <w:rPr>
          <w:rFonts w:ascii="Calibri" w:hAnsi="Calibri"/>
        </w:rPr>
        <w:t xml:space="preserve"> Condenser or Package Unit Serial Number as shown on the equipment nameplate.</w:t>
      </w:r>
    </w:p>
    <w:p w14:paraId="26F56CB8" w14:textId="77777777" w:rsidR="00252FCD" w:rsidRPr="005F3A69" w:rsidRDefault="00252FCD">
      <w:pPr>
        <w:pStyle w:val="ListParagraph"/>
        <w:numPr>
          <w:ilvl w:val="0"/>
          <w:numId w:val="6"/>
        </w:numPr>
        <w:ind w:left="720" w:hanging="450"/>
        <w:rPr>
          <w:rFonts w:ascii="Calibri" w:hAnsi="Calibri"/>
        </w:rPr>
      </w:pPr>
      <w:r w:rsidRPr="005F3A69">
        <w:rPr>
          <w:rFonts w:ascii="Calibri" w:hAnsi="Calibri"/>
        </w:rPr>
        <w:t xml:space="preserve">Enter the sensible cooling capacity at design conditions of the </w:t>
      </w:r>
      <w:r w:rsidRPr="005F3A69">
        <w:rPr>
          <w:rFonts w:ascii="Calibri" w:hAnsi="Calibri"/>
          <w:i/>
        </w:rPr>
        <w:t>installed</w:t>
      </w:r>
      <w:r w:rsidRPr="005F3A69">
        <w:rPr>
          <w:rFonts w:ascii="Calibri" w:hAnsi="Calibri"/>
        </w:rPr>
        <w:t xml:space="preserve"> cooling system in BTUs per hour.</w:t>
      </w:r>
    </w:p>
    <w:p w14:paraId="30588C10" w14:textId="77777777" w:rsidR="00252FCD" w:rsidRPr="005F3A69" w:rsidRDefault="00252FCD">
      <w:pPr>
        <w:pStyle w:val="ListParagraph"/>
        <w:numPr>
          <w:ilvl w:val="0"/>
          <w:numId w:val="6"/>
        </w:numPr>
        <w:ind w:left="720" w:hanging="450"/>
        <w:rPr>
          <w:rFonts w:ascii="Calibri" w:hAnsi="Calibri"/>
        </w:rPr>
      </w:pPr>
      <w:r w:rsidRPr="005F3A69">
        <w:rPr>
          <w:rFonts w:ascii="Calibri" w:hAnsi="Calibri"/>
        </w:rPr>
        <w:t xml:space="preserve">Enter the </w:t>
      </w:r>
      <w:r w:rsidRPr="005F3A69">
        <w:rPr>
          <w:rFonts w:ascii="Calibri" w:hAnsi="Calibri"/>
          <w:i/>
        </w:rPr>
        <w:t xml:space="preserve">installed </w:t>
      </w:r>
      <w:r w:rsidRPr="005F3A69">
        <w:rPr>
          <w:rFonts w:ascii="Calibri" w:hAnsi="Calibri"/>
        </w:rPr>
        <w:t>Condenser Nominal Cooling Capacity in tons.</w:t>
      </w:r>
      <w:r w:rsidR="00D070C6" w:rsidRPr="005F3A69">
        <w:rPr>
          <w:rFonts w:ascii="Calibri" w:hAnsi="Calibri"/>
        </w:rPr>
        <w:t xml:space="preserve"> </w:t>
      </w:r>
      <w:r w:rsidRPr="005F3A69">
        <w:rPr>
          <w:rFonts w:ascii="Calibri" w:hAnsi="Calibri"/>
        </w:rPr>
        <w:t>Note that this is based on the condenser, not the coil or air handler.</w:t>
      </w:r>
      <w:r w:rsidR="00D070C6" w:rsidRPr="005F3A69">
        <w:rPr>
          <w:rFonts w:ascii="Calibri" w:hAnsi="Calibri"/>
        </w:rPr>
        <w:t xml:space="preserve"> </w:t>
      </w:r>
      <w:r w:rsidRPr="005F3A69">
        <w:rPr>
          <w:rFonts w:ascii="Calibri" w:hAnsi="Calibri"/>
        </w:rPr>
        <w:t>This can usually be determined by the condenser model number.</w:t>
      </w:r>
    </w:p>
    <w:p w14:paraId="500204A6" w14:textId="77777777" w:rsidR="00252FCD" w:rsidRPr="005F3A69" w:rsidRDefault="00252FCD" w:rsidP="00252FCD">
      <w:pPr>
        <w:rPr>
          <w:rFonts w:ascii="Calibri" w:hAnsi="Calibri"/>
          <w:b/>
        </w:rPr>
      </w:pPr>
    </w:p>
    <w:p w14:paraId="78792F0A" w14:textId="7348586B" w:rsidR="00252FCD" w:rsidRPr="005F3A69" w:rsidRDefault="00252FCD" w:rsidP="00252FCD">
      <w:pPr>
        <w:rPr>
          <w:rFonts w:ascii="Calibri" w:hAnsi="Calibri"/>
          <w:b/>
        </w:rPr>
      </w:pPr>
      <w:r w:rsidRPr="005F3A69">
        <w:rPr>
          <w:rFonts w:ascii="Calibri" w:hAnsi="Calibri"/>
          <w:b/>
        </w:rPr>
        <w:t>F.</w:t>
      </w:r>
      <w:r w:rsidR="00D070C6" w:rsidRPr="005F3A69">
        <w:rPr>
          <w:rFonts w:ascii="Calibri" w:hAnsi="Calibri"/>
          <w:b/>
        </w:rPr>
        <w:t xml:space="preserve"> </w:t>
      </w:r>
      <w:r w:rsidRPr="005F3A69">
        <w:rPr>
          <w:rFonts w:ascii="Calibri" w:hAnsi="Calibri"/>
          <w:b/>
        </w:rPr>
        <w:t xml:space="preserve">Extension of Existing Duct System, Greater Than </w:t>
      </w:r>
      <w:r w:rsidR="006D2CD4" w:rsidRPr="005F3A69">
        <w:rPr>
          <w:rFonts w:ascii="Calibri" w:hAnsi="Calibri"/>
          <w:b/>
        </w:rPr>
        <w:t xml:space="preserve">25 </w:t>
      </w:r>
      <w:r w:rsidRPr="005F3A69">
        <w:rPr>
          <w:rFonts w:ascii="Calibri" w:hAnsi="Calibri"/>
          <w:b/>
        </w:rPr>
        <w:t xml:space="preserve">Feet </w:t>
      </w:r>
    </w:p>
    <w:p w14:paraId="5C0E918F" w14:textId="77777777" w:rsidR="00252FCD" w:rsidRPr="005F3A69" w:rsidRDefault="00252FCD">
      <w:pPr>
        <w:pStyle w:val="ListParagraph"/>
        <w:numPr>
          <w:ilvl w:val="0"/>
          <w:numId w:val="7"/>
        </w:numPr>
        <w:tabs>
          <w:tab w:val="clear" w:pos="1080"/>
        </w:tabs>
        <w:ind w:left="720" w:hanging="450"/>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 xml:space="preserve">It is referenced from </w:t>
      </w:r>
      <w:r w:rsidR="00121927" w:rsidRPr="005F3A69">
        <w:rPr>
          <w:rFonts w:ascii="Calibri" w:hAnsi="Calibri"/>
        </w:rPr>
        <w:t xml:space="preserve">a </w:t>
      </w:r>
      <w:r w:rsidRPr="005F3A69">
        <w:rPr>
          <w:rFonts w:ascii="Calibri" w:hAnsi="Calibri"/>
        </w:rPr>
        <w:t>previous section.</w:t>
      </w:r>
    </w:p>
    <w:p w14:paraId="35F30FC3" w14:textId="77777777" w:rsidR="00121927" w:rsidRPr="005F3A69" w:rsidRDefault="00121927">
      <w:pPr>
        <w:pStyle w:val="ListParagraph"/>
        <w:numPr>
          <w:ilvl w:val="0"/>
          <w:numId w:val="7"/>
        </w:numPr>
        <w:tabs>
          <w:tab w:val="clear" w:pos="1080"/>
        </w:tabs>
        <w:ind w:left="720" w:hanging="450"/>
        <w:rPr>
          <w:rFonts w:ascii="Calibri" w:hAnsi="Calibri"/>
        </w:rPr>
      </w:pPr>
      <w:r w:rsidRPr="005F3A69">
        <w:rPr>
          <w:rFonts w:ascii="Calibri" w:hAnsi="Calibri"/>
        </w:rPr>
        <w:t>This field is filled out automatically. It is referenced from a previous section.</w:t>
      </w:r>
    </w:p>
    <w:p w14:paraId="48B08C7F" w14:textId="77777777" w:rsidR="00661C7F" w:rsidRPr="005F3A69" w:rsidRDefault="00661C7F">
      <w:pPr>
        <w:pStyle w:val="ListParagraph"/>
        <w:numPr>
          <w:ilvl w:val="0"/>
          <w:numId w:val="7"/>
        </w:numPr>
        <w:tabs>
          <w:tab w:val="clear" w:pos="1080"/>
        </w:tabs>
        <w:ind w:left="720" w:hanging="450"/>
        <w:rPr>
          <w:rFonts w:ascii="Calibri" w:hAnsi="Calibri"/>
        </w:rPr>
      </w:pPr>
      <w:r w:rsidRPr="005F3A69">
        <w:rPr>
          <w:rFonts w:ascii="Calibri" w:hAnsi="Calibri"/>
        </w:rPr>
        <w:t>Enter a brief name or description of the indoor unit area served. Examples: Master Bedroom, Dining Room, Living Room, etc</w:t>
      </w:r>
      <w:r w:rsidR="00442492" w:rsidRPr="005F3A69">
        <w:rPr>
          <w:rFonts w:ascii="Calibri" w:hAnsi="Calibri"/>
        </w:rPr>
        <w:t>.</w:t>
      </w:r>
    </w:p>
    <w:p w14:paraId="380ACA1D" w14:textId="77777777" w:rsidR="00DC0280" w:rsidRPr="005F3A69" w:rsidRDefault="00DC0280">
      <w:pPr>
        <w:pStyle w:val="ListParagraph"/>
        <w:numPr>
          <w:ilvl w:val="0"/>
          <w:numId w:val="7"/>
        </w:numPr>
        <w:tabs>
          <w:tab w:val="clear" w:pos="1080"/>
        </w:tabs>
        <w:ind w:left="720" w:hanging="450"/>
        <w:rPr>
          <w:rFonts w:ascii="Calibri" w:hAnsi="Calibri"/>
        </w:rPr>
      </w:pPr>
      <w:r w:rsidRPr="005F3A69">
        <w:rPr>
          <w:rFonts w:ascii="Calibri" w:hAnsi="Calibri"/>
        </w:rPr>
        <w:t>If any lengths of new ducts were installed, answer yes, otherwise if new ducts were</w:t>
      </w:r>
      <w:r w:rsidR="005229AB" w:rsidRPr="005F3A69">
        <w:rPr>
          <w:rFonts w:ascii="Calibri" w:hAnsi="Calibri"/>
        </w:rPr>
        <w:t xml:space="preserve"> not</w:t>
      </w:r>
      <w:r w:rsidRPr="005F3A69">
        <w:rPr>
          <w:rFonts w:ascii="Calibri" w:hAnsi="Calibri"/>
        </w:rPr>
        <w:t xml:space="preserve"> installed, answer no.</w:t>
      </w:r>
    </w:p>
    <w:p w14:paraId="10F89C8B" w14:textId="77777777" w:rsidR="00795D04" w:rsidRPr="005F3A69" w:rsidRDefault="005229AB">
      <w:pPr>
        <w:pStyle w:val="ListParagraph"/>
        <w:numPr>
          <w:ilvl w:val="0"/>
          <w:numId w:val="7"/>
        </w:numPr>
        <w:tabs>
          <w:tab w:val="clear" w:pos="1080"/>
        </w:tabs>
        <w:ind w:left="720" w:hanging="450"/>
        <w:rPr>
          <w:rFonts w:ascii="Calibri" w:hAnsi="Calibri"/>
        </w:rPr>
      </w:pPr>
      <w:r w:rsidRPr="005F3A69">
        <w:rPr>
          <w:rFonts w:ascii="Calibri" w:hAnsi="Calibri"/>
        </w:rPr>
        <w:t>This field is filled out automatical</w:t>
      </w:r>
      <w:r w:rsidR="00795D04" w:rsidRPr="005F3A69">
        <w:rPr>
          <w:rFonts w:ascii="Calibri" w:hAnsi="Calibri"/>
        </w:rPr>
        <w:t>ly based on values referenced from</w:t>
      </w:r>
      <w:r w:rsidRPr="005F3A69">
        <w:rPr>
          <w:rFonts w:ascii="Calibri" w:hAnsi="Calibri"/>
        </w:rPr>
        <w:t xml:space="preserve"> other sections.</w:t>
      </w:r>
    </w:p>
    <w:p w14:paraId="2C9A4A74" w14:textId="77777777" w:rsidR="00795D04" w:rsidRPr="005F3A69" w:rsidRDefault="00795D04">
      <w:pPr>
        <w:pStyle w:val="ListParagraph"/>
        <w:numPr>
          <w:ilvl w:val="0"/>
          <w:numId w:val="7"/>
        </w:numPr>
        <w:tabs>
          <w:tab w:val="clear" w:pos="1080"/>
        </w:tabs>
        <w:ind w:left="720" w:hanging="450"/>
        <w:rPr>
          <w:rFonts w:ascii="Calibri" w:hAnsi="Calibri"/>
        </w:rPr>
      </w:pPr>
      <w:r w:rsidRPr="005F3A69">
        <w:rPr>
          <w:rFonts w:ascii="Calibri" w:hAnsi="Calibri"/>
        </w:rPr>
        <w:t>Select the choice that best describes the predominant location of the supply ducts for this system</w:t>
      </w:r>
    </w:p>
    <w:p w14:paraId="36270255" w14:textId="77777777" w:rsidR="00795D04" w:rsidRPr="005F3A69" w:rsidRDefault="00252FCD">
      <w:pPr>
        <w:pStyle w:val="ListParagraph"/>
        <w:numPr>
          <w:ilvl w:val="0"/>
          <w:numId w:val="7"/>
        </w:numPr>
        <w:tabs>
          <w:tab w:val="clear" w:pos="1080"/>
        </w:tabs>
        <w:ind w:left="720" w:hanging="450"/>
        <w:rPr>
          <w:rFonts w:ascii="Calibri" w:hAnsi="Calibri"/>
        </w:rPr>
      </w:pPr>
      <w:r w:rsidRPr="005F3A69">
        <w:rPr>
          <w:rFonts w:ascii="Calibri" w:hAnsi="Calibri"/>
        </w:rPr>
        <w:t xml:space="preserve">Enter the R-value of the </w:t>
      </w:r>
      <w:r w:rsidRPr="005F3A69">
        <w:rPr>
          <w:rFonts w:ascii="Calibri" w:hAnsi="Calibri"/>
          <w:i/>
        </w:rPr>
        <w:t>installed</w:t>
      </w:r>
      <w:r w:rsidRPr="005F3A69">
        <w:rPr>
          <w:rFonts w:ascii="Calibri" w:hAnsi="Calibri"/>
        </w:rPr>
        <w:t xml:space="preserve"> supply ducts.</w:t>
      </w:r>
      <w:r w:rsidR="00D070C6" w:rsidRPr="005F3A69">
        <w:rPr>
          <w:rFonts w:ascii="Calibri" w:hAnsi="Calibri"/>
        </w:rPr>
        <w:t xml:space="preserve"> </w:t>
      </w:r>
      <w:r w:rsidRPr="005F3A69">
        <w:rPr>
          <w:rFonts w:ascii="Calibri" w:hAnsi="Calibri"/>
        </w:rPr>
        <w:t xml:space="preserve">This value is verified against the minimum value </w:t>
      </w:r>
      <w:r w:rsidR="00442492" w:rsidRPr="005F3A69">
        <w:rPr>
          <w:rFonts w:ascii="Calibri" w:hAnsi="Calibri"/>
        </w:rPr>
        <w:t>required by the standards</w:t>
      </w:r>
      <w:r w:rsidRPr="005F3A69">
        <w:rPr>
          <w:rFonts w:ascii="Calibri" w:hAnsi="Calibri"/>
        </w:rPr>
        <w:t>.</w:t>
      </w:r>
      <w:r w:rsidR="00D070C6" w:rsidRPr="005F3A69">
        <w:rPr>
          <w:rFonts w:ascii="Calibri" w:hAnsi="Calibri"/>
        </w:rPr>
        <w:t xml:space="preserve"> </w:t>
      </w:r>
      <w:r w:rsidRPr="005F3A69">
        <w:rPr>
          <w:rFonts w:ascii="Calibri" w:hAnsi="Calibri"/>
        </w:rPr>
        <w:t>The installed R-value must be greater than or equal to the required minimum R-value.</w:t>
      </w:r>
    </w:p>
    <w:p w14:paraId="11914794" w14:textId="77777777" w:rsidR="00795D04" w:rsidRPr="005F3A69" w:rsidRDefault="00795D04">
      <w:pPr>
        <w:pStyle w:val="ListParagraph"/>
        <w:numPr>
          <w:ilvl w:val="0"/>
          <w:numId w:val="7"/>
        </w:numPr>
        <w:tabs>
          <w:tab w:val="clear" w:pos="1080"/>
        </w:tabs>
        <w:ind w:left="720" w:hanging="450"/>
        <w:rPr>
          <w:rFonts w:ascii="Calibri" w:hAnsi="Calibri"/>
        </w:rPr>
      </w:pPr>
      <w:r w:rsidRPr="005F3A69">
        <w:rPr>
          <w:rFonts w:ascii="Calibri" w:hAnsi="Calibri"/>
        </w:rPr>
        <w:t>Select the choice that best describes the predominant location of the return ducts for this system</w:t>
      </w:r>
    </w:p>
    <w:p w14:paraId="0D73C44C" w14:textId="77777777" w:rsidR="00795D04" w:rsidRPr="005F3A69" w:rsidRDefault="00795D04">
      <w:pPr>
        <w:pStyle w:val="ListParagraph"/>
        <w:numPr>
          <w:ilvl w:val="0"/>
          <w:numId w:val="7"/>
        </w:numPr>
        <w:tabs>
          <w:tab w:val="clear" w:pos="1080"/>
        </w:tabs>
        <w:ind w:left="720" w:hanging="450"/>
        <w:rPr>
          <w:rFonts w:ascii="Calibri" w:hAnsi="Calibri"/>
        </w:rPr>
      </w:pPr>
      <w:r w:rsidRPr="005F3A69">
        <w:rPr>
          <w:rFonts w:ascii="Calibri" w:hAnsi="Calibri"/>
        </w:rPr>
        <w:lastRenderedPageBreak/>
        <w:t>Enter the R-value of the installed return ducts. This value is verified against the minimum value required by the standards. The installed R-value must be greater than or equal to the required minimum R-value</w:t>
      </w:r>
    </w:p>
    <w:p w14:paraId="4A5D5675" w14:textId="6A5DB611" w:rsidR="00795D04" w:rsidRPr="005F3A69" w:rsidRDefault="00FB1C23">
      <w:pPr>
        <w:pStyle w:val="ListParagraph"/>
        <w:numPr>
          <w:ilvl w:val="0"/>
          <w:numId w:val="7"/>
        </w:numPr>
        <w:tabs>
          <w:tab w:val="clear" w:pos="1080"/>
        </w:tabs>
        <w:ind w:left="720" w:hanging="450"/>
        <w:rPr>
          <w:rFonts w:ascii="Calibri" w:hAnsi="Calibri"/>
        </w:rPr>
      </w:pPr>
      <w:r w:rsidRPr="005F3A69">
        <w:rPr>
          <w:rFonts w:ascii="Calibri" w:hAnsi="Calibri"/>
        </w:rPr>
        <w:t xml:space="preserve">The duct system needs to meet minimum R-6 requirement except for portions of ducts located in conditioned space.  Duct systems that are entirely in conditioned space can be uninsulated, subject to HERS verification. </w:t>
      </w:r>
      <w:r w:rsidR="004D6C4A" w:rsidRPr="005F3A69">
        <w:rPr>
          <w:rFonts w:ascii="Calibri" w:hAnsi="Calibri"/>
        </w:rPr>
        <w:t>If the system is of a type that can use one of the approved protocols for testing the airflow rate, then enter yes. Otherwise enter no. Most ducted split systems and package systems are of the type that minimum airflow can be verified using an approved measurement procedure.  Examples of systems that do not meet this description are ductless systems.  A “No” response here may subject the project to additional scrutiny by enforcement personnel. Note: that the protocol in RA3.3.3.1.5 (Alternative to Compliance with Minimum System Airflow Requirements for Altered Systems) is not one of the protocols that is allowed to be used to justify a "yes" to this question.</w:t>
      </w:r>
    </w:p>
    <w:p w14:paraId="79CA99E5" w14:textId="20617F26" w:rsidR="00795D04" w:rsidRPr="005F3A69" w:rsidRDefault="00795D04">
      <w:pPr>
        <w:pStyle w:val="ListParagraph"/>
        <w:numPr>
          <w:ilvl w:val="0"/>
          <w:numId w:val="7"/>
        </w:numPr>
        <w:tabs>
          <w:tab w:val="clear" w:pos="1080"/>
        </w:tabs>
        <w:ind w:left="720" w:hanging="450"/>
        <w:rPr>
          <w:rFonts w:ascii="Calibri" w:hAnsi="Calibri"/>
        </w:rPr>
      </w:pPr>
      <w:r w:rsidRPr="005F3A69">
        <w:rPr>
          <w:rFonts w:ascii="Calibri" w:hAnsi="Calibri"/>
        </w:rPr>
        <w:t xml:space="preserve">Enter the indoor unit </w:t>
      </w:r>
      <w:r w:rsidR="004D6C4A" w:rsidRPr="005F3A69">
        <w:rPr>
          <w:rFonts w:ascii="Calibri" w:hAnsi="Calibri"/>
        </w:rPr>
        <w:t xml:space="preserve">nominal </w:t>
      </w:r>
      <w:r w:rsidRPr="005F3A69">
        <w:rPr>
          <w:rFonts w:ascii="Calibri" w:hAnsi="Calibri"/>
        </w:rPr>
        <w:t>cooling capacity</w:t>
      </w:r>
      <w:r w:rsidR="004D6C4A" w:rsidRPr="005F3A69">
        <w:rPr>
          <w:rFonts w:ascii="Calibri" w:hAnsi="Calibri"/>
        </w:rPr>
        <w:t xml:space="preserve"> (ton</w:t>
      </w:r>
      <w:r w:rsidR="00C07882" w:rsidRPr="005F3A69">
        <w:rPr>
          <w:rFonts w:ascii="Calibri" w:hAnsi="Calibri"/>
        </w:rPr>
        <w:t>s</w:t>
      </w:r>
      <w:r w:rsidR="004D6C4A" w:rsidRPr="005F3A69">
        <w:rPr>
          <w:rFonts w:ascii="Calibri" w:hAnsi="Calibri"/>
        </w:rPr>
        <w:t>)</w:t>
      </w:r>
      <w:r w:rsidRPr="005F3A69">
        <w:rPr>
          <w:rFonts w:ascii="Calibri" w:hAnsi="Calibri"/>
        </w:rPr>
        <w:t xml:space="preserve"> if the indoor unit is a multiple-split system type, otherwise this field is not needed</w:t>
      </w:r>
      <w:r w:rsidR="004D6C4A" w:rsidRPr="005F3A69">
        <w:rPr>
          <w:rFonts w:ascii="Calibri" w:hAnsi="Calibri"/>
        </w:rPr>
        <w:t xml:space="preserve">. </w:t>
      </w:r>
    </w:p>
    <w:p w14:paraId="6C7EECC3" w14:textId="77777777" w:rsidR="00252FCD" w:rsidRPr="005F3A69" w:rsidRDefault="00252FCD" w:rsidP="00252FCD">
      <w:pPr>
        <w:rPr>
          <w:rFonts w:ascii="Calibri" w:hAnsi="Calibri"/>
        </w:rPr>
      </w:pPr>
    </w:p>
    <w:p w14:paraId="5C4DD75F" w14:textId="77777777" w:rsidR="00252FCD" w:rsidRPr="005F3A69" w:rsidRDefault="00252FCD" w:rsidP="004D6C4A">
      <w:pPr>
        <w:keepNext/>
        <w:rPr>
          <w:rFonts w:ascii="Calibri" w:hAnsi="Calibri"/>
          <w:b/>
        </w:rPr>
      </w:pPr>
      <w:r w:rsidRPr="005F3A69">
        <w:rPr>
          <w:rFonts w:ascii="Calibri" w:hAnsi="Calibri"/>
          <w:b/>
        </w:rPr>
        <w:t>G.</w:t>
      </w:r>
      <w:r w:rsidR="00D070C6" w:rsidRPr="005F3A69">
        <w:rPr>
          <w:rFonts w:ascii="Calibri" w:hAnsi="Calibri"/>
          <w:b/>
        </w:rPr>
        <w:t xml:space="preserve"> </w:t>
      </w:r>
      <w:r w:rsidRPr="005F3A69">
        <w:rPr>
          <w:rFonts w:ascii="Calibri" w:hAnsi="Calibri"/>
          <w:b/>
        </w:rPr>
        <w:t xml:space="preserve">Installed Duct System information </w:t>
      </w:r>
    </w:p>
    <w:p w14:paraId="314C2BF5" w14:textId="77777777" w:rsidR="00252FCD" w:rsidRPr="005F3A69" w:rsidRDefault="00252FCD">
      <w:pPr>
        <w:pStyle w:val="ListParagraph"/>
        <w:numPr>
          <w:ilvl w:val="0"/>
          <w:numId w:val="8"/>
        </w:numPr>
        <w:ind w:left="720" w:hanging="450"/>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referenced from the same row and column in the previous sections.</w:t>
      </w:r>
    </w:p>
    <w:p w14:paraId="523F24AE" w14:textId="77777777" w:rsidR="00252FCD" w:rsidRPr="005F3A69" w:rsidRDefault="00252FCD">
      <w:pPr>
        <w:pStyle w:val="ListParagraph"/>
        <w:numPr>
          <w:ilvl w:val="0"/>
          <w:numId w:val="8"/>
        </w:numPr>
        <w:ind w:left="720" w:hanging="450"/>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referenced from the same row and column in the previous sections.</w:t>
      </w:r>
    </w:p>
    <w:p w14:paraId="5B6EF669" w14:textId="77777777" w:rsidR="00442492" w:rsidRPr="005F3A69" w:rsidRDefault="00442492">
      <w:pPr>
        <w:pStyle w:val="ListParagraph"/>
        <w:numPr>
          <w:ilvl w:val="0"/>
          <w:numId w:val="8"/>
        </w:numPr>
        <w:ind w:left="720" w:hanging="450"/>
        <w:rPr>
          <w:rFonts w:ascii="Calibri" w:hAnsi="Calibri"/>
        </w:rPr>
      </w:pPr>
      <w:r w:rsidRPr="005F3A69">
        <w:rPr>
          <w:rFonts w:ascii="Calibri" w:hAnsi="Calibri"/>
        </w:rPr>
        <w:t xml:space="preserve">Enter a brief name or description of the indoor unit area served. Examples: Master Bedroom, Dining Room, Living Room, </w:t>
      </w:r>
      <w:proofErr w:type="gramStart"/>
      <w:r w:rsidRPr="005F3A69">
        <w:rPr>
          <w:rFonts w:ascii="Calibri" w:hAnsi="Calibri"/>
        </w:rPr>
        <w:t>etc..</w:t>
      </w:r>
      <w:proofErr w:type="gramEnd"/>
    </w:p>
    <w:p w14:paraId="4AEFF3C2" w14:textId="77777777" w:rsidR="000C2BB4" w:rsidRPr="005F3A69" w:rsidRDefault="000C2BB4">
      <w:pPr>
        <w:pStyle w:val="ListParagraph"/>
        <w:numPr>
          <w:ilvl w:val="0"/>
          <w:numId w:val="8"/>
        </w:numPr>
        <w:ind w:left="720" w:hanging="450"/>
        <w:rPr>
          <w:rFonts w:ascii="Calibri" w:hAnsi="Calibri"/>
        </w:rPr>
      </w:pPr>
      <w:r w:rsidRPr="005F3A69">
        <w:rPr>
          <w:rFonts w:ascii="Calibri" w:hAnsi="Calibri"/>
        </w:rPr>
        <w:t xml:space="preserve">Enter the description of the total combined length of the supply and return ducts on this indoor unit.  The possible choices are: &gt;10ft length, </w:t>
      </w:r>
      <w:proofErr w:type="gramStart"/>
      <w:r w:rsidRPr="005F3A69">
        <w:rPr>
          <w:rFonts w:ascii="Calibri" w:hAnsi="Calibri"/>
        </w:rPr>
        <w:t>and  ≤</w:t>
      </w:r>
      <w:proofErr w:type="gramEnd"/>
      <w:r w:rsidRPr="005F3A69">
        <w:rPr>
          <w:rFonts w:ascii="Calibri" w:hAnsi="Calibri"/>
        </w:rPr>
        <w:t xml:space="preserve">10ft length.  </w:t>
      </w:r>
    </w:p>
    <w:p w14:paraId="72673C9B" w14:textId="77777777" w:rsidR="000C2BB4" w:rsidRPr="005F3A69" w:rsidRDefault="00B116A7">
      <w:pPr>
        <w:pStyle w:val="ListParagraph"/>
        <w:numPr>
          <w:ilvl w:val="0"/>
          <w:numId w:val="8"/>
        </w:numPr>
        <w:ind w:left="720" w:hanging="450"/>
        <w:rPr>
          <w:rFonts w:ascii="Calibri" w:hAnsi="Calibri"/>
        </w:rPr>
      </w:pPr>
      <w:r w:rsidRPr="005F3A69">
        <w:rPr>
          <w:rFonts w:ascii="Calibri" w:hAnsi="Calibri"/>
        </w:rPr>
        <w:t>This field is filled out automatically.  This is the minimum R-value for new ducts in this climate zone.</w:t>
      </w:r>
    </w:p>
    <w:p w14:paraId="7D8CEC0F" w14:textId="77777777" w:rsidR="00252FCD" w:rsidRPr="005F3A69" w:rsidRDefault="00252FCD">
      <w:pPr>
        <w:pStyle w:val="ListParagraph"/>
        <w:numPr>
          <w:ilvl w:val="0"/>
          <w:numId w:val="8"/>
        </w:numPr>
        <w:ind w:left="720" w:hanging="450"/>
        <w:rPr>
          <w:rFonts w:ascii="Calibri" w:hAnsi="Calibri"/>
        </w:rPr>
      </w:pPr>
      <w:r w:rsidRPr="005F3A69">
        <w:rPr>
          <w:rFonts w:ascii="Calibri" w:hAnsi="Calibri"/>
        </w:rPr>
        <w:t>Select the choice that best describes the predominant location of the supply ducts for this system.</w:t>
      </w:r>
    </w:p>
    <w:p w14:paraId="2248EF11" w14:textId="77777777" w:rsidR="00252FCD" w:rsidRPr="005F3A69" w:rsidRDefault="00252FCD">
      <w:pPr>
        <w:pStyle w:val="ListParagraph"/>
        <w:numPr>
          <w:ilvl w:val="0"/>
          <w:numId w:val="8"/>
        </w:numPr>
        <w:ind w:left="720" w:hanging="450"/>
        <w:rPr>
          <w:rFonts w:ascii="Calibri" w:hAnsi="Calibri"/>
        </w:rPr>
      </w:pPr>
      <w:r w:rsidRPr="005F3A69">
        <w:rPr>
          <w:rFonts w:ascii="Calibri" w:hAnsi="Calibri"/>
        </w:rPr>
        <w:t xml:space="preserve">Enter the R-value of the </w:t>
      </w:r>
      <w:r w:rsidRPr="005F3A69">
        <w:rPr>
          <w:rFonts w:ascii="Calibri" w:hAnsi="Calibri"/>
          <w:i/>
        </w:rPr>
        <w:t>installed</w:t>
      </w:r>
      <w:r w:rsidRPr="005F3A69">
        <w:rPr>
          <w:rFonts w:ascii="Calibri" w:hAnsi="Calibri"/>
        </w:rPr>
        <w:t xml:space="preserve"> supply ducts.</w:t>
      </w:r>
      <w:r w:rsidR="00D070C6" w:rsidRPr="005F3A69">
        <w:rPr>
          <w:rFonts w:ascii="Calibri" w:hAnsi="Calibri"/>
        </w:rPr>
        <w:t xml:space="preserve"> </w:t>
      </w:r>
      <w:r w:rsidRPr="005F3A69">
        <w:rPr>
          <w:rFonts w:ascii="Calibri" w:hAnsi="Calibri"/>
        </w:rPr>
        <w:t>This value is verified against the minimum value</w:t>
      </w:r>
      <w:r w:rsidR="00B116A7" w:rsidRPr="005F3A69">
        <w:rPr>
          <w:rFonts w:ascii="Calibri" w:hAnsi="Calibri"/>
        </w:rPr>
        <w:t xml:space="preserve"> in G05</w:t>
      </w:r>
      <w:r w:rsidRPr="005F3A69">
        <w:rPr>
          <w:rFonts w:ascii="Calibri" w:hAnsi="Calibri"/>
        </w:rPr>
        <w:t>.</w:t>
      </w:r>
      <w:r w:rsidR="00D070C6" w:rsidRPr="005F3A69">
        <w:rPr>
          <w:rFonts w:ascii="Calibri" w:hAnsi="Calibri"/>
        </w:rPr>
        <w:t xml:space="preserve"> </w:t>
      </w:r>
      <w:r w:rsidRPr="005F3A69">
        <w:rPr>
          <w:rFonts w:ascii="Calibri" w:hAnsi="Calibri"/>
        </w:rPr>
        <w:t>The installed R-value must be greater than or equal to the minimum R-value.</w:t>
      </w:r>
    </w:p>
    <w:p w14:paraId="63081D24" w14:textId="77777777" w:rsidR="00252FCD" w:rsidRPr="005F3A69" w:rsidRDefault="00252FCD">
      <w:pPr>
        <w:pStyle w:val="ListParagraph"/>
        <w:numPr>
          <w:ilvl w:val="0"/>
          <w:numId w:val="8"/>
        </w:numPr>
        <w:ind w:left="720" w:hanging="450"/>
        <w:rPr>
          <w:rFonts w:ascii="Calibri" w:hAnsi="Calibri"/>
        </w:rPr>
      </w:pPr>
      <w:r w:rsidRPr="005F3A69">
        <w:rPr>
          <w:rFonts w:ascii="Calibri" w:hAnsi="Calibri"/>
        </w:rPr>
        <w:t>Select the choice that best describes the predominant location of the return ducts for this system.</w:t>
      </w:r>
    </w:p>
    <w:p w14:paraId="4952D03C" w14:textId="77777777" w:rsidR="00252FCD" w:rsidRPr="005F3A69" w:rsidRDefault="00252FCD">
      <w:pPr>
        <w:pStyle w:val="ListParagraph"/>
        <w:numPr>
          <w:ilvl w:val="0"/>
          <w:numId w:val="8"/>
        </w:numPr>
        <w:ind w:left="720" w:hanging="450"/>
        <w:rPr>
          <w:rFonts w:ascii="Calibri" w:hAnsi="Calibri"/>
        </w:rPr>
      </w:pPr>
      <w:r w:rsidRPr="005F3A69">
        <w:rPr>
          <w:rFonts w:ascii="Calibri" w:hAnsi="Calibri"/>
        </w:rPr>
        <w:t xml:space="preserve">Enter the R-value of the </w:t>
      </w:r>
      <w:r w:rsidRPr="005F3A69">
        <w:rPr>
          <w:rFonts w:ascii="Calibri" w:hAnsi="Calibri"/>
          <w:i/>
        </w:rPr>
        <w:t>installed</w:t>
      </w:r>
      <w:r w:rsidRPr="005F3A69">
        <w:rPr>
          <w:rFonts w:ascii="Calibri" w:hAnsi="Calibri"/>
        </w:rPr>
        <w:t xml:space="preserve"> return ducts.</w:t>
      </w:r>
      <w:r w:rsidR="00D070C6" w:rsidRPr="005F3A69">
        <w:rPr>
          <w:rFonts w:ascii="Calibri" w:hAnsi="Calibri"/>
        </w:rPr>
        <w:t xml:space="preserve"> </w:t>
      </w:r>
      <w:r w:rsidRPr="005F3A69">
        <w:rPr>
          <w:rFonts w:ascii="Calibri" w:hAnsi="Calibri"/>
        </w:rPr>
        <w:t>This value is verified against the minimum value shown in Section C.</w:t>
      </w:r>
      <w:r w:rsidR="00D070C6" w:rsidRPr="005F3A69">
        <w:rPr>
          <w:rFonts w:ascii="Calibri" w:hAnsi="Calibri"/>
        </w:rPr>
        <w:t xml:space="preserve"> </w:t>
      </w:r>
      <w:r w:rsidRPr="005F3A69">
        <w:rPr>
          <w:rFonts w:ascii="Calibri" w:hAnsi="Calibri"/>
        </w:rPr>
        <w:t>The installed R-value must be greater than or equal to the required minimum R-value.</w:t>
      </w:r>
    </w:p>
    <w:p w14:paraId="387DCC91" w14:textId="77777777" w:rsidR="002E2C6E" w:rsidRPr="005F3A69" w:rsidRDefault="002E2C6E">
      <w:pPr>
        <w:pStyle w:val="ListParagraph"/>
        <w:numPr>
          <w:ilvl w:val="0"/>
          <w:numId w:val="8"/>
        </w:numPr>
        <w:ind w:left="720" w:hanging="450"/>
        <w:rPr>
          <w:rFonts w:ascii="Calibri" w:hAnsi="Calibri"/>
        </w:rPr>
      </w:pPr>
      <w:r w:rsidRPr="005F3A69">
        <w:rPr>
          <w:rFonts w:ascii="Calibri" w:hAnsi="Calibri"/>
        </w:rPr>
        <w:t xml:space="preserve">The duct system needs to meet minimum R-6 requirement except for portions of ducts located in conditioned space.  Duct systems that are entirely in conditioned space can be uninsulated, subject to HERS verification. </w:t>
      </w:r>
    </w:p>
    <w:p w14:paraId="1548ED41" w14:textId="347B9E0E" w:rsidR="00252FCD" w:rsidRPr="005F3A69" w:rsidRDefault="00252FCD">
      <w:pPr>
        <w:pStyle w:val="ListParagraph"/>
        <w:numPr>
          <w:ilvl w:val="0"/>
          <w:numId w:val="8"/>
        </w:numPr>
        <w:ind w:left="720" w:hanging="450"/>
        <w:rPr>
          <w:rFonts w:ascii="Calibri" w:hAnsi="Calibri"/>
        </w:rPr>
      </w:pPr>
      <w:r w:rsidRPr="005F3A69">
        <w:rPr>
          <w:rFonts w:ascii="Calibri" w:hAnsi="Calibri"/>
        </w:rPr>
        <w:t>Pick the appropriate choice.</w:t>
      </w:r>
      <w:r w:rsidR="00D070C6" w:rsidRPr="005F3A69">
        <w:rPr>
          <w:rFonts w:ascii="Calibri" w:hAnsi="Calibri"/>
        </w:rPr>
        <w:t xml:space="preserve"> </w:t>
      </w:r>
      <w:r w:rsidRPr="005F3A69">
        <w:rPr>
          <w:rFonts w:ascii="Calibri" w:hAnsi="Calibri"/>
        </w:rPr>
        <w:t xml:space="preserve">Refer to section 150.0(m)13 of the </w:t>
      </w:r>
      <w:r w:rsidR="001C5A05" w:rsidRPr="005F3A69">
        <w:rPr>
          <w:rFonts w:ascii="Calibri" w:hAnsi="Calibri"/>
        </w:rPr>
        <w:t xml:space="preserve">2022 </w:t>
      </w:r>
      <w:r w:rsidRPr="005F3A69">
        <w:rPr>
          <w:rFonts w:ascii="Calibri" w:hAnsi="Calibri"/>
        </w:rPr>
        <w:t xml:space="preserve">Building Energy Efficiency Standards, and Section 4.4 of Chapter 4 of the </w:t>
      </w:r>
      <w:r w:rsidR="001C5A05" w:rsidRPr="005F3A69">
        <w:rPr>
          <w:rFonts w:ascii="Calibri" w:hAnsi="Calibri"/>
        </w:rPr>
        <w:t xml:space="preserve">2022 </w:t>
      </w:r>
      <w:r w:rsidRPr="005F3A69">
        <w:rPr>
          <w:rFonts w:ascii="Calibri" w:hAnsi="Calibri"/>
        </w:rPr>
        <w:t>Residential Compliance Manual for more information.</w:t>
      </w:r>
    </w:p>
    <w:p w14:paraId="29C281B3" w14:textId="77777777" w:rsidR="00252FCD" w:rsidRPr="005F3A69" w:rsidRDefault="00252FCD">
      <w:pPr>
        <w:pStyle w:val="ListParagraph"/>
        <w:numPr>
          <w:ilvl w:val="0"/>
          <w:numId w:val="8"/>
        </w:numPr>
        <w:ind w:left="720" w:hanging="450"/>
        <w:rPr>
          <w:rFonts w:ascii="Calibri" w:hAnsi="Calibri"/>
        </w:rPr>
      </w:pPr>
      <w:r w:rsidRPr="005F3A69">
        <w:rPr>
          <w:rFonts w:ascii="Calibri" w:hAnsi="Calibri"/>
        </w:rPr>
        <w:t xml:space="preserve">Specify the number of air filter devices installed </w:t>
      </w:r>
      <w:r w:rsidR="00B116A7" w:rsidRPr="005F3A69">
        <w:rPr>
          <w:rFonts w:ascii="Calibri" w:hAnsi="Calibri"/>
        </w:rPr>
        <w:t>on this indoor unit</w:t>
      </w:r>
      <w:r w:rsidRPr="005F3A69">
        <w:rPr>
          <w:rFonts w:ascii="Calibri" w:hAnsi="Calibri"/>
        </w:rPr>
        <w:t>.</w:t>
      </w:r>
      <w:r w:rsidR="00D070C6" w:rsidRPr="005F3A69">
        <w:rPr>
          <w:rFonts w:ascii="Calibri" w:hAnsi="Calibri"/>
        </w:rPr>
        <w:t xml:space="preserve"> </w:t>
      </w:r>
      <w:r w:rsidRPr="005F3A69">
        <w:rPr>
          <w:rFonts w:ascii="Calibri" w:hAnsi="Calibri"/>
        </w:rPr>
        <w:t>Air filter devices installed in completely new systems must be properly sized, as documented in the next section.</w:t>
      </w:r>
      <w:r w:rsidR="00D070C6" w:rsidRPr="005F3A69">
        <w:rPr>
          <w:rFonts w:ascii="Calibri" w:hAnsi="Calibri"/>
        </w:rPr>
        <w:t xml:space="preserve"> </w:t>
      </w:r>
      <w:r w:rsidRPr="005F3A69">
        <w:rPr>
          <w:rFonts w:ascii="Calibri" w:hAnsi="Calibri"/>
        </w:rPr>
        <w:t>The value entered here will determine the number of rows needed in the following section.</w:t>
      </w:r>
    </w:p>
    <w:p w14:paraId="25F67484" w14:textId="77777777" w:rsidR="009120FF" w:rsidRPr="005F3A69" w:rsidRDefault="009120FF">
      <w:pPr>
        <w:pStyle w:val="ListParagraph"/>
        <w:numPr>
          <w:ilvl w:val="0"/>
          <w:numId w:val="8"/>
        </w:numPr>
        <w:ind w:left="720" w:hanging="450"/>
        <w:rPr>
          <w:rFonts w:ascii="Calibri" w:hAnsi="Calibri"/>
        </w:rPr>
      </w:pPr>
      <w:r w:rsidRPr="005F3A69">
        <w:rPr>
          <w:rFonts w:ascii="Calibri" w:hAnsi="Calibri"/>
        </w:rPr>
        <w:t xml:space="preserve">If the system is of a type that can use one of the </w:t>
      </w:r>
      <w:r w:rsidR="00795D04" w:rsidRPr="005F3A69">
        <w:rPr>
          <w:rFonts w:ascii="Calibri" w:hAnsi="Calibri"/>
        </w:rPr>
        <w:t>approved</w:t>
      </w:r>
      <w:r w:rsidRPr="005F3A69">
        <w:rPr>
          <w:rFonts w:ascii="Calibri" w:hAnsi="Calibri"/>
        </w:rPr>
        <w:t xml:space="preserve"> protocols for testing the airflow rate, then enter yes. Otherwise enter no.</w:t>
      </w:r>
      <w:r w:rsidR="006509B1" w:rsidRPr="005F3A69">
        <w:t xml:space="preserve"> </w:t>
      </w:r>
      <w:r w:rsidR="006509B1" w:rsidRPr="005F3A69">
        <w:rPr>
          <w:rFonts w:ascii="Calibri" w:hAnsi="Calibri"/>
        </w:rPr>
        <w:t>Most ducted split systems and package systems are of the type that minimum airflow can be verified using an approved measurement procedure.  Examples of systems that do not meet this description are ductless systems.  A “No” response here may subject the project to additional scrutiny by enforcement personnel. Note: that the protocol in RA3.3.3.1.5 (Alternative to Compliance with Minimum System Airflow Requirements for Altered Systems) is not one of the protocols that is allowed to be used to justify a "yes" to this question.</w:t>
      </w:r>
    </w:p>
    <w:p w14:paraId="7AE0A02D" w14:textId="77777777" w:rsidR="004D6C4A" w:rsidRPr="005F3A69" w:rsidRDefault="004D6C4A">
      <w:pPr>
        <w:pStyle w:val="ListParagraph"/>
        <w:numPr>
          <w:ilvl w:val="0"/>
          <w:numId w:val="8"/>
        </w:numPr>
        <w:ind w:left="720" w:hanging="450"/>
        <w:rPr>
          <w:rFonts w:ascii="Calibri" w:hAnsi="Calibri"/>
        </w:rPr>
      </w:pPr>
      <w:r w:rsidRPr="005F3A69">
        <w:rPr>
          <w:rFonts w:ascii="Calibri" w:hAnsi="Calibri"/>
        </w:rPr>
        <w:t>If the system is of a type that can use one of the approved protocols for testing the fan efficacy, then enter yes. Otherwise enter no.</w:t>
      </w:r>
    </w:p>
    <w:p w14:paraId="166DCF58" w14:textId="77777777" w:rsidR="004D6C4A" w:rsidRPr="005F3A69" w:rsidRDefault="004D6C4A">
      <w:pPr>
        <w:pStyle w:val="ListParagraph"/>
        <w:numPr>
          <w:ilvl w:val="0"/>
          <w:numId w:val="8"/>
        </w:numPr>
        <w:ind w:left="720" w:hanging="450"/>
        <w:rPr>
          <w:rFonts w:ascii="Calibri" w:hAnsi="Calibri"/>
        </w:rPr>
      </w:pPr>
      <w:r w:rsidRPr="005F3A69">
        <w:rPr>
          <w:rFonts w:ascii="Calibri" w:hAnsi="Calibri"/>
        </w:rPr>
        <w:t>Enter the indoor unit cooling capacity if the indoor unit is a multiple-split system type, otherwise this field is not needed</w:t>
      </w:r>
      <w:r w:rsidR="000126D5" w:rsidRPr="005F3A69">
        <w:rPr>
          <w:rFonts w:ascii="Calibri" w:hAnsi="Calibri"/>
        </w:rPr>
        <w:t>.</w:t>
      </w:r>
      <w:r w:rsidR="00685BF5" w:rsidRPr="005F3A69">
        <w:rPr>
          <w:rFonts w:ascii="Calibri" w:hAnsi="Calibri"/>
        </w:rPr>
        <w:t xml:space="preserve"> </w:t>
      </w:r>
    </w:p>
    <w:p w14:paraId="0DB81327" w14:textId="77777777" w:rsidR="009120FF" w:rsidRPr="005F3A69" w:rsidRDefault="009120FF" w:rsidP="00116FFE">
      <w:pPr>
        <w:pStyle w:val="ListParagraph"/>
        <w:ind w:left="450" w:hanging="450"/>
        <w:rPr>
          <w:rFonts w:ascii="Calibri" w:hAnsi="Calibri"/>
        </w:rPr>
      </w:pPr>
    </w:p>
    <w:p w14:paraId="69C36AC6" w14:textId="77777777" w:rsidR="009120FF" w:rsidRPr="005F3A69" w:rsidRDefault="009120FF" w:rsidP="00116FFE">
      <w:pPr>
        <w:ind w:left="450" w:hanging="450"/>
        <w:rPr>
          <w:rFonts w:ascii="Calibri" w:hAnsi="Calibri"/>
          <w:b/>
        </w:rPr>
      </w:pPr>
      <w:r w:rsidRPr="005F3A69">
        <w:rPr>
          <w:rFonts w:ascii="Calibri" w:hAnsi="Calibri"/>
          <w:b/>
        </w:rPr>
        <w:br w:type="page"/>
      </w:r>
    </w:p>
    <w:p w14:paraId="08E42332" w14:textId="77777777" w:rsidR="00252FCD" w:rsidRPr="005F3A69" w:rsidRDefault="00252FCD" w:rsidP="00116FFE">
      <w:pPr>
        <w:keepNext/>
        <w:ind w:left="450" w:hanging="450"/>
        <w:rPr>
          <w:rFonts w:ascii="Calibri" w:hAnsi="Calibri"/>
          <w:b/>
        </w:rPr>
      </w:pPr>
      <w:r w:rsidRPr="005F3A69">
        <w:rPr>
          <w:rFonts w:ascii="Calibri" w:hAnsi="Calibri"/>
          <w:b/>
        </w:rPr>
        <w:lastRenderedPageBreak/>
        <w:t>H.</w:t>
      </w:r>
      <w:r w:rsidR="00D070C6" w:rsidRPr="005F3A69">
        <w:rPr>
          <w:rFonts w:ascii="Calibri" w:hAnsi="Calibri"/>
          <w:b/>
        </w:rPr>
        <w:t xml:space="preserve"> </w:t>
      </w:r>
      <w:r w:rsidRPr="005F3A69">
        <w:rPr>
          <w:rFonts w:ascii="Calibri" w:hAnsi="Calibri"/>
          <w:b/>
        </w:rPr>
        <w:t>Installed Air Filter Device Information</w:t>
      </w:r>
    </w:p>
    <w:p w14:paraId="3326F2E8" w14:textId="77777777" w:rsidR="00252FCD" w:rsidRPr="005F3A69" w:rsidRDefault="00252FCD">
      <w:pPr>
        <w:pStyle w:val="ListParagraph"/>
        <w:numPr>
          <w:ilvl w:val="0"/>
          <w:numId w:val="9"/>
        </w:numPr>
        <w:ind w:left="720" w:hanging="450"/>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referenced from the same row and column in the previous sections.</w:t>
      </w:r>
    </w:p>
    <w:p w14:paraId="78417B87" w14:textId="77777777" w:rsidR="00252FCD" w:rsidRPr="005F3A69" w:rsidRDefault="00252FCD">
      <w:pPr>
        <w:pStyle w:val="ListParagraph"/>
        <w:numPr>
          <w:ilvl w:val="0"/>
          <w:numId w:val="9"/>
        </w:numPr>
        <w:ind w:left="720" w:hanging="450"/>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referenced from the same row and column in the previous sections.</w:t>
      </w:r>
    </w:p>
    <w:p w14:paraId="032CF4AA" w14:textId="77777777" w:rsidR="00666250" w:rsidRPr="005F3A69" w:rsidRDefault="00666250">
      <w:pPr>
        <w:pStyle w:val="ListParagraph"/>
        <w:numPr>
          <w:ilvl w:val="0"/>
          <w:numId w:val="9"/>
        </w:numPr>
        <w:ind w:left="720" w:hanging="450"/>
        <w:rPr>
          <w:rFonts w:ascii="Calibri" w:hAnsi="Calibri"/>
        </w:rPr>
      </w:pPr>
      <w:r w:rsidRPr="005F3A69">
        <w:rPr>
          <w:rFonts w:ascii="Calibri" w:hAnsi="Calibri"/>
        </w:rPr>
        <w:t>This field is filled out automatically. It is referenced from the same row and column in the previous sections.</w:t>
      </w:r>
    </w:p>
    <w:p w14:paraId="6EB2D2BB" w14:textId="77777777" w:rsidR="00252FCD" w:rsidRPr="005F3A69" w:rsidRDefault="00252FCD">
      <w:pPr>
        <w:pStyle w:val="ListParagraph"/>
        <w:numPr>
          <w:ilvl w:val="0"/>
          <w:numId w:val="9"/>
        </w:numPr>
        <w:ind w:left="720" w:hanging="450"/>
        <w:rPr>
          <w:rFonts w:ascii="Calibri" w:hAnsi="Calibri"/>
        </w:rPr>
      </w:pPr>
      <w:r w:rsidRPr="005F3A69">
        <w:rPr>
          <w:rFonts w:ascii="Calibri" w:hAnsi="Calibri"/>
        </w:rPr>
        <w:t>Enter a descriptive name of each air filter device so that it may be distinguished from others in the same system.</w:t>
      </w:r>
      <w:r w:rsidR="00D070C6" w:rsidRPr="005F3A69">
        <w:rPr>
          <w:rFonts w:ascii="Calibri" w:hAnsi="Calibri"/>
        </w:rPr>
        <w:t xml:space="preserve"> </w:t>
      </w:r>
      <w:r w:rsidRPr="005F3A69">
        <w:rPr>
          <w:rFonts w:ascii="Calibri" w:hAnsi="Calibri"/>
        </w:rPr>
        <w:t xml:space="preserve"> Examples: FG1, filter2, etc.</w:t>
      </w:r>
    </w:p>
    <w:p w14:paraId="5D4B39E2" w14:textId="77777777" w:rsidR="00252FCD" w:rsidRPr="005F3A69" w:rsidRDefault="00252FCD">
      <w:pPr>
        <w:pStyle w:val="ListParagraph"/>
        <w:numPr>
          <w:ilvl w:val="0"/>
          <w:numId w:val="9"/>
        </w:numPr>
        <w:ind w:left="720" w:hanging="450"/>
        <w:rPr>
          <w:rFonts w:ascii="Calibri" w:hAnsi="Calibri"/>
        </w:rPr>
      </w:pPr>
      <w:r w:rsidRPr="005F3A69">
        <w:rPr>
          <w:rFonts w:ascii="Calibri" w:hAnsi="Calibri"/>
        </w:rPr>
        <w:t>Select the appropriate type of filter device from the list.</w:t>
      </w:r>
    </w:p>
    <w:p w14:paraId="29F87DE0" w14:textId="77777777" w:rsidR="00252FCD" w:rsidRPr="005F3A69" w:rsidRDefault="00252FCD">
      <w:pPr>
        <w:pStyle w:val="ListParagraph"/>
        <w:numPr>
          <w:ilvl w:val="0"/>
          <w:numId w:val="9"/>
        </w:numPr>
        <w:ind w:left="720" w:hanging="450"/>
        <w:rPr>
          <w:rFonts w:ascii="Calibri" w:hAnsi="Calibri"/>
        </w:rPr>
      </w:pPr>
      <w:r w:rsidRPr="005F3A69">
        <w:rPr>
          <w:rFonts w:ascii="Calibri" w:hAnsi="Calibri"/>
        </w:rPr>
        <w:t>Enter the design flow in CFM of the filter device.</w:t>
      </w:r>
      <w:r w:rsidR="00D070C6" w:rsidRPr="005F3A69">
        <w:rPr>
          <w:rFonts w:ascii="Calibri" w:hAnsi="Calibri"/>
        </w:rPr>
        <w:t xml:space="preserve"> </w:t>
      </w:r>
      <w:r w:rsidRPr="005F3A69">
        <w:rPr>
          <w:rFonts w:ascii="Calibri" w:hAnsi="Calibri"/>
        </w:rPr>
        <w:t>The total for all filter devices in a single system should be greater than or equal to the total system design CFM in cooling mode (or heating mode for heat-only systems).</w:t>
      </w:r>
    </w:p>
    <w:p w14:paraId="3D01CDFF" w14:textId="056B5CE7" w:rsidR="00666250" w:rsidRPr="005F3A69" w:rsidRDefault="00666250">
      <w:pPr>
        <w:pStyle w:val="ListParagraph"/>
        <w:numPr>
          <w:ilvl w:val="0"/>
          <w:numId w:val="9"/>
        </w:numPr>
        <w:ind w:left="720" w:hanging="450"/>
        <w:rPr>
          <w:rFonts w:ascii="Calibri" w:hAnsi="Calibri"/>
        </w:rPr>
      </w:pPr>
      <w:r w:rsidRPr="005F3A69">
        <w:rPr>
          <w:rFonts w:ascii="Calibri" w:hAnsi="Calibri"/>
        </w:rPr>
        <w:t xml:space="preserve">Enter the nominal depth of the filter in inches.  This is the dimension that is parallel to the airflow. many filters available for sale are 1-inch depth.  The </w:t>
      </w:r>
      <w:r w:rsidR="00230D38" w:rsidRPr="005F3A69">
        <w:rPr>
          <w:rFonts w:ascii="Calibri" w:hAnsi="Calibri"/>
        </w:rPr>
        <w:t xml:space="preserve">2022 </w:t>
      </w:r>
      <w:r w:rsidRPr="005F3A69">
        <w:rPr>
          <w:rFonts w:ascii="Calibri" w:hAnsi="Calibri"/>
        </w:rPr>
        <w:t xml:space="preserve">standards </w:t>
      </w:r>
      <w:r w:rsidR="00C60DF3" w:rsidRPr="005F3A69">
        <w:rPr>
          <w:rFonts w:ascii="Calibri" w:hAnsi="Calibri"/>
        </w:rPr>
        <w:t>encourage</w:t>
      </w:r>
      <w:r w:rsidRPr="005F3A69">
        <w:rPr>
          <w:rFonts w:ascii="Calibri" w:hAnsi="Calibri"/>
        </w:rPr>
        <w:t xml:space="preserve"> use of 2-inch depth filters.</w:t>
      </w:r>
    </w:p>
    <w:p w14:paraId="09487E64" w14:textId="77777777" w:rsidR="00666250" w:rsidRPr="005F3A69" w:rsidRDefault="00666250">
      <w:pPr>
        <w:pStyle w:val="ListParagraph"/>
        <w:numPr>
          <w:ilvl w:val="0"/>
          <w:numId w:val="9"/>
        </w:numPr>
        <w:ind w:left="720" w:hanging="450"/>
        <w:rPr>
          <w:rFonts w:ascii="Calibri" w:hAnsi="Calibri"/>
        </w:rPr>
      </w:pPr>
      <w:r w:rsidRPr="005F3A69">
        <w:rPr>
          <w:rFonts w:ascii="Calibri" w:hAnsi="Calibri"/>
        </w:rPr>
        <w:t>Enter the nominal length of the filter.  for example, if the filter is 20" x 30", enter 30.</w:t>
      </w:r>
    </w:p>
    <w:p w14:paraId="3D257222" w14:textId="77777777" w:rsidR="00666250" w:rsidRPr="005F3A69" w:rsidRDefault="00666250">
      <w:pPr>
        <w:pStyle w:val="ListParagraph"/>
        <w:numPr>
          <w:ilvl w:val="0"/>
          <w:numId w:val="9"/>
        </w:numPr>
        <w:ind w:left="720" w:hanging="450"/>
        <w:rPr>
          <w:rFonts w:ascii="Calibri" w:hAnsi="Calibri"/>
        </w:rPr>
      </w:pPr>
      <w:r w:rsidRPr="005F3A69">
        <w:rPr>
          <w:rFonts w:ascii="Calibri" w:hAnsi="Calibri"/>
        </w:rPr>
        <w:t>Enter the nominal width of the filter, for example, if the filter is a 20" x 30", enter 20.</w:t>
      </w:r>
    </w:p>
    <w:p w14:paraId="609857D8" w14:textId="77777777" w:rsidR="00666250" w:rsidRPr="005F3A69" w:rsidRDefault="00666250">
      <w:pPr>
        <w:pStyle w:val="ListParagraph"/>
        <w:numPr>
          <w:ilvl w:val="0"/>
          <w:numId w:val="9"/>
        </w:numPr>
        <w:ind w:left="720" w:hanging="450"/>
        <w:rPr>
          <w:rFonts w:ascii="Calibri" w:hAnsi="Calibri"/>
        </w:rPr>
      </w:pPr>
      <w:r w:rsidRPr="005F3A69">
        <w:rPr>
          <w:rFonts w:ascii="Calibri" w:hAnsi="Calibri"/>
        </w:rPr>
        <w:t>This field is calculated automatically based on your entries in 8 and 9.</w:t>
      </w:r>
    </w:p>
    <w:p w14:paraId="4F6EDCF9" w14:textId="77777777" w:rsidR="00666250" w:rsidRPr="005F3A69" w:rsidRDefault="00666250">
      <w:pPr>
        <w:pStyle w:val="ListParagraph"/>
        <w:numPr>
          <w:ilvl w:val="0"/>
          <w:numId w:val="9"/>
        </w:numPr>
        <w:ind w:left="720" w:hanging="450"/>
        <w:rPr>
          <w:rFonts w:ascii="Calibri" w:hAnsi="Calibri"/>
        </w:rPr>
      </w:pPr>
      <w:r w:rsidRPr="005F3A69">
        <w:rPr>
          <w:rFonts w:ascii="Calibri" w:hAnsi="Calibri"/>
        </w:rPr>
        <w:t>This value is calculated automatically for 1-inch depth filters.  2-inch depth or greater filters may use a value determined by the system designer.</w:t>
      </w:r>
    </w:p>
    <w:p w14:paraId="6B201EB0" w14:textId="77777777" w:rsidR="00666250" w:rsidRPr="005F3A69" w:rsidRDefault="00666250">
      <w:pPr>
        <w:pStyle w:val="ListParagraph"/>
        <w:numPr>
          <w:ilvl w:val="0"/>
          <w:numId w:val="9"/>
        </w:numPr>
        <w:ind w:left="720" w:hanging="450"/>
        <w:rPr>
          <w:rFonts w:ascii="Calibri" w:hAnsi="Calibri"/>
        </w:rPr>
      </w:pPr>
      <w:r w:rsidRPr="005F3A69">
        <w:rPr>
          <w:rFonts w:ascii="Calibri" w:hAnsi="Calibri"/>
        </w:rPr>
        <w:t xml:space="preserve">This field determines whether a 1-inch depth filter complies with the sizing requirements in section 150.0(m)12. A 2-inch depth or greater filter may use the face area determined by the system </w:t>
      </w:r>
      <w:proofErr w:type="gramStart"/>
      <w:r w:rsidRPr="005F3A69">
        <w:rPr>
          <w:rFonts w:ascii="Calibri" w:hAnsi="Calibri"/>
        </w:rPr>
        <w:t>designer,</w:t>
      </w:r>
      <w:proofErr w:type="gramEnd"/>
      <w:r w:rsidRPr="005F3A69">
        <w:rPr>
          <w:rFonts w:ascii="Calibri" w:hAnsi="Calibri"/>
        </w:rPr>
        <w:t xml:space="preserve"> however most systems have to meet airflow rate and fan efficacy requirements.</w:t>
      </w:r>
    </w:p>
    <w:p w14:paraId="4A4624CC" w14:textId="77777777" w:rsidR="00252FCD" w:rsidRPr="005F3A69" w:rsidRDefault="00252FCD">
      <w:pPr>
        <w:pStyle w:val="ListParagraph"/>
        <w:numPr>
          <w:ilvl w:val="0"/>
          <w:numId w:val="9"/>
        </w:numPr>
        <w:ind w:left="720" w:hanging="450"/>
        <w:rPr>
          <w:rFonts w:ascii="Calibri" w:hAnsi="Calibri"/>
        </w:rPr>
      </w:pPr>
      <w:r w:rsidRPr="005F3A69">
        <w:rPr>
          <w:rFonts w:ascii="Calibri" w:hAnsi="Calibri"/>
        </w:rPr>
        <w:t xml:space="preserve">Enter the design static pressure drop </w:t>
      </w:r>
      <w:r w:rsidR="00666250" w:rsidRPr="005F3A69">
        <w:rPr>
          <w:rFonts w:ascii="Calibri" w:hAnsi="Calibri"/>
        </w:rPr>
        <w:t xml:space="preserve">determined by the system designer if 2-inch or greater filters are used. For 1-inch depth filters, the maximum pressure drop is mandatory 0.1 inch </w:t>
      </w:r>
      <w:proofErr w:type="gramStart"/>
      <w:r w:rsidR="00666250" w:rsidRPr="005F3A69">
        <w:rPr>
          <w:rFonts w:ascii="Calibri" w:hAnsi="Calibri"/>
        </w:rPr>
        <w:t>W.C..</w:t>
      </w:r>
      <w:proofErr w:type="gramEnd"/>
      <w:r w:rsidR="00666250" w:rsidRPr="005F3A69">
        <w:rPr>
          <w:rFonts w:ascii="Calibri" w:hAnsi="Calibri"/>
        </w:rPr>
        <w:t xml:space="preserve"> Filters installed in the filter grille/rack must be capable of meeting this maximum pressure drop at the design airflow rate, as shown on the manufacturer's filter label</w:t>
      </w:r>
      <w:r w:rsidRPr="005F3A69">
        <w:rPr>
          <w:rFonts w:ascii="Calibri" w:hAnsi="Calibri"/>
        </w:rPr>
        <w:t>.</w:t>
      </w:r>
      <w:r w:rsidR="00D070C6" w:rsidRPr="005F3A69">
        <w:rPr>
          <w:rFonts w:ascii="Calibri" w:hAnsi="Calibri"/>
        </w:rPr>
        <w:t xml:space="preserve"> </w:t>
      </w:r>
      <w:r w:rsidRPr="005F3A69">
        <w:rPr>
          <w:rFonts w:ascii="Calibri" w:hAnsi="Calibri"/>
        </w:rPr>
        <w:t xml:space="preserve">Not accounting for higher filter pressure drops will result in poor system airflow characteristics, reduced </w:t>
      </w:r>
      <w:proofErr w:type="gramStart"/>
      <w:r w:rsidRPr="005F3A69">
        <w:rPr>
          <w:rFonts w:ascii="Calibri" w:hAnsi="Calibri"/>
        </w:rPr>
        <w:t>capacity</w:t>
      </w:r>
      <w:proofErr w:type="gramEnd"/>
      <w:r w:rsidRPr="005F3A69">
        <w:rPr>
          <w:rFonts w:ascii="Calibri" w:hAnsi="Calibri"/>
        </w:rPr>
        <w:t xml:space="preserve"> and reduced efficiency.</w:t>
      </w:r>
      <w:r w:rsidR="00D070C6" w:rsidRPr="005F3A69">
        <w:rPr>
          <w:rFonts w:ascii="Calibri" w:hAnsi="Calibri"/>
        </w:rPr>
        <w:t xml:space="preserve"> </w:t>
      </w:r>
      <w:r w:rsidRPr="005F3A69">
        <w:rPr>
          <w:rFonts w:ascii="Calibri" w:hAnsi="Calibri"/>
        </w:rPr>
        <w:t>This may result in not passing field verification.</w:t>
      </w:r>
    </w:p>
    <w:p w14:paraId="7FFE7E72" w14:textId="77777777" w:rsidR="00252FCD" w:rsidRPr="005F3A69" w:rsidRDefault="00252FCD" w:rsidP="00116FFE">
      <w:pPr>
        <w:ind w:left="450" w:hanging="450"/>
        <w:rPr>
          <w:rFonts w:ascii="Calibri" w:hAnsi="Calibri"/>
        </w:rPr>
      </w:pPr>
    </w:p>
    <w:p w14:paraId="6145E189" w14:textId="77777777" w:rsidR="00252FCD" w:rsidRPr="005F3A69" w:rsidRDefault="00252FCD" w:rsidP="00116FFE">
      <w:pPr>
        <w:ind w:left="450" w:hanging="450"/>
        <w:rPr>
          <w:rFonts w:ascii="Calibri" w:hAnsi="Calibri"/>
        </w:rPr>
      </w:pPr>
      <w:r w:rsidRPr="005F3A69">
        <w:rPr>
          <w:rFonts w:ascii="Calibri" w:hAnsi="Calibri"/>
          <w:b/>
        </w:rPr>
        <w:t>I.</w:t>
      </w:r>
      <w:r w:rsidR="00D070C6" w:rsidRPr="005F3A69">
        <w:rPr>
          <w:rFonts w:ascii="Calibri" w:hAnsi="Calibri"/>
          <w:b/>
        </w:rPr>
        <w:t xml:space="preserve"> </w:t>
      </w:r>
      <w:r w:rsidRPr="005F3A69">
        <w:rPr>
          <w:rFonts w:ascii="Calibri" w:hAnsi="Calibri"/>
          <w:b/>
        </w:rPr>
        <w:t>Air Filter Device Requirements</w:t>
      </w:r>
      <w:r w:rsidR="00D070C6" w:rsidRPr="005F3A69">
        <w:rPr>
          <w:rFonts w:ascii="Calibri" w:hAnsi="Calibri"/>
          <w:b/>
        </w:rPr>
        <w:t xml:space="preserve"> </w:t>
      </w:r>
    </w:p>
    <w:p w14:paraId="50EA2401" w14:textId="77777777" w:rsidR="00252FCD" w:rsidRPr="005F3A69" w:rsidRDefault="00A4026A" w:rsidP="00A92F12">
      <w:pPr>
        <w:ind w:left="720" w:hanging="450"/>
        <w:rPr>
          <w:rFonts w:ascii="Calibri" w:hAnsi="Calibri"/>
        </w:rPr>
      </w:pPr>
      <w:r w:rsidRPr="005F3A69">
        <w:rPr>
          <w:rFonts w:ascii="Calibri" w:hAnsi="Calibri"/>
        </w:rPr>
        <w:t>This table is a list of requirements for air filter devices.</w:t>
      </w:r>
    </w:p>
    <w:p w14:paraId="41740F08" w14:textId="77777777" w:rsidR="00252FCD" w:rsidRPr="005F3A69" w:rsidRDefault="00252FCD" w:rsidP="00116FFE">
      <w:pPr>
        <w:ind w:left="450" w:hanging="450"/>
        <w:rPr>
          <w:rFonts w:ascii="Calibri" w:hAnsi="Calibri"/>
        </w:rPr>
      </w:pPr>
    </w:p>
    <w:p w14:paraId="1C71897D" w14:textId="77777777" w:rsidR="00252FCD" w:rsidRPr="005F3A69" w:rsidRDefault="00252FCD" w:rsidP="00116FFE">
      <w:pPr>
        <w:keepNext/>
        <w:ind w:left="450" w:hanging="450"/>
        <w:rPr>
          <w:rFonts w:ascii="Calibri" w:hAnsi="Calibri"/>
        </w:rPr>
      </w:pPr>
      <w:r w:rsidRPr="005F3A69">
        <w:rPr>
          <w:rFonts w:ascii="Calibri" w:hAnsi="Calibri"/>
          <w:b/>
        </w:rPr>
        <w:t xml:space="preserve">J. HERS Verification Requirements </w:t>
      </w:r>
    </w:p>
    <w:p w14:paraId="4AB4433F" w14:textId="77777777" w:rsidR="00252FCD" w:rsidRPr="005F3A69" w:rsidRDefault="00252FCD">
      <w:pPr>
        <w:pStyle w:val="ListParagraph"/>
        <w:numPr>
          <w:ilvl w:val="0"/>
          <w:numId w:val="10"/>
        </w:numPr>
        <w:ind w:left="720" w:hanging="450"/>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references previous sections in this document.</w:t>
      </w:r>
    </w:p>
    <w:p w14:paraId="0084A2A1" w14:textId="77777777" w:rsidR="00252FCD" w:rsidRPr="005F3A69" w:rsidRDefault="00252FCD">
      <w:pPr>
        <w:pStyle w:val="ListParagraph"/>
        <w:numPr>
          <w:ilvl w:val="0"/>
          <w:numId w:val="10"/>
        </w:numPr>
        <w:ind w:left="720" w:hanging="450"/>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references previous sections in this document.</w:t>
      </w:r>
    </w:p>
    <w:p w14:paraId="7B5FACB0" w14:textId="77777777" w:rsidR="00472167" w:rsidRPr="005F3A69" w:rsidRDefault="00472167">
      <w:pPr>
        <w:pStyle w:val="ListParagraph"/>
        <w:numPr>
          <w:ilvl w:val="0"/>
          <w:numId w:val="10"/>
        </w:numPr>
        <w:ind w:left="720" w:hanging="450"/>
        <w:rPr>
          <w:rFonts w:ascii="Calibri" w:hAnsi="Calibri"/>
        </w:rPr>
      </w:pPr>
      <w:r w:rsidRPr="005F3A69">
        <w:rPr>
          <w:rFonts w:ascii="Calibri" w:hAnsi="Calibri"/>
        </w:rPr>
        <w:t>This field is filled out automatically. It references previous sections in this document.</w:t>
      </w:r>
    </w:p>
    <w:p w14:paraId="2070D09B" w14:textId="77777777" w:rsidR="00252FCD" w:rsidRPr="005F3A69" w:rsidRDefault="00252FCD">
      <w:pPr>
        <w:pStyle w:val="ListParagraph"/>
        <w:numPr>
          <w:ilvl w:val="0"/>
          <w:numId w:val="10"/>
        </w:numPr>
        <w:ind w:left="720" w:hanging="450"/>
        <w:rPr>
          <w:rFonts w:ascii="Calibri" w:hAnsi="Calibri"/>
        </w:rPr>
      </w:pPr>
      <w:r w:rsidRPr="005F3A69">
        <w:rPr>
          <w:rFonts w:ascii="Calibri" w:hAnsi="Calibri"/>
        </w:rPr>
        <w:t xml:space="preserve">If applicable, select </w:t>
      </w:r>
      <w:r w:rsidR="00472167" w:rsidRPr="005F3A69">
        <w:rPr>
          <w:rFonts w:ascii="Calibri" w:hAnsi="Calibri"/>
        </w:rPr>
        <w:t xml:space="preserve">from </w:t>
      </w:r>
      <w:r w:rsidRPr="005F3A69">
        <w:rPr>
          <w:rFonts w:ascii="Calibri" w:hAnsi="Calibri"/>
        </w:rPr>
        <w:t xml:space="preserve">the </w:t>
      </w:r>
      <w:r w:rsidR="00472167" w:rsidRPr="005F3A69">
        <w:rPr>
          <w:rFonts w:ascii="Calibri" w:hAnsi="Calibri"/>
        </w:rPr>
        <w:t xml:space="preserve">available </w:t>
      </w:r>
      <w:r w:rsidRPr="005F3A69">
        <w:rPr>
          <w:rFonts w:ascii="Calibri" w:hAnsi="Calibri"/>
        </w:rPr>
        <w:t>exemptions listed.</w:t>
      </w:r>
      <w:r w:rsidR="00D070C6" w:rsidRPr="005F3A69">
        <w:rPr>
          <w:rFonts w:ascii="Calibri" w:hAnsi="Calibri"/>
        </w:rPr>
        <w:t xml:space="preserve"> </w:t>
      </w:r>
      <w:r w:rsidRPr="005F3A69">
        <w:rPr>
          <w:rFonts w:ascii="Calibri" w:hAnsi="Calibri"/>
        </w:rPr>
        <w:t xml:space="preserve">Exemptions will be flagged </w:t>
      </w:r>
      <w:r w:rsidR="000E59FB" w:rsidRPr="005F3A69">
        <w:rPr>
          <w:rFonts w:ascii="Calibri" w:hAnsi="Calibri"/>
        </w:rPr>
        <w:t xml:space="preserve">and </w:t>
      </w:r>
      <w:r w:rsidRPr="005F3A69">
        <w:rPr>
          <w:rFonts w:ascii="Calibri" w:hAnsi="Calibri"/>
        </w:rPr>
        <w:t>may subject the system to additional enforcement scrutiny.</w:t>
      </w:r>
    </w:p>
    <w:p w14:paraId="22FF8248" w14:textId="77777777" w:rsidR="00252FCD" w:rsidRPr="005F3A69" w:rsidRDefault="00252FCD">
      <w:pPr>
        <w:pStyle w:val="ListParagraph"/>
        <w:numPr>
          <w:ilvl w:val="0"/>
          <w:numId w:val="10"/>
        </w:numPr>
        <w:ind w:left="720" w:hanging="450"/>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calculated based on data from the CF1R and from previous sections in this document.</w:t>
      </w:r>
    </w:p>
    <w:p w14:paraId="3F35D1EF" w14:textId="77777777" w:rsidR="00252FCD" w:rsidRPr="005F3A69" w:rsidRDefault="00252FCD">
      <w:pPr>
        <w:pStyle w:val="ListParagraph"/>
        <w:numPr>
          <w:ilvl w:val="0"/>
          <w:numId w:val="10"/>
        </w:numPr>
        <w:ind w:left="720" w:hanging="450"/>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calculated based on data from the CF1R and from previous sections in this document.</w:t>
      </w:r>
    </w:p>
    <w:p w14:paraId="0EC38622" w14:textId="77777777" w:rsidR="00252FCD" w:rsidRPr="005F3A69" w:rsidRDefault="00252FCD">
      <w:pPr>
        <w:pStyle w:val="ListParagraph"/>
        <w:numPr>
          <w:ilvl w:val="0"/>
          <w:numId w:val="10"/>
        </w:numPr>
        <w:ind w:left="720" w:hanging="450"/>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calculated based on data from the CF1R and from previous sections in this document.</w:t>
      </w:r>
    </w:p>
    <w:p w14:paraId="7DFD84B0" w14:textId="77777777" w:rsidR="00252FCD" w:rsidRPr="005F3A69" w:rsidRDefault="00252FCD">
      <w:pPr>
        <w:pStyle w:val="ListParagraph"/>
        <w:numPr>
          <w:ilvl w:val="0"/>
          <w:numId w:val="10"/>
        </w:numPr>
        <w:ind w:left="720" w:hanging="450"/>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calculated based on data from the CF1R and from previous sections in this document.</w:t>
      </w:r>
    </w:p>
    <w:p w14:paraId="01D858F0" w14:textId="77777777" w:rsidR="00252FCD" w:rsidRPr="005F3A69" w:rsidRDefault="00252FCD">
      <w:pPr>
        <w:pStyle w:val="ListParagraph"/>
        <w:numPr>
          <w:ilvl w:val="0"/>
          <w:numId w:val="10"/>
        </w:numPr>
        <w:ind w:left="720" w:hanging="450"/>
        <w:rPr>
          <w:rFonts w:ascii="Calibri" w:hAnsi="Calibri"/>
        </w:rPr>
      </w:pPr>
      <w:r w:rsidRPr="005F3A69">
        <w:rPr>
          <w:rFonts w:ascii="Calibri" w:hAnsi="Calibri"/>
        </w:rPr>
        <w:t>This field is filled out automatically.</w:t>
      </w:r>
      <w:r w:rsidR="00D070C6" w:rsidRPr="005F3A69">
        <w:rPr>
          <w:rFonts w:ascii="Calibri" w:hAnsi="Calibri"/>
        </w:rPr>
        <w:t xml:space="preserve"> </w:t>
      </w:r>
      <w:r w:rsidRPr="005F3A69">
        <w:rPr>
          <w:rFonts w:ascii="Calibri" w:hAnsi="Calibri"/>
        </w:rPr>
        <w:t>It is calculated based on data from the CF1R and from previous sections in this document.</w:t>
      </w:r>
    </w:p>
    <w:p w14:paraId="63D8B28C" w14:textId="77777777" w:rsidR="00252FCD" w:rsidRPr="005F3A69" w:rsidRDefault="00252FCD" w:rsidP="00A92F12">
      <w:pPr>
        <w:keepNext/>
        <w:ind w:left="720" w:hanging="450"/>
        <w:rPr>
          <w:rFonts w:ascii="Calibri" w:hAnsi="Calibri"/>
        </w:rPr>
      </w:pPr>
    </w:p>
    <w:p w14:paraId="0B468A05" w14:textId="77777777" w:rsidR="00AC14C2" w:rsidRPr="005F3A69" w:rsidRDefault="00AC14C2" w:rsidP="00116FFE">
      <w:pPr>
        <w:keepNext/>
        <w:ind w:left="450" w:hanging="450"/>
        <w:rPr>
          <w:rFonts w:ascii="Calibri" w:hAnsi="Calibri"/>
          <w:b/>
        </w:rPr>
      </w:pPr>
      <w:r w:rsidRPr="005F3A69">
        <w:rPr>
          <w:rFonts w:ascii="Calibri" w:hAnsi="Calibri"/>
          <w:b/>
        </w:rPr>
        <w:t>K. HERS Verification Requirements for Space Conditioning Equipment</w:t>
      </w:r>
    </w:p>
    <w:p w14:paraId="2C298E2D" w14:textId="77777777" w:rsidR="00AC14C2" w:rsidRPr="005F3A69" w:rsidRDefault="00AC14C2">
      <w:pPr>
        <w:pStyle w:val="ListParagraph"/>
        <w:numPr>
          <w:ilvl w:val="0"/>
          <w:numId w:val="11"/>
        </w:numPr>
        <w:ind w:left="720" w:hanging="450"/>
        <w:rPr>
          <w:rFonts w:ascii="Calibri" w:hAnsi="Calibri"/>
        </w:rPr>
      </w:pPr>
      <w:r w:rsidRPr="005F3A69">
        <w:rPr>
          <w:rFonts w:ascii="Calibri" w:hAnsi="Calibri"/>
        </w:rPr>
        <w:t>This field is filled out automatically. It is calculated based on data from the CF1R and from previous sections in this document.</w:t>
      </w:r>
    </w:p>
    <w:p w14:paraId="51401C34" w14:textId="77777777" w:rsidR="00AC14C2" w:rsidRPr="005F3A69" w:rsidRDefault="00AC14C2">
      <w:pPr>
        <w:pStyle w:val="ListParagraph"/>
        <w:numPr>
          <w:ilvl w:val="0"/>
          <w:numId w:val="11"/>
        </w:numPr>
        <w:ind w:left="720" w:hanging="450"/>
        <w:rPr>
          <w:rFonts w:ascii="Calibri" w:hAnsi="Calibri"/>
        </w:rPr>
      </w:pPr>
      <w:r w:rsidRPr="005F3A69">
        <w:rPr>
          <w:rFonts w:ascii="Calibri" w:hAnsi="Calibri"/>
        </w:rPr>
        <w:t>This field is filled out automatically. It is calculated based on data from the CF1R and from previous sections in this document.</w:t>
      </w:r>
    </w:p>
    <w:p w14:paraId="2386D826" w14:textId="77777777" w:rsidR="00AC14C2" w:rsidRPr="005F3A69" w:rsidRDefault="00AC14C2">
      <w:pPr>
        <w:pStyle w:val="ListParagraph"/>
        <w:numPr>
          <w:ilvl w:val="0"/>
          <w:numId w:val="11"/>
        </w:numPr>
        <w:ind w:left="720" w:hanging="450"/>
        <w:rPr>
          <w:rFonts w:ascii="Calibri" w:hAnsi="Calibri"/>
        </w:rPr>
      </w:pPr>
      <w:r w:rsidRPr="005F3A69">
        <w:rPr>
          <w:rFonts w:ascii="Calibri" w:hAnsi="Calibri"/>
        </w:rPr>
        <w:t>This field is filled out automatically. It is calculated based on data from the CF1R and from previous sections in this document.</w:t>
      </w:r>
    </w:p>
    <w:p w14:paraId="4A8871E0" w14:textId="77777777" w:rsidR="00AC14C2" w:rsidRPr="005F3A69" w:rsidRDefault="00AC14C2" w:rsidP="00A92F12">
      <w:pPr>
        <w:keepNext/>
        <w:ind w:left="270"/>
        <w:rPr>
          <w:rFonts w:ascii="Calibri" w:hAnsi="Calibri"/>
        </w:rPr>
      </w:pPr>
    </w:p>
    <w:p w14:paraId="6F856B53" w14:textId="77777777" w:rsidR="00252FCD" w:rsidRPr="005F3A69" w:rsidRDefault="00AC14C2" w:rsidP="00252FCD">
      <w:pPr>
        <w:keepNext/>
        <w:rPr>
          <w:rFonts w:ascii="Calibri" w:hAnsi="Calibri"/>
          <w:b/>
        </w:rPr>
      </w:pPr>
      <w:r w:rsidRPr="005F3A69">
        <w:rPr>
          <w:rFonts w:ascii="Calibri" w:hAnsi="Calibri"/>
          <w:b/>
        </w:rPr>
        <w:t>L</w:t>
      </w:r>
      <w:r w:rsidR="00252FCD" w:rsidRPr="005F3A69">
        <w:rPr>
          <w:rFonts w:ascii="Calibri" w:hAnsi="Calibri"/>
          <w:b/>
        </w:rPr>
        <w:t>.</w:t>
      </w:r>
      <w:r w:rsidR="00D070C6" w:rsidRPr="005F3A69">
        <w:rPr>
          <w:rFonts w:ascii="Calibri" w:hAnsi="Calibri"/>
          <w:b/>
        </w:rPr>
        <w:t xml:space="preserve"> </w:t>
      </w:r>
      <w:r w:rsidR="00252FCD" w:rsidRPr="005F3A69">
        <w:rPr>
          <w:rFonts w:ascii="Calibri" w:hAnsi="Calibri"/>
          <w:b/>
        </w:rPr>
        <w:t>Space Conditioning Systems, Ducts and Fans – Mandatory Requirements and Additional Measures</w:t>
      </w:r>
    </w:p>
    <w:p w14:paraId="6C733DE5" w14:textId="77777777" w:rsidR="00252FCD" w:rsidRPr="005F3A69" w:rsidRDefault="00A4026A" w:rsidP="00C31DDC">
      <w:pPr>
        <w:ind w:left="720" w:hanging="450"/>
        <w:rPr>
          <w:rFonts w:ascii="Calibri" w:hAnsi="Calibri"/>
        </w:rPr>
      </w:pPr>
      <w:r w:rsidRPr="005F3A69">
        <w:rPr>
          <w:rFonts w:ascii="Calibri" w:hAnsi="Calibri"/>
        </w:rPr>
        <w:t xml:space="preserve">This table is a list of mandatory measures and additional requirements for space conditioning systems, </w:t>
      </w:r>
      <w:proofErr w:type="gramStart"/>
      <w:r w:rsidRPr="005F3A69">
        <w:rPr>
          <w:rFonts w:ascii="Calibri" w:hAnsi="Calibri"/>
        </w:rPr>
        <w:t>ducts</w:t>
      </w:r>
      <w:proofErr w:type="gramEnd"/>
      <w:r w:rsidRPr="005F3A69">
        <w:rPr>
          <w:rFonts w:ascii="Calibri" w:hAnsi="Calibri"/>
        </w:rPr>
        <w:t xml:space="preserve"> and fans.</w:t>
      </w:r>
    </w:p>
    <w:p w14:paraId="1C1A6604" w14:textId="77777777" w:rsidR="00252FCD" w:rsidRPr="005F3A69" w:rsidRDefault="00252FCD" w:rsidP="009148E8">
      <w:pPr>
        <w:rPr>
          <w:rFonts w:asciiTheme="minorHAnsi" w:hAnsiTheme="minorHAnsi" w:cs="Arial"/>
          <w:b/>
          <w:sz w:val="24"/>
          <w:szCs w:val="24"/>
        </w:rPr>
      </w:pPr>
    </w:p>
    <w:p w14:paraId="3BC8699E" w14:textId="77777777" w:rsidR="000F413D" w:rsidRPr="005F3A69" w:rsidRDefault="000F413D" w:rsidP="0035199F">
      <w:pPr>
        <w:rPr>
          <w:rFonts w:ascii="Calibri" w:hAnsi="Calibri"/>
          <w:sz w:val="18"/>
          <w:szCs w:val="18"/>
        </w:rPr>
      </w:pPr>
    </w:p>
    <w:p w14:paraId="128894CA" w14:textId="77777777" w:rsidR="000F413D" w:rsidRPr="005F3A69" w:rsidRDefault="000F413D" w:rsidP="0035199F">
      <w:pPr>
        <w:rPr>
          <w:rFonts w:ascii="Calibri" w:hAnsi="Calibri"/>
          <w:sz w:val="18"/>
          <w:szCs w:val="18"/>
        </w:rPr>
        <w:sectPr w:rsidR="000F413D" w:rsidRPr="005F3A69" w:rsidSect="00086C5D">
          <w:headerReference w:type="even" r:id="rId15"/>
          <w:headerReference w:type="default" r:id="rId16"/>
          <w:footerReference w:type="default" r:id="rId17"/>
          <w:headerReference w:type="first" r:id="rId18"/>
          <w:pgSz w:w="15840" w:h="12240" w:orient="landscape" w:code="1"/>
          <w:pgMar w:top="1296" w:right="720" w:bottom="1008" w:left="720" w:header="576" w:footer="720" w:gutter="0"/>
          <w:pgNumType w:start="1"/>
          <w:cols w:space="720"/>
          <w:docGrid w:linePitch="272"/>
        </w:sectPr>
      </w:pPr>
    </w:p>
    <w:tbl>
      <w:tblPr>
        <w:tblW w:w="14637"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301"/>
        <w:gridCol w:w="3241"/>
        <w:gridCol w:w="3691"/>
        <w:gridCol w:w="269"/>
        <w:gridCol w:w="3689"/>
        <w:gridCol w:w="3446"/>
      </w:tblGrid>
      <w:tr w:rsidR="000F413D" w:rsidRPr="005F3A69" w14:paraId="28B859FE" w14:textId="77777777">
        <w:trPr>
          <w:cantSplit/>
          <w:trHeight w:val="288"/>
        </w:trPr>
        <w:tc>
          <w:tcPr>
            <w:tcW w:w="5000" w:type="pct"/>
            <w:gridSpan w:val="6"/>
            <w:shd w:val="clear" w:color="auto" w:fill="auto"/>
            <w:vAlign w:val="center"/>
          </w:tcPr>
          <w:p w14:paraId="1CC0BA50" w14:textId="77777777" w:rsidR="000F413D" w:rsidRPr="005F3A69" w:rsidRDefault="000F413D" w:rsidP="0035199F">
            <w:pPr>
              <w:keepNext/>
              <w:rPr>
                <w:rFonts w:ascii="Calibri" w:hAnsi="Calibri"/>
                <w:b/>
                <w:sz w:val="18"/>
                <w:szCs w:val="18"/>
              </w:rPr>
            </w:pPr>
            <w:r w:rsidRPr="005F3A69">
              <w:rPr>
                <w:rFonts w:ascii="Calibri" w:hAnsi="Calibri"/>
                <w:b/>
                <w:sz w:val="18"/>
                <w:szCs w:val="18"/>
              </w:rPr>
              <w:lastRenderedPageBreak/>
              <w:t>A. General Information</w:t>
            </w:r>
          </w:p>
        </w:tc>
      </w:tr>
      <w:tr w:rsidR="000346D1" w:rsidRPr="005F3A69" w14:paraId="5F780BFB" w14:textId="77777777">
        <w:trPr>
          <w:cantSplit/>
          <w:trHeight w:val="432"/>
        </w:trPr>
        <w:tc>
          <w:tcPr>
            <w:tcW w:w="103" w:type="pct"/>
            <w:shd w:val="clear" w:color="auto" w:fill="auto"/>
            <w:tcMar>
              <w:left w:w="29" w:type="dxa"/>
              <w:right w:w="29" w:type="dxa"/>
            </w:tcMar>
            <w:vAlign w:val="center"/>
          </w:tcPr>
          <w:p w14:paraId="43613153" w14:textId="77777777" w:rsidR="000346D1" w:rsidRPr="005F3A69" w:rsidRDefault="000346D1" w:rsidP="00BA02F4">
            <w:pPr>
              <w:pStyle w:val="FootnoteText"/>
              <w:jc w:val="center"/>
              <w:rPr>
                <w:rFonts w:ascii="Calibri" w:hAnsi="Calibri"/>
                <w:sz w:val="18"/>
                <w:szCs w:val="18"/>
              </w:rPr>
            </w:pPr>
            <w:r w:rsidRPr="005F3A69">
              <w:rPr>
                <w:rFonts w:ascii="Calibri" w:hAnsi="Calibri"/>
                <w:sz w:val="18"/>
                <w:szCs w:val="18"/>
              </w:rPr>
              <w:t>01</w:t>
            </w:r>
          </w:p>
        </w:tc>
        <w:tc>
          <w:tcPr>
            <w:tcW w:w="1107" w:type="pct"/>
            <w:shd w:val="clear" w:color="auto" w:fill="auto"/>
            <w:vAlign w:val="center"/>
          </w:tcPr>
          <w:p w14:paraId="02AE2502" w14:textId="77777777" w:rsidR="000346D1" w:rsidRPr="005F3A69" w:rsidRDefault="000346D1" w:rsidP="0035199F">
            <w:pPr>
              <w:rPr>
                <w:rFonts w:ascii="Calibri" w:hAnsi="Calibri"/>
                <w:sz w:val="18"/>
                <w:szCs w:val="18"/>
              </w:rPr>
            </w:pPr>
            <w:r w:rsidRPr="005F3A69">
              <w:rPr>
                <w:rFonts w:ascii="Calibri" w:hAnsi="Calibri"/>
                <w:sz w:val="18"/>
                <w:szCs w:val="18"/>
              </w:rPr>
              <w:t>Dwelling Unit Name</w:t>
            </w:r>
          </w:p>
        </w:tc>
        <w:tc>
          <w:tcPr>
            <w:tcW w:w="1261" w:type="pct"/>
            <w:shd w:val="clear" w:color="auto" w:fill="auto"/>
            <w:vAlign w:val="center"/>
          </w:tcPr>
          <w:p w14:paraId="6DCE67C2" w14:textId="77777777" w:rsidR="000346D1" w:rsidRPr="005F3A69" w:rsidRDefault="000346D1" w:rsidP="0066142F">
            <w:pPr>
              <w:spacing w:after="60"/>
              <w:rPr>
                <w:rFonts w:ascii="Calibri" w:hAnsi="Calibri"/>
                <w:sz w:val="18"/>
                <w:szCs w:val="18"/>
              </w:rPr>
            </w:pPr>
            <w:r w:rsidRPr="005F3A69">
              <w:rPr>
                <w:rFonts w:ascii="Calibri" w:hAnsi="Calibri"/>
                <w:sz w:val="18"/>
                <w:szCs w:val="18"/>
              </w:rPr>
              <w:t>&lt;&lt;default reference text from CF1R; or allow user override input: text, 15 character maximum&gt;&gt;</w:t>
            </w:r>
          </w:p>
        </w:tc>
        <w:tc>
          <w:tcPr>
            <w:tcW w:w="92" w:type="pct"/>
            <w:shd w:val="clear" w:color="auto" w:fill="auto"/>
            <w:tcMar>
              <w:left w:w="29" w:type="dxa"/>
              <w:right w:w="29" w:type="dxa"/>
            </w:tcMar>
            <w:vAlign w:val="center"/>
          </w:tcPr>
          <w:p w14:paraId="226F79DD" w14:textId="77777777" w:rsidR="000346D1" w:rsidRPr="005F3A69" w:rsidRDefault="000346D1" w:rsidP="00BA02F4">
            <w:pPr>
              <w:spacing w:after="60"/>
              <w:jc w:val="center"/>
              <w:rPr>
                <w:rFonts w:ascii="Calibri" w:hAnsi="Calibri"/>
                <w:sz w:val="18"/>
                <w:szCs w:val="18"/>
              </w:rPr>
            </w:pPr>
            <w:r w:rsidRPr="005F3A69">
              <w:rPr>
                <w:rFonts w:ascii="Calibri" w:hAnsi="Calibri"/>
                <w:sz w:val="18"/>
                <w:szCs w:val="18"/>
              </w:rPr>
              <w:t>02</w:t>
            </w:r>
          </w:p>
        </w:tc>
        <w:tc>
          <w:tcPr>
            <w:tcW w:w="1260" w:type="pct"/>
            <w:shd w:val="clear" w:color="auto" w:fill="auto"/>
            <w:vAlign w:val="center"/>
          </w:tcPr>
          <w:p w14:paraId="29A2CB8F" w14:textId="77777777" w:rsidR="000346D1" w:rsidRPr="005F3A69" w:rsidRDefault="000346D1" w:rsidP="000346D1">
            <w:pPr>
              <w:rPr>
                <w:rFonts w:ascii="Calibri" w:hAnsi="Calibri"/>
                <w:b/>
                <w:sz w:val="18"/>
                <w:szCs w:val="18"/>
              </w:rPr>
            </w:pPr>
            <w:r w:rsidRPr="005F3A69">
              <w:rPr>
                <w:rFonts w:ascii="Calibri" w:hAnsi="Calibri"/>
                <w:sz w:val="18"/>
                <w:szCs w:val="18"/>
              </w:rPr>
              <w:t>Climate Zone</w:t>
            </w:r>
          </w:p>
        </w:tc>
        <w:tc>
          <w:tcPr>
            <w:tcW w:w="1177" w:type="pct"/>
            <w:shd w:val="clear" w:color="auto" w:fill="auto"/>
            <w:vAlign w:val="center"/>
          </w:tcPr>
          <w:p w14:paraId="6567F03C" w14:textId="77777777" w:rsidR="000346D1" w:rsidRPr="005F3A69" w:rsidRDefault="000346D1" w:rsidP="001600E7">
            <w:pPr>
              <w:rPr>
                <w:rFonts w:ascii="Calibri" w:hAnsi="Calibri"/>
                <w:sz w:val="18"/>
                <w:szCs w:val="18"/>
              </w:rPr>
            </w:pPr>
            <w:r w:rsidRPr="005F3A69">
              <w:rPr>
                <w:rFonts w:ascii="Calibri" w:hAnsi="Calibri"/>
                <w:sz w:val="18"/>
                <w:szCs w:val="18"/>
              </w:rPr>
              <w:t>&lt;&lt;default reference text from CF1R &gt;&gt;</w:t>
            </w:r>
          </w:p>
        </w:tc>
      </w:tr>
      <w:tr w:rsidR="000346D1" w:rsidRPr="005F3A69" w14:paraId="07E91D90" w14:textId="77777777">
        <w:trPr>
          <w:cantSplit/>
          <w:trHeight w:val="432"/>
        </w:trPr>
        <w:tc>
          <w:tcPr>
            <w:tcW w:w="103" w:type="pct"/>
            <w:shd w:val="clear" w:color="auto" w:fill="auto"/>
            <w:tcMar>
              <w:left w:w="29" w:type="dxa"/>
              <w:right w:w="29" w:type="dxa"/>
            </w:tcMar>
            <w:vAlign w:val="center"/>
          </w:tcPr>
          <w:p w14:paraId="1B708263" w14:textId="77777777" w:rsidR="000346D1" w:rsidRPr="005F3A69" w:rsidRDefault="000346D1" w:rsidP="00BA02F4">
            <w:pPr>
              <w:pStyle w:val="FootnoteText"/>
              <w:jc w:val="center"/>
              <w:rPr>
                <w:rFonts w:ascii="Calibri" w:hAnsi="Calibri"/>
                <w:sz w:val="18"/>
                <w:szCs w:val="18"/>
              </w:rPr>
            </w:pPr>
            <w:r w:rsidRPr="005F3A69">
              <w:rPr>
                <w:rFonts w:ascii="Calibri" w:hAnsi="Calibri"/>
                <w:sz w:val="18"/>
                <w:szCs w:val="18"/>
              </w:rPr>
              <w:t>03</w:t>
            </w:r>
          </w:p>
        </w:tc>
        <w:tc>
          <w:tcPr>
            <w:tcW w:w="1107" w:type="pct"/>
            <w:shd w:val="clear" w:color="auto" w:fill="auto"/>
            <w:vAlign w:val="center"/>
          </w:tcPr>
          <w:p w14:paraId="4646E083" w14:textId="77777777" w:rsidR="000346D1" w:rsidRPr="005F3A69" w:rsidRDefault="000346D1" w:rsidP="0035199F">
            <w:pPr>
              <w:rPr>
                <w:rFonts w:ascii="Calibri" w:hAnsi="Calibri"/>
                <w:sz w:val="18"/>
                <w:szCs w:val="18"/>
              </w:rPr>
            </w:pPr>
            <w:r w:rsidRPr="005F3A69">
              <w:rPr>
                <w:rFonts w:ascii="Calibri" w:hAnsi="Calibri"/>
                <w:sz w:val="18"/>
                <w:szCs w:val="18"/>
              </w:rPr>
              <w:t xml:space="preserve">Dwelling Unit </w:t>
            </w:r>
            <w:r w:rsidR="002F07ED" w:rsidRPr="005F3A69">
              <w:rPr>
                <w:rFonts w:ascii="Calibri" w:hAnsi="Calibri"/>
                <w:sz w:val="18"/>
                <w:szCs w:val="18"/>
              </w:rPr>
              <w:t xml:space="preserve">Total </w:t>
            </w:r>
            <w:r w:rsidRPr="005F3A69">
              <w:rPr>
                <w:rFonts w:ascii="Calibri" w:hAnsi="Calibri"/>
                <w:sz w:val="18"/>
                <w:szCs w:val="18"/>
              </w:rPr>
              <w:t>Conditioned Floor Area (ft</w:t>
            </w:r>
            <w:r w:rsidRPr="005F3A69">
              <w:rPr>
                <w:rFonts w:ascii="Calibri" w:hAnsi="Calibri"/>
                <w:sz w:val="18"/>
                <w:szCs w:val="18"/>
                <w:vertAlign w:val="superscript"/>
              </w:rPr>
              <w:t>2</w:t>
            </w:r>
            <w:r w:rsidRPr="005F3A69">
              <w:rPr>
                <w:rFonts w:ascii="Calibri" w:hAnsi="Calibri"/>
                <w:sz w:val="18"/>
                <w:szCs w:val="18"/>
              </w:rPr>
              <w:t>)</w:t>
            </w:r>
          </w:p>
        </w:tc>
        <w:tc>
          <w:tcPr>
            <w:tcW w:w="1261" w:type="pct"/>
            <w:shd w:val="clear" w:color="auto" w:fill="auto"/>
            <w:vAlign w:val="center"/>
          </w:tcPr>
          <w:p w14:paraId="281FE58C" w14:textId="77777777" w:rsidR="00BF6A75" w:rsidRPr="005F3A69" w:rsidRDefault="00BF6A75" w:rsidP="00BF6A75">
            <w:pPr>
              <w:spacing w:after="60"/>
              <w:rPr>
                <w:rFonts w:ascii="Calibri" w:hAnsi="Calibri"/>
                <w:sz w:val="12"/>
                <w:szCs w:val="12"/>
              </w:rPr>
            </w:pPr>
            <w:r w:rsidRPr="005F3A69">
              <w:rPr>
                <w:rFonts w:ascii="Calibri" w:hAnsi="Calibri"/>
                <w:sz w:val="12"/>
                <w:szCs w:val="12"/>
              </w:rPr>
              <w:t xml:space="preserve">&lt;&lt;numeric: </w:t>
            </w:r>
            <w:proofErr w:type="spellStart"/>
            <w:proofErr w:type="gramStart"/>
            <w:r w:rsidRPr="005F3A69">
              <w:rPr>
                <w:rFonts w:ascii="Calibri" w:hAnsi="Calibri"/>
                <w:sz w:val="12"/>
                <w:szCs w:val="12"/>
              </w:rPr>
              <w:t>xxxxx</w:t>
            </w:r>
            <w:proofErr w:type="spellEnd"/>
            <w:r w:rsidRPr="005F3A69">
              <w:rPr>
                <w:rFonts w:ascii="Calibri" w:hAnsi="Calibri"/>
                <w:sz w:val="12"/>
                <w:szCs w:val="12"/>
              </w:rPr>
              <w:t>;</w:t>
            </w:r>
            <w:proofErr w:type="gramEnd"/>
            <w:r w:rsidRPr="005F3A69">
              <w:rPr>
                <w:rFonts w:ascii="Calibri" w:hAnsi="Calibri"/>
                <w:sz w:val="12"/>
                <w:szCs w:val="12"/>
              </w:rPr>
              <w:t xml:space="preserve"> </w:t>
            </w:r>
          </w:p>
          <w:p w14:paraId="6AB5EB2C" w14:textId="77777777" w:rsidR="00BF6A75" w:rsidRPr="005F3A69" w:rsidRDefault="00BF6A75" w:rsidP="00BF6A75">
            <w:pPr>
              <w:spacing w:after="60"/>
              <w:rPr>
                <w:rFonts w:ascii="Calibri" w:hAnsi="Calibri"/>
                <w:sz w:val="12"/>
                <w:szCs w:val="12"/>
              </w:rPr>
            </w:pPr>
            <w:r w:rsidRPr="005F3A69">
              <w:rPr>
                <w:rFonts w:ascii="Calibri" w:hAnsi="Calibri"/>
                <w:b/>
                <w:sz w:val="12"/>
                <w:szCs w:val="12"/>
              </w:rPr>
              <w:t>if1 parent is CF1R-PRF</w:t>
            </w:r>
            <w:r w:rsidRPr="005F3A69">
              <w:rPr>
                <w:rFonts w:ascii="Calibri" w:hAnsi="Calibri"/>
                <w:sz w:val="12"/>
                <w:szCs w:val="12"/>
              </w:rPr>
              <w:t>, then</w:t>
            </w:r>
          </w:p>
          <w:p w14:paraId="600BE37B" w14:textId="77777777" w:rsidR="00BF6A75" w:rsidRPr="005F3A69" w:rsidRDefault="00BF6A75" w:rsidP="00BF6A75">
            <w:pPr>
              <w:spacing w:after="60"/>
              <w:rPr>
                <w:rFonts w:ascii="Calibri" w:hAnsi="Calibri"/>
                <w:sz w:val="12"/>
                <w:szCs w:val="12"/>
              </w:rPr>
            </w:pPr>
            <w:r w:rsidRPr="005F3A69">
              <w:rPr>
                <w:rFonts w:ascii="Calibri" w:hAnsi="Calibri"/>
                <w:sz w:val="12"/>
                <w:szCs w:val="12"/>
              </w:rPr>
              <w:t xml:space="preserve">     if2 project scope = Newly Constructed (Addition Alone)</w:t>
            </w:r>
          </w:p>
          <w:p w14:paraId="4322C01F" w14:textId="77777777" w:rsidR="00BF6A75" w:rsidRPr="005F3A69" w:rsidRDefault="00BF6A75" w:rsidP="00BF6A75">
            <w:pPr>
              <w:spacing w:after="60"/>
              <w:rPr>
                <w:rFonts w:ascii="Calibri" w:hAnsi="Calibri"/>
                <w:sz w:val="12"/>
                <w:szCs w:val="12"/>
              </w:rPr>
            </w:pPr>
            <w:r w:rsidRPr="005F3A69">
              <w:rPr>
                <w:rFonts w:ascii="Calibri" w:hAnsi="Calibri"/>
                <w:sz w:val="12"/>
                <w:szCs w:val="12"/>
              </w:rPr>
              <w:t xml:space="preserve">     then prompt user to enter a value equal to dwelling unit </w:t>
            </w:r>
          </w:p>
          <w:p w14:paraId="27314852" w14:textId="77777777" w:rsidR="00BF6A75" w:rsidRPr="005F3A69" w:rsidRDefault="00BF6A75" w:rsidP="00BF6A75">
            <w:pPr>
              <w:spacing w:after="60"/>
              <w:rPr>
                <w:rFonts w:ascii="Calibri" w:hAnsi="Calibri"/>
                <w:sz w:val="12"/>
                <w:szCs w:val="12"/>
              </w:rPr>
            </w:pPr>
            <w:r w:rsidRPr="005F3A69">
              <w:rPr>
                <w:rFonts w:ascii="Calibri" w:hAnsi="Calibri"/>
                <w:sz w:val="12"/>
                <w:szCs w:val="12"/>
              </w:rPr>
              <w:t xml:space="preserve">      existing CFA + addition CFA</w:t>
            </w:r>
          </w:p>
          <w:p w14:paraId="28B02A36" w14:textId="77777777" w:rsidR="00BF6A75" w:rsidRPr="005F3A69" w:rsidRDefault="00BF6A75" w:rsidP="00BF6A75">
            <w:pPr>
              <w:spacing w:after="60"/>
              <w:rPr>
                <w:rFonts w:ascii="Calibri" w:hAnsi="Calibri"/>
                <w:sz w:val="12"/>
                <w:szCs w:val="12"/>
              </w:rPr>
            </w:pPr>
            <w:r w:rsidRPr="005F3A69">
              <w:rPr>
                <w:rFonts w:ascii="Calibri" w:hAnsi="Calibri"/>
                <w:sz w:val="12"/>
                <w:szCs w:val="12"/>
              </w:rPr>
              <w:t xml:space="preserve">     else reference the value from CF1R endif2</w:t>
            </w:r>
          </w:p>
          <w:p w14:paraId="09502AD8" w14:textId="77777777" w:rsidR="00BF6A75" w:rsidRPr="005F3A69" w:rsidRDefault="00BF6A75" w:rsidP="00BF6A75">
            <w:pPr>
              <w:spacing w:after="60"/>
              <w:rPr>
                <w:rFonts w:ascii="Calibri" w:hAnsi="Calibri"/>
                <w:sz w:val="12"/>
                <w:szCs w:val="12"/>
              </w:rPr>
            </w:pPr>
          </w:p>
          <w:p w14:paraId="6388500C" w14:textId="77777777" w:rsidR="00BF6A75" w:rsidRPr="005F3A69" w:rsidRDefault="00BF6A75" w:rsidP="00BF6A75">
            <w:pPr>
              <w:spacing w:after="60"/>
              <w:rPr>
                <w:rFonts w:ascii="Calibri" w:hAnsi="Calibri"/>
                <w:sz w:val="12"/>
                <w:szCs w:val="12"/>
              </w:rPr>
            </w:pPr>
            <w:r w:rsidRPr="005F3A69">
              <w:rPr>
                <w:rFonts w:ascii="Calibri" w:hAnsi="Calibri"/>
                <w:b/>
                <w:sz w:val="12"/>
                <w:szCs w:val="12"/>
              </w:rPr>
              <w:t>elseif parent is CF1R-NCB-01</w:t>
            </w:r>
            <w:r w:rsidRPr="005F3A69">
              <w:rPr>
                <w:rFonts w:ascii="Calibri" w:hAnsi="Calibri"/>
                <w:sz w:val="12"/>
                <w:szCs w:val="12"/>
              </w:rPr>
              <w:t>, then</w:t>
            </w:r>
          </w:p>
          <w:p w14:paraId="7F73C34F" w14:textId="77777777" w:rsidR="00BF6A75" w:rsidRPr="005F3A69" w:rsidRDefault="00BF6A75" w:rsidP="00BF6A75">
            <w:pPr>
              <w:spacing w:after="60"/>
              <w:rPr>
                <w:rFonts w:ascii="Calibri" w:hAnsi="Calibri"/>
                <w:b/>
                <w:sz w:val="12"/>
                <w:szCs w:val="12"/>
              </w:rPr>
            </w:pPr>
            <w:r w:rsidRPr="005F3A69">
              <w:rPr>
                <w:rFonts w:ascii="Calibri" w:hAnsi="Calibri"/>
                <w:b/>
                <w:sz w:val="12"/>
                <w:szCs w:val="12"/>
              </w:rPr>
              <w:t xml:space="preserve">     if3 project scope = New Addition greater than 1,000 ft2</w:t>
            </w:r>
          </w:p>
          <w:p w14:paraId="17189D92" w14:textId="77777777" w:rsidR="00BF6A75" w:rsidRPr="005F3A69" w:rsidRDefault="00BF6A75" w:rsidP="00BF6A75">
            <w:pPr>
              <w:spacing w:after="60"/>
              <w:rPr>
                <w:rFonts w:ascii="Calibri" w:hAnsi="Calibri"/>
                <w:sz w:val="12"/>
                <w:szCs w:val="12"/>
              </w:rPr>
            </w:pPr>
            <w:r w:rsidRPr="005F3A69">
              <w:rPr>
                <w:rFonts w:ascii="Calibri" w:hAnsi="Calibri"/>
                <w:sz w:val="12"/>
                <w:szCs w:val="12"/>
              </w:rPr>
              <w:t xml:space="preserve">     then prompt user to enter a value equal to dwelling unit </w:t>
            </w:r>
          </w:p>
          <w:p w14:paraId="2661A4DC" w14:textId="77777777" w:rsidR="00BF6A75" w:rsidRPr="005F3A69" w:rsidRDefault="00BF6A75" w:rsidP="00BF6A75">
            <w:pPr>
              <w:spacing w:after="60"/>
              <w:rPr>
                <w:rFonts w:ascii="Calibri" w:hAnsi="Calibri"/>
                <w:sz w:val="12"/>
                <w:szCs w:val="12"/>
              </w:rPr>
            </w:pPr>
            <w:r w:rsidRPr="005F3A69">
              <w:rPr>
                <w:rFonts w:ascii="Calibri" w:hAnsi="Calibri"/>
                <w:sz w:val="12"/>
                <w:szCs w:val="12"/>
              </w:rPr>
              <w:t xml:space="preserve">      existing CFA + addition CFA</w:t>
            </w:r>
          </w:p>
          <w:p w14:paraId="0AFE55F4" w14:textId="77777777" w:rsidR="00BF6A75" w:rsidRPr="005F3A69" w:rsidRDefault="00BF6A75" w:rsidP="00BF6A75">
            <w:pPr>
              <w:spacing w:after="60"/>
              <w:rPr>
                <w:rFonts w:ascii="Calibri" w:hAnsi="Calibri"/>
                <w:b/>
                <w:sz w:val="12"/>
                <w:szCs w:val="12"/>
              </w:rPr>
            </w:pPr>
            <w:r w:rsidRPr="005F3A69">
              <w:rPr>
                <w:rFonts w:ascii="Calibri" w:hAnsi="Calibri"/>
                <w:b/>
                <w:sz w:val="12"/>
                <w:szCs w:val="12"/>
              </w:rPr>
              <w:t xml:space="preserve">      elseif project scope = Newly Constructed Building, then</w:t>
            </w:r>
          </w:p>
          <w:p w14:paraId="5A3436CC" w14:textId="77777777" w:rsidR="00BF6A75" w:rsidRPr="005F3A69" w:rsidRDefault="00BF6A75" w:rsidP="00BF6A75">
            <w:pPr>
              <w:spacing w:after="60"/>
              <w:rPr>
                <w:rFonts w:ascii="Calibri" w:hAnsi="Calibri"/>
                <w:sz w:val="12"/>
                <w:szCs w:val="12"/>
              </w:rPr>
            </w:pPr>
            <w:r w:rsidRPr="005F3A69">
              <w:rPr>
                <w:rFonts w:ascii="Calibri" w:hAnsi="Calibri"/>
                <w:sz w:val="12"/>
                <w:szCs w:val="12"/>
              </w:rPr>
              <w:t xml:space="preserve">            if4 building type = Single Family, then</w:t>
            </w:r>
          </w:p>
          <w:p w14:paraId="2027230D" w14:textId="77777777" w:rsidR="00BF6A75" w:rsidRPr="005F3A69" w:rsidRDefault="00BF6A75" w:rsidP="00BF6A75">
            <w:pPr>
              <w:spacing w:after="60"/>
              <w:rPr>
                <w:rFonts w:ascii="Calibri" w:hAnsi="Calibri"/>
                <w:sz w:val="12"/>
                <w:szCs w:val="12"/>
              </w:rPr>
            </w:pPr>
            <w:r w:rsidRPr="005F3A69">
              <w:rPr>
                <w:rFonts w:ascii="Calibri" w:hAnsi="Calibri"/>
                <w:sz w:val="12"/>
                <w:szCs w:val="12"/>
              </w:rPr>
              <w:t xml:space="preserve">            reference value from CF1R-NCB field A10</w:t>
            </w:r>
          </w:p>
          <w:p w14:paraId="418E07B3" w14:textId="77777777" w:rsidR="00BF6A75" w:rsidRPr="005F3A69" w:rsidRDefault="00BF6A75" w:rsidP="00BF6A75">
            <w:pPr>
              <w:spacing w:after="60"/>
              <w:rPr>
                <w:rFonts w:ascii="Calibri" w:hAnsi="Calibri"/>
                <w:sz w:val="12"/>
                <w:szCs w:val="12"/>
              </w:rPr>
            </w:pPr>
            <w:r w:rsidRPr="005F3A69">
              <w:rPr>
                <w:rFonts w:ascii="Calibri" w:hAnsi="Calibri"/>
                <w:b/>
                <w:sz w:val="12"/>
                <w:szCs w:val="12"/>
              </w:rPr>
              <w:t>elseif parent is CF1R-ADD-01</w:t>
            </w:r>
            <w:r w:rsidRPr="005F3A69">
              <w:rPr>
                <w:rFonts w:ascii="Calibri" w:hAnsi="Calibri"/>
                <w:sz w:val="12"/>
                <w:szCs w:val="12"/>
              </w:rPr>
              <w:t>, then</w:t>
            </w:r>
          </w:p>
          <w:p w14:paraId="00CA2CA2" w14:textId="77777777" w:rsidR="00BF6A75" w:rsidRPr="005F3A69" w:rsidRDefault="00BF6A75" w:rsidP="00BF6A75">
            <w:pPr>
              <w:spacing w:after="60"/>
              <w:rPr>
                <w:rFonts w:ascii="Calibri" w:hAnsi="Calibri"/>
                <w:sz w:val="12"/>
                <w:szCs w:val="12"/>
              </w:rPr>
            </w:pPr>
            <w:r w:rsidRPr="005F3A69">
              <w:rPr>
                <w:rFonts w:ascii="Calibri" w:hAnsi="Calibri"/>
                <w:sz w:val="12"/>
                <w:szCs w:val="12"/>
              </w:rPr>
              <w:t xml:space="preserve">     if5 building type= Single Family, then</w:t>
            </w:r>
          </w:p>
          <w:p w14:paraId="671EE4B8" w14:textId="77777777" w:rsidR="00BF6A75" w:rsidRPr="005F3A69" w:rsidRDefault="00BF6A75" w:rsidP="00BF6A75">
            <w:pPr>
              <w:spacing w:after="60"/>
              <w:rPr>
                <w:rFonts w:ascii="Calibri" w:hAnsi="Calibri"/>
                <w:sz w:val="12"/>
                <w:szCs w:val="12"/>
              </w:rPr>
            </w:pPr>
            <w:r w:rsidRPr="005F3A69">
              <w:rPr>
                <w:rFonts w:ascii="Calibri" w:hAnsi="Calibri"/>
                <w:sz w:val="12"/>
                <w:szCs w:val="12"/>
              </w:rPr>
              <w:t xml:space="preserve">      reference value from field A08 from the CF1R-ALT-02 that is</w:t>
            </w:r>
          </w:p>
          <w:p w14:paraId="27394495" w14:textId="77777777" w:rsidR="00BF6A75" w:rsidRPr="005F3A69" w:rsidRDefault="00BF6A75" w:rsidP="00BF6A75">
            <w:pPr>
              <w:spacing w:after="60"/>
              <w:rPr>
                <w:rFonts w:ascii="Calibri" w:hAnsi="Calibri"/>
                <w:sz w:val="12"/>
                <w:szCs w:val="12"/>
              </w:rPr>
            </w:pPr>
            <w:r w:rsidRPr="005F3A69">
              <w:rPr>
                <w:rFonts w:ascii="Calibri" w:hAnsi="Calibri"/>
                <w:sz w:val="12"/>
                <w:szCs w:val="12"/>
              </w:rPr>
              <w:t xml:space="preserve">      required for the dwelling unit according to CF1R-ADD-01</w:t>
            </w:r>
          </w:p>
          <w:p w14:paraId="5B412E7D" w14:textId="35ADC4AA" w:rsidR="00BF6A75" w:rsidRPr="005F3A69" w:rsidRDefault="00BF6A75" w:rsidP="00BF6A75">
            <w:pPr>
              <w:spacing w:after="60"/>
              <w:rPr>
                <w:rFonts w:ascii="Calibri" w:hAnsi="Calibri"/>
                <w:sz w:val="12"/>
                <w:szCs w:val="12"/>
              </w:rPr>
            </w:pPr>
            <w:r w:rsidRPr="005F3A69">
              <w:rPr>
                <w:rFonts w:ascii="Calibri" w:hAnsi="Calibri"/>
                <w:sz w:val="12"/>
                <w:szCs w:val="12"/>
              </w:rPr>
              <w:t xml:space="preserve">      Section J.</w:t>
            </w:r>
          </w:p>
          <w:p w14:paraId="6EA148C6" w14:textId="77777777" w:rsidR="00BF6A75" w:rsidRPr="005F3A69" w:rsidRDefault="00BF6A75" w:rsidP="00BF6A75">
            <w:pPr>
              <w:spacing w:after="60"/>
              <w:rPr>
                <w:rFonts w:ascii="Calibri" w:hAnsi="Calibri"/>
                <w:sz w:val="12"/>
                <w:szCs w:val="12"/>
              </w:rPr>
            </w:pPr>
          </w:p>
          <w:p w14:paraId="3C71CC31" w14:textId="77777777" w:rsidR="00BF6A75" w:rsidRPr="005F3A69" w:rsidRDefault="00BF6A75" w:rsidP="00BF6A75">
            <w:pPr>
              <w:spacing w:after="60"/>
              <w:rPr>
                <w:rFonts w:ascii="Calibri" w:hAnsi="Calibri"/>
                <w:sz w:val="12"/>
                <w:szCs w:val="12"/>
              </w:rPr>
            </w:pPr>
            <w:r w:rsidRPr="005F3A69">
              <w:rPr>
                <w:rFonts w:ascii="Calibri" w:hAnsi="Calibri"/>
                <w:b/>
                <w:sz w:val="12"/>
                <w:szCs w:val="12"/>
              </w:rPr>
              <w:t>elseif parent is CF1R-ALT-01</w:t>
            </w:r>
            <w:r w:rsidRPr="005F3A69">
              <w:rPr>
                <w:rFonts w:ascii="Calibri" w:hAnsi="Calibri"/>
                <w:sz w:val="12"/>
                <w:szCs w:val="12"/>
              </w:rPr>
              <w:t>, then</w:t>
            </w:r>
          </w:p>
          <w:p w14:paraId="74B33BCE" w14:textId="77777777" w:rsidR="00BF6A75" w:rsidRPr="005F3A69" w:rsidRDefault="00BF6A75" w:rsidP="00BF6A75">
            <w:pPr>
              <w:spacing w:after="60"/>
              <w:rPr>
                <w:rFonts w:ascii="Calibri" w:hAnsi="Calibri"/>
                <w:sz w:val="12"/>
                <w:szCs w:val="12"/>
              </w:rPr>
            </w:pPr>
            <w:r w:rsidRPr="005F3A69">
              <w:rPr>
                <w:rFonts w:ascii="Calibri" w:hAnsi="Calibri"/>
                <w:sz w:val="12"/>
                <w:szCs w:val="12"/>
              </w:rPr>
              <w:t xml:space="preserve">     if6 building type= Single Family, then</w:t>
            </w:r>
          </w:p>
          <w:p w14:paraId="1B0A3D08" w14:textId="77777777" w:rsidR="00BF6A75" w:rsidRPr="005F3A69" w:rsidRDefault="00BF6A75" w:rsidP="00BF6A75">
            <w:pPr>
              <w:spacing w:after="60"/>
              <w:rPr>
                <w:rFonts w:ascii="Calibri" w:hAnsi="Calibri"/>
                <w:sz w:val="12"/>
                <w:szCs w:val="12"/>
              </w:rPr>
            </w:pPr>
            <w:r w:rsidRPr="005F3A69">
              <w:rPr>
                <w:rFonts w:ascii="Calibri" w:hAnsi="Calibri"/>
                <w:sz w:val="12"/>
                <w:szCs w:val="12"/>
              </w:rPr>
              <w:t xml:space="preserve">      reference value from field A08 from the CF1R-ALT-02 that is</w:t>
            </w:r>
          </w:p>
          <w:p w14:paraId="72D424A9" w14:textId="77777777" w:rsidR="00BF6A75" w:rsidRPr="005F3A69" w:rsidRDefault="00BF6A75" w:rsidP="00BF6A75">
            <w:pPr>
              <w:spacing w:after="60"/>
              <w:rPr>
                <w:rFonts w:ascii="Calibri" w:hAnsi="Calibri"/>
                <w:sz w:val="12"/>
                <w:szCs w:val="12"/>
              </w:rPr>
            </w:pPr>
            <w:r w:rsidRPr="005F3A69">
              <w:rPr>
                <w:rFonts w:ascii="Calibri" w:hAnsi="Calibri"/>
                <w:sz w:val="12"/>
                <w:szCs w:val="12"/>
              </w:rPr>
              <w:t xml:space="preserve">       required for the dwelling unit according to CF1R-ALT-01</w:t>
            </w:r>
          </w:p>
          <w:p w14:paraId="5D39036B" w14:textId="5E7E57F4" w:rsidR="00BF6A75" w:rsidRPr="005F3A69" w:rsidRDefault="00BF6A75" w:rsidP="00292231">
            <w:pPr>
              <w:spacing w:after="60"/>
              <w:rPr>
                <w:rFonts w:ascii="Calibri" w:hAnsi="Calibri"/>
                <w:sz w:val="12"/>
                <w:szCs w:val="12"/>
              </w:rPr>
            </w:pPr>
            <w:r w:rsidRPr="005F3A69">
              <w:rPr>
                <w:rFonts w:ascii="Calibri" w:hAnsi="Calibri"/>
                <w:sz w:val="12"/>
                <w:szCs w:val="12"/>
              </w:rPr>
              <w:t xml:space="preserve">      Section G.</w:t>
            </w:r>
          </w:p>
          <w:p w14:paraId="6F450A6B" w14:textId="77777777" w:rsidR="00BF6A75" w:rsidRPr="005F3A69" w:rsidRDefault="00BF6A75" w:rsidP="00BF6A75">
            <w:pPr>
              <w:spacing w:after="60"/>
              <w:rPr>
                <w:rFonts w:ascii="Calibri" w:hAnsi="Calibri"/>
                <w:sz w:val="12"/>
                <w:szCs w:val="12"/>
              </w:rPr>
            </w:pPr>
          </w:p>
          <w:p w14:paraId="46AD8FF3" w14:textId="77777777" w:rsidR="00BF6A75" w:rsidRPr="005F3A69" w:rsidRDefault="00BF6A75" w:rsidP="00BF6A75">
            <w:pPr>
              <w:spacing w:after="60"/>
              <w:rPr>
                <w:rFonts w:ascii="Calibri" w:hAnsi="Calibri"/>
                <w:sz w:val="12"/>
                <w:szCs w:val="12"/>
              </w:rPr>
            </w:pPr>
            <w:r w:rsidRPr="005F3A69">
              <w:rPr>
                <w:rFonts w:ascii="Calibri" w:hAnsi="Calibri"/>
                <w:sz w:val="12"/>
                <w:szCs w:val="12"/>
              </w:rPr>
              <w:t>elseif parent is CF1R-ALT-02, then</w:t>
            </w:r>
          </w:p>
          <w:p w14:paraId="0B783878" w14:textId="77777777" w:rsidR="00BF6A75" w:rsidRPr="005F3A69" w:rsidRDefault="00BF6A75" w:rsidP="00BF6A75">
            <w:pPr>
              <w:spacing w:after="60"/>
              <w:rPr>
                <w:rFonts w:ascii="Calibri" w:hAnsi="Calibri"/>
                <w:sz w:val="14"/>
                <w:szCs w:val="14"/>
              </w:rPr>
            </w:pPr>
            <w:r w:rsidRPr="005F3A69">
              <w:rPr>
                <w:rFonts w:ascii="Calibri" w:hAnsi="Calibri"/>
                <w:sz w:val="12"/>
                <w:szCs w:val="12"/>
              </w:rPr>
              <w:t>reference value from CF1R-ALT-02 field A08.  endif1</w:t>
            </w:r>
          </w:p>
          <w:p w14:paraId="1E1B093F" w14:textId="77777777" w:rsidR="000346D1" w:rsidRPr="005F3A69" w:rsidRDefault="00BF6A75" w:rsidP="0035199F">
            <w:pPr>
              <w:spacing w:after="60"/>
              <w:rPr>
                <w:rFonts w:ascii="Calibri" w:hAnsi="Calibri"/>
                <w:sz w:val="18"/>
                <w:szCs w:val="18"/>
              </w:rPr>
            </w:pPr>
            <w:r w:rsidRPr="005F3A69">
              <w:rPr>
                <w:rFonts w:ascii="Calibri" w:hAnsi="Calibri"/>
                <w:sz w:val="14"/>
                <w:szCs w:val="14"/>
              </w:rPr>
              <w:t xml:space="preserve">allow user to override default and input a </w:t>
            </w:r>
            <w:proofErr w:type="gramStart"/>
            <w:r w:rsidRPr="005F3A69">
              <w:rPr>
                <w:rFonts w:ascii="Calibri" w:hAnsi="Calibri"/>
                <w:sz w:val="14"/>
                <w:szCs w:val="14"/>
              </w:rPr>
              <w:t>value;  flag</w:t>
            </w:r>
            <w:proofErr w:type="gramEnd"/>
            <w:r w:rsidRPr="005F3A69">
              <w:rPr>
                <w:rFonts w:ascii="Calibri" w:hAnsi="Calibri"/>
                <w:sz w:val="14"/>
                <w:szCs w:val="14"/>
              </w:rPr>
              <w:t xml:space="preserve"> overridden values and report in project status notes field &gt;&gt;</w:t>
            </w:r>
          </w:p>
        </w:tc>
        <w:tc>
          <w:tcPr>
            <w:tcW w:w="92" w:type="pct"/>
            <w:shd w:val="clear" w:color="auto" w:fill="auto"/>
            <w:tcMar>
              <w:left w:w="29" w:type="dxa"/>
              <w:right w:w="29" w:type="dxa"/>
            </w:tcMar>
            <w:vAlign w:val="center"/>
          </w:tcPr>
          <w:p w14:paraId="0E3E6B77" w14:textId="77777777" w:rsidR="000346D1" w:rsidRPr="005F3A69" w:rsidRDefault="000346D1" w:rsidP="00BA02F4">
            <w:pPr>
              <w:spacing w:after="60"/>
              <w:jc w:val="center"/>
              <w:rPr>
                <w:rFonts w:ascii="Calibri" w:hAnsi="Calibri"/>
                <w:sz w:val="18"/>
                <w:szCs w:val="18"/>
              </w:rPr>
            </w:pPr>
            <w:r w:rsidRPr="005F3A69">
              <w:rPr>
                <w:rFonts w:ascii="Calibri" w:hAnsi="Calibri"/>
                <w:sz w:val="18"/>
                <w:szCs w:val="18"/>
              </w:rPr>
              <w:t>04</w:t>
            </w:r>
          </w:p>
        </w:tc>
        <w:tc>
          <w:tcPr>
            <w:tcW w:w="1260" w:type="pct"/>
            <w:shd w:val="clear" w:color="auto" w:fill="auto"/>
            <w:vAlign w:val="center"/>
          </w:tcPr>
          <w:p w14:paraId="0BAD62D7" w14:textId="77777777" w:rsidR="000346D1" w:rsidRPr="005F3A69" w:rsidRDefault="000346D1" w:rsidP="000E59FB">
            <w:pPr>
              <w:spacing w:after="60"/>
              <w:rPr>
                <w:rFonts w:ascii="Calibri" w:hAnsi="Calibri"/>
                <w:sz w:val="18"/>
                <w:szCs w:val="18"/>
              </w:rPr>
            </w:pPr>
            <w:r w:rsidRPr="005F3A69">
              <w:rPr>
                <w:rFonts w:ascii="Calibri" w:hAnsi="Calibri"/>
                <w:sz w:val="18"/>
                <w:szCs w:val="18"/>
              </w:rPr>
              <w:t xml:space="preserve">Number of Space Conditioning Systems in this </w:t>
            </w:r>
            <w:r w:rsidR="000E59FB" w:rsidRPr="005F3A69">
              <w:rPr>
                <w:rFonts w:ascii="Calibri" w:hAnsi="Calibri"/>
                <w:sz w:val="18"/>
                <w:szCs w:val="18"/>
              </w:rPr>
              <w:t>D</w:t>
            </w:r>
            <w:r w:rsidRPr="005F3A69">
              <w:rPr>
                <w:rFonts w:ascii="Calibri" w:hAnsi="Calibri"/>
                <w:sz w:val="18"/>
                <w:szCs w:val="18"/>
              </w:rPr>
              <w:t xml:space="preserve">welling </w:t>
            </w:r>
            <w:r w:rsidR="000E59FB" w:rsidRPr="005F3A69">
              <w:rPr>
                <w:rFonts w:ascii="Calibri" w:hAnsi="Calibri"/>
                <w:sz w:val="18"/>
                <w:szCs w:val="18"/>
              </w:rPr>
              <w:t>U</w:t>
            </w:r>
            <w:r w:rsidRPr="005F3A69">
              <w:rPr>
                <w:rFonts w:ascii="Calibri" w:hAnsi="Calibri"/>
                <w:sz w:val="18"/>
                <w:szCs w:val="18"/>
              </w:rPr>
              <w:t>nit</w:t>
            </w:r>
          </w:p>
        </w:tc>
        <w:tc>
          <w:tcPr>
            <w:tcW w:w="1177" w:type="pct"/>
            <w:shd w:val="clear" w:color="auto" w:fill="auto"/>
            <w:vAlign w:val="center"/>
          </w:tcPr>
          <w:p w14:paraId="15B584D6" w14:textId="77777777" w:rsidR="0010166D" w:rsidRPr="005F3A69" w:rsidRDefault="000346D1" w:rsidP="000346D1">
            <w:pPr>
              <w:spacing w:after="60"/>
              <w:rPr>
                <w:rFonts w:ascii="Calibri" w:hAnsi="Calibri"/>
                <w:sz w:val="18"/>
                <w:szCs w:val="18"/>
              </w:rPr>
            </w:pPr>
            <w:r w:rsidRPr="005F3A69">
              <w:rPr>
                <w:rFonts w:ascii="Calibri" w:hAnsi="Calibri"/>
                <w:sz w:val="18"/>
                <w:szCs w:val="18"/>
              </w:rPr>
              <w:t xml:space="preserve">&lt;&lt;integer: </w:t>
            </w:r>
            <w:proofErr w:type="gramStart"/>
            <w:r w:rsidRPr="005F3A69">
              <w:rPr>
                <w:rFonts w:ascii="Calibri" w:hAnsi="Calibri"/>
                <w:sz w:val="18"/>
                <w:szCs w:val="18"/>
              </w:rPr>
              <w:t>xx;</w:t>
            </w:r>
            <w:proofErr w:type="gramEnd"/>
            <w:r w:rsidRPr="005F3A69">
              <w:rPr>
                <w:rFonts w:ascii="Calibri" w:hAnsi="Calibri"/>
                <w:sz w:val="18"/>
                <w:szCs w:val="18"/>
              </w:rPr>
              <w:t xml:space="preserve"> </w:t>
            </w:r>
          </w:p>
          <w:p w14:paraId="6FB5B817" w14:textId="77777777" w:rsidR="0010166D" w:rsidRPr="005F3A69" w:rsidRDefault="0010166D" w:rsidP="0010166D">
            <w:pPr>
              <w:spacing w:after="60"/>
              <w:rPr>
                <w:rFonts w:ascii="Calibri" w:hAnsi="Calibri"/>
                <w:sz w:val="18"/>
                <w:szCs w:val="18"/>
              </w:rPr>
            </w:pPr>
            <w:r w:rsidRPr="005F3A69">
              <w:rPr>
                <w:rFonts w:ascii="Calibri" w:hAnsi="Calibri"/>
                <w:sz w:val="18"/>
                <w:szCs w:val="18"/>
              </w:rPr>
              <w:t xml:space="preserve">If parent is CF1R-ALT-02 doc type, then use as </w:t>
            </w:r>
            <w:r w:rsidR="000346D1" w:rsidRPr="005F3A69">
              <w:rPr>
                <w:rFonts w:ascii="Calibri" w:hAnsi="Calibri"/>
                <w:sz w:val="18"/>
                <w:szCs w:val="18"/>
              </w:rPr>
              <w:t xml:space="preserve">default </w:t>
            </w:r>
            <w:r w:rsidRPr="005F3A69">
              <w:rPr>
                <w:rFonts w:ascii="Calibri" w:hAnsi="Calibri"/>
                <w:sz w:val="18"/>
                <w:szCs w:val="18"/>
              </w:rPr>
              <w:t xml:space="preserve">the </w:t>
            </w:r>
            <w:r w:rsidR="000346D1" w:rsidRPr="005F3A69">
              <w:rPr>
                <w:rFonts w:ascii="Calibri" w:hAnsi="Calibri"/>
                <w:sz w:val="18"/>
                <w:szCs w:val="18"/>
              </w:rPr>
              <w:t>value referenced from CF1R</w:t>
            </w:r>
            <w:r w:rsidRPr="005F3A69">
              <w:rPr>
                <w:rFonts w:ascii="Calibri" w:hAnsi="Calibri"/>
                <w:sz w:val="18"/>
                <w:szCs w:val="18"/>
              </w:rPr>
              <w:t>-ALT-02 Section A</w:t>
            </w:r>
            <w:r w:rsidR="004224A0" w:rsidRPr="005F3A69">
              <w:rPr>
                <w:rFonts w:ascii="Calibri" w:hAnsi="Calibri"/>
                <w:sz w:val="18"/>
                <w:szCs w:val="18"/>
              </w:rPr>
              <w:t xml:space="preserve"> (field A10)</w:t>
            </w:r>
            <w:r w:rsidR="000346D1" w:rsidRPr="005F3A69">
              <w:rPr>
                <w:rFonts w:ascii="Calibri" w:hAnsi="Calibri"/>
                <w:sz w:val="18"/>
                <w:szCs w:val="18"/>
              </w:rPr>
              <w:t xml:space="preserve">; or allow user to override the default and input a new </w:t>
            </w:r>
            <w:proofErr w:type="gramStart"/>
            <w:r w:rsidR="000346D1" w:rsidRPr="005F3A69">
              <w:rPr>
                <w:rFonts w:ascii="Calibri" w:hAnsi="Calibri"/>
                <w:sz w:val="18"/>
                <w:szCs w:val="18"/>
              </w:rPr>
              <w:t>value;  flag</w:t>
            </w:r>
            <w:proofErr w:type="gramEnd"/>
            <w:r w:rsidR="000346D1" w:rsidRPr="005F3A69">
              <w:rPr>
                <w:rFonts w:ascii="Calibri" w:hAnsi="Calibri"/>
                <w:sz w:val="18"/>
                <w:szCs w:val="18"/>
              </w:rPr>
              <w:t xml:space="preserve"> non-default values and report in project status notes field</w:t>
            </w:r>
            <w:r w:rsidRPr="005F3A69">
              <w:rPr>
                <w:rFonts w:ascii="Calibri" w:hAnsi="Calibri"/>
                <w:sz w:val="18"/>
                <w:szCs w:val="18"/>
              </w:rPr>
              <w:t>;</w:t>
            </w:r>
          </w:p>
          <w:p w14:paraId="29644CF5" w14:textId="77777777" w:rsidR="000346D1" w:rsidRPr="005F3A69" w:rsidRDefault="0010166D" w:rsidP="0010166D">
            <w:pPr>
              <w:spacing w:after="60"/>
              <w:rPr>
                <w:rFonts w:ascii="Calibri" w:hAnsi="Calibri"/>
                <w:sz w:val="18"/>
                <w:szCs w:val="18"/>
              </w:rPr>
            </w:pPr>
            <w:r w:rsidRPr="005F3A69">
              <w:rPr>
                <w:rFonts w:ascii="Calibri" w:hAnsi="Calibri"/>
                <w:sz w:val="18"/>
                <w:szCs w:val="18"/>
              </w:rPr>
              <w:t>elseif parent is not CF1R-ALT-02 doc type, then user input the integer value</w:t>
            </w:r>
            <w:r w:rsidR="000346D1" w:rsidRPr="005F3A69">
              <w:rPr>
                <w:rFonts w:ascii="Calibri" w:hAnsi="Calibri"/>
                <w:sz w:val="18"/>
                <w:szCs w:val="18"/>
              </w:rPr>
              <w:t>&gt;&gt;</w:t>
            </w:r>
          </w:p>
        </w:tc>
      </w:tr>
      <w:tr w:rsidR="000346D1" w:rsidRPr="005F3A69" w14:paraId="3EF46DDD" w14:textId="77777777">
        <w:trPr>
          <w:cantSplit/>
          <w:trHeight w:val="1142"/>
        </w:trPr>
        <w:tc>
          <w:tcPr>
            <w:tcW w:w="103" w:type="pct"/>
            <w:shd w:val="clear" w:color="auto" w:fill="auto"/>
            <w:tcMar>
              <w:left w:w="29" w:type="dxa"/>
              <w:right w:w="29" w:type="dxa"/>
            </w:tcMar>
            <w:vAlign w:val="center"/>
          </w:tcPr>
          <w:p w14:paraId="151FC687" w14:textId="77777777" w:rsidR="000346D1" w:rsidRPr="005F3A69" w:rsidRDefault="000346D1" w:rsidP="00BA02F4">
            <w:pPr>
              <w:pStyle w:val="FootnoteText"/>
              <w:jc w:val="center"/>
              <w:rPr>
                <w:rFonts w:ascii="Calibri" w:hAnsi="Calibri"/>
                <w:sz w:val="18"/>
                <w:szCs w:val="18"/>
              </w:rPr>
            </w:pPr>
            <w:r w:rsidRPr="005F3A69">
              <w:rPr>
                <w:rFonts w:ascii="Calibri" w:hAnsi="Calibri"/>
                <w:sz w:val="18"/>
                <w:szCs w:val="18"/>
              </w:rPr>
              <w:t>05</w:t>
            </w:r>
          </w:p>
        </w:tc>
        <w:tc>
          <w:tcPr>
            <w:tcW w:w="1107" w:type="pct"/>
            <w:shd w:val="clear" w:color="auto" w:fill="auto"/>
            <w:vAlign w:val="center"/>
          </w:tcPr>
          <w:p w14:paraId="7F0FD8C5" w14:textId="77777777" w:rsidR="000346D1" w:rsidRPr="005F3A69" w:rsidRDefault="000346D1" w:rsidP="0035199F">
            <w:pPr>
              <w:rPr>
                <w:rFonts w:ascii="Calibri" w:hAnsi="Calibri"/>
                <w:sz w:val="18"/>
                <w:szCs w:val="18"/>
              </w:rPr>
            </w:pPr>
            <w:r w:rsidRPr="005F3A69">
              <w:rPr>
                <w:rFonts w:ascii="Calibri" w:hAnsi="Calibri"/>
                <w:sz w:val="18"/>
                <w:szCs w:val="18"/>
              </w:rPr>
              <w:t>Certificate of Compliance Type</w:t>
            </w:r>
          </w:p>
        </w:tc>
        <w:tc>
          <w:tcPr>
            <w:tcW w:w="1261" w:type="pct"/>
            <w:shd w:val="clear" w:color="auto" w:fill="auto"/>
            <w:vAlign w:val="center"/>
          </w:tcPr>
          <w:p w14:paraId="1DFBF275" w14:textId="77777777" w:rsidR="000346D1" w:rsidRPr="005F3A69" w:rsidRDefault="000346D1" w:rsidP="001600E7">
            <w:pPr>
              <w:spacing w:after="60"/>
              <w:rPr>
                <w:rFonts w:ascii="Calibri" w:hAnsi="Calibri"/>
                <w:sz w:val="18"/>
                <w:szCs w:val="18"/>
              </w:rPr>
            </w:pPr>
            <w:r w:rsidRPr="005F3A69">
              <w:rPr>
                <w:rFonts w:ascii="Calibri" w:hAnsi="Calibri"/>
                <w:sz w:val="18"/>
                <w:szCs w:val="18"/>
              </w:rPr>
              <w:t>&lt;&lt; reference document type property</w:t>
            </w:r>
            <w:r w:rsidR="001600E7" w:rsidRPr="005F3A69">
              <w:rPr>
                <w:rFonts w:ascii="Calibri" w:hAnsi="Calibri"/>
                <w:sz w:val="18"/>
                <w:szCs w:val="18"/>
              </w:rPr>
              <w:t xml:space="preserve"> from CF1R</w:t>
            </w:r>
            <w:r w:rsidRPr="005F3A69">
              <w:rPr>
                <w:rFonts w:ascii="Calibri" w:hAnsi="Calibri"/>
                <w:sz w:val="18"/>
                <w:szCs w:val="18"/>
              </w:rPr>
              <w:t>:  allowed values: performance</w:t>
            </w:r>
            <w:r w:rsidR="001600E7" w:rsidRPr="005F3A69">
              <w:rPr>
                <w:rFonts w:ascii="Calibri" w:hAnsi="Calibri"/>
                <w:sz w:val="18"/>
                <w:szCs w:val="18"/>
              </w:rPr>
              <w:t xml:space="preserve"> (CF1R-PRF)</w:t>
            </w:r>
            <w:r w:rsidRPr="005F3A69">
              <w:rPr>
                <w:rFonts w:ascii="Calibri" w:hAnsi="Calibri"/>
                <w:sz w:val="18"/>
                <w:szCs w:val="18"/>
              </w:rPr>
              <w:t xml:space="preserve">; or prescriptive </w:t>
            </w:r>
            <w:r w:rsidR="001600E7" w:rsidRPr="005F3A69">
              <w:rPr>
                <w:rFonts w:ascii="Calibri" w:hAnsi="Calibri"/>
                <w:sz w:val="18"/>
                <w:szCs w:val="18"/>
              </w:rPr>
              <w:t>additions/</w:t>
            </w:r>
            <w:r w:rsidRPr="005F3A69">
              <w:rPr>
                <w:rFonts w:ascii="Calibri" w:hAnsi="Calibri"/>
                <w:sz w:val="18"/>
                <w:szCs w:val="18"/>
              </w:rPr>
              <w:t>alterations</w:t>
            </w:r>
            <w:r w:rsidR="001600E7" w:rsidRPr="005F3A69">
              <w:rPr>
                <w:rFonts w:ascii="Calibri" w:hAnsi="Calibri"/>
                <w:sz w:val="18"/>
                <w:szCs w:val="18"/>
              </w:rPr>
              <w:t xml:space="preserve"> (CF1R-ADD/CF1R-ALT); or prescriptive newly constructed (CF1R-NCB)&gt;&gt;</w:t>
            </w:r>
          </w:p>
        </w:tc>
        <w:tc>
          <w:tcPr>
            <w:tcW w:w="92" w:type="pct"/>
            <w:shd w:val="clear" w:color="auto" w:fill="auto"/>
            <w:tcMar>
              <w:left w:w="29" w:type="dxa"/>
              <w:right w:w="29" w:type="dxa"/>
            </w:tcMar>
            <w:vAlign w:val="center"/>
          </w:tcPr>
          <w:p w14:paraId="659133C4" w14:textId="77777777" w:rsidR="000346D1" w:rsidRPr="005F3A69" w:rsidRDefault="000346D1" w:rsidP="00BA02F4">
            <w:pPr>
              <w:spacing w:after="60"/>
              <w:jc w:val="center"/>
              <w:rPr>
                <w:rFonts w:ascii="Calibri" w:hAnsi="Calibri"/>
                <w:sz w:val="18"/>
                <w:szCs w:val="18"/>
              </w:rPr>
            </w:pPr>
            <w:r w:rsidRPr="005F3A69">
              <w:rPr>
                <w:rFonts w:ascii="Calibri" w:hAnsi="Calibri"/>
                <w:sz w:val="18"/>
                <w:szCs w:val="18"/>
              </w:rPr>
              <w:t>06</w:t>
            </w:r>
          </w:p>
        </w:tc>
        <w:tc>
          <w:tcPr>
            <w:tcW w:w="1260" w:type="pct"/>
            <w:shd w:val="clear" w:color="auto" w:fill="auto"/>
            <w:vAlign w:val="center"/>
          </w:tcPr>
          <w:p w14:paraId="0E7BC810" w14:textId="344459F3" w:rsidR="000346D1" w:rsidRPr="005F3A69" w:rsidRDefault="006B69EF" w:rsidP="000E59FB">
            <w:pPr>
              <w:spacing w:after="60"/>
              <w:rPr>
                <w:rFonts w:ascii="Calibri" w:hAnsi="Calibri"/>
                <w:sz w:val="18"/>
                <w:szCs w:val="18"/>
              </w:rPr>
            </w:pPr>
            <w:r w:rsidRPr="005F3A69">
              <w:rPr>
                <w:rFonts w:ascii="Calibri" w:hAnsi="Calibri"/>
                <w:sz w:val="18"/>
                <w:szCs w:val="18"/>
              </w:rPr>
              <w:t>M</w:t>
            </w:r>
            <w:r w:rsidR="000346D1" w:rsidRPr="005F3A69">
              <w:rPr>
                <w:rFonts w:ascii="Calibri" w:hAnsi="Calibri"/>
                <w:sz w:val="18"/>
                <w:szCs w:val="18"/>
              </w:rPr>
              <w:t xml:space="preserve">ethod </w:t>
            </w:r>
            <w:r w:rsidR="000E59FB" w:rsidRPr="005F3A69">
              <w:rPr>
                <w:rFonts w:ascii="Calibri" w:hAnsi="Calibri"/>
                <w:sz w:val="18"/>
                <w:szCs w:val="18"/>
              </w:rPr>
              <w:t>U</w:t>
            </w:r>
            <w:r w:rsidR="000346D1" w:rsidRPr="005F3A69">
              <w:rPr>
                <w:rFonts w:ascii="Calibri" w:hAnsi="Calibri"/>
                <w:sz w:val="18"/>
                <w:szCs w:val="18"/>
              </w:rPr>
              <w:t>sed to calculate HVAC loads</w:t>
            </w:r>
            <w:r w:rsidR="0047272A" w:rsidRPr="005F3A69">
              <w:rPr>
                <w:rFonts w:ascii="Calibri" w:hAnsi="Calibri"/>
                <w:sz w:val="18"/>
                <w:szCs w:val="18"/>
              </w:rPr>
              <w:t xml:space="preserve"> (See </w:t>
            </w:r>
            <w:r w:rsidRPr="005F3A69">
              <w:rPr>
                <w:rFonts w:ascii="Calibri" w:hAnsi="Calibri"/>
                <w:sz w:val="18"/>
                <w:szCs w:val="18"/>
              </w:rPr>
              <w:t>S</w:t>
            </w:r>
            <w:r w:rsidR="0047272A" w:rsidRPr="005F3A69">
              <w:rPr>
                <w:rFonts w:ascii="Calibri" w:hAnsi="Calibri"/>
                <w:sz w:val="18"/>
                <w:szCs w:val="18"/>
              </w:rPr>
              <w:t>ection 150.0(h).)</w:t>
            </w:r>
          </w:p>
        </w:tc>
        <w:tc>
          <w:tcPr>
            <w:tcW w:w="1177" w:type="pct"/>
            <w:shd w:val="clear" w:color="auto" w:fill="auto"/>
            <w:vAlign w:val="center"/>
          </w:tcPr>
          <w:p w14:paraId="3DB6C9D5" w14:textId="77777777" w:rsidR="000346D1" w:rsidRPr="005F3A69" w:rsidRDefault="000346D1" w:rsidP="00BF6480">
            <w:pPr>
              <w:rPr>
                <w:rFonts w:asciiTheme="minorHAnsi" w:hAnsiTheme="minorHAnsi"/>
                <w:sz w:val="18"/>
                <w:szCs w:val="18"/>
              </w:rPr>
            </w:pPr>
            <w:r w:rsidRPr="005F3A69">
              <w:rPr>
                <w:rFonts w:asciiTheme="minorHAnsi" w:hAnsiTheme="minorHAnsi"/>
                <w:sz w:val="18"/>
                <w:szCs w:val="18"/>
              </w:rPr>
              <w:t>&lt;&lt;</w:t>
            </w:r>
            <w:proofErr w:type="gramStart"/>
            <w:r w:rsidRPr="005F3A69">
              <w:rPr>
                <w:rFonts w:asciiTheme="minorHAnsi" w:hAnsiTheme="minorHAnsi"/>
                <w:sz w:val="18"/>
                <w:szCs w:val="18"/>
              </w:rPr>
              <w:t>user</w:t>
            </w:r>
            <w:proofErr w:type="gramEnd"/>
            <w:r w:rsidRPr="005F3A69">
              <w:rPr>
                <w:rFonts w:asciiTheme="minorHAnsi" w:hAnsiTheme="minorHAnsi"/>
                <w:sz w:val="18"/>
                <w:szCs w:val="18"/>
              </w:rPr>
              <w:t xml:space="preserve"> select from list: </w:t>
            </w:r>
          </w:p>
          <w:p w14:paraId="2869B6D0" w14:textId="77777777" w:rsidR="000346D1" w:rsidRPr="005F3A69" w:rsidRDefault="000346D1" w:rsidP="00BF6480">
            <w:pPr>
              <w:rPr>
                <w:rFonts w:asciiTheme="minorHAnsi" w:hAnsiTheme="minorHAnsi"/>
                <w:sz w:val="18"/>
                <w:szCs w:val="18"/>
              </w:rPr>
            </w:pPr>
            <w:r w:rsidRPr="005F3A69">
              <w:rPr>
                <w:rFonts w:asciiTheme="minorHAnsi" w:hAnsiTheme="minorHAnsi"/>
                <w:sz w:val="18"/>
                <w:szCs w:val="18"/>
              </w:rPr>
              <w:t xml:space="preserve">*ASHRAE </w:t>
            </w:r>
            <w:proofErr w:type="gramStart"/>
            <w:r w:rsidRPr="005F3A69">
              <w:rPr>
                <w:rFonts w:asciiTheme="minorHAnsi" w:hAnsiTheme="minorHAnsi"/>
                <w:sz w:val="18"/>
                <w:szCs w:val="18"/>
              </w:rPr>
              <w:t>Handbook;</w:t>
            </w:r>
            <w:proofErr w:type="gramEnd"/>
            <w:r w:rsidRPr="005F3A69">
              <w:rPr>
                <w:rFonts w:asciiTheme="minorHAnsi" w:hAnsiTheme="minorHAnsi"/>
                <w:sz w:val="18"/>
                <w:szCs w:val="18"/>
              </w:rPr>
              <w:t xml:space="preserve">  </w:t>
            </w:r>
          </w:p>
          <w:p w14:paraId="7A971982" w14:textId="77777777" w:rsidR="000346D1" w:rsidRPr="005F3A69" w:rsidRDefault="000346D1" w:rsidP="00BF6480">
            <w:pPr>
              <w:rPr>
                <w:rFonts w:asciiTheme="minorHAnsi" w:hAnsiTheme="minorHAnsi"/>
                <w:sz w:val="18"/>
                <w:szCs w:val="18"/>
              </w:rPr>
            </w:pPr>
            <w:r w:rsidRPr="005F3A69">
              <w:rPr>
                <w:rFonts w:asciiTheme="minorHAnsi" w:hAnsiTheme="minorHAnsi"/>
                <w:sz w:val="18"/>
                <w:szCs w:val="18"/>
              </w:rPr>
              <w:t xml:space="preserve">*SMACNA Residential Comfort System Installation Standards </w:t>
            </w:r>
            <w:proofErr w:type="gramStart"/>
            <w:r w:rsidRPr="005F3A69">
              <w:rPr>
                <w:rFonts w:asciiTheme="minorHAnsi" w:hAnsiTheme="minorHAnsi"/>
                <w:sz w:val="18"/>
                <w:szCs w:val="18"/>
              </w:rPr>
              <w:t>Manual;</w:t>
            </w:r>
            <w:proofErr w:type="gramEnd"/>
          </w:p>
          <w:p w14:paraId="11BA892A" w14:textId="77777777" w:rsidR="000346D1" w:rsidRPr="005F3A69" w:rsidRDefault="000346D1" w:rsidP="00BF6480">
            <w:pPr>
              <w:rPr>
                <w:rFonts w:asciiTheme="minorHAnsi" w:hAnsiTheme="minorHAnsi"/>
                <w:sz w:val="18"/>
                <w:szCs w:val="18"/>
              </w:rPr>
            </w:pPr>
            <w:r w:rsidRPr="005F3A69">
              <w:rPr>
                <w:rFonts w:asciiTheme="minorHAnsi" w:hAnsiTheme="minorHAnsi"/>
                <w:sz w:val="18"/>
                <w:szCs w:val="18"/>
              </w:rPr>
              <w:t>*ACCA Manual J</w:t>
            </w:r>
          </w:p>
          <w:p w14:paraId="3C2CCA54" w14:textId="77777777" w:rsidR="000346D1" w:rsidRPr="005F3A69" w:rsidRDefault="000346D1" w:rsidP="00BF6480">
            <w:pPr>
              <w:rPr>
                <w:rFonts w:asciiTheme="minorHAnsi" w:hAnsiTheme="minorHAnsi"/>
                <w:sz w:val="18"/>
                <w:szCs w:val="18"/>
              </w:rPr>
            </w:pPr>
            <w:r w:rsidRPr="005F3A69">
              <w:rPr>
                <w:rFonts w:asciiTheme="minorHAnsi" w:hAnsiTheme="minorHAnsi"/>
                <w:sz w:val="18"/>
                <w:szCs w:val="18"/>
              </w:rPr>
              <w:t>*n/a equipment changeout, like-for-like&gt;&gt;</w:t>
            </w:r>
          </w:p>
          <w:p w14:paraId="1D5AC997" w14:textId="77777777" w:rsidR="000346D1" w:rsidRPr="005F3A69" w:rsidRDefault="000346D1" w:rsidP="0035199F">
            <w:pPr>
              <w:spacing w:after="60"/>
              <w:rPr>
                <w:rFonts w:ascii="Calibri" w:hAnsi="Calibri"/>
                <w:sz w:val="18"/>
                <w:szCs w:val="18"/>
              </w:rPr>
            </w:pPr>
          </w:p>
        </w:tc>
      </w:tr>
      <w:tr w:rsidR="000346D1" w:rsidRPr="005F3A69" w14:paraId="290ADF98" w14:textId="77777777">
        <w:trPr>
          <w:cantSplit/>
          <w:trHeight w:val="432"/>
        </w:trPr>
        <w:tc>
          <w:tcPr>
            <w:tcW w:w="103" w:type="pct"/>
            <w:shd w:val="clear" w:color="auto" w:fill="auto"/>
            <w:tcMar>
              <w:left w:w="29" w:type="dxa"/>
              <w:right w:w="29" w:type="dxa"/>
            </w:tcMar>
            <w:vAlign w:val="center"/>
          </w:tcPr>
          <w:p w14:paraId="4227801E" w14:textId="77777777" w:rsidR="000346D1" w:rsidRPr="005F3A69" w:rsidRDefault="000346D1" w:rsidP="00BA02F4">
            <w:pPr>
              <w:pStyle w:val="FootnoteText"/>
              <w:jc w:val="center"/>
              <w:rPr>
                <w:rFonts w:ascii="Calibri" w:hAnsi="Calibri"/>
                <w:sz w:val="18"/>
                <w:szCs w:val="18"/>
              </w:rPr>
            </w:pPr>
            <w:r w:rsidRPr="005F3A69">
              <w:rPr>
                <w:rFonts w:ascii="Calibri" w:hAnsi="Calibri"/>
                <w:sz w:val="18"/>
                <w:szCs w:val="18"/>
              </w:rPr>
              <w:t>07</w:t>
            </w:r>
          </w:p>
        </w:tc>
        <w:tc>
          <w:tcPr>
            <w:tcW w:w="1107" w:type="pct"/>
            <w:shd w:val="clear" w:color="auto" w:fill="auto"/>
            <w:vAlign w:val="center"/>
          </w:tcPr>
          <w:p w14:paraId="006AC7A8" w14:textId="77777777" w:rsidR="000346D1" w:rsidRPr="005F3A69" w:rsidRDefault="000346D1" w:rsidP="0035199F">
            <w:pPr>
              <w:spacing w:after="60"/>
              <w:rPr>
                <w:rFonts w:ascii="Calibri" w:hAnsi="Calibri"/>
                <w:sz w:val="18"/>
                <w:szCs w:val="18"/>
              </w:rPr>
            </w:pPr>
            <w:r w:rsidRPr="005F3A69">
              <w:rPr>
                <w:rFonts w:ascii="Calibri" w:hAnsi="Calibri"/>
                <w:sz w:val="18"/>
                <w:szCs w:val="18"/>
              </w:rPr>
              <w:t>Calculated dwelling unit Sensible Cooling Load (</w:t>
            </w:r>
            <w:r w:rsidR="00325DEA" w:rsidRPr="005F3A69">
              <w:rPr>
                <w:rFonts w:ascii="Calibri" w:hAnsi="Calibri"/>
                <w:sz w:val="18"/>
                <w:szCs w:val="18"/>
              </w:rPr>
              <w:t>Btu/h</w:t>
            </w:r>
            <w:r w:rsidRPr="005F3A69">
              <w:rPr>
                <w:rFonts w:ascii="Calibri" w:hAnsi="Calibri"/>
                <w:sz w:val="18"/>
                <w:szCs w:val="18"/>
              </w:rPr>
              <w:t>)</w:t>
            </w:r>
          </w:p>
        </w:tc>
        <w:tc>
          <w:tcPr>
            <w:tcW w:w="1261" w:type="pct"/>
            <w:shd w:val="clear" w:color="auto" w:fill="auto"/>
            <w:vAlign w:val="center"/>
          </w:tcPr>
          <w:p w14:paraId="1B7A39D2" w14:textId="77777777" w:rsidR="000346D1" w:rsidRPr="005F3A69" w:rsidRDefault="000346D1" w:rsidP="0052329B">
            <w:pPr>
              <w:spacing w:after="60"/>
              <w:rPr>
                <w:rFonts w:ascii="Calibri" w:hAnsi="Calibri"/>
                <w:sz w:val="18"/>
                <w:szCs w:val="18"/>
              </w:rPr>
            </w:pPr>
            <w:r w:rsidRPr="005F3A69">
              <w:rPr>
                <w:rFonts w:ascii="Calibri" w:hAnsi="Calibri"/>
                <w:sz w:val="18"/>
                <w:szCs w:val="18"/>
              </w:rPr>
              <w:t xml:space="preserve">&lt;&lt;user entry: integer:  </w:t>
            </w:r>
            <w:proofErr w:type="spellStart"/>
            <w:r w:rsidRPr="005F3A69">
              <w:rPr>
                <w:rFonts w:ascii="Calibri" w:hAnsi="Calibri"/>
                <w:sz w:val="18"/>
                <w:szCs w:val="18"/>
              </w:rPr>
              <w:t>xxxxx</w:t>
            </w:r>
            <w:proofErr w:type="spellEnd"/>
            <w:r w:rsidR="0052329B" w:rsidRPr="005F3A69">
              <w:rPr>
                <w:rFonts w:ascii="Calibri" w:hAnsi="Calibri"/>
                <w:sz w:val="18"/>
                <w:szCs w:val="18"/>
              </w:rPr>
              <w:t>;</w:t>
            </w:r>
            <w:r w:rsidRPr="005F3A69">
              <w:rPr>
                <w:rFonts w:ascii="Calibri" w:hAnsi="Calibri"/>
                <w:sz w:val="18"/>
                <w:szCs w:val="18"/>
              </w:rPr>
              <w:t xml:space="preserve"> </w:t>
            </w:r>
            <w:r w:rsidR="0052329B" w:rsidRPr="005F3A69">
              <w:rPr>
                <w:rFonts w:ascii="Calibri" w:hAnsi="Calibri"/>
                <w:sz w:val="18"/>
                <w:szCs w:val="18"/>
              </w:rPr>
              <w:t xml:space="preserve">or </w:t>
            </w:r>
            <w:r w:rsidRPr="005F3A69">
              <w:rPr>
                <w:rFonts w:ascii="Calibri" w:hAnsi="Calibri"/>
                <w:sz w:val="18"/>
                <w:szCs w:val="18"/>
              </w:rPr>
              <w:t xml:space="preserve">allow </w:t>
            </w:r>
            <w:r w:rsidR="0052329B" w:rsidRPr="005F3A69">
              <w:rPr>
                <w:rFonts w:ascii="Calibri" w:hAnsi="Calibri"/>
                <w:sz w:val="18"/>
                <w:szCs w:val="18"/>
              </w:rPr>
              <w:t xml:space="preserve">selection of value=n/a </w:t>
            </w:r>
            <w:r w:rsidRPr="005F3A69">
              <w:rPr>
                <w:rFonts w:ascii="Calibri" w:hAnsi="Calibri"/>
                <w:sz w:val="18"/>
                <w:szCs w:val="18"/>
              </w:rPr>
              <w:t>if</w:t>
            </w:r>
            <w:r w:rsidR="0052329B" w:rsidRPr="005F3A69">
              <w:rPr>
                <w:rFonts w:ascii="Calibri" w:hAnsi="Calibri"/>
                <w:sz w:val="18"/>
                <w:szCs w:val="18"/>
              </w:rPr>
              <w:t xml:space="preserve"> value in A06=</w:t>
            </w:r>
            <w:r w:rsidRPr="005F3A69">
              <w:rPr>
                <w:rFonts w:ascii="Calibri" w:hAnsi="Calibri"/>
                <w:sz w:val="18"/>
                <w:szCs w:val="18"/>
              </w:rPr>
              <w:t>"</w:t>
            </w:r>
            <w:r w:rsidRPr="005F3A69">
              <w:rPr>
                <w:rFonts w:asciiTheme="minorHAnsi" w:hAnsiTheme="minorHAnsi"/>
                <w:sz w:val="18"/>
                <w:szCs w:val="18"/>
              </w:rPr>
              <w:t xml:space="preserve">n/a equipment changeout, like-for-like" </w:t>
            </w:r>
            <w:r w:rsidRPr="005F3A69">
              <w:rPr>
                <w:rFonts w:ascii="Calibri" w:hAnsi="Calibri"/>
                <w:sz w:val="18"/>
                <w:szCs w:val="18"/>
              </w:rPr>
              <w:t>&gt;&gt;</w:t>
            </w:r>
            <w:r w:rsidR="002E3D4D" w:rsidRPr="005F3A69">
              <w:rPr>
                <w:rFonts w:ascii="Calibri" w:hAnsi="Calibri"/>
                <w:sz w:val="18"/>
                <w:szCs w:val="18"/>
              </w:rPr>
              <w:t xml:space="preserve"> </w:t>
            </w:r>
          </w:p>
        </w:tc>
        <w:tc>
          <w:tcPr>
            <w:tcW w:w="92" w:type="pct"/>
            <w:shd w:val="clear" w:color="auto" w:fill="auto"/>
            <w:tcMar>
              <w:left w:w="29" w:type="dxa"/>
              <w:right w:w="29" w:type="dxa"/>
            </w:tcMar>
            <w:vAlign w:val="center"/>
          </w:tcPr>
          <w:p w14:paraId="3B08F333" w14:textId="77777777" w:rsidR="000346D1" w:rsidRPr="005F3A69" w:rsidRDefault="000346D1" w:rsidP="00BA02F4">
            <w:pPr>
              <w:spacing w:after="60"/>
              <w:jc w:val="center"/>
              <w:rPr>
                <w:rFonts w:ascii="Calibri" w:hAnsi="Calibri"/>
                <w:sz w:val="18"/>
                <w:szCs w:val="18"/>
              </w:rPr>
            </w:pPr>
            <w:r w:rsidRPr="005F3A69">
              <w:rPr>
                <w:rFonts w:ascii="Calibri" w:hAnsi="Calibri"/>
                <w:sz w:val="18"/>
                <w:szCs w:val="18"/>
              </w:rPr>
              <w:t>08</w:t>
            </w:r>
          </w:p>
        </w:tc>
        <w:tc>
          <w:tcPr>
            <w:tcW w:w="1260" w:type="pct"/>
            <w:shd w:val="clear" w:color="auto" w:fill="auto"/>
            <w:vAlign w:val="center"/>
          </w:tcPr>
          <w:p w14:paraId="6166BC90" w14:textId="77777777" w:rsidR="000346D1" w:rsidRPr="005F3A69" w:rsidRDefault="000346D1" w:rsidP="0035199F">
            <w:pPr>
              <w:spacing w:after="60"/>
              <w:rPr>
                <w:rFonts w:ascii="Calibri" w:hAnsi="Calibri"/>
                <w:sz w:val="18"/>
                <w:szCs w:val="18"/>
              </w:rPr>
            </w:pPr>
            <w:r w:rsidRPr="005F3A69">
              <w:rPr>
                <w:rFonts w:ascii="Calibri" w:hAnsi="Calibri"/>
                <w:sz w:val="18"/>
                <w:szCs w:val="18"/>
              </w:rPr>
              <w:t>Calculated Dwelling Unit Heating Load (</w:t>
            </w:r>
            <w:r w:rsidR="00325DEA" w:rsidRPr="005F3A69">
              <w:rPr>
                <w:rFonts w:ascii="Calibri" w:hAnsi="Calibri"/>
                <w:sz w:val="18"/>
                <w:szCs w:val="18"/>
              </w:rPr>
              <w:t>Btu/h</w:t>
            </w:r>
            <w:r w:rsidRPr="005F3A69">
              <w:rPr>
                <w:rFonts w:ascii="Calibri" w:hAnsi="Calibri"/>
                <w:sz w:val="18"/>
                <w:szCs w:val="18"/>
              </w:rPr>
              <w:t>)</w:t>
            </w:r>
          </w:p>
        </w:tc>
        <w:tc>
          <w:tcPr>
            <w:tcW w:w="1177" w:type="pct"/>
            <w:shd w:val="clear" w:color="auto" w:fill="auto"/>
            <w:vAlign w:val="center"/>
          </w:tcPr>
          <w:p w14:paraId="3D5CB7FB" w14:textId="77777777" w:rsidR="000346D1" w:rsidRPr="005F3A69" w:rsidRDefault="000346D1" w:rsidP="0052329B">
            <w:pPr>
              <w:spacing w:after="60"/>
              <w:rPr>
                <w:rFonts w:ascii="Calibri" w:hAnsi="Calibri"/>
                <w:sz w:val="18"/>
                <w:szCs w:val="18"/>
              </w:rPr>
            </w:pPr>
            <w:r w:rsidRPr="005F3A69">
              <w:rPr>
                <w:rFonts w:ascii="Calibri" w:hAnsi="Calibri"/>
                <w:sz w:val="18"/>
                <w:szCs w:val="18"/>
              </w:rPr>
              <w:t xml:space="preserve">&lt;&lt;user entry: integer:  </w:t>
            </w:r>
            <w:proofErr w:type="spellStart"/>
            <w:r w:rsidRPr="005F3A69">
              <w:rPr>
                <w:rFonts w:ascii="Calibri" w:hAnsi="Calibri"/>
                <w:sz w:val="18"/>
                <w:szCs w:val="18"/>
              </w:rPr>
              <w:t>xxxxx</w:t>
            </w:r>
            <w:proofErr w:type="spellEnd"/>
            <w:r w:rsidR="0052329B" w:rsidRPr="005F3A69">
              <w:rPr>
                <w:rFonts w:ascii="Calibri" w:hAnsi="Calibri"/>
                <w:sz w:val="18"/>
                <w:szCs w:val="18"/>
              </w:rPr>
              <w:t>;</w:t>
            </w:r>
            <w:r w:rsidRPr="005F3A69">
              <w:rPr>
                <w:rFonts w:ascii="Calibri" w:hAnsi="Calibri"/>
                <w:sz w:val="18"/>
                <w:szCs w:val="18"/>
              </w:rPr>
              <w:t xml:space="preserve"> </w:t>
            </w:r>
            <w:r w:rsidR="0052329B" w:rsidRPr="005F3A69">
              <w:rPr>
                <w:rFonts w:ascii="Calibri" w:hAnsi="Calibri"/>
                <w:sz w:val="18"/>
                <w:szCs w:val="18"/>
              </w:rPr>
              <w:t xml:space="preserve">or </w:t>
            </w:r>
            <w:r w:rsidRPr="005F3A69">
              <w:rPr>
                <w:rFonts w:ascii="Calibri" w:hAnsi="Calibri"/>
                <w:sz w:val="18"/>
                <w:szCs w:val="18"/>
              </w:rPr>
              <w:t>allow</w:t>
            </w:r>
            <w:r w:rsidR="0052329B" w:rsidRPr="005F3A69">
              <w:rPr>
                <w:rFonts w:ascii="Calibri" w:hAnsi="Calibri"/>
                <w:sz w:val="18"/>
                <w:szCs w:val="18"/>
              </w:rPr>
              <w:t xml:space="preserve"> selection of value=n/a</w:t>
            </w:r>
            <w:r w:rsidRPr="005F3A69">
              <w:rPr>
                <w:rFonts w:ascii="Calibri" w:hAnsi="Calibri"/>
                <w:sz w:val="18"/>
                <w:szCs w:val="18"/>
              </w:rPr>
              <w:t xml:space="preserve"> if value in A06="</w:t>
            </w:r>
            <w:r w:rsidRPr="005F3A69">
              <w:rPr>
                <w:rFonts w:asciiTheme="minorHAnsi" w:hAnsiTheme="minorHAnsi"/>
                <w:sz w:val="18"/>
                <w:szCs w:val="18"/>
              </w:rPr>
              <w:t>n/a equipment changeout, like-for-like"</w:t>
            </w:r>
            <w:r w:rsidRPr="005F3A69">
              <w:rPr>
                <w:rFonts w:ascii="Calibri" w:hAnsi="Calibri"/>
                <w:sz w:val="18"/>
                <w:szCs w:val="18"/>
              </w:rPr>
              <w:t>&gt;&gt;</w:t>
            </w:r>
          </w:p>
        </w:tc>
      </w:tr>
      <w:tr w:rsidR="00E12DCB" w:rsidRPr="005F3A69" w14:paraId="3B07BA00" w14:textId="77777777">
        <w:trPr>
          <w:cantSplit/>
          <w:trHeight w:val="432"/>
        </w:trPr>
        <w:tc>
          <w:tcPr>
            <w:tcW w:w="103" w:type="pct"/>
            <w:shd w:val="clear" w:color="auto" w:fill="auto"/>
            <w:tcMar>
              <w:left w:w="29" w:type="dxa"/>
              <w:right w:w="29" w:type="dxa"/>
            </w:tcMar>
            <w:vAlign w:val="center"/>
          </w:tcPr>
          <w:p w14:paraId="213081AB" w14:textId="77777777" w:rsidR="00E12DCB" w:rsidRPr="005F3A69" w:rsidRDefault="00E12DCB" w:rsidP="00BA02F4">
            <w:pPr>
              <w:pStyle w:val="FootnoteText"/>
              <w:jc w:val="center"/>
              <w:rPr>
                <w:rFonts w:ascii="Calibri" w:hAnsi="Calibri"/>
                <w:sz w:val="18"/>
                <w:szCs w:val="18"/>
              </w:rPr>
            </w:pPr>
            <w:r w:rsidRPr="005F3A69">
              <w:rPr>
                <w:rFonts w:ascii="Calibri" w:hAnsi="Calibri"/>
                <w:sz w:val="18"/>
                <w:szCs w:val="18"/>
              </w:rPr>
              <w:lastRenderedPageBreak/>
              <w:t>09</w:t>
            </w:r>
          </w:p>
        </w:tc>
        <w:tc>
          <w:tcPr>
            <w:tcW w:w="1107" w:type="pct"/>
            <w:shd w:val="clear" w:color="auto" w:fill="auto"/>
            <w:vAlign w:val="center"/>
          </w:tcPr>
          <w:p w14:paraId="5CEB407B" w14:textId="77777777" w:rsidR="00E12DCB" w:rsidRPr="005F3A69" w:rsidRDefault="00E12DCB" w:rsidP="00281F61">
            <w:pPr>
              <w:rPr>
                <w:rFonts w:ascii="Calibri" w:hAnsi="Calibri"/>
                <w:sz w:val="18"/>
                <w:szCs w:val="18"/>
              </w:rPr>
            </w:pPr>
            <w:r w:rsidRPr="005F3A69">
              <w:rPr>
                <w:rFonts w:ascii="Calibri" w:hAnsi="Calibri"/>
                <w:sz w:val="18"/>
                <w:szCs w:val="18"/>
              </w:rPr>
              <w:t>Dwelling Unit Number of Bedrooms</w:t>
            </w:r>
          </w:p>
        </w:tc>
        <w:tc>
          <w:tcPr>
            <w:tcW w:w="1261" w:type="pct"/>
            <w:shd w:val="clear" w:color="auto" w:fill="auto"/>
            <w:vAlign w:val="center"/>
          </w:tcPr>
          <w:p w14:paraId="481593D6" w14:textId="77777777" w:rsidR="00E12DCB" w:rsidRPr="005F3A69" w:rsidRDefault="00E12DCB" w:rsidP="00E12DCB">
            <w:pPr>
              <w:spacing w:after="60"/>
              <w:rPr>
                <w:rFonts w:ascii="Calibri" w:hAnsi="Calibri"/>
                <w:sz w:val="18"/>
                <w:szCs w:val="18"/>
              </w:rPr>
            </w:pPr>
            <w:r w:rsidRPr="005F3A69">
              <w:rPr>
                <w:rFonts w:ascii="Calibri" w:hAnsi="Calibri"/>
                <w:sz w:val="18"/>
                <w:szCs w:val="18"/>
              </w:rPr>
              <w:t>&lt;&lt;&lt;&lt;calculated field:</w:t>
            </w:r>
            <w:r w:rsidRPr="005F3A69">
              <w:t xml:space="preserve"> </w:t>
            </w:r>
            <w:r w:rsidRPr="005F3A69">
              <w:rPr>
                <w:rFonts w:ascii="Calibri" w:hAnsi="Calibri"/>
                <w:sz w:val="18"/>
                <w:szCs w:val="18"/>
              </w:rPr>
              <w:t>integer xx:</w:t>
            </w:r>
          </w:p>
          <w:p w14:paraId="7ED55AD2" w14:textId="77777777" w:rsidR="00E12DCB" w:rsidRPr="005F3A69" w:rsidRDefault="00E12DCB" w:rsidP="00E12DCB">
            <w:pPr>
              <w:spacing w:after="60"/>
              <w:rPr>
                <w:rFonts w:ascii="Calibri" w:hAnsi="Calibri"/>
                <w:sz w:val="18"/>
                <w:szCs w:val="18"/>
              </w:rPr>
            </w:pPr>
            <w:r w:rsidRPr="005F3A69">
              <w:rPr>
                <w:rFonts w:ascii="Calibri" w:hAnsi="Calibri"/>
                <w:sz w:val="18"/>
                <w:szCs w:val="18"/>
              </w:rPr>
              <w:t xml:space="preserve">if </w:t>
            </w:r>
            <w:proofErr w:type="spellStart"/>
            <w:r w:rsidRPr="005F3A69">
              <w:rPr>
                <w:rFonts w:ascii="Calibri" w:hAnsi="Calibri"/>
                <w:sz w:val="18"/>
                <w:szCs w:val="18"/>
              </w:rPr>
              <w:t>CertComplianceType</w:t>
            </w:r>
            <w:proofErr w:type="spellEnd"/>
            <w:r w:rsidRPr="005F3A69">
              <w:rPr>
                <w:rFonts w:ascii="Calibri" w:hAnsi="Calibri"/>
                <w:sz w:val="18"/>
                <w:szCs w:val="18"/>
              </w:rPr>
              <w:t>=performance, then use as default the value referenced from CF1R-PRF or allow user to override the default and input a new value</w:t>
            </w:r>
            <w:r w:rsidR="00C753DB" w:rsidRPr="005F3A69">
              <w:rPr>
                <w:rFonts w:ascii="Calibri" w:hAnsi="Calibri"/>
                <w:sz w:val="18"/>
                <w:szCs w:val="18"/>
              </w:rPr>
              <w:t xml:space="preserve"> constrained to be greater than or equal to the default value from the CF1R-</w:t>
            </w:r>
            <w:proofErr w:type="gramStart"/>
            <w:r w:rsidR="00C753DB" w:rsidRPr="005F3A69">
              <w:rPr>
                <w:rFonts w:ascii="Calibri" w:hAnsi="Calibri"/>
                <w:sz w:val="18"/>
                <w:szCs w:val="18"/>
              </w:rPr>
              <w:t>PRF</w:t>
            </w:r>
            <w:r w:rsidRPr="005F3A69">
              <w:rPr>
                <w:rFonts w:ascii="Calibri" w:hAnsi="Calibri"/>
                <w:sz w:val="18"/>
                <w:szCs w:val="18"/>
              </w:rPr>
              <w:t>;  flag</w:t>
            </w:r>
            <w:proofErr w:type="gramEnd"/>
            <w:r w:rsidRPr="005F3A69">
              <w:rPr>
                <w:rFonts w:ascii="Calibri" w:hAnsi="Calibri"/>
                <w:sz w:val="18"/>
                <w:szCs w:val="18"/>
              </w:rPr>
              <w:t xml:space="preserve"> non-default values and report in project status notes field;</w:t>
            </w:r>
          </w:p>
          <w:p w14:paraId="5A0A2193" w14:textId="77777777" w:rsidR="00E12DCB" w:rsidRPr="005F3A69" w:rsidRDefault="00E12DCB" w:rsidP="00E12DCB">
            <w:pPr>
              <w:spacing w:after="60"/>
              <w:rPr>
                <w:rFonts w:ascii="Calibri" w:hAnsi="Calibri"/>
                <w:sz w:val="18"/>
                <w:szCs w:val="18"/>
              </w:rPr>
            </w:pPr>
            <w:r w:rsidRPr="005F3A69">
              <w:rPr>
                <w:rFonts w:ascii="Calibri" w:hAnsi="Calibri"/>
                <w:sz w:val="18"/>
                <w:szCs w:val="18"/>
              </w:rPr>
              <w:t>elseif parent is not CF1R-PRF doc type, then user input the integer value xx&gt;&gt;</w:t>
            </w:r>
          </w:p>
          <w:p w14:paraId="51B6E4D6" w14:textId="77777777" w:rsidR="00E12DCB" w:rsidRPr="005F3A69" w:rsidRDefault="00E12DCB" w:rsidP="001600E7">
            <w:pPr>
              <w:rPr>
                <w:rFonts w:ascii="Calibri" w:hAnsi="Calibri"/>
                <w:sz w:val="18"/>
                <w:szCs w:val="18"/>
              </w:rPr>
            </w:pPr>
          </w:p>
        </w:tc>
        <w:tc>
          <w:tcPr>
            <w:tcW w:w="92" w:type="pct"/>
            <w:shd w:val="clear" w:color="auto" w:fill="auto"/>
            <w:tcMar>
              <w:left w:w="29" w:type="dxa"/>
              <w:right w:w="29" w:type="dxa"/>
            </w:tcMar>
            <w:vAlign w:val="center"/>
          </w:tcPr>
          <w:p w14:paraId="7075B6D0" w14:textId="77777777" w:rsidR="00E12DCB" w:rsidRPr="005F3A69" w:rsidRDefault="00E12DCB" w:rsidP="00BA02F4">
            <w:pPr>
              <w:spacing w:after="60"/>
              <w:jc w:val="center"/>
              <w:rPr>
                <w:rFonts w:ascii="Calibri" w:hAnsi="Calibri"/>
                <w:sz w:val="18"/>
                <w:szCs w:val="18"/>
              </w:rPr>
            </w:pPr>
            <w:r w:rsidRPr="005F3A69">
              <w:rPr>
                <w:rFonts w:ascii="Calibri" w:hAnsi="Calibri"/>
                <w:sz w:val="18"/>
                <w:szCs w:val="18"/>
              </w:rPr>
              <w:t>10</w:t>
            </w:r>
          </w:p>
        </w:tc>
        <w:tc>
          <w:tcPr>
            <w:tcW w:w="1260" w:type="pct"/>
            <w:shd w:val="clear" w:color="auto" w:fill="auto"/>
            <w:vAlign w:val="center"/>
          </w:tcPr>
          <w:p w14:paraId="6EF337EE" w14:textId="77777777" w:rsidR="00E12DCB" w:rsidRPr="005F3A69" w:rsidRDefault="00E12DCB" w:rsidP="0035199F">
            <w:pPr>
              <w:spacing w:after="60"/>
              <w:rPr>
                <w:rFonts w:ascii="Calibri" w:hAnsi="Calibri"/>
                <w:sz w:val="18"/>
                <w:szCs w:val="18"/>
              </w:rPr>
            </w:pPr>
            <w:r w:rsidRPr="005F3A69">
              <w:rPr>
                <w:rFonts w:ascii="Calibri" w:hAnsi="Calibri"/>
                <w:sz w:val="18"/>
                <w:szCs w:val="18"/>
              </w:rPr>
              <w:t>Determination of Mech01 type (this field not visible to user)</w:t>
            </w:r>
          </w:p>
        </w:tc>
        <w:tc>
          <w:tcPr>
            <w:tcW w:w="1177" w:type="pct"/>
            <w:shd w:val="clear" w:color="auto" w:fill="auto"/>
            <w:vAlign w:val="center"/>
          </w:tcPr>
          <w:p w14:paraId="03B594BC" w14:textId="77777777" w:rsidR="00BE200C" w:rsidRPr="005F3A69" w:rsidRDefault="00BE200C" w:rsidP="00BE200C">
            <w:pPr>
              <w:rPr>
                <w:rFonts w:ascii="Calibri" w:hAnsi="Calibri"/>
                <w:sz w:val="18"/>
                <w:szCs w:val="18"/>
              </w:rPr>
            </w:pPr>
            <w:r w:rsidRPr="005F3A69">
              <w:rPr>
                <w:rFonts w:ascii="Calibri" w:hAnsi="Calibri"/>
                <w:sz w:val="18"/>
                <w:szCs w:val="18"/>
              </w:rPr>
              <w:t>&lt;&lt;calculated field:</w:t>
            </w:r>
          </w:p>
          <w:p w14:paraId="681799BB" w14:textId="77777777" w:rsidR="00BE200C" w:rsidRPr="005F3A69" w:rsidRDefault="00BE200C" w:rsidP="00BE200C">
            <w:pPr>
              <w:rPr>
                <w:rFonts w:ascii="Calibri" w:hAnsi="Calibri"/>
                <w:sz w:val="18"/>
                <w:szCs w:val="18"/>
              </w:rPr>
            </w:pPr>
            <w:r w:rsidRPr="005F3A69">
              <w:rPr>
                <w:rFonts w:ascii="Calibri" w:hAnsi="Calibri"/>
                <w:sz w:val="18"/>
                <w:szCs w:val="18"/>
              </w:rPr>
              <w:t xml:space="preserve">if1 </w:t>
            </w:r>
            <w:proofErr w:type="spellStart"/>
            <w:r w:rsidRPr="005F3A69">
              <w:rPr>
                <w:rFonts w:ascii="Calibri" w:hAnsi="Calibri"/>
                <w:sz w:val="18"/>
                <w:szCs w:val="18"/>
              </w:rPr>
              <w:t>CertComplianceType</w:t>
            </w:r>
            <w:proofErr w:type="spellEnd"/>
            <w:r w:rsidRPr="005F3A69">
              <w:rPr>
                <w:rFonts w:ascii="Calibri" w:hAnsi="Calibri"/>
                <w:sz w:val="18"/>
                <w:szCs w:val="18"/>
              </w:rPr>
              <w:t>=performance, then</w:t>
            </w:r>
          </w:p>
          <w:p w14:paraId="6C7185EE" w14:textId="77777777" w:rsidR="00BE200C" w:rsidRPr="005F3A69" w:rsidRDefault="00BE200C" w:rsidP="00BE200C">
            <w:pPr>
              <w:rPr>
                <w:rFonts w:ascii="Calibri" w:hAnsi="Calibri"/>
                <w:sz w:val="18"/>
                <w:szCs w:val="18"/>
              </w:rPr>
            </w:pPr>
            <w:r w:rsidRPr="005F3A69">
              <w:rPr>
                <w:rFonts w:ascii="Calibri" w:hAnsi="Calibri"/>
                <w:sz w:val="18"/>
                <w:szCs w:val="18"/>
              </w:rPr>
              <w:t xml:space="preserve">     if2 CF1R-PRF Project Scope=one of the</w:t>
            </w:r>
          </w:p>
          <w:p w14:paraId="5A2BE3FC" w14:textId="77777777" w:rsidR="00BE200C" w:rsidRPr="005F3A69" w:rsidRDefault="00BE200C" w:rsidP="00BE200C">
            <w:pPr>
              <w:rPr>
                <w:rFonts w:ascii="Calibri" w:hAnsi="Calibri"/>
                <w:sz w:val="18"/>
                <w:szCs w:val="18"/>
              </w:rPr>
            </w:pPr>
            <w:r w:rsidRPr="005F3A69">
              <w:rPr>
                <w:rFonts w:ascii="Calibri" w:hAnsi="Calibri"/>
                <w:sz w:val="18"/>
                <w:szCs w:val="18"/>
              </w:rPr>
              <w:t xml:space="preserve">     following two types:</w:t>
            </w:r>
          </w:p>
          <w:p w14:paraId="60D6235F" w14:textId="77777777" w:rsidR="00BE200C" w:rsidRPr="005F3A69" w:rsidRDefault="00BE200C" w:rsidP="00BE200C">
            <w:pPr>
              <w:rPr>
                <w:rFonts w:ascii="Calibri" w:hAnsi="Calibri"/>
                <w:sz w:val="18"/>
                <w:szCs w:val="18"/>
              </w:rPr>
            </w:pPr>
            <w:r w:rsidRPr="005F3A69">
              <w:rPr>
                <w:rFonts w:ascii="Calibri" w:hAnsi="Calibri"/>
                <w:sz w:val="18"/>
                <w:szCs w:val="18"/>
              </w:rPr>
              <w:t xml:space="preserve">     **Addition and/or Alteration</w:t>
            </w:r>
          </w:p>
          <w:p w14:paraId="1217D1C6" w14:textId="77777777" w:rsidR="00BE200C" w:rsidRPr="005F3A69" w:rsidRDefault="00BE200C" w:rsidP="00BE200C">
            <w:pPr>
              <w:rPr>
                <w:rFonts w:ascii="Calibri" w:hAnsi="Calibri"/>
                <w:sz w:val="18"/>
                <w:szCs w:val="18"/>
              </w:rPr>
            </w:pPr>
            <w:r w:rsidRPr="005F3A69">
              <w:rPr>
                <w:rFonts w:ascii="Calibri" w:hAnsi="Calibri"/>
                <w:sz w:val="18"/>
                <w:szCs w:val="18"/>
              </w:rPr>
              <w:t xml:space="preserve">     **Newly Constructed - Addition Alone</w:t>
            </w:r>
          </w:p>
          <w:p w14:paraId="36D75FBD" w14:textId="77777777" w:rsidR="00BE200C" w:rsidRPr="005F3A69" w:rsidRDefault="00BE200C" w:rsidP="00BE200C">
            <w:pPr>
              <w:rPr>
                <w:rFonts w:ascii="Calibri" w:hAnsi="Calibri"/>
                <w:sz w:val="18"/>
                <w:szCs w:val="18"/>
              </w:rPr>
            </w:pPr>
            <w:r w:rsidRPr="005F3A69">
              <w:rPr>
                <w:rFonts w:ascii="Calibri" w:hAnsi="Calibri"/>
                <w:sz w:val="18"/>
                <w:szCs w:val="18"/>
              </w:rPr>
              <w:t xml:space="preserve">     then display doc variation MCH-</w:t>
            </w:r>
            <w:proofErr w:type="gramStart"/>
            <w:r w:rsidRPr="005F3A69">
              <w:rPr>
                <w:rFonts w:ascii="Calibri" w:hAnsi="Calibri"/>
                <w:sz w:val="18"/>
                <w:szCs w:val="18"/>
              </w:rPr>
              <w:t>01d;</w:t>
            </w:r>
            <w:proofErr w:type="gramEnd"/>
          </w:p>
          <w:p w14:paraId="7F80A215" w14:textId="77777777" w:rsidR="00BE200C" w:rsidRPr="005F3A69" w:rsidRDefault="00BE200C" w:rsidP="00BE200C">
            <w:pPr>
              <w:rPr>
                <w:rFonts w:ascii="Calibri" w:hAnsi="Calibri"/>
                <w:sz w:val="18"/>
                <w:szCs w:val="18"/>
              </w:rPr>
            </w:pPr>
            <w:r w:rsidRPr="005F3A69">
              <w:rPr>
                <w:rFonts w:ascii="Calibri" w:hAnsi="Calibri"/>
                <w:sz w:val="18"/>
                <w:szCs w:val="18"/>
              </w:rPr>
              <w:t xml:space="preserve">     elseif CF1R-PRF Project Scope=Newly </w:t>
            </w:r>
          </w:p>
          <w:p w14:paraId="04D70A53" w14:textId="77777777" w:rsidR="00E07CDA" w:rsidRPr="005F3A69" w:rsidRDefault="00BE200C" w:rsidP="00BE200C">
            <w:pPr>
              <w:rPr>
                <w:rFonts w:ascii="Calibri" w:hAnsi="Calibri"/>
                <w:sz w:val="18"/>
                <w:szCs w:val="18"/>
              </w:rPr>
            </w:pPr>
            <w:r w:rsidRPr="005F3A69">
              <w:rPr>
                <w:rFonts w:ascii="Calibri" w:hAnsi="Calibri"/>
                <w:sz w:val="18"/>
                <w:szCs w:val="18"/>
              </w:rPr>
              <w:t xml:space="preserve">     Constructed,</w:t>
            </w:r>
          </w:p>
          <w:p w14:paraId="48B3CE05" w14:textId="77777777" w:rsidR="00BE200C" w:rsidRPr="005F3A69" w:rsidRDefault="00BE200C" w:rsidP="00BE200C">
            <w:pPr>
              <w:rPr>
                <w:rFonts w:ascii="Calibri" w:hAnsi="Calibri"/>
                <w:sz w:val="18"/>
                <w:szCs w:val="18"/>
              </w:rPr>
            </w:pPr>
            <w:r w:rsidRPr="005F3A69">
              <w:rPr>
                <w:rFonts w:ascii="Calibri" w:hAnsi="Calibri"/>
                <w:sz w:val="18"/>
                <w:szCs w:val="18"/>
              </w:rPr>
              <w:t xml:space="preserve">     then display doc variation MECH01a </w:t>
            </w:r>
          </w:p>
          <w:p w14:paraId="34F374AD" w14:textId="77777777" w:rsidR="00BE200C" w:rsidRPr="005F3A69" w:rsidRDefault="00BE200C" w:rsidP="00BE200C">
            <w:pPr>
              <w:rPr>
                <w:rFonts w:ascii="Calibri" w:hAnsi="Calibri"/>
                <w:sz w:val="18"/>
                <w:szCs w:val="18"/>
              </w:rPr>
            </w:pPr>
            <w:r w:rsidRPr="005F3A69">
              <w:rPr>
                <w:rFonts w:ascii="Calibri" w:hAnsi="Calibri"/>
                <w:sz w:val="18"/>
                <w:szCs w:val="18"/>
              </w:rPr>
              <w:t xml:space="preserve">      endif2</w:t>
            </w:r>
          </w:p>
          <w:p w14:paraId="7ACFE909" w14:textId="77777777" w:rsidR="00BE200C" w:rsidRPr="005F3A69" w:rsidRDefault="00BE200C" w:rsidP="00BE200C">
            <w:pPr>
              <w:rPr>
                <w:rFonts w:ascii="Calibri" w:hAnsi="Calibri"/>
                <w:sz w:val="18"/>
                <w:szCs w:val="18"/>
              </w:rPr>
            </w:pPr>
            <w:r w:rsidRPr="005F3A69">
              <w:rPr>
                <w:rFonts w:ascii="Calibri" w:hAnsi="Calibri"/>
                <w:sz w:val="18"/>
                <w:szCs w:val="18"/>
              </w:rPr>
              <w:t xml:space="preserve">elseif </w:t>
            </w:r>
            <w:proofErr w:type="spellStart"/>
            <w:r w:rsidRPr="005F3A69">
              <w:rPr>
                <w:rFonts w:ascii="Calibri" w:hAnsi="Calibri"/>
                <w:sz w:val="18"/>
                <w:szCs w:val="18"/>
              </w:rPr>
              <w:t>CertComplianceType</w:t>
            </w:r>
            <w:proofErr w:type="spellEnd"/>
            <w:r w:rsidRPr="005F3A69">
              <w:rPr>
                <w:rFonts w:ascii="Calibri" w:hAnsi="Calibri"/>
                <w:sz w:val="18"/>
                <w:szCs w:val="18"/>
              </w:rPr>
              <w:t>=prescriptive additions/alterations,</w:t>
            </w:r>
          </w:p>
          <w:p w14:paraId="152BF675" w14:textId="77777777" w:rsidR="00BE200C" w:rsidRPr="005F3A69" w:rsidRDefault="00BE200C" w:rsidP="00BE200C">
            <w:pPr>
              <w:rPr>
                <w:rFonts w:ascii="Calibri" w:hAnsi="Calibri"/>
                <w:sz w:val="18"/>
                <w:szCs w:val="18"/>
              </w:rPr>
            </w:pPr>
            <w:r w:rsidRPr="005F3A69">
              <w:rPr>
                <w:rFonts w:ascii="Calibri" w:hAnsi="Calibri"/>
                <w:sz w:val="18"/>
                <w:szCs w:val="18"/>
              </w:rPr>
              <w:t>then display doc variation MECH01b,</w:t>
            </w:r>
          </w:p>
          <w:p w14:paraId="529AA777" w14:textId="77777777" w:rsidR="00BE200C" w:rsidRPr="005F3A69" w:rsidRDefault="00BE200C" w:rsidP="00BE200C">
            <w:pPr>
              <w:rPr>
                <w:rFonts w:ascii="Calibri" w:hAnsi="Calibri"/>
                <w:sz w:val="18"/>
                <w:szCs w:val="18"/>
              </w:rPr>
            </w:pPr>
            <w:r w:rsidRPr="005F3A69">
              <w:rPr>
                <w:rFonts w:ascii="Calibri" w:hAnsi="Calibri"/>
                <w:sz w:val="18"/>
                <w:szCs w:val="18"/>
              </w:rPr>
              <w:t xml:space="preserve">elseif </w:t>
            </w:r>
            <w:proofErr w:type="spellStart"/>
            <w:r w:rsidRPr="005F3A69">
              <w:rPr>
                <w:rFonts w:ascii="Calibri" w:hAnsi="Calibri"/>
                <w:sz w:val="18"/>
                <w:szCs w:val="18"/>
              </w:rPr>
              <w:t>CertComplianceType</w:t>
            </w:r>
            <w:proofErr w:type="spellEnd"/>
            <w:r w:rsidRPr="005F3A69">
              <w:rPr>
                <w:rFonts w:ascii="Calibri" w:hAnsi="Calibri"/>
                <w:sz w:val="18"/>
                <w:szCs w:val="18"/>
              </w:rPr>
              <w:t>=prescriptive newly constructed,</w:t>
            </w:r>
          </w:p>
          <w:p w14:paraId="12176C94" w14:textId="77777777" w:rsidR="00BE200C" w:rsidRPr="005F3A69" w:rsidRDefault="00BE200C" w:rsidP="00BE200C">
            <w:pPr>
              <w:rPr>
                <w:rFonts w:ascii="Calibri" w:hAnsi="Calibri"/>
                <w:sz w:val="18"/>
                <w:szCs w:val="18"/>
              </w:rPr>
            </w:pPr>
            <w:r w:rsidRPr="005F3A69">
              <w:rPr>
                <w:rFonts w:ascii="Calibri" w:hAnsi="Calibri"/>
                <w:sz w:val="18"/>
                <w:szCs w:val="18"/>
              </w:rPr>
              <w:t>then display doc variation MECH01c</w:t>
            </w:r>
          </w:p>
          <w:p w14:paraId="27AD3645" w14:textId="77777777" w:rsidR="00E12DCB" w:rsidRPr="005F3A69" w:rsidRDefault="00BE200C" w:rsidP="0035199F">
            <w:pPr>
              <w:spacing w:after="60"/>
              <w:rPr>
                <w:rFonts w:ascii="Calibri" w:hAnsi="Calibri"/>
                <w:sz w:val="18"/>
                <w:szCs w:val="18"/>
              </w:rPr>
            </w:pPr>
            <w:r w:rsidRPr="005F3A69">
              <w:rPr>
                <w:rFonts w:ascii="Calibri" w:hAnsi="Calibri"/>
                <w:sz w:val="18"/>
                <w:szCs w:val="18"/>
              </w:rPr>
              <w:t>(</w:t>
            </w:r>
            <w:proofErr w:type="gramStart"/>
            <w:r w:rsidRPr="005F3A69">
              <w:rPr>
                <w:rFonts w:ascii="Calibri" w:hAnsi="Calibri"/>
                <w:sz w:val="18"/>
                <w:szCs w:val="18"/>
              </w:rPr>
              <w:t>this</w:t>
            </w:r>
            <w:proofErr w:type="gramEnd"/>
            <w:r w:rsidRPr="005F3A69">
              <w:rPr>
                <w:rFonts w:ascii="Calibri" w:hAnsi="Calibri"/>
                <w:sz w:val="18"/>
                <w:szCs w:val="18"/>
              </w:rPr>
              <w:t xml:space="preserve"> field not visible to user) endif1&gt;&gt;</w:t>
            </w:r>
          </w:p>
        </w:tc>
      </w:tr>
    </w:tbl>
    <w:p w14:paraId="32777009" w14:textId="77777777" w:rsidR="000F413D" w:rsidRPr="005F3A69" w:rsidRDefault="000F413D" w:rsidP="008846F4">
      <w:pPr>
        <w:rPr>
          <w:rFonts w:ascii="Calibri" w:hAnsi="Calibri"/>
          <w:sz w:val="18"/>
          <w:szCs w:val="18"/>
        </w:rPr>
      </w:pPr>
    </w:p>
    <w:tbl>
      <w:tblPr>
        <w:tblStyle w:val="TableGrid"/>
        <w:tblW w:w="5000" w:type="pct"/>
        <w:tblLook w:val="04A0" w:firstRow="1" w:lastRow="0" w:firstColumn="1" w:lastColumn="0" w:noHBand="0" w:noVBand="1"/>
      </w:tblPr>
      <w:tblGrid>
        <w:gridCol w:w="14616"/>
      </w:tblGrid>
      <w:tr w:rsidR="000A23E5" w:rsidRPr="005F3A69" w14:paraId="68061D8F" w14:textId="77777777">
        <w:tc>
          <w:tcPr>
            <w:tcW w:w="5000" w:type="pct"/>
          </w:tcPr>
          <w:p w14:paraId="2B11E189" w14:textId="726ECBD8" w:rsidR="009F054B" w:rsidRPr="005F3A69" w:rsidRDefault="000A23E5" w:rsidP="00916C50">
            <w:pPr>
              <w:keepNext/>
              <w:rPr>
                <w:rFonts w:ascii="Calibri" w:hAnsi="Calibri"/>
                <w:b/>
                <w:sz w:val="18"/>
                <w:szCs w:val="18"/>
              </w:rPr>
            </w:pPr>
            <w:r w:rsidRPr="005F3A69">
              <w:rPr>
                <w:rFonts w:ascii="Calibri" w:hAnsi="Calibri"/>
                <w:b/>
                <w:sz w:val="18"/>
                <w:szCs w:val="18"/>
              </w:rPr>
              <w:t>MCH-01</w:t>
            </w:r>
            <w:r w:rsidR="00C31DDC" w:rsidRPr="005F3A69">
              <w:rPr>
                <w:rFonts w:ascii="Calibri" w:hAnsi="Calibri"/>
                <w:b/>
                <w:sz w:val="18"/>
                <w:szCs w:val="18"/>
              </w:rPr>
              <w:t>b -</w:t>
            </w:r>
            <w:r w:rsidR="00916C50" w:rsidRPr="005F3A69">
              <w:rPr>
                <w:rFonts w:ascii="Calibri" w:hAnsi="Calibri"/>
                <w:b/>
                <w:sz w:val="18"/>
                <w:szCs w:val="18"/>
              </w:rPr>
              <w:t xml:space="preserve"> </w:t>
            </w:r>
            <w:r w:rsidR="005A52E4" w:rsidRPr="005F3A69">
              <w:rPr>
                <w:rFonts w:ascii="Calibri" w:hAnsi="Calibri"/>
                <w:b/>
                <w:sz w:val="18"/>
                <w:szCs w:val="18"/>
              </w:rPr>
              <w:t>Space Conditioning Systems Ducts and Fans</w:t>
            </w:r>
            <w:r w:rsidR="00916C50" w:rsidRPr="005F3A69">
              <w:rPr>
                <w:rFonts w:ascii="Calibri" w:hAnsi="Calibri"/>
                <w:b/>
                <w:sz w:val="18"/>
                <w:szCs w:val="18"/>
              </w:rPr>
              <w:t xml:space="preserve"> - Prescriptive Alterations</w:t>
            </w:r>
          </w:p>
        </w:tc>
      </w:tr>
    </w:tbl>
    <w:p w14:paraId="4DA8DA27" w14:textId="77777777" w:rsidR="00E81C65" w:rsidRPr="005F3A69" w:rsidRDefault="00E81C65"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8"/>
        <w:gridCol w:w="1620"/>
        <w:gridCol w:w="1334"/>
        <w:gridCol w:w="1334"/>
        <w:gridCol w:w="1335"/>
        <w:gridCol w:w="1334"/>
        <w:gridCol w:w="1335"/>
        <w:gridCol w:w="1334"/>
        <w:gridCol w:w="1335"/>
        <w:gridCol w:w="2017"/>
      </w:tblGrid>
      <w:tr w:rsidR="004D570F" w:rsidRPr="005F3A69" w14:paraId="685848E4" w14:textId="77777777">
        <w:trPr>
          <w:trHeight w:val="222"/>
        </w:trPr>
        <w:tc>
          <w:tcPr>
            <w:tcW w:w="14616" w:type="dxa"/>
            <w:gridSpan w:val="10"/>
            <w:shd w:val="clear" w:color="auto" w:fill="auto"/>
          </w:tcPr>
          <w:p w14:paraId="61C5F6E3" w14:textId="77777777" w:rsidR="004D570F" w:rsidRPr="005F3A69" w:rsidRDefault="004D570F" w:rsidP="00E81C65">
            <w:pPr>
              <w:keepNext/>
              <w:rPr>
                <w:rFonts w:ascii="Calibri" w:hAnsi="Calibri"/>
                <w:b/>
                <w:sz w:val="18"/>
                <w:szCs w:val="24"/>
              </w:rPr>
            </w:pPr>
            <w:r w:rsidRPr="005F3A69">
              <w:rPr>
                <w:rFonts w:ascii="Calibri" w:hAnsi="Calibri"/>
                <w:b/>
                <w:sz w:val="18"/>
                <w:szCs w:val="24"/>
              </w:rPr>
              <w:lastRenderedPageBreak/>
              <w:t xml:space="preserve">B. Space Conditioning (SC) System Information </w:t>
            </w:r>
          </w:p>
          <w:p w14:paraId="029D51D0" w14:textId="77777777" w:rsidR="004D570F" w:rsidRPr="005F3A69" w:rsidRDefault="004D570F" w:rsidP="00437EEF">
            <w:pPr>
              <w:keepNext/>
              <w:rPr>
                <w:rFonts w:ascii="Calibri" w:hAnsi="Calibri"/>
                <w:b/>
                <w:sz w:val="18"/>
                <w:szCs w:val="18"/>
              </w:rPr>
            </w:pPr>
            <w:r w:rsidRPr="005F3A69">
              <w:rPr>
                <w:rFonts w:ascii="Calibri" w:hAnsi="Calibri"/>
                <w:sz w:val="18"/>
                <w:szCs w:val="18"/>
              </w:rPr>
              <w:t>&lt;&lt;</w:t>
            </w:r>
            <w:r w:rsidRPr="005F3A69">
              <w:rPr>
                <w:sz w:val="18"/>
                <w:szCs w:val="18"/>
              </w:rPr>
              <w:t xml:space="preserve"> </w:t>
            </w:r>
            <w:r w:rsidRPr="005F3A69">
              <w:rPr>
                <w:rFonts w:ascii="Calibri" w:hAnsi="Calibri"/>
                <w:sz w:val="18"/>
                <w:szCs w:val="18"/>
              </w:rPr>
              <w:t>require one row of data to be entered in this table for each of the quantity of space con</w:t>
            </w:r>
            <w:r w:rsidR="005A52E4" w:rsidRPr="005F3A69">
              <w:rPr>
                <w:rFonts w:ascii="Calibri" w:hAnsi="Calibri"/>
                <w:sz w:val="18"/>
                <w:szCs w:val="18"/>
              </w:rPr>
              <w:t>ditioning systems entered in A0</w:t>
            </w:r>
            <w:r w:rsidR="00437EEF" w:rsidRPr="005F3A69">
              <w:rPr>
                <w:rFonts w:ascii="Calibri" w:hAnsi="Calibri"/>
                <w:sz w:val="18"/>
                <w:szCs w:val="18"/>
              </w:rPr>
              <w:t>4</w:t>
            </w:r>
            <w:r w:rsidRPr="005F3A69">
              <w:rPr>
                <w:rFonts w:ascii="Calibri" w:hAnsi="Calibri"/>
                <w:sz w:val="18"/>
                <w:szCs w:val="18"/>
              </w:rPr>
              <w:t>&gt;&gt;</w:t>
            </w:r>
          </w:p>
        </w:tc>
      </w:tr>
      <w:tr w:rsidR="004D570F" w:rsidRPr="005F3A69" w14:paraId="04B89055" w14:textId="77777777">
        <w:trPr>
          <w:trHeight w:val="223"/>
        </w:trPr>
        <w:tc>
          <w:tcPr>
            <w:tcW w:w="1638" w:type="dxa"/>
            <w:shd w:val="clear" w:color="auto" w:fill="auto"/>
            <w:vAlign w:val="bottom"/>
          </w:tcPr>
          <w:p w14:paraId="1DF132BE" w14:textId="77777777" w:rsidR="004D570F" w:rsidRPr="005F3A69" w:rsidRDefault="004D570F" w:rsidP="00E81C65">
            <w:pPr>
              <w:keepNext/>
              <w:jc w:val="center"/>
              <w:rPr>
                <w:rFonts w:ascii="Calibri" w:hAnsi="Calibri"/>
                <w:sz w:val="18"/>
                <w:szCs w:val="18"/>
              </w:rPr>
            </w:pPr>
            <w:r w:rsidRPr="005F3A69">
              <w:rPr>
                <w:rFonts w:ascii="Calibri" w:hAnsi="Calibri"/>
                <w:sz w:val="18"/>
                <w:szCs w:val="18"/>
              </w:rPr>
              <w:t>01</w:t>
            </w:r>
          </w:p>
        </w:tc>
        <w:tc>
          <w:tcPr>
            <w:tcW w:w="1620" w:type="dxa"/>
            <w:shd w:val="clear" w:color="auto" w:fill="auto"/>
          </w:tcPr>
          <w:p w14:paraId="49345A52" w14:textId="77777777" w:rsidR="004D570F" w:rsidRPr="005F3A69" w:rsidRDefault="004D570F" w:rsidP="00E81C65">
            <w:pPr>
              <w:keepNext/>
              <w:jc w:val="center"/>
              <w:rPr>
                <w:rFonts w:ascii="Calibri" w:hAnsi="Calibri"/>
                <w:sz w:val="18"/>
                <w:szCs w:val="18"/>
              </w:rPr>
            </w:pPr>
            <w:r w:rsidRPr="005F3A69">
              <w:rPr>
                <w:rFonts w:ascii="Calibri" w:hAnsi="Calibri"/>
                <w:sz w:val="18"/>
                <w:szCs w:val="18"/>
              </w:rPr>
              <w:t>02</w:t>
            </w:r>
          </w:p>
        </w:tc>
        <w:tc>
          <w:tcPr>
            <w:tcW w:w="1334" w:type="dxa"/>
            <w:shd w:val="clear" w:color="auto" w:fill="auto"/>
            <w:vAlign w:val="bottom"/>
          </w:tcPr>
          <w:p w14:paraId="7879D793" w14:textId="77777777" w:rsidR="004D570F" w:rsidRPr="005F3A69" w:rsidRDefault="004D570F" w:rsidP="00E81C65">
            <w:pPr>
              <w:keepNext/>
              <w:jc w:val="center"/>
              <w:rPr>
                <w:rFonts w:ascii="Calibri" w:hAnsi="Calibri"/>
                <w:sz w:val="18"/>
                <w:szCs w:val="18"/>
              </w:rPr>
            </w:pPr>
            <w:r w:rsidRPr="005F3A69">
              <w:rPr>
                <w:rFonts w:ascii="Calibri" w:hAnsi="Calibri"/>
                <w:sz w:val="18"/>
                <w:szCs w:val="18"/>
              </w:rPr>
              <w:t>03</w:t>
            </w:r>
          </w:p>
        </w:tc>
        <w:tc>
          <w:tcPr>
            <w:tcW w:w="1334" w:type="dxa"/>
            <w:shd w:val="clear" w:color="auto" w:fill="auto"/>
          </w:tcPr>
          <w:p w14:paraId="75500FCB" w14:textId="77777777" w:rsidR="004D570F" w:rsidRPr="005F3A69" w:rsidRDefault="004D570F" w:rsidP="00E81C65">
            <w:pPr>
              <w:keepNext/>
              <w:jc w:val="center"/>
              <w:rPr>
                <w:rFonts w:ascii="Calibri" w:hAnsi="Calibri"/>
                <w:sz w:val="18"/>
                <w:szCs w:val="18"/>
              </w:rPr>
            </w:pPr>
            <w:r w:rsidRPr="005F3A69">
              <w:rPr>
                <w:rFonts w:ascii="Calibri" w:hAnsi="Calibri"/>
                <w:sz w:val="18"/>
                <w:szCs w:val="18"/>
              </w:rPr>
              <w:t>04</w:t>
            </w:r>
          </w:p>
        </w:tc>
        <w:tc>
          <w:tcPr>
            <w:tcW w:w="1335" w:type="dxa"/>
            <w:shd w:val="clear" w:color="auto" w:fill="auto"/>
          </w:tcPr>
          <w:p w14:paraId="1B7AE672" w14:textId="77777777" w:rsidR="004D570F" w:rsidRPr="005F3A69" w:rsidRDefault="004D570F" w:rsidP="00E81C65">
            <w:pPr>
              <w:keepNext/>
              <w:jc w:val="center"/>
              <w:rPr>
                <w:rFonts w:ascii="Calibri" w:hAnsi="Calibri"/>
                <w:sz w:val="18"/>
                <w:szCs w:val="18"/>
              </w:rPr>
            </w:pPr>
            <w:r w:rsidRPr="005F3A69">
              <w:rPr>
                <w:rFonts w:ascii="Calibri" w:hAnsi="Calibri"/>
                <w:sz w:val="18"/>
                <w:szCs w:val="18"/>
              </w:rPr>
              <w:t>05</w:t>
            </w:r>
          </w:p>
        </w:tc>
        <w:tc>
          <w:tcPr>
            <w:tcW w:w="1334" w:type="dxa"/>
            <w:shd w:val="clear" w:color="auto" w:fill="auto"/>
          </w:tcPr>
          <w:p w14:paraId="54E75517" w14:textId="77777777" w:rsidR="004D570F" w:rsidRPr="005F3A69" w:rsidRDefault="004D570F" w:rsidP="00E81C65">
            <w:pPr>
              <w:keepNext/>
              <w:jc w:val="center"/>
              <w:rPr>
                <w:rFonts w:ascii="Calibri" w:hAnsi="Calibri"/>
                <w:sz w:val="18"/>
                <w:szCs w:val="18"/>
              </w:rPr>
            </w:pPr>
            <w:r w:rsidRPr="005F3A69">
              <w:rPr>
                <w:rFonts w:ascii="Calibri" w:hAnsi="Calibri"/>
                <w:sz w:val="18"/>
                <w:szCs w:val="18"/>
              </w:rPr>
              <w:t>06</w:t>
            </w:r>
          </w:p>
        </w:tc>
        <w:tc>
          <w:tcPr>
            <w:tcW w:w="1335" w:type="dxa"/>
            <w:shd w:val="clear" w:color="auto" w:fill="auto"/>
          </w:tcPr>
          <w:p w14:paraId="49B83D9B" w14:textId="77777777" w:rsidR="004D570F" w:rsidRPr="005F3A69" w:rsidRDefault="004D570F" w:rsidP="00E81C65">
            <w:pPr>
              <w:keepNext/>
              <w:jc w:val="center"/>
              <w:rPr>
                <w:rFonts w:ascii="Calibri" w:hAnsi="Calibri"/>
                <w:sz w:val="18"/>
                <w:szCs w:val="18"/>
              </w:rPr>
            </w:pPr>
            <w:r w:rsidRPr="005F3A69">
              <w:rPr>
                <w:rFonts w:ascii="Calibri" w:hAnsi="Calibri"/>
                <w:sz w:val="18"/>
                <w:szCs w:val="18"/>
              </w:rPr>
              <w:t>07</w:t>
            </w:r>
          </w:p>
        </w:tc>
        <w:tc>
          <w:tcPr>
            <w:tcW w:w="1334" w:type="dxa"/>
            <w:shd w:val="clear" w:color="auto" w:fill="auto"/>
          </w:tcPr>
          <w:p w14:paraId="3C202C84" w14:textId="77777777" w:rsidR="004D570F" w:rsidRPr="005F3A69" w:rsidRDefault="004D570F" w:rsidP="00E81C65">
            <w:pPr>
              <w:keepNext/>
              <w:jc w:val="center"/>
              <w:rPr>
                <w:rFonts w:ascii="Calibri" w:hAnsi="Calibri"/>
                <w:sz w:val="18"/>
                <w:szCs w:val="18"/>
              </w:rPr>
            </w:pPr>
            <w:r w:rsidRPr="005F3A69">
              <w:rPr>
                <w:rFonts w:ascii="Calibri" w:hAnsi="Calibri"/>
                <w:sz w:val="18"/>
                <w:szCs w:val="18"/>
              </w:rPr>
              <w:t>08</w:t>
            </w:r>
          </w:p>
        </w:tc>
        <w:tc>
          <w:tcPr>
            <w:tcW w:w="1335" w:type="dxa"/>
            <w:shd w:val="clear" w:color="auto" w:fill="auto"/>
          </w:tcPr>
          <w:p w14:paraId="39588930" w14:textId="77777777" w:rsidR="004D570F" w:rsidRPr="005F3A69" w:rsidRDefault="004D570F" w:rsidP="00E81C65">
            <w:pPr>
              <w:keepNext/>
              <w:jc w:val="center"/>
              <w:rPr>
                <w:rFonts w:ascii="Calibri" w:hAnsi="Calibri"/>
                <w:sz w:val="18"/>
                <w:szCs w:val="18"/>
              </w:rPr>
            </w:pPr>
            <w:r w:rsidRPr="005F3A69">
              <w:rPr>
                <w:rFonts w:ascii="Calibri" w:hAnsi="Calibri"/>
                <w:sz w:val="18"/>
                <w:szCs w:val="18"/>
              </w:rPr>
              <w:t>09</w:t>
            </w:r>
          </w:p>
        </w:tc>
        <w:tc>
          <w:tcPr>
            <w:tcW w:w="2017" w:type="dxa"/>
            <w:shd w:val="clear" w:color="auto" w:fill="auto"/>
            <w:vAlign w:val="bottom"/>
          </w:tcPr>
          <w:p w14:paraId="1493C9FC" w14:textId="77777777" w:rsidR="004D570F" w:rsidRPr="005F3A69" w:rsidRDefault="004D570F" w:rsidP="00E81C65">
            <w:pPr>
              <w:keepNext/>
              <w:jc w:val="center"/>
              <w:rPr>
                <w:rFonts w:ascii="Calibri" w:hAnsi="Calibri"/>
                <w:sz w:val="18"/>
                <w:szCs w:val="18"/>
              </w:rPr>
            </w:pPr>
            <w:r w:rsidRPr="005F3A69">
              <w:rPr>
                <w:rFonts w:ascii="Calibri" w:hAnsi="Calibri"/>
                <w:sz w:val="18"/>
                <w:szCs w:val="18"/>
              </w:rPr>
              <w:t>10</w:t>
            </w:r>
          </w:p>
        </w:tc>
      </w:tr>
      <w:tr w:rsidR="0017124B" w:rsidRPr="005F3A69" w14:paraId="1143885F" w14:textId="77777777">
        <w:trPr>
          <w:trHeight w:val="390"/>
        </w:trPr>
        <w:tc>
          <w:tcPr>
            <w:tcW w:w="1638" w:type="dxa"/>
            <w:shd w:val="clear" w:color="auto" w:fill="auto"/>
            <w:vAlign w:val="bottom"/>
          </w:tcPr>
          <w:p w14:paraId="3785C0CE" w14:textId="77777777" w:rsidR="0017124B" w:rsidRPr="005F3A69" w:rsidRDefault="0017124B" w:rsidP="00E81C65">
            <w:pPr>
              <w:keepNext/>
              <w:jc w:val="center"/>
              <w:rPr>
                <w:rFonts w:ascii="Calibri" w:hAnsi="Calibri"/>
                <w:sz w:val="18"/>
                <w:szCs w:val="18"/>
              </w:rPr>
            </w:pPr>
            <w:r w:rsidRPr="005F3A69">
              <w:rPr>
                <w:rFonts w:ascii="Calibri" w:hAnsi="Calibri"/>
                <w:sz w:val="18"/>
                <w:szCs w:val="18"/>
              </w:rPr>
              <w:t xml:space="preserve">SC System </w:t>
            </w:r>
          </w:p>
          <w:p w14:paraId="214273F5" w14:textId="77777777" w:rsidR="0017124B" w:rsidRPr="005F3A69" w:rsidRDefault="007752EC" w:rsidP="00E81C65">
            <w:pPr>
              <w:keepNext/>
              <w:jc w:val="center"/>
              <w:rPr>
                <w:rFonts w:ascii="Calibri" w:hAnsi="Calibri"/>
                <w:sz w:val="18"/>
                <w:szCs w:val="18"/>
              </w:rPr>
            </w:pPr>
            <w:r w:rsidRPr="005F3A69">
              <w:rPr>
                <w:rFonts w:ascii="Calibri" w:hAnsi="Calibri"/>
                <w:sz w:val="18"/>
                <w:szCs w:val="18"/>
              </w:rPr>
              <w:t>ID/</w:t>
            </w:r>
            <w:r w:rsidR="0017124B" w:rsidRPr="005F3A69">
              <w:rPr>
                <w:rFonts w:ascii="Calibri" w:hAnsi="Calibri"/>
                <w:sz w:val="18"/>
                <w:szCs w:val="18"/>
              </w:rPr>
              <w:t>Name</w:t>
            </w:r>
            <w:r w:rsidR="001F299E" w:rsidRPr="005F3A69">
              <w:t xml:space="preserve"> </w:t>
            </w:r>
            <w:r w:rsidR="001F299E" w:rsidRPr="005F3A69">
              <w:rPr>
                <w:rFonts w:ascii="Calibri" w:hAnsi="Calibri"/>
                <w:sz w:val="18"/>
                <w:szCs w:val="18"/>
              </w:rPr>
              <w:t>from CF1R</w:t>
            </w:r>
          </w:p>
        </w:tc>
        <w:tc>
          <w:tcPr>
            <w:tcW w:w="1620" w:type="dxa"/>
            <w:shd w:val="clear" w:color="auto" w:fill="auto"/>
            <w:vAlign w:val="bottom"/>
          </w:tcPr>
          <w:p w14:paraId="0D673EAC" w14:textId="77777777" w:rsidR="0017124B" w:rsidRPr="005F3A69" w:rsidRDefault="0017124B" w:rsidP="00E81C65">
            <w:pPr>
              <w:keepNext/>
              <w:jc w:val="center"/>
              <w:rPr>
                <w:rFonts w:ascii="Calibri" w:hAnsi="Calibri"/>
                <w:sz w:val="18"/>
                <w:szCs w:val="18"/>
              </w:rPr>
            </w:pPr>
            <w:r w:rsidRPr="005F3A69">
              <w:rPr>
                <w:rFonts w:ascii="Calibri" w:hAnsi="Calibri"/>
                <w:sz w:val="18"/>
                <w:szCs w:val="18"/>
              </w:rPr>
              <w:t xml:space="preserve">SC System </w:t>
            </w:r>
          </w:p>
          <w:p w14:paraId="4CDBF698" w14:textId="77777777" w:rsidR="0017124B" w:rsidRPr="005F3A69" w:rsidRDefault="007752EC" w:rsidP="00E81C65">
            <w:pPr>
              <w:keepNext/>
              <w:jc w:val="center"/>
              <w:rPr>
                <w:rFonts w:ascii="Calibri" w:hAnsi="Calibri"/>
                <w:sz w:val="18"/>
                <w:szCs w:val="18"/>
              </w:rPr>
            </w:pPr>
            <w:r w:rsidRPr="005F3A69">
              <w:rPr>
                <w:rFonts w:ascii="Calibri" w:hAnsi="Calibri"/>
                <w:sz w:val="18"/>
                <w:szCs w:val="18"/>
              </w:rPr>
              <w:t xml:space="preserve">Description of </w:t>
            </w:r>
            <w:r w:rsidR="0017124B" w:rsidRPr="005F3A69">
              <w:rPr>
                <w:rFonts w:ascii="Calibri" w:hAnsi="Calibri"/>
                <w:sz w:val="18"/>
                <w:szCs w:val="18"/>
              </w:rPr>
              <w:t>Area Served</w:t>
            </w:r>
          </w:p>
        </w:tc>
        <w:tc>
          <w:tcPr>
            <w:tcW w:w="1334" w:type="dxa"/>
            <w:shd w:val="clear" w:color="auto" w:fill="auto"/>
            <w:vAlign w:val="bottom"/>
          </w:tcPr>
          <w:p w14:paraId="2D900235" w14:textId="77777777" w:rsidR="0017124B" w:rsidRPr="005F3A69" w:rsidRDefault="0017124B" w:rsidP="00E81C65">
            <w:pPr>
              <w:keepNext/>
              <w:jc w:val="center"/>
              <w:rPr>
                <w:rFonts w:ascii="Calibri" w:hAnsi="Calibri"/>
                <w:sz w:val="18"/>
                <w:szCs w:val="18"/>
              </w:rPr>
            </w:pPr>
            <w:r w:rsidRPr="005F3A69">
              <w:rPr>
                <w:rFonts w:ascii="Calibri" w:hAnsi="Calibri"/>
                <w:sz w:val="18"/>
                <w:szCs w:val="18"/>
              </w:rPr>
              <w:t>CFA served by this SC System (ft</w:t>
            </w:r>
            <w:r w:rsidRPr="005F3A69">
              <w:rPr>
                <w:rFonts w:ascii="Calibri" w:hAnsi="Calibri"/>
                <w:sz w:val="18"/>
                <w:szCs w:val="18"/>
                <w:vertAlign w:val="superscript"/>
              </w:rPr>
              <w:t>2</w:t>
            </w:r>
            <w:r w:rsidRPr="005F3A69">
              <w:rPr>
                <w:rFonts w:ascii="Calibri" w:hAnsi="Calibri"/>
                <w:sz w:val="18"/>
                <w:szCs w:val="18"/>
              </w:rPr>
              <w:t>):</w:t>
            </w:r>
          </w:p>
        </w:tc>
        <w:tc>
          <w:tcPr>
            <w:tcW w:w="1334" w:type="dxa"/>
            <w:shd w:val="clear" w:color="auto" w:fill="auto"/>
            <w:vAlign w:val="bottom"/>
          </w:tcPr>
          <w:p w14:paraId="08B16EB1" w14:textId="77777777" w:rsidR="0017124B" w:rsidRPr="005F3A69" w:rsidRDefault="0017124B" w:rsidP="004D570F">
            <w:pPr>
              <w:keepNext/>
              <w:autoSpaceDE w:val="0"/>
              <w:autoSpaceDN w:val="0"/>
              <w:adjustRightInd w:val="0"/>
              <w:jc w:val="center"/>
              <w:rPr>
                <w:rFonts w:asciiTheme="minorHAnsi" w:hAnsiTheme="minorHAnsi" w:cs="Calibri"/>
                <w:color w:val="000000"/>
                <w:sz w:val="18"/>
                <w:szCs w:val="18"/>
              </w:rPr>
            </w:pPr>
            <w:r w:rsidRPr="005F3A69">
              <w:rPr>
                <w:rFonts w:asciiTheme="minorHAnsi" w:hAnsiTheme="minorHAnsi" w:cs="Calibri"/>
                <w:color w:val="000000"/>
                <w:sz w:val="18"/>
                <w:szCs w:val="18"/>
              </w:rPr>
              <w:t>Is the SC system a ducted system?</w:t>
            </w:r>
          </w:p>
        </w:tc>
        <w:tc>
          <w:tcPr>
            <w:tcW w:w="1335" w:type="dxa"/>
            <w:shd w:val="clear" w:color="auto" w:fill="auto"/>
            <w:vAlign w:val="bottom"/>
          </w:tcPr>
          <w:p w14:paraId="19F04210" w14:textId="3D3B87A9" w:rsidR="0017124B" w:rsidRPr="005F3A69" w:rsidRDefault="00C717A6" w:rsidP="004D570F">
            <w:pPr>
              <w:keepNext/>
              <w:autoSpaceDE w:val="0"/>
              <w:autoSpaceDN w:val="0"/>
              <w:adjustRightInd w:val="0"/>
              <w:jc w:val="center"/>
              <w:rPr>
                <w:rFonts w:asciiTheme="minorHAnsi" w:hAnsiTheme="minorHAnsi" w:cs="Calibri"/>
                <w:color w:val="000000"/>
                <w:sz w:val="18"/>
                <w:szCs w:val="18"/>
              </w:rPr>
            </w:pPr>
            <w:r w:rsidRPr="005F3A69">
              <w:rPr>
                <w:rFonts w:asciiTheme="minorHAnsi" w:hAnsiTheme="minorHAnsi" w:cs="Calibri"/>
                <w:color w:val="000000"/>
                <w:sz w:val="18"/>
                <w:szCs w:val="18"/>
              </w:rPr>
              <w:t>D</w:t>
            </w:r>
            <w:r w:rsidR="0099177A" w:rsidRPr="005F3A69">
              <w:rPr>
                <w:rFonts w:asciiTheme="minorHAnsi" w:hAnsiTheme="minorHAnsi" w:cs="Calibri"/>
                <w:color w:val="000000"/>
                <w:sz w:val="18"/>
                <w:szCs w:val="18"/>
              </w:rPr>
              <w:t>oes</w:t>
            </w:r>
            <w:r w:rsidRPr="005F3A69">
              <w:rPr>
                <w:rFonts w:asciiTheme="minorHAnsi" w:hAnsiTheme="minorHAnsi" w:cs="Calibri"/>
                <w:color w:val="000000"/>
                <w:sz w:val="18"/>
                <w:szCs w:val="18"/>
              </w:rPr>
              <w:t xml:space="preserve"> the work include i</w:t>
            </w:r>
            <w:r w:rsidR="0017124B" w:rsidRPr="005F3A69">
              <w:rPr>
                <w:rFonts w:asciiTheme="minorHAnsi" w:hAnsiTheme="minorHAnsi" w:cs="Calibri"/>
                <w:color w:val="000000"/>
                <w:sz w:val="18"/>
                <w:szCs w:val="18"/>
              </w:rPr>
              <w:t>nstalling a refrigerant containing component?</w:t>
            </w:r>
          </w:p>
        </w:tc>
        <w:tc>
          <w:tcPr>
            <w:tcW w:w="1334" w:type="dxa"/>
            <w:shd w:val="clear" w:color="auto" w:fill="auto"/>
            <w:vAlign w:val="bottom"/>
          </w:tcPr>
          <w:p w14:paraId="31231769" w14:textId="2FD023B4" w:rsidR="0017124B" w:rsidRPr="005F3A69" w:rsidRDefault="00C717A6" w:rsidP="004D570F">
            <w:pPr>
              <w:keepNext/>
              <w:autoSpaceDE w:val="0"/>
              <w:autoSpaceDN w:val="0"/>
              <w:adjustRightInd w:val="0"/>
              <w:jc w:val="center"/>
              <w:rPr>
                <w:rFonts w:asciiTheme="minorHAnsi" w:hAnsiTheme="minorHAnsi" w:cs="Calibri"/>
                <w:color w:val="000000"/>
                <w:sz w:val="18"/>
                <w:szCs w:val="18"/>
              </w:rPr>
            </w:pPr>
            <w:r w:rsidRPr="005F3A69">
              <w:rPr>
                <w:rFonts w:asciiTheme="minorHAnsi" w:hAnsiTheme="minorHAnsi" w:cs="Calibri"/>
                <w:color w:val="000000"/>
                <w:sz w:val="18"/>
                <w:szCs w:val="18"/>
              </w:rPr>
              <w:t>D</w:t>
            </w:r>
            <w:r w:rsidR="0099177A" w:rsidRPr="005F3A69">
              <w:rPr>
                <w:rFonts w:asciiTheme="minorHAnsi" w:hAnsiTheme="minorHAnsi" w:cs="Calibri"/>
                <w:color w:val="000000"/>
                <w:sz w:val="18"/>
                <w:szCs w:val="18"/>
              </w:rPr>
              <w:t>oes</w:t>
            </w:r>
            <w:r w:rsidRPr="005F3A69">
              <w:rPr>
                <w:rFonts w:asciiTheme="minorHAnsi" w:hAnsiTheme="minorHAnsi" w:cs="Calibri"/>
                <w:color w:val="000000"/>
                <w:sz w:val="18"/>
                <w:szCs w:val="18"/>
              </w:rPr>
              <w:t xml:space="preserve"> the work include i</w:t>
            </w:r>
            <w:r w:rsidR="0017124B" w:rsidRPr="005F3A69">
              <w:rPr>
                <w:rFonts w:asciiTheme="minorHAnsi" w:hAnsiTheme="minorHAnsi" w:cs="Calibri"/>
                <w:color w:val="000000"/>
                <w:sz w:val="18"/>
                <w:szCs w:val="18"/>
              </w:rPr>
              <w:t xml:space="preserve">nstalling new SC System components? </w:t>
            </w:r>
          </w:p>
        </w:tc>
        <w:tc>
          <w:tcPr>
            <w:tcW w:w="1335" w:type="dxa"/>
            <w:shd w:val="clear" w:color="auto" w:fill="auto"/>
            <w:vAlign w:val="bottom"/>
          </w:tcPr>
          <w:p w14:paraId="2A45E872" w14:textId="333BA9F1" w:rsidR="0017124B" w:rsidRPr="005F3A69" w:rsidRDefault="00C717A6" w:rsidP="004D570F">
            <w:pPr>
              <w:keepNext/>
              <w:autoSpaceDE w:val="0"/>
              <w:autoSpaceDN w:val="0"/>
              <w:adjustRightInd w:val="0"/>
              <w:jc w:val="center"/>
              <w:rPr>
                <w:rFonts w:asciiTheme="minorHAnsi" w:hAnsiTheme="minorHAnsi" w:cs="Calibri"/>
                <w:color w:val="000000"/>
                <w:sz w:val="18"/>
                <w:szCs w:val="18"/>
              </w:rPr>
            </w:pPr>
            <w:r w:rsidRPr="005F3A69">
              <w:rPr>
                <w:rFonts w:asciiTheme="minorHAnsi" w:hAnsiTheme="minorHAnsi" w:cs="Calibri"/>
                <w:color w:val="000000"/>
                <w:sz w:val="18"/>
                <w:szCs w:val="18"/>
              </w:rPr>
              <w:t>D</w:t>
            </w:r>
            <w:r w:rsidR="0099177A" w:rsidRPr="005F3A69">
              <w:rPr>
                <w:rFonts w:asciiTheme="minorHAnsi" w:hAnsiTheme="minorHAnsi" w:cs="Calibri"/>
                <w:color w:val="000000"/>
                <w:sz w:val="18"/>
                <w:szCs w:val="18"/>
              </w:rPr>
              <w:t>oes</w:t>
            </w:r>
            <w:r w:rsidRPr="005F3A69">
              <w:rPr>
                <w:rFonts w:asciiTheme="minorHAnsi" w:hAnsiTheme="minorHAnsi" w:cs="Calibri"/>
                <w:color w:val="000000"/>
                <w:sz w:val="18"/>
                <w:szCs w:val="18"/>
              </w:rPr>
              <w:t xml:space="preserve"> the work include i</w:t>
            </w:r>
            <w:r w:rsidR="0017124B" w:rsidRPr="005F3A69">
              <w:rPr>
                <w:rFonts w:asciiTheme="minorHAnsi" w:hAnsiTheme="minorHAnsi" w:cs="Calibri"/>
                <w:color w:val="000000"/>
                <w:sz w:val="18"/>
                <w:szCs w:val="18"/>
              </w:rPr>
              <w:t xml:space="preserve">nstalling more than </w:t>
            </w:r>
            <w:r w:rsidR="0043284A" w:rsidRPr="005F3A69">
              <w:rPr>
                <w:rFonts w:asciiTheme="minorHAnsi" w:hAnsiTheme="minorHAnsi" w:cs="Calibri"/>
                <w:color w:val="000000"/>
                <w:sz w:val="18"/>
                <w:szCs w:val="18"/>
              </w:rPr>
              <w:t xml:space="preserve">25 </w:t>
            </w:r>
            <w:r w:rsidR="0017124B" w:rsidRPr="005F3A69">
              <w:rPr>
                <w:rFonts w:asciiTheme="minorHAnsi" w:hAnsiTheme="minorHAnsi" w:cs="Calibri"/>
                <w:color w:val="000000"/>
                <w:sz w:val="18"/>
                <w:szCs w:val="18"/>
              </w:rPr>
              <w:t>feet of ducts?</w:t>
            </w:r>
          </w:p>
        </w:tc>
        <w:tc>
          <w:tcPr>
            <w:tcW w:w="1334" w:type="dxa"/>
            <w:shd w:val="clear" w:color="auto" w:fill="auto"/>
            <w:vAlign w:val="bottom"/>
          </w:tcPr>
          <w:p w14:paraId="56F313F6" w14:textId="12F35D38" w:rsidR="0017124B" w:rsidRPr="005F3A69" w:rsidRDefault="00C717A6" w:rsidP="004D570F">
            <w:pPr>
              <w:keepNext/>
              <w:autoSpaceDE w:val="0"/>
              <w:autoSpaceDN w:val="0"/>
              <w:adjustRightInd w:val="0"/>
              <w:jc w:val="center"/>
              <w:rPr>
                <w:rFonts w:asciiTheme="minorHAnsi" w:hAnsiTheme="minorHAnsi" w:cs="Calibri"/>
                <w:color w:val="000000"/>
                <w:sz w:val="18"/>
                <w:szCs w:val="18"/>
              </w:rPr>
            </w:pPr>
            <w:r w:rsidRPr="005F3A69">
              <w:rPr>
                <w:rFonts w:asciiTheme="minorHAnsi" w:hAnsiTheme="minorHAnsi" w:cs="Calibri"/>
                <w:color w:val="000000"/>
                <w:sz w:val="18"/>
                <w:szCs w:val="18"/>
              </w:rPr>
              <w:t>D</w:t>
            </w:r>
            <w:r w:rsidR="0099177A" w:rsidRPr="005F3A69">
              <w:rPr>
                <w:rFonts w:asciiTheme="minorHAnsi" w:hAnsiTheme="minorHAnsi" w:cs="Calibri"/>
                <w:color w:val="000000"/>
                <w:sz w:val="18"/>
                <w:szCs w:val="18"/>
              </w:rPr>
              <w:t>oes</w:t>
            </w:r>
            <w:r w:rsidRPr="005F3A69">
              <w:rPr>
                <w:rFonts w:asciiTheme="minorHAnsi" w:hAnsiTheme="minorHAnsi" w:cs="Calibri"/>
                <w:color w:val="000000"/>
                <w:sz w:val="18"/>
                <w:szCs w:val="18"/>
              </w:rPr>
              <w:t xml:space="preserve"> the work include i</w:t>
            </w:r>
            <w:r w:rsidR="0017124B" w:rsidRPr="005F3A69">
              <w:rPr>
                <w:rFonts w:asciiTheme="minorHAnsi" w:hAnsiTheme="minorHAnsi" w:cs="Calibri"/>
                <w:color w:val="000000"/>
                <w:sz w:val="18"/>
                <w:szCs w:val="18"/>
              </w:rPr>
              <w:t xml:space="preserve">nstalling </w:t>
            </w:r>
            <w:r w:rsidR="0099177A" w:rsidRPr="005F3A69">
              <w:rPr>
                <w:rFonts w:asciiTheme="minorHAnsi" w:hAnsiTheme="minorHAnsi" w:cs="Calibri"/>
                <w:color w:val="000000"/>
                <w:sz w:val="18"/>
                <w:szCs w:val="18"/>
              </w:rPr>
              <w:t>an “</w:t>
            </w:r>
            <w:r w:rsidR="0017124B" w:rsidRPr="005F3A69">
              <w:rPr>
                <w:rFonts w:asciiTheme="minorHAnsi" w:hAnsiTheme="minorHAnsi" w:cs="Calibri"/>
                <w:color w:val="000000"/>
                <w:sz w:val="18"/>
                <w:szCs w:val="18"/>
              </w:rPr>
              <w:t>entirely new duct system</w:t>
            </w:r>
            <w:r w:rsidR="0099177A" w:rsidRPr="005F3A69">
              <w:rPr>
                <w:rFonts w:asciiTheme="minorHAnsi" w:hAnsiTheme="minorHAnsi" w:cs="Calibri"/>
                <w:color w:val="000000"/>
                <w:sz w:val="18"/>
                <w:szCs w:val="18"/>
              </w:rPr>
              <w:t>”</w:t>
            </w:r>
            <w:r w:rsidR="0017124B" w:rsidRPr="005F3A69">
              <w:rPr>
                <w:rFonts w:asciiTheme="minorHAnsi" w:hAnsiTheme="minorHAnsi" w:cs="Calibri"/>
                <w:color w:val="000000"/>
                <w:sz w:val="18"/>
                <w:szCs w:val="18"/>
              </w:rPr>
              <w:t>?</w:t>
            </w:r>
          </w:p>
        </w:tc>
        <w:tc>
          <w:tcPr>
            <w:tcW w:w="1335" w:type="dxa"/>
            <w:shd w:val="clear" w:color="auto" w:fill="auto"/>
            <w:vAlign w:val="bottom"/>
          </w:tcPr>
          <w:p w14:paraId="4651A733" w14:textId="1D4BD894" w:rsidR="0017124B" w:rsidRPr="005F3A69" w:rsidRDefault="0017124B" w:rsidP="004D570F">
            <w:pPr>
              <w:keepNext/>
              <w:autoSpaceDE w:val="0"/>
              <w:autoSpaceDN w:val="0"/>
              <w:adjustRightInd w:val="0"/>
              <w:jc w:val="center"/>
              <w:rPr>
                <w:rFonts w:asciiTheme="minorHAnsi" w:hAnsiTheme="minorHAnsi" w:cs="Calibri"/>
                <w:color w:val="000000"/>
                <w:sz w:val="18"/>
                <w:szCs w:val="18"/>
              </w:rPr>
            </w:pPr>
            <w:r w:rsidRPr="005F3A69">
              <w:rPr>
                <w:rFonts w:asciiTheme="minorHAnsi" w:hAnsiTheme="minorHAnsi" w:cs="Calibri"/>
                <w:color w:val="000000"/>
                <w:sz w:val="18"/>
                <w:szCs w:val="18"/>
              </w:rPr>
              <w:t xml:space="preserve"> </w:t>
            </w:r>
            <w:r w:rsidR="00C717A6" w:rsidRPr="005F3A69">
              <w:rPr>
                <w:rFonts w:asciiTheme="minorHAnsi" w:hAnsiTheme="minorHAnsi" w:cs="Calibri"/>
                <w:color w:val="000000"/>
                <w:sz w:val="18"/>
                <w:szCs w:val="18"/>
              </w:rPr>
              <w:t>D</w:t>
            </w:r>
            <w:r w:rsidR="0099177A" w:rsidRPr="005F3A69">
              <w:rPr>
                <w:rFonts w:asciiTheme="minorHAnsi" w:hAnsiTheme="minorHAnsi" w:cs="Calibri"/>
                <w:color w:val="000000"/>
                <w:sz w:val="18"/>
                <w:szCs w:val="18"/>
              </w:rPr>
              <w:t>oes</w:t>
            </w:r>
            <w:r w:rsidR="00C717A6" w:rsidRPr="005F3A69">
              <w:rPr>
                <w:rFonts w:asciiTheme="minorHAnsi" w:hAnsiTheme="minorHAnsi" w:cs="Calibri"/>
                <w:color w:val="000000"/>
                <w:sz w:val="18"/>
                <w:szCs w:val="18"/>
              </w:rPr>
              <w:t xml:space="preserve"> the work include i</w:t>
            </w:r>
            <w:r w:rsidRPr="005F3A69">
              <w:rPr>
                <w:rFonts w:asciiTheme="minorHAnsi" w:hAnsiTheme="minorHAnsi" w:cs="Calibri"/>
                <w:color w:val="000000"/>
                <w:sz w:val="18"/>
                <w:szCs w:val="18"/>
              </w:rPr>
              <w:t xml:space="preserve">nstalling </w:t>
            </w:r>
            <w:r w:rsidR="0099177A" w:rsidRPr="005F3A69">
              <w:rPr>
                <w:rFonts w:asciiTheme="minorHAnsi" w:hAnsiTheme="minorHAnsi" w:cs="Calibri"/>
                <w:color w:val="000000"/>
                <w:sz w:val="18"/>
                <w:szCs w:val="18"/>
              </w:rPr>
              <w:t>an “</w:t>
            </w:r>
            <w:r w:rsidRPr="005F3A69">
              <w:rPr>
                <w:rFonts w:asciiTheme="minorHAnsi" w:hAnsiTheme="minorHAnsi" w:cs="Calibri"/>
                <w:color w:val="000000"/>
                <w:sz w:val="18"/>
                <w:szCs w:val="18"/>
              </w:rPr>
              <w:t>entirely new SC system</w:t>
            </w:r>
            <w:r w:rsidR="0099177A" w:rsidRPr="005F3A69">
              <w:rPr>
                <w:rFonts w:asciiTheme="minorHAnsi" w:hAnsiTheme="minorHAnsi" w:cs="Calibri"/>
                <w:color w:val="000000"/>
                <w:sz w:val="18"/>
                <w:szCs w:val="18"/>
              </w:rPr>
              <w:t>”</w:t>
            </w:r>
            <w:r w:rsidRPr="005F3A69">
              <w:rPr>
                <w:rFonts w:asciiTheme="minorHAnsi" w:hAnsiTheme="minorHAnsi" w:cs="Calibri"/>
                <w:color w:val="000000"/>
                <w:sz w:val="18"/>
                <w:szCs w:val="18"/>
              </w:rPr>
              <w:t>?</w:t>
            </w:r>
          </w:p>
        </w:tc>
        <w:tc>
          <w:tcPr>
            <w:tcW w:w="2017" w:type="dxa"/>
            <w:shd w:val="clear" w:color="auto" w:fill="auto"/>
            <w:vAlign w:val="bottom"/>
          </w:tcPr>
          <w:p w14:paraId="45881968" w14:textId="77777777" w:rsidR="0017124B" w:rsidRPr="005F3A69" w:rsidRDefault="0017124B" w:rsidP="00E81C65">
            <w:pPr>
              <w:keepNext/>
              <w:jc w:val="center"/>
              <w:rPr>
                <w:rFonts w:ascii="Calibri" w:hAnsi="Calibri"/>
                <w:sz w:val="18"/>
                <w:szCs w:val="18"/>
              </w:rPr>
            </w:pPr>
            <w:r w:rsidRPr="005F3A69">
              <w:rPr>
                <w:rFonts w:ascii="Calibri" w:hAnsi="Calibri"/>
                <w:sz w:val="18"/>
                <w:szCs w:val="18"/>
              </w:rPr>
              <w:t>Alteration Type</w:t>
            </w:r>
          </w:p>
        </w:tc>
      </w:tr>
      <w:tr w:rsidR="0017124B" w:rsidRPr="005F3A69" w14:paraId="0F82731D" w14:textId="77777777">
        <w:trPr>
          <w:trHeight w:val="432"/>
        </w:trPr>
        <w:tc>
          <w:tcPr>
            <w:tcW w:w="1638" w:type="dxa"/>
            <w:shd w:val="clear" w:color="auto" w:fill="auto"/>
          </w:tcPr>
          <w:p w14:paraId="66D352F7" w14:textId="77777777" w:rsidR="0017124B" w:rsidRPr="005F3A69" w:rsidRDefault="0017124B" w:rsidP="008022E4">
            <w:pPr>
              <w:keepNext/>
              <w:rPr>
                <w:rFonts w:ascii="Calibri" w:hAnsi="Calibri"/>
                <w:sz w:val="18"/>
                <w:szCs w:val="18"/>
              </w:rPr>
            </w:pPr>
            <w:r w:rsidRPr="005F3A69">
              <w:rPr>
                <w:rFonts w:ascii="Calibri" w:hAnsi="Calibri"/>
                <w:sz w:val="18"/>
                <w:szCs w:val="18"/>
              </w:rPr>
              <w:t xml:space="preserve">&lt;&lt;reference values from CF1R as default; allow user to override the default and input a new </w:t>
            </w:r>
            <w:proofErr w:type="gramStart"/>
            <w:r w:rsidRPr="005F3A69">
              <w:rPr>
                <w:rFonts w:ascii="Calibri" w:hAnsi="Calibri"/>
                <w:sz w:val="18"/>
                <w:szCs w:val="18"/>
              </w:rPr>
              <w:t>value;  flag</w:t>
            </w:r>
            <w:proofErr w:type="gramEnd"/>
            <w:r w:rsidRPr="005F3A69">
              <w:rPr>
                <w:rFonts w:ascii="Calibri" w:hAnsi="Calibri"/>
                <w:sz w:val="18"/>
                <w:szCs w:val="18"/>
              </w:rPr>
              <w:t xml:space="preserve"> non-default values and report in project status notes field; a revised CF1R may be required</w:t>
            </w:r>
            <w:r w:rsidR="00C72974" w:rsidRPr="005F3A69">
              <w:rPr>
                <w:rFonts w:ascii="Calibri" w:hAnsi="Calibri"/>
                <w:sz w:val="18"/>
                <w:szCs w:val="18"/>
              </w:rPr>
              <w:t>&gt;&gt;</w:t>
            </w:r>
          </w:p>
          <w:p w14:paraId="5422BF3F" w14:textId="77777777" w:rsidR="0017124B" w:rsidRPr="005F3A69" w:rsidRDefault="0017124B" w:rsidP="008022E4">
            <w:pPr>
              <w:keepNext/>
              <w:rPr>
                <w:rFonts w:ascii="Calibri" w:hAnsi="Calibri"/>
                <w:sz w:val="18"/>
                <w:szCs w:val="18"/>
              </w:rPr>
            </w:pPr>
          </w:p>
        </w:tc>
        <w:tc>
          <w:tcPr>
            <w:tcW w:w="1620" w:type="dxa"/>
            <w:shd w:val="clear" w:color="auto" w:fill="auto"/>
          </w:tcPr>
          <w:p w14:paraId="540FB4D8" w14:textId="77777777" w:rsidR="00080506" w:rsidRPr="005F3A69" w:rsidRDefault="0017124B" w:rsidP="008022E4">
            <w:pPr>
              <w:keepNext/>
              <w:rPr>
                <w:rFonts w:ascii="Calibri" w:hAnsi="Calibri"/>
                <w:sz w:val="18"/>
                <w:szCs w:val="18"/>
              </w:rPr>
            </w:pPr>
            <w:r w:rsidRPr="005F3A69">
              <w:rPr>
                <w:rFonts w:ascii="Calibri" w:hAnsi="Calibri"/>
                <w:sz w:val="18"/>
                <w:szCs w:val="18"/>
              </w:rPr>
              <w:t xml:space="preserve">&lt;&lt;reference values from CF1R as default; allow user to override the default and input a new </w:t>
            </w:r>
            <w:proofErr w:type="gramStart"/>
            <w:r w:rsidRPr="005F3A69">
              <w:rPr>
                <w:rFonts w:ascii="Calibri" w:hAnsi="Calibri"/>
                <w:sz w:val="18"/>
                <w:szCs w:val="18"/>
              </w:rPr>
              <w:t>value;  flag</w:t>
            </w:r>
            <w:proofErr w:type="gramEnd"/>
            <w:r w:rsidRPr="005F3A69">
              <w:rPr>
                <w:rFonts w:ascii="Calibri" w:hAnsi="Calibri"/>
                <w:sz w:val="18"/>
                <w:szCs w:val="18"/>
              </w:rPr>
              <w:t xml:space="preserve"> non-default values and report in project status notes field; a revised CF1R may be required </w:t>
            </w:r>
          </w:p>
          <w:p w14:paraId="79999DF4" w14:textId="77777777" w:rsidR="00080506" w:rsidRPr="005F3A69" w:rsidRDefault="00080506" w:rsidP="008022E4">
            <w:pPr>
              <w:keepNext/>
              <w:rPr>
                <w:rFonts w:ascii="Calibri" w:hAnsi="Calibri"/>
                <w:sz w:val="18"/>
                <w:szCs w:val="18"/>
              </w:rPr>
            </w:pPr>
          </w:p>
          <w:p w14:paraId="154D9187" w14:textId="77777777" w:rsidR="0017124B" w:rsidRPr="005F3A69" w:rsidRDefault="00C72974" w:rsidP="00080506">
            <w:pPr>
              <w:keepNext/>
              <w:rPr>
                <w:rFonts w:ascii="Calibri" w:hAnsi="Calibri"/>
                <w:sz w:val="18"/>
                <w:szCs w:val="18"/>
              </w:rPr>
            </w:pPr>
            <w:r w:rsidRPr="005F3A69">
              <w:rPr>
                <w:rFonts w:ascii="Calibri" w:hAnsi="Calibri"/>
                <w:sz w:val="18"/>
                <w:szCs w:val="18"/>
              </w:rPr>
              <w:t xml:space="preserve">Require each entry to be unique in this dwelling unit </w:t>
            </w:r>
            <w:proofErr w:type="gramStart"/>
            <w:r w:rsidRPr="005F3A69">
              <w:rPr>
                <w:rFonts w:ascii="Calibri" w:hAnsi="Calibri"/>
                <w:sz w:val="18"/>
                <w:szCs w:val="18"/>
              </w:rPr>
              <w:t>i.e.</w:t>
            </w:r>
            <w:proofErr w:type="gramEnd"/>
            <w:r w:rsidRPr="005F3A69">
              <w:rPr>
                <w:rFonts w:ascii="Calibri" w:hAnsi="Calibri"/>
                <w:sz w:val="18"/>
                <w:szCs w:val="18"/>
              </w:rPr>
              <w:t xml:space="preserve"> unique within the scope of this instance of the MCH-01</w:t>
            </w:r>
            <w:r w:rsidR="0017124B" w:rsidRPr="005F3A69">
              <w:rPr>
                <w:rFonts w:ascii="Calibri" w:hAnsi="Calibri"/>
                <w:sz w:val="18"/>
                <w:szCs w:val="18"/>
              </w:rPr>
              <w:t>&gt;&gt;</w:t>
            </w:r>
          </w:p>
        </w:tc>
        <w:tc>
          <w:tcPr>
            <w:tcW w:w="1334" w:type="dxa"/>
            <w:shd w:val="clear" w:color="auto" w:fill="auto"/>
          </w:tcPr>
          <w:p w14:paraId="5BD4B37F" w14:textId="77777777" w:rsidR="0017124B" w:rsidRPr="005F3A69" w:rsidRDefault="0017124B" w:rsidP="008022E4">
            <w:pPr>
              <w:keepNext/>
              <w:rPr>
                <w:rFonts w:ascii="Calibri" w:hAnsi="Calibri"/>
                <w:sz w:val="18"/>
                <w:szCs w:val="18"/>
              </w:rPr>
            </w:pPr>
            <w:r w:rsidRPr="005F3A69">
              <w:rPr>
                <w:rFonts w:ascii="Calibri" w:hAnsi="Calibri"/>
                <w:sz w:val="18"/>
                <w:szCs w:val="18"/>
              </w:rPr>
              <w:t xml:space="preserve">&lt;&lt;reference value from CF1R as default; allow user to override the default and input a new </w:t>
            </w:r>
            <w:proofErr w:type="gramStart"/>
            <w:r w:rsidRPr="005F3A69">
              <w:rPr>
                <w:rFonts w:ascii="Calibri" w:hAnsi="Calibri"/>
                <w:sz w:val="18"/>
                <w:szCs w:val="18"/>
              </w:rPr>
              <w:t>value;  flag</w:t>
            </w:r>
            <w:proofErr w:type="gramEnd"/>
            <w:r w:rsidRPr="005F3A69">
              <w:rPr>
                <w:rFonts w:ascii="Calibri" w:hAnsi="Calibri"/>
                <w:sz w:val="18"/>
                <w:szCs w:val="18"/>
              </w:rPr>
              <w:t xml:space="preserve"> non-default values and report in project status notes field; a revised CF1R may be required &gt;&gt;</w:t>
            </w:r>
          </w:p>
        </w:tc>
        <w:tc>
          <w:tcPr>
            <w:tcW w:w="1334" w:type="dxa"/>
            <w:shd w:val="clear" w:color="auto" w:fill="auto"/>
          </w:tcPr>
          <w:p w14:paraId="09F6E59C" w14:textId="77777777" w:rsidR="0017124B" w:rsidRPr="005F3A69" w:rsidRDefault="0017124B" w:rsidP="008022E4">
            <w:pPr>
              <w:keepNext/>
              <w:rPr>
                <w:rFonts w:ascii="Calibri" w:hAnsi="Calibri"/>
                <w:sz w:val="18"/>
                <w:szCs w:val="18"/>
              </w:rPr>
            </w:pPr>
            <w:r w:rsidRPr="005F3A69">
              <w:rPr>
                <w:rFonts w:ascii="Calibri" w:hAnsi="Calibri"/>
                <w:sz w:val="18"/>
                <w:szCs w:val="18"/>
              </w:rPr>
              <w:t xml:space="preserve">&lt;&lt;reference value from CF1R as default; allow user to override the default and input a new </w:t>
            </w:r>
            <w:proofErr w:type="gramStart"/>
            <w:r w:rsidRPr="005F3A69">
              <w:rPr>
                <w:rFonts w:ascii="Calibri" w:hAnsi="Calibri"/>
                <w:sz w:val="18"/>
                <w:szCs w:val="18"/>
              </w:rPr>
              <w:t>value;  flag</w:t>
            </w:r>
            <w:proofErr w:type="gramEnd"/>
            <w:r w:rsidRPr="005F3A69">
              <w:rPr>
                <w:rFonts w:ascii="Calibri" w:hAnsi="Calibri"/>
                <w:sz w:val="18"/>
                <w:szCs w:val="18"/>
              </w:rPr>
              <w:t xml:space="preserve"> non-default values and report in project status notes field; a revised CF1R may be required &gt;&gt;</w:t>
            </w:r>
          </w:p>
        </w:tc>
        <w:tc>
          <w:tcPr>
            <w:tcW w:w="1335" w:type="dxa"/>
            <w:shd w:val="clear" w:color="auto" w:fill="auto"/>
          </w:tcPr>
          <w:p w14:paraId="5FD3364F" w14:textId="77777777" w:rsidR="0017124B" w:rsidRPr="005F3A69" w:rsidRDefault="0017124B" w:rsidP="008022E4">
            <w:pPr>
              <w:keepNext/>
              <w:rPr>
                <w:rFonts w:ascii="Calibri" w:hAnsi="Calibri"/>
                <w:sz w:val="18"/>
                <w:szCs w:val="18"/>
              </w:rPr>
            </w:pPr>
            <w:r w:rsidRPr="005F3A69">
              <w:rPr>
                <w:rFonts w:ascii="Calibri" w:hAnsi="Calibri"/>
                <w:sz w:val="18"/>
                <w:szCs w:val="18"/>
              </w:rPr>
              <w:t xml:space="preserve">&lt;&lt;reference value from CF1R as default; allow user to override the default and input a new </w:t>
            </w:r>
            <w:proofErr w:type="gramStart"/>
            <w:r w:rsidRPr="005F3A69">
              <w:rPr>
                <w:rFonts w:ascii="Calibri" w:hAnsi="Calibri"/>
                <w:sz w:val="18"/>
                <w:szCs w:val="18"/>
              </w:rPr>
              <w:t>value;  flag</w:t>
            </w:r>
            <w:proofErr w:type="gramEnd"/>
            <w:r w:rsidRPr="005F3A69">
              <w:rPr>
                <w:rFonts w:ascii="Calibri" w:hAnsi="Calibri"/>
                <w:sz w:val="18"/>
                <w:szCs w:val="18"/>
              </w:rPr>
              <w:t xml:space="preserve"> non-default values and report in project status notes field; a revised CF1R may be required &gt;&gt;</w:t>
            </w:r>
          </w:p>
        </w:tc>
        <w:tc>
          <w:tcPr>
            <w:tcW w:w="1334" w:type="dxa"/>
            <w:shd w:val="clear" w:color="auto" w:fill="auto"/>
          </w:tcPr>
          <w:p w14:paraId="44D76E15" w14:textId="77777777" w:rsidR="0017124B" w:rsidRPr="005F3A69" w:rsidRDefault="0017124B" w:rsidP="008022E4">
            <w:pPr>
              <w:keepNext/>
              <w:rPr>
                <w:rFonts w:ascii="Calibri" w:hAnsi="Calibri"/>
                <w:sz w:val="18"/>
                <w:szCs w:val="18"/>
              </w:rPr>
            </w:pPr>
            <w:r w:rsidRPr="005F3A69">
              <w:rPr>
                <w:rFonts w:ascii="Calibri" w:hAnsi="Calibri"/>
                <w:sz w:val="18"/>
                <w:szCs w:val="18"/>
              </w:rPr>
              <w:t xml:space="preserve">&lt;&lt;reference value from CF1R as default; allow user to override the default and input a new </w:t>
            </w:r>
            <w:proofErr w:type="gramStart"/>
            <w:r w:rsidRPr="005F3A69">
              <w:rPr>
                <w:rFonts w:ascii="Calibri" w:hAnsi="Calibri"/>
                <w:sz w:val="18"/>
                <w:szCs w:val="18"/>
              </w:rPr>
              <w:t>value;  flag</w:t>
            </w:r>
            <w:proofErr w:type="gramEnd"/>
            <w:r w:rsidRPr="005F3A69">
              <w:rPr>
                <w:rFonts w:ascii="Calibri" w:hAnsi="Calibri"/>
                <w:sz w:val="18"/>
                <w:szCs w:val="18"/>
              </w:rPr>
              <w:t xml:space="preserve"> non-default values and report in project status notes field; a revised CF1R may be required &gt;&gt;</w:t>
            </w:r>
          </w:p>
        </w:tc>
        <w:tc>
          <w:tcPr>
            <w:tcW w:w="1335" w:type="dxa"/>
            <w:shd w:val="clear" w:color="auto" w:fill="auto"/>
          </w:tcPr>
          <w:p w14:paraId="17A6FF5C" w14:textId="77777777" w:rsidR="0017124B" w:rsidRPr="005F3A69" w:rsidRDefault="0017124B" w:rsidP="008022E4">
            <w:pPr>
              <w:keepNext/>
              <w:rPr>
                <w:rFonts w:ascii="Calibri" w:hAnsi="Calibri"/>
                <w:sz w:val="18"/>
                <w:szCs w:val="18"/>
              </w:rPr>
            </w:pPr>
            <w:r w:rsidRPr="005F3A69">
              <w:rPr>
                <w:rFonts w:ascii="Calibri" w:hAnsi="Calibri"/>
                <w:sz w:val="18"/>
                <w:szCs w:val="18"/>
              </w:rPr>
              <w:t xml:space="preserve">&lt;&lt;reference value from CF1R as default; allow user to override the default and input a new </w:t>
            </w:r>
            <w:proofErr w:type="gramStart"/>
            <w:r w:rsidRPr="005F3A69">
              <w:rPr>
                <w:rFonts w:ascii="Calibri" w:hAnsi="Calibri"/>
                <w:sz w:val="18"/>
                <w:szCs w:val="18"/>
              </w:rPr>
              <w:t>value;  flag</w:t>
            </w:r>
            <w:proofErr w:type="gramEnd"/>
            <w:r w:rsidRPr="005F3A69">
              <w:rPr>
                <w:rFonts w:ascii="Calibri" w:hAnsi="Calibri"/>
                <w:sz w:val="18"/>
                <w:szCs w:val="18"/>
              </w:rPr>
              <w:t xml:space="preserve"> non-default values and report in project status notes field; a revised CF1R may be required &gt;&gt;</w:t>
            </w:r>
          </w:p>
        </w:tc>
        <w:tc>
          <w:tcPr>
            <w:tcW w:w="1334" w:type="dxa"/>
            <w:shd w:val="clear" w:color="auto" w:fill="auto"/>
          </w:tcPr>
          <w:p w14:paraId="7C9F3D31" w14:textId="77777777" w:rsidR="0017124B" w:rsidRPr="005F3A69" w:rsidRDefault="0017124B" w:rsidP="008022E4">
            <w:pPr>
              <w:keepNext/>
              <w:rPr>
                <w:rFonts w:ascii="Calibri" w:hAnsi="Calibri"/>
                <w:sz w:val="18"/>
                <w:szCs w:val="18"/>
              </w:rPr>
            </w:pPr>
            <w:r w:rsidRPr="005F3A69">
              <w:rPr>
                <w:rFonts w:ascii="Calibri" w:hAnsi="Calibri"/>
                <w:sz w:val="18"/>
                <w:szCs w:val="18"/>
              </w:rPr>
              <w:t xml:space="preserve">&lt;&lt;reference value from CF1R as default; allow user to override the default and input a new </w:t>
            </w:r>
            <w:proofErr w:type="gramStart"/>
            <w:r w:rsidRPr="005F3A69">
              <w:rPr>
                <w:rFonts w:ascii="Calibri" w:hAnsi="Calibri"/>
                <w:sz w:val="18"/>
                <w:szCs w:val="18"/>
              </w:rPr>
              <w:t>value;  flag</w:t>
            </w:r>
            <w:proofErr w:type="gramEnd"/>
            <w:r w:rsidRPr="005F3A69">
              <w:rPr>
                <w:rFonts w:ascii="Calibri" w:hAnsi="Calibri"/>
                <w:sz w:val="18"/>
                <w:szCs w:val="18"/>
              </w:rPr>
              <w:t xml:space="preserve"> non-default values and report in project status notes field; a revised CF1R may be required &gt;&gt;</w:t>
            </w:r>
          </w:p>
        </w:tc>
        <w:tc>
          <w:tcPr>
            <w:tcW w:w="1335" w:type="dxa"/>
            <w:shd w:val="clear" w:color="auto" w:fill="auto"/>
          </w:tcPr>
          <w:p w14:paraId="03FB79AA" w14:textId="77777777" w:rsidR="0017124B" w:rsidRPr="005F3A69" w:rsidRDefault="0017124B" w:rsidP="008022E4">
            <w:pPr>
              <w:keepNext/>
              <w:rPr>
                <w:rFonts w:ascii="Calibri" w:hAnsi="Calibri"/>
                <w:sz w:val="18"/>
                <w:szCs w:val="18"/>
              </w:rPr>
            </w:pPr>
            <w:r w:rsidRPr="005F3A69">
              <w:rPr>
                <w:rFonts w:ascii="Calibri" w:hAnsi="Calibri"/>
                <w:sz w:val="18"/>
                <w:szCs w:val="18"/>
              </w:rPr>
              <w:t xml:space="preserve">&lt;&lt;reference value from CF1R as default; allow user to override the default and input a new </w:t>
            </w:r>
            <w:proofErr w:type="gramStart"/>
            <w:r w:rsidRPr="005F3A69">
              <w:rPr>
                <w:rFonts w:ascii="Calibri" w:hAnsi="Calibri"/>
                <w:sz w:val="18"/>
                <w:szCs w:val="18"/>
              </w:rPr>
              <w:t>value;  flag</w:t>
            </w:r>
            <w:proofErr w:type="gramEnd"/>
            <w:r w:rsidRPr="005F3A69">
              <w:rPr>
                <w:rFonts w:ascii="Calibri" w:hAnsi="Calibri"/>
                <w:sz w:val="18"/>
                <w:szCs w:val="18"/>
              </w:rPr>
              <w:t xml:space="preserve"> non-default values and report in project status notes field; a revised CF1R may be required &gt;&gt;</w:t>
            </w:r>
          </w:p>
        </w:tc>
        <w:tc>
          <w:tcPr>
            <w:tcW w:w="2017" w:type="dxa"/>
            <w:shd w:val="clear" w:color="auto" w:fill="auto"/>
          </w:tcPr>
          <w:p w14:paraId="617721C8" w14:textId="77777777" w:rsidR="0017124B" w:rsidRPr="005F3A69" w:rsidRDefault="0017124B" w:rsidP="008022E4">
            <w:pPr>
              <w:rPr>
                <w:rFonts w:asciiTheme="minorHAnsi" w:hAnsiTheme="minorHAnsi"/>
                <w:sz w:val="16"/>
                <w:szCs w:val="16"/>
              </w:rPr>
            </w:pPr>
            <w:r w:rsidRPr="005F3A69">
              <w:rPr>
                <w:rFonts w:asciiTheme="minorHAnsi" w:hAnsiTheme="minorHAnsi"/>
                <w:sz w:val="16"/>
                <w:szCs w:val="16"/>
              </w:rPr>
              <w:t>&lt;</w:t>
            </w:r>
            <w:proofErr w:type="gramStart"/>
            <w:r w:rsidRPr="005F3A69">
              <w:rPr>
                <w:rFonts w:asciiTheme="minorHAnsi" w:hAnsiTheme="minorHAnsi"/>
                <w:sz w:val="16"/>
                <w:szCs w:val="16"/>
              </w:rPr>
              <w:t>&lt;  Calculated</w:t>
            </w:r>
            <w:proofErr w:type="gramEnd"/>
            <w:r w:rsidRPr="005F3A69">
              <w:rPr>
                <w:rFonts w:asciiTheme="minorHAnsi" w:hAnsiTheme="minorHAnsi"/>
                <w:sz w:val="16"/>
                <w:szCs w:val="16"/>
              </w:rPr>
              <w:t xml:space="preserve"> field: determine the correct result for "alteration type" for entry in this field by the user responses in B04, B05, B06, B07, B08, B09 and use of Logic Table for Determining Alteration Type and HERS Verification Requirements (inserted below this section); constrain user input for fields B04-B09 to allow only the available combinations of responses given in the Logic Table in rows a through </w:t>
            </w:r>
            <w:r w:rsidR="008658B8" w:rsidRPr="005F3A69">
              <w:rPr>
                <w:rFonts w:asciiTheme="minorHAnsi" w:hAnsiTheme="minorHAnsi"/>
                <w:sz w:val="16"/>
                <w:szCs w:val="16"/>
              </w:rPr>
              <w:t>t</w:t>
            </w:r>
            <w:r w:rsidRPr="005F3A69">
              <w:rPr>
                <w:rFonts w:asciiTheme="minorHAnsi" w:hAnsiTheme="minorHAnsi"/>
                <w:sz w:val="16"/>
                <w:szCs w:val="16"/>
              </w:rPr>
              <w:t>;  alteration types are:</w:t>
            </w:r>
          </w:p>
          <w:p w14:paraId="3257EA3F" w14:textId="77777777" w:rsidR="0017124B" w:rsidRPr="005F3A69" w:rsidRDefault="0017124B" w:rsidP="008022E4">
            <w:pPr>
              <w:rPr>
                <w:rFonts w:asciiTheme="minorHAnsi" w:hAnsiTheme="minorHAnsi"/>
                <w:sz w:val="16"/>
                <w:szCs w:val="16"/>
              </w:rPr>
            </w:pPr>
            <w:r w:rsidRPr="005F3A69">
              <w:rPr>
                <w:rFonts w:asciiTheme="minorHAnsi" w:hAnsiTheme="minorHAnsi"/>
                <w:sz w:val="16"/>
                <w:szCs w:val="16"/>
              </w:rPr>
              <w:t xml:space="preserve">*Extension of Existing Duct </w:t>
            </w:r>
            <w:proofErr w:type="gramStart"/>
            <w:r w:rsidRPr="005F3A69">
              <w:rPr>
                <w:rFonts w:asciiTheme="minorHAnsi" w:hAnsiTheme="minorHAnsi"/>
                <w:sz w:val="16"/>
                <w:szCs w:val="16"/>
              </w:rPr>
              <w:t>System;</w:t>
            </w:r>
            <w:proofErr w:type="gramEnd"/>
            <w:r w:rsidRPr="005F3A69">
              <w:rPr>
                <w:rFonts w:asciiTheme="minorHAnsi" w:hAnsiTheme="minorHAnsi"/>
                <w:sz w:val="16"/>
                <w:szCs w:val="16"/>
              </w:rPr>
              <w:t xml:space="preserve"> </w:t>
            </w:r>
          </w:p>
          <w:p w14:paraId="71C23EA3" w14:textId="77777777" w:rsidR="0017124B" w:rsidRPr="005F3A69" w:rsidRDefault="0017124B" w:rsidP="008022E4">
            <w:pPr>
              <w:rPr>
                <w:rFonts w:asciiTheme="minorHAnsi" w:hAnsiTheme="minorHAnsi"/>
                <w:sz w:val="16"/>
                <w:szCs w:val="16"/>
              </w:rPr>
            </w:pPr>
            <w:r w:rsidRPr="005F3A69">
              <w:rPr>
                <w:rFonts w:asciiTheme="minorHAnsi" w:hAnsiTheme="minorHAnsi"/>
                <w:sz w:val="16"/>
                <w:szCs w:val="16"/>
              </w:rPr>
              <w:t xml:space="preserve">*Altered Space Conditioning </w:t>
            </w:r>
            <w:proofErr w:type="gramStart"/>
            <w:r w:rsidRPr="005F3A69">
              <w:rPr>
                <w:rFonts w:asciiTheme="minorHAnsi" w:hAnsiTheme="minorHAnsi"/>
                <w:sz w:val="16"/>
                <w:szCs w:val="16"/>
              </w:rPr>
              <w:t>System;</w:t>
            </w:r>
            <w:proofErr w:type="gramEnd"/>
            <w:r w:rsidRPr="005F3A69">
              <w:rPr>
                <w:rFonts w:asciiTheme="minorHAnsi" w:hAnsiTheme="minorHAnsi"/>
                <w:sz w:val="16"/>
                <w:szCs w:val="16"/>
              </w:rPr>
              <w:t xml:space="preserve"> </w:t>
            </w:r>
          </w:p>
          <w:p w14:paraId="43E9E58E" w14:textId="77777777" w:rsidR="0017124B" w:rsidRPr="005F3A69" w:rsidRDefault="0017124B" w:rsidP="008022E4">
            <w:pPr>
              <w:rPr>
                <w:rFonts w:asciiTheme="minorHAnsi" w:hAnsiTheme="minorHAnsi"/>
                <w:sz w:val="16"/>
                <w:szCs w:val="16"/>
              </w:rPr>
            </w:pPr>
            <w:r w:rsidRPr="005F3A69">
              <w:rPr>
                <w:rFonts w:asciiTheme="minorHAnsi" w:hAnsiTheme="minorHAnsi"/>
                <w:sz w:val="16"/>
                <w:szCs w:val="16"/>
              </w:rPr>
              <w:t xml:space="preserve">*Entirely New or Complete Replacement Duct System with or without Equipment </w:t>
            </w:r>
            <w:proofErr w:type="gramStart"/>
            <w:r w:rsidRPr="005F3A69">
              <w:rPr>
                <w:rFonts w:asciiTheme="minorHAnsi" w:hAnsiTheme="minorHAnsi"/>
                <w:sz w:val="16"/>
                <w:szCs w:val="16"/>
              </w:rPr>
              <w:t>Changeout;</w:t>
            </w:r>
            <w:proofErr w:type="gramEnd"/>
          </w:p>
          <w:p w14:paraId="7F18599D" w14:textId="77777777" w:rsidR="0017124B" w:rsidRPr="005F3A69" w:rsidRDefault="0017124B" w:rsidP="008022E4">
            <w:pPr>
              <w:rPr>
                <w:rFonts w:asciiTheme="minorHAnsi" w:hAnsiTheme="minorHAnsi"/>
                <w:sz w:val="16"/>
                <w:szCs w:val="16"/>
              </w:rPr>
            </w:pPr>
            <w:r w:rsidRPr="005F3A69">
              <w:rPr>
                <w:rFonts w:asciiTheme="minorHAnsi" w:hAnsiTheme="minorHAnsi"/>
                <w:sz w:val="16"/>
                <w:szCs w:val="16"/>
              </w:rPr>
              <w:t>*Entirely New or Complete Replacement Space Conditioning System</w:t>
            </w:r>
          </w:p>
          <w:p w14:paraId="6432E4DA" w14:textId="77777777" w:rsidR="0017124B" w:rsidRPr="005F3A69" w:rsidRDefault="0017124B" w:rsidP="003256B1">
            <w:pPr>
              <w:rPr>
                <w:rFonts w:ascii="Calibri" w:hAnsi="Calibri"/>
              </w:rPr>
            </w:pPr>
            <w:r w:rsidRPr="005F3A69">
              <w:rPr>
                <w:rFonts w:asciiTheme="minorHAnsi" w:hAnsiTheme="minorHAnsi"/>
                <w:sz w:val="16"/>
                <w:szCs w:val="16"/>
              </w:rPr>
              <w:t>*</w:t>
            </w:r>
            <w:r w:rsidRPr="005F3A69">
              <w:rPr>
                <w:rFonts w:asciiTheme="minorHAnsi" w:hAnsiTheme="minorHAnsi" w:cs="Calibri"/>
                <w:color w:val="000000"/>
                <w:sz w:val="16"/>
                <w:szCs w:val="16"/>
              </w:rPr>
              <w:t xml:space="preserve"> No alteration Performed</w:t>
            </w:r>
            <w:r w:rsidRPr="005F3A69">
              <w:rPr>
                <w:rFonts w:asciiTheme="minorHAnsi" w:hAnsiTheme="minorHAnsi"/>
                <w:sz w:val="16"/>
                <w:szCs w:val="16"/>
              </w:rPr>
              <w:t xml:space="preserve"> &gt;&gt;</w:t>
            </w:r>
          </w:p>
        </w:tc>
      </w:tr>
    </w:tbl>
    <w:p w14:paraId="1A86D2F0" w14:textId="77777777" w:rsidR="00E81C65" w:rsidRPr="005F3A69" w:rsidRDefault="00E81C65" w:rsidP="008846F4">
      <w:pPr>
        <w:rPr>
          <w:rFonts w:ascii="Calibri" w:hAnsi="Calibri"/>
          <w:sz w:val="18"/>
          <w:szCs w:val="18"/>
        </w:rPr>
      </w:pPr>
    </w:p>
    <w:p w14:paraId="41570BE4" w14:textId="77777777" w:rsidR="007752EC" w:rsidRPr="005F3A69" w:rsidRDefault="007752EC" w:rsidP="008846F4">
      <w:pPr>
        <w:rPr>
          <w:rFonts w:ascii="Calibri" w:hAnsi="Calibri"/>
          <w:sz w:val="18"/>
          <w:szCs w:val="18"/>
        </w:rPr>
      </w:pPr>
    </w:p>
    <w:tbl>
      <w:tblPr>
        <w:tblW w:w="5000" w:type="pct"/>
        <w:tblLayout w:type="fixed"/>
        <w:tblLook w:val="0000" w:firstRow="0" w:lastRow="0" w:firstColumn="0" w:lastColumn="0" w:noHBand="0" w:noVBand="0"/>
      </w:tblPr>
      <w:tblGrid>
        <w:gridCol w:w="262"/>
        <w:gridCol w:w="1487"/>
        <w:gridCol w:w="1486"/>
        <w:gridCol w:w="1485"/>
        <w:gridCol w:w="1486"/>
        <w:gridCol w:w="1485"/>
        <w:gridCol w:w="1486"/>
        <w:gridCol w:w="1803"/>
        <w:gridCol w:w="1036"/>
        <w:gridCol w:w="2600"/>
      </w:tblGrid>
      <w:tr w:rsidR="00862A62" w:rsidRPr="005F3A69" w14:paraId="3BD66275" w14:textId="77777777">
        <w:trPr>
          <w:trHeight w:val="218"/>
        </w:trPr>
        <w:tc>
          <w:tcPr>
            <w:tcW w:w="14390" w:type="dxa"/>
            <w:gridSpan w:val="10"/>
            <w:tcBorders>
              <w:top w:val="single" w:sz="4" w:space="0" w:color="auto"/>
              <w:left w:val="single" w:sz="4" w:space="0" w:color="auto"/>
              <w:bottom w:val="nil"/>
              <w:right w:val="single" w:sz="4" w:space="0" w:color="auto"/>
            </w:tcBorders>
            <w:vAlign w:val="center"/>
          </w:tcPr>
          <w:p w14:paraId="43700757" w14:textId="77777777" w:rsidR="00862A62" w:rsidRPr="005F3A69" w:rsidRDefault="00862A62" w:rsidP="00862A62">
            <w:pPr>
              <w:keepNext/>
              <w:autoSpaceDE w:val="0"/>
              <w:autoSpaceDN w:val="0"/>
              <w:adjustRightInd w:val="0"/>
              <w:rPr>
                <w:rFonts w:asciiTheme="minorHAnsi" w:hAnsiTheme="minorHAnsi" w:cs="Calibri"/>
                <w:b/>
                <w:color w:val="000000"/>
                <w:sz w:val="24"/>
                <w:szCs w:val="24"/>
              </w:rPr>
            </w:pPr>
            <w:r w:rsidRPr="005F3A69">
              <w:rPr>
                <w:rFonts w:asciiTheme="minorHAnsi" w:hAnsiTheme="minorHAnsi" w:cs="Calibri"/>
                <w:b/>
                <w:color w:val="000000"/>
                <w:sz w:val="24"/>
                <w:szCs w:val="24"/>
              </w:rPr>
              <w:lastRenderedPageBreak/>
              <w:t>Logic Table for Determining Alteration Type and HERS Verification Requirements (this table not shown on the completed document)</w:t>
            </w:r>
          </w:p>
        </w:tc>
      </w:tr>
      <w:tr w:rsidR="00862A62" w:rsidRPr="005F3A69" w14:paraId="5C31044D" w14:textId="77777777" w:rsidTr="000C1FFA">
        <w:trPr>
          <w:trHeight w:val="218"/>
        </w:trPr>
        <w:tc>
          <w:tcPr>
            <w:tcW w:w="258" w:type="dxa"/>
            <w:tcBorders>
              <w:top w:val="single" w:sz="4" w:space="0" w:color="auto"/>
              <w:left w:val="single" w:sz="4" w:space="0" w:color="auto"/>
              <w:bottom w:val="single" w:sz="4" w:space="0" w:color="auto"/>
              <w:right w:val="single" w:sz="4" w:space="0" w:color="auto"/>
            </w:tcBorders>
            <w:vAlign w:val="center"/>
          </w:tcPr>
          <w:p w14:paraId="2A8BF1C8" w14:textId="77777777" w:rsidR="00862A62" w:rsidRPr="005F3A69" w:rsidRDefault="00862A62" w:rsidP="00862A62">
            <w:pPr>
              <w:keepNext/>
              <w:autoSpaceDE w:val="0"/>
              <w:autoSpaceDN w:val="0"/>
              <w:adjustRightInd w:val="0"/>
              <w:jc w:val="center"/>
              <w:rPr>
                <w:rFonts w:ascii="Calibri" w:hAnsi="Calibri" w:cs="Calibri"/>
                <w:color w:val="000000"/>
                <w:sz w:val="24"/>
                <w:szCs w:val="24"/>
              </w:rPr>
            </w:pPr>
          </w:p>
        </w:tc>
        <w:tc>
          <w:tcPr>
            <w:tcW w:w="1464" w:type="dxa"/>
            <w:tcBorders>
              <w:top w:val="single" w:sz="6" w:space="0" w:color="auto"/>
              <w:left w:val="single" w:sz="4" w:space="0" w:color="auto"/>
              <w:bottom w:val="single" w:sz="6" w:space="0" w:color="auto"/>
              <w:right w:val="single" w:sz="6" w:space="0" w:color="auto"/>
            </w:tcBorders>
            <w:vAlign w:val="center"/>
          </w:tcPr>
          <w:p w14:paraId="55C73FE0" w14:textId="77777777" w:rsidR="00862A62" w:rsidRPr="005F3A69" w:rsidRDefault="00862A62" w:rsidP="00862A62">
            <w:pPr>
              <w:keepNext/>
              <w:autoSpaceDE w:val="0"/>
              <w:autoSpaceDN w:val="0"/>
              <w:adjustRightInd w:val="0"/>
              <w:jc w:val="center"/>
              <w:rPr>
                <w:rFonts w:asciiTheme="minorHAnsi" w:hAnsiTheme="minorHAnsi" w:cs="Calibri"/>
                <w:b/>
                <w:bCs/>
                <w:color w:val="000000"/>
                <w:sz w:val="16"/>
                <w:szCs w:val="16"/>
              </w:rPr>
            </w:pPr>
            <w:r w:rsidRPr="005F3A69">
              <w:rPr>
                <w:rFonts w:asciiTheme="minorHAnsi" w:hAnsiTheme="minorHAnsi" w:cs="Calibri"/>
                <w:b/>
                <w:bCs/>
                <w:color w:val="000000"/>
                <w:sz w:val="16"/>
                <w:szCs w:val="16"/>
              </w:rPr>
              <w:t>1</w:t>
            </w:r>
          </w:p>
        </w:tc>
        <w:tc>
          <w:tcPr>
            <w:tcW w:w="1463" w:type="dxa"/>
            <w:tcBorders>
              <w:top w:val="single" w:sz="6" w:space="0" w:color="auto"/>
              <w:left w:val="single" w:sz="6" w:space="0" w:color="auto"/>
              <w:bottom w:val="single" w:sz="6" w:space="0" w:color="auto"/>
              <w:right w:val="single" w:sz="6" w:space="0" w:color="auto"/>
            </w:tcBorders>
            <w:vAlign w:val="center"/>
          </w:tcPr>
          <w:p w14:paraId="57EA5362" w14:textId="77777777" w:rsidR="00862A62" w:rsidRPr="005F3A69" w:rsidRDefault="00862A62" w:rsidP="00862A62">
            <w:pPr>
              <w:keepNext/>
              <w:autoSpaceDE w:val="0"/>
              <w:autoSpaceDN w:val="0"/>
              <w:adjustRightInd w:val="0"/>
              <w:jc w:val="center"/>
              <w:rPr>
                <w:rFonts w:asciiTheme="minorHAnsi" w:hAnsiTheme="minorHAnsi" w:cs="Calibri"/>
                <w:b/>
                <w:bCs/>
                <w:color w:val="000000"/>
                <w:sz w:val="16"/>
                <w:szCs w:val="16"/>
              </w:rPr>
            </w:pPr>
            <w:r w:rsidRPr="005F3A69">
              <w:rPr>
                <w:rFonts w:asciiTheme="minorHAnsi" w:hAnsiTheme="minorHAnsi" w:cs="Calibri"/>
                <w:b/>
                <w:bCs/>
                <w:color w:val="000000"/>
                <w:sz w:val="16"/>
                <w:szCs w:val="16"/>
              </w:rPr>
              <w:t>2</w:t>
            </w:r>
          </w:p>
        </w:tc>
        <w:tc>
          <w:tcPr>
            <w:tcW w:w="1462" w:type="dxa"/>
            <w:tcBorders>
              <w:top w:val="single" w:sz="6" w:space="0" w:color="auto"/>
              <w:left w:val="single" w:sz="6" w:space="0" w:color="auto"/>
              <w:bottom w:val="single" w:sz="6" w:space="0" w:color="auto"/>
              <w:right w:val="single" w:sz="6" w:space="0" w:color="auto"/>
            </w:tcBorders>
            <w:vAlign w:val="center"/>
          </w:tcPr>
          <w:p w14:paraId="538DBCBA" w14:textId="77777777" w:rsidR="00862A62" w:rsidRPr="005F3A69" w:rsidRDefault="00862A62" w:rsidP="00862A62">
            <w:pPr>
              <w:keepNext/>
              <w:autoSpaceDE w:val="0"/>
              <w:autoSpaceDN w:val="0"/>
              <w:adjustRightInd w:val="0"/>
              <w:jc w:val="center"/>
              <w:rPr>
                <w:rFonts w:asciiTheme="minorHAnsi" w:hAnsiTheme="minorHAnsi" w:cs="Calibri"/>
                <w:b/>
                <w:bCs/>
                <w:color w:val="000000"/>
                <w:sz w:val="16"/>
                <w:szCs w:val="16"/>
              </w:rPr>
            </w:pPr>
            <w:r w:rsidRPr="005F3A69">
              <w:rPr>
                <w:rFonts w:asciiTheme="minorHAnsi" w:hAnsiTheme="minorHAnsi" w:cs="Calibri"/>
                <w:b/>
                <w:bCs/>
                <w:color w:val="000000"/>
                <w:sz w:val="16"/>
                <w:szCs w:val="16"/>
              </w:rPr>
              <w:t>3</w:t>
            </w:r>
          </w:p>
        </w:tc>
        <w:tc>
          <w:tcPr>
            <w:tcW w:w="1463" w:type="dxa"/>
            <w:tcBorders>
              <w:top w:val="single" w:sz="6" w:space="0" w:color="auto"/>
              <w:left w:val="single" w:sz="6" w:space="0" w:color="auto"/>
              <w:bottom w:val="single" w:sz="6" w:space="0" w:color="auto"/>
              <w:right w:val="single" w:sz="6" w:space="0" w:color="auto"/>
            </w:tcBorders>
            <w:vAlign w:val="center"/>
          </w:tcPr>
          <w:p w14:paraId="7F8E1B82" w14:textId="77777777" w:rsidR="00862A62" w:rsidRPr="005F3A69" w:rsidRDefault="00862A62" w:rsidP="00862A62">
            <w:pPr>
              <w:keepNext/>
              <w:autoSpaceDE w:val="0"/>
              <w:autoSpaceDN w:val="0"/>
              <w:adjustRightInd w:val="0"/>
              <w:jc w:val="center"/>
              <w:rPr>
                <w:rFonts w:asciiTheme="minorHAnsi" w:hAnsiTheme="minorHAnsi" w:cs="Calibri"/>
                <w:b/>
                <w:bCs/>
                <w:color w:val="000000"/>
                <w:sz w:val="16"/>
                <w:szCs w:val="16"/>
              </w:rPr>
            </w:pPr>
            <w:r w:rsidRPr="005F3A69">
              <w:rPr>
                <w:rFonts w:asciiTheme="minorHAnsi" w:hAnsiTheme="minorHAnsi" w:cs="Calibri"/>
                <w:b/>
                <w:bCs/>
                <w:color w:val="000000"/>
                <w:sz w:val="16"/>
                <w:szCs w:val="16"/>
              </w:rPr>
              <w:t>4</w:t>
            </w:r>
          </w:p>
        </w:tc>
        <w:tc>
          <w:tcPr>
            <w:tcW w:w="1462" w:type="dxa"/>
            <w:tcBorders>
              <w:top w:val="single" w:sz="6" w:space="0" w:color="auto"/>
              <w:left w:val="single" w:sz="6" w:space="0" w:color="auto"/>
              <w:bottom w:val="single" w:sz="6" w:space="0" w:color="auto"/>
              <w:right w:val="single" w:sz="6" w:space="0" w:color="auto"/>
            </w:tcBorders>
            <w:vAlign w:val="center"/>
          </w:tcPr>
          <w:p w14:paraId="09C258AB" w14:textId="77777777" w:rsidR="00862A62" w:rsidRPr="005F3A69" w:rsidRDefault="00862A62" w:rsidP="00862A62">
            <w:pPr>
              <w:keepNext/>
              <w:autoSpaceDE w:val="0"/>
              <w:autoSpaceDN w:val="0"/>
              <w:adjustRightInd w:val="0"/>
              <w:jc w:val="center"/>
              <w:rPr>
                <w:rFonts w:asciiTheme="minorHAnsi" w:hAnsiTheme="minorHAnsi" w:cs="Calibri"/>
                <w:b/>
                <w:bCs/>
                <w:color w:val="000000"/>
                <w:sz w:val="16"/>
                <w:szCs w:val="16"/>
              </w:rPr>
            </w:pPr>
            <w:r w:rsidRPr="005F3A69">
              <w:rPr>
                <w:rFonts w:asciiTheme="minorHAnsi" w:hAnsiTheme="minorHAnsi" w:cs="Calibri"/>
                <w:b/>
                <w:bCs/>
                <w:color w:val="000000"/>
                <w:sz w:val="16"/>
                <w:szCs w:val="16"/>
              </w:rPr>
              <w:t>5</w:t>
            </w:r>
          </w:p>
        </w:tc>
        <w:tc>
          <w:tcPr>
            <w:tcW w:w="1463" w:type="dxa"/>
            <w:tcBorders>
              <w:top w:val="single" w:sz="6" w:space="0" w:color="auto"/>
              <w:left w:val="single" w:sz="6" w:space="0" w:color="auto"/>
              <w:bottom w:val="single" w:sz="6" w:space="0" w:color="auto"/>
              <w:right w:val="single" w:sz="6" w:space="0" w:color="auto"/>
            </w:tcBorders>
            <w:vAlign w:val="center"/>
          </w:tcPr>
          <w:p w14:paraId="7FD05722" w14:textId="77777777" w:rsidR="00862A62" w:rsidRPr="005F3A69" w:rsidRDefault="00862A62" w:rsidP="00862A62">
            <w:pPr>
              <w:keepNext/>
              <w:autoSpaceDE w:val="0"/>
              <w:autoSpaceDN w:val="0"/>
              <w:adjustRightInd w:val="0"/>
              <w:jc w:val="center"/>
              <w:rPr>
                <w:rFonts w:asciiTheme="minorHAnsi" w:hAnsiTheme="minorHAnsi" w:cs="Calibri"/>
                <w:b/>
                <w:bCs/>
                <w:color w:val="000000"/>
                <w:sz w:val="16"/>
                <w:szCs w:val="16"/>
              </w:rPr>
            </w:pPr>
            <w:r w:rsidRPr="005F3A69">
              <w:rPr>
                <w:rFonts w:asciiTheme="minorHAnsi" w:hAnsiTheme="minorHAnsi" w:cs="Calibri"/>
                <w:b/>
                <w:bCs/>
                <w:color w:val="000000"/>
                <w:sz w:val="16"/>
                <w:szCs w:val="16"/>
              </w:rPr>
              <w:t>6</w:t>
            </w:r>
          </w:p>
        </w:tc>
        <w:tc>
          <w:tcPr>
            <w:tcW w:w="1775" w:type="dxa"/>
            <w:tcBorders>
              <w:top w:val="single" w:sz="6" w:space="0" w:color="auto"/>
              <w:left w:val="single" w:sz="6" w:space="0" w:color="auto"/>
              <w:bottom w:val="nil"/>
              <w:right w:val="single" w:sz="6" w:space="0" w:color="auto"/>
            </w:tcBorders>
            <w:vAlign w:val="center"/>
          </w:tcPr>
          <w:p w14:paraId="76ABAA56"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7</w:t>
            </w:r>
          </w:p>
        </w:tc>
        <w:tc>
          <w:tcPr>
            <w:tcW w:w="1020" w:type="dxa"/>
            <w:tcBorders>
              <w:top w:val="single" w:sz="6" w:space="0" w:color="auto"/>
              <w:left w:val="single" w:sz="6" w:space="0" w:color="auto"/>
              <w:bottom w:val="nil"/>
              <w:right w:val="single" w:sz="6" w:space="0" w:color="auto"/>
            </w:tcBorders>
            <w:vAlign w:val="center"/>
          </w:tcPr>
          <w:p w14:paraId="32B2902A"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8</w:t>
            </w:r>
          </w:p>
        </w:tc>
        <w:tc>
          <w:tcPr>
            <w:tcW w:w="2560" w:type="dxa"/>
            <w:tcBorders>
              <w:top w:val="single" w:sz="6" w:space="0" w:color="auto"/>
              <w:left w:val="single" w:sz="6" w:space="0" w:color="auto"/>
              <w:bottom w:val="nil"/>
              <w:right w:val="single" w:sz="4" w:space="0" w:color="auto"/>
            </w:tcBorders>
            <w:vAlign w:val="center"/>
          </w:tcPr>
          <w:p w14:paraId="07517CE5"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9</w:t>
            </w:r>
          </w:p>
        </w:tc>
      </w:tr>
      <w:tr w:rsidR="00862A62" w:rsidRPr="005F3A69" w14:paraId="43DB93B8" w14:textId="77777777" w:rsidTr="000C1FFA">
        <w:trPr>
          <w:trHeight w:val="1470"/>
        </w:trPr>
        <w:tc>
          <w:tcPr>
            <w:tcW w:w="258" w:type="dxa"/>
            <w:tcBorders>
              <w:top w:val="single" w:sz="4" w:space="0" w:color="auto"/>
              <w:left w:val="single" w:sz="4" w:space="0" w:color="auto"/>
              <w:bottom w:val="nil"/>
              <w:right w:val="nil"/>
            </w:tcBorders>
            <w:vAlign w:val="bottom"/>
          </w:tcPr>
          <w:p w14:paraId="5F7EF721" w14:textId="77777777" w:rsidR="00862A62" w:rsidRPr="005F3A69" w:rsidRDefault="00862A62" w:rsidP="00862A62">
            <w:pPr>
              <w:keepNext/>
              <w:autoSpaceDE w:val="0"/>
              <w:autoSpaceDN w:val="0"/>
              <w:adjustRightInd w:val="0"/>
              <w:jc w:val="center"/>
              <w:rPr>
                <w:rFonts w:ascii="Calibri" w:hAnsi="Calibri" w:cs="Calibri"/>
                <w:color w:val="000000"/>
                <w:sz w:val="16"/>
                <w:szCs w:val="16"/>
              </w:rPr>
            </w:pPr>
          </w:p>
        </w:tc>
        <w:tc>
          <w:tcPr>
            <w:tcW w:w="1464" w:type="dxa"/>
            <w:tcBorders>
              <w:top w:val="single" w:sz="6" w:space="0" w:color="auto"/>
              <w:left w:val="single" w:sz="6" w:space="0" w:color="auto"/>
              <w:bottom w:val="single" w:sz="6" w:space="0" w:color="auto"/>
              <w:right w:val="single" w:sz="6" w:space="0" w:color="auto"/>
            </w:tcBorders>
            <w:vAlign w:val="bottom"/>
          </w:tcPr>
          <w:p w14:paraId="24DBA22E"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Is the altered or installed system a ducted system?</w:t>
            </w:r>
          </w:p>
        </w:tc>
        <w:tc>
          <w:tcPr>
            <w:tcW w:w="1463" w:type="dxa"/>
            <w:tcBorders>
              <w:top w:val="single" w:sz="6" w:space="0" w:color="auto"/>
              <w:left w:val="single" w:sz="6" w:space="0" w:color="auto"/>
              <w:bottom w:val="single" w:sz="6" w:space="0" w:color="auto"/>
              <w:right w:val="single" w:sz="6" w:space="0" w:color="auto"/>
            </w:tcBorders>
            <w:vAlign w:val="bottom"/>
          </w:tcPr>
          <w:p w14:paraId="18E9757C"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Altering or installing a refrigerant containing component?</w:t>
            </w:r>
          </w:p>
        </w:tc>
        <w:tc>
          <w:tcPr>
            <w:tcW w:w="1462" w:type="dxa"/>
            <w:tcBorders>
              <w:top w:val="single" w:sz="6" w:space="0" w:color="auto"/>
              <w:left w:val="single" w:sz="6" w:space="0" w:color="auto"/>
              <w:bottom w:val="single" w:sz="6" w:space="0" w:color="auto"/>
              <w:right w:val="single" w:sz="6" w:space="0" w:color="auto"/>
            </w:tcBorders>
            <w:vAlign w:val="bottom"/>
          </w:tcPr>
          <w:p w14:paraId="4F4CE76B"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Installing new components?  (</w:t>
            </w:r>
            <w:proofErr w:type="gramStart"/>
            <w:r w:rsidRPr="005F3A69">
              <w:rPr>
                <w:rFonts w:asciiTheme="minorHAnsi" w:hAnsiTheme="minorHAnsi" w:cs="Calibri"/>
                <w:color w:val="000000"/>
                <w:sz w:val="16"/>
                <w:szCs w:val="16"/>
              </w:rPr>
              <w:t>packaged</w:t>
            </w:r>
            <w:proofErr w:type="gramEnd"/>
            <w:r w:rsidRPr="005F3A69">
              <w:rPr>
                <w:rFonts w:asciiTheme="minorHAnsi" w:hAnsiTheme="minorHAnsi" w:cs="Calibri"/>
                <w:color w:val="000000"/>
                <w:sz w:val="16"/>
                <w:szCs w:val="16"/>
              </w:rPr>
              <w:t xml:space="preserve"> unit, or condensing unit, or cooling/heating coil, or air-handling unit, </w:t>
            </w:r>
            <w:proofErr w:type="spellStart"/>
            <w:r w:rsidRPr="005F3A69">
              <w:rPr>
                <w:rFonts w:asciiTheme="minorHAnsi" w:hAnsiTheme="minorHAnsi" w:cs="Calibri"/>
                <w:color w:val="000000"/>
                <w:sz w:val="16"/>
                <w:szCs w:val="16"/>
              </w:rPr>
              <w:t>etc</w:t>
            </w:r>
            <w:proofErr w:type="spellEnd"/>
            <w:r w:rsidRPr="005F3A69">
              <w:rPr>
                <w:rFonts w:asciiTheme="minorHAnsi" w:hAnsiTheme="minorHAnsi" w:cs="Calibri"/>
                <w:color w:val="000000"/>
                <w:sz w:val="16"/>
                <w:szCs w:val="16"/>
              </w:rPr>
              <w:t>)</w:t>
            </w:r>
          </w:p>
        </w:tc>
        <w:tc>
          <w:tcPr>
            <w:tcW w:w="1463" w:type="dxa"/>
            <w:tcBorders>
              <w:top w:val="single" w:sz="6" w:space="0" w:color="auto"/>
              <w:left w:val="single" w:sz="6" w:space="0" w:color="auto"/>
              <w:bottom w:val="single" w:sz="6" w:space="0" w:color="auto"/>
              <w:right w:val="single" w:sz="6" w:space="0" w:color="auto"/>
            </w:tcBorders>
            <w:vAlign w:val="bottom"/>
          </w:tcPr>
          <w:p w14:paraId="5456D7C0" w14:textId="01C07831"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 xml:space="preserve">Installing more than </w:t>
            </w:r>
            <w:r w:rsidR="0043284A" w:rsidRPr="005F3A69">
              <w:rPr>
                <w:rFonts w:asciiTheme="minorHAnsi" w:hAnsiTheme="minorHAnsi" w:cs="Calibri"/>
                <w:color w:val="000000"/>
                <w:sz w:val="16"/>
                <w:szCs w:val="16"/>
              </w:rPr>
              <w:t xml:space="preserve">25 </w:t>
            </w:r>
            <w:r w:rsidRPr="005F3A69">
              <w:rPr>
                <w:rFonts w:asciiTheme="minorHAnsi" w:hAnsiTheme="minorHAnsi" w:cs="Calibri"/>
                <w:color w:val="000000"/>
                <w:sz w:val="16"/>
                <w:szCs w:val="16"/>
              </w:rPr>
              <w:t>linear feet of new or replacement ducts?</w:t>
            </w:r>
          </w:p>
        </w:tc>
        <w:tc>
          <w:tcPr>
            <w:tcW w:w="1462" w:type="dxa"/>
            <w:tcBorders>
              <w:top w:val="single" w:sz="6" w:space="0" w:color="auto"/>
              <w:left w:val="single" w:sz="6" w:space="0" w:color="auto"/>
              <w:bottom w:val="single" w:sz="6" w:space="0" w:color="auto"/>
              <w:right w:val="single" w:sz="6" w:space="0" w:color="auto"/>
            </w:tcBorders>
            <w:vAlign w:val="bottom"/>
          </w:tcPr>
          <w:p w14:paraId="229FBF76"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Is the entire duct system accessible for sealing, and is more than 75</w:t>
            </w:r>
            <w:proofErr w:type="gramStart"/>
            <w:r w:rsidRPr="005F3A69">
              <w:rPr>
                <w:rFonts w:asciiTheme="minorHAnsi" w:hAnsiTheme="minorHAnsi" w:cs="Calibri"/>
                <w:color w:val="000000"/>
                <w:sz w:val="16"/>
                <w:szCs w:val="16"/>
              </w:rPr>
              <w:t>%  of</w:t>
            </w:r>
            <w:proofErr w:type="gramEnd"/>
            <w:r w:rsidRPr="005F3A69">
              <w:rPr>
                <w:rFonts w:asciiTheme="minorHAnsi" w:hAnsiTheme="minorHAnsi" w:cs="Calibri"/>
                <w:color w:val="000000"/>
                <w:sz w:val="16"/>
                <w:szCs w:val="16"/>
              </w:rPr>
              <w:t xml:space="preserve"> the duct system new or replaced?</w:t>
            </w:r>
          </w:p>
        </w:tc>
        <w:tc>
          <w:tcPr>
            <w:tcW w:w="1463" w:type="dxa"/>
            <w:tcBorders>
              <w:top w:val="single" w:sz="6" w:space="0" w:color="auto"/>
              <w:left w:val="single" w:sz="6" w:space="0" w:color="auto"/>
              <w:bottom w:val="single" w:sz="6" w:space="0" w:color="auto"/>
              <w:right w:val="single" w:sz="6" w:space="0" w:color="auto"/>
            </w:tcBorders>
            <w:vAlign w:val="bottom"/>
          </w:tcPr>
          <w:p w14:paraId="6580DC1F"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 xml:space="preserve">Are </w:t>
            </w:r>
            <w:proofErr w:type="gramStart"/>
            <w:r w:rsidRPr="005F3A69">
              <w:rPr>
                <w:rFonts w:asciiTheme="minorHAnsi" w:hAnsiTheme="minorHAnsi" w:cs="Calibri"/>
                <w:color w:val="000000"/>
                <w:sz w:val="16"/>
                <w:szCs w:val="16"/>
              </w:rPr>
              <w:t>all of</w:t>
            </w:r>
            <w:proofErr w:type="gramEnd"/>
            <w:r w:rsidRPr="005F3A69">
              <w:rPr>
                <w:rFonts w:asciiTheme="minorHAnsi" w:hAnsiTheme="minorHAnsi" w:cs="Calibri"/>
                <w:color w:val="000000"/>
                <w:sz w:val="16"/>
                <w:szCs w:val="16"/>
              </w:rPr>
              <w:t xml:space="preserve"> the system's components and ducts new or replaced? (</w:t>
            </w:r>
            <w:proofErr w:type="gramStart"/>
            <w:r w:rsidRPr="005F3A69">
              <w:rPr>
                <w:rFonts w:asciiTheme="minorHAnsi" w:hAnsiTheme="minorHAnsi" w:cs="Calibri"/>
                <w:color w:val="000000"/>
                <w:sz w:val="16"/>
                <w:szCs w:val="16"/>
              </w:rPr>
              <w:t>entirely</w:t>
            </w:r>
            <w:proofErr w:type="gramEnd"/>
            <w:r w:rsidRPr="005F3A69">
              <w:rPr>
                <w:rFonts w:asciiTheme="minorHAnsi" w:hAnsiTheme="minorHAnsi" w:cs="Calibri"/>
                <w:color w:val="000000"/>
                <w:sz w:val="16"/>
                <w:szCs w:val="16"/>
              </w:rPr>
              <w:t xml:space="preserve"> new system)</w:t>
            </w:r>
          </w:p>
        </w:tc>
        <w:tc>
          <w:tcPr>
            <w:tcW w:w="1775" w:type="dxa"/>
            <w:tcBorders>
              <w:top w:val="single" w:sz="6" w:space="0" w:color="auto"/>
              <w:left w:val="single" w:sz="6" w:space="0" w:color="auto"/>
              <w:bottom w:val="single" w:sz="6" w:space="0" w:color="auto"/>
              <w:right w:val="single" w:sz="6" w:space="0" w:color="auto"/>
            </w:tcBorders>
            <w:vAlign w:val="bottom"/>
          </w:tcPr>
          <w:p w14:paraId="1B896B54"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alteration type</w:t>
            </w:r>
          </w:p>
        </w:tc>
        <w:tc>
          <w:tcPr>
            <w:tcW w:w="1020" w:type="dxa"/>
            <w:tcBorders>
              <w:top w:val="single" w:sz="6" w:space="0" w:color="auto"/>
              <w:left w:val="single" w:sz="6" w:space="0" w:color="auto"/>
              <w:bottom w:val="single" w:sz="6" w:space="0" w:color="auto"/>
              <w:right w:val="single" w:sz="6" w:space="0" w:color="auto"/>
            </w:tcBorders>
            <w:vAlign w:val="bottom"/>
          </w:tcPr>
          <w:p w14:paraId="01E735BC"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HERS</w:t>
            </w:r>
          </w:p>
        </w:tc>
        <w:tc>
          <w:tcPr>
            <w:tcW w:w="2560" w:type="dxa"/>
            <w:tcBorders>
              <w:top w:val="single" w:sz="6" w:space="0" w:color="auto"/>
              <w:left w:val="single" w:sz="6" w:space="0" w:color="auto"/>
              <w:bottom w:val="single" w:sz="6" w:space="0" w:color="auto"/>
              <w:right w:val="single" w:sz="4" w:space="0" w:color="auto"/>
            </w:tcBorders>
            <w:vAlign w:val="bottom"/>
          </w:tcPr>
          <w:p w14:paraId="1E0513F6" w14:textId="77777777" w:rsidR="00862A62" w:rsidRPr="005F3A69" w:rsidRDefault="00862A62" w:rsidP="00862A62">
            <w:pPr>
              <w:keepNext/>
              <w:autoSpaceDE w:val="0"/>
              <w:autoSpaceDN w:val="0"/>
              <w:adjustRightInd w:val="0"/>
              <w:jc w:val="center"/>
              <w:rPr>
                <w:rFonts w:asciiTheme="minorHAnsi" w:hAnsiTheme="minorHAnsi" w:cs="Cambria"/>
                <w:color w:val="000000"/>
                <w:sz w:val="16"/>
                <w:szCs w:val="16"/>
              </w:rPr>
            </w:pPr>
            <w:r w:rsidRPr="005F3A69">
              <w:rPr>
                <w:rFonts w:asciiTheme="minorHAnsi" w:hAnsiTheme="minorHAnsi" w:cs="Cambria"/>
                <w:color w:val="000000"/>
                <w:sz w:val="16"/>
                <w:szCs w:val="16"/>
              </w:rPr>
              <w:t>notes</w:t>
            </w:r>
          </w:p>
        </w:tc>
      </w:tr>
      <w:tr w:rsidR="00862A62" w:rsidRPr="005F3A69" w14:paraId="3955947B"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59BED208" w14:textId="77777777" w:rsidR="00862A62" w:rsidRPr="005F3A69" w:rsidRDefault="00862A62" w:rsidP="00862A62">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t>a</w:t>
            </w:r>
          </w:p>
        </w:tc>
        <w:tc>
          <w:tcPr>
            <w:tcW w:w="1464" w:type="dxa"/>
            <w:tcBorders>
              <w:top w:val="single" w:sz="6" w:space="0" w:color="auto"/>
              <w:left w:val="single" w:sz="6" w:space="0" w:color="auto"/>
              <w:bottom w:val="single" w:sz="6" w:space="0" w:color="auto"/>
              <w:right w:val="single" w:sz="6" w:space="0" w:color="auto"/>
            </w:tcBorders>
            <w:vAlign w:val="center"/>
          </w:tcPr>
          <w:p w14:paraId="088C7518"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F74DAAF"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10F6318F"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FD80773"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2DA2B213"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559660F0"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511AF75" w14:textId="77777777" w:rsidR="00862A62" w:rsidRPr="005F3A69" w:rsidRDefault="00862A62"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1284CDEF"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0BDD06AB"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proofErr w:type="gramStart"/>
            <w:r w:rsidRPr="005F3A69">
              <w:rPr>
                <w:rFonts w:asciiTheme="minorHAnsi" w:hAnsiTheme="minorHAnsi" w:cs="Calibri"/>
                <w:color w:val="000000"/>
                <w:sz w:val="16"/>
                <w:szCs w:val="16"/>
              </w:rPr>
              <w:t>e.g.</w:t>
            </w:r>
            <w:proofErr w:type="gramEnd"/>
            <w:r w:rsidRPr="005F3A69">
              <w:rPr>
                <w:rFonts w:asciiTheme="minorHAnsi" w:hAnsiTheme="minorHAnsi" w:cs="Calibri"/>
                <w:color w:val="000000"/>
                <w:sz w:val="16"/>
                <w:szCs w:val="16"/>
              </w:rPr>
              <w:t xml:space="preserve"> alteration to refrigerant containing component - mini-split or packaged AC</w:t>
            </w:r>
          </w:p>
        </w:tc>
      </w:tr>
      <w:tr w:rsidR="00862A62" w:rsidRPr="005F3A69" w14:paraId="4E2ED44F"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32DFBAA" w14:textId="77777777" w:rsidR="00862A62" w:rsidRPr="005F3A69" w:rsidRDefault="00862A62" w:rsidP="00862A62">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t>b</w:t>
            </w:r>
          </w:p>
        </w:tc>
        <w:tc>
          <w:tcPr>
            <w:tcW w:w="1464" w:type="dxa"/>
            <w:tcBorders>
              <w:top w:val="single" w:sz="6" w:space="0" w:color="auto"/>
              <w:left w:val="single" w:sz="6" w:space="0" w:color="auto"/>
              <w:bottom w:val="single" w:sz="6" w:space="0" w:color="auto"/>
              <w:right w:val="single" w:sz="6" w:space="0" w:color="auto"/>
            </w:tcBorders>
            <w:vAlign w:val="center"/>
          </w:tcPr>
          <w:p w14:paraId="361C7F73"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7E523EAF"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343BAC99"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0592825"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276606FC"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026A89F"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361FA2A5" w14:textId="77777777" w:rsidR="00862A62" w:rsidRPr="005F3A69" w:rsidRDefault="00862A62"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76AF6755"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421C2E73"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proofErr w:type="gramStart"/>
            <w:r w:rsidRPr="005F3A69">
              <w:rPr>
                <w:rFonts w:asciiTheme="minorHAnsi" w:hAnsiTheme="minorHAnsi" w:cs="Calibri"/>
                <w:color w:val="000000"/>
                <w:sz w:val="16"/>
                <w:szCs w:val="16"/>
              </w:rPr>
              <w:t>e.g.</w:t>
            </w:r>
            <w:proofErr w:type="gramEnd"/>
            <w:r w:rsidRPr="005F3A69">
              <w:rPr>
                <w:rFonts w:asciiTheme="minorHAnsi" w:hAnsiTheme="minorHAnsi" w:cs="Calibri"/>
                <w:color w:val="000000"/>
                <w:sz w:val="16"/>
                <w:szCs w:val="16"/>
              </w:rPr>
              <w:t xml:space="preserve"> changeout mini-split system component</w:t>
            </w:r>
          </w:p>
        </w:tc>
      </w:tr>
      <w:tr w:rsidR="00862A62" w:rsidRPr="005F3A69" w14:paraId="0D3FD9CB"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7593AF11" w14:textId="77777777" w:rsidR="00862A62" w:rsidRPr="005F3A69" w:rsidRDefault="00862A62" w:rsidP="00862A62">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t>c</w:t>
            </w:r>
          </w:p>
        </w:tc>
        <w:tc>
          <w:tcPr>
            <w:tcW w:w="1464" w:type="dxa"/>
            <w:tcBorders>
              <w:top w:val="single" w:sz="6" w:space="0" w:color="auto"/>
              <w:left w:val="single" w:sz="6" w:space="0" w:color="auto"/>
              <w:bottom w:val="single" w:sz="6" w:space="0" w:color="auto"/>
              <w:right w:val="single" w:sz="6" w:space="0" w:color="auto"/>
            </w:tcBorders>
            <w:vAlign w:val="center"/>
          </w:tcPr>
          <w:p w14:paraId="3DB00D3F"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5F8FD49"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5C19935D"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C373951"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D9EACCB"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5B57D5D0"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53B2863F" w14:textId="77777777" w:rsidR="00862A62" w:rsidRPr="005F3A69" w:rsidRDefault="00862A62"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02D4F821"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proofErr w:type="spellStart"/>
            <w:r w:rsidRPr="005F3A69">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3F3FCA47"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proofErr w:type="gramStart"/>
            <w:r w:rsidRPr="005F3A69">
              <w:rPr>
                <w:rFonts w:asciiTheme="minorHAnsi" w:hAnsiTheme="minorHAnsi" w:cs="Calibri"/>
                <w:color w:val="000000"/>
                <w:sz w:val="16"/>
                <w:szCs w:val="16"/>
              </w:rPr>
              <w:t>e.g.</w:t>
            </w:r>
            <w:proofErr w:type="gramEnd"/>
            <w:r w:rsidRPr="005F3A69">
              <w:rPr>
                <w:rFonts w:asciiTheme="minorHAnsi" w:hAnsiTheme="minorHAnsi" w:cs="Calibri"/>
                <w:color w:val="000000"/>
                <w:sz w:val="16"/>
                <w:szCs w:val="16"/>
              </w:rPr>
              <w:t xml:space="preserve"> new</w:t>
            </w:r>
            <w:r w:rsidR="00FE3830" w:rsidRPr="005F3A69">
              <w:rPr>
                <w:rFonts w:asciiTheme="minorHAnsi" w:hAnsiTheme="minorHAnsi" w:cs="Calibri"/>
                <w:color w:val="000000"/>
                <w:sz w:val="16"/>
                <w:szCs w:val="16"/>
              </w:rPr>
              <w:t xml:space="preserve"> ducted</w:t>
            </w:r>
            <w:r w:rsidRPr="005F3A69">
              <w:rPr>
                <w:rFonts w:asciiTheme="minorHAnsi" w:hAnsiTheme="minorHAnsi" w:cs="Calibri"/>
                <w:color w:val="000000"/>
                <w:sz w:val="16"/>
                <w:szCs w:val="16"/>
              </w:rPr>
              <w:t xml:space="preserve"> hydronic </w:t>
            </w:r>
            <w:r w:rsidR="00FE3830" w:rsidRPr="005F3A69">
              <w:rPr>
                <w:rFonts w:asciiTheme="minorHAnsi" w:hAnsiTheme="minorHAnsi" w:cs="Calibri"/>
                <w:color w:val="000000"/>
                <w:sz w:val="16"/>
                <w:szCs w:val="16"/>
              </w:rPr>
              <w:t xml:space="preserve">fan coil unit </w:t>
            </w:r>
            <w:r w:rsidRPr="005F3A69">
              <w:rPr>
                <w:rFonts w:asciiTheme="minorHAnsi" w:hAnsiTheme="minorHAnsi" w:cs="Calibri"/>
                <w:color w:val="000000"/>
                <w:sz w:val="16"/>
                <w:szCs w:val="16"/>
              </w:rPr>
              <w:t>or furnace</w:t>
            </w:r>
          </w:p>
        </w:tc>
      </w:tr>
      <w:tr w:rsidR="00862A62" w:rsidRPr="005F3A69" w14:paraId="6E56D21B"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6592FC9D" w14:textId="77777777" w:rsidR="00862A62" w:rsidRPr="005F3A69" w:rsidRDefault="00862A62" w:rsidP="00862A62">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t>d</w:t>
            </w:r>
          </w:p>
        </w:tc>
        <w:tc>
          <w:tcPr>
            <w:tcW w:w="1464" w:type="dxa"/>
            <w:tcBorders>
              <w:top w:val="single" w:sz="6" w:space="0" w:color="auto"/>
              <w:left w:val="single" w:sz="6" w:space="0" w:color="auto"/>
              <w:bottom w:val="single" w:sz="6" w:space="0" w:color="auto"/>
              <w:right w:val="single" w:sz="6" w:space="0" w:color="auto"/>
            </w:tcBorders>
            <w:vAlign w:val="center"/>
          </w:tcPr>
          <w:p w14:paraId="52F1F1E5"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6D9B662"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9369F6D"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F8ED990"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763D2F4B"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244C431D"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1CB7748C" w14:textId="77777777" w:rsidR="00862A62" w:rsidRPr="005F3A69" w:rsidRDefault="00862A62"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44FEDD80"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proofErr w:type="spellStart"/>
            <w:r w:rsidRPr="005F3A69">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00844BA6"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proofErr w:type="gramStart"/>
            <w:r w:rsidRPr="005F3A69">
              <w:rPr>
                <w:rFonts w:asciiTheme="minorHAnsi" w:hAnsiTheme="minorHAnsi" w:cs="Calibri"/>
                <w:color w:val="000000"/>
                <w:sz w:val="16"/>
                <w:szCs w:val="16"/>
              </w:rPr>
              <w:t>e.g.</w:t>
            </w:r>
            <w:proofErr w:type="gramEnd"/>
            <w:r w:rsidRPr="005F3A69">
              <w:rPr>
                <w:rFonts w:asciiTheme="minorHAnsi" w:hAnsiTheme="minorHAnsi" w:cs="Calibri"/>
                <w:color w:val="000000"/>
                <w:sz w:val="16"/>
                <w:szCs w:val="16"/>
              </w:rPr>
              <w:t xml:space="preserve"> new furnace + duct alteration</w:t>
            </w:r>
          </w:p>
        </w:tc>
      </w:tr>
      <w:tr w:rsidR="00862A62" w:rsidRPr="005F3A69" w14:paraId="27DA542B"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3C7357F" w14:textId="77777777" w:rsidR="00862A62" w:rsidRPr="005F3A69" w:rsidRDefault="00862A62" w:rsidP="00862A62">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t>e</w:t>
            </w:r>
          </w:p>
        </w:tc>
        <w:tc>
          <w:tcPr>
            <w:tcW w:w="1464" w:type="dxa"/>
            <w:tcBorders>
              <w:top w:val="single" w:sz="6" w:space="0" w:color="auto"/>
              <w:left w:val="single" w:sz="6" w:space="0" w:color="auto"/>
              <w:bottom w:val="single" w:sz="6" w:space="0" w:color="auto"/>
              <w:right w:val="single" w:sz="6" w:space="0" w:color="auto"/>
            </w:tcBorders>
            <w:vAlign w:val="center"/>
          </w:tcPr>
          <w:p w14:paraId="5C5C0680"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17253A3"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9FF66B6"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6142D6F"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F1FC296"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50789E00"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3E5257F7" w14:textId="77777777" w:rsidR="00862A62" w:rsidRPr="005F3A69" w:rsidRDefault="00862A62"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78058322"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0684987B"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proofErr w:type="gramStart"/>
            <w:r w:rsidRPr="005F3A69">
              <w:rPr>
                <w:rFonts w:asciiTheme="minorHAnsi" w:hAnsiTheme="minorHAnsi" w:cs="Calibri"/>
                <w:color w:val="000000"/>
                <w:sz w:val="16"/>
                <w:szCs w:val="16"/>
              </w:rPr>
              <w:t>e.g.</w:t>
            </w:r>
            <w:proofErr w:type="gramEnd"/>
            <w:r w:rsidRPr="005F3A69">
              <w:rPr>
                <w:rFonts w:asciiTheme="minorHAnsi" w:hAnsiTheme="minorHAnsi" w:cs="Calibri"/>
                <w:color w:val="000000"/>
                <w:sz w:val="16"/>
                <w:szCs w:val="16"/>
              </w:rPr>
              <w:t xml:space="preserve"> alteration to a refrigerant containing component - split system</w:t>
            </w:r>
          </w:p>
        </w:tc>
      </w:tr>
      <w:tr w:rsidR="00862A62" w:rsidRPr="005F3A69" w14:paraId="3C622019"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7DDBB2E9" w14:textId="77777777" w:rsidR="00862A62" w:rsidRPr="005F3A69" w:rsidRDefault="00862A62" w:rsidP="00862A62">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t>f</w:t>
            </w:r>
          </w:p>
        </w:tc>
        <w:tc>
          <w:tcPr>
            <w:tcW w:w="1464" w:type="dxa"/>
            <w:tcBorders>
              <w:top w:val="single" w:sz="6" w:space="0" w:color="auto"/>
              <w:left w:val="single" w:sz="6" w:space="0" w:color="auto"/>
              <w:bottom w:val="single" w:sz="6" w:space="0" w:color="auto"/>
              <w:right w:val="single" w:sz="6" w:space="0" w:color="auto"/>
            </w:tcBorders>
            <w:vAlign w:val="center"/>
          </w:tcPr>
          <w:p w14:paraId="706B84CF"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7D2F641"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33DFB99"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1BE9EA36"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77CAD3FC"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B33577E"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3BB05ACF" w14:textId="77777777" w:rsidR="00862A62" w:rsidRPr="005F3A69" w:rsidRDefault="00862A62"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77988F76"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 xml:space="preserve">RC + </w:t>
            </w:r>
            <w:proofErr w:type="spellStart"/>
            <w:r w:rsidRPr="005F3A69">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32C4A106"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proofErr w:type="gramStart"/>
            <w:r w:rsidRPr="005F3A69">
              <w:rPr>
                <w:rFonts w:asciiTheme="minorHAnsi" w:hAnsiTheme="minorHAnsi" w:cs="Calibri"/>
                <w:color w:val="000000"/>
                <w:sz w:val="16"/>
                <w:szCs w:val="16"/>
              </w:rPr>
              <w:t>e.g.</w:t>
            </w:r>
            <w:proofErr w:type="gramEnd"/>
            <w:r w:rsidRPr="005F3A69">
              <w:rPr>
                <w:rFonts w:asciiTheme="minorHAnsi" w:hAnsiTheme="minorHAnsi" w:cs="Calibri"/>
                <w:color w:val="000000"/>
                <w:sz w:val="16"/>
                <w:szCs w:val="16"/>
              </w:rPr>
              <w:t xml:space="preserve"> changeout refrigerant containing components</w:t>
            </w:r>
          </w:p>
        </w:tc>
      </w:tr>
      <w:tr w:rsidR="00862A62" w:rsidRPr="005F3A69" w14:paraId="4FB6BF2E"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B762C69" w14:textId="77777777" w:rsidR="00862A62" w:rsidRPr="005F3A69" w:rsidRDefault="00862A62" w:rsidP="00862A62">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t>g</w:t>
            </w:r>
          </w:p>
        </w:tc>
        <w:tc>
          <w:tcPr>
            <w:tcW w:w="1464" w:type="dxa"/>
            <w:tcBorders>
              <w:top w:val="single" w:sz="6" w:space="0" w:color="auto"/>
              <w:left w:val="single" w:sz="6" w:space="0" w:color="auto"/>
              <w:bottom w:val="single" w:sz="6" w:space="0" w:color="auto"/>
              <w:right w:val="single" w:sz="6" w:space="0" w:color="auto"/>
            </w:tcBorders>
            <w:vAlign w:val="center"/>
          </w:tcPr>
          <w:p w14:paraId="1F927D02"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1D2666E"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FB0665A"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D533CBE"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7D4E521C"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0B0FD93"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60FCBE8D" w14:textId="77777777" w:rsidR="00862A62" w:rsidRPr="005F3A69" w:rsidRDefault="00862A62"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5B27125E"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 xml:space="preserve">RC + </w:t>
            </w:r>
            <w:proofErr w:type="spellStart"/>
            <w:r w:rsidRPr="005F3A69">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04F8969D"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proofErr w:type="gramStart"/>
            <w:r w:rsidRPr="005F3A69">
              <w:rPr>
                <w:rFonts w:asciiTheme="minorHAnsi" w:hAnsiTheme="minorHAnsi" w:cs="Calibri"/>
                <w:color w:val="000000"/>
                <w:sz w:val="16"/>
                <w:szCs w:val="16"/>
              </w:rPr>
              <w:t>e.g.</w:t>
            </w:r>
            <w:proofErr w:type="gramEnd"/>
            <w:r w:rsidRPr="005F3A69">
              <w:rPr>
                <w:rFonts w:asciiTheme="minorHAnsi" w:hAnsiTheme="minorHAnsi" w:cs="Calibri"/>
                <w:color w:val="000000"/>
                <w:sz w:val="16"/>
                <w:szCs w:val="16"/>
              </w:rPr>
              <w:t xml:space="preserve"> changeout refrigerant containing comp</w:t>
            </w:r>
            <w:r w:rsidR="00FE3830" w:rsidRPr="005F3A69">
              <w:rPr>
                <w:rFonts w:asciiTheme="minorHAnsi" w:hAnsiTheme="minorHAnsi" w:cs="Calibri"/>
                <w:color w:val="000000"/>
                <w:sz w:val="16"/>
                <w:szCs w:val="16"/>
              </w:rPr>
              <w:t>o</w:t>
            </w:r>
            <w:r w:rsidRPr="005F3A69">
              <w:rPr>
                <w:rFonts w:asciiTheme="minorHAnsi" w:hAnsiTheme="minorHAnsi" w:cs="Calibri"/>
                <w:color w:val="000000"/>
                <w:sz w:val="16"/>
                <w:szCs w:val="16"/>
              </w:rPr>
              <w:t>nent + altered ducts</w:t>
            </w:r>
          </w:p>
        </w:tc>
      </w:tr>
      <w:tr w:rsidR="00862A62" w:rsidRPr="005F3A69" w14:paraId="41D2889D"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0D11FC1" w14:textId="77777777" w:rsidR="00862A62" w:rsidRPr="005F3A69" w:rsidRDefault="00862A62" w:rsidP="00862A62">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t>h</w:t>
            </w:r>
          </w:p>
        </w:tc>
        <w:tc>
          <w:tcPr>
            <w:tcW w:w="1464" w:type="dxa"/>
            <w:tcBorders>
              <w:top w:val="single" w:sz="6" w:space="0" w:color="auto"/>
              <w:left w:val="single" w:sz="6" w:space="0" w:color="auto"/>
              <w:bottom w:val="single" w:sz="6" w:space="0" w:color="auto"/>
              <w:right w:val="single" w:sz="6" w:space="0" w:color="auto"/>
            </w:tcBorders>
            <w:vAlign w:val="center"/>
          </w:tcPr>
          <w:p w14:paraId="61BBF2FF"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2661036"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088867D"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09C3CF5"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74DB61C9"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F43539B"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74EB3740" w14:textId="77777777" w:rsidR="00862A62" w:rsidRPr="005F3A69" w:rsidRDefault="00862A62"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7EB37933"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 xml:space="preserve">RC + </w:t>
            </w:r>
            <w:proofErr w:type="spellStart"/>
            <w:r w:rsidRPr="005F3A69">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463D898C"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proofErr w:type="gramStart"/>
            <w:r w:rsidRPr="005F3A69">
              <w:rPr>
                <w:rFonts w:asciiTheme="minorHAnsi" w:hAnsiTheme="minorHAnsi" w:cs="Calibri"/>
                <w:color w:val="000000"/>
                <w:sz w:val="16"/>
                <w:szCs w:val="16"/>
              </w:rPr>
              <w:t>e.g.</w:t>
            </w:r>
            <w:proofErr w:type="gramEnd"/>
            <w:r w:rsidRPr="005F3A69">
              <w:rPr>
                <w:rFonts w:asciiTheme="minorHAnsi" w:hAnsiTheme="minorHAnsi" w:cs="Calibri"/>
                <w:color w:val="000000"/>
                <w:sz w:val="16"/>
                <w:szCs w:val="16"/>
              </w:rPr>
              <w:t xml:space="preserve"> alteration to refrigerant containing component + altered ducts   </w:t>
            </w:r>
          </w:p>
        </w:tc>
      </w:tr>
      <w:tr w:rsidR="00862A62" w:rsidRPr="005F3A69" w14:paraId="75DE769F" w14:textId="77777777">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44CFD72F" w14:textId="77777777" w:rsidR="00862A62" w:rsidRPr="005F3A69" w:rsidRDefault="00862A62" w:rsidP="00862A62">
            <w:pPr>
              <w:keepNext/>
              <w:autoSpaceDE w:val="0"/>
              <w:autoSpaceDN w:val="0"/>
              <w:adjustRightInd w:val="0"/>
              <w:jc w:val="center"/>
              <w:rPr>
                <w:rFonts w:ascii="Calibri" w:hAnsi="Calibri" w:cs="Calibri"/>
                <w:b/>
                <w:bCs/>
                <w:color w:val="000000"/>
                <w:sz w:val="16"/>
                <w:szCs w:val="16"/>
              </w:rPr>
            </w:pPr>
            <w:proofErr w:type="spellStart"/>
            <w:r w:rsidRPr="005F3A69">
              <w:rPr>
                <w:rFonts w:ascii="Calibri" w:hAnsi="Calibri" w:cs="Calibri"/>
                <w:b/>
                <w:bCs/>
                <w:color w:val="000000"/>
                <w:sz w:val="16"/>
                <w:szCs w:val="16"/>
              </w:rPr>
              <w:t>i</w:t>
            </w:r>
            <w:proofErr w:type="spellEnd"/>
          </w:p>
        </w:tc>
        <w:tc>
          <w:tcPr>
            <w:tcW w:w="1464" w:type="dxa"/>
            <w:tcBorders>
              <w:top w:val="single" w:sz="6" w:space="0" w:color="auto"/>
              <w:left w:val="single" w:sz="6" w:space="0" w:color="auto"/>
              <w:bottom w:val="single" w:sz="6" w:space="0" w:color="auto"/>
              <w:right w:val="single" w:sz="6" w:space="0" w:color="auto"/>
            </w:tcBorders>
            <w:vAlign w:val="center"/>
          </w:tcPr>
          <w:p w14:paraId="747F1258"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9EFA5DD"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9BAFEB5"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65CA1D0D"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15C95783"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82F039F"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6EAACC17" w14:textId="77777777" w:rsidR="00862A62" w:rsidRPr="005F3A69" w:rsidRDefault="00862A62"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29648CB0" w14:textId="77777777" w:rsidR="00862A62" w:rsidRPr="005F3A69" w:rsidRDefault="00862A62" w:rsidP="00FD615A">
            <w:pPr>
              <w:keepNext/>
              <w:autoSpaceDE w:val="0"/>
              <w:autoSpaceDN w:val="0"/>
              <w:adjustRightInd w:val="0"/>
              <w:rPr>
                <w:rFonts w:asciiTheme="minorHAnsi" w:hAnsiTheme="minorHAnsi" w:cs="Calibri"/>
                <w:color w:val="000000"/>
                <w:sz w:val="16"/>
                <w:szCs w:val="16"/>
              </w:rPr>
            </w:pPr>
            <w:proofErr w:type="spellStart"/>
            <w:r w:rsidRPr="005F3A69">
              <w:rPr>
                <w:rFonts w:asciiTheme="minorHAnsi" w:hAnsiTheme="minorHAnsi" w:cs="Calibri"/>
                <w:color w:val="000000"/>
                <w:sz w:val="16"/>
                <w:szCs w:val="16"/>
              </w:rPr>
              <w:t>DctLk</w:t>
            </w:r>
            <w:proofErr w:type="spellEnd"/>
            <w:r w:rsidRPr="005F3A69">
              <w:rPr>
                <w:rFonts w:asciiTheme="minorHAnsi" w:hAnsiTheme="minorHAnsi" w:cs="Calibri"/>
                <w:color w:val="000000"/>
                <w:sz w:val="16"/>
                <w:szCs w:val="16"/>
              </w:rPr>
              <w:t xml:space="preserve"> + FE/AF or Tbl150.0-</w:t>
            </w:r>
            <w:proofErr w:type="gramStart"/>
            <w:r w:rsidR="00FD615A" w:rsidRPr="005F3A69">
              <w:rPr>
                <w:rFonts w:asciiTheme="minorHAnsi" w:hAnsiTheme="minorHAnsi" w:cs="Calibri"/>
                <w:color w:val="000000"/>
                <w:sz w:val="16"/>
                <w:szCs w:val="16"/>
              </w:rPr>
              <w:t>B</w:t>
            </w:r>
            <w:r w:rsidRPr="005F3A69">
              <w:rPr>
                <w:rFonts w:asciiTheme="minorHAnsi" w:hAnsiTheme="minorHAnsi" w:cs="Calibri"/>
                <w:color w:val="000000"/>
                <w:sz w:val="16"/>
                <w:szCs w:val="16"/>
              </w:rPr>
              <w:t>,</w:t>
            </w:r>
            <w:r w:rsidR="00FD615A" w:rsidRPr="005F3A69">
              <w:rPr>
                <w:rFonts w:asciiTheme="minorHAnsi" w:hAnsiTheme="minorHAnsi" w:cs="Calibri"/>
                <w:color w:val="000000"/>
                <w:sz w:val="16"/>
                <w:szCs w:val="16"/>
              </w:rPr>
              <w:t>C</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1175F902"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proofErr w:type="gramStart"/>
            <w:r w:rsidRPr="005F3A69">
              <w:rPr>
                <w:rFonts w:asciiTheme="minorHAnsi" w:hAnsiTheme="minorHAnsi" w:cs="Calibri"/>
                <w:color w:val="000000"/>
                <w:sz w:val="16"/>
                <w:szCs w:val="16"/>
              </w:rPr>
              <w:t>e.g.</w:t>
            </w:r>
            <w:proofErr w:type="gramEnd"/>
            <w:r w:rsidRPr="005F3A69">
              <w:rPr>
                <w:rFonts w:asciiTheme="minorHAnsi" w:hAnsiTheme="minorHAnsi" w:cs="Calibri"/>
                <w:color w:val="000000"/>
                <w:sz w:val="16"/>
                <w:szCs w:val="16"/>
              </w:rPr>
              <w:t xml:space="preserve"> new duct system without equipment changeout</w:t>
            </w:r>
          </w:p>
        </w:tc>
      </w:tr>
      <w:tr w:rsidR="00862A62" w:rsidRPr="005F3A69" w14:paraId="6C669542" w14:textId="77777777">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7279BB1A" w14:textId="77777777" w:rsidR="00862A62" w:rsidRPr="005F3A69" w:rsidRDefault="00862A62" w:rsidP="00862A62">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t>j</w:t>
            </w:r>
          </w:p>
        </w:tc>
        <w:tc>
          <w:tcPr>
            <w:tcW w:w="1464" w:type="dxa"/>
            <w:tcBorders>
              <w:top w:val="single" w:sz="6" w:space="0" w:color="auto"/>
              <w:left w:val="single" w:sz="6" w:space="0" w:color="auto"/>
              <w:bottom w:val="single" w:sz="6" w:space="0" w:color="auto"/>
              <w:right w:val="single" w:sz="6" w:space="0" w:color="auto"/>
            </w:tcBorders>
            <w:vAlign w:val="center"/>
          </w:tcPr>
          <w:p w14:paraId="430BD2B3"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379EF96A"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68D32FEC"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8E25777"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6E4224D4"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A8BC67C"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5F4A6B6C" w14:textId="77777777" w:rsidR="00862A62" w:rsidRPr="005F3A69" w:rsidRDefault="00862A62"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4507E91F" w14:textId="77777777" w:rsidR="00862A62" w:rsidRPr="005F3A69" w:rsidRDefault="00862A62" w:rsidP="00FD615A">
            <w:pPr>
              <w:keepNext/>
              <w:autoSpaceDE w:val="0"/>
              <w:autoSpaceDN w:val="0"/>
              <w:adjustRightInd w:val="0"/>
              <w:rPr>
                <w:rFonts w:asciiTheme="minorHAnsi" w:hAnsiTheme="minorHAnsi" w:cs="Calibri"/>
                <w:color w:val="000000"/>
                <w:sz w:val="16"/>
                <w:szCs w:val="16"/>
              </w:rPr>
            </w:pPr>
            <w:proofErr w:type="spellStart"/>
            <w:r w:rsidRPr="005F3A69">
              <w:rPr>
                <w:rFonts w:asciiTheme="minorHAnsi" w:hAnsiTheme="minorHAnsi" w:cs="Calibri"/>
                <w:color w:val="000000"/>
                <w:sz w:val="16"/>
                <w:szCs w:val="16"/>
              </w:rPr>
              <w:t>DctLk</w:t>
            </w:r>
            <w:proofErr w:type="spellEnd"/>
            <w:r w:rsidRPr="005F3A69">
              <w:rPr>
                <w:rFonts w:asciiTheme="minorHAnsi" w:hAnsiTheme="minorHAnsi" w:cs="Calibri"/>
                <w:color w:val="000000"/>
                <w:sz w:val="16"/>
                <w:szCs w:val="16"/>
              </w:rPr>
              <w:t xml:space="preserve"> + FE/AF or Tbl150.0-</w:t>
            </w:r>
            <w:proofErr w:type="gramStart"/>
            <w:r w:rsidR="00FD615A" w:rsidRPr="005F3A69">
              <w:rPr>
                <w:rFonts w:asciiTheme="minorHAnsi" w:hAnsiTheme="minorHAnsi" w:cs="Calibri"/>
                <w:color w:val="000000"/>
                <w:sz w:val="16"/>
                <w:szCs w:val="16"/>
              </w:rPr>
              <w:t>B</w:t>
            </w:r>
            <w:r w:rsidRPr="005F3A69">
              <w:rPr>
                <w:rFonts w:asciiTheme="minorHAnsi" w:hAnsiTheme="minorHAnsi" w:cs="Calibri"/>
                <w:color w:val="000000"/>
                <w:sz w:val="16"/>
                <w:szCs w:val="16"/>
              </w:rPr>
              <w:t>,</w:t>
            </w:r>
            <w:r w:rsidR="00FD615A" w:rsidRPr="005F3A69">
              <w:rPr>
                <w:rFonts w:asciiTheme="minorHAnsi" w:hAnsiTheme="minorHAnsi" w:cs="Calibri"/>
                <w:color w:val="000000"/>
                <w:sz w:val="16"/>
                <w:szCs w:val="16"/>
              </w:rPr>
              <w:t>C</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5B8730C3"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proofErr w:type="gramStart"/>
            <w:r w:rsidRPr="005F3A69">
              <w:rPr>
                <w:rFonts w:asciiTheme="minorHAnsi" w:hAnsiTheme="minorHAnsi" w:cs="Calibri"/>
                <w:color w:val="000000"/>
                <w:sz w:val="16"/>
                <w:szCs w:val="16"/>
              </w:rPr>
              <w:t>e.g.</w:t>
            </w:r>
            <w:proofErr w:type="gramEnd"/>
            <w:r w:rsidRPr="005F3A69">
              <w:rPr>
                <w:rFonts w:asciiTheme="minorHAnsi" w:hAnsiTheme="minorHAnsi" w:cs="Calibri"/>
                <w:color w:val="000000"/>
                <w:sz w:val="16"/>
                <w:szCs w:val="16"/>
              </w:rPr>
              <w:t xml:space="preserve"> new furnace + new duct system</w:t>
            </w:r>
          </w:p>
        </w:tc>
      </w:tr>
      <w:tr w:rsidR="00862A62" w:rsidRPr="005F3A69" w14:paraId="4D2C2022" w14:textId="77777777">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3678FED0" w14:textId="77777777" w:rsidR="00862A62" w:rsidRPr="005F3A69" w:rsidRDefault="00862A62" w:rsidP="00862A62">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t>k</w:t>
            </w:r>
          </w:p>
        </w:tc>
        <w:tc>
          <w:tcPr>
            <w:tcW w:w="1464" w:type="dxa"/>
            <w:tcBorders>
              <w:top w:val="single" w:sz="6" w:space="0" w:color="auto"/>
              <w:left w:val="single" w:sz="6" w:space="0" w:color="auto"/>
              <w:bottom w:val="single" w:sz="6" w:space="0" w:color="auto"/>
              <w:right w:val="single" w:sz="6" w:space="0" w:color="auto"/>
            </w:tcBorders>
            <w:vAlign w:val="center"/>
          </w:tcPr>
          <w:p w14:paraId="5AD43286"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19A32B07"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3B6780C"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2A28294C"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61C50048"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5DA8A26C"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296BE207" w14:textId="77777777" w:rsidR="00862A62" w:rsidRPr="005F3A69" w:rsidRDefault="00862A62"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2ACAE363" w14:textId="77777777" w:rsidR="00862A62" w:rsidRPr="005F3A69" w:rsidRDefault="00862A62" w:rsidP="00FD615A">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 xml:space="preserve">RC + </w:t>
            </w:r>
            <w:proofErr w:type="spellStart"/>
            <w:r w:rsidRPr="005F3A69">
              <w:rPr>
                <w:rFonts w:asciiTheme="minorHAnsi" w:hAnsiTheme="minorHAnsi" w:cs="Calibri"/>
                <w:color w:val="000000"/>
                <w:sz w:val="16"/>
                <w:szCs w:val="16"/>
              </w:rPr>
              <w:t>DctLk</w:t>
            </w:r>
            <w:proofErr w:type="spellEnd"/>
            <w:r w:rsidRPr="005F3A69">
              <w:rPr>
                <w:rFonts w:asciiTheme="minorHAnsi" w:hAnsiTheme="minorHAnsi" w:cs="Calibri"/>
                <w:color w:val="000000"/>
                <w:sz w:val="16"/>
                <w:szCs w:val="16"/>
              </w:rPr>
              <w:t xml:space="preserve"> + FE/AF or Tbl150.0-</w:t>
            </w:r>
            <w:proofErr w:type="gramStart"/>
            <w:r w:rsidR="00FD615A" w:rsidRPr="005F3A69">
              <w:rPr>
                <w:rFonts w:asciiTheme="minorHAnsi" w:hAnsiTheme="minorHAnsi" w:cs="Calibri"/>
                <w:color w:val="000000"/>
                <w:sz w:val="16"/>
                <w:szCs w:val="16"/>
              </w:rPr>
              <w:t>B</w:t>
            </w:r>
            <w:r w:rsidRPr="005F3A69">
              <w:rPr>
                <w:rFonts w:asciiTheme="minorHAnsi" w:hAnsiTheme="minorHAnsi" w:cs="Calibri"/>
                <w:color w:val="000000"/>
                <w:sz w:val="16"/>
                <w:szCs w:val="16"/>
              </w:rPr>
              <w:t>,</w:t>
            </w:r>
            <w:r w:rsidR="00FD615A" w:rsidRPr="005F3A69">
              <w:rPr>
                <w:rFonts w:asciiTheme="minorHAnsi" w:hAnsiTheme="minorHAnsi" w:cs="Calibri"/>
                <w:color w:val="000000"/>
                <w:sz w:val="16"/>
                <w:szCs w:val="16"/>
              </w:rPr>
              <w:t>C</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44821353"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proofErr w:type="gramStart"/>
            <w:r w:rsidRPr="005F3A69">
              <w:rPr>
                <w:rFonts w:asciiTheme="minorHAnsi" w:hAnsiTheme="minorHAnsi" w:cs="Calibri"/>
                <w:color w:val="000000"/>
                <w:sz w:val="16"/>
                <w:szCs w:val="16"/>
              </w:rPr>
              <w:t>e.g.</w:t>
            </w:r>
            <w:proofErr w:type="gramEnd"/>
            <w:r w:rsidRPr="005F3A69">
              <w:rPr>
                <w:rFonts w:asciiTheme="minorHAnsi" w:hAnsiTheme="minorHAnsi" w:cs="Calibri"/>
                <w:color w:val="000000"/>
                <w:sz w:val="16"/>
                <w:szCs w:val="16"/>
              </w:rPr>
              <w:t xml:space="preserve"> alteration to a refrigerant containing component + new duct system</w:t>
            </w:r>
          </w:p>
        </w:tc>
      </w:tr>
      <w:tr w:rsidR="00862A62" w:rsidRPr="005F3A69" w14:paraId="515029AD" w14:textId="77777777">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30D98F0B" w14:textId="77777777" w:rsidR="00862A62" w:rsidRPr="005F3A69" w:rsidRDefault="00862A62" w:rsidP="00862A62">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t>l</w:t>
            </w:r>
          </w:p>
        </w:tc>
        <w:tc>
          <w:tcPr>
            <w:tcW w:w="1464" w:type="dxa"/>
            <w:tcBorders>
              <w:top w:val="single" w:sz="6" w:space="0" w:color="auto"/>
              <w:left w:val="single" w:sz="6" w:space="0" w:color="auto"/>
              <w:bottom w:val="single" w:sz="6" w:space="0" w:color="auto"/>
              <w:right w:val="single" w:sz="6" w:space="0" w:color="auto"/>
            </w:tcBorders>
            <w:vAlign w:val="center"/>
          </w:tcPr>
          <w:p w14:paraId="255178E8"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19822F0"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481360C"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C030A34"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4BAB4E4C"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5E7988C"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20D3EBA8" w14:textId="77777777" w:rsidR="00862A62" w:rsidRPr="005F3A69" w:rsidRDefault="00862A62"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7D0459BA" w14:textId="77777777" w:rsidR="00862A62" w:rsidRPr="005F3A69" w:rsidRDefault="00862A62" w:rsidP="00FD615A">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 xml:space="preserve">RC + </w:t>
            </w:r>
            <w:proofErr w:type="spellStart"/>
            <w:r w:rsidRPr="005F3A69">
              <w:rPr>
                <w:rFonts w:asciiTheme="minorHAnsi" w:hAnsiTheme="minorHAnsi" w:cs="Calibri"/>
                <w:color w:val="000000"/>
                <w:sz w:val="16"/>
                <w:szCs w:val="16"/>
              </w:rPr>
              <w:t>DctLk</w:t>
            </w:r>
            <w:proofErr w:type="spellEnd"/>
            <w:r w:rsidRPr="005F3A69">
              <w:rPr>
                <w:rFonts w:asciiTheme="minorHAnsi" w:hAnsiTheme="minorHAnsi" w:cs="Calibri"/>
                <w:color w:val="000000"/>
                <w:sz w:val="16"/>
                <w:szCs w:val="16"/>
              </w:rPr>
              <w:t xml:space="preserve"> + FE/AF or Tbl150.0-</w:t>
            </w:r>
            <w:proofErr w:type="gramStart"/>
            <w:r w:rsidR="00FD615A" w:rsidRPr="005F3A69">
              <w:rPr>
                <w:rFonts w:asciiTheme="minorHAnsi" w:hAnsiTheme="minorHAnsi" w:cs="Calibri"/>
                <w:color w:val="000000"/>
                <w:sz w:val="16"/>
                <w:szCs w:val="16"/>
              </w:rPr>
              <w:t>B</w:t>
            </w:r>
            <w:r w:rsidRPr="005F3A69">
              <w:rPr>
                <w:rFonts w:asciiTheme="minorHAnsi" w:hAnsiTheme="minorHAnsi" w:cs="Calibri"/>
                <w:color w:val="000000"/>
                <w:sz w:val="16"/>
                <w:szCs w:val="16"/>
              </w:rPr>
              <w:t>,</w:t>
            </w:r>
            <w:r w:rsidR="00FD615A" w:rsidRPr="005F3A69">
              <w:rPr>
                <w:rFonts w:asciiTheme="minorHAnsi" w:hAnsiTheme="minorHAnsi" w:cs="Calibri"/>
                <w:color w:val="000000"/>
                <w:sz w:val="16"/>
                <w:szCs w:val="16"/>
              </w:rPr>
              <w:t>C</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2AF342A3"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proofErr w:type="gramStart"/>
            <w:r w:rsidRPr="005F3A69">
              <w:rPr>
                <w:rFonts w:asciiTheme="minorHAnsi" w:hAnsiTheme="minorHAnsi" w:cs="Calibri"/>
                <w:color w:val="000000"/>
                <w:sz w:val="16"/>
                <w:szCs w:val="16"/>
              </w:rPr>
              <w:t>e.g.</w:t>
            </w:r>
            <w:proofErr w:type="gramEnd"/>
            <w:r w:rsidRPr="005F3A69">
              <w:rPr>
                <w:rFonts w:asciiTheme="minorHAnsi" w:hAnsiTheme="minorHAnsi" w:cs="Calibri"/>
                <w:color w:val="000000"/>
                <w:sz w:val="16"/>
                <w:szCs w:val="16"/>
              </w:rPr>
              <w:t xml:space="preserve"> changeout refrigerant containing component + new duct system</w:t>
            </w:r>
          </w:p>
        </w:tc>
      </w:tr>
      <w:tr w:rsidR="00862A62" w:rsidRPr="005F3A69" w14:paraId="528A4963"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5BB01C" w14:textId="77777777" w:rsidR="00862A62" w:rsidRPr="005F3A69" w:rsidRDefault="00862A62" w:rsidP="00862A62">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t>m</w:t>
            </w:r>
          </w:p>
        </w:tc>
        <w:tc>
          <w:tcPr>
            <w:tcW w:w="1464" w:type="dxa"/>
            <w:tcBorders>
              <w:top w:val="single" w:sz="6" w:space="0" w:color="auto"/>
              <w:left w:val="single" w:sz="6" w:space="0" w:color="auto"/>
              <w:bottom w:val="single" w:sz="6" w:space="0" w:color="auto"/>
              <w:right w:val="single" w:sz="6" w:space="0" w:color="auto"/>
            </w:tcBorders>
            <w:vAlign w:val="center"/>
          </w:tcPr>
          <w:p w14:paraId="577FE8FA"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6119B19C"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31BF9201"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1D50EC29"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480926C"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37E158D"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670D6D4E" w14:textId="77777777" w:rsidR="00862A62" w:rsidRPr="005F3A69" w:rsidRDefault="00862A62"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09273430"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4009C9AA"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proofErr w:type="gramStart"/>
            <w:r w:rsidRPr="005F3A69">
              <w:rPr>
                <w:rFonts w:asciiTheme="minorHAnsi" w:hAnsiTheme="minorHAnsi" w:cs="Calibri"/>
                <w:color w:val="000000"/>
                <w:sz w:val="16"/>
                <w:szCs w:val="16"/>
              </w:rPr>
              <w:t>e.g.</w:t>
            </w:r>
            <w:proofErr w:type="gramEnd"/>
            <w:r w:rsidRPr="005F3A69">
              <w:rPr>
                <w:rFonts w:asciiTheme="minorHAnsi" w:hAnsiTheme="minorHAnsi" w:cs="Calibri"/>
                <w:color w:val="000000"/>
                <w:sz w:val="16"/>
                <w:szCs w:val="16"/>
              </w:rPr>
              <w:t xml:space="preserve"> </w:t>
            </w:r>
            <w:r w:rsidR="00FE3830" w:rsidRPr="005F3A69">
              <w:rPr>
                <w:rFonts w:asciiTheme="minorHAnsi" w:hAnsiTheme="minorHAnsi" w:cs="Calibri"/>
                <w:color w:val="000000"/>
                <w:sz w:val="16"/>
                <w:szCs w:val="16"/>
              </w:rPr>
              <w:t xml:space="preserve">entirely </w:t>
            </w:r>
            <w:r w:rsidRPr="005F3A69">
              <w:rPr>
                <w:rFonts w:asciiTheme="minorHAnsi" w:hAnsiTheme="minorHAnsi" w:cs="Calibri"/>
                <w:color w:val="000000"/>
                <w:sz w:val="16"/>
                <w:szCs w:val="16"/>
              </w:rPr>
              <w:t>new ductless hydronic heating system</w:t>
            </w:r>
            <w:r w:rsidR="00FE3830" w:rsidRPr="005F3A69">
              <w:rPr>
                <w:rFonts w:asciiTheme="minorHAnsi" w:hAnsiTheme="minorHAnsi" w:cs="Calibri"/>
                <w:color w:val="000000"/>
                <w:sz w:val="16"/>
                <w:szCs w:val="16"/>
              </w:rPr>
              <w:t xml:space="preserve"> </w:t>
            </w:r>
            <w:r w:rsidR="00FE3830" w:rsidRPr="005F3A69">
              <w:rPr>
                <w:rFonts w:ascii="Calibri" w:hAnsi="Calibri" w:cs="Calibri"/>
                <w:color w:val="000000"/>
                <w:sz w:val="16"/>
                <w:szCs w:val="16"/>
              </w:rPr>
              <w:t xml:space="preserve">(boiler heating only); </w:t>
            </w:r>
            <w:r w:rsidR="00FE3830" w:rsidRPr="005F3A69">
              <w:rPr>
                <w:rFonts w:ascii="Calibri" w:hAnsi="Calibri" w:cs="Calibri"/>
                <w:color w:val="000000"/>
                <w:sz w:val="16"/>
                <w:szCs w:val="16"/>
              </w:rPr>
              <w:lastRenderedPageBreak/>
              <w:t>or new wall heater</w:t>
            </w:r>
          </w:p>
        </w:tc>
      </w:tr>
      <w:tr w:rsidR="00862A62" w:rsidRPr="005F3A69" w14:paraId="4ADB7E63"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E2E3182" w14:textId="77777777" w:rsidR="00862A62" w:rsidRPr="005F3A69" w:rsidRDefault="00862A62" w:rsidP="00862A62">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lastRenderedPageBreak/>
              <w:t>n</w:t>
            </w:r>
          </w:p>
        </w:tc>
        <w:tc>
          <w:tcPr>
            <w:tcW w:w="1464" w:type="dxa"/>
            <w:tcBorders>
              <w:top w:val="single" w:sz="6" w:space="0" w:color="auto"/>
              <w:left w:val="single" w:sz="6" w:space="0" w:color="auto"/>
              <w:bottom w:val="single" w:sz="6" w:space="0" w:color="auto"/>
              <w:right w:val="single" w:sz="6" w:space="0" w:color="auto"/>
            </w:tcBorders>
            <w:vAlign w:val="center"/>
          </w:tcPr>
          <w:p w14:paraId="6D2E1A32"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CAFE56E"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23016AC7"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86A2884"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6BA109B8"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BFED9C6"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1AF53336" w14:textId="77777777" w:rsidR="00862A62" w:rsidRPr="005F3A69" w:rsidRDefault="00862A62"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4BBA4D86"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453CDC48"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proofErr w:type="gramStart"/>
            <w:r w:rsidRPr="005F3A69">
              <w:rPr>
                <w:rFonts w:asciiTheme="minorHAnsi" w:hAnsiTheme="minorHAnsi" w:cs="Calibri"/>
                <w:color w:val="000000"/>
                <w:sz w:val="16"/>
                <w:szCs w:val="16"/>
              </w:rPr>
              <w:t>e.g.</w:t>
            </w:r>
            <w:proofErr w:type="gramEnd"/>
            <w:r w:rsidRPr="005F3A69">
              <w:rPr>
                <w:rFonts w:asciiTheme="minorHAnsi" w:hAnsiTheme="minorHAnsi" w:cs="Calibri"/>
                <w:color w:val="000000"/>
                <w:sz w:val="16"/>
                <w:szCs w:val="16"/>
              </w:rPr>
              <w:t xml:space="preserve"> new mini-split (weigh-in); or new room pack</w:t>
            </w:r>
            <w:r w:rsidR="00FE3830" w:rsidRPr="005F3A69">
              <w:rPr>
                <w:rFonts w:asciiTheme="minorHAnsi" w:hAnsiTheme="minorHAnsi" w:cs="Calibri"/>
                <w:color w:val="000000"/>
                <w:sz w:val="16"/>
                <w:szCs w:val="16"/>
              </w:rPr>
              <w:t>a</w:t>
            </w:r>
            <w:r w:rsidRPr="005F3A69">
              <w:rPr>
                <w:rFonts w:asciiTheme="minorHAnsi" w:hAnsiTheme="minorHAnsi" w:cs="Calibri"/>
                <w:color w:val="000000"/>
                <w:sz w:val="16"/>
                <w:szCs w:val="16"/>
              </w:rPr>
              <w:t>ged AC (factory charged)</w:t>
            </w:r>
          </w:p>
        </w:tc>
      </w:tr>
      <w:tr w:rsidR="00862A62" w:rsidRPr="005F3A69" w14:paraId="5DD03AA6"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618C79B3" w14:textId="77777777" w:rsidR="00862A62" w:rsidRPr="005F3A69" w:rsidRDefault="00862A62" w:rsidP="00862A62">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t>o</w:t>
            </w:r>
          </w:p>
        </w:tc>
        <w:tc>
          <w:tcPr>
            <w:tcW w:w="1464" w:type="dxa"/>
            <w:tcBorders>
              <w:top w:val="single" w:sz="6" w:space="0" w:color="auto"/>
              <w:left w:val="single" w:sz="6" w:space="0" w:color="auto"/>
              <w:bottom w:val="single" w:sz="6" w:space="0" w:color="auto"/>
              <w:right w:val="single" w:sz="6" w:space="0" w:color="auto"/>
            </w:tcBorders>
            <w:vAlign w:val="center"/>
          </w:tcPr>
          <w:p w14:paraId="6525AAC8"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115A3EE"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663EC32A"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10D21D12"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67B1E3D9"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E7EF165"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56FF894E" w14:textId="77777777" w:rsidR="00862A62" w:rsidRPr="005F3A69" w:rsidRDefault="00862A62"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24435878" w14:textId="77777777" w:rsidR="00862A62" w:rsidRPr="005F3A69" w:rsidRDefault="00862A62" w:rsidP="007E2383">
            <w:pPr>
              <w:keepNext/>
              <w:autoSpaceDE w:val="0"/>
              <w:autoSpaceDN w:val="0"/>
              <w:adjustRightInd w:val="0"/>
              <w:rPr>
                <w:rFonts w:asciiTheme="minorHAnsi" w:hAnsiTheme="minorHAnsi" w:cs="Calibri"/>
                <w:color w:val="000000"/>
                <w:sz w:val="16"/>
                <w:szCs w:val="16"/>
              </w:rPr>
            </w:pPr>
            <w:proofErr w:type="spellStart"/>
            <w:r w:rsidRPr="005F3A69">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46A5B2FC"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proofErr w:type="gramStart"/>
            <w:r w:rsidRPr="005F3A69">
              <w:rPr>
                <w:rFonts w:asciiTheme="minorHAnsi" w:hAnsiTheme="minorHAnsi" w:cs="Calibri"/>
                <w:color w:val="000000"/>
                <w:sz w:val="16"/>
                <w:szCs w:val="16"/>
              </w:rPr>
              <w:t>e.g.</w:t>
            </w:r>
            <w:proofErr w:type="gramEnd"/>
            <w:r w:rsidRPr="005F3A69">
              <w:rPr>
                <w:rFonts w:asciiTheme="minorHAnsi" w:hAnsiTheme="minorHAnsi" w:cs="Calibri"/>
                <w:color w:val="000000"/>
                <w:sz w:val="16"/>
                <w:szCs w:val="16"/>
              </w:rPr>
              <w:t xml:space="preserve"> new ducted hydronic heating system</w:t>
            </w:r>
            <w:r w:rsidR="007E2383" w:rsidRPr="005F3A69">
              <w:rPr>
                <w:rFonts w:asciiTheme="minorHAnsi" w:hAnsiTheme="minorHAnsi" w:cs="Calibri"/>
                <w:color w:val="000000"/>
                <w:sz w:val="16"/>
                <w:szCs w:val="16"/>
              </w:rPr>
              <w:t xml:space="preserve">, or other new </w:t>
            </w:r>
            <w:r w:rsidR="00FE3830" w:rsidRPr="005F3A69">
              <w:rPr>
                <w:rFonts w:asciiTheme="minorHAnsi" w:hAnsiTheme="minorHAnsi" w:cs="Calibri"/>
                <w:color w:val="000000"/>
                <w:sz w:val="16"/>
                <w:szCs w:val="16"/>
              </w:rPr>
              <w:t xml:space="preserve">ducted </w:t>
            </w:r>
            <w:r w:rsidR="007E2383" w:rsidRPr="005F3A69">
              <w:rPr>
                <w:rFonts w:asciiTheme="minorHAnsi" w:hAnsiTheme="minorHAnsi" w:cs="Calibri"/>
                <w:color w:val="000000"/>
                <w:sz w:val="16"/>
                <w:szCs w:val="16"/>
              </w:rPr>
              <w:t>heating-only system</w:t>
            </w:r>
          </w:p>
        </w:tc>
      </w:tr>
      <w:tr w:rsidR="00862A62" w:rsidRPr="005F3A69" w14:paraId="5C011401" w14:textId="77777777">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1866C8A0" w14:textId="77777777" w:rsidR="00862A62" w:rsidRPr="005F3A69" w:rsidRDefault="00862A62" w:rsidP="00862A62">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t>p</w:t>
            </w:r>
          </w:p>
        </w:tc>
        <w:tc>
          <w:tcPr>
            <w:tcW w:w="1464" w:type="dxa"/>
            <w:tcBorders>
              <w:top w:val="single" w:sz="6" w:space="0" w:color="auto"/>
              <w:left w:val="single" w:sz="6" w:space="0" w:color="auto"/>
              <w:bottom w:val="single" w:sz="6" w:space="0" w:color="auto"/>
              <w:right w:val="single" w:sz="6" w:space="0" w:color="auto"/>
            </w:tcBorders>
            <w:vAlign w:val="center"/>
          </w:tcPr>
          <w:p w14:paraId="3A2B5F31"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CEFB611"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32866CC"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3FFC5190"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4DD1D6A8"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624D79B"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4E70105A" w14:textId="77777777" w:rsidR="00862A62" w:rsidRPr="005F3A69" w:rsidRDefault="00862A62"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3C302BA1" w14:textId="77777777" w:rsidR="00862A62" w:rsidRPr="005F3A69" w:rsidRDefault="00862A62" w:rsidP="00FD615A">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 xml:space="preserve">RC + </w:t>
            </w:r>
            <w:proofErr w:type="spellStart"/>
            <w:r w:rsidRPr="005F3A69">
              <w:rPr>
                <w:rFonts w:asciiTheme="minorHAnsi" w:hAnsiTheme="minorHAnsi" w:cs="Calibri"/>
                <w:color w:val="000000"/>
                <w:sz w:val="16"/>
                <w:szCs w:val="16"/>
              </w:rPr>
              <w:t>DctLk</w:t>
            </w:r>
            <w:proofErr w:type="spellEnd"/>
            <w:r w:rsidRPr="005F3A69">
              <w:rPr>
                <w:rFonts w:asciiTheme="minorHAnsi" w:hAnsiTheme="minorHAnsi" w:cs="Calibri"/>
                <w:color w:val="000000"/>
                <w:sz w:val="16"/>
                <w:szCs w:val="16"/>
              </w:rPr>
              <w:t xml:space="preserve"> + FE/AF or Tbl150.0-</w:t>
            </w:r>
            <w:proofErr w:type="gramStart"/>
            <w:r w:rsidR="00FD615A" w:rsidRPr="005F3A69">
              <w:rPr>
                <w:rFonts w:asciiTheme="minorHAnsi" w:hAnsiTheme="minorHAnsi" w:cs="Calibri"/>
                <w:color w:val="000000"/>
                <w:sz w:val="16"/>
                <w:szCs w:val="16"/>
              </w:rPr>
              <w:t>B</w:t>
            </w:r>
            <w:r w:rsidRPr="005F3A69">
              <w:rPr>
                <w:rFonts w:asciiTheme="minorHAnsi" w:hAnsiTheme="minorHAnsi" w:cs="Calibri"/>
                <w:color w:val="000000"/>
                <w:sz w:val="16"/>
                <w:szCs w:val="16"/>
              </w:rPr>
              <w:t>,</w:t>
            </w:r>
            <w:r w:rsidR="00FD615A" w:rsidRPr="005F3A69">
              <w:rPr>
                <w:rFonts w:asciiTheme="minorHAnsi" w:hAnsiTheme="minorHAnsi" w:cs="Calibri"/>
                <w:color w:val="000000"/>
                <w:sz w:val="16"/>
                <w:szCs w:val="16"/>
              </w:rPr>
              <w:t>C</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1F069EA6"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proofErr w:type="gramStart"/>
            <w:r w:rsidRPr="005F3A69">
              <w:rPr>
                <w:rFonts w:asciiTheme="minorHAnsi" w:hAnsiTheme="minorHAnsi" w:cs="Calibri"/>
                <w:color w:val="000000"/>
                <w:sz w:val="16"/>
                <w:szCs w:val="16"/>
              </w:rPr>
              <w:t>e.g.</w:t>
            </w:r>
            <w:proofErr w:type="gramEnd"/>
            <w:r w:rsidRPr="005F3A69">
              <w:rPr>
                <w:rFonts w:asciiTheme="minorHAnsi" w:hAnsiTheme="minorHAnsi" w:cs="Calibri"/>
                <w:color w:val="000000"/>
                <w:sz w:val="16"/>
                <w:szCs w:val="16"/>
              </w:rPr>
              <w:t xml:space="preserve"> new split system</w:t>
            </w:r>
          </w:p>
        </w:tc>
      </w:tr>
      <w:tr w:rsidR="00862A62" w:rsidRPr="005F3A69" w14:paraId="2288F24E"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30695211" w14:textId="77777777" w:rsidR="00862A62" w:rsidRPr="005F3A69" w:rsidRDefault="00862A62" w:rsidP="00862A62">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t>q</w:t>
            </w:r>
          </w:p>
        </w:tc>
        <w:tc>
          <w:tcPr>
            <w:tcW w:w="1464" w:type="dxa"/>
            <w:tcBorders>
              <w:top w:val="single" w:sz="6" w:space="0" w:color="auto"/>
              <w:left w:val="single" w:sz="6" w:space="0" w:color="auto"/>
              <w:bottom w:val="single" w:sz="6" w:space="0" w:color="auto"/>
              <w:right w:val="single" w:sz="6" w:space="0" w:color="auto"/>
            </w:tcBorders>
            <w:vAlign w:val="center"/>
          </w:tcPr>
          <w:p w14:paraId="537E18A3"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2784037A"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E862622"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B718C6A"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5E24A2D6"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E87CDE6"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7AF2C871" w14:textId="77777777" w:rsidR="00862A62" w:rsidRPr="005F3A69" w:rsidRDefault="00862A62"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 xml:space="preserve">Extension of an existing duct system </w:t>
            </w:r>
          </w:p>
        </w:tc>
        <w:tc>
          <w:tcPr>
            <w:tcW w:w="1020" w:type="dxa"/>
            <w:tcBorders>
              <w:top w:val="single" w:sz="6" w:space="0" w:color="auto"/>
              <w:left w:val="single" w:sz="6" w:space="0" w:color="auto"/>
              <w:bottom w:val="single" w:sz="6" w:space="0" w:color="auto"/>
              <w:right w:val="single" w:sz="6" w:space="0" w:color="auto"/>
            </w:tcBorders>
            <w:vAlign w:val="center"/>
          </w:tcPr>
          <w:p w14:paraId="4F0099BA"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proofErr w:type="spellStart"/>
            <w:r w:rsidRPr="005F3A69">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65164604"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proofErr w:type="gramStart"/>
            <w:r w:rsidRPr="005F3A69">
              <w:rPr>
                <w:rFonts w:asciiTheme="minorHAnsi" w:hAnsiTheme="minorHAnsi" w:cs="Calibri"/>
                <w:color w:val="000000"/>
                <w:sz w:val="16"/>
                <w:szCs w:val="16"/>
              </w:rPr>
              <w:t>e.g.</w:t>
            </w:r>
            <w:proofErr w:type="gramEnd"/>
            <w:r w:rsidRPr="005F3A69">
              <w:rPr>
                <w:rFonts w:asciiTheme="minorHAnsi" w:hAnsiTheme="minorHAnsi" w:cs="Calibri"/>
                <w:color w:val="000000"/>
                <w:sz w:val="16"/>
                <w:szCs w:val="16"/>
              </w:rPr>
              <w:t xml:space="preserve"> altered ducts</w:t>
            </w:r>
          </w:p>
        </w:tc>
      </w:tr>
      <w:tr w:rsidR="00862A62" w:rsidRPr="005F3A69" w14:paraId="78851F35"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7AC44E8F" w14:textId="77777777" w:rsidR="00862A62" w:rsidRPr="005F3A69" w:rsidRDefault="00862A62" w:rsidP="00862A62">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t>r</w:t>
            </w:r>
          </w:p>
        </w:tc>
        <w:tc>
          <w:tcPr>
            <w:tcW w:w="1464" w:type="dxa"/>
            <w:tcBorders>
              <w:top w:val="single" w:sz="6" w:space="0" w:color="auto"/>
              <w:left w:val="single" w:sz="6" w:space="0" w:color="auto"/>
              <w:bottom w:val="single" w:sz="6" w:space="0" w:color="auto"/>
              <w:right w:val="single" w:sz="6" w:space="0" w:color="auto"/>
            </w:tcBorders>
            <w:vAlign w:val="center"/>
          </w:tcPr>
          <w:p w14:paraId="5806B4F1"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14585819"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1C3862B1"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A2EEF33"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359B5BA2"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2417231B"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26AA80B4" w14:textId="77777777" w:rsidR="00862A62" w:rsidRPr="005F3A69" w:rsidRDefault="00862A62"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System is exempt from the alteration requirements</w:t>
            </w:r>
          </w:p>
        </w:tc>
        <w:tc>
          <w:tcPr>
            <w:tcW w:w="1020" w:type="dxa"/>
            <w:tcBorders>
              <w:top w:val="single" w:sz="6" w:space="0" w:color="auto"/>
              <w:left w:val="single" w:sz="6" w:space="0" w:color="auto"/>
              <w:bottom w:val="single" w:sz="6" w:space="0" w:color="auto"/>
              <w:right w:val="single" w:sz="6" w:space="0" w:color="auto"/>
            </w:tcBorders>
            <w:vAlign w:val="center"/>
          </w:tcPr>
          <w:p w14:paraId="76182E36"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18B1CFFF"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no alteration performed</w:t>
            </w:r>
          </w:p>
        </w:tc>
      </w:tr>
      <w:tr w:rsidR="00862A62" w:rsidRPr="005F3A69" w14:paraId="362CDD61"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60B2F96" w14:textId="77777777" w:rsidR="00862A62" w:rsidRPr="005F3A69" w:rsidRDefault="00862A62" w:rsidP="00862A62">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t>s</w:t>
            </w:r>
          </w:p>
        </w:tc>
        <w:tc>
          <w:tcPr>
            <w:tcW w:w="1464" w:type="dxa"/>
            <w:tcBorders>
              <w:top w:val="single" w:sz="6" w:space="0" w:color="auto"/>
              <w:left w:val="single" w:sz="6" w:space="0" w:color="auto"/>
              <w:bottom w:val="single" w:sz="6" w:space="0" w:color="auto"/>
              <w:right w:val="single" w:sz="6" w:space="0" w:color="auto"/>
            </w:tcBorders>
            <w:vAlign w:val="center"/>
          </w:tcPr>
          <w:p w14:paraId="162D66BC"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6CAFA95"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13FC207D"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A7726A3"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58122324"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4ADAF372" w14:textId="77777777" w:rsidR="00862A62" w:rsidRPr="005F3A69" w:rsidRDefault="00862A62"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4CBA2E4F" w14:textId="77777777" w:rsidR="00862A62" w:rsidRPr="005F3A69" w:rsidRDefault="00862A62"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System is exempt from the alteration requirements</w:t>
            </w:r>
          </w:p>
        </w:tc>
        <w:tc>
          <w:tcPr>
            <w:tcW w:w="1020" w:type="dxa"/>
            <w:tcBorders>
              <w:top w:val="single" w:sz="6" w:space="0" w:color="auto"/>
              <w:left w:val="single" w:sz="6" w:space="0" w:color="auto"/>
              <w:bottom w:val="single" w:sz="6" w:space="0" w:color="auto"/>
              <w:right w:val="single" w:sz="6" w:space="0" w:color="auto"/>
            </w:tcBorders>
            <w:vAlign w:val="center"/>
          </w:tcPr>
          <w:p w14:paraId="1D8F7AFF"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246E4A80"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no alteration performed</w:t>
            </w:r>
          </w:p>
        </w:tc>
      </w:tr>
      <w:tr w:rsidR="00916C50" w:rsidRPr="005F3A69" w14:paraId="36E891F5"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723593A6" w14:textId="77777777" w:rsidR="00916C50" w:rsidRPr="005F3A69" w:rsidRDefault="00916C50" w:rsidP="00862A62">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t>t</w:t>
            </w:r>
          </w:p>
        </w:tc>
        <w:tc>
          <w:tcPr>
            <w:tcW w:w="1464" w:type="dxa"/>
            <w:tcBorders>
              <w:top w:val="single" w:sz="6" w:space="0" w:color="auto"/>
              <w:left w:val="single" w:sz="6" w:space="0" w:color="auto"/>
              <w:bottom w:val="single" w:sz="6" w:space="0" w:color="auto"/>
              <w:right w:val="single" w:sz="6" w:space="0" w:color="auto"/>
            </w:tcBorders>
            <w:vAlign w:val="center"/>
          </w:tcPr>
          <w:p w14:paraId="0C6E371A" w14:textId="77777777" w:rsidR="00916C50" w:rsidRPr="005F3A69" w:rsidRDefault="00916C50"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B449438" w14:textId="77777777" w:rsidR="00916C50" w:rsidRPr="005F3A69" w:rsidRDefault="00916C50"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10F715E4" w14:textId="77777777" w:rsidR="00916C50" w:rsidRPr="005F3A69" w:rsidRDefault="00916C50"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20F94E1" w14:textId="77777777" w:rsidR="00916C50" w:rsidRPr="005F3A69" w:rsidRDefault="00916C50"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5ACF7FC3" w14:textId="77777777" w:rsidR="00916C50" w:rsidRPr="005F3A69" w:rsidRDefault="00916C50"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56537C6" w14:textId="77777777" w:rsidR="00916C50" w:rsidRPr="005F3A69" w:rsidRDefault="00916C50" w:rsidP="00862A62">
            <w:pPr>
              <w:keepNext/>
              <w:autoSpaceDE w:val="0"/>
              <w:autoSpaceDN w:val="0"/>
              <w:adjustRightInd w:val="0"/>
              <w:jc w:val="center"/>
              <w:rPr>
                <w:rFonts w:asciiTheme="minorHAnsi" w:hAnsiTheme="minorHAnsi" w:cs="Calibri"/>
                <w:color w:val="000000"/>
                <w:sz w:val="16"/>
                <w:szCs w:val="16"/>
              </w:rPr>
            </w:pPr>
            <w:r w:rsidRPr="005F3A69">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7719A242" w14:textId="77777777" w:rsidR="00916C50" w:rsidRPr="005F3A69" w:rsidRDefault="00916C50" w:rsidP="00862A62">
            <w:pPr>
              <w:keepNext/>
              <w:autoSpaceDE w:val="0"/>
              <w:autoSpaceDN w:val="0"/>
              <w:adjustRightInd w:val="0"/>
              <w:rPr>
                <w:rFonts w:asciiTheme="minorHAnsi" w:hAnsiTheme="minorHAnsi" w:cs="Cambria"/>
                <w:color w:val="000000"/>
                <w:sz w:val="16"/>
                <w:szCs w:val="16"/>
              </w:rPr>
            </w:pPr>
            <w:r w:rsidRPr="005F3A69">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2D72BD6E" w14:textId="77777777" w:rsidR="00916C50" w:rsidRPr="005F3A69" w:rsidRDefault="00916C50"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 xml:space="preserve">RC + </w:t>
            </w:r>
            <w:proofErr w:type="spellStart"/>
            <w:r w:rsidRPr="005F3A69">
              <w:rPr>
                <w:rFonts w:asciiTheme="minorHAnsi" w:hAnsiTheme="minorHAnsi" w:cs="Calibri"/>
                <w:color w:val="000000"/>
                <w:sz w:val="16"/>
                <w:szCs w:val="16"/>
              </w:rPr>
              <w:t>DctLk</w:t>
            </w:r>
            <w:proofErr w:type="spellEnd"/>
            <w:r w:rsidRPr="005F3A69">
              <w:rPr>
                <w:rFonts w:asciiTheme="minorHAnsi" w:hAnsiTheme="minorHAnsi" w:cs="Calibri"/>
                <w:color w:val="000000"/>
                <w:sz w:val="16"/>
                <w:szCs w:val="16"/>
              </w:rPr>
              <w:t xml:space="preserve"> + FE/AF or Tbl150.0-</w:t>
            </w:r>
            <w:proofErr w:type="gramStart"/>
            <w:r w:rsidRPr="005F3A69">
              <w:rPr>
                <w:rFonts w:asciiTheme="minorHAnsi" w:hAnsiTheme="minorHAnsi" w:cs="Calibri"/>
                <w:color w:val="000000"/>
                <w:sz w:val="16"/>
                <w:szCs w:val="16"/>
              </w:rPr>
              <w:t>C,D</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25D9FDC1" w14:textId="4FCF9BC8" w:rsidR="00916C50" w:rsidRPr="005F3A69" w:rsidRDefault="00916C50" w:rsidP="00862A62">
            <w:pPr>
              <w:keepNext/>
              <w:autoSpaceDE w:val="0"/>
              <w:autoSpaceDN w:val="0"/>
              <w:adjustRightInd w:val="0"/>
              <w:rPr>
                <w:rFonts w:asciiTheme="minorHAnsi" w:hAnsiTheme="minorHAnsi" w:cs="Calibri"/>
                <w:color w:val="000000"/>
                <w:sz w:val="16"/>
                <w:szCs w:val="16"/>
              </w:rPr>
            </w:pPr>
            <w:proofErr w:type="gramStart"/>
            <w:r w:rsidRPr="005F3A69">
              <w:rPr>
                <w:rFonts w:asciiTheme="minorHAnsi" w:hAnsiTheme="minorHAnsi" w:cs="Calibri"/>
                <w:color w:val="000000"/>
                <w:sz w:val="16"/>
                <w:szCs w:val="16"/>
              </w:rPr>
              <w:t>e.g.</w:t>
            </w:r>
            <w:proofErr w:type="gramEnd"/>
            <w:r w:rsidRPr="005F3A69">
              <w:rPr>
                <w:rFonts w:asciiTheme="minorHAnsi" w:hAnsiTheme="minorHAnsi" w:cs="Calibri"/>
                <w:color w:val="000000"/>
                <w:sz w:val="16"/>
                <w:szCs w:val="16"/>
              </w:rPr>
              <w:t xml:space="preserve"> new ducted system that has less than </w:t>
            </w:r>
            <w:r w:rsidR="0043284A" w:rsidRPr="005F3A69">
              <w:rPr>
                <w:rFonts w:asciiTheme="minorHAnsi" w:hAnsiTheme="minorHAnsi" w:cs="Calibri"/>
                <w:color w:val="000000"/>
                <w:sz w:val="16"/>
                <w:szCs w:val="16"/>
              </w:rPr>
              <w:t xml:space="preserve">25 </w:t>
            </w:r>
            <w:r w:rsidRPr="005F3A69">
              <w:rPr>
                <w:rFonts w:asciiTheme="minorHAnsi" w:hAnsiTheme="minorHAnsi" w:cs="Calibri"/>
                <w:color w:val="000000"/>
                <w:sz w:val="16"/>
                <w:szCs w:val="16"/>
              </w:rPr>
              <w:t>ft of ducts</w:t>
            </w:r>
          </w:p>
        </w:tc>
      </w:tr>
      <w:tr w:rsidR="00FE3830" w:rsidRPr="005F3A69" w14:paraId="311FF993" w14:textId="77777777">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3342A5D" w14:textId="77777777" w:rsidR="00FE3830" w:rsidRPr="005F3A69" w:rsidRDefault="00FE3830" w:rsidP="00FE3830">
            <w:pPr>
              <w:keepNext/>
              <w:autoSpaceDE w:val="0"/>
              <w:autoSpaceDN w:val="0"/>
              <w:adjustRightInd w:val="0"/>
              <w:jc w:val="center"/>
              <w:rPr>
                <w:rFonts w:ascii="Calibri" w:hAnsi="Calibri" w:cs="Calibri"/>
                <w:b/>
                <w:bCs/>
                <w:color w:val="000000"/>
                <w:sz w:val="16"/>
                <w:szCs w:val="16"/>
              </w:rPr>
            </w:pPr>
            <w:r w:rsidRPr="005F3A69">
              <w:rPr>
                <w:rFonts w:ascii="Calibri" w:hAnsi="Calibri" w:cs="Calibri"/>
                <w:b/>
                <w:bCs/>
                <w:color w:val="000000"/>
                <w:sz w:val="16"/>
                <w:szCs w:val="16"/>
              </w:rPr>
              <w:t>u</w:t>
            </w:r>
          </w:p>
        </w:tc>
        <w:tc>
          <w:tcPr>
            <w:tcW w:w="1464" w:type="dxa"/>
            <w:tcBorders>
              <w:top w:val="single" w:sz="6" w:space="0" w:color="auto"/>
              <w:left w:val="single" w:sz="6" w:space="0" w:color="auto"/>
              <w:bottom w:val="single" w:sz="6" w:space="0" w:color="auto"/>
              <w:right w:val="single" w:sz="6" w:space="0" w:color="auto"/>
            </w:tcBorders>
            <w:vAlign w:val="center"/>
          </w:tcPr>
          <w:p w14:paraId="5349FAC4" w14:textId="77777777" w:rsidR="00FE3830" w:rsidRPr="005F3A69" w:rsidRDefault="00FE3830" w:rsidP="00FE3830">
            <w:pPr>
              <w:keepNext/>
              <w:autoSpaceDE w:val="0"/>
              <w:autoSpaceDN w:val="0"/>
              <w:adjustRightInd w:val="0"/>
              <w:jc w:val="center"/>
              <w:rPr>
                <w:rFonts w:asciiTheme="minorHAnsi" w:hAnsiTheme="minorHAnsi" w:cs="Calibri"/>
                <w:color w:val="000000"/>
                <w:sz w:val="16"/>
                <w:szCs w:val="16"/>
              </w:rPr>
            </w:pPr>
            <w:r w:rsidRPr="005F3A69">
              <w:rPr>
                <w:rFonts w:ascii="Calibri" w:hAnsi="Calibr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582607E5" w14:textId="77777777" w:rsidR="00FE3830" w:rsidRPr="005F3A69" w:rsidRDefault="00FE3830" w:rsidP="00FE3830">
            <w:pPr>
              <w:keepNext/>
              <w:autoSpaceDE w:val="0"/>
              <w:autoSpaceDN w:val="0"/>
              <w:adjustRightInd w:val="0"/>
              <w:jc w:val="center"/>
              <w:rPr>
                <w:rFonts w:asciiTheme="minorHAnsi" w:hAnsiTheme="minorHAnsi" w:cs="Calibri"/>
                <w:color w:val="000000"/>
                <w:sz w:val="16"/>
                <w:szCs w:val="16"/>
              </w:rPr>
            </w:pPr>
            <w:r w:rsidRPr="005F3A69">
              <w:rPr>
                <w:rFonts w:ascii="Calibri" w:hAnsi="Calibr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4609BC19" w14:textId="77777777" w:rsidR="00FE3830" w:rsidRPr="005F3A69" w:rsidRDefault="00FE3830" w:rsidP="00FE3830">
            <w:pPr>
              <w:keepNext/>
              <w:autoSpaceDE w:val="0"/>
              <w:autoSpaceDN w:val="0"/>
              <w:adjustRightInd w:val="0"/>
              <w:jc w:val="center"/>
              <w:rPr>
                <w:rFonts w:asciiTheme="minorHAnsi" w:hAnsiTheme="minorHAnsi" w:cs="Calibri"/>
                <w:color w:val="000000"/>
                <w:sz w:val="16"/>
                <w:szCs w:val="16"/>
              </w:rPr>
            </w:pPr>
            <w:r w:rsidRPr="005F3A69">
              <w:rPr>
                <w:rFonts w:ascii="Calibri" w:hAnsi="Calibr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7E81F819" w14:textId="77777777" w:rsidR="00FE3830" w:rsidRPr="005F3A69" w:rsidRDefault="00FE3830" w:rsidP="00FE3830">
            <w:pPr>
              <w:keepNext/>
              <w:autoSpaceDE w:val="0"/>
              <w:autoSpaceDN w:val="0"/>
              <w:adjustRightInd w:val="0"/>
              <w:jc w:val="center"/>
              <w:rPr>
                <w:rFonts w:asciiTheme="minorHAnsi" w:hAnsiTheme="minorHAnsi" w:cs="Calibri"/>
                <w:color w:val="000000"/>
                <w:sz w:val="16"/>
                <w:szCs w:val="16"/>
              </w:rPr>
            </w:pPr>
            <w:r w:rsidRPr="005F3A69">
              <w:rPr>
                <w:rFonts w:ascii="Calibri" w:hAnsi="Calibr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5B17E24C" w14:textId="77777777" w:rsidR="00FE3830" w:rsidRPr="005F3A69" w:rsidRDefault="00FE3830" w:rsidP="00FE3830">
            <w:pPr>
              <w:keepNext/>
              <w:autoSpaceDE w:val="0"/>
              <w:autoSpaceDN w:val="0"/>
              <w:adjustRightInd w:val="0"/>
              <w:jc w:val="center"/>
              <w:rPr>
                <w:rFonts w:asciiTheme="minorHAnsi" w:hAnsiTheme="minorHAnsi" w:cs="Calibri"/>
                <w:color w:val="000000"/>
                <w:sz w:val="16"/>
                <w:szCs w:val="16"/>
              </w:rPr>
            </w:pPr>
            <w:r w:rsidRPr="005F3A69">
              <w:rPr>
                <w:rFonts w:ascii="Calibri" w:hAnsi="Calibr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3E516A55" w14:textId="77777777" w:rsidR="00FE3830" w:rsidRPr="005F3A69" w:rsidRDefault="00FE3830" w:rsidP="00FE3830">
            <w:pPr>
              <w:keepNext/>
              <w:autoSpaceDE w:val="0"/>
              <w:autoSpaceDN w:val="0"/>
              <w:adjustRightInd w:val="0"/>
              <w:jc w:val="center"/>
              <w:rPr>
                <w:rFonts w:asciiTheme="minorHAnsi" w:hAnsiTheme="minorHAnsi" w:cs="Calibri"/>
                <w:color w:val="000000"/>
                <w:sz w:val="16"/>
                <w:szCs w:val="16"/>
              </w:rPr>
            </w:pPr>
            <w:r w:rsidRPr="005F3A69">
              <w:rPr>
                <w:rFonts w:ascii="Calibri" w:hAnsi="Calibr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546907DC" w14:textId="77777777" w:rsidR="00FE3830" w:rsidRPr="005F3A69" w:rsidRDefault="00FE3830" w:rsidP="00FE3830">
            <w:pPr>
              <w:keepNext/>
              <w:autoSpaceDE w:val="0"/>
              <w:autoSpaceDN w:val="0"/>
              <w:adjustRightInd w:val="0"/>
              <w:rPr>
                <w:rFonts w:asciiTheme="minorHAnsi" w:hAnsiTheme="minorHAnsi" w:cs="Cambria"/>
                <w:color w:val="000000"/>
                <w:sz w:val="16"/>
                <w:szCs w:val="16"/>
              </w:rPr>
            </w:pPr>
            <w:r w:rsidRPr="005F3A69">
              <w:rPr>
                <w:rFonts w:ascii="Calibri" w:hAnsi="Calibri" w:cs="Cambria"/>
                <w:color w:val="000000"/>
                <w:sz w:val="16"/>
                <w:szCs w:val="16"/>
              </w:rPr>
              <w:t>Altered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5C5F599D" w14:textId="77777777" w:rsidR="00FE3830" w:rsidRPr="005F3A69" w:rsidRDefault="00FE3830" w:rsidP="00FE3830">
            <w:pPr>
              <w:keepNext/>
              <w:autoSpaceDE w:val="0"/>
              <w:autoSpaceDN w:val="0"/>
              <w:adjustRightInd w:val="0"/>
              <w:rPr>
                <w:rFonts w:asciiTheme="minorHAnsi" w:hAnsiTheme="minorHAnsi" w:cs="Calibri"/>
                <w:color w:val="000000"/>
                <w:sz w:val="16"/>
                <w:szCs w:val="16"/>
              </w:rPr>
            </w:pPr>
            <w:r w:rsidRPr="005F3A69">
              <w:rPr>
                <w:rFonts w:ascii="Calibri" w:hAnsi="Calibr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50FDBBF1" w14:textId="77777777" w:rsidR="00FE3830" w:rsidRPr="005F3A69" w:rsidRDefault="00FE3830" w:rsidP="00FE3830">
            <w:pPr>
              <w:keepNext/>
              <w:autoSpaceDE w:val="0"/>
              <w:autoSpaceDN w:val="0"/>
              <w:adjustRightInd w:val="0"/>
              <w:rPr>
                <w:rFonts w:asciiTheme="minorHAnsi" w:hAnsiTheme="minorHAnsi" w:cs="Calibri"/>
                <w:color w:val="000000"/>
                <w:sz w:val="16"/>
                <w:szCs w:val="16"/>
              </w:rPr>
            </w:pPr>
            <w:proofErr w:type="gramStart"/>
            <w:r w:rsidRPr="005F3A69">
              <w:rPr>
                <w:rFonts w:ascii="Calibri" w:hAnsi="Calibri" w:cs="Cambria"/>
                <w:color w:val="000000"/>
                <w:sz w:val="16"/>
                <w:szCs w:val="16"/>
              </w:rPr>
              <w:t>e.g.</w:t>
            </w:r>
            <w:proofErr w:type="gramEnd"/>
            <w:r w:rsidRPr="005F3A69">
              <w:rPr>
                <w:rFonts w:ascii="Calibri" w:hAnsi="Calibri" w:cs="Cambria"/>
                <w:color w:val="000000"/>
                <w:sz w:val="16"/>
                <w:szCs w:val="16"/>
              </w:rPr>
              <w:t xml:space="preserve"> new ducted hydronic fan coil unit or new hydronic heating boiler</w:t>
            </w:r>
          </w:p>
        </w:tc>
      </w:tr>
      <w:tr w:rsidR="00862A62" w:rsidRPr="005F3A69" w14:paraId="275097A2" w14:textId="77777777">
        <w:trPr>
          <w:trHeight w:val="295"/>
        </w:trPr>
        <w:tc>
          <w:tcPr>
            <w:tcW w:w="14390" w:type="dxa"/>
            <w:gridSpan w:val="10"/>
            <w:tcBorders>
              <w:top w:val="single" w:sz="6" w:space="0" w:color="auto"/>
              <w:left w:val="single" w:sz="4" w:space="0" w:color="auto"/>
              <w:bottom w:val="single" w:sz="4" w:space="0" w:color="auto"/>
              <w:right w:val="single" w:sz="4" w:space="0" w:color="auto"/>
            </w:tcBorders>
            <w:vAlign w:val="center"/>
          </w:tcPr>
          <w:p w14:paraId="32B63AE5"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Nomenclature:</w:t>
            </w:r>
          </w:p>
          <w:p w14:paraId="13FE2967"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RC = Refrigerant Charge Verification (MCH-25)</w:t>
            </w:r>
          </w:p>
          <w:p w14:paraId="18870F77" w14:textId="77777777" w:rsidR="00862A62" w:rsidRPr="005F3A69" w:rsidRDefault="00862A62" w:rsidP="00862A62">
            <w:pPr>
              <w:keepNext/>
              <w:autoSpaceDE w:val="0"/>
              <w:autoSpaceDN w:val="0"/>
              <w:adjustRightInd w:val="0"/>
              <w:rPr>
                <w:rFonts w:asciiTheme="minorHAnsi" w:hAnsiTheme="minorHAnsi" w:cs="Calibri"/>
                <w:color w:val="000000"/>
                <w:sz w:val="16"/>
                <w:szCs w:val="16"/>
              </w:rPr>
            </w:pPr>
            <w:proofErr w:type="spellStart"/>
            <w:r w:rsidRPr="005F3A69">
              <w:rPr>
                <w:rFonts w:asciiTheme="minorHAnsi" w:hAnsiTheme="minorHAnsi" w:cs="Calibri"/>
                <w:color w:val="000000"/>
                <w:sz w:val="16"/>
                <w:szCs w:val="16"/>
              </w:rPr>
              <w:t>DctLk</w:t>
            </w:r>
            <w:proofErr w:type="spellEnd"/>
            <w:r w:rsidRPr="005F3A69">
              <w:rPr>
                <w:rFonts w:asciiTheme="minorHAnsi" w:hAnsiTheme="minorHAnsi" w:cs="Calibri"/>
                <w:color w:val="000000"/>
                <w:sz w:val="16"/>
                <w:szCs w:val="16"/>
              </w:rPr>
              <w:t xml:space="preserve"> = Duct Leakage Test (MCH-20)</w:t>
            </w:r>
          </w:p>
          <w:p w14:paraId="106900CE" w14:textId="77777777" w:rsidR="00862A62" w:rsidRPr="005F3A69" w:rsidRDefault="00862A62" w:rsidP="00FD615A">
            <w:pPr>
              <w:keepNext/>
              <w:autoSpaceDE w:val="0"/>
              <w:autoSpaceDN w:val="0"/>
              <w:adjustRightInd w:val="0"/>
              <w:rPr>
                <w:rFonts w:asciiTheme="minorHAnsi" w:hAnsiTheme="minorHAnsi" w:cs="Calibri"/>
                <w:color w:val="000000"/>
                <w:sz w:val="16"/>
                <w:szCs w:val="16"/>
              </w:rPr>
            </w:pPr>
            <w:r w:rsidRPr="005F3A69">
              <w:rPr>
                <w:rFonts w:asciiTheme="minorHAnsi" w:hAnsiTheme="minorHAnsi" w:cs="Calibri"/>
                <w:color w:val="000000"/>
                <w:sz w:val="16"/>
                <w:szCs w:val="16"/>
              </w:rPr>
              <w:t>FE/AF or Tbl150.0-</w:t>
            </w:r>
            <w:proofErr w:type="gramStart"/>
            <w:r w:rsidR="00FD615A" w:rsidRPr="005F3A69">
              <w:rPr>
                <w:rFonts w:asciiTheme="minorHAnsi" w:hAnsiTheme="minorHAnsi" w:cs="Calibri"/>
                <w:color w:val="000000"/>
                <w:sz w:val="16"/>
                <w:szCs w:val="16"/>
              </w:rPr>
              <w:t>B</w:t>
            </w:r>
            <w:r w:rsidRPr="005F3A69">
              <w:rPr>
                <w:rFonts w:asciiTheme="minorHAnsi" w:hAnsiTheme="minorHAnsi" w:cs="Calibri"/>
                <w:color w:val="000000"/>
                <w:sz w:val="16"/>
                <w:szCs w:val="16"/>
              </w:rPr>
              <w:t>,</w:t>
            </w:r>
            <w:r w:rsidR="00FD615A" w:rsidRPr="005F3A69">
              <w:rPr>
                <w:rFonts w:asciiTheme="minorHAnsi" w:hAnsiTheme="minorHAnsi" w:cs="Calibri"/>
                <w:color w:val="000000"/>
                <w:sz w:val="16"/>
                <w:szCs w:val="16"/>
              </w:rPr>
              <w:t>C</w:t>
            </w:r>
            <w:proofErr w:type="gramEnd"/>
            <w:r w:rsidRPr="005F3A69">
              <w:rPr>
                <w:rFonts w:asciiTheme="minorHAnsi" w:hAnsiTheme="minorHAnsi" w:cs="Calibri"/>
                <w:color w:val="000000"/>
                <w:sz w:val="16"/>
                <w:szCs w:val="16"/>
              </w:rPr>
              <w:t xml:space="preserve"> - Fan Efficacy and Airflow Rate verification (MCH-22; MCH-23) or alternative compliance: (MCH-28)</w:t>
            </w:r>
          </w:p>
        </w:tc>
      </w:tr>
    </w:tbl>
    <w:p w14:paraId="59D5EF8D" w14:textId="77777777" w:rsidR="00862A62" w:rsidRPr="005F3A69" w:rsidRDefault="00862A62" w:rsidP="008846F4">
      <w:pPr>
        <w:rPr>
          <w:rFonts w:ascii="Calibri" w:hAnsi="Calibri"/>
          <w:sz w:val="18"/>
          <w:szCs w:val="18"/>
        </w:rPr>
      </w:pPr>
    </w:p>
    <w:p w14:paraId="7F53DBEB" w14:textId="54CA79CB" w:rsidR="00543302" w:rsidRPr="005F3A69" w:rsidRDefault="00543302">
      <w:pPr>
        <w:rPr>
          <w:rFonts w:ascii="Calibri" w:hAnsi="Calibri"/>
          <w:sz w:val="18"/>
          <w:szCs w:val="18"/>
        </w:rPr>
      </w:pPr>
      <w:r w:rsidRPr="005F3A69">
        <w:rPr>
          <w:rFonts w:ascii="Calibri" w:hAnsi="Calibri"/>
          <w:sz w:val="18"/>
          <w:szCs w:val="18"/>
        </w:rPr>
        <w:br w:type="page"/>
      </w:r>
    </w:p>
    <w:tbl>
      <w:tblPr>
        <w:tblW w:w="50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13"/>
        <w:gridCol w:w="746"/>
        <w:gridCol w:w="1260"/>
        <w:gridCol w:w="1107"/>
        <w:gridCol w:w="851"/>
        <w:gridCol w:w="851"/>
        <w:gridCol w:w="1241"/>
        <w:gridCol w:w="1170"/>
        <w:gridCol w:w="908"/>
        <w:gridCol w:w="851"/>
        <w:gridCol w:w="1021"/>
        <w:gridCol w:w="1090"/>
        <w:gridCol w:w="1037"/>
        <w:gridCol w:w="937"/>
        <w:gridCol w:w="906"/>
      </w:tblGrid>
      <w:tr w:rsidR="00A718DC" w:rsidRPr="005F3A69" w14:paraId="439C424C" w14:textId="77777777" w:rsidTr="16E48D35">
        <w:trPr>
          <w:cantSplit/>
        </w:trPr>
        <w:tc>
          <w:tcPr>
            <w:tcW w:w="14688" w:type="dxa"/>
            <w:gridSpan w:val="15"/>
            <w:tcBorders>
              <w:top w:val="single" w:sz="4" w:space="0" w:color="auto"/>
              <w:left w:val="single" w:sz="4" w:space="0" w:color="auto"/>
              <w:bottom w:val="single" w:sz="4" w:space="0" w:color="auto"/>
              <w:right w:val="single" w:sz="4" w:space="0" w:color="auto"/>
            </w:tcBorders>
          </w:tcPr>
          <w:p w14:paraId="7BAA6934" w14:textId="77777777" w:rsidR="00A718DC" w:rsidRPr="005F3A69" w:rsidRDefault="00A718DC" w:rsidP="00E752EB">
            <w:pPr>
              <w:keepNext/>
              <w:rPr>
                <w:rFonts w:ascii="Calibri" w:hAnsi="Calibri"/>
                <w:b/>
                <w:sz w:val="18"/>
                <w:szCs w:val="18"/>
              </w:rPr>
            </w:pPr>
            <w:r w:rsidRPr="005F3A69">
              <w:rPr>
                <w:rFonts w:ascii="Calibri" w:hAnsi="Calibri"/>
                <w:b/>
                <w:sz w:val="18"/>
                <w:szCs w:val="18"/>
              </w:rPr>
              <w:lastRenderedPageBreak/>
              <w:t>C. Space Conditioning (SC) System Alterations Compliance Information</w:t>
            </w:r>
          </w:p>
          <w:p w14:paraId="5392D904" w14:textId="77777777" w:rsidR="00A718DC" w:rsidRPr="005F3A69" w:rsidRDefault="00A718DC" w:rsidP="00E752EB">
            <w:pPr>
              <w:keepNext/>
              <w:rPr>
                <w:rFonts w:ascii="Calibri" w:hAnsi="Calibri"/>
                <w:b/>
                <w:sz w:val="18"/>
                <w:szCs w:val="18"/>
              </w:rPr>
            </w:pPr>
            <w:r w:rsidRPr="005F3A69">
              <w:rPr>
                <w:rFonts w:ascii="Calibri" w:hAnsi="Calibri"/>
                <w:b/>
                <w:sz w:val="18"/>
                <w:szCs w:val="18"/>
              </w:rPr>
              <w:t>&lt;&lt; require one row of data in this table for each of the SC Systems listed in Section B for which Alteration Type in B10≠ no alteration performed &gt;&gt;</w:t>
            </w:r>
          </w:p>
        </w:tc>
      </w:tr>
      <w:tr w:rsidR="00A718DC" w:rsidRPr="005F3A69" w14:paraId="07B9DF01" w14:textId="77777777" w:rsidTr="16E48D35">
        <w:tblPrEx>
          <w:tblLook w:val="0000" w:firstRow="0" w:lastRow="0" w:firstColumn="0" w:lastColumn="0" w:noHBand="0" w:noVBand="0"/>
        </w:tblPrEx>
        <w:trPr>
          <w:cantSplit/>
          <w:trHeight w:val="223"/>
        </w:trPr>
        <w:tc>
          <w:tcPr>
            <w:tcW w:w="712" w:type="dxa"/>
            <w:shd w:val="clear" w:color="auto" w:fill="auto"/>
          </w:tcPr>
          <w:p w14:paraId="5CA84143"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01</w:t>
            </w:r>
          </w:p>
        </w:tc>
        <w:tc>
          <w:tcPr>
            <w:tcW w:w="746" w:type="dxa"/>
          </w:tcPr>
          <w:p w14:paraId="3DDC9782"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02</w:t>
            </w:r>
          </w:p>
        </w:tc>
        <w:tc>
          <w:tcPr>
            <w:tcW w:w="1260" w:type="dxa"/>
            <w:shd w:val="clear" w:color="auto" w:fill="auto"/>
          </w:tcPr>
          <w:p w14:paraId="52AD2CD8"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03</w:t>
            </w:r>
          </w:p>
        </w:tc>
        <w:tc>
          <w:tcPr>
            <w:tcW w:w="1107" w:type="dxa"/>
            <w:shd w:val="clear" w:color="auto" w:fill="auto"/>
          </w:tcPr>
          <w:p w14:paraId="589E3368"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04</w:t>
            </w:r>
          </w:p>
        </w:tc>
        <w:tc>
          <w:tcPr>
            <w:tcW w:w="851" w:type="dxa"/>
            <w:shd w:val="clear" w:color="auto" w:fill="auto"/>
          </w:tcPr>
          <w:p w14:paraId="48270DEC"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05</w:t>
            </w:r>
          </w:p>
        </w:tc>
        <w:tc>
          <w:tcPr>
            <w:tcW w:w="851" w:type="dxa"/>
            <w:shd w:val="clear" w:color="auto" w:fill="auto"/>
          </w:tcPr>
          <w:p w14:paraId="1D4DFB37"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06</w:t>
            </w:r>
          </w:p>
        </w:tc>
        <w:tc>
          <w:tcPr>
            <w:tcW w:w="1241" w:type="dxa"/>
            <w:shd w:val="clear" w:color="auto" w:fill="auto"/>
          </w:tcPr>
          <w:p w14:paraId="53AB36B6"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07</w:t>
            </w:r>
          </w:p>
        </w:tc>
        <w:tc>
          <w:tcPr>
            <w:tcW w:w="1170" w:type="dxa"/>
            <w:shd w:val="clear" w:color="auto" w:fill="auto"/>
          </w:tcPr>
          <w:p w14:paraId="6A5EB3C4"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08</w:t>
            </w:r>
          </w:p>
        </w:tc>
        <w:tc>
          <w:tcPr>
            <w:tcW w:w="908" w:type="dxa"/>
            <w:shd w:val="clear" w:color="auto" w:fill="auto"/>
          </w:tcPr>
          <w:p w14:paraId="4E234343"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09</w:t>
            </w:r>
          </w:p>
        </w:tc>
        <w:tc>
          <w:tcPr>
            <w:tcW w:w="851" w:type="dxa"/>
            <w:shd w:val="clear" w:color="auto" w:fill="auto"/>
          </w:tcPr>
          <w:p w14:paraId="39D8521C"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10</w:t>
            </w:r>
          </w:p>
        </w:tc>
        <w:tc>
          <w:tcPr>
            <w:tcW w:w="1021" w:type="dxa"/>
          </w:tcPr>
          <w:p w14:paraId="3AD2BDCF"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10b</w:t>
            </w:r>
          </w:p>
        </w:tc>
        <w:tc>
          <w:tcPr>
            <w:tcW w:w="1090" w:type="dxa"/>
            <w:shd w:val="clear" w:color="auto" w:fill="auto"/>
          </w:tcPr>
          <w:p w14:paraId="41C88C89"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11</w:t>
            </w:r>
          </w:p>
        </w:tc>
        <w:tc>
          <w:tcPr>
            <w:tcW w:w="1037" w:type="dxa"/>
            <w:shd w:val="clear" w:color="auto" w:fill="auto"/>
          </w:tcPr>
          <w:p w14:paraId="45C4318C"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12</w:t>
            </w:r>
          </w:p>
        </w:tc>
        <w:tc>
          <w:tcPr>
            <w:tcW w:w="937" w:type="dxa"/>
          </w:tcPr>
          <w:p w14:paraId="12AD902B"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13</w:t>
            </w:r>
          </w:p>
        </w:tc>
        <w:tc>
          <w:tcPr>
            <w:tcW w:w="906" w:type="dxa"/>
          </w:tcPr>
          <w:p w14:paraId="27807FF7"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14</w:t>
            </w:r>
          </w:p>
        </w:tc>
      </w:tr>
      <w:tr w:rsidR="00A718DC" w:rsidRPr="005F3A69" w14:paraId="1BA653F4" w14:textId="77777777" w:rsidTr="16E48D35">
        <w:tblPrEx>
          <w:tblLook w:val="0000" w:firstRow="0" w:lastRow="0" w:firstColumn="0" w:lastColumn="0" w:noHBand="0" w:noVBand="0"/>
        </w:tblPrEx>
        <w:trPr>
          <w:cantSplit/>
          <w:trHeight w:val="390"/>
        </w:trPr>
        <w:tc>
          <w:tcPr>
            <w:tcW w:w="712" w:type="dxa"/>
            <w:shd w:val="clear" w:color="auto" w:fill="auto"/>
            <w:vAlign w:val="bottom"/>
          </w:tcPr>
          <w:p w14:paraId="00ACECA7"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SC System ID/Name</w:t>
            </w:r>
            <w:r w:rsidRPr="005F3A69">
              <w:t xml:space="preserve"> </w:t>
            </w:r>
            <w:r w:rsidRPr="005F3A69">
              <w:rPr>
                <w:rFonts w:ascii="Calibri" w:hAnsi="Calibri"/>
                <w:sz w:val="18"/>
                <w:szCs w:val="18"/>
              </w:rPr>
              <w:t>from CF1R</w:t>
            </w:r>
          </w:p>
        </w:tc>
        <w:tc>
          <w:tcPr>
            <w:tcW w:w="746" w:type="dxa"/>
            <w:vAlign w:val="bottom"/>
          </w:tcPr>
          <w:p w14:paraId="04FF7A7E"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SC System</w:t>
            </w:r>
          </w:p>
          <w:p w14:paraId="580AF39D"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Description of Area Served</w:t>
            </w:r>
          </w:p>
        </w:tc>
        <w:tc>
          <w:tcPr>
            <w:tcW w:w="1260" w:type="dxa"/>
            <w:shd w:val="clear" w:color="auto" w:fill="auto"/>
            <w:vAlign w:val="bottom"/>
          </w:tcPr>
          <w:p w14:paraId="3730AA15"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Heating System Type</w:t>
            </w:r>
          </w:p>
        </w:tc>
        <w:tc>
          <w:tcPr>
            <w:tcW w:w="1107" w:type="dxa"/>
            <w:shd w:val="clear" w:color="auto" w:fill="auto"/>
            <w:vAlign w:val="bottom"/>
          </w:tcPr>
          <w:p w14:paraId="60F9AC43"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Altered</w:t>
            </w:r>
          </w:p>
          <w:p w14:paraId="65526EDD"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Heating Component</w:t>
            </w:r>
          </w:p>
        </w:tc>
        <w:tc>
          <w:tcPr>
            <w:tcW w:w="851" w:type="dxa"/>
            <w:shd w:val="clear" w:color="auto" w:fill="auto"/>
            <w:vAlign w:val="bottom"/>
          </w:tcPr>
          <w:p w14:paraId="2673FD09" w14:textId="77777777" w:rsidR="00A718DC" w:rsidRPr="005F3A69" w:rsidRDefault="00A718DC" w:rsidP="00E752EB">
            <w:pPr>
              <w:keepNext/>
              <w:jc w:val="center"/>
              <w:rPr>
                <w:rFonts w:ascii="Calibri" w:hAnsi="Calibri"/>
                <w:sz w:val="18"/>
                <w:szCs w:val="18"/>
              </w:rPr>
            </w:pPr>
            <w:r w:rsidRPr="005F3A69">
              <w:rPr>
                <w:rFonts w:ascii="Calibri" w:hAnsi="Calibri"/>
                <w:sz w:val="16"/>
                <w:szCs w:val="16"/>
              </w:rPr>
              <w:t>Heating Efficiency Type</w:t>
            </w:r>
          </w:p>
        </w:tc>
        <w:tc>
          <w:tcPr>
            <w:tcW w:w="851" w:type="dxa"/>
            <w:shd w:val="clear" w:color="auto" w:fill="auto"/>
            <w:vAlign w:val="bottom"/>
          </w:tcPr>
          <w:p w14:paraId="4ABF1990" w14:textId="77777777" w:rsidR="00A718DC" w:rsidRPr="005F3A69" w:rsidRDefault="00A718DC" w:rsidP="00E752EB">
            <w:pPr>
              <w:keepNext/>
              <w:jc w:val="center"/>
              <w:rPr>
                <w:rFonts w:ascii="Calibri" w:hAnsi="Calibri"/>
                <w:sz w:val="16"/>
                <w:szCs w:val="16"/>
              </w:rPr>
            </w:pPr>
            <w:r w:rsidRPr="005F3A69">
              <w:rPr>
                <w:rFonts w:ascii="Calibri" w:hAnsi="Calibri"/>
                <w:sz w:val="16"/>
                <w:szCs w:val="16"/>
              </w:rPr>
              <w:t xml:space="preserve">Heating </w:t>
            </w:r>
          </w:p>
          <w:p w14:paraId="2044743E" w14:textId="77777777" w:rsidR="00A718DC" w:rsidRPr="005F3A69" w:rsidRDefault="00A718DC" w:rsidP="00E752EB">
            <w:pPr>
              <w:keepNext/>
              <w:jc w:val="center"/>
              <w:rPr>
                <w:rFonts w:ascii="Calibri" w:hAnsi="Calibri"/>
                <w:sz w:val="16"/>
                <w:szCs w:val="16"/>
              </w:rPr>
            </w:pPr>
            <w:r w:rsidRPr="005F3A69">
              <w:rPr>
                <w:rFonts w:ascii="Calibri" w:hAnsi="Calibri"/>
                <w:sz w:val="16"/>
                <w:szCs w:val="16"/>
              </w:rPr>
              <w:t>Minimum</w:t>
            </w:r>
          </w:p>
          <w:p w14:paraId="7D2C3A92" w14:textId="77777777" w:rsidR="00A718DC" w:rsidRPr="005F3A69" w:rsidRDefault="00A718DC" w:rsidP="00E752EB">
            <w:pPr>
              <w:keepNext/>
              <w:jc w:val="center"/>
              <w:rPr>
                <w:rFonts w:ascii="Calibri" w:hAnsi="Calibri"/>
                <w:sz w:val="18"/>
                <w:szCs w:val="18"/>
              </w:rPr>
            </w:pPr>
            <w:r w:rsidRPr="005F3A69">
              <w:rPr>
                <w:rFonts w:ascii="Calibri" w:hAnsi="Calibri"/>
                <w:sz w:val="16"/>
                <w:szCs w:val="16"/>
              </w:rPr>
              <w:t>Efficiency Value</w:t>
            </w:r>
          </w:p>
        </w:tc>
        <w:tc>
          <w:tcPr>
            <w:tcW w:w="1241" w:type="dxa"/>
            <w:shd w:val="clear" w:color="auto" w:fill="auto"/>
            <w:vAlign w:val="bottom"/>
          </w:tcPr>
          <w:p w14:paraId="24D00141"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Cooling System Type</w:t>
            </w:r>
          </w:p>
        </w:tc>
        <w:tc>
          <w:tcPr>
            <w:tcW w:w="1170" w:type="dxa"/>
            <w:shd w:val="clear" w:color="auto" w:fill="auto"/>
            <w:vAlign w:val="bottom"/>
          </w:tcPr>
          <w:p w14:paraId="5ACCEB29"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Altered</w:t>
            </w:r>
          </w:p>
          <w:p w14:paraId="026667DA"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Cooling Components</w:t>
            </w:r>
          </w:p>
        </w:tc>
        <w:tc>
          <w:tcPr>
            <w:tcW w:w="908" w:type="dxa"/>
            <w:shd w:val="clear" w:color="auto" w:fill="auto"/>
            <w:vAlign w:val="bottom"/>
          </w:tcPr>
          <w:p w14:paraId="2DAAD583" w14:textId="77777777" w:rsidR="00A718DC" w:rsidRPr="005F3A69" w:rsidRDefault="00A718DC" w:rsidP="00E752EB">
            <w:pPr>
              <w:keepNext/>
              <w:jc w:val="center"/>
              <w:rPr>
                <w:rFonts w:ascii="Calibri" w:hAnsi="Calibri"/>
                <w:sz w:val="18"/>
                <w:szCs w:val="18"/>
              </w:rPr>
            </w:pPr>
            <w:r w:rsidRPr="005F3A69">
              <w:rPr>
                <w:rFonts w:ascii="Calibri" w:hAnsi="Calibri"/>
                <w:sz w:val="16"/>
                <w:szCs w:val="16"/>
              </w:rPr>
              <w:t>Cooling Efficiency Type</w:t>
            </w:r>
          </w:p>
        </w:tc>
        <w:tc>
          <w:tcPr>
            <w:tcW w:w="851" w:type="dxa"/>
            <w:shd w:val="clear" w:color="auto" w:fill="auto"/>
            <w:vAlign w:val="bottom"/>
          </w:tcPr>
          <w:p w14:paraId="0DCDC8BA" w14:textId="77777777" w:rsidR="00A718DC" w:rsidRPr="005F3A69" w:rsidRDefault="00A718DC" w:rsidP="00E752EB">
            <w:pPr>
              <w:keepNext/>
              <w:jc w:val="center"/>
              <w:rPr>
                <w:rFonts w:ascii="Calibri" w:hAnsi="Calibri"/>
                <w:sz w:val="16"/>
                <w:szCs w:val="16"/>
              </w:rPr>
            </w:pPr>
            <w:r w:rsidRPr="005F3A69">
              <w:rPr>
                <w:rFonts w:ascii="Calibri" w:hAnsi="Calibri"/>
                <w:sz w:val="16"/>
                <w:szCs w:val="16"/>
              </w:rPr>
              <w:t>Cooling Minimum</w:t>
            </w:r>
            <w:r w:rsidRPr="005F3A69">
              <w:rPr>
                <w:rFonts w:ascii="Calibri" w:hAnsi="Calibri"/>
                <w:color w:val="FF0000"/>
                <w:sz w:val="16"/>
                <w:szCs w:val="16"/>
              </w:rPr>
              <w:t xml:space="preserve"> </w:t>
            </w:r>
            <w:r w:rsidRPr="005F3A69">
              <w:rPr>
                <w:rFonts w:ascii="Calibri" w:hAnsi="Calibri"/>
                <w:sz w:val="16"/>
                <w:szCs w:val="16"/>
              </w:rPr>
              <w:t>Efficiency Value</w:t>
            </w:r>
          </w:p>
          <w:p w14:paraId="2A9A52A6"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SEER/SEER2</w:t>
            </w:r>
          </w:p>
        </w:tc>
        <w:tc>
          <w:tcPr>
            <w:tcW w:w="1021" w:type="dxa"/>
            <w:vAlign w:val="bottom"/>
          </w:tcPr>
          <w:p w14:paraId="7D61844A"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Cooling Minimum Efficiency Value</w:t>
            </w:r>
          </w:p>
          <w:p w14:paraId="211D10DB"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EER/EER2/</w:t>
            </w:r>
            <w:r w:rsidRPr="005F3A69">
              <w:rPr>
                <w:rFonts w:ascii="Calibri" w:hAnsi="Calibri"/>
                <w:sz w:val="18"/>
                <w:szCs w:val="18"/>
              </w:rPr>
              <w:br/>
              <w:t>CEER</w:t>
            </w:r>
          </w:p>
        </w:tc>
        <w:tc>
          <w:tcPr>
            <w:tcW w:w="1090" w:type="dxa"/>
            <w:shd w:val="clear" w:color="auto" w:fill="auto"/>
            <w:vAlign w:val="bottom"/>
          </w:tcPr>
          <w:p w14:paraId="731C72B4" w14:textId="77777777" w:rsidR="00A718DC" w:rsidRPr="005F3A69" w:rsidRDefault="00A718DC" w:rsidP="00E752EB">
            <w:pPr>
              <w:keepNext/>
              <w:jc w:val="center"/>
              <w:rPr>
                <w:rFonts w:ascii="Calibri" w:hAnsi="Calibri"/>
                <w:sz w:val="18"/>
                <w:szCs w:val="18"/>
              </w:rPr>
            </w:pPr>
            <w:r w:rsidRPr="005F3A69">
              <w:rPr>
                <w:rFonts w:ascii="Calibri" w:hAnsi="Calibri"/>
                <w:sz w:val="18"/>
                <w:szCs w:val="18"/>
              </w:rPr>
              <w:t>Required Thermostat</w:t>
            </w:r>
            <w:r w:rsidRPr="005F3A69">
              <w:rPr>
                <w:rFonts w:ascii="Calibri" w:hAnsi="Calibri"/>
                <w:sz w:val="18"/>
                <w:szCs w:val="18"/>
              </w:rPr>
              <w:br/>
              <w:t>Type</w:t>
            </w:r>
          </w:p>
        </w:tc>
        <w:tc>
          <w:tcPr>
            <w:tcW w:w="1037" w:type="dxa"/>
            <w:shd w:val="clear" w:color="auto" w:fill="auto"/>
            <w:vAlign w:val="bottom"/>
          </w:tcPr>
          <w:p w14:paraId="256958BB" w14:textId="77777777" w:rsidR="00A718DC" w:rsidRPr="005F3A69" w:rsidRDefault="00A718DC" w:rsidP="00E752EB">
            <w:pPr>
              <w:keepNext/>
              <w:jc w:val="center"/>
              <w:rPr>
                <w:rFonts w:ascii="Calibri" w:hAnsi="Calibri"/>
                <w:sz w:val="8"/>
                <w:szCs w:val="8"/>
              </w:rPr>
            </w:pPr>
            <w:r w:rsidRPr="005F3A69">
              <w:rPr>
                <w:rFonts w:ascii="Calibri" w:hAnsi="Calibri"/>
                <w:sz w:val="18"/>
                <w:szCs w:val="18"/>
              </w:rPr>
              <w:t>Number of Indoor Units for this System</w:t>
            </w:r>
          </w:p>
        </w:tc>
        <w:tc>
          <w:tcPr>
            <w:tcW w:w="937" w:type="dxa"/>
            <w:vAlign w:val="bottom"/>
          </w:tcPr>
          <w:p w14:paraId="557DC2CB" w14:textId="77777777" w:rsidR="00A718DC" w:rsidRPr="005F3A69" w:rsidRDefault="00A718DC" w:rsidP="00E752EB">
            <w:pPr>
              <w:keepNext/>
              <w:jc w:val="center"/>
              <w:rPr>
                <w:rFonts w:ascii="Calibri" w:hAnsi="Calibri"/>
                <w:sz w:val="16"/>
                <w:szCs w:val="16"/>
              </w:rPr>
            </w:pPr>
            <w:r w:rsidRPr="005F3A69">
              <w:rPr>
                <w:rFonts w:ascii="Calibri" w:hAnsi="Calibri"/>
                <w:sz w:val="16"/>
                <w:szCs w:val="16"/>
              </w:rPr>
              <w:t>Number of Ducted Indoor Units for this System</w:t>
            </w:r>
          </w:p>
        </w:tc>
        <w:tc>
          <w:tcPr>
            <w:tcW w:w="906" w:type="dxa"/>
            <w:vAlign w:val="bottom"/>
          </w:tcPr>
          <w:p w14:paraId="54A6BCD0" w14:textId="77777777" w:rsidR="00A718DC" w:rsidRPr="005F3A69" w:rsidRDefault="00A718DC" w:rsidP="00E752EB">
            <w:pPr>
              <w:keepNext/>
              <w:jc w:val="center"/>
              <w:rPr>
                <w:rFonts w:ascii="Calibri" w:hAnsi="Calibri"/>
                <w:sz w:val="16"/>
                <w:szCs w:val="16"/>
              </w:rPr>
            </w:pPr>
            <w:r w:rsidRPr="005F3A69">
              <w:rPr>
                <w:rFonts w:ascii="Calibri" w:hAnsi="Calibri"/>
                <w:sz w:val="16"/>
                <w:szCs w:val="16"/>
              </w:rPr>
              <w:t>Central Fan Integrated (CFI) Ventilation System Status</w:t>
            </w:r>
          </w:p>
        </w:tc>
      </w:tr>
      <w:tr w:rsidR="00A718DC" w:rsidRPr="005F3A69" w14:paraId="7D8B4B8A" w14:textId="77777777" w:rsidTr="16E48D35">
        <w:tblPrEx>
          <w:tblLook w:val="0000" w:firstRow="0" w:lastRow="0" w:firstColumn="0" w:lastColumn="0" w:noHBand="0" w:noVBand="0"/>
        </w:tblPrEx>
        <w:trPr>
          <w:cantSplit/>
          <w:trHeight w:val="432"/>
        </w:trPr>
        <w:tc>
          <w:tcPr>
            <w:tcW w:w="712" w:type="dxa"/>
            <w:shd w:val="clear" w:color="auto" w:fill="auto"/>
            <w:tcMar>
              <w:left w:w="29" w:type="dxa"/>
              <w:right w:w="29" w:type="dxa"/>
            </w:tcMar>
          </w:tcPr>
          <w:p w14:paraId="56EF69B1"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&lt;&lt;reference value from B01&gt;&gt;</w:t>
            </w:r>
          </w:p>
        </w:tc>
        <w:tc>
          <w:tcPr>
            <w:tcW w:w="746" w:type="dxa"/>
            <w:tcMar>
              <w:left w:w="29" w:type="dxa"/>
              <w:right w:w="29" w:type="dxa"/>
            </w:tcMar>
          </w:tcPr>
          <w:p w14:paraId="39B69207"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&lt;&lt;reference value from B02&gt;&gt;</w:t>
            </w:r>
          </w:p>
        </w:tc>
        <w:tc>
          <w:tcPr>
            <w:tcW w:w="1260" w:type="dxa"/>
            <w:shd w:val="clear" w:color="auto" w:fill="auto"/>
            <w:tcMar>
              <w:left w:w="29" w:type="dxa"/>
              <w:right w:w="29" w:type="dxa"/>
            </w:tcMar>
          </w:tcPr>
          <w:p w14:paraId="5B677968" w14:textId="77777777" w:rsidR="00A51E92" w:rsidRPr="00A51E92" w:rsidRDefault="00A718DC" w:rsidP="00A51E92">
            <w:pPr>
              <w:rPr>
                <w:ins w:id="3" w:author="Alhabibi, Haider@Energy" w:date="2022-08-23T17:10:00Z"/>
                <w:rFonts w:asciiTheme="minorHAnsi" w:hAnsiTheme="minorHAnsi"/>
                <w:sz w:val="10"/>
                <w:szCs w:val="10"/>
              </w:rPr>
            </w:pPr>
            <w:r w:rsidRPr="005F3A69">
              <w:rPr>
                <w:rFonts w:asciiTheme="minorHAnsi" w:hAnsiTheme="minorHAnsi"/>
                <w:sz w:val="10"/>
                <w:szCs w:val="10"/>
              </w:rPr>
              <w:t>&lt;&lt; reference value from CF1Ras default</w:t>
            </w:r>
            <w:ins w:id="4" w:author="Alhabibi, Haider@Energy" w:date="2022-08-23T17:10:00Z">
              <w:r w:rsidR="00A51E92" w:rsidRPr="00A51E92">
                <w:rPr>
                  <w:rFonts w:asciiTheme="minorHAnsi" w:hAnsiTheme="minorHAnsi"/>
                  <w:sz w:val="10"/>
                  <w:szCs w:val="10"/>
                </w:rPr>
                <w:t xml:space="preserve">; allow user to override the default and pick one from list: </w:t>
              </w:r>
            </w:ins>
          </w:p>
          <w:p w14:paraId="2BA9799B" w14:textId="77777777" w:rsidR="00A51E92" w:rsidRPr="00A51E92" w:rsidRDefault="00A51E92" w:rsidP="00A51E92">
            <w:pPr>
              <w:rPr>
                <w:ins w:id="5" w:author="Alhabibi, Haider@Energy" w:date="2022-08-23T17:10:00Z"/>
                <w:rFonts w:asciiTheme="minorHAnsi" w:hAnsiTheme="minorHAnsi"/>
                <w:sz w:val="10"/>
                <w:szCs w:val="10"/>
              </w:rPr>
            </w:pPr>
            <w:ins w:id="6" w:author="Alhabibi, Haider@Energy" w:date="2022-08-23T17:10:00Z">
              <w:r w:rsidRPr="00A51E92">
                <w:rPr>
                  <w:rFonts w:asciiTheme="minorHAnsi" w:hAnsiTheme="minorHAnsi"/>
                  <w:sz w:val="10"/>
                  <w:szCs w:val="10"/>
                </w:rPr>
                <w:t>*</w:t>
              </w:r>
              <w:proofErr w:type="gramStart"/>
              <w:r w:rsidRPr="00A51E92">
                <w:rPr>
                  <w:rFonts w:asciiTheme="minorHAnsi" w:hAnsiTheme="minorHAnsi"/>
                  <w:sz w:val="10"/>
                  <w:szCs w:val="10"/>
                </w:rPr>
                <w:t>central</w:t>
              </w:r>
              <w:proofErr w:type="gramEnd"/>
              <w:r w:rsidRPr="00A51E92">
                <w:rPr>
                  <w:rFonts w:asciiTheme="minorHAnsi" w:hAnsiTheme="minorHAnsi"/>
                  <w:sz w:val="10"/>
                  <w:szCs w:val="10"/>
                </w:rPr>
                <w:t xml:space="preserve"> gas furnace;</w:t>
              </w:r>
            </w:ins>
          </w:p>
          <w:p w14:paraId="1FAAEC3A" w14:textId="77777777" w:rsidR="00A51E92" w:rsidRPr="00A51E92" w:rsidRDefault="00A51E92" w:rsidP="00A51E92">
            <w:pPr>
              <w:rPr>
                <w:ins w:id="7" w:author="Alhabibi, Haider@Energy" w:date="2022-08-23T17:10:00Z"/>
                <w:rFonts w:asciiTheme="minorHAnsi" w:hAnsiTheme="minorHAnsi"/>
                <w:sz w:val="10"/>
                <w:szCs w:val="10"/>
              </w:rPr>
            </w:pPr>
            <w:ins w:id="8" w:author="Alhabibi, Haider@Energy" w:date="2022-08-23T17:10:00Z">
              <w:r w:rsidRPr="00A51E92">
                <w:rPr>
                  <w:rFonts w:asciiTheme="minorHAnsi" w:hAnsiTheme="minorHAnsi"/>
                  <w:sz w:val="10"/>
                  <w:szCs w:val="10"/>
                </w:rPr>
                <w:t>*</w:t>
              </w:r>
              <w:proofErr w:type="gramStart"/>
              <w:r w:rsidRPr="00A51E92">
                <w:rPr>
                  <w:rFonts w:asciiTheme="minorHAnsi" w:hAnsiTheme="minorHAnsi"/>
                  <w:sz w:val="10"/>
                  <w:szCs w:val="10"/>
                </w:rPr>
                <w:t>central</w:t>
              </w:r>
              <w:proofErr w:type="gramEnd"/>
              <w:r w:rsidRPr="00A51E92">
                <w:rPr>
                  <w:rFonts w:asciiTheme="minorHAnsi" w:hAnsiTheme="minorHAnsi"/>
                  <w:sz w:val="10"/>
                  <w:szCs w:val="10"/>
                </w:rPr>
                <w:t xml:space="preserve"> split HP; </w:t>
              </w:r>
            </w:ins>
          </w:p>
          <w:p w14:paraId="7B353A65" w14:textId="77777777" w:rsidR="00A51E92" w:rsidRPr="00A51E92" w:rsidRDefault="00A51E92" w:rsidP="00A51E92">
            <w:pPr>
              <w:rPr>
                <w:ins w:id="9" w:author="Alhabibi, Haider@Energy" w:date="2022-08-23T17:10:00Z"/>
                <w:rFonts w:asciiTheme="minorHAnsi" w:hAnsiTheme="minorHAnsi"/>
                <w:sz w:val="10"/>
                <w:szCs w:val="10"/>
              </w:rPr>
            </w:pPr>
            <w:ins w:id="10" w:author="Alhabibi, Haider@Energy" w:date="2022-08-23T17:10:00Z">
              <w:r w:rsidRPr="00A51E92">
                <w:rPr>
                  <w:rFonts w:asciiTheme="minorHAnsi" w:hAnsiTheme="minorHAnsi"/>
                  <w:sz w:val="10"/>
                  <w:szCs w:val="10"/>
                </w:rPr>
                <w:t>*</w:t>
              </w:r>
              <w:proofErr w:type="gramStart"/>
              <w:r w:rsidRPr="00A51E92">
                <w:rPr>
                  <w:rFonts w:asciiTheme="minorHAnsi" w:hAnsiTheme="minorHAnsi"/>
                  <w:sz w:val="10"/>
                  <w:szCs w:val="10"/>
                </w:rPr>
                <w:t>central</w:t>
              </w:r>
              <w:proofErr w:type="gramEnd"/>
              <w:r w:rsidRPr="00A51E92">
                <w:rPr>
                  <w:rFonts w:asciiTheme="minorHAnsi" w:hAnsiTheme="minorHAnsi"/>
                  <w:sz w:val="10"/>
                  <w:szCs w:val="10"/>
                </w:rPr>
                <w:t xml:space="preserve"> packaged HP</w:t>
              </w:r>
            </w:ins>
          </w:p>
          <w:p w14:paraId="440E1FEA" w14:textId="77777777" w:rsidR="00A51E92" w:rsidRPr="00A51E92" w:rsidRDefault="00A51E92" w:rsidP="00A51E92">
            <w:pPr>
              <w:rPr>
                <w:ins w:id="11" w:author="Alhabibi, Haider@Energy" w:date="2022-08-23T17:10:00Z"/>
                <w:rFonts w:asciiTheme="minorHAnsi" w:hAnsiTheme="minorHAnsi"/>
                <w:sz w:val="10"/>
                <w:szCs w:val="10"/>
              </w:rPr>
            </w:pPr>
            <w:ins w:id="12" w:author="Alhabibi, Haider@Energy" w:date="2022-08-23T17:10:00Z">
              <w:r w:rsidRPr="00A51E92">
                <w:rPr>
                  <w:rFonts w:asciiTheme="minorHAnsi" w:hAnsiTheme="minorHAnsi"/>
                  <w:sz w:val="10"/>
                  <w:szCs w:val="10"/>
                </w:rPr>
                <w:t>*</w:t>
              </w:r>
              <w:proofErr w:type="gramStart"/>
              <w:r w:rsidRPr="00A51E92">
                <w:rPr>
                  <w:rFonts w:asciiTheme="minorHAnsi" w:hAnsiTheme="minorHAnsi"/>
                  <w:sz w:val="10"/>
                  <w:szCs w:val="10"/>
                </w:rPr>
                <w:t>central</w:t>
              </w:r>
              <w:proofErr w:type="gramEnd"/>
              <w:r w:rsidRPr="00A51E92">
                <w:rPr>
                  <w:rFonts w:asciiTheme="minorHAnsi" w:hAnsiTheme="minorHAnsi"/>
                  <w:sz w:val="10"/>
                  <w:szCs w:val="10"/>
                </w:rPr>
                <w:t xml:space="preserve"> large packaged HP</w:t>
              </w:r>
            </w:ins>
          </w:p>
          <w:p w14:paraId="6CEB2B26" w14:textId="77777777" w:rsidR="00A51E92" w:rsidRPr="00A51E92" w:rsidRDefault="00A51E92" w:rsidP="00A51E92">
            <w:pPr>
              <w:rPr>
                <w:ins w:id="13" w:author="Alhabibi, Haider@Energy" w:date="2022-08-23T17:10:00Z"/>
                <w:rFonts w:asciiTheme="minorHAnsi" w:hAnsiTheme="minorHAnsi"/>
                <w:sz w:val="10"/>
                <w:szCs w:val="10"/>
              </w:rPr>
            </w:pPr>
            <w:ins w:id="14" w:author="Alhabibi, Haider@Energy" w:date="2022-08-23T17:10:00Z">
              <w:r w:rsidRPr="00A51E92">
                <w:rPr>
                  <w:rFonts w:asciiTheme="minorHAnsi" w:hAnsiTheme="minorHAnsi"/>
                  <w:sz w:val="10"/>
                  <w:szCs w:val="10"/>
                </w:rPr>
                <w:t>*</w:t>
              </w:r>
              <w:proofErr w:type="gramStart"/>
              <w:r w:rsidRPr="00A51E92">
                <w:rPr>
                  <w:rFonts w:asciiTheme="minorHAnsi" w:hAnsiTheme="minorHAnsi"/>
                  <w:sz w:val="10"/>
                  <w:szCs w:val="10"/>
                </w:rPr>
                <w:t>ductless</w:t>
              </w:r>
              <w:proofErr w:type="gramEnd"/>
              <w:r w:rsidRPr="00A51E92">
                <w:rPr>
                  <w:rFonts w:asciiTheme="minorHAnsi" w:hAnsiTheme="minorHAnsi"/>
                  <w:sz w:val="10"/>
                  <w:szCs w:val="10"/>
                </w:rPr>
                <w:t xml:space="preserve"> mini-split HP;</w:t>
              </w:r>
            </w:ins>
          </w:p>
          <w:p w14:paraId="14E3342A" w14:textId="77777777" w:rsidR="00A51E92" w:rsidRPr="00A51E92" w:rsidRDefault="00A51E92" w:rsidP="00A51E92">
            <w:pPr>
              <w:rPr>
                <w:ins w:id="15" w:author="Alhabibi, Haider@Energy" w:date="2022-08-23T17:10:00Z"/>
                <w:rFonts w:asciiTheme="minorHAnsi" w:hAnsiTheme="minorHAnsi"/>
                <w:sz w:val="10"/>
                <w:szCs w:val="10"/>
              </w:rPr>
            </w:pPr>
            <w:ins w:id="16" w:author="Alhabibi, Haider@Energy" w:date="2022-08-23T17:10:00Z">
              <w:r w:rsidRPr="00A51E92">
                <w:rPr>
                  <w:rFonts w:asciiTheme="minorHAnsi" w:hAnsiTheme="minorHAnsi"/>
                  <w:sz w:val="10"/>
                  <w:szCs w:val="10"/>
                </w:rPr>
                <w:t>*</w:t>
              </w:r>
              <w:proofErr w:type="gramStart"/>
              <w:r w:rsidRPr="00A51E92">
                <w:rPr>
                  <w:rFonts w:asciiTheme="minorHAnsi" w:hAnsiTheme="minorHAnsi"/>
                  <w:sz w:val="10"/>
                  <w:szCs w:val="10"/>
                </w:rPr>
                <w:t>room</w:t>
              </w:r>
              <w:proofErr w:type="gramEnd"/>
              <w:r w:rsidRPr="00A51E92">
                <w:rPr>
                  <w:rFonts w:asciiTheme="minorHAnsi" w:hAnsiTheme="minorHAnsi"/>
                  <w:sz w:val="10"/>
                  <w:szCs w:val="10"/>
                </w:rPr>
                <w:t xml:space="preserve"> HP;</w:t>
              </w:r>
            </w:ins>
          </w:p>
          <w:p w14:paraId="6B54DD56" w14:textId="77777777" w:rsidR="00A51E92" w:rsidRPr="00A51E92" w:rsidRDefault="00A51E92" w:rsidP="00A51E92">
            <w:pPr>
              <w:rPr>
                <w:ins w:id="17" w:author="Alhabibi, Haider@Energy" w:date="2022-08-23T17:10:00Z"/>
                <w:rFonts w:asciiTheme="minorHAnsi" w:hAnsiTheme="minorHAnsi"/>
                <w:sz w:val="10"/>
                <w:szCs w:val="10"/>
              </w:rPr>
            </w:pPr>
            <w:ins w:id="18" w:author="Alhabibi, Haider@Energy" w:date="2022-08-23T17:10:00Z">
              <w:r w:rsidRPr="00A51E92">
                <w:rPr>
                  <w:rFonts w:asciiTheme="minorHAnsi" w:hAnsiTheme="minorHAnsi"/>
                  <w:sz w:val="10"/>
                  <w:szCs w:val="10"/>
                </w:rPr>
                <w:t>*</w:t>
              </w:r>
              <w:proofErr w:type="gramStart"/>
              <w:r w:rsidRPr="00A51E92">
                <w:rPr>
                  <w:rFonts w:asciiTheme="minorHAnsi" w:hAnsiTheme="minorHAnsi"/>
                  <w:sz w:val="10"/>
                  <w:szCs w:val="10"/>
                </w:rPr>
                <w:t>boiler;</w:t>
              </w:r>
              <w:proofErr w:type="gramEnd"/>
            </w:ins>
          </w:p>
          <w:p w14:paraId="31BC2148" w14:textId="77777777" w:rsidR="00A51E92" w:rsidRPr="00A51E92" w:rsidRDefault="00A51E92" w:rsidP="00A51E92">
            <w:pPr>
              <w:rPr>
                <w:ins w:id="19" w:author="Alhabibi, Haider@Energy" w:date="2022-08-23T17:10:00Z"/>
                <w:rFonts w:asciiTheme="minorHAnsi" w:hAnsiTheme="minorHAnsi"/>
                <w:sz w:val="10"/>
                <w:szCs w:val="10"/>
              </w:rPr>
            </w:pPr>
            <w:ins w:id="20" w:author="Alhabibi, Haider@Energy" w:date="2022-08-23T17:10:00Z">
              <w:r w:rsidRPr="00A51E92">
                <w:rPr>
                  <w:rFonts w:asciiTheme="minorHAnsi" w:hAnsiTheme="minorHAnsi"/>
                  <w:sz w:val="10"/>
                  <w:szCs w:val="10"/>
                </w:rPr>
                <w:t>*</w:t>
              </w:r>
              <w:proofErr w:type="gramStart"/>
              <w:r w:rsidRPr="00A51E92">
                <w:rPr>
                  <w:rFonts w:asciiTheme="minorHAnsi" w:hAnsiTheme="minorHAnsi"/>
                  <w:sz w:val="10"/>
                  <w:szCs w:val="10"/>
                </w:rPr>
                <w:t>hydronic;</w:t>
              </w:r>
              <w:proofErr w:type="gramEnd"/>
            </w:ins>
          </w:p>
          <w:p w14:paraId="19559682" w14:textId="77777777" w:rsidR="00A51E92" w:rsidRPr="00A51E92" w:rsidRDefault="00A51E92" w:rsidP="00A51E92">
            <w:pPr>
              <w:rPr>
                <w:ins w:id="21" w:author="Alhabibi, Haider@Energy" w:date="2022-08-23T17:10:00Z"/>
                <w:rFonts w:asciiTheme="minorHAnsi" w:hAnsiTheme="minorHAnsi"/>
                <w:sz w:val="10"/>
                <w:szCs w:val="10"/>
              </w:rPr>
            </w:pPr>
            <w:ins w:id="22" w:author="Alhabibi, Haider@Energy" w:date="2022-08-23T17:10:00Z">
              <w:r w:rsidRPr="00A51E92">
                <w:rPr>
                  <w:rFonts w:asciiTheme="minorHAnsi" w:hAnsiTheme="minorHAnsi"/>
                  <w:sz w:val="10"/>
                  <w:szCs w:val="10"/>
                </w:rPr>
                <w:t>*</w:t>
              </w:r>
              <w:proofErr w:type="gramStart"/>
              <w:r w:rsidRPr="00A51E92">
                <w:rPr>
                  <w:rFonts w:asciiTheme="minorHAnsi" w:hAnsiTheme="minorHAnsi"/>
                  <w:sz w:val="10"/>
                  <w:szCs w:val="10"/>
                </w:rPr>
                <w:t>combined</w:t>
              </w:r>
              <w:proofErr w:type="gramEnd"/>
              <w:r w:rsidRPr="00A51E92">
                <w:rPr>
                  <w:rFonts w:asciiTheme="minorHAnsi" w:hAnsiTheme="minorHAnsi"/>
                  <w:sz w:val="10"/>
                  <w:szCs w:val="10"/>
                </w:rPr>
                <w:t xml:space="preserve"> hydronic;</w:t>
              </w:r>
            </w:ins>
          </w:p>
          <w:p w14:paraId="037BBA6B" w14:textId="77777777" w:rsidR="00A51E92" w:rsidRPr="00A51E92" w:rsidRDefault="00A51E92" w:rsidP="00A51E92">
            <w:pPr>
              <w:rPr>
                <w:ins w:id="23" w:author="Alhabibi, Haider@Energy" w:date="2022-08-23T17:10:00Z"/>
                <w:rFonts w:asciiTheme="minorHAnsi" w:hAnsiTheme="minorHAnsi"/>
                <w:sz w:val="10"/>
                <w:szCs w:val="10"/>
              </w:rPr>
            </w:pPr>
            <w:ins w:id="24" w:author="Alhabibi, Haider@Energy" w:date="2022-08-23T17:10:00Z">
              <w:r w:rsidRPr="00A51E92">
                <w:rPr>
                  <w:rFonts w:asciiTheme="minorHAnsi" w:hAnsiTheme="minorHAnsi"/>
                  <w:sz w:val="10"/>
                  <w:szCs w:val="10"/>
                </w:rPr>
                <w:t>*</w:t>
              </w:r>
              <w:proofErr w:type="spellStart"/>
              <w:r w:rsidRPr="00A51E92">
                <w:rPr>
                  <w:rFonts w:asciiTheme="minorHAnsi" w:hAnsiTheme="minorHAnsi"/>
                  <w:sz w:val="10"/>
                  <w:szCs w:val="10"/>
                </w:rPr>
                <w:t>hydronic+forced</w:t>
              </w:r>
              <w:proofErr w:type="spellEnd"/>
              <w:r w:rsidRPr="00A51E92">
                <w:rPr>
                  <w:rFonts w:asciiTheme="minorHAnsi" w:hAnsiTheme="minorHAnsi"/>
                  <w:sz w:val="10"/>
                  <w:szCs w:val="10"/>
                </w:rPr>
                <w:t xml:space="preserve"> </w:t>
              </w:r>
              <w:proofErr w:type="gramStart"/>
              <w:r w:rsidRPr="00A51E92">
                <w:rPr>
                  <w:rFonts w:asciiTheme="minorHAnsi" w:hAnsiTheme="minorHAnsi"/>
                  <w:sz w:val="10"/>
                  <w:szCs w:val="10"/>
                </w:rPr>
                <w:t>air;</w:t>
              </w:r>
              <w:proofErr w:type="gramEnd"/>
            </w:ins>
          </w:p>
          <w:p w14:paraId="3CAB4F65" w14:textId="77777777" w:rsidR="00A51E92" w:rsidRPr="00A51E92" w:rsidRDefault="00A51E92" w:rsidP="00A51E92">
            <w:pPr>
              <w:rPr>
                <w:ins w:id="25" w:author="Alhabibi, Haider@Energy" w:date="2022-08-23T17:10:00Z"/>
                <w:rFonts w:asciiTheme="minorHAnsi" w:hAnsiTheme="minorHAnsi"/>
                <w:sz w:val="10"/>
                <w:szCs w:val="10"/>
              </w:rPr>
            </w:pPr>
            <w:ins w:id="26" w:author="Alhabibi, Haider@Energy" w:date="2022-08-23T17:10:00Z">
              <w:r w:rsidRPr="00A51E92">
                <w:rPr>
                  <w:rFonts w:asciiTheme="minorHAnsi" w:hAnsiTheme="minorHAnsi"/>
                  <w:sz w:val="10"/>
                  <w:szCs w:val="10"/>
                </w:rPr>
                <w:t>*</w:t>
              </w:r>
              <w:proofErr w:type="gramStart"/>
              <w:r w:rsidRPr="00A51E92">
                <w:rPr>
                  <w:rFonts w:asciiTheme="minorHAnsi" w:hAnsiTheme="minorHAnsi"/>
                  <w:sz w:val="10"/>
                  <w:szCs w:val="10"/>
                </w:rPr>
                <w:t>combined</w:t>
              </w:r>
              <w:proofErr w:type="gramEnd"/>
              <w:r w:rsidRPr="00A51E92">
                <w:rPr>
                  <w:rFonts w:asciiTheme="minorHAnsi" w:hAnsiTheme="minorHAnsi"/>
                  <w:sz w:val="10"/>
                  <w:szCs w:val="10"/>
                </w:rPr>
                <w:t xml:space="preserve"> </w:t>
              </w:r>
              <w:proofErr w:type="spellStart"/>
              <w:r w:rsidRPr="00A51E92">
                <w:rPr>
                  <w:rFonts w:asciiTheme="minorHAnsi" w:hAnsiTheme="minorHAnsi"/>
                  <w:sz w:val="10"/>
                  <w:szCs w:val="10"/>
                </w:rPr>
                <w:t>hydronic+forced</w:t>
              </w:r>
              <w:proofErr w:type="spellEnd"/>
              <w:r w:rsidRPr="00A51E92">
                <w:rPr>
                  <w:rFonts w:asciiTheme="minorHAnsi" w:hAnsiTheme="minorHAnsi"/>
                  <w:sz w:val="10"/>
                  <w:szCs w:val="10"/>
                </w:rPr>
                <w:t xml:space="preserve"> air;</w:t>
              </w:r>
            </w:ins>
          </w:p>
          <w:p w14:paraId="1311BC32" w14:textId="77777777" w:rsidR="00A51E92" w:rsidRPr="00A51E92" w:rsidRDefault="00A51E92" w:rsidP="00A51E92">
            <w:pPr>
              <w:rPr>
                <w:ins w:id="27" w:author="Alhabibi, Haider@Energy" w:date="2022-08-23T17:10:00Z"/>
                <w:rFonts w:asciiTheme="minorHAnsi" w:hAnsiTheme="minorHAnsi"/>
                <w:sz w:val="10"/>
                <w:szCs w:val="10"/>
              </w:rPr>
            </w:pPr>
            <w:ins w:id="28" w:author="Alhabibi, Haider@Energy" w:date="2022-08-23T17:10:00Z">
              <w:r w:rsidRPr="00A51E92">
                <w:rPr>
                  <w:rFonts w:asciiTheme="minorHAnsi" w:hAnsiTheme="minorHAnsi"/>
                  <w:sz w:val="10"/>
                  <w:szCs w:val="10"/>
                </w:rPr>
                <w:t>*</w:t>
              </w:r>
              <w:proofErr w:type="gramStart"/>
              <w:r w:rsidRPr="00A51E92">
                <w:rPr>
                  <w:rFonts w:asciiTheme="minorHAnsi" w:hAnsiTheme="minorHAnsi"/>
                  <w:sz w:val="10"/>
                  <w:szCs w:val="10"/>
                </w:rPr>
                <w:t>hydronic</w:t>
              </w:r>
              <w:proofErr w:type="gramEnd"/>
              <w:r w:rsidRPr="00A51E92">
                <w:rPr>
                  <w:rFonts w:asciiTheme="minorHAnsi" w:hAnsiTheme="minorHAnsi"/>
                  <w:sz w:val="10"/>
                  <w:szCs w:val="10"/>
                </w:rPr>
                <w:t xml:space="preserve"> HP,</w:t>
              </w:r>
            </w:ins>
          </w:p>
          <w:p w14:paraId="2A6D9039" w14:textId="77777777" w:rsidR="00A51E92" w:rsidRPr="00A51E92" w:rsidRDefault="00A51E92" w:rsidP="00A51E92">
            <w:pPr>
              <w:rPr>
                <w:ins w:id="29" w:author="Alhabibi, Haider@Energy" w:date="2022-08-23T17:10:00Z"/>
                <w:rFonts w:asciiTheme="minorHAnsi" w:hAnsiTheme="minorHAnsi"/>
                <w:sz w:val="10"/>
                <w:szCs w:val="10"/>
              </w:rPr>
            </w:pPr>
            <w:ins w:id="30" w:author="Alhabibi, Haider@Energy" w:date="2022-08-23T17:10:00Z">
              <w:r w:rsidRPr="00A51E92">
                <w:rPr>
                  <w:rFonts w:asciiTheme="minorHAnsi" w:hAnsiTheme="minorHAnsi"/>
                  <w:sz w:val="10"/>
                  <w:szCs w:val="10"/>
                </w:rPr>
                <w:t>*</w:t>
              </w:r>
              <w:proofErr w:type="gramStart"/>
              <w:r w:rsidRPr="00A51E92">
                <w:rPr>
                  <w:rFonts w:asciiTheme="minorHAnsi" w:hAnsiTheme="minorHAnsi"/>
                  <w:sz w:val="10"/>
                  <w:szCs w:val="10"/>
                </w:rPr>
                <w:t>hydronic</w:t>
              </w:r>
              <w:proofErr w:type="gramEnd"/>
              <w:r w:rsidRPr="00A51E92">
                <w:rPr>
                  <w:rFonts w:asciiTheme="minorHAnsi" w:hAnsiTheme="minorHAnsi"/>
                  <w:sz w:val="10"/>
                  <w:szCs w:val="10"/>
                </w:rPr>
                <w:t xml:space="preserve"> </w:t>
              </w:r>
              <w:proofErr w:type="spellStart"/>
              <w:r w:rsidRPr="00A51E92">
                <w:rPr>
                  <w:rFonts w:asciiTheme="minorHAnsi" w:hAnsiTheme="minorHAnsi"/>
                  <w:sz w:val="10"/>
                  <w:szCs w:val="10"/>
                </w:rPr>
                <w:t>HP+forced</w:t>
              </w:r>
              <w:proofErr w:type="spellEnd"/>
              <w:r w:rsidRPr="00A51E92">
                <w:rPr>
                  <w:rFonts w:asciiTheme="minorHAnsi" w:hAnsiTheme="minorHAnsi"/>
                  <w:sz w:val="10"/>
                  <w:szCs w:val="10"/>
                </w:rPr>
                <w:t xml:space="preserve"> air;</w:t>
              </w:r>
            </w:ins>
          </w:p>
          <w:p w14:paraId="4842AE2D" w14:textId="77777777" w:rsidR="00A51E92" w:rsidRPr="00A51E92" w:rsidRDefault="00A51E92" w:rsidP="00A51E92">
            <w:pPr>
              <w:rPr>
                <w:ins w:id="31" w:author="Alhabibi, Haider@Energy" w:date="2022-08-23T17:10:00Z"/>
                <w:rFonts w:asciiTheme="minorHAnsi" w:hAnsiTheme="minorHAnsi"/>
                <w:sz w:val="10"/>
                <w:szCs w:val="10"/>
              </w:rPr>
            </w:pPr>
            <w:ins w:id="32" w:author="Alhabibi, Haider@Energy" w:date="2022-08-23T17:10:00Z">
              <w:r w:rsidRPr="00A51E92">
                <w:rPr>
                  <w:rFonts w:asciiTheme="minorHAnsi" w:hAnsiTheme="minorHAnsi"/>
                  <w:sz w:val="10"/>
                  <w:szCs w:val="10"/>
                </w:rPr>
                <w:t>*</w:t>
              </w:r>
              <w:proofErr w:type="gramStart"/>
              <w:r w:rsidRPr="00A51E92">
                <w:rPr>
                  <w:rFonts w:asciiTheme="minorHAnsi" w:hAnsiTheme="minorHAnsi"/>
                  <w:sz w:val="10"/>
                  <w:szCs w:val="10"/>
                </w:rPr>
                <w:t>gas</w:t>
              </w:r>
              <w:proofErr w:type="gramEnd"/>
              <w:r w:rsidRPr="00A51E92">
                <w:rPr>
                  <w:rFonts w:asciiTheme="minorHAnsi" w:hAnsiTheme="minorHAnsi"/>
                  <w:sz w:val="10"/>
                  <w:szCs w:val="10"/>
                </w:rPr>
                <w:t xml:space="preserve"> wall furnace;</w:t>
              </w:r>
            </w:ins>
          </w:p>
          <w:p w14:paraId="4120DB86" w14:textId="77777777" w:rsidR="00A51E92" w:rsidRPr="00A51E92" w:rsidRDefault="00A51E92" w:rsidP="00A51E92">
            <w:pPr>
              <w:rPr>
                <w:ins w:id="33" w:author="Alhabibi, Haider@Energy" w:date="2022-08-23T17:10:00Z"/>
                <w:rFonts w:asciiTheme="minorHAnsi" w:hAnsiTheme="minorHAnsi"/>
                <w:sz w:val="10"/>
                <w:szCs w:val="10"/>
              </w:rPr>
            </w:pPr>
            <w:ins w:id="34" w:author="Alhabibi, Haider@Energy" w:date="2022-08-23T17:10:00Z">
              <w:r w:rsidRPr="00A51E92">
                <w:rPr>
                  <w:rFonts w:asciiTheme="minorHAnsi" w:hAnsiTheme="minorHAnsi"/>
                  <w:sz w:val="10"/>
                  <w:szCs w:val="10"/>
                </w:rPr>
                <w:t>*</w:t>
              </w:r>
              <w:proofErr w:type="gramStart"/>
              <w:r w:rsidRPr="00A51E92">
                <w:rPr>
                  <w:rFonts w:asciiTheme="minorHAnsi" w:hAnsiTheme="minorHAnsi"/>
                  <w:sz w:val="10"/>
                  <w:szCs w:val="10"/>
                </w:rPr>
                <w:t>gas</w:t>
              </w:r>
              <w:proofErr w:type="gramEnd"/>
              <w:r w:rsidRPr="00A51E92">
                <w:rPr>
                  <w:rFonts w:asciiTheme="minorHAnsi" w:hAnsiTheme="minorHAnsi"/>
                  <w:sz w:val="10"/>
                  <w:szCs w:val="10"/>
                </w:rPr>
                <w:t xml:space="preserve"> space heater;</w:t>
              </w:r>
            </w:ins>
          </w:p>
          <w:p w14:paraId="24928217" w14:textId="77777777" w:rsidR="00A51E92" w:rsidRPr="00A51E92" w:rsidRDefault="00A51E92" w:rsidP="00A51E92">
            <w:pPr>
              <w:rPr>
                <w:ins w:id="35" w:author="Alhabibi, Haider@Energy" w:date="2022-08-23T17:10:00Z"/>
                <w:rFonts w:asciiTheme="minorHAnsi" w:hAnsiTheme="minorHAnsi"/>
                <w:sz w:val="10"/>
                <w:szCs w:val="10"/>
              </w:rPr>
            </w:pPr>
            <w:ins w:id="36" w:author="Alhabibi, Haider@Energy" w:date="2022-08-23T17:10:00Z">
              <w:r w:rsidRPr="00A51E92">
                <w:rPr>
                  <w:rFonts w:asciiTheme="minorHAnsi" w:hAnsiTheme="minorHAnsi"/>
                  <w:sz w:val="10"/>
                  <w:szCs w:val="10"/>
                </w:rPr>
                <w:t>*</w:t>
              </w:r>
              <w:proofErr w:type="gramStart"/>
              <w:r w:rsidRPr="00A51E92">
                <w:rPr>
                  <w:rFonts w:asciiTheme="minorHAnsi" w:hAnsiTheme="minorHAnsi"/>
                  <w:sz w:val="10"/>
                  <w:szCs w:val="10"/>
                </w:rPr>
                <w:t>electric;</w:t>
              </w:r>
              <w:proofErr w:type="gramEnd"/>
              <w:r w:rsidRPr="00A51E92">
                <w:rPr>
                  <w:rFonts w:asciiTheme="minorHAnsi" w:hAnsiTheme="minorHAnsi"/>
                  <w:sz w:val="10"/>
                  <w:szCs w:val="10"/>
                </w:rPr>
                <w:t xml:space="preserve">  </w:t>
              </w:r>
            </w:ins>
          </w:p>
          <w:p w14:paraId="2395811A" w14:textId="77777777" w:rsidR="00A51E92" w:rsidRPr="00A51E92" w:rsidRDefault="00A51E92" w:rsidP="00A51E92">
            <w:pPr>
              <w:rPr>
                <w:ins w:id="37" w:author="Alhabibi, Haider@Energy" w:date="2022-08-23T17:10:00Z"/>
                <w:rFonts w:asciiTheme="minorHAnsi" w:hAnsiTheme="minorHAnsi"/>
                <w:sz w:val="10"/>
                <w:szCs w:val="10"/>
              </w:rPr>
            </w:pPr>
            <w:ins w:id="38" w:author="Alhabibi, Haider@Energy" w:date="2022-08-23T17:10:00Z">
              <w:r w:rsidRPr="00A51E92">
                <w:rPr>
                  <w:rFonts w:asciiTheme="minorHAnsi" w:hAnsiTheme="minorHAnsi"/>
                  <w:sz w:val="10"/>
                  <w:szCs w:val="10"/>
                </w:rPr>
                <w:t xml:space="preserve">*non-air-source heat </w:t>
              </w:r>
              <w:proofErr w:type="gramStart"/>
              <w:r w:rsidRPr="00A51E92">
                <w:rPr>
                  <w:rFonts w:asciiTheme="minorHAnsi" w:hAnsiTheme="minorHAnsi"/>
                  <w:sz w:val="10"/>
                  <w:szCs w:val="10"/>
                </w:rPr>
                <w:t>pump;</w:t>
              </w:r>
              <w:proofErr w:type="gramEnd"/>
            </w:ins>
          </w:p>
          <w:p w14:paraId="398686A1" w14:textId="77777777" w:rsidR="00A51E92" w:rsidRPr="00A51E92" w:rsidRDefault="00A51E92" w:rsidP="00A51E92">
            <w:pPr>
              <w:rPr>
                <w:ins w:id="39" w:author="Alhabibi, Haider@Energy" w:date="2022-08-23T17:10:00Z"/>
                <w:rFonts w:asciiTheme="minorHAnsi" w:hAnsiTheme="minorHAnsi"/>
                <w:sz w:val="10"/>
                <w:szCs w:val="10"/>
              </w:rPr>
            </w:pPr>
            <w:ins w:id="40" w:author="Alhabibi, Haider@Energy" w:date="2022-08-23T17:10:00Z">
              <w:r w:rsidRPr="00A51E92">
                <w:rPr>
                  <w:rFonts w:asciiTheme="minorHAnsi" w:hAnsiTheme="minorHAnsi"/>
                  <w:sz w:val="10"/>
                  <w:szCs w:val="10"/>
                </w:rPr>
                <w:t xml:space="preserve">*Wood </w:t>
              </w:r>
              <w:proofErr w:type="gramStart"/>
              <w:r w:rsidRPr="00A51E92">
                <w:rPr>
                  <w:rFonts w:asciiTheme="minorHAnsi" w:hAnsiTheme="minorHAnsi"/>
                  <w:sz w:val="10"/>
                  <w:szCs w:val="10"/>
                </w:rPr>
                <w:t>Heat;</w:t>
              </w:r>
              <w:proofErr w:type="gramEnd"/>
            </w:ins>
          </w:p>
          <w:p w14:paraId="78E7B390" w14:textId="77777777" w:rsidR="00A51E92" w:rsidRPr="00A51E92" w:rsidRDefault="00A51E92" w:rsidP="00A51E92">
            <w:pPr>
              <w:rPr>
                <w:ins w:id="41" w:author="Alhabibi, Haider@Energy" w:date="2022-08-23T17:10:00Z"/>
                <w:rFonts w:asciiTheme="minorHAnsi" w:hAnsiTheme="minorHAnsi"/>
                <w:sz w:val="10"/>
                <w:szCs w:val="10"/>
              </w:rPr>
            </w:pPr>
            <w:ins w:id="42" w:author="Alhabibi, Haider@Energy" w:date="2022-08-23T17:10:00Z">
              <w:r w:rsidRPr="00A51E92">
                <w:rPr>
                  <w:rFonts w:asciiTheme="minorHAnsi" w:hAnsiTheme="minorHAnsi"/>
                  <w:sz w:val="10"/>
                  <w:szCs w:val="10"/>
                </w:rPr>
                <w:t xml:space="preserve">*Small duct high velocity </w:t>
              </w:r>
              <w:proofErr w:type="gramStart"/>
              <w:r w:rsidRPr="00A51E92">
                <w:rPr>
                  <w:rFonts w:asciiTheme="minorHAnsi" w:hAnsiTheme="minorHAnsi"/>
                  <w:sz w:val="10"/>
                  <w:szCs w:val="10"/>
                </w:rPr>
                <w:t>HP;</w:t>
              </w:r>
              <w:proofErr w:type="gramEnd"/>
            </w:ins>
          </w:p>
          <w:p w14:paraId="6BE09CC9" w14:textId="77777777" w:rsidR="00A51E92" w:rsidRPr="00A51E92" w:rsidRDefault="00A51E92" w:rsidP="00A51E92">
            <w:pPr>
              <w:rPr>
                <w:ins w:id="43" w:author="Alhabibi, Haider@Energy" w:date="2022-08-23T17:10:00Z"/>
                <w:rFonts w:asciiTheme="minorHAnsi" w:hAnsiTheme="minorHAnsi"/>
                <w:sz w:val="10"/>
                <w:szCs w:val="10"/>
              </w:rPr>
            </w:pPr>
            <w:ins w:id="44" w:author="Alhabibi, Haider@Energy" w:date="2022-08-23T17:10:00Z">
              <w:r w:rsidRPr="00A51E92">
                <w:rPr>
                  <w:rFonts w:asciiTheme="minorHAnsi" w:hAnsiTheme="minorHAnsi"/>
                  <w:sz w:val="10"/>
                  <w:szCs w:val="10"/>
                </w:rPr>
                <w:t xml:space="preserve">*Ductless VRF </w:t>
              </w:r>
              <w:proofErr w:type="gramStart"/>
              <w:r w:rsidRPr="00A51E92">
                <w:rPr>
                  <w:rFonts w:asciiTheme="minorHAnsi" w:hAnsiTheme="minorHAnsi"/>
                  <w:sz w:val="10"/>
                  <w:szCs w:val="10"/>
                </w:rPr>
                <w:t>HP;</w:t>
              </w:r>
              <w:proofErr w:type="gramEnd"/>
            </w:ins>
          </w:p>
          <w:p w14:paraId="22EBC66E" w14:textId="77777777" w:rsidR="00A51E92" w:rsidRPr="00A51E92" w:rsidRDefault="00A51E92" w:rsidP="00A51E92">
            <w:pPr>
              <w:rPr>
                <w:ins w:id="45" w:author="Alhabibi, Haider@Energy" w:date="2022-08-23T17:10:00Z"/>
                <w:rFonts w:asciiTheme="minorHAnsi" w:hAnsiTheme="minorHAnsi"/>
                <w:sz w:val="10"/>
                <w:szCs w:val="10"/>
              </w:rPr>
            </w:pPr>
            <w:ins w:id="46" w:author="Alhabibi, Haider@Energy" w:date="2022-08-23T17:10:00Z">
              <w:r w:rsidRPr="00A51E92">
                <w:rPr>
                  <w:rFonts w:asciiTheme="minorHAnsi" w:hAnsiTheme="minorHAnsi"/>
                  <w:sz w:val="10"/>
                  <w:szCs w:val="10"/>
                </w:rPr>
                <w:t xml:space="preserve">*Packaged gas </w:t>
              </w:r>
              <w:proofErr w:type="gramStart"/>
              <w:r w:rsidRPr="00A51E92">
                <w:rPr>
                  <w:rFonts w:asciiTheme="minorHAnsi" w:hAnsiTheme="minorHAnsi"/>
                  <w:sz w:val="10"/>
                  <w:szCs w:val="10"/>
                </w:rPr>
                <w:t>furnace;</w:t>
              </w:r>
              <w:proofErr w:type="gramEnd"/>
            </w:ins>
          </w:p>
          <w:p w14:paraId="4A2823BB" w14:textId="77777777" w:rsidR="00A51E92" w:rsidRPr="00A51E92" w:rsidRDefault="00A51E92" w:rsidP="00A51E92">
            <w:pPr>
              <w:rPr>
                <w:ins w:id="47" w:author="Alhabibi, Haider@Energy" w:date="2022-08-23T17:10:00Z"/>
                <w:rFonts w:asciiTheme="minorHAnsi" w:hAnsiTheme="minorHAnsi"/>
                <w:sz w:val="10"/>
                <w:szCs w:val="10"/>
              </w:rPr>
            </w:pPr>
            <w:ins w:id="48" w:author="Alhabibi, Haider@Energy" w:date="2022-08-23T17:10:00Z">
              <w:r w:rsidRPr="00A51E92">
                <w:rPr>
                  <w:rFonts w:asciiTheme="minorHAnsi" w:hAnsiTheme="minorHAnsi"/>
                  <w:sz w:val="10"/>
                  <w:szCs w:val="10"/>
                </w:rPr>
                <w:t>*</w:t>
              </w:r>
              <w:proofErr w:type="gramStart"/>
              <w:r w:rsidRPr="00A51E92">
                <w:rPr>
                  <w:rFonts w:asciiTheme="minorHAnsi" w:hAnsiTheme="minorHAnsi"/>
                  <w:sz w:val="10"/>
                  <w:szCs w:val="10"/>
                </w:rPr>
                <w:t>multisplit</w:t>
              </w:r>
              <w:proofErr w:type="gramEnd"/>
              <w:r w:rsidRPr="00A51E92">
                <w:rPr>
                  <w:rFonts w:asciiTheme="minorHAnsi" w:hAnsiTheme="minorHAnsi"/>
                  <w:sz w:val="10"/>
                  <w:szCs w:val="10"/>
                </w:rPr>
                <w:t xml:space="preserve"> HP-ducted;</w:t>
              </w:r>
            </w:ins>
          </w:p>
          <w:p w14:paraId="00EF9880" w14:textId="77777777" w:rsidR="00A51E92" w:rsidRPr="00A51E92" w:rsidRDefault="00A51E92" w:rsidP="00A51E92">
            <w:pPr>
              <w:rPr>
                <w:ins w:id="49" w:author="Alhabibi, Haider@Energy" w:date="2022-08-23T17:10:00Z"/>
                <w:rFonts w:asciiTheme="minorHAnsi" w:hAnsiTheme="minorHAnsi"/>
                <w:sz w:val="10"/>
                <w:szCs w:val="10"/>
              </w:rPr>
            </w:pPr>
            <w:ins w:id="50" w:author="Alhabibi, Haider@Energy" w:date="2022-08-23T17:10:00Z">
              <w:r w:rsidRPr="00A51E92">
                <w:rPr>
                  <w:rFonts w:asciiTheme="minorHAnsi" w:hAnsiTheme="minorHAnsi"/>
                  <w:sz w:val="10"/>
                  <w:szCs w:val="10"/>
                </w:rPr>
                <w:t>*</w:t>
              </w:r>
              <w:proofErr w:type="gramStart"/>
              <w:r w:rsidRPr="00A51E92">
                <w:rPr>
                  <w:rFonts w:asciiTheme="minorHAnsi" w:hAnsiTheme="minorHAnsi"/>
                  <w:sz w:val="10"/>
                  <w:szCs w:val="10"/>
                </w:rPr>
                <w:t>multisplit</w:t>
              </w:r>
              <w:proofErr w:type="gramEnd"/>
              <w:r w:rsidRPr="00A51E92">
                <w:rPr>
                  <w:rFonts w:asciiTheme="minorHAnsi" w:hAnsiTheme="minorHAnsi"/>
                  <w:sz w:val="10"/>
                  <w:szCs w:val="10"/>
                </w:rPr>
                <w:t xml:space="preserve"> HP-ductless;</w:t>
              </w:r>
            </w:ins>
          </w:p>
          <w:p w14:paraId="02BA18A2" w14:textId="77777777" w:rsidR="00A51E92" w:rsidRPr="00A51E92" w:rsidRDefault="00A51E92" w:rsidP="00A51E92">
            <w:pPr>
              <w:rPr>
                <w:ins w:id="51" w:author="Alhabibi, Haider@Energy" w:date="2022-08-23T17:10:00Z"/>
                <w:rFonts w:asciiTheme="minorHAnsi" w:hAnsiTheme="minorHAnsi"/>
                <w:sz w:val="10"/>
                <w:szCs w:val="10"/>
              </w:rPr>
            </w:pPr>
            <w:ins w:id="52" w:author="Alhabibi, Haider@Energy" w:date="2022-08-23T17:10:00Z">
              <w:r w:rsidRPr="00A51E92">
                <w:rPr>
                  <w:rFonts w:asciiTheme="minorHAnsi" w:hAnsiTheme="minorHAnsi"/>
                  <w:sz w:val="10"/>
                  <w:szCs w:val="10"/>
                </w:rPr>
                <w:t>*</w:t>
              </w:r>
              <w:proofErr w:type="gramStart"/>
              <w:r w:rsidRPr="00A51E92">
                <w:rPr>
                  <w:rFonts w:asciiTheme="minorHAnsi" w:hAnsiTheme="minorHAnsi"/>
                  <w:sz w:val="10"/>
                  <w:szCs w:val="10"/>
                </w:rPr>
                <w:t>multisplit</w:t>
              </w:r>
              <w:proofErr w:type="gramEnd"/>
              <w:r w:rsidRPr="00A51E92">
                <w:rPr>
                  <w:rFonts w:asciiTheme="minorHAnsi" w:hAnsiTheme="minorHAnsi"/>
                  <w:sz w:val="10"/>
                  <w:szCs w:val="10"/>
                </w:rPr>
                <w:t xml:space="preserve"> HP-</w:t>
              </w:r>
              <w:proofErr w:type="spellStart"/>
              <w:r w:rsidRPr="00A51E92">
                <w:rPr>
                  <w:rFonts w:asciiTheme="minorHAnsi" w:hAnsiTheme="minorHAnsi"/>
                  <w:sz w:val="10"/>
                  <w:szCs w:val="10"/>
                </w:rPr>
                <w:t>ducted+ductless</w:t>
              </w:r>
              <w:proofErr w:type="spellEnd"/>
              <w:r w:rsidRPr="00A51E92">
                <w:rPr>
                  <w:rFonts w:asciiTheme="minorHAnsi" w:hAnsiTheme="minorHAnsi"/>
                  <w:sz w:val="10"/>
                  <w:szCs w:val="10"/>
                </w:rPr>
                <w:t>;</w:t>
              </w:r>
            </w:ins>
          </w:p>
          <w:p w14:paraId="384F9FD2" w14:textId="77777777" w:rsidR="00A51E92" w:rsidRPr="00A51E92" w:rsidRDefault="00A51E92" w:rsidP="00A51E92">
            <w:pPr>
              <w:rPr>
                <w:ins w:id="53" w:author="Alhabibi, Haider@Energy" w:date="2022-08-23T17:10:00Z"/>
                <w:rFonts w:asciiTheme="minorHAnsi" w:hAnsiTheme="minorHAnsi"/>
                <w:sz w:val="10"/>
                <w:szCs w:val="10"/>
              </w:rPr>
            </w:pPr>
            <w:ins w:id="54" w:author="Alhabibi, Haider@Energy" w:date="2022-08-23T17:10:00Z">
              <w:r w:rsidRPr="00A51E92">
                <w:rPr>
                  <w:rFonts w:asciiTheme="minorHAnsi" w:hAnsiTheme="minorHAnsi"/>
                  <w:sz w:val="10"/>
                  <w:szCs w:val="10"/>
                </w:rPr>
                <w:t>*VCHP-</w:t>
              </w:r>
              <w:proofErr w:type="gramStart"/>
              <w:r w:rsidRPr="00A51E92">
                <w:rPr>
                  <w:rFonts w:asciiTheme="minorHAnsi" w:hAnsiTheme="minorHAnsi"/>
                  <w:sz w:val="10"/>
                  <w:szCs w:val="10"/>
                </w:rPr>
                <w:t>ducted;</w:t>
              </w:r>
              <w:proofErr w:type="gramEnd"/>
              <w:r w:rsidRPr="00A51E92">
                <w:rPr>
                  <w:rFonts w:asciiTheme="minorHAnsi" w:hAnsiTheme="minorHAnsi"/>
                  <w:sz w:val="10"/>
                  <w:szCs w:val="10"/>
                </w:rPr>
                <w:t xml:space="preserve"> </w:t>
              </w:r>
            </w:ins>
          </w:p>
          <w:p w14:paraId="61B31DA1" w14:textId="77777777" w:rsidR="00A51E92" w:rsidRPr="00A51E92" w:rsidRDefault="00A51E92" w:rsidP="00A51E92">
            <w:pPr>
              <w:rPr>
                <w:ins w:id="55" w:author="Alhabibi, Haider@Energy" w:date="2022-08-23T17:10:00Z"/>
                <w:rFonts w:asciiTheme="minorHAnsi" w:hAnsiTheme="minorHAnsi"/>
                <w:sz w:val="10"/>
                <w:szCs w:val="10"/>
              </w:rPr>
            </w:pPr>
            <w:ins w:id="56" w:author="Alhabibi, Haider@Energy" w:date="2022-08-23T17:10:00Z">
              <w:r w:rsidRPr="00A51E92">
                <w:rPr>
                  <w:rFonts w:asciiTheme="minorHAnsi" w:hAnsiTheme="minorHAnsi"/>
                  <w:sz w:val="10"/>
                  <w:szCs w:val="10"/>
                </w:rPr>
                <w:t>*VCHP-</w:t>
              </w:r>
              <w:proofErr w:type="gramStart"/>
              <w:r w:rsidRPr="00A51E92">
                <w:rPr>
                  <w:rFonts w:asciiTheme="minorHAnsi" w:hAnsiTheme="minorHAnsi"/>
                  <w:sz w:val="10"/>
                  <w:szCs w:val="10"/>
                </w:rPr>
                <w:t>ductless;</w:t>
              </w:r>
              <w:proofErr w:type="gramEnd"/>
            </w:ins>
          </w:p>
          <w:p w14:paraId="2F848F04" w14:textId="77777777" w:rsidR="00A51E92" w:rsidRPr="00A51E92" w:rsidRDefault="00A51E92" w:rsidP="00A51E92">
            <w:pPr>
              <w:rPr>
                <w:ins w:id="57" w:author="Alhabibi, Haider@Energy" w:date="2022-08-23T17:10:00Z"/>
                <w:rFonts w:asciiTheme="minorHAnsi" w:hAnsiTheme="minorHAnsi"/>
                <w:sz w:val="10"/>
                <w:szCs w:val="10"/>
              </w:rPr>
            </w:pPr>
            <w:ins w:id="58" w:author="Alhabibi, Haider@Energy" w:date="2022-08-23T17:10:00Z">
              <w:r w:rsidRPr="00A51E92">
                <w:rPr>
                  <w:rFonts w:asciiTheme="minorHAnsi" w:hAnsiTheme="minorHAnsi"/>
                  <w:sz w:val="10"/>
                  <w:szCs w:val="10"/>
                </w:rPr>
                <w:t>*VCHP-</w:t>
              </w:r>
              <w:proofErr w:type="spellStart"/>
              <w:r w:rsidRPr="00A51E92">
                <w:rPr>
                  <w:rFonts w:asciiTheme="minorHAnsi" w:hAnsiTheme="minorHAnsi"/>
                  <w:sz w:val="10"/>
                  <w:szCs w:val="10"/>
                </w:rPr>
                <w:t>ducted+</w:t>
              </w:r>
              <w:proofErr w:type="gramStart"/>
              <w:r w:rsidRPr="00A51E92">
                <w:rPr>
                  <w:rFonts w:asciiTheme="minorHAnsi" w:hAnsiTheme="minorHAnsi"/>
                  <w:sz w:val="10"/>
                  <w:szCs w:val="10"/>
                </w:rPr>
                <w:t>ductless</w:t>
              </w:r>
              <w:proofErr w:type="spellEnd"/>
              <w:r w:rsidRPr="00A51E92">
                <w:rPr>
                  <w:rFonts w:asciiTheme="minorHAnsi" w:hAnsiTheme="minorHAnsi"/>
                  <w:sz w:val="10"/>
                  <w:szCs w:val="10"/>
                </w:rPr>
                <w:t>;</w:t>
              </w:r>
              <w:proofErr w:type="gramEnd"/>
            </w:ins>
          </w:p>
          <w:p w14:paraId="0B6F6B04" w14:textId="77777777" w:rsidR="00A51E92" w:rsidRPr="00A51E92" w:rsidRDefault="00A51E92" w:rsidP="00A51E92">
            <w:pPr>
              <w:rPr>
                <w:ins w:id="59" w:author="Alhabibi, Haider@Energy" w:date="2022-08-23T17:10:00Z"/>
                <w:rFonts w:asciiTheme="minorHAnsi" w:hAnsiTheme="minorHAnsi"/>
                <w:sz w:val="10"/>
                <w:szCs w:val="10"/>
              </w:rPr>
            </w:pPr>
            <w:ins w:id="60" w:author="Alhabibi, Haider@Energy" w:date="2022-08-23T17:10:00Z">
              <w:r w:rsidRPr="00A51E92">
                <w:rPr>
                  <w:rFonts w:asciiTheme="minorHAnsi" w:hAnsiTheme="minorHAnsi"/>
                  <w:sz w:val="10"/>
                  <w:szCs w:val="10"/>
                </w:rPr>
                <w:t>*</w:t>
              </w:r>
              <w:proofErr w:type="gramStart"/>
              <w:r w:rsidRPr="00A51E92">
                <w:rPr>
                  <w:rFonts w:asciiTheme="minorHAnsi" w:hAnsiTheme="minorHAnsi"/>
                  <w:sz w:val="10"/>
                  <w:szCs w:val="10"/>
                </w:rPr>
                <w:t>ducted</w:t>
              </w:r>
              <w:proofErr w:type="gramEnd"/>
              <w:r w:rsidRPr="00A51E92">
                <w:rPr>
                  <w:rFonts w:asciiTheme="minorHAnsi" w:hAnsiTheme="minorHAnsi"/>
                  <w:sz w:val="10"/>
                  <w:szCs w:val="10"/>
                </w:rPr>
                <w:t xml:space="preserve"> mini-split HP;</w:t>
              </w:r>
            </w:ins>
          </w:p>
          <w:p w14:paraId="4C6934C5" w14:textId="77777777" w:rsidR="00A51E92" w:rsidRPr="00A51E92" w:rsidRDefault="00A51E92" w:rsidP="00A51E92">
            <w:pPr>
              <w:rPr>
                <w:ins w:id="61" w:author="Alhabibi, Haider@Energy" w:date="2022-08-23T17:10:00Z"/>
                <w:rFonts w:asciiTheme="minorHAnsi" w:hAnsiTheme="minorHAnsi"/>
                <w:sz w:val="10"/>
                <w:szCs w:val="10"/>
              </w:rPr>
            </w:pPr>
            <w:ins w:id="62" w:author="Alhabibi, Haider@Energy" w:date="2022-08-23T17:10:00Z">
              <w:r w:rsidRPr="00A51E92">
                <w:rPr>
                  <w:rFonts w:asciiTheme="minorHAnsi" w:hAnsiTheme="minorHAnsi"/>
                  <w:sz w:val="10"/>
                  <w:szCs w:val="10"/>
                </w:rPr>
                <w:t>*</w:t>
              </w:r>
              <w:proofErr w:type="gramStart"/>
              <w:r w:rsidRPr="00A51E92">
                <w:rPr>
                  <w:rFonts w:asciiTheme="minorHAnsi" w:hAnsiTheme="minorHAnsi"/>
                  <w:sz w:val="10"/>
                  <w:szCs w:val="10"/>
                </w:rPr>
                <w:t>no</w:t>
              </w:r>
              <w:proofErr w:type="gramEnd"/>
              <w:r w:rsidRPr="00A51E92">
                <w:rPr>
                  <w:rFonts w:asciiTheme="minorHAnsi" w:hAnsiTheme="minorHAnsi"/>
                  <w:sz w:val="10"/>
                  <w:szCs w:val="10"/>
                </w:rPr>
                <w:t xml:space="preserve"> heating;</w:t>
              </w:r>
            </w:ins>
          </w:p>
          <w:p w14:paraId="7B1A4BDE" w14:textId="77777777" w:rsidR="00A51E92" w:rsidRPr="00A51E92" w:rsidRDefault="00A51E92" w:rsidP="00A51E92">
            <w:pPr>
              <w:rPr>
                <w:ins w:id="63" w:author="Alhabibi, Haider@Energy" w:date="2022-08-23T17:10:00Z"/>
                <w:rFonts w:asciiTheme="minorHAnsi" w:hAnsiTheme="minorHAnsi"/>
                <w:sz w:val="10"/>
                <w:szCs w:val="10"/>
              </w:rPr>
            </w:pPr>
            <w:ins w:id="64" w:author="Alhabibi, Haider@Energy" w:date="2022-08-23T17:10:00Z">
              <w:r w:rsidRPr="00A51E92">
                <w:rPr>
                  <w:rFonts w:asciiTheme="minorHAnsi" w:hAnsiTheme="minorHAnsi"/>
                  <w:sz w:val="10"/>
                  <w:szCs w:val="10"/>
                </w:rPr>
                <w:t>*</w:t>
              </w:r>
              <w:proofErr w:type="gramStart"/>
              <w:r w:rsidRPr="00A51E92">
                <w:rPr>
                  <w:rFonts w:asciiTheme="minorHAnsi" w:hAnsiTheme="minorHAnsi"/>
                  <w:sz w:val="10"/>
                  <w:szCs w:val="10"/>
                </w:rPr>
                <w:t>SPVHP;</w:t>
              </w:r>
              <w:proofErr w:type="gramEnd"/>
            </w:ins>
          </w:p>
          <w:p w14:paraId="3ADD8FD7" w14:textId="77777777" w:rsidR="00A51E92" w:rsidRPr="00A51E92" w:rsidRDefault="00A51E92" w:rsidP="00A51E92">
            <w:pPr>
              <w:rPr>
                <w:ins w:id="65" w:author="Alhabibi, Haider@Energy" w:date="2022-08-23T17:10:00Z"/>
                <w:rFonts w:asciiTheme="minorHAnsi" w:hAnsiTheme="minorHAnsi"/>
                <w:sz w:val="10"/>
                <w:szCs w:val="10"/>
              </w:rPr>
            </w:pPr>
            <w:ins w:id="66" w:author="Alhabibi, Haider@Energy" w:date="2022-08-23T17:10:00Z">
              <w:r w:rsidRPr="00A51E92">
                <w:rPr>
                  <w:rFonts w:asciiTheme="minorHAnsi" w:hAnsiTheme="minorHAnsi"/>
                  <w:sz w:val="10"/>
                  <w:szCs w:val="10"/>
                </w:rPr>
                <w:t>*</w:t>
              </w:r>
              <w:proofErr w:type="gramStart"/>
              <w:r w:rsidRPr="00A51E92">
                <w:rPr>
                  <w:rFonts w:asciiTheme="minorHAnsi" w:hAnsiTheme="minorHAnsi"/>
                  <w:sz w:val="10"/>
                  <w:szCs w:val="10"/>
                </w:rPr>
                <w:t>PTHP;</w:t>
              </w:r>
              <w:proofErr w:type="gramEnd"/>
            </w:ins>
          </w:p>
          <w:p w14:paraId="49CB40A2" w14:textId="60E3FF40" w:rsidR="00A718DC" w:rsidRDefault="00A718DC" w:rsidP="00A51E92">
            <w:pPr>
              <w:rPr>
                <w:rFonts w:asciiTheme="minorHAnsi" w:hAnsiTheme="minorHAnsi"/>
                <w:sz w:val="10"/>
                <w:szCs w:val="10"/>
              </w:rPr>
            </w:pPr>
          </w:p>
          <w:p w14:paraId="157B639E" w14:textId="77777777" w:rsidR="00A718DC" w:rsidRPr="005F3A69" w:rsidRDefault="00A718DC" w:rsidP="00E752EB">
            <w:pPr>
              <w:rPr>
                <w:rFonts w:asciiTheme="minorHAnsi" w:hAnsiTheme="minorHAnsi"/>
                <w:sz w:val="10"/>
                <w:szCs w:val="10"/>
              </w:rPr>
            </w:pPr>
            <w:r w:rsidRPr="005F3A69">
              <w:rPr>
                <w:rFonts w:asciiTheme="minorHAnsi" w:hAnsiTheme="minorHAnsi"/>
                <w:sz w:val="10"/>
                <w:szCs w:val="10"/>
              </w:rPr>
              <w:t>if value =no heating,</w:t>
            </w:r>
          </w:p>
          <w:p w14:paraId="39A952EE" w14:textId="77777777" w:rsidR="00A718DC" w:rsidRPr="005F3A69" w:rsidRDefault="00A718DC" w:rsidP="00E752EB">
            <w:pPr>
              <w:rPr>
                <w:rFonts w:asciiTheme="minorHAnsi" w:hAnsiTheme="minorHAnsi"/>
                <w:sz w:val="10"/>
                <w:szCs w:val="10"/>
              </w:rPr>
            </w:pPr>
            <w:r w:rsidRPr="005F3A69">
              <w:rPr>
                <w:rFonts w:asciiTheme="minorHAnsi" w:hAnsiTheme="minorHAnsi"/>
                <w:sz w:val="10"/>
                <w:szCs w:val="10"/>
              </w:rPr>
              <w:t xml:space="preserve">then </w:t>
            </w:r>
            <w:proofErr w:type="gramStart"/>
            <w:r w:rsidRPr="005F3A69">
              <w:rPr>
                <w:rFonts w:asciiTheme="minorHAnsi" w:hAnsiTheme="minorHAnsi"/>
                <w:sz w:val="10"/>
                <w:szCs w:val="10"/>
              </w:rPr>
              <w:t>check:</w:t>
            </w:r>
            <w:proofErr w:type="gramEnd"/>
            <w:r w:rsidRPr="005F3A69">
              <w:rPr>
                <w:rFonts w:asciiTheme="minorHAnsi" w:hAnsiTheme="minorHAnsi"/>
                <w:sz w:val="10"/>
                <w:szCs w:val="10"/>
              </w:rPr>
              <w:t xml:space="preserve"> there must be at least one heating system entered in this section in column C04 to comply,</w:t>
            </w:r>
          </w:p>
          <w:p w14:paraId="2FDF4695" w14:textId="77777777" w:rsidR="00A718DC" w:rsidRPr="005F3A69" w:rsidRDefault="00A718DC" w:rsidP="00E752EB">
            <w:pPr>
              <w:rPr>
                <w:rFonts w:asciiTheme="minorHAnsi" w:hAnsiTheme="minorHAnsi"/>
                <w:sz w:val="10"/>
                <w:szCs w:val="10"/>
              </w:rPr>
            </w:pPr>
            <w:r w:rsidRPr="005F3A69">
              <w:rPr>
                <w:rFonts w:asciiTheme="minorHAnsi" w:hAnsiTheme="minorHAnsi"/>
                <w:sz w:val="10"/>
                <w:szCs w:val="10"/>
              </w:rPr>
              <w:t>else flag noncompliant condition (no heating installed) and do not allow registration to continue.</w:t>
            </w:r>
          </w:p>
          <w:p w14:paraId="23A39EF8" w14:textId="77777777" w:rsidR="00A718DC" w:rsidRPr="005F3A69" w:rsidRDefault="00A718DC" w:rsidP="00E752EB">
            <w:pPr>
              <w:rPr>
                <w:rFonts w:asciiTheme="minorHAnsi" w:hAnsiTheme="minorHAnsi"/>
                <w:sz w:val="10"/>
                <w:szCs w:val="10"/>
              </w:rPr>
            </w:pPr>
          </w:p>
          <w:p w14:paraId="57164597" w14:textId="77777777" w:rsidR="00A718DC" w:rsidRPr="005F3A69" w:rsidRDefault="00A718DC" w:rsidP="00E752EB">
            <w:pPr>
              <w:rPr>
                <w:rFonts w:asciiTheme="minorHAnsi" w:hAnsiTheme="minorHAnsi"/>
                <w:sz w:val="10"/>
                <w:szCs w:val="10"/>
              </w:rPr>
            </w:pPr>
            <w:r w:rsidRPr="005F3A69">
              <w:rPr>
                <w:rFonts w:asciiTheme="minorHAnsi" w:hAnsiTheme="minorHAnsi"/>
                <w:sz w:val="10"/>
                <w:szCs w:val="10"/>
              </w:rPr>
              <w:t>flag non-default values and report in project status notes field; a revised CF1R may be required &gt;&gt;</w:t>
            </w:r>
          </w:p>
        </w:tc>
        <w:tc>
          <w:tcPr>
            <w:tcW w:w="1107" w:type="dxa"/>
            <w:shd w:val="clear" w:color="auto" w:fill="auto"/>
            <w:tcMar>
              <w:left w:w="29" w:type="dxa"/>
              <w:right w:w="29" w:type="dxa"/>
            </w:tcMar>
          </w:tcPr>
          <w:p w14:paraId="0C78A639"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 xml:space="preserve">&lt;&lt; reference value from CF1R as default; allow user to override the default and pick as many as are applicable from list: </w:t>
            </w:r>
          </w:p>
          <w:p w14:paraId="0B8D8F8F"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w:t>
            </w:r>
            <w:proofErr w:type="gramStart"/>
            <w:r w:rsidRPr="005F3A69">
              <w:rPr>
                <w:rFonts w:asciiTheme="minorHAnsi" w:hAnsiTheme="minorHAnsi"/>
                <w:sz w:val="12"/>
                <w:szCs w:val="12"/>
              </w:rPr>
              <w:t>gas</w:t>
            </w:r>
            <w:proofErr w:type="gramEnd"/>
            <w:r w:rsidRPr="005F3A69">
              <w:rPr>
                <w:rFonts w:asciiTheme="minorHAnsi" w:hAnsiTheme="minorHAnsi"/>
                <w:sz w:val="12"/>
                <w:szCs w:val="12"/>
              </w:rPr>
              <w:t xml:space="preserve"> furnace AHU;</w:t>
            </w:r>
          </w:p>
          <w:p w14:paraId="50C912ED"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w:t>
            </w:r>
            <w:proofErr w:type="spellStart"/>
            <w:proofErr w:type="gramStart"/>
            <w:r w:rsidRPr="005F3A69">
              <w:rPr>
                <w:rFonts w:asciiTheme="minorHAnsi" w:hAnsiTheme="minorHAnsi"/>
                <w:sz w:val="12"/>
                <w:szCs w:val="12"/>
              </w:rPr>
              <w:t>fancoil</w:t>
            </w:r>
            <w:proofErr w:type="spellEnd"/>
            <w:proofErr w:type="gramEnd"/>
            <w:r w:rsidRPr="005F3A69">
              <w:rPr>
                <w:rFonts w:asciiTheme="minorHAnsi" w:hAnsiTheme="minorHAnsi"/>
                <w:sz w:val="12"/>
                <w:szCs w:val="12"/>
              </w:rPr>
              <w:t xml:space="preserve"> AHU;</w:t>
            </w:r>
          </w:p>
          <w:p w14:paraId="4CE7EDDB"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w:t>
            </w:r>
            <w:proofErr w:type="gramStart"/>
            <w:r w:rsidRPr="005F3A69">
              <w:rPr>
                <w:rFonts w:asciiTheme="minorHAnsi" w:hAnsiTheme="minorHAnsi"/>
                <w:sz w:val="12"/>
                <w:szCs w:val="12"/>
              </w:rPr>
              <w:t>outdoor</w:t>
            </w:r>
            <w:proofErr w:type="gramEnd"/>
            <w:r w:rsidRPr="005F3A69">
              <w:rPr>
                <w:rFonts w:asciiTheme="minorHAnsi" w:hAnsiTheme="minorHAnsi"/>
                <w:sz w:val="12"/>
                <w:szCs w:val="12"/>
              </w:rPr>
              <w:t xml:space="preserve"> condensing unit;</w:t>
            </w:r>
          </w:p>
          <w:p w14:paraId="789CC9A4"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w:t>
            </w:r>
            <w:proofErr w:type="gramStart"/>
            <w:r w:rsidRPr="005F3A69">
              <w:rPr>
                <w:rFonts w:asciiTheme="minorHAnsi" w:hAnsiTheme="minorHAnsi"/>
                <w:sz w:val="12"/>
                <w:szCs w:val="12"/>
              </w:rPr>
              <w:t>indoor</w:t>
            </w:r>
            <w:proofErr w:type="gramEnd"/>
            <w:r w:rsidRPr="005F3A69">
              <w:rPr>
                <w:rFonts w:asciiTheme="minorHAnsi" w:hAnsiTheme="minorHAnsi"/>
                <w:sz w:val="12"/>
                <w:szCs w:val="12"/>
              </w:rPr>
              <w:t xml:space="preserve"> coil;</w:t>
            </w:r>
          </w:p>
          <w:p w14:paraId="31F085AD"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w:t>
            </w:r>
            <w:proofErr w:type="gramStart"/>
            <w:r w:rsidRPr="005F3A69">
              <w:rPr>
                <w:rFonts w:asciiTheme="minorHAnsi" w:hAnsiTheme="minorHAnsi"/>
                <w:sz w:val="12"/>
                <w:szCs w:val="12"/>
              </w:rPr>
              <w:t>boiler;</w:t>
            </w:r>
            <w:proofErr w:type="gramEnd"/>
          </w:p>
          <w:p w14:paraId="7345034E"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 xml:space="preserve">*TXV or </w:t>
            </w:r>
            <w:proofErr w:type="gramStart"/>
            <w:r w:rsidRPr="005F3A69">
              <w:rPr>
                <w:rFonts w:asciiTheme="minorHAnsi" w:hAnsiTheme="minorHAnsi"/>
                <w:sz w:val="12"/>
                <w:szCs w:val="12"/>
              </w:rPr>
              <w:t>EXV;</w:t>
            </w:r>
            <w:proofErr w:type="gramEnd"/>
          </w:p>
          <w:p w14:paraId="399CAFC9"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w:t>
            </w:r>
            <w:proofErr w:type="gramStart"/>
            <w:r w:rsidRPr="005F3A69">
              <w:rPr>
                <w:rFonts w:asciiTheme="minorHAnsi" w:hAnsiTheme="minorHAnsi"/>
                <w:sz w:val="12"/>
                <w:szCs w:val="12"/>
              </w:rPr>
              <w:t>compressor;</w:t>
            </w:r>
            <w:proofErr w:type="gramEnd"/>
          </w:p>
          <w:p w14:paraId="4B1093F3"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w:t>
            </w:r>
            <w:proofErr w:type="gramStart"/>
            <w:r w:rsidRPr="005F3A69">
              <w:rPr>
                <w:rFonts w:asciiTheme="minorHAnsi" w:hAnsiTheme="minorHAnsi"/>
                <w:sz w:val="12"/>
                <w:szCs w:val="12"/>
              </w:rPr>
              <w:t>refrigerant</w:t>
            </w:r>
            <w:proofErr w:type="gramEnd"/>
            <w:r w:rsidRPr="005F3A69">
              <w:rPr>
                <w:rFonts w:asciiTheme="minorHAnsi" w:hAnsiTheme="minorHAnsi"/>
                <w:sz w:val="12"/>
                <w:szCs w:val="12"/>
              </w:rPr>
              <w:t xml:space="preserve"> </w:t>
            </w:r>
            <w:proofErr w:type="spellStart"/>
            <w:r w:rsidRPr="005F3A69">
              <w:rPr>
                <w:rFonts w:asciiTheme="minorHAnsi" w:hAnsiTheme="minorHAnsi"/>
                <w:sz w:val="12"/>
                <w:szCs w:val="12"/>
              </w:rPr>
              <w:t>lineset</w:t>
            </w:r>
            <w:proofErr w:type="spellEnd"/>
            <w:r w:rsidRPr="005F3A69">
              <w:rPr>
                <w:rFonts w:asciiTheme="minorHAnsi" w:hAnsiTheme="minorHAnsi"/>
                <w:sz w:val="12"/>
                <w:szCs w:val="12"/>
              </w:rPr>
              <w:t>;</w:t>
            </w:r>
          </w:p>
          <w:p w14:paraId="5608BAA0"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w:t>
            </w:r>
            <w:proofErr w:type="gramStart"/>
            <w:r w:rsidRPr="005F3A69">
              <w:rPr>
                <w:rFonts w:asciiTheme="minorHAnsi" w:hAnsiTheme="minorHAnsi"/>
                <w:sz w:val="12"/>
                <w:szCs w:val="12"/>
              </w:rPr>
              <w:t>no</w:t>
            </w:r>
            <w:proofErr w:type="gramEnd"/>
            <w:r w:rsidRPr="005F3A69">
              <w:rPr>
                <w:rFonts w:asciiTheme="minorHAnsi" w:hAnsiTheme="minorHAnsi"/>
                <w:sz w:val="12"/>
                <w:szCs w:val="12"/>
              </w:rPr>
              <w:t xml:space="preserve"> heating component altered;</w:t>
            </w:r>
          </w:p>
          <w:p w14:paraId="27EC74CD" w14:textId="77777777" w:rsidR="00A718DC" w:rsidRPr="005F3A69" w:rsidRDefault="00A718DC" w:rsidP="00E752EB">
            <w:pPr>
              <w:rPr>
                <w:rFonts w:asciiTheme="minorHAnsi" w:hAnsiTheme="minorHAnsi"/>
                <w:sz w:val="12"/>
                <w:szCs w:val="12"/>
              </w:rPr>
            </w:pPr>
          </w:p>
          <w:p w14:paraId="3549ACCC"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 xml:space="preserve">flag non-default values and report in project status notes field; a revised CF1R may be required &gt;&gt; </w:t>
            </w:r>
          </w:p>
        </w:tc>
        <w:tc>
          <w:tcPr>
            <w:tcW w:w="851" w:type="dxa"/>
            <w:shd w:val="clear" w:color="auto" w:fill="auto"/>
            <w:tcMar>
              <w:left w:w="29" w:type="dxa"/>
              <w:right w:w="29" w:type="dxa"/>
            </w:tcMar>
          </w:tcPr>
          <w:p w14:paraId="6676DD28" w14:textId="77777777" w:rsidR="00A718DC" w:rsidRPr="005F3A69" w:rsidRDefault="00A718DC" w:rsidP="00E752EB">
            <w:pPr>
              <w:keepNext/>
              <w:rPr>
                <w:rFonts w:asciiTheme="minorHAnsi" w:hAnsiTheme="minorHAnsi"/>
                <w:sz w:val="12"/>
                <w:szCs w:val="12"/>
              </w:rPr>
            </w:pPr>
            <w:r w:rsidRPr="005F3A69">
              <w:rPr>
                <w:rFonts w:asciiTheme="minorHAnsi" w:hAnsiTheme="minorHAnsi"/>
                <w:sz w:val="12"/>
                <w:szCs w:val="12"/>
              </w:rPr>
              <w:t>&lt;&lt;</w:t>
            </w:r>
            <w:r w:rsidRPr="005F3A69">
              <w:rPr>
                <w:rFonts w:asciiTheme="minorHAnsi" w:hAnsiTheme="minorHAnsi"/>
                <w:b/>
                <w:sz w:val="12"/>
                <w:szCs w:val="12"/>
              </w:rPr>
              <w:t>if</w:t>
            </w:r>
            <w:r w:rsidRPr="005F3A69">
              <w:rPr>
                <w:rFonts w:asciiTheme="minorHAnsi" w:hAnsiTheme="minorHAnsi"/>
                <w:sz w:val="12"/>
                <w:szCs w:val="12"/>
              </w:rPr>
              <w:t xml:space="preserve"> C04 = no heating component altered, </w:t>
            </w:r>
          </w:p>
          <w:p w14:paraId="790F3992" w14:textId="77777777" w:rsidR="00A718DC" w:rsidRPr="005F3A69" w:rsidRDefault="00A718DC" w:rsidP="00E752EB">
            <w:pPr>
              <w:keepNext/>
              <w:rPr>
                <w:rFonts w:asciiTheme="minorHAnsi" w:hAnsiTheme="minorHAnsi"/>
                <w:sz w:val="12"/>
                <w:szCs w:val="12"/>
              </w:rPr>
            </w:pPr>
            <w:r w:rsidRPr="005F3A69">
              <w:rPr>
                <w:rFonts w:asciiTheme="minorHAnsi" w:hAnsiTheme="minorHAnsi"/>
                <w:b/>
                <w:sz w:val="12"/>
                <w:szCs w:val="12"/>
              </w:rPr>
              <w:t>then</w:t>
            </w:r>
            <w:r w:rsidRPr="005F3A69">
              <w:rPr>
                <w:rFonts w:asciiTheme="minorHAnsi" w:hAnsiTheme="minorHAnsi"/>
                <w:sz w:val="12"/>
                <w:szCs w:val="12"/>
              </w:rPr>
              <w:t xml:space="preserve"> value =n/a</w:t>
            </w:r>
          </w:p>
          <w:p w14:paraId="58208169" w14:textId="77777777" w:rsidR="00A718DC" w:rsidRPr="005F3A69" w:rsidRDefault="00A718DC" w:rsidP="00E752EB">
            <w:pPr>
              <w:keepNext/>
              <w:rPr>
                <w:rFonts w:asciiTheme="minorHAnsi" w:hAnsiTheme="minorHAnsi"/>
                <w:sz w:val="12"/>
                <w:szCs w:val="12"/>
              </w:rPr>
            </w:pPr>
            <w:r w:rsidRPr="005F3A69">
              <w:rPr>
                <w:rFonts w:asciiTheme="minorHAnsi" w:hAnsiTheme="minorHAnsi"/>
                <w:b/>
                <w:sz w:val="12"/>
                <w:szCs w:val="12"/>
              </w:rPr>
              <w:t>elseif</w:t>
            </w:r>
            <w:r w:rsidRPr="005F3A69">
              <w:rPr>
                <w:rFonts w:asciiTheme="minorHAnsi" w:hAnsiTheme="minorHAnsi"/>
                <w:sz w:val="12"/>
                <w:szCs w:val="12"/>
              </w:rPr>
              <w:t xml:space="preserve"> C03 = one of the following system types:</w:t>
            </w:r>
          </w:p>
          <w:p w14:paraId="72117E38" w14:textId="77777777" w:rsidR="00A718DC" w:rsidRPr="005F3A69" w:rsidRDefault="00A718DC" w:rsidP="00E752EB">
            <w:pPr>
              <w:keepNext/>
              <w:rPr>
                <w:rFonts w:asciiTheme="minorHAnsi" w:hAnsiTheme="minorHAnsi"/>
                <w:sz w:val="12"/>
                <w:szCs w:val="12"/>
              </w:rPr>
            </w:pPr>
            <w:r w:rsidRPr="005F3A69">
              <w:rPr>
                <w:rFonts w:asciiTheme="minorHAnsi" w:hAnsiTheme="minorHAnsi"/>
                <w:sz w:val="12"/>
                <w:szCs w:val="12"/>
              </w:rPr>
              <w:t>*</w:t>
            </w:r>
            <w:proofErr w:type="gramStart"/>
            <w:r w:rsidRPr="005F3A69">
              <w:rPr>
                <w:rFonts w:asciiTheme="minorHAnsi" w:hAnsiTheme="minorHAnsi"/>
                <w:sz w:val="12"/>
                <w:szCs w:val="12"/>
              </w:rPr>
              <w:t>hydronic</w:t>
            </w:r>
            <w:proofErr w:type="gramEnd"/>
            <w:r w:rsidRPr="005F3A69">
              <w:rPr>
                <w:rFonts w:asciiTheme="minorHAnsi" w:hAnsiTheme="minorHAnsi"/>
                <w:sz w:val="12"/>
                <w:szCs w:val="12"/>
              </w:rPr>
              <w:t xml:space="preserve">, *hydronic + forced air, </w:t>
            </w:r>
          </w:p>
          <w:p w14:paraId="24242BD2" w14:textId="77777777" w:rsidR="00A718DC" w:rsidRPr="005F3A69" w:rsidRDefault="00A718DC" w:rsidP="00E752EB">
            <w:pPr>
              <w:keepNext/>
              <w:rPr>
                <w:rFonts w:asciiTheme="minorHAnsi" w:hAnsiTheme="minorHAnsi"/>
                <w:sz w:val="12"/>
                <w:szCs w:val="12"/>
              </w:rPr>
            </w:pPr>
            <w:r w:rsidRPr="005F3A69">
              <w:rPr>
                <w:rFonts w:asciiTheme="minorHAnsi" w:hAnsiTheme="minorHAnsi"/>
                <w:sz w:val="12"/>
                <w:szCs w:val="12"/>
              </w:rPr>
              <w:t>*</w:t>
            </w:r>
            <w:proofErr w:type="gramStart"/>
            <w:r w:rsidRPr="005F3A69">
              <w:rPr>
                <w:rFonts w:asciiTheme="minorHAnsi" w:hAnsiTheme="minorHAnsi"/>
                <w:sz w:val="12"/>
                <w:szCs w:val="12"/>
              </w:rPr>
              <w:t>combined</w:t>
            </w:r>
            <w:proofErr w:type="gramEnd"/>
            <w:r w:rsidRPr="005F3A69">
              <w:rPr>
                <w:rFonts w:asciiTheme="minorHAnsi" w:hAnsiTheme="minorHAnsi"/>
                <w:sz w:val="12"/>
                <w:szCs w:val="12"/>
              </w:rPr>
              <w:t xml:space="preserve"> hydronic, </w:t>
            </w:r>
          </w:p>
          <w:p w14:paraId="1AB1EC56" w14:textId="77777777" w:rsidR="00A718DC" w:rsidRPr="005F3A69" w:rsidRDefault="00A718DC" w:rsidP="00E752EB">
            <w:pPr>
              <w:keepNext/>
              <w:rPr>
                <w:rFonts w:asciiTheme="minorHAnsi" w:hAnsiTheme="minorHAnsi"/>
                <w:sz w:val="12"/>
                <w:szCs w:val="12"/>
              </w:rPr>
            </w:pPr>
            <w:r w:rsidRPr="005F3A69">
              <w:rPr>
                <w:rFonts w:asciiTheme="minorHAnsi" w:hAnsiTheme="minorHAnsi"/>
                <w:sz w:val="12"/>
                <w:szCs w:val="12"/>
              </w:rPr>
              <w:t>*</w:t>
            </w:r>
            <w:proofErr w:type="gramStart"/>
            <w:r w:rsidRPr="005F3A69">
              <w:rPr>
                <w:rFonts w:asciiTheme="minorHAnsi" w:hAnsiTheme="minorHAnsi"/>
                <w:sz w:val="12"/>
                <w:szCs w:val="12"/>
              </w:rPr>
              <w:t>combined</w:t>
            </w:r>
            <w:proofErr w:type="gramEnd"/>
            <w:r w:rsidRPr="005F3A69">
              <w:rPr>
                <w:rFonts w:asciiTheme="minorHAnsi" w:hAnsiTheme="minorHAnsi"/>
                <w:sz w:val="12"/>
                <w:szCs w:val="12"/>
              </w:rPr>
              <w:t xml:space="preserve"> hydronic + forced air,</w:t>
            </w:r>
          </w:p>
          <w:p w14:paraId="36C458F0" w14:textId="77777777" w:rsidR="00A718DC" w:rsidRPr="005F3A69" w:rsidRDefault="00A718DC" w:rsidP="00E752EB">
            <w:pPr>
              <w:keepNext/>
              <w:rPr>
                <w:rFonts w:asciiTheme="minorHAnsi" w:hAnsiTheme="minorHAnsi"/>
                <w:sz w:val="12"/>
                <w:szCs w:val="12"/>
              </w:rPr>
            </w:pPr>
            <w:r w:rsidRPr="005F3A69">
              <w:rPr>
                <w:rFonts w:asciiTheme="minorHAnsi" w:hAnsiTheme="minorHAnsi"/>
                <w:sz w:val="12"/>
                <w:szCs w:val="12"/>
              </w:rPr>
              <w:t>*</w:t>
            </w:r>
            <w:proofErr w:type="gramStart"/>
            <w:r w:rsidRPr="005F3A69">
              <w:rPr>
                <w:rFonts w:asciiTheme="minorHAnsi" w:hAnsiTheme="minorHAnsi"/>
                <w:sz w:val="12"/>
                <w:szCs w:val="12"/>
              </w:rPr>
              <w:t>hydronic</w:t>
            </w:r>
            <w:proofErr w:type="gramEnd"/>
            <w:r w:rsidRPr="005F3A69">
              <w:rPr>
                <w:rFonts w:asciiTheme="minorHAnsi" w:hAnsiTheme="minorHAnsi"/>
                <w:sz w:val="12"/>
                <w:szCs w:val="12"/>
              </w:rPr>
              <w:t xml:space="preserve"> HP,</w:t>
            </w:r>
          </w:p>
          <w:p w14:paraId="2594C3C9" w14:textId="77777777" w:rsidR="00A718DC" w:rsidRPr="005F3A69" w:rsidRDefault="00A718DC" w:rsidP="00E752EB">
            <w:pPr>
              <w:keepNext/>
              <w:rPr>
                <w:rFonts w:asciiTheme="minorHAnsi" w:hAnsiTheme="minorHAnsi"/>
                <w:sz w:val="12"/>
                <w:szCs w:val="12"/>
              </w:rPr>
            </w:pPr>
            <w:r w:rsidRPr="005F3A69">
              <w:rPr>
                <w:rFonts w:asciiTheme="minorHAnsi" w:hAnsiTheme="minorHAnsi"/>
                <w:sz w:val="12"/>
                <w:szCs w:val="12"/>
              </w:rPr>
              <w:t>*</w:t>
            </w:r>
            <w:proofErr w:type="gramStart"/>
            <w:r w:rsidRPr="005F3A69">
              <w:rPr>
                <w:rFonts w:asciiTheme="minorHAnsi" w:hAnsiTheme="minorHAnsi"/>
                <w:sz w:val="12"/>
                <w:szCs w:val="12"/>
              </w:rPr>
              <w:t>hydronic</w:t>
            </w:r>
            <w:proofErr w:type="gramEnd"/>
            <w:r w:rsidRPr="005F3A69">
              <w:rPr>
                <w:rFonts w:asciiTheme="minorHAnsi" w:hAnsiTheme="minorHAnsi"/>
                <w:sz w:val="12"/>
                <w:szCs w:val="12"/>
              </w:rPr>
              <w:t xml:space="preserve"> HP + forced air, </w:t>
            </w:r>
          </w:p>
          <w:p w14:paraId="5727AC44" w14:textId="77777777" w:rsidR="00A718DC" w:rsidRPr="005F3A69" w:rsidRDefault="00A718DC" w:rsidP="00E752EB">
            <w:pPr>
              <w:keepNext/>
              <w:rPr>
                <w:rFonts w:asciiTheme="minorHAnsi" w:hAnsiTheme="minorHAnsi"/>
                <w:sz w:val="12"/>
                <w:szCs w:val="12"/>
              </w:rPr>
            </w:pPr>
            <w:r w:rsidRPr="005F3A69">
              <w:rPr>
                <w:rFonts w:asciiTheme="minorHAnsi" w:hAnsiTheme="minorHAnsi"/>
                <w:b/>
                <w:sz w:val="12"/>
                <w:szCs w:val="12"/>
              </w:rPr>
              <w:t>then</w:t>
            </w:r>
            <w:r w:rsidRPr="005F3A69">
              <w:rPr>
                <w:rFonts w:asciiTheme="minorHAnsi" w:hAnsiTheme="minorHAnsi"/>
                <w:sz w:val="6"/>
                <w:szCs w:val="6"/>
              </w:rPr>
              <w:t xml:space="preserve"> </w:t>
            </w:r>
            <w:r w:rsidRPr="005F3A69">
              <w:rPr>
                <w:rFonts w:asciiTheme="minorHAnsi" w:hAnsiTheme="minorHAnsi"/>
                <w:sz w:val="12"/>
                <w:szCs w:val="12"/>
              </w:rPr>
              <w:t>value=</w:t>
            </w:r>
            <w:proofErr w:type="gramStart"/>
            <w:r w:rsidRPr="005F3A69">
              <w:rPr>
                <w:rFonts w:asciiTheme="minorHAnsi" w:hAnsiTheme="minorHAnsi"/>
                <w:sz w:val="12"/>
                <w:szCs w:val="12"/>
              </w:rPr>
              <w:t>NA;</w:t>
            </w:r>
            <w:proofErr w:type="gramEnd"/>
            <w:r w:rsidRPr="005F3A69">
              <w:rPr>
                <w:rFonts w:asciiTheme="minorHAnsi" w:hAnsiTheme="minorHAnsi"/>
                <w:sz w:val="12"/>
                <w:szCs w:val="12"/>
              </w:rPr>
              <w:t xml:space="preserve"> </w:t>
            </w:r>
          </w:p>
          <w:p w14:paraId="28089A06" w14:textId="77777777" w:rsidR="00A718DC" w:rsidRPr="005F3A69" w:rsidRDefault="00A718DC" w:rsidP="00E752EB">
            <w:pPr>
              <w:keepNext/>
              <w:rPr>
                <w:rFonts w:asciiTheme="minorHAnsi" w:hAnsiTheme="minorHAnsi"/>
                <w:sz w:val="12"/>
                <w:szCs w:val="12"/>
              </w:rPr>
            </w:pPr>
            <w:r w:rsidRPr="005F3A69">
              <w:rPr>
                <w:rFonts w:asciiTheme="minorHAnsi" w:hAnsiTheme="minorHAnsi"/>
                <w:b/>
                <w:sz w:val="12"/>
                <w:szCs w:val="12"/>
              </w:rPr>
              <w:t>else</w:t>
            </w:r>
            <w:r w:rsidRPr="005F3A69">
              <w:rPr>
                <w:rFonts w:asciiTheme="minorHAnsi" w:hAnsiTheme="minorHAnsi"/>
                <w:sz w:val="12"/>
                <w:szCs w:val="12"/>
              </w:rPr>
              <w:t xml:space="preserve"> reference value from CF1R as </w:t>
            </w:r>
            <w:proofErr w:type="gramStart"/>
            <w:r w:rsidRPr="005F3A69">
              <w:rPr>
                <w:rFonts w:asciiTheme="minorHAnsi" w:hAnsiTheme="minorHAnsi"/>
                <w:sz w:val="12"/>
                <w:szCs w:val="12"/>
              </w:rPr>
              <w:t>default;</w:t>
            </w:r>
            <w:proofErr w:type="gramEnd"/>
          </w:p>
          <w:p w14:paraId="6D09B28A" w14:textId="77777777" w:rsidR="00A718DC" w:rsidRPr="005F3A69" w:rsidRDefault="00A718DC" w:rsidP="00E752EB">
            <w:pPr>
              <w:keepNext/>
              <w:rPr>
                <w:rFonts w:asciiTheme="minorHAnsi" w:hAnsiTheme="minorHAnsi"/>
                <w:sz w:val="12"/>
                <w:szCs w:val="12"/>
              </w:rPr>
            </w:pPr>
          </w:p>
          <w:p w14:paraId="28135A96" w14:textId="77777777" w:rsidR="00A718DC" w:rsidRPr="005F3A69" w:rsidRDefault="00A718DC" w:rsidP="00E752EB">
            <w:pPr>
              <w:rPr>
                <w:rFonts w:asciiTheme="minorHAnsi" w:hAnsiTheme="minorHAnsi"/>
                <w:sz w:val="10"/>
                <w:szCs w:val="10"/>
              </w:rPr>
            </w:pPr>
            <w:r w:rsidRPr="005F3A69">
              <w:rPr>
                <w:rFonts w:asciiTheme="minorHAnsi" w:hAnsiTheme="minorHAnsi"/>
                <w:sz w:val="10"/>
                <w:szCs w:val="10"/>
              </w:rPr>
              <w:t xml:space="preserve">allow user to override the default and pick one from list:  </w:t>
            </w:r>
          </w:p>
          <w:p w14:paraId="0986E91D" w14:textId="77777777" w:rsidR="00A718DC" w:rsidRPr="005F3A69" w:rsidRDefault="00A718DC" w:rsidP="00E752EB">
            <w:pPr>
              <w:rPr>
                <w:rFonts w:asciiTheme="minorHAnsi" w:hAnsiTheme="minorHAnsi"/>
                <w:sz w:val="10"/>
                <w:szCs w:val="10"/>
              </w:rPr>
            </w:pPr>
            <w:r w:rsidRPr="005F3A69">
              <w:rPr>
                <w:rFonts w:asciiTheme="minorHAnsi" w:hAnsiTheme="minorHAnsi"/>
                <w:sz w:val="10"/>
                <w:szCs w:val="10"/>
              </w:rPr>
              <w:t>*AFUE; *HSPF; *HSP2; *</w:t>
            </w:r>
            <w:proofErr w:type="gramStart"/>
            <w:r w:rsidRPr="005F3A69">
              <w:rPr>
                <w:rFonts w:asciiTheme="minorHAnsi" w:hAnsiTheme="minorHAnsi"/>
                <w:sz w:val="10"/>
                <w:szCs w:val="10"/>
              </w:rPr>
              <w:t>COP;</w:t>
            </w:r>
            <w:proofErr w:type="gramEnd"/>
            <w:r w:rsidRPr="005F3A69">
              <w:rPr>
                <w:rFonts w:asciiTheme="minorHAnsi" w:hAnsiTheme="minorHAnsi"/>
                <w:sz w:val="10"/>
                <w:szCs w:val="10"/>
              </w:rPr>
              <w:t xml:space="preserve">  </w:t>
            </w:r>
          </w:p>
          <w:p w14:paraId="17A9AEFE" w14:textId="77777777" w:rsidR="00A718DC" w:rsidRPr="005F3A69" w:rsidRDefault="00A718DC" w:rsidP="00E752EB">
            <w:pPr>
              <w:rPr>
                <w:rFonts w:asciiTheme="minorHAnsi" w:hAnsiTheme="minorHAnsi"/>
                <w:sz w:val="10"/>
                <w:szCs w:val="10"/>
              </w:rPr>
            </w:pPr>
          </w:p>
          <w:p w14:paraId="63AAF540" w14:textId="77777777" w:rsidR="00A718DC" w:rsidRPr="005F3A69" w:rsidRDefault="00A718DC" w:rsidP="00E752EB">
            <w:pPr>
              <w:rPr>
                <w:rFonts w:asciiTheme="minorHAnsi" w:hAnsiTheme="minorHAnsi"/>
                <w:sz w:val="12"/>
                <w:szCs w:val="12"/>
              </w:rPr>
            </w:pPr>
            <w:r w:rsidRPr="005F3A69">
              <w:rPr>
                <w:rFonts w:asciiTheme="minorHAnsi" w:hAnsiTheme="minorHAnsi"/>
                <w:sz w:val="10"/>
                <w:szCs w:val="10"/>
              </w:rPr>
              <w:t>flag non-default values and report in project status notes field; a revised CF1R may be required &gt;&gt;</w:t>
            </w:r>
          </w:p>
        </w:tc>
        <w:tc>
          <w:tcPr>
            <w:tcW w:w="851" w:type="dxa"/>
            <w:shd w:val="clear" w:color="auto" w:fill="auto"/>
            <w:tcMar>
              <w:left w:w="29" w:type="dxa"/>
              <w:right w:w="29" w:type="dxa"/>
            </w:tcMar>
          </w:tcPr>
          <w:p w14:paraId="308F942F" w14:textId="77777777" w:rsidR="00A718DC" w:rsidRPr="005F3A69" w:rsidRDefault="00A718DC" w:rsidP="00E752EB">
            <w:pPr>
              <w:keepNext/>
              <w:rPr>
                <w:rFonts w:asciiTheme="minorHAnsi" w:hAnsiTheme="minorHAnsi"/>
                <w:sz w:val="10"/>
                <w:szCs w:val="10"/>
              </w:rPr>
            </w:pPr>
            <w:r w:rsidRPr="005F3A69">
              <w:rPr>
                <w:rFonts w:asciiTheme="minorHAnsi" w:hAnsiTheme="minorHAnsi"/>
                <w:sz w:val="10"/>
                <w:szCs w:val="10"/>
              </w:rPr>
              <w:t>&lt;&lt;</w:t>
            </w:r>
            <w:r w:rsidRPr="005F3A69">
              <w:rPr>
                <w:rFonts w:asciiTheme="minorHAnsi" w:hAnsiTheme="minorHAnsi"/>
                <w:b/>
                <w:sz w:val="10"/>
                <w:szCs w:val="10"/>
              </w:rPr>
              <w:t>if</w:t>
            </w:r>
            <w:r w:rsidRPr="005F3A69">
              <w:rPr>
                <w:rFonts w:asciiTheme="minorHAnsi" w:hAnsiTheme="minorHAnsi"/>
                <w:sz w:val="10"/>
                <w:szCs w:val="10"/>
              </w:rPr>
              <w:t xml:space="preserve"> C04 = no heating component altered,</w:t>
            </w:r>
          </w:p>
          <w:p w14:paraId="0F349330" w14:textId="77777777" w:rsidR="00A718DC" w:rsidRPr="005F3A69" w:rsidRDefault="00A718DC" w:rsidP="00E752EB">
            <w:pPr>
              <w:keepNext/>
              <w:rPr>
                <w:rFonts w:asciiTheme="minorHAnsi" w:hAnsiTheme="minorHAnsi"/>
                <w:sz w:val="10"/>
                <w:szCs w:val="10"/>
              </w:rPr>
            </w:pPr>
            <w:r w:rsidRPr="005F3A69">
              <w:rPr>
                <w:rFonts w:asciiTheme="minorHAnsi" w:hAnsiTheme="minorHAnsi"/>
                <w:b/>
                <w:sz w:val="10"/>
                <w:szCs w:val="10"/>
              </w:rPr>
              <w:t>then</w:t>
            </w:r>
            <w:r w:rsidRPr="005F3A69">
              <w:rPr>
                <w:rFonts w:asciiTheme="minorHAnsi" w:hAnsiTheme="minorHAnsi"/>
                <w:sz w:val="10"/>
                <w:szCs w:val="10"/>
              </w:rPr>
              <w:t xml:space="preserve"> value =n/a</w:t>
            </w:r>
          </w:p>
          <w:p w14:paraId="6EFF502E" w14:textId="77777777" w:rsidR="00A718DC" w:rsidRPr="005F3A69" w:rsidRDefault="00A718DC" w:rsidP="00E752EB">
            <w:pPr>
              <w:keepNext/>
              <w:rPr>
                <w:rFonts w:asciiTheme="minorHAnsi" w:hAnsiTheme="minorHAnsi"/>
                <w:sz w:val="10"/>
                <w:szCs w:val="10"/>
              </w:rPr>
            </w:pPr>
            <w:r w:rsidRPr="005F3A69">
              <w:rPr>
                <w:rFonts w:asciiTheme="minorHAnsi" w:hAnsiTheme="minorHAnsi"/>
                <w:b/>
                <w:sz w:val="10"/>
                <w:szCs w:val="10"/>
              </w:rPr>
              <w:t>elseif</w:t>
            </w:r>
            <w:r w:rsidRPr="005F3A69">
              <w:rPr>
                <w:rFonts w:asciiTheme="minorHAnsi" w:hAnsiTheme="minorHAnsi"/>
                <w:sz w:val="10"/>
                <w:szCs w:val="10"/>
              </w:rPr>
              <w:t xml:space="preserve"> C03 = one of the following system types:</w:t>
            </w:r>
          </w:p>
          <w:p w14:paraId="53B3FA4F" w14:textId="77777777" w:rsidR="00A718DC" w:rsidRPr="005F3A69" w:rsidRDefault="00A718DC" w:rsidP="00E752EB">
            <w:pPr>
              <w:keepNext/>
              <w:rPr>
                <w:rFonts w:asciiTheme="minorHAnsi" w:hAnsiTheme="minorHAnsi"/>
                <w:sz w:val="10"/>
                <w:szCs w:val="10"/>
              </w:rPr>
            </w:pPr>
            <w:r w:rsidRPr="005F3A69">
              <w:rPr>
                <w:rFonts w:asciiTheme="minorHAnsi" w:hAnsiTheme="minorHAnsi"/>
                <w:sz w:val="10"/>
                <w:szCs w:val="10"/>
              </w:rPr>
              <w:t>*</w:t>
            </w:r>
            <w:proofErr w:type="gramStart"/>
            <w:r w:rsidRPr="005F3A69">
              <w:rPr>
                <w:rFonts w:asciiTheme="minorHAnsi" w:hAnsiTheme="minorHAnsi"/>
                <w:sz w:val="10"/>
                <w:szCs w:val="10"/>
              </w:rPr>
              <w:t>hydronic</w:t>
            </w:r>
            <w:proofErr w:type="gramEnd"/>
            <w:r w:rsidRPr="005F3A69">
              <w:rPr>
                <w:rFonts w:asciiTheme="minorHAnsi" w:hAnsiTheme="minorHAnsi"/>
                <w:sz w:val="10"/>
                <w:szCs w:val="10"/>
              </w:rPr>
              <w:t xml:space="preserve">, </w:t>
            </w:r>
          </w:p>
          <w:p w14:paraId="3A967D72" w14:textId="77777777" w:rsidR="00A718DC" w:rsidRPr="005F3A69" w:rsidRDefault="00A718DC" w:rsidP="00E752EB">
            <w:pPr>
              <w:keepNext/>
              <w:rPr>
                <w:rFonts w:asciiTheme="minorHAnsi" w:hAnsiTheme="minorHAnsi"/>
                <w:sz w:val="10"/>
                <w:szCs w:val="10"/>
              </w:rPr>
            </w:pPr>
            <w:r w:rsidRPr="005F3A69">
              <w:rPr>
                <w:rFonts w:asciiTheme="minorHAnsi" w:hAnsiTheme="minorHAnsi"/>
                <w:sz w:val="10"/>
                <w:szCs w:val="10"/>
              </w:rPr>
              <w:t xml:space="preserve">*hydronic + forced air, </w:t>
            </w:r>
          </w:p>
          <w:p w14:paraId="3A574299" w14:textId="77777777" w:rsidR="00A718DC" w:rsidRPr="005F3A69" w:rsidRDefault="00A718DC" w:rsidP="00E752EB">
            <w:pPr>
              <w:keepNext/>
              <w:rPr>
                <w:rFonts w:asciiTheme="minorHAnsi" w:hAnsiTheme="minorHAnsi"/>
                <w:sz w:val="10"/>
                <w:szCs w:val="10"/>
              </w:rPr>
            </w:pPr>
            <w:r w:rsidRPr="005F3A69">
              <w:rPr>
                <w:rFonts w:asciiTheme="minorHAnsi" w:hAnsiTheme="minorHAnsi"/>
                <w:sz w:val="10"/>
                <w:szCs w:val="10"/>
              </w:rPr>
              <w:t>*</w:t>
            </w:r>
            <w:proofErr w:type="gramStart"/>
            <w:r w:rsidRPr="005F3A69">
              <w:rPr>
                <w:rFonts w:asciiTheme="minorHAnsi" w:hAnsiTheme="minorHAnsi"/>
                <w:sz w:val="10"/>
                <w:szCs w:val="10"/>
              </w:rPr>
              <w:t>combined</w:t>
            </w:r>
            <w:proofErr w:type="gramEnd"/>
            <w:r w:rsidRPr="005F3A69">
              <w:rPr>
                <w:rFonts w:asciiTheme="minorHAnsi" w:hAnsiTheme="minorHAnsi"/>
                <w:sz w:val="10"/>
                <w:szCs w:val="10"/>
              </w:rPr>
              <w:t xml:space="preserve"> hydronic, *combined hydronic + forced air, </w:t>
            </w:r>
          </w:p>
          <w:p w14:paraId="40A2CCA9" w14:textId="77777777" w:rsidR="00A718DC" w:rsidRPr="005F3A69" w:rsidRDefault="00A718DC" w:rsidP="00E752EB">
            <w:pPr>
              <w:keepNext/>
              <w:rPr>
                <w:rFonts w:asciiTheme="minorHAnsi" w:hAnsiTheme="minorHAnsi"/>
                <w:sz w:val="10"/>
                <w:szCs w:val="10"/>
              </w:rPr>
            </w:pPr>
            <w:r w:rsidRPr="005F3A69">
              <w:rPr>
                <w:rFonts w:asciiTheme="minorHAnsi" w:hAnsiTheme="minorHAnsi"/>
                <w:sz w:val="10"/>
                <w:szCs w:val="10"/>
              </w:rPr>
              <w:t>*</w:t>
            </w:r>
            <w:proofErr w:type="gramStart"/>
            <w:r w:rsidRPr="005F3A69">
              <w:rPr>
                <w:rFonts w:asciiTheme="minorHAnsi" w:hAnsiTheme="minorHAnsi"/>
                <w:sz w:val="10"/>
                <w:szCs w:val="10"/>
              </w:rPr>
              <w:t>hydronic</w:t>
            </w:r>
            <w:proofErr w:type="gramEnd"/>
            <w:r w:rsidRPr="005F3A69">
              <w:rPr>
                <w:rFonts w:asciiTheme="minorHAnsi" w:hAnsiTheme="minorHAnsi"/>
                <w:sz w:val="10"/>
                <w:szCs w:val="10"/>
              </w:rPr>
              <w:t xml:space="preserve"> HP, *hydronic HP + forced air, </w:t>
            </w:r>
          </w:p>
          <w:p w14:paraId="40924A82" w14:textId="77777777" w:rsidR="00A718DC" w:rsidRPr="005F3A69" w:rsidRDefault="00A718DC" w:rsidP="00E752EB">
            <w:pPr>
              <w:keepNext/>
              <w:rPr>
                <w:rFonts w:asciiTheme="minorHAnsi" w:hAnsiTheme="minorHAnsi"/>
                <w:sz w:val="10"/>
                <w:szCs w:val="10"/>
              </w:rPr>
            </w:pPr>
            <w:r w:rsidRPr="005F3A69">
              <w:rPr>
                <w:rFonts w:asciiTheme="minorHAnsi" w:hAnsiTheme="minorHAnsi"/>
                <w:b/>
                <w:sz w:val="10"/>
                <w:szCs w:val="10"/>
              </w:rPr>
              <w:t>then</w:t>
            </w:r>
            <w:r w:rsidRPr="005F3A69">
              <w:rPr>
                <w:rFonts w:asciiTheme="minorHAnsi" w:hAnsiTheme="minorHAnsi"/>
                <w:sz w:val="10"/>
                <w:szCs w:val="10"/>
              </w:rPr>
              <w:t xml:space="preserve"> value=</w:t>
            </w:r>
            <w:proofErr w:type="gramStart"/>
            <w:r w:rsidRPr="005F3A69">
              <w:rPr>
                <w:rFonts w:asciiTheme="minorHAnsi" w:hAnsiTheme="minorHAnsi"/>
                <w:sz w:val="10"/>
                <w:szCs w:val="10"/>
              </w:rPr>
              <w:t>NA;</w:t>
            </w:r>
            <w:proofErr w:type="gramEnd"/>
            <w:r w:rsidRPr="005F3A69">
              <w:rPr>
                <w:rFonts w:asciiTheme="minorHAnsi" w:hAnsiTheme="minorHAnsi"/>
                <w:sz w:val="10"/>
                <w:szCs w:val="10"/>
              </w:rPr>
              <w:t xml:space="preserve"> </w:t>
            </w:r>
          </w:p>
          <w:p w14:paraId="47413245" w14:textId="77777777" w:rsidR="00A718DC" w:rsidRPr="005F3A69" w:rsidRDefault="00A718DC" w:rsidP="00E752EB">
            <w:pPr>
              <w:keepNext/>
              <w:rPr>
                <w:rFonts w:asciiTheme="minorHAnsi" w:hAnsiTheme="minorHAnsi"/>
                <w:sz w:val="10"/>
                <w:szCs w:val="10"/>
              </w:rPr>
            </w:pPr>
            <w:r w:rsidRPr="005F3A69">
              <w:rPr>
                <w:rFonts w:asciiTheme="minorHAnsi" w:hAnsiTheme="minorHAnsi"/>
                <w:b/>
                <w:sz w:val="10"/>
                <w:szCs w:val="10"/>
              </w:rPr>
              <w:t>else</w:t>
            </w:r>
            <w:r w:rsidRPr="005F3A69">
              <w:rPr>
                <w:rFonts w:asciiTheme="minorHAnsi" w:hAnsiTheme="minorHAnsi"/>
                <w:sz w:val="10"/>
                <w:szCs w:val="10"/>
              </w:rPr>
              <w:t xml:space="preserve"> reference value from CF1R as </w:t>
            </w:r>
            <w:proofErr w:type="gramStart"/>
            <w:r w:rsidRPr="005F3A69">
              <w:rPr>
                <w:rFonts w:asciiTheme="minorHAnsi" w:hAnsiTheme="minorHAnsi"/>
                <w:sz w:val="10"/>
                <w:szCs w:val="10"/>
              </w:rPr>
              <w:t>default;</w:t>
            </w:r>
            <w:proofErr w:type="gramEnd"/>
          </w:p>
          <w:p w14:paraId="2B326120" w14:textId="77777777" w:rsidR="00A718DC" w:rsidRPr="005F3A69" w:rsidRDefault="00A718DC" w:rsidP="00E752EB">
            <w:pPr>
              <w:keepNext/>
              <w:rPr>
                <w:rFonts w:asciiTheme="minorHAnsi" w:hAnsiTheme="minorHAnsi"/>
                <w:sz w:val="6"/>
                <w:szCs w:val="6"/>
              </w:rPr>
            </w:pPr>
          </w:p>
          <w:p w14:paraId="46C4DD38" w14:textId="77777777" w:rsidR="00A718DC" w:rsidRPr="005F3A69" w:rsidRDefault="00A718DC" w:rsidP="00E752EB">
            <w:pPr>
              <w:keepNext/>
              <w:rPr>
                <w:rFonts w:asciiTheme="minorHAnsi" w:hAnsiTheme="minorHAnsi"/>
                <w:sz w:val="12"/>
                <w:szCs w:val="12"/>
              </w:rPr>
            </w:pPr>
            <w:r w:rsidRPr="005F3A69">
              <w:rPr>
                <w:rFonts w:asciiTheme="minorHAnsi" w:hAnsiTheme="minorHAnsi"/>
                <w:sz w:val="12"/>
                <w:szCs w:val="12"/>
              </w:rPr>
              <w:t xml:space="preserve">allow user to override the default to enter value: </w:t>
            </w:r>
            <w:proofErr w:type="spellStart"/>
            <w:r w:rsidRPr="005F3A69">
              <w:rPr>
                <w:rFonts w:asciiTheme="minorHAnsi" w:hAnsiTheme="minorHAnsi"/>
                <w:sz w:val="12"/>
                <w:szCs w:val="12"/>
              </w:rPr>
              <w:t>xx.</w:t>
            </w:r>
            <w:proofErr w:type="gramStart"/>
            <w:r w:rsidRPr="005F3A69">
              <w:rPr>
                <w:rFonts w:asciiTheme="minorHAnsi" w:hAnsiTheme="minorHAnsi"/>
                <w:sz w:val="12"/>
                <w:szCs w:val="12"/>
              </w:rPr>
              <w:t>x</w:t>
            </w:r>
            <w:proofErr w:type="spellEnd"/>
            <w:r w:rsidRPr="005F3A69">
              <w:rPr>
                <w:rFonts w:asciiTheme="minorHAnsi" w:hAnsiTheme="minorHAnsi"/>
                <w:sz w:val="12"/>
                <w:szCs w:val="12"/>
              </w:rPr>
              <w:t>;</w:t>
            </w:r>
            <w:proofErr w:type="gramEnd"/>
            <w:r w:rsidRPr="005F3A69">
              <w:rPr>
                <w:rFonts w:asciiTheme="minorHAnsi" w:hAnsiTheme="minorHAnsi"/>
                <w:sz w:val="12"/>
                <w:szCs w:val="12"/>
              </w:rPr>
              <w:t xml:space="preserve">  </w:t>
            </w:r>
          </w:p>
          <w:p w14:paraId="096789F5" w14:textId="77777777" w:rsidR="00A718DC" w:rsidRPr="005F3A69" w:rsidRDefault="00A718DC" w:rsidP="00E752EB">
            <w:pPr>
              <w:keepNext/>
              <w:rPr>
                <w:rFonts w:asciiTheme="minorHAnsi" w:hAnsiTheme="minorHAnsi"/>
                <w:sz w:val="12"/>
                <w:szCs w:val="12"/>
              </w:rPr>
            </w:pPr>
          </w:p>
          <w:p w14:paraId="642442F6" w14:textId="77777777" w:rsidR="00A718DC" w:rsidRPr="005F3A69" w:rsidRDefault="00A718DC" w:rsidP="00E752EB">
            <w:pPr>
              <w:keepNext/>
              <w:rPr>
                <w:rFonts w:asciiTheme="minorHAnsi" w:hAnsiTheme="minorHAnsi"/>
                <w:sz w:val="12"/>
                <w:szCs w:val="12"/>
              </w:rPr>
            </w:pPr>
            <w:r w:rsidRPr="005F3A69">
              <w:rPr>
                <w:rFonts w:asciiTheme="minorHAnsi" w:hAnsiTheme="minorHAnsi"/>
                <w:sz w:val="12"/>
                <w:szCs w:val="12"/>
              </w:rPr>
              <w:t xml:space="preserve">note: default minimum value for AFUE=80; </w:t>
            </w:r>
            <w:proofErr w:type="gramStart"/>
            <w:r w:rsidRPr="005F3A69">
              <w:rPr>
                <w:rFonts w:asciiTheme="minorHAnsi" w:hAnsiTheme="minorHAnsi"/>
                <w:sz w:val="12"/>
                <w:szCs w:val="12"/>
              </w:rPr>
              <w:t>and  default</w:t>
            </w:r>
            <w:proofErr w:type="gramEnd"/>
            <w:r w:rsidRPr="005F3A69">
              <w:rPr>
                <w:rFonts w:asciiTheme="minorHAnsi" w:hAnsiTheme="minorHAnsi"/>
                <w:sz w:val="12"/>
                <w:szCs w:val="12"/>
              </w:rPr>
              <w:t xml:space="preserve"> minimum value for HSPF=8.0; or default minimum value for HSPF2=6.7;  </w:t>
            </w:r>
          </w:p>
          <w:p w14:paraId="5E29B1BB" w14:textId="77777777" w:rsidR="00A718DC" w:rsidRPr="005F3A69" w:rsidRDefault="00A718DC" w:rsidP="00E752EB">
            <w:pPr>
              <w:rPr>
                <w:rFonts w:asciiTheme="minorHAnsi" w:hAnsiTheme="minorHAnsi"/>
                <w:sz w:val="12"/>
                <w:szCs w:val="12"/>
              </w:rPr>
            </w:pPr>
          </w:p>
          <w:p w14:paraId="00942F06" w14:textId="77777777" w:rsidR="00A718DC" w:rsidRPr="005F3A69" w:rsidRDefault="00A718DC" w:rsidP="00E752EB">
            <w:pPr>
              <w:rPr>
                <w:rFonts w:asciiTheme="minorHAnsi" w:hAnsiTheme="minorHAnsi"/>
                <w:sz w:val="12"/>
                <w:szCs w:val="12"/>
              </w:rPr>
            </w:pPr>
            <w:r w:rsidRPr="005F3A69">
              <w:rPr>
                <w:rFonts w:ascii="Calibri" w:hAnsi="Calibri"/>
                <w:sz w:val="12"/>
                <w:szCs w:val="12"/>
              </w:rPr>
              <w:t>flag non-default values and report in project status notes field</w:t>
            </w:r>
            <w:r w:rsidRPr="005F3A69">
              <w:rPr>
                <w:rFonts w:asciiTheme="minorHAnsi" w:hAnsiTheme="minorHAnsi"/>
                <w:sz w:val="12"/>
                <w:szCs w:val="12"/>
              </w:rPr>
              <w:t xml:space="preserve"> a revised CF1R may be required&gt;&gt;</w:t>
            </w:r>
          </w:p>
        </w:tc>
        <w:tc>
          <w:tcPr>
            <w:tcW w:w="1241" w:type="dxa"/>
            <w:shd w:val="clear" w:color="auto" w:fill="auto"/>
            <w:tcMar>
              <w:left w:w="29" w:type="dxa"/>
              <w:right w:w="29" w:type="dxa"/>
            </w:tcMar>
          </w:tcPr>
          <w:p w14:paraId="5265AE9E" w14:textId="77777777" w:rsidR="00A51E92" w:rsidRPr="00A51E92" w:rsidRDefault="00A718DC" w:rsidP="00A51E92">
            <w:pPr>
              <w:rPr>
                <w:ins w:id="67" w:author="Alhabibi, Haider@Energy" w:date="2022-08-23T17:11:00Z"/>
                <w:rFonts w:asciiTheme="minorHAnsi" w:hAnsiTheme="minorHAnsi"/>
                <w:sz w:val="10"/>
                <w:szCs w:val="10"/>
              </w:rPr>
            </w:pPr>
            <w:r w:rsidRPr="005F3A69">
              <w:rPr>
                <w:rFonts w:asciiTheme="minorHAnsi" w:hAnsiTheme="minorHAnsi"/>
                <w:sz w:val="10"/>
                <w:szCs w:val="10"/>
              </w:rPr>
              <w:t>&lt;&lt;reference value from CF1R as default</w:t>
            </w:r>
            <w:ins w:id="68" w:author="Alhabibi, Haider@Energy" w:date="2022-08-23T17:11:00Z">
              <w:r w:rsidR="00A51E92" w:rsidRPr="00A51E92">
                <w:rPr>
                  <w:rFonts w:asciiTheme="minorHAnsi" w:hAnsiTheme="minorHAnsi"/>
                  <w:sz w:val="10"/>
                  <w:szCs w:val="10"/>
                </w:rPr>
                <w:t>; allow user to override the default and pick one from list:</w:t>
              </w:r>
            </w:ins>
          </w:p>
          <w:p w14:paraId="21E8CB1A" w14:textId="77777777" w:rsidR="00A51E92" w:rsidRPr="00A51E92" w:rsidRDefault="00A51E92" w:rsidP="00A51E92">
            <w:pPr>
              <w:rPr>
                <w:ins w:id="69" w:author="Alhabibi, Haider@Energy" w:date="2022-08-23T17:11:00Z"/>
                <w:rFonts w:asciiTheme="minorHAnsi" w:hAnsiTheme="minorHAnsi"/>
                <w:sz w:val="10"/>
                <w:szCs w:val="10"/>
              </w:rPr>
            </w:pPr>
            <w:ins w:id="70" w:author="Alhabibi, Haider@Energy" w:date="2022-08-23T17:11:00Z">
              <w:r w:rsidRPr="00A51E92">
                <w:rPr>
                  <w:rFonts w:asciiTheme="minorHAnsi" w:hAnsiTheme="minorHAnsi"/>
                  <w:sz w:val="10"/>
                  <w:szCs w:val="10"/>
                </w:rPr>
                <w:t>*</w:t>
              </w:r>
              <w:proofErr w:type="gramStart"/>
              <w:r w:rsidRPr="00A51E92">
                <w:rPr>
                  <w:rFonts w:asciiTheme="minorHAnsi" w:hAnsiTheme="minorHAnsi"/>
                  <w:sz w:val="10"/>
                  <w:szCs w:val="10"/>
                </w:rPr>
                <w:t>central</w:t>
              </w:r>
              <w:proofErr w:type="gramEnd"/>
              <w:r w:rsidRPr="00A51E92">
                <w:rPr>
                  <w:rFonts w:asciiTheme="minorHAnsi" w:hAnsiTheme="minorHAnsi"/>
                  <w:sz w:val="10"/>
                  <w:szCs w:val="10"/>
                </w:rPr>
                <w:t xml:space="preserve"> split AC;</w:t>
              </w:r>
            </w:ins>
          </w:p>
          <w:p w14:paraId="7AC466E7" w14:textId="77777777" w:rsidR="00A51E92" w:rsidRPr="00A51E92" w:rsidRDefault="00A51E92" w:rsidP="00A51E92">
            <w:pPr>
              <w:rPr>
                <w:ins w:id="71" w:author="Alhabibi, Haider@Energy" w:date="2022-08-23T17:11:00Z"/>
                <w:rFonts w:asciiTheme="minorHAnsi" w:hAnsiTheme="minorHAnsi"/>
                <w:sz w:val="10"/>
                <w:szCs w:val="10"/>
              </w:rPr>
            </w:pPr>
            <w:ins w:id="72" w:author="Alhabibi, Haider@Energy" w:date="2022-08-23T17:11:00Z">
              <w:r w:rsidRPr="00A51E92">
                <w:rPr>
                  <w:rFonts w:asciiTheme="minorHAnsi" w:hAnsiTheme="minorHAnsi"/>
                  <w:sz w:val="10"/>
                  <w:szCs w:val="10"/>
                </w:rPr>
                <w:t>*</w:t>
              </w:r>
              <w:proofErr w:type="gramStart"/>
              <w:r w:rsidRPr="00A51E92">
                <w:rPr>
                  <w:rFonts w:asciiTheme="minorHAnsi" w:hAnsiTheme="minorHAnsi"/>
                  <w:sz w:val="10"/>
                  <w:szCs w:val="10"/>
                </w:rPr>
                <w:t>central</w:t>
              </w:r>
              <w:proofErr w:type="gramEnd"/>
              <w:r w:rsidRPr="00A51E92">
                <w:rPr>
                  <w:rFonts w:asciiTheme="minorHAnsi" w:hAnsiTheme="minorHAnsi"/>
                  <w:sz w:val="10"/>
                  <w:szCs w:val="10"/>
                </w:rPr>
                <w:t xml:space="preserve"> split HP</w:t>
              </w:r>
            </w:ins>
          </w:p>
          <w:p w14:paraId="5BACB08A" w14:textId="77777777" w:rsidR="00A51E92" w:rsidRPr="00A51E92" w:rsidRDefault="00A51E92" w:rsidP="00A51E92">
            <w:pPr>
              <w:rPr>
                <w:ins w:id="73" w:author="Alhabibi, Haider@Energy" w:date="2022-08-23T17:11:00Z"/>
                <w:rFonts w:asciiTheme="minorHAnsi" w:hAnsiTheme="minorHAnsi"/>
                <w:sz w:val="10"/>
                <w:szCs w:val="10"/>
              </w:rPr>
            </w:pPr>
            <w:ins w:id="74" w:author="Alhabibi, Haider@Energy" w:date="2022-08-23T17:11:00Z">
              <w:r w:rsidRPr="00A51E92">
                <w:rPr>
                  <w:rFonts w:asciiTheme="minorHAnsi" w:hAnsiTheme="minorHAnsi"/>
                  <w:sz w:val="10"/>
                  <w:szCs w:val="10"/>
                </w:rPr>
                <w:t xml:space="preserve">*central packaged </w:t>
              </w:r>
              <w:proofErr w:type="gramStart"/>
              <w:r w:rsidRPr="00A51E92">
                <w:rPr>
                  <w:rFonts w:asciiTheme="minorHAnsi" w:hAnsiTheme="minorHAnsi"/>
                  <w:sz w:val="10"/>
                  <w:szCs w:val="10"/>
                </w:rPr>
                <w:t>AC ;</w:t>
              </w:r>
              <w:proofErr w:type="gramEnd"/>
            </w:ins>
          </w:p>
          <w:p w14:paraId="0AFD8B75" w14:textId="77777777" w:rsidR="00A51E92" w:rsidRPr="00A51E92" w:rsidRDefault="00A51E92" w:rsidP="00A51E92">
            <w:pPr>
              <w:rPr>
                <w:ins w:id="75" w:author="Alhabibi, Haider@Energy" w:date="2022-08-23T17:11:00Z"/>
                <w:rFonts w:asciiTheme="minorHAnsi" w:hAnsiTheme="minorHAnsi"/>
                <w:sz w:val="10"/>
                <w:szCs w:val="10"/>
              </w:rPr>
            </w:pPr>
            <w:ins w:id="76" w:author="Alhabibi, Haider@Energy" w:date="2022-08-23T17:11:00Z">
              <w:r w:rsidRPr="00A51E92">
                <w:rPr>
                  <w:rFonts w:asciiTheme="minorHAnsi" w:hAnsiTheme="minorHAnsi"/>
                  <w:sz w:val="10"/>
                  <w:szCs w:val="10"/>
                </w:rPr>
                <w:t>*</w:t>
              </w:r>
              <w:proofErr w:type="gramStart"/>
              <w:r w:rsidRPr="00A51E92">
                <w:rPr>
                  <w:rFonts w:asciiTheme="minorHAnsi" w:hAnsiTheme="minorHAnsi"/>
                  <w:sz w:val="10"/>
                  <w:szCs w:val="10"/>
                </w:rPr>
                <w:t>central</w:t>
              </w:r>
              <w:proofErr w:type="gramEnd"/>
              <w:r w:rsidRPr="00A51E92">
                <w:rPr>
                  <w:rFonts w:asciiTheme="minorHAnsi" w:hAnsiTheme="minorHAnsi"/>
                  <w:sz w:val="10"/>
                  <w:szCs w:val="10"/>
                </w:rPr>
                <w:t xml:space="preserve"> packaged HP</w:t>
              </w:r>
            </w:ins>
          </w:p>
          <w:p w14:paraId="3BDBBB81" w14:textId="77777777" w:rsidR="00A51E92" w:rsidRPr="00A51E92" w:rsidRDefault="00A51E92" w:rsidP="00A51E92">
            <w:pPr>
              <w:rPr>
                <w:ins w:id="77" w:author="Alhabibi, Haider@Energy" w:date="2022-08-23T17:11:00Z"/>
                <w:rFonts w:asciiTheme="minorHAnsi" w:hAnsiTheme="minorHAnsi"/>
                <w:sz w:val="10"/>
                <w:szCs w:val="10"/>
              </w:rPr>
            </w:pPr>
            <w:ins w:id="78" w:author="Alhabibi, Haider@Energy" w:date="2022-08-23T17:11:00Z">
              <w:r w:rsidRPr="00A51E92">
                <w:rPr>
                  <w:rFonts w:asciiTheme="minorHAnsi" w:hAnsiTheme="minorHAnsi"/>
                  <w:sz w:val="10"/>
                  <w:szCs w:val="10"/>
                </w:rPr>
                <w:t>*</w:t>
              </w:r>
              <w:proofErr w:type="gramStart"/>
              <w:r w:rsidRPr="00A51E92">
                <w:rPr>
                  <w:rFonts w:asciiTheme="minorHAnsi" w:hAnsiTheme="minorHAnsi"/>
                  <w:sz w:val="10"/>
                  <w:szCs w:val="10"/>
                </w:rPr>
                <w:t>central</w:t>
              </w:r>
              <w:proofErr w:type="gramEnd"/>
              <w:r w:rsidRPr="00A51E92">
                <w:rPr>
                  <w:rFonts w:asciiTheme="minorHAnsi" w:hAnsiTheme="minorHAnsi"/>
                  <w:sz w:val="10"/>
                  <w:szCs w:val="10"/>
                </w:rPr>
                <w:t xml:space="preserve"> large packaged AC</w:t>
              </w:r>
            </w:ins>
          </w:p>
          <w:p w14:paraId="77B51FF2" w14:textId="77777777" w:rsidR="00A51E92" w:rsidRPr="00A51E92" w:rsidRDefault="00A51E92" w:rsidP="00A51E92">
            <w:pPr>
              <w:rPr>
                <w:ins w:id="79" w:author="Alhabibi, Haider@Energy" w:date="2022-08-23T17:11:00Z"/>
                <w:rFonts w:asciiTheme="minorHAnsi" w:hAnsiTheme="minorHAnsi"/>
                <w:sz w:val="10"/>
                <w:szCs w:val="10"/>
              </w:rPr>
            </w:pPr>
            <w:ins w:id="80" w:author="Alhabibi, Haider@Energy" w:date="2022-08-23T17:11:00Z">
              <w:r w:rsidRPr="00A51E92">
                <w:rPr>
                  <w:rFonts w:asciiTheme="minorHAnsi" w:hAnsiTheme="minorHAnsi"/>
                  <w:sz w:val="10"/>
                  <w:szCs w:val="10"/>
                </w:rPr>
                <w:t>*</w:t>
              </w:r>
              <w:proofErr w:type="gramStart"/>
              <w:r w:rsidRPr="00A51E92">
                <w:rPr>
                  <w:rFonts w:asciiTheme="minorHAnsi" w:hAnsiTheme="minorHAnsi"/>
                  <w:sz w:val="10"/>
                  <w:szCs w:val="10"/>
                </w:rPr>
                <w:t>central</w:t>
              </w:r>
              <w:proofErr w:type="gramEnd"/>
              <w:r w:rsidRPr="00A51E92">
                <w:rPr>
                  <w:rFonts w:asciiTheme="minorHAnsi" w:hAnsiTheme="minorHAnsi"/>
                  <w:sz w:val="10"/>
                  <w:szCs w:val="10"/>
                </w:rPr>
                <w:t xml:space="preserve"> large packaged HP</w:t>
              </w:r>
            </w:ins>
          </w:p>
          <w:p w14:paraId="7A97902E" w14:textId="77777777" w:rsidR="00A51E92" w:rsidRPr="00A51E92" w:rsidRDefault="00A51E92" w:rsidP="00A51E92">
            <w:pPr>
              <w:rPr>
                <w:ins w:id="81" w:author="Alhabibi, Haider@Energy" w:date="2022-08-23T17:11:00Z"/>
                <w:rFonts w:asciiTheme="minorHAnsi" w:hAnsiTheme="minorHAnsi"/>
                <w:sz w:val="10"/>
                <w:szCs w:val="10"/>
              </w:rPr>
            </w:pPr>
            <w:ins w:id="82" w:author="Alhabibi, Haider@Energy" w:date="2022-08-23T17:11:00Z">
              <w:r w:rsidRPr="00A51E92">
                <w:rPr>
                  <w:rFonts w:asciiTheme="minorHAnsi" w:hAnsiTheme="minorHAnsi"/>
                  <w:sz w:val="10"/>
                  <w:szCs w:val="10"/>
                </w:rPr>
                <w:t>*</w:t>
              </w:r>
              <w:proofErr w:type="gramStart"/>
              <w:r w:rsidRPr="00A51E92">
                <w:rPr>
                  <w:rFonts w:asciiTheme="minorHAnsi" w:hAnsiTheme="minorHAnsi"/>
                  <w:sz w:val="10"/>
                  <w:szCs w:val="10"/>
                </w:rPr>
                <w:t>ductless</w:t>
              </w:r>
              <w:proofErr w:type="gramEnd"/>
              <w:r w:rsidRPr="00A51E92">
                <w:rPr>
                  <w:rFonts w:asciiTheme="minorHAnsi" w:hAnsiTheme="minorHAnsi"/>
                  <w:sz w:val="10"/>
                  <w:szCs w:val="10"/>
                </w:rPr>
                <w:t xml:space="preserve"> mini-split AC;</w:t>
              </w:r>
            </w:ins>
          </w:p>
          <w:p w14:paraId="23832BED" w14:textId="77777777" w:rsidR="00A51E92" w:rsidRPr="00A51E92" w:rsidRDefault="00A51E92" w:rsidP="00A51E92">
            <w:pPr>
              <w:rPr>
                <w:ins w:id="83" w:author="Alhabibi, Haider@Energy" w:date="2022-08-23T17:11:00Z"/>
                <w:rFonts w:asciiTheme="minorHAnsi" w:hAnsiTheme="minorHAnsi"/>
                <w:sz w:val="10"/>
                <w:szCs w:val="10"/>
              </w:rPr>
            </w:pPr>
            <w:ins w:id="84" w:author="Alhabibi, Haider@Energy" w:date="2022-08-23T17:11:00Z">
              <w:r w:rsidRPr="00A51E92">
                <w:rPr>
                  <w:rFonts w:asciiTheme="minorHAnsi" w:hAnsiTheme="minorHAnsi"/>
                  <w:sz w:val="10"/>
                  <w:szCs w:val="10"/>
                </w:rPr>
                <w:t>*</w:t>
              </w:r>
              <w:proofErr w:type="gramStart"/>
              <w:r w:rsidRPr="00A51E92">
                <w:rPr>
                  <w:rFonts w:asciiTheme="minorHAnsi" w:hAnsiTheme="minorHAnsi"/>
                  <w:sz w:val="10"/>
                  <w:szCs w:val="10"/>
                </w:rPr>
                <w:t>ductless</w:t>
              </w:r>
              <w:proofErr w:type="gramEnd"/>
              <w:r w:rsidRPr="00A51E92">
                <w:rPr>
                  <w:rFonts w:asciiTheme="minorHAnsi" w:hAnsiTheme="minorHAnsi"/>
                  <w:sz w:val="10"/>
                  <w:szCs w:val="10"/>
                </w:rPr>
                <w:t xml:space="preserve"> mini-split HP;</w:t>
              </w:r>
            </w:ins>
          </w:p>
          <w:p w14:paraId="7A38D645" w14:textId="77777777" w:rsidR="00A51E92" w:rsidRPr="00A51E92" w:rsidRDefault="00A51E92" w:rsidP="00A51E92">
            <w:pPr>
              <w:rPr>
                <w:ins w:id="85" w:author="Alhabibi, Haider@Energy" w:date="2022-08-23T17:11:00Z"/>
                <w:rFonts w:asciiTheme="minorHAnsi" w:hAnsiTheme="minorHAnsi"/>
                <w:sz w:val="10"/>
                <w:szCs w:val="10"/>
              </w:rPr>
            </w:pPr>
            <w:ins w:id="86" w:author="Alhabibi, Haider@Energy" w:date="2022-08-23T17:11:00Z">
              <w:r w:rsidRPr="00A51E92">
                <w:rPr>
                  <w:rFonts w:asciiTheme="minorHAnsi" w:hAnsiTheme="minorHAnsi"/>
                  <w:sz w:val="10"/>
                  <w:szCs w:val="10"/>
                </w:rPr>
                <w:t>*</w:t>
              </w:r>
              <w:proofErr w:type="gramStart"/>
              <w:r w:rsidRPr="00A51E92">
                <w:rPr>
                  <w:rFonts w:asciiTheme="minorHAnsi" w:hAnsiTheme="minorHAnsi"/>
                  <w:sz w:val="10"/>
                  <w:szCs w:val="10"/>
                </w:rPr>
                <w:t>gas</w:t>
              </w:r>
              <w:proofErr w:type="gramEnd"/>
              <w:r w:rsidRPr="00A51E92">
                <w:rPr>
                  <w:rFonts w:asciiTheme="minorHAnsi" w:hAnsiTheme="minorHAnsi"/>
                  <w:sz w:val="10"/>
                  <w:szCs w:val="10"/>
                </w:rPr>
                <w:t xml:space="preserve"> absorption AC</w:t>
              </w:r>
            </w:ins>
          </w:p>
          <w:p w14:paraId="71811797" w14:textId="77777777" w:rsidR="00A51E92" w:rsidRPr="00A51E92" w:rsidRDefault="00A51E92" w:rsidP="00A51E92">
            <w:pPr>
              <w:rPr>
                <w:ins w:id="87" w:author="Alhabibi, Haider@Energy" w:date="2022-08-23T17:11:00Z"/>
                <w:rFonts w:asciiTheme="minorHAnsi" w:hAnsiTheme="minorHAnsi"/>
                <w:sz w:val="10"/>
                <w:szCs w:val="10"/>
              </w:rPr>
            </w:pPr>
            <w:ins w:id="88" w:author="Alhabibi, Haider@Energy" w:date="2022-08-23T17:11:00Z">
              <w:r w:rsidRPr="00A51E92">
                <w:rPr>
                  <w:rFonts w:asciiTheme="minorHAnsi" w:hAnsiTheme="minorHAnsi"/>
                  <w:sz w:val="10"/>
                  <w:szCs w:val="10"/>
                </w:rPr>
                <w:t>*</w:t>
              </w:r>
              <w:proofErr w:type="gramStart"/>
              <w:r w:rsidRPr="00A51E92">
                <w:rPr>
                  <w:rFonts w:asciiTheme="minorHAnsi" w:hAnsiTheme="minorHAnsi"/>
                  <w:sz w:val="10"/>
                  <w:szCs w:val="10"/>
                </w:rPr>
                <w:t>room</w:t>
              </w:r>
              <w:proofErr w:type="gramEnd"/>
              <w:r w:rsidRPr="00A51E92">
                <w:rPr>
                  <w:rFonts w:asciiTheme="minorHAnsi" w:hAnsiTheme="minorHAnsi"/>
                  <w:sz w:val="10"/>
                  <w:szCs w:val="10"/>
                </w:rPr>
                <w:t xml:space="preserve"> AC;</w:t>
              </w:r>
            </w:ins>
          </w:p>
          <w:p w14:paraId="0072E5E2" w14:textId="77777777" w:rsidR="00A51E92" w:rsidRPr="00A51E92" w:rsidRDefault="00A51E92" w:rsidP="00A51E92">
            <w:pPr>
              <w:rPr>
                <w:ins w:id="89" w:author="Alhabibi, Haider@Energy" w:date="2022-08-23T17:11:00Z"/>
                <w:rFonts w:asciiTheme="minorHAnsi" w:hAnsiTheme="minorHAnsi"/>
                <w:sz w:val="10"/>
                <w:szCs w:val="10"/>
              </w:rPr>
            </w:pPr>
            <w:ins w:id="90" w:author="Alhabibi, Haider@Energy" w:date="2022-08-23T17:11:00Z">
              <w:r w:rsidRPr="00A51E92">
                <w:rPr>
                  <w:rFonts w:asciiTheme="minorHAnsi" w:hAnsiTheme="minorHAnsi"/>
                  <w:sz w:val="10"/>
                  <w:szCs w:val="10"/>
                </w:rPr>
                <w:t>*</w:t>
              </w:r>
              <w:proofErr w:type="gramStart"/>
              <w:r w:rsidRPr="00A51E92">
                <w:rPr>
                  <w:rFonts w:asciiTheme="minorHAnsi" w:hAnsiTheme="minorHAnsi"/>
                  <w:sz w:val="10"/>
                  <w:szCs w:val="10"/>
                </w:rPr>
                <w:t>room</w:t>
              </w:r>
              <w:proofErr w:type="gramEnd"/>
              <w:r w:rsidRPr="00A51E92">
                <w:rPr>
                  <w:rFonts w:asciiTheme="minorHAnsi" w:hAnsiTheme="minorHAnsi"/>
                  <w:sz w:val="10"/>
                  <w:szCs w:val="10"/>
                </w:rPr>
                <w:t xml:space="preserve"> HP; </w:t>
              </w:r>
            </w:ins>
          </w:p>
          <w:p w14:paraId="52E9C37A" w14:textId="77777777" w:rsidR="00A51E92" w:rsidRPr="00A51E92" w:rsidRDefault="00A51E92" w:rsidP="00A51E92">
            <w:pPr>
              <w:rPr>
                <w:ins w:id="91" w:author="Alhabibi, Haider@Energy" w:date="2022-08-23T17:11:00Z"/>
                <w:rFonts w:asciiTheme="minorHAnsi" w:hAnsiTheme="minorHAnsi"/>
                <w:sz w:val="10"/>
                <w:szCs w:val="10"/>
              </w:rPr>
            </w:pPr>
            <w:ins w:id="92" w:author="Alhabibi, Haider@Energy" w:date="2022-08-23T17:11:00Z">
              <w:r w:rsidRPr="00A51E92">
                <w:rPr>
                  <w:rFonts w:asciiTheme="minorHAnsi" w:hAnsiTheme="minorHAnsi"/>
                  <w:sz w:val="10"/>
                  <w:szCs w:val="10"/>
                </w:rPr>
                <w:t>*</w:t>
              </w:r>
              <w:proofErr w:type="gramStart"/>
              <w:r w:rsidRPr="00A51E92">
                <w:rPr>
                  <w:rFonts w:asciiTheme="minorHAnsi" w:hAnsiTheme="minorHAnsi"/>
                  <w:sz w:val="10"/>
                  <w:szCs w:val="10"/>
                </w:rPr>
                <w:t>hydronic</w:t>
              </w:r>
              <w:proofErr w:type="gramEnd"/>
              <w:r w:rsidRPr="00A51E92">
                <w:rPr>
                  <w:rFonts w:asciiTheme="minorHAnsi" w:hAnsiTheme="minorHAnsi"/>
                  <w:sz w:val="10"/>
                  <w:szCs w:val="10"/>
                </w:rPr>
                <w:t xml:space="preserve"> HP,</w:t>
              </w:r>
            </w:ins>
          </w:p>
          <w:p w14:paraId="6CFCF7E2" w14:textId="77777777" w:rsidR="00A51E92" w:rsidRPr="00A51E92" w:rsidRDefault="00A51E92" w:rsidP="00A51E92">
            <w:pPr>
              <w:rPr>
                <w:ins w:id="93" w:author="Alhabibi, Haider@Energy" w:date="2022-08-23T17:11:00Z"/>
                <w:rFonts w:asciiTheme="minorHAnsi" w:hAnsiTheme="minorHAnsi"/>
                <w:sz w:val="10"/>
                <w:szCs w:val="10"/>
              </w:rPr>
            </w:pPr>
            <w:ins w:id="94" w:author="Alhabibi, Haider@Energy" w:date="2022-08-23T17:11:00Z">
              <w:r w:rsidRPr="00A51E92">
                <w:rPr>
                  <w:rFonts w:asciiTheme="minorHAnsi" w:hAnsiTheme="minorHAnsi"/>
                  <w:sz w:val="10"/>
                  <w:szCs w:val="10"/>
                </w:rPr>
                <w:t>*</w:t>
              </w:r>
              <w:proofErr w:type="gramStart"/>
              <w:r w:rsidRPr="00A51E92">
                <w:rPr>
                  <w:rFonts w:asciiTheme="minorHAnsi" w:hAnsiTheme="minorHAnsi"/>
                  <w:sz w:val="10"/>
                  <w:szCs w:val="10"/>
                </w:rPr>
                <w:t>hydronic</w:t>
              </w:r>
              <w:proofErr w:type="gramEnd"/>
              <w:r w:rsidRPr="00A51E92">
                <w:rPr>
                  <w:rFonts w:asciiTheme="minorHAnsi" w:hAnsiTheme="minorHAnsi"/>
                  <w:sz w:val="10"/>
                  <w:szCs w:val="10"/>
                </w:rPr>
                <w:t xml:space="preserve"> </w:t>
              </w:r>
              <w:proofErr w:type="spellStart"/>
              <w:r w:rsidRPr="00A51E92">
                <w:rPr>
                  <w:rFonts w:asciiTheme="minorHAnsi" w:hAnsiTheme="minorHAnsi"/>
                  <w:sz w:val="10"/>
                  <w:szCs w:val="10"/>
                </w:rPr>
                <w:t>HP+forced</w:t>
              </w:r>
              <w:proofErr w:type="spellEnd"/>
              <w:r w:rsidRPr="00A51E92">
                <w:rPr>
                  <w:rFonts w:asciiTheme="minorHAnsi" w:hAnsiTheme="minorHAnsi"/>
                  <w:sz w:val="10"/>
                  <w:szCs w:val="10"/>
                </w:rPr>
                <w:t xml:space="preserve"> air</w:t>
              </w:r>
            </w:ins>
          </w:p>
          <w:p w14:paraId="3FBE993B" w14:textId="77777777" w:rsidR="00A51E92" w:rsidRPr="00A51E92" w:rsidRDefault="00A51E92" w:rsidP="00A51E92">
            <w:pPr>
              <w:rPr>
                <w:ins w:id="95" w:author="Alhabibi, Haider@Energy" w:date="2022-08-23T17:11:00Z"/>
                <w:rFonts w:asciiTheme="minorHAnsi" w:hAnsiTheme="minorHAnsi"/>
                <w:sz w:val="10"/>
                <w:szCs w:val="10"/>
              </w:rPr>
            </w:pPr>
            <w:ins w:id="96" w:author="Alhabibi, Haider@Energy" w:date="2022-08-23T17:11:00Z">
              <w:r w:rsidRPr="00A51E92">
                <w:rPr>
                  <w:rFonts w:asciiTheme="minorHAnsi" w:hAnsiTheme="minorHAnsi"/>
                  <w:sz w:val="10"/>
                  <w:szCs w:val="10"/>
                </w:rPr>
                <w:t>*</w:t>
              </w:r>
              <w:proofErr w:type="gramStart"/>
              <w:r w:rsidRPr="00A51E92">
                <w:rPr>
                  <w:rFonts w:asciiTheme="minorHAnsi" w:hAnsiTheme="minorHAnsi"/>
                  <w:sz w:val="10"/>
                  <w:szCs w:val="10"/>
                </w:rPr>
                <w:t>evaporative</w:t>
              </w:r>
              <w:proofErr w:type="gramEnd"/>
              <w:r w:rsidRPr="00A51E92">
                <w:rPr>
                  <w:rFonts w:asciiTheme="minorHAnsi" w:hAnsiTheme="minorHAnsi"/>
                  <w:sz w:val="10"/>
                  <w:szCs w:val="10"/>
                </w:rPr>
                <w:t xml:space="preserve"> - direct</w:t>
              </w:r>
            </w:ins>
          </w:p>
          <w:p w14:paraId="0E09374A" w14:textId="77777777" w:rsidR="00A51E92" w:rsidRPr="00A51E92" w:rsidRDefault="00A51E92" w:rsidP="00A51E92">
            <w:pPr>
              <w:rPr>
                <w:ins w:id="97" w:author="Alhabibi, Haider@Energy" w:date="2022-08-23T17:11:00Z"/>
                <w:rFonts w:asciiTheme="minorHAnsi" w:hAnsiTheme="minorHAnsi"/>
                <w:sz w:val="10"/>
                <w:szCs w:val="10"/>
              </w:rPr>
            </w:pPr>
            <w:ins w:id="98" w:author="Alhabibi, Haider@Energy" w:date="2022-08-23T17:11:00Z">
              <w:r w:rsidRPr="00A51E92">
                <w:rPr>
                  <w:rFonts w:asciiTheme="minorHAnsi" w:hAnsiTheme="minorHAnsi"/>
                  <w:sz w:val="10"/>
                  <w:szCs w:val="10"/>
                </w:rPr>
                <w:t>*</w:t>
              </w:r>
              <w:proofErr w:type="gramStart"/>
              <w:r w:rsidRPr="00A51E92">
                <w:rPr>
                  <w:rFonts w:asciiTheme="minorHAnsi" w:hAnsiTheme="minorHAnsi"/>
                  <w:sz w:val="10"/>
                  <w:szCs w:val="10"/>
                </w:rPr>
                <w:t>evaporative</w:t>
              </w:r>
              <w:proofErr w:type="gramEnd"/>
              <w:r w:rsidRPr="00A51E92">
                <w:rPr>
                  <w:rFonts w:asciiTheme="minorHAnsi" w:hAnsiTheme="minorHAnsi"/>
                  <w:sz w:val="10"/>
                  <w:szCs w:val="10"/>
                </w:rPr>
                <w:t xml:space="preserve"> - indirect</w:t>
              </w:r>
            </w:ins>
          </w:p>
          <w:p w14:paraId="129AD6F8" w14:textId="77777777" w:rsidR="00A51E92" w:rsidRPr="00A51E92" w:rsidRDefault="00A51E92" w:rsidP="00A51E92">
            <w:pPr>
              <w:rPr>
                <w:ins w:id="99" w:author="Alhabibi, Haider@Energy" w:date="2022-08-23T17:11:00Z"/>
                <w:rFonts w:asciiTheme="minorHAnsi" w:hAnsiTheme="minorHAnsi"/>
                <w:sz w:val="10"/>
                <w:szCs w:val="10"/>
              </w:rPr>
            </w:pPr>
            <w:ins w:id="100" w:author="Alhabibi, Haider@Energy" w:date="2022-08-23T17:11:00Z">
              <w:r w:rsidRPr="00A51E92">
                <w:rPr>
                  <w:rFonts w:asciiTheme="minorHAnsi" w:hAnsiTheme="minorHAnsi"/>
                  <w:sz w:val="10"/>
                  <w:szCs w:val="10"/>
                </w:rPr>
                <w:t>*</w:t>
              </w:r>
              <w:proofErr w:type="gramStart"/>
              <w:r w:rsidRPr="00A51E92">
                <w:rPr>
                  <w:rFonts w:asciiTheme="minorHAnsi" w:hAnsiTheme="minorHAnsi"/>
                  <w:sz w:val="10"/>
                  <w:szCs w:val="10"/>
                </w:rPr>
                <w:t>evaporative</w:t>
              </w:r>
              <w:proofErr w:type="gramEnd"/>
              <w:r w:rsidRPr="00A51E92">
                <w:rPr>
                  <w:rFonts w:asciiTheme="minorHAnsi" w:hAnsiTheme="minorHAnsi"/>
                  <w:sz w:val="10"/>
                  <w:szCs w:val="10"/>
                </w:rPr>
                <w:t xml:space="preserve"> – indirect/direct</w:t>
              </w:r>
            </w:ins>
          </w:p>
          <w:p w14:paraId="5935ADB3" w14:textId="77777777" w:rsidR="00A51E92" w:rsidRPr="00A51E92" w:rsidRDefault="00A51E92" w:rsidP="00A51E92">
            <w:pPr>
              <w:rPr>
                <w:ins w:id="101" w:author="Alhabibi, Haider@Energy" w:date="2022-08-23T17:11:00Z"/>
                <w:rFonts w:asciiTheme="minorHAnsi" w:hAnsiTheme="minorHAnsi"/>
                <w:sz w:val="10"/>
                <w:szCs w:val="10"/>
              </w:rPr>
            </w:pPr>
            <w:ins w:id="102" w:author="Alhabibi, Haider@Energy" w:date="2022-08-23T17:11:00Z">
              <w:r w:rsidRPr="00A51E92">
                <w:rPr>
                  <w:rFonts w:asciiTheme="minorHAnsi" w:hAnsiTheme="minorHAnsi"/>
                  <w:sz w:val="10"/>
                  <w:szCs w:val="10"/>
                </w:rPr>
                <w:t>*</w:t>
              </w:r>
              <w:proofErr w:type="gramStart"/>
              <w:r w:rsidRPr="00A51E92">
                <w:rPr>
                  <w:rFonts w:asciiTheme="minorHAnsi" w:hAnsiTheme="minorHAnsi"/>
                  <w:sz w:val="10"/>
                  <w:szCs w:val="10"/>
                </w:rPr>
                <w:t>evaporatively</w:t>
              </w:r>
              <w:proofErr w:type="gramEnd"/>
              <w:r w:rsidRPr="00A51E92">
                <w:rPr>
                  <w:rFonts w:asciiTheme="minorHAnsi" w:hAnsiTheme="minorHAnsi"/>
                  <w:sz w:val="10"/>
                  <w:szCs w:val="10"/>
                </w:rPr>
                <w:t xml:space="preserve"> cooled condenser</w:t>
              </w:r>
            </w:ins>
          </w:p>
          <w:p w14:paraId="7B55A269" w14:textId="77777777" w:rsidR="00A51E92" w:rsidRPr="00A51E92" w:rsidRDefault="00A51E92" w:rsidP="00A51E92">
            <w:pPr>
              <w:rPr>
                <w:ins w:id="103" w:author="Alhabibi, Haider@Energy" w:date="2022-08-23T17:11:00Z"/>
                <w:rFonts w:asciiTheme="minorHAnsi" w:hAnsiTheme="minorHAnsi"/>
                <w:sz w:val="10"/>
                <w:szCs w:val="10"/>
              </w:rPr>
            </w:pPr>
            <w:ins w:id="104" w:author="Alhabibi, Haider@Energy" w:date="2022-08-23T17:11:00Z">
              <w:r w:rsidRPr="00A51E92">
                <w:rPr>
                  <w:rFonts w:asciiTheme="minorHAnsi" w:hAnsiTheme="minorHAnsi"/>
                  <w:sz w:val="10"/>
                  <w:szCs w:val="10"/>
                </w:rPr>
                <w:t>*Ice Storage AC</w:t>
              </w:r>
            </w:ins>
          </w:p>
          <w:p w14:paraId="1F44960D" w14:textId="77777777" w:rsidR="00A51E92" w:rsidRPr="00A51E92" w:rsidRDefault="00A51E92" w:rsidP="00A51E92">
            <w:pPr>
              <w:rPr>
                <w:ins w:id="105" w:author="Alhabibi, Haider@Energy" w:date="2022-08-23T17:11:00Z"/>
                <w:rFonts w:asciiTheme="minorHAnsi" w:hAnsiTheme="minorHAnsi"/>
                <w:sz w:val="10"/>
                <w:szCs w:val="10"/>
              </w:rPr>
            </w:pPr>
            <w:ins w:id="106" w:author="Alhabibi, Haider@Energy" w:date="2022-08-23T17:11:00Z">
              <w:r w:rsidRPr="00A51E92">
                <w:rPr>
                  <w:rFonts w:asciiTheme="minorHAnsi" w:hAnsiTheme="minorHAnsi"/>
                  <w:sz w:val="10"/>
                  <w:szCs w:val="10"/>
                </w:rPr>
                <w:t xml:space="preserve">*non-air-source heat </w:t>
              </w:r>
              <w:proofErr w:type="gramStart"/>
              <w:r w:rsidRPr="00A51E92">
                <w:rPr>
                  <w:rFonts w:asciiTheme="minorHAnsi" w:hAnsiTheme="minorHAnsi"/>
                  <w:sz w:val="10"/>
                  <w:szCs w:val="10"/>
                </w:rPr>
                <w:t>pump;</w:t>
              </w:r>
              <w:proofErr w:type="gramEnd"/>
            </w:ins>
          </w:p>
          <w:p w14:paraId="253D2699" w14:textId="77777777" w:rsidR="00A51E92" w:rsidRPr="00A51E92" w:rsidRDefault="00A51E92" w:rsidP="00A51E92">
            <w:pPr>
              <w:rPr>
                <w:ins w:id="107" w:author="Alhabibi, Haider@Energy" w:date="2022-08-23T17:11:00Z"/>
                <w:rFonts w:asciiTheme="minorHAnsi" w:hAnsiTheme="minorHAnsi"/>
                <w:sz w:val="10"/>
                <w:szCs w:val="10"/>
              </w:rPr>
            </w:pPr>
            <w:ins w:id="108" w:author="Alhabibi, Haider@Energy" w:date="2022-08-23T17:11:00Z">
              <w:r w:rsidRPr="00A51E92">
                <w:rPr>
                  <w:rFonts w:asciiTheme="minorHAnsi" w:hAnsiTheme="minorHAnsi"/>
                  <w:sz w:val="10"/>
                  <w:szCs w:val="10"/>
                </w:rPr>
                <w:t xml:space="preserve">*non-air-cooled air </w:t>
              </w:r>
              <w:proofErr w:type="gramStart"/>
              <w:r w:rsidRPr="00A51E92">
                <w:rPr>
                  <w:rFonts w:asciiTheme="minorHAnsi" w:hAnsiTheme="minorHAnsi"/>
                  <w:sz w:val="10"/>
                  <w:szCs w:val="10"/>
                </w:rPr>
                <w:t>conditioner;</w:t>
              </w:r>
              <w:proofErr w:type="gramEnd"/>
            </w:ins>
          </w:p>
          <w:p w14:paraId="35FE8610" w14:textId="77777777" w:rsidR="00A51E92" w:rsidRPr="00A51E92" w:rsidRDefault="00A51E92" w:rsidP="00A51E92">
            <w:pPr>
              <w:rPr>
                <w:ins w:id="109" w:author="Alhabibi, Haider@Energy" w:date="2022-08-23T17:11:00Z"/>
                <w:rFonts w:asciiTheme="minorHAnsi" w:hAnsiTheme="minorHAnsi"/>
                <w:sz w:val="10"/>
                <w:szCs w:val="10"/>
              </w:rPr>
            </w:pPr>
            <w:ins w:id="110" w:author="Alhabibi, Haider@Energy" w:date="2022-08-23T17:11:00Z">
              <w:r w:rsidRPr="00A51E92">
                <w:rPr>
                  <w:rFonts w:asciiTheme="minorHAnsi" w:hAnsiTheme="minorHAnsi"/>
                  <w:sz w:val="10"/>
                  <w:szCs w:val="10"/>
                </w:rPr>
                <w:t>*</w:t>
              </w:r>
              <w:proofErr w:type="gramStart"/>
              <w:r w:rsidRPr="00A51E92">
                <w:rPr>
                  <w:rFonts w:asciiTheme="minorHAnsi" w:hAnsiTheme="minorHAnsi"/>
                  <w:sz w:val="10"/>
                  <w:szCs w:val="10"/>
                </w:rPr>
                <w:t>no</w:t>
              </w:r>
              <w:proofErr w:type="gramEnd"/>
              <w:r w:rsidRPr="00A51E92">
                <w:rPr>
                  <w:rFonts w:asciiTheme="minorHAnsi" w:hAnsiTheme="minorHAnsi"/>
                  <w:sz w:val="10"/>
                  <w:szCs w:val="10"/>
                </w:rPr>
                <w:t xml:space="preserve"> cooling;</w:t>
              </w:r>
            </w:ins>
          </w:p>
          <w:p w14:paraId="0069DC6C" w14:textId="77777777" w:rsidR="00A51E92" w:rsidRPr="00A51E92" w:rsidRDefault="00A51E92" w:rsidP="00A51E92">
            <w:pPr>
              <w:rPr>
                <w:ins w:id="111" w:author="Alhabibi, Haider@Energy" w:date="2022-08-23T17:11:00Z"/>
                <w:rFonts w:asciiTheme="minorHAnsi" w:hAnsiTheme="minorHAnsi"/>
                <w:sz w:val="10"/>
                <w:szCs w:val="10"/>
              </w:rPr>
            </w:pPr>
            <w:ins w:id="112" w:author="Alhabibi, Haider@Energy" w:date="2022-08-23T17:11:00Z">
              <w:r w:rsidRPr="00A51E92">
                <w:rPr>
                  <w:rFonts w:asciiTheme="minorHAnsi" w:hAnsiTheme="minorHAnsi"/>
                  <w:sz w:val="10"/>
                  <w:szCs w:val="10"/>
                </w:rPr>
                <w:t xml:space="preserve">*Small duct high velocity </w:t>
              </w:r>
              <w:proofErr w:type="gramStart"/>
              <w:r w:rsidRPr="00A51E92">
                <w:rPr>
                  <w:rFonts w:asciiTheme="minorHAnsi" w:hAnsiTheme="minorHAnsi"/>
                  <w:sz w:val="10"/>
                  <w:szCs w:val="10"/>
                </w:rPr>
                <w:t>HP;</w:t>
              </w:r>
              <w:proofErr w:type="gramEnd"/>
            </w:ins>
          </w:p>
          <w:p w14:paraId="7839CF15" w14:textId="77777777" w:rsidR="00A51E92" w:rsidRPr="00A51E92" w:rsidRDefault="00A51E92" w:rsidP="00A51E92">
            <w:pPr>
              <w:rPr>
                <w:ins w:id="113" w:author="Alhabibi, Haider@Energy" w:date="2022-08-23T17:11:00Z"/>
                <w:rFonts w:asciiTheme="minorHAnsi" w:hAnsiTheme="minorHAnsi"/>
                <w:sz w:val="10"/>
                <w:szCs w:val="10"/>
              </w:rPr>
            </w:pPr>
            <w:ins w:id="114" w:author="Alhabibi, Haider@Energy" w:date="2022-08-23T17:11:00Z">
              <w:r w:rsidRPr="00A51E92">
                <w:rPr>
                  <w:rFonts w:asciiTheme="minorHAnsi" w:hAnsiTheme="minorHAnsi"/>
                  <w:sz w:val="10"/>
                  <w:szCs w:val="10"/>
                </w:rPr>
                <w:t xml:space="preserve">*Small duct high velocity </w:t>
              </w:r>
              <w:proofErr w:type="gramStart"/>
              <w:r w:rsidRPr="00A51E92">
                <w:rPr>
                  <w:rFonts w:asciiTheme="minorHAnsi" w:hAnsiTheme="minorHAnsi"/>
                  <w:sz w:val="10"/>
                  <w:szCs w:val="10"/>
                </w:rPr>
                <w:t>AC;</w:t>
              </w:r>
              <w:proofErr w:type="gramEnd"/>
            </w:ins>
          </w:p>
          <w:p w14:paraId="5CCA4D24" w14:textId="77777777" w:rsidR="00A51E92" w:rsidRPr="00A51E92" w:rsidRDefault="00A51E92" w:rsidP="00A51E92">
            <w:pPr>
              <w:rPr>
                <w:ins w:id="115" w:author="Alhabibi, Haider@Energy" w:date="2022-08-23T17:11:00Z"/>
                <w:rFonts w:asciiTheme="minorHAnsi" w:hAnsiTheme="minorHAnsi"/>
                <w:sz w:val="10"/>
                <w:szCs w:val="10"/>
              </w:rPr>
            </w:pPr>
            <w:ins w:id="116" w:author="Alhabibi, Haider@Energy" w:date="2022-08-23T17:11:00Z">
              <w:r w:rsidRPr="00A51E92">
                <w:rPr>
                  <w:rFonts w:asciiTheme="minorHAnsi" w:hAnsiTheme="minorHAnsi"/>
                  <w:sz w:val="10"/>
                  <w:szCs w:val="10"/>
                </w:rPr>
                <w:t xml:space="preserve">*Ductless VRF </w:t>
              </w:r>
              <w:proofErr w:type="gramStart"/>
              <w:r w:rsidRPr="00A51E92">
                <w:rPr>
                  <w:rFonts w:asciiTheme="minorHAnsi" w:hAnsiTheme="minorHAnsi"/>
                  <w:sz w:val="10"/>
                  <w:szCs w:val="10"/>
                </w:rPr>
                <w:t>HP;</w:t>
              </w:r>
              <w:proofErr w:type="gramEnd"/>
            </w:ins>
          </w:p>
          <w:p w14:paraId="57FE57B0" w14:textId="77777777" w:rsidR="00A51E92" w:rsidRPr="00A51E92" w:rsidRDefault="00A51E92" w:rsidP="00A51E92">
            <w:pPr>
              <w:rPr>
                <w:ins w:id="117" w:author="Alhabibi, Haider@Energy" w:date="2022-08-23T17:11:00Z"/>
                <w:rFonts w:asciiTheme="minorHAnsi" w:hAnsiTheme="minorHAnsi"/>
                <w:sz w:val="10"/>
                <w:szCs w:val="10"/>
              </w:rPr>
            </w:pPr>
            <w:ins w:id="118" w:author="Alhabibi, Haider@Energy" w:date="2022-08-23T17:11:00Z">
              <w:r w:rsidRPr="00A51E92">
                <w:rPr>
                  <w:rFonts w:asciiTheme="minorHAnsi" w:hAnsiTheme="minorHAnsi"/>
                  <w:sz w:val="10"/>
                  <w:szCs w:val="10"/>
                </w:rPr>
                <w:t xml:space="preserve">*Ductless VRF </w:t>
              </w:r>
              <w:proofErr w:type="gramStart"/>
              <w:r w:rsidRPr="00A51E92">
                <w:rPr>
                  <w:rFonts w:asciiTheme="minorHAnsi" w:hAnsiTheme="minorHAnsi"/>
                  <w:sz w:val="10"/>
                  <w:szCs w:val="10"/>
                </w:rPr>
                <w:t>AC;</w:t>
              </w:r>
              <w:proofErr w:type="gramEnd"/>
            </w:ins>
          </w:p>
          <w:p w14:paraId="5376CD35" w14:textId="77777777" w:rsidR="00A51E92" w:rsidRPr="00A51E92" w:rsidRDefault="00A51E92" w:rsidP="00A51E92">
            <w:pPr>
              <w:rPr>
                <w:ins w:id="119" w:author="Alhabibi, Haider@Energy" w:date="2022-08-23T17:11:00Z"/>
                <w:rFonts w:asciiTheme="minorHAnsi" w:hAnsiTheme="minorHAnsi"/>
                <w:sz w:val="10"/>
                <w:szCs w:val="10"/>
              </w:rPr>
            </w:pPr>
            <w:ins w:id="120" w:author="Alhabibi, Haider@Energy" w:date="2022-08-23T17:11:00Z">
              <w:r w:rsidRPr="00A51E92">
                <w:rPr>
                  <w:rFonts w:asciiTheme="minorHAnsi" w:hAnsiTheme="minorHAnsi"/>
                  <w:sz w:val="10"/>
                  <w:szCs w:val="10"/>
                </w:rPr>
                <w:t>*</w:t>
              </w:r>
              <w:proofErr w:type="gramStart"/>
              <w:r w:rsidRPr="00A51E92">
                <w:rPr>
                  <w:rFonts w:asciiTheme="minorHAnsi" w:hAnsiTheme="minorHAnsi"/>
                  <w:sz w:val="10"/>
                  <w:szCs w:val="10"/>
                </w:rPr>
                <w:t>multisplit</w:t>
              </w:r>
              <w:proofErr w:type="gramEnd"/>
              <w:r w:rsidRPr="00A51E92">
                <w:rPr>
                  <w:rFonts w:asciiTheme="minorHAnsi" w:hAnsiTheme="minorHAnsi"/>
                  <w:sz w:val="10"/>
                  <w:szCs w:val="10"/>
                </w:rPr>
                <w:t xml:space="preserve"> AC-ducted;</w:t>
              </w:r>
            </w:ins>
          </w:p>
          <w:p w14:paraId="0FAB5508" w14:textId="77777777" w:rsidR="00A51E92" w:rsidRPr="00A51E92" w:rsidRDefault="00A51E92" w:rsidP="00A51E92">
            <w:pPr>
              <w:rPr>
                <w:ins w:id="121" w:author="Alhabibi, Haider@Energy" w:date="2022-08-23T17:11:00Z"/>
                <w:rFonts w:asciiTheme="minorHAnsi" w:hAnsiTheme="minorHAnsi"/>
                <w:sz w:val="10"/>
                <w:szCs w:val="10"/>
              </w:rPr>
            </w:pPr>
            <w:ins w:id="122" w:author="Alhabibi, Haider@Energy" w:date="2022-08-23T17:11:00Z">
              <w:r w:rsidRPr="00A51E92">
                <w:rPr>
                  <w:rFonts w:asciiTheme="minorHAnsi" w:hAnsiTheme="minorHAnsi"/>
                  <w:sz w:val="10"/>
                  <w:szCs w:val="10"/>
                </w:rPr>
                <w:t>*</w:t>
              </w:r>
              <w:proofErr w:type="gramStart"/>
              <w:r w:rsidRPr="00A51E92">
                <w:rPr>
                  <w:rFonts w:asciiTheme="minorHAnsi" w:hAnsiTheme="minorHAnsi"/>
                  <w:sz w:val="10"/>
                  <w:szCs w:val="10"/>
                </w:rPr>
                <w:t>multisplit</w:t>
              </w:r>
              <w:proofErr w:type="gramEnd"/>
              <w:r w:rsidRPr="00A51E92">
                <w:rPr>
                  <w:rFonts w:asciiTheme="minorHAnsi" w:hAnsiTheme="minorHAnsi"/>
                  <w:sz w:val="10"/>
                  <w:szCs w:val="10"/>
                </w:rPr>
                <w:t xml:space="preserve"> AC-ductless;</w:t>
              </w:r>
            </w:ins>
          </w:p>
          <w:p w14:paraId="3AE9C12A" w14:textId="77777777" w:rsidR="00A51E92" w:rsidRPr="00A51E92" w:rsidRDefault="00A51E92" w:rsidP="00A51E92">
            <w:pPr>
              <w:rPr>
                <w:ins w:id="123" w:author="Alhabibi, Haider@Energy" w:date="2022-08-23T17:11:00Z"/>
                <w:rFonts w:asciiTheme="minorHAnsi" w:hAnsiTheme="minorHAnsi"/>
                <w:sz w:val="10"/>
                <w:szCs w:val="10"/>
              </w:rPr>
            </w:pPr>
            <w:ins w:id="124" w:author="Alhabibi, Haider@Energy" w:date="2022-08-23T17:11:00Z">
              <w:r w:rsidRPr="00A51E92">
                <w:rPr>
                  <w:rFonts w:asciiTheme="minorHAnsi" w:hAnsiTheme="minorHAnsi"/>
                  <w:sz w:val="10"/>
                  <w:szCs w:val="10"/>
                </w:rPr>
                <w:t>*</w:t>
              </w:r>
              <w:proofErr w:type="gramStart"/>
              <w:r w:rsidRPr="00A51E92">
                <w:rPr>
                  <w:rFonts w:asciiTheme="minorHAnsi" w:hAnsiTheme="minorHAnsi"/>
                  <w:sz w:val="10"/>
                  <w:szCs w:val="10"/>
                </w:rPr>
                <w:t>multisplit</w:t>
              </w:r>
              <w:proofErr w:type="gramEnd"/>
              <w:r w:rsidRPr="00A51E92">
                <w:rPr>
                  <w:rFonts w:asciiTheme="minorHAnsi" w:hAnsiTheme="minorHAnsi"/>
                  <w:sz w:val="10"/>
                  <w:szCs w:val="10"/>
                </w:rPr>
                <w:t xml:space="preserve"> AC-</w:t>
              </w:r>
              <w:proofErr w:type="spellStart"/>
              <w:r w:rsidRPr="00A51E92">
                <w:rPr>
                  <w:rFonts w:asciiTheme="minorHAnsi" w:hAnsiTheme="minorHAnsi"/>
                  <w:sz w:val="10"/>
                  <w:szCs w:val="10"/>
                </w:rPr>
                <w:t>ducted+ductless</w:t>
              </w:r>
              <w:proofErr w:type="spellEnd"/>
              <w:r w:rsidRPr="00A51E92">
                <w:rPr>
                  <w:rFonts w:asciiTheme="minorHAnsi" w:hAnsiTheme="minorHAnsi"/>
                  <w:sz w:val="10"/>
                  <w:szCs w:val="10"/>
                </w:rPr>
                <w:t>;</w:t>
              </w:r>
            </w:ins>
          </w:p>
          <w:p w14:paraId="34A43702" w14:textId="77777777" w:rsidR="00A51E92" w:rsidRPr="00A51E92" w:rsidRDefault="00A51E92" w:rsidP="00A51E92">
            <w:pPr>
              <w:rPr>
                <w:ins w:id="125" w:author="Alhabibi, Haider@Energy" w:date="2022-08-23T17:11:00Z"/>
                <w:rFonts w:asciiTheme="minorHAnsi" w:hAnsiTheme="minorHAnsi"/>
                <w:sz w:val="10"/>
                <w:szCs w:val="10"/>
              </w:rPr>
            </w:pPr>
            <w:ins w:id="126" w:author="Alhabibi, Haider@Energy" w:date="2022-08-23T17:11:00Z">
              <w:r w:rsidRPr="00A51E92">
                <w:rPr>
                  <w:rFonts w:asciiTheme="minorHAnsi" w:hAnsiTheme="minorHAnsi"/>
                  <w:sz w:val="10"/>
                  <w:szCs w:val="10"/>
                </w:rPr>
                <w:t>*</w:t>
              </w:r>
              <w:proofErr w:type="gramStart"/>
              <w:r w:rsidRPr="00A51E92">
                <w:rPr>
                  <w:rFonts w:asciiTheme="minorHAnsi" w:hAnsiTheme="minorHAnsi"/>
                  <w:sz w:val="10"/>
                  <w:szCs w:val="10"/>
                </w:rPr>
                <w:t>multisplit</w:t>
              </w:r>
              <w:proofErr w:type="gramEnd"/>
              <w:r w:rsidRPr="00A51E92">
                <w:rPr>
                  <w:rFonts w:asciiTheme="minorHAnsi" w:hAnsiTheme="minorHAnsi"/>
                  <w:sz w:val="10"/>
                  <w:szCs w:val="10"/>
                </w:rPr>
                <w:t xml:space="preserve"> HP-ducted;</w:t>
              </w:r>
            </w:ins>
          </w:p>
          <w:p w14:paraId="1ADF1DE6" w14:textId="77777777" w:rsidR="00A51E92" w:rsidRPr="00A51E92" w:rsidRDefault="00A51E92" w:rsidP="00A51E92">
            <w:pPr>
              <w:rPr>
                <w:ins w:id="127" w:author="Alhabibi, Haider@Energy" w:date="2022-08-23T17:11:00Z"/>
                <w:rFonts w:asciiTheme="minorHAnsi" w:hAnsiTheme="minorHAnsi"/>
                <w:sz w:val="10"/>
                <w:szCs w:val="10"/>
              </w:rPr>
            </w:pPr>
            <w:ins w:id="128" w:author="Alhabibi, Haider@Energy" w:date="2022-08-23T17:11:00Z">
              <w:r w:rsidRPr="00A51E92">
                <w:rPr>
                  <w:rFonts w:asciiTheme="minorHAnsi" w:hAnsiTheme="minorHAnsi"/>
                  <w:sz w:val="10"/>
                  <w:szCs w:val="10"/>
                </w:rPr>
                <w:t>*</w:t>
              </w:r>
              <w:proofErr w:type="gramStart"/>
              <w:r w:rsidRPr="00A51E92">
                <w:rPr>
                  <w:rFonts w:asciiTheme="minorHAnsi" w:hAnsiTheme="minorHAnsi"/>
                  <w:sz w:val="10"/>
                  <w:szCs w:val="10"/>
                </w:rPr>
                <w:t>multisplit</w:t>
              </w:r>
              <w:proofErr w:type="gramEnd"/>
              <w:r w:rsidRPr="00A51E92">
                <w:rPr>
                  <w:rFonts w:asciiTheme="minorHAnsi" w:hAnsiTheme="minorHAnsi"/>
                  <w:sz w:val="10"/>
                  <w:szCs w:val="10"/>
                </w:rPr>
                <w:t xml:space="preserve"> HP-ductless;</w:t>
              </w:r>
            </w:ins>
          </w:p>
          <w:p w14:paraId="7C8AAFAE" w14:textId="77777777" w:rsidR="00A51E92" w:rsidRPr="00A51E92" w:rsidRDefault="00A51E92" w:rsidP="00A51E92">
            <w:pPr>
              <w:rPr>
                <w:ins w:id="129" w:author="Alhabibi, Haider@Energy" w:date="2022-08-23T17:11:00Z"/>
                <w:rFonts w:asciiTheme="minorHAnsi" w:hAnsiTheme="minorHAnsi"/>
                <w:sz w:val="10"/>
                <w:szCs w:val="10"/>
              </w:rPr>
            </w:pPr>
            <w:ins w:id="130" w:author="Alhabibi, Haider@Energy" w:date="2022-08-23T17:11:00Z">
              <w:r w:rsidRPr="00A51E92">
                <w:rPr>
                  <w:rFonts w:asciiTheme="minorHAnsi" w:hAnsiTheme="minorHAnsi"/>
                  <w:sz w:val="10"/>
                  <w:szCs w:val="10"/>
                </w:rPr>
                <w:t>*</w:t>
              </w:r>
              <w:proofErr w:type="gramStart"/>
              <w:r w:rsidRPr="00A51E92">
                <w:rPr>
                  <w:rFonts w:asciiTheme="minorHAnsi" w:hAnsiTheme="minorHAnsi"/>
                  <w:sz w:val="10"/>
                  <w:szCs w:val="10"/>
                </w:rPr>
                <w:t>multisplit</w:t>
              </w:r>
              <w:proofErr w:type="gramEnd"/>
              <w:r w:rsidRPr="00A51E92">
                <w:rPr>
                  <w:rFonts w:asciiTheme="minorHAnsi" w:hAnsiTheme="minorHAnsi"/>
                  <w:sz w:val="10"/>
                  <w:szCs w:val="10"/>
                </w:rPr>
                <w:t xml:space="preserve"> HP-</w:t>
              </w:r>
              <w:proofErr w:type="spellStart"/>
              <w:r w:rsidRPr="00A51E92">
                <w:rPr>
                  <w:rFonts w:asciiTheme="minorHAnsi" w:hAnsiTheme="minorHAnsi"/>
                  <w:sz w:val="10"/>
                  <w:szCs w:val="10"/>
                </w:rPr>
                <w:t>ducted+ductless</w:t>
              </w:r>
              <w:proofErr w:type="spellEnd"/>
              <w:r w:rsidRPr="00A51E92">
                <w:rPr>
                  <w:rFonts w:asciiTheme="minorHAnsi" w:hAnsiTheme="minorHAnsi"/>
                  <w:sz w:val="10"/>
                  <w:szCs w:val="10"/>
                </w:rPr>
                <w:t>;</w:t>
              </w:r>
            </w:ins>
          </w:p>
          <w:p w14:paraId="6F82B014" w14:textId="77777777" w:rsidR="00A51E92" w:rsidRPr="00A51E92" w:rsidRDefault="00A51E92" w:rsidP="00A51E92">
            <w:pPr>
              <w:rPr>
                <w:ins w:id="131" w:author="Alhabibi, Haider@Energy" w:date="2022-08-23T17:11:00Z"/>
                <w:rFonts w:asciiTheme="minorHAnsi" w:hAnsiTheme="minorHAnsi"/>
                <w:sz w:val="10"/>
                <w:szCs w:val="10"/>
              </w:rPr>
            </w:pPr>
            <w:ins w:id="132" w:author="Alhabibi, Haider@Energy" w:date="2022-08-23T17:11:00Z">
              <w:r w:rsidRPr="00A51E92">
                <w:rPr>
                  <w:rFonts w:asciiTheme="minorHAnsi" w:hAnsiTheme="minorHAnsi"/>
                  <w:sz w:val="10"/>
                  <w:szCs w:val="10"/>
                </w:rPr>
                <w:t>*VCHP-</w:t>
              </w:r>
              <w:proofErr w:type="gramStart"/>
              <w:r w:rsidRPr="00A51E92">
                <w:rPr>
                  <w:rFonts w:asciiTheme="minorHAnsi" w:hAnsiTheme="minorHAnsi"/>
                  <w:sz w:val="10"/>
                  <w:szCs w:val="10"/>
                </w:rPr>
                <w:t>ducted;</w:t>
              </w:r>
              <w:proofErr w:type="gramEnd"/>
              <w:r w:rsidRPr="00A51E92">
                <w:rPr>
                  <w:rFonts w:asciiTheme="minorHAnsi" w:hAnsiTheme="minorHAnsi"/>
                  <w:sz w:val="10"/>
                  <w:szCs w:val="10"/>
                </w:rPr>
                <w:t xml:space="preserve"> </w:t>
              </w:r>
            </w:ins>
          </w:p>
          <w:p w14:paraId="03A9D180" w14:textId="77777777" w:rsidR="00A51E92" w:rsidRPr="00A51E92" w:rsidRDefault="00A51E92" w:rsidP="00A51E92">
            <w:pPr>
              <w:rPr>
                <w:ins w:id="133" w:author="Alhabibi, Haider@Energy" w:date="2022-08-23T17:11:00Z"/>
                <w:rFonts w:asciiTheme="minorHAnsi" w:hAnsiTheme="minorHAnsi"/>
                <w:sz w:val="10"/>
                <w:szCs w:val="10"/>
              </w:rPr>
            </w:pPr>
            <w:ins w:id="134" w:author="Alhabibi, Haider@Energy" w:date="2022-08-23T17:11:00Z">
              <w:r w:rsidRPr="00A51E92">
                <w:rPr>
                  <w:rFonts w:asciiTheme="minorHAnsi" w:hAnsiTheme="minorHAnsi"/>
                  <w:sz w:val="10"/>
                  <w:szCs w:val="10"/>
                </w:rPr>
                <w:t>*VCHP-</w:t>
              </w:r>
              <w:proofErr w:type="gramStart"/>
              <w:r w:rsidRPr="00A51E92">
                <w:rPr>
                  <w:rFonts w:asciiTheme="minorHAnsi" w:hAnsiTheme="minorHAnsi"/>
                  <w:sz w:val="10"/>
                  <w:szCs w:val="10"/>
                </w:rPr>
                <w:t>ductless;</w:t>
              </w:r>
              <w:proofErr w:type="gramEnd"/>
            </w:ins>
          </w:p>
          <w:p w14:paraId="24D6D413" w14:textId="77777777" w:rsidR="00A51E92" w:rsidRPr="00A51E92" w:rsidRDefault="00A51E92" w:rsidP="00A51E92">
            <w:pPr>
              <w:rPr>
                <w:ins w:id="135" w:author="Alhabibi, Haider@Energy" w:date="2022-08-23T17:11:00Z"/>
                <w:rFonts w:asciiTheme="minorHAnsi" w:hAnsiTheme="minorHAnsi"/>
                <w:sz w:val="10"/>
                <w:szCs w:val="10"/>
              </w:rPr>
            </w:pPr>
            <w:ins w:id="136" w:author="Alhabibi, Haider@Energy" w:date="2022-08-23T17:11:00Z">
              <w:r w:rsidRPr="00A51E92">
                <w:rPr>
                  <w:rFonts w:asciiTheme="minorHAnsi" w:hAnsiTheme="minorHAnsi"/>
                  <w:sz w:val="10"/>
                  <w:szCs w:val="10"/>
                </w:rPr>
                <w:t>*VCHP-</w:t>
              </w:r>
              <w:proofErr w:type="spellStart"/>
              <w:r w:rsidRPr="00A51E92">
                <w:rPr>
                  <w:rFonts w:asciiTheme="minorHAnsi" w:hAnsiTheme="minorHAnsi"/>
                  <w:sz w:val="10"/>
                  <w:szCs w:val="10"/>
                </w:rPr>
                <w:t>ducted+</w:t>
              </w:r>
              <w:proofErr w:type="gramStart"/>
              <w:r w:rsidRPr="00A51E92">
                <w:rPr>
                  <w:rFonts w:asciiTheme="minorHAnsi" w:hAnsiTheme="minorHAnsi"/>
                  <w:sz w:val="10"/>
                  <w:szCs w:val="10"/>
                </w:rPr>
                <w:t>ductless</w:t>
              </w:r>
              <w:proofErr w:type="spellEnd"/>
              <w:r w:rsidRPr="00A51E92">
                <w:rPr>
                  <w:rFonts w:asciiTheme="minorHAnsi" w:hAnsiTheme="minorHAnsi"/>
                  <w:sz w:val="10"/>
                  <w:szCs w:val="10"/>
                </w:rPr>
                <w:t>;</w:t>
              </w:r>
              <w:proofErr w:type="gramEnd"/>
            </w:ins>
          </w:p>
          <w:p w14:paraId="609295B2" w14:textId="77777777" w:rsidR="00A51E92" w:rsidRPr="00A51E92" w:rsidRDefault="00A51E92" w:rsidP="00A51E92">
            <w:pPr>
              <w:rPr>
                <w:ins w:id="137" w:author="Alhabibi, Haider@Energy" w:date="2022-08-23T17:11:00Z"/>
                <w:rFonts w:asciiTheme="minorHAnsi" w:hAnsiTheme="minorHAnsi"/>
                <w:sz w:val="10"/>
                <w:szCs w:val="10"/>
              </w:rPr>
            </w:pPr>
            <w:ins w:id="138" w:author="Alhabibi, Haider@Energy" w:date="2022-08-23T17:11:00Z">
              <w:r w:rsidRPr="00A51E92">
                <w:rPr>
                  <w:rFonts w:asciiTheme="minorHAnsi" w:hAnsiTheme="minorHAnsi"/>
                  <w:sz w:val="10"/>
                  <w:szCs w:val="10"/>
                </w:rPr>
                <w:t>*</w:t>
              </w:r>
              <w:proofErr w:type="gramStart"/>
              <w:r w:rsidRPr="00A51E92">
                <w:rPr>
                  <w:rFonts w:asciiTheme="minorHAnsi" w:hAnsiTheme="minorHAnsi"/>
                  <w:sz w:val="10"/>
                  <w:szCs w:val="10"/>
                </w:rPr>
                <w:t>ducted</w:t>
              </w:r>
              <w:proofErr w:type="gramEnd"/>
              <w:r w:rsidRPr="00A51E92">
                <w:rPr>
                  <w:rFonts w:asciiTheme="minorHAnsi" w:hAnsiTheme="minorHAnsi"/>
                  <w:sz w:val="10"/>
                  <w:szCs w:val="10"/>
                </w:rPr>
                <w:t xml:space="preserve"> mini-split AC;</w:t>
              </w:r>
            </w:ins>
          </w:p>
          <w:p w14:paraId="7285C1BA" w14:textId="77777777" w:rsidR="00A51E92" w:rsidRPr="00A51E92" w:rsidRDefault="00A51E92" w:rsidP="00A51E92">
            <w:pPr>
              <w:rPr>
                <w:ins w:id="139" w:author="Alhabibi, Haider@Energy" w:date="2022-08-23T17:11:00Z"/>
                <w:rFonts w:asciiTheme="minorHAnsi" w:hAnsiTheme="minorHAnsi"/>
                <w:sz w:val="10"/>
                <w:szCs w:val="10"/>
              </w:rPr>
            </w:pPr>
            <w:ins w:id="140" w:author="Alhabibi, Haider@Energy" w:date="2022-08-23T17:11:00Z">
              <w:r w:rsidRPr="00A51E92">
                <w:rPr>
                  <w:rFonts w:asciiTheme="minorHAnsi" w:hAnsiTheme="minorHAnsi"/>
                  <w:sz w:val="10"/>
                  <w:szCs w:val="10"/>
                </w:rPr>
                <w:t>*</w:t>
              </w:r>
              <w:proofErr w:type="gramStart"/>
              <w:r w:rsidRPr="00A51E92">
                <w:rPr>
                  <w:rFonts w:asciiTheme="minorHAnsi" w:hAnsiTheme="minorHAnsi"/>
                  <w:sz w:val="10"/>
                  <w:szCs w:val="10"/>
                </w:rPr>
                <w:t>ducted</w:t>
              </w:r>
              <w:proofErr w:type="gramEnd"/>
              <w:r w:rsidRPr="00A51E92">
                <w:rPr>
                  <w:rFonts w:asciiTheme="minorHAnsi" w:hAnsiTheme="minorHAnsi"/>
                  <w:sz w:val="10"/>
                  <w:szCs w:val="10"/>
                </w:rPr>
                <w:t xml:space="preserve"> mini-split HP;</w:t>
              </w:r>
            </w:ins>
          </w:p>
          <w:p w14:paraId="1065E446" w14:textId="77777777" w:rsidR="00A51E92" w:rsidRPr="00A51E92" w:rsidRDefault="00A51E92" w:rsidP="00A51E92">
            <w:pPr>
              <w:rPr>
                <w:ins w:id="141" w:author="Alhabibi, Haider@Energy" w:date="2022-08-23T17:11:00Z"/>
                <w:rFonts w:asciiTheme="minorHAnsi" w:hAnsiTheme="minorHAnsi"/>
                <w:sz w:val="10"/>
                <w:szCs w:val="10"/>
              </w:rPr>
            </w:pPr>
            <w:ins w:id="142" w:author="Alhabibi, Haider@Energy" w:date="2022-08-23T17:11:00Z">
              <w:r w:rsidRPr="00A51E92">
                <w:rPr>
                  <w:rFonts w:asciiTheme="minorHAnsi" w:hAnsiTheme="minorHAnsi"/>
                  <w:sz w:val="10"/>
                  <w:szCs w:val="10"/>
                </w:rPr>
                <w:t>*</w:t>
              </w:r>
              <w:proofErr w:type="gramStart"/>
              <w:r w:rsidRPr="00A51E92">
                <w:rPr>
                  <w:rFonts w:asciiTheme="minorHAnsi" w:hAnsiTheme="minorHAnsi"/>
                  <w:sz w:val="10"/>
                  <w:szCs w:val="10"/>
                </w:rPr>
                <w:t>SPVAC;</w:t>
              </w:r>
              <w:proofErr w:type="gramEnd"/>
            </w:ins>
          </w:p>
          <w:p w14:paraId="2FF313E4" w14:textId="77777777" w:rsidR="00A51E92" w:rsidRPr="00A51E92" w:rsidRDefault="00A51E92" w:rsidP="00A51E92">
            <w:pPr>
              <w:rPr>
                <w:ins w:id="143" w:author="Alhabibi, Haider@Energy" w:date="2022-08-23T17:11:00Z"/>
                <w:rFonts w:asciiTheme="minorHAnsi" w:hAnsiTheme="minorHAnsi"/>
                <w:sz w:val="10"/>
                <w:szCs w:val="10"/>
              </w:rPr>
            </w:pPr>
            <w:ins w:id="144" w:author="Alhabibi, Haider@Energy" w:date="2022-08-23T17:11:00Z">
              <w:r w:rsidRPr="00A51E92">
                <w:rPr>
                  <w:rFonts w:asciiTheme="minorHAnsi" w:hAnsiTheme="minorHAnsi"/>
                  <w:sz w:val="10"/>
                  <w:szCs w:val="10"/>
                </w:rPr>
                <w:t>*</w:t>
              </w:r>
              <w:proofErr w:type="gramStart"/>
              <w:r w:rsidRPr="00A51E92">
                <w:rPr>
                  <w:rFonts w:asciiTheme="minorHAnsi" w:hAnsiTheme="minorHAnsi"/>
                  <w:sz w:val="10"/>
                  <w:szCs w:val="10"/>
                </w:rPr>
                <w:t>SPVHP;</w:t>
              </w:r>
              <w:proofErr w:type="gramEnd"/>
            </w:ins>
          </w:p>
          <w:p w14:paraId="1B4EF017" w14:textId="77777777" w:rsidR="00A51E92" w:rsidRPr="00A51E92" w:rsidRDefault="00A51E92" w:rsidP="00A51E92">
            <w:pPr>
              <w:rPr>
                <w:ins w:id="145" w:author="Alhabibi, Haider@Energy" w:date="2022-08-23T17:11:00Z"/>
                <w:rFonts w:asciiTheme="minorHAnsi" w:hAnsiTheme="minorHAnsi"/>
                <w:sz w:val="10"/>
                <w:szCs w:val="10"/>
              </w:rPr>
            </w:pPr>
            <w:ins w:id="146" w:author="Alhabibi, Haider@Energy" w:date="2022-08-23T17:11:00Z">
              <w:r w:rsidRPr="00A51E92">
                <w:rPr>
                  <w:rFonts w:asciiTheme="minorHAnsi" w:hAnsiTheme="minorHAnsi"/>
                  <w:sz w:val="10"/>
                  <w:szCs w:val="10"/>
                </w:rPr>
                <w:t>*</w:t>
              </w:r>
              <w:proofErr w:type="gramStart"/>
              <w:r w:rsidRPr="00A51E92">
                <w:rPr>
                  <w:rFonts w:asciiTheme="minorHAnsi" w:hAnsiTheme="minorHAnsi"/>
                  <w:sz w:val="10"/>
                  <w:szCs w:val="10"/>
                </w:rPr>
                <w:t>PTAC;</w:t>
              </w:r>
              <w:proofErr w:type="gramEnd"/>
            </w:ins>
          </w:p>
          <w:p w14:paraId="3E5D692A" w14:textId="77777777" w:rsidR="00A51E92" w:rsidRDefault="00A51E92" w:rsidP="00A51E92">
            <w:pPr>
              <w:rPr>
                <w:rFonts w:asciiTheme="minorHAnsi" w:hAnsiTheme="minorHAnsi"/>
                <w:sz w:val="10"/>
                <w:szCs w:val="10"/>
              </w:rPr>
            </w:pPr>
            <w:ins w:id="147" w:author="Alhabibi, Haider@Energy" w:date="2022-08-23T17:11:00Z">
              <w:r w:rsidRPr="00A51E92">
                <w:rPr>
                  <w:rFonts w:asciiTheme="minorHAnsi" w:hAnsiTheme="minorHAnsi"/>
                  <w:sz w:val="10"/>
                  <w:szCs w:val="10"/>
                </w:rPr>
                <w:t>*</w:t>
              </w:r>
              <w:proofErr w:type="gramStart"/>
              <w:r w:rsidRPr="00A51E92">
                <w:rPr>
                  <w:rFonts w:asciiTheme="minorHAnsi" w:hAnsiTheme="minorHAnsi"/>
                  <w:sz w:val="10"/>
                  <w:szCs w:val="10"/>
                </w:rPr>
                <w:t>PTHP;</w:t>
              </w:r>
            </w:ins>
            <w:proofErr w:type="gramEnd"/>
          </w:p>
          <w:p w14:paraId="618E4033" w14:textId="77777777" w:rsidR="00C63E57" w:rsidRPr="00A51E92" w:rsidRDefault="00C63E57" w:rsidP="00A51E92">
            <w:pPr>
              <w:rPr>
                <w:ins w:id="148" w:author="Alhabibi, Haider@Energy" w:date="2022-08-23T17:11:00Z"/>
                <w:rFonts w:asciiTheme="minorHAnsi" w:hAnsiTheme="minorHAnsi"/>
                <w:sz w:val="10"/>
                <w:szCs w:val="10"/>
              </w:rPr>
            </w:pPr>
          </w:p>
          <w:p w14:paraId="4FDCB5B9" w14:textId="20983CB0" w:rsidR="00A51E92" w:rsidRPr="005F3A69" w:rsidRDefault="00A51E92" w:rsidP="00A51E92">
            <w:pPr>
              <w:rPr>
                <w:rFonts w:asciiTheme="minorHAnsi" w:hAnsiTheme="minorHAnsi"/>
                <w:sz w:val="10"/>
                <w:szCs w:val="10"/>
              </w:rPr>
            </w:pPr>
            <w:ins w:id="149" w:author="Alhabibi, Haider@Energy" w:date="2022-08-23T17:11:00Z">
              <w:r w:rsidRPr="00A51E92">
                <w:rPr>
                  <w:rFonts w:asciiTheme="minorHAnsi" w:hAnsiTheme="minorHAnsi"/>
                  <w:sz w:val="10"/>
                  <w:szCs w:val="10"/>
                </w:rPr>
                <w:t>flag non-default values and report in project status notes field; a revised CF1R may be required</w:t>
              </w:r>
            </w:ins>
          </w:p>
          <w:p w14:paraId="2994A25D" w14:textId="5BD00CFB" w:rsidR="00A718DC" w:rsidRPr="005F3A69" w:rsidRDefault="00A718DC" w:rsidP="00E752EB">
            <w:pPr>
              <w:rPr>
                <w:rFonts w:asciiTheme="minorHAnsi" w:hAnsiTheme="minorHAnsi"/>
                <w:sz w:val="12"/>
                <w:szCs w:val="12"/>
              </w:rPr>
            </w:pPr>
            <w:r w:rsidRPr="005F3A69">
              <w:rPr>
                <w:rFonts w:asciiTheme="minorHAnsi" w:hAnsiTheme="minorHAnsi"/>
                <w:sz w:val="10"/>
                <w:szCs w:val="10"/>
              </w:rPr>
              <w:t xml:space="preserve"> &gt;&gt;</w:t>
            </w:r>
          </w:p>
        </w:tc>
        <w:tc>
          <w:tcPr>
            <w:tcW w:w="1170" w:type="dxa"/>
            <w:shd w:val="clear" w:color="auto" w:fill="auto"/>
            <w:tcMar>
              <w:left w:w="29" w:type="dxa"/>
              <w:right w:w="29" w:type="dxa"/>
            </w:tcMar>
          </w:tcPr>
          <w:p w14:paraId="46259EC1"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 xml:space="preserve">&lt;&lt; reference value from CF1R as default; allow user to override the default and pick as many as are applicable from list: </w:t>
            </w:r>
          </w:p>
          <w:p w14:paraId="2C482B34"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w:t>
            </w:r>
            <w:proofErr w:type="gramStart"/>
            <w:r w:rsidRPr="005F3A69">
              <w:rPr>
                <w:rFonts w:asciiTheme="minorHAnsi" w:hAnsiTheme="minorHAnsi"/>
                <w:sz w:val="12"/>
                <w:szCs w:val="12"/>
              </w:rPr>
              <w:t>outdoor</w:t>
            </w:r>
            <w:proofErr w:type="gramEnd"/>
            <w:r w:rsidRPr="005F3A69">
              <w:rPr>
                <w:rFonts w:asciiTheme="minorHAnsi" w:hAnsiTheme="minorHAnsi"/>
                <w:sz w:val="12"/>
                <w:szCs w:val="12"/>
              </w:rPr>
              <w:t xml:space="preserve"> condensing unit,</w:t>
            </w:r>
          </w:p>
          <w:p w14:paraId="67AE429B"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w:t>
            </w:r>
            <w:proofErr w:type="gramStart"/>
            <w:r w:rsidRPr="005F3A69">
              <w:rPr>
                <w:rFonts w:asciiTheme="minorHAnsi" w:hAnsiTheme="minorHAnsi"/>
                <w:sz w:val="12"/>
                <w:szCs w:val="12"/>
              </w:rPr>
              <w:t>indoor</w:t>
            </w:r>
            <w:proofErr w:type="gramEnd"/>
            <w:r w:rsidRPr="005F3A69">
              <w:rPr>
                <w:rFonts w:asciiTheme="minorHAnsi" w:hAnsiTheme="minorHAnsi"/>
                <w:sz w:val="12"/>
                <w:szCs w:val="12"/>
              </w:rPr>
              <w:t xml:space="preserve"> </w:t>
            </w:r>
            <w:proofErr w:type="spellStart"/>
            <w:r w:rsidRPr="005F3A69">
              <w:rPr>
                <w:rFonts w:asciiTheme="minorHAnsi" w:hAnsiTheme="minorHAnsi"/>
                <w:sz w:val="12"/>
                <w:szCs w:val="12"/>
              </w:rPr>
              <w:t>fancoil</w:t>
            </w:r>
            <w:proofErr w:type="spellEnd"/>
            <w:r w:rsidRPr="005F3A69">
              <w:rPr>
                <w:rFonts w:asciiTheme="minorHAnsi" w:hAnsiTheme="minorHAnsi"/>
                <w:sz w:val="12"/>
                <w:szCs w:val="12"/>
              </w:rPr>
              <w:t xml:space="preserve"> AHU,</w:t>
            </w:r>
          </w:p>
          <w:p w14:paraId="233E108C"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w:t>
            </w:r>
            <w:proofErr w:type="gramStart"/>
            <w:r w:rsidRPr="005F3A69">
              <w:rPr>
                <w:rFonts w:asciiTheme="minorHAnsi" w:hAnsiTheme="minorHAnsi"/>
                <w:sz w:val="12"/>
                <w:szCs w:val="12"/>
              </w:rPr>
              <w:t>indoor</w:t>
            </w:r>
            <w:proofErr w:type="gramEnd"/>
            <w:r w:rsidRPr="005F3A69">
              <w:rPr>
                <w:rFonts w:asciiTheme="minorHAnsi" w:hAnsiTheme="minorHAnsi"/>
                <w:sz w:val="12"/>
                <w:szCs w:val="12"/>
              </w:rPr>
              <w:t xml:space="preserve"> coil,</w:t>
            </w:r>
          </w:p>
          <w:p w14:paraId="1F0D9557"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*TXV or EXV,</w:t>
            </w:r>
          </w:p>
          <w:p w14:paraId="6726F335"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*Compressor,</w:t>
            </w:r>
          </w:p>
          <w:p w14:paraId="5C4D38D4"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w:t>
            </w:r>
            <w:proofErr w:type="gramStart"/>
            <w:r w:rsidRPr="005F3A69">
              <w:rPr>
                <w:rFonts w:asciiTheme="minorHAnsi" w:hAnsiTheme="minorHAnsi"/>
                <w:sz w:val="12"/>
                <w:szCs w:val="12"/>
              </w:rPr>
              <w:t>refrigerant</w:t>
            </w:r>
            <w:proofErr w:type="gramEnd"/>
            <w:r w:rsidRPr="005F3A69">
              <w:rPr>
                <w:rFonts w:asciiTheme="minorHAnsi" w:hAnsiTheme="minorHAnsi"/>
                <w:sz w:val="12"/>
                <w:szCs w:val="12"/>
              </w:rPr>
              <w:t xml:space="preserve"> </w:t>
            </w:r>
            <w:proofErr w:type="spellStart"/>
            <w:r w:rsidRPr="005F3A69">
              <w:rPr>
                <w:rFonts w:asciiTheme="minorHAnsi" w:hAnsiTheme="minorHAnsi"/>
                <w:sz w:val="12"/>
                <w:szCs w:val="12"/>
              </w:rPr>
              <w:t>lineset</w:t>
            </w:r>
            <w:proofErr w:type="spellEnd"/>
            <w:r w:rsidRPr="005F3A69">
              <w:rPr>
                <w:rFonts w:asciiTheme="minorHAnsi" w:hAnsiTheme="minorHAnsi"/>
                <w:sz w:val="12"/>
                <w:szCs w:val="12"/>
              </w:rPr>
              <w:t>,</w:t>
            </w:r>
          </w:p>
          <w:p w14:paraId="198A1188"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w:t>
            </w:r>
            <w:proofErr w:type="gramStart"/>
            <w:r w:rsidRPr="005F3A69">
              <w:rPr>
                <w:rFonts w:asciiTheme="minorHAnsi" w:hAnsiTheme="minorHAnsi"/>
                <w:sz w:val="12"/>
                <w:szCs w:val="12"/>
              </w:rPr>
              <w:t>no</w:t>
            </w:r>
            <w:proofErr w:type="gramEnd"/>
            <w:r w:rsidRPr="005F3A69">
              <w:rPr>
                <w:rFonts w:asciiTheme="minorHAnsi" w:hAnsiTheme="minorHAnsi"/>
                <w:sz w:val="12"/>
                <w:szCs w:val="12"/>
              </w:rPr>
              <w:t xml:space="preserve"> cooling component altered;  </w:t>
            </w:r>
          </w:p>
          <w:p w14:paraId="60CF5330" w14:textId="77777777" w:rsidR="00A718DC" w:rsidRPr="005F3A69" w:rsidRDefault="00A718DC" w:rsidP="00E752EB">
            <w:pPr>
              <w:rPr>
                <w:rFonts w:asciiTheme="minorHAnsi" w:hAnsiTheme="minorHAnsi"/>
                <w:sz w:val="12"/>
                <w:szCs w:val="12"/>
              </w:rPr>
            </w:pPr>
          </w:p>
          <w:p w14:paraId="0CB74EE7"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flag non-default values and report in project status notes field; a revised CF1R may be required &gt;&gt;</w:t>
            </w:r>
          </w:p>
        </w:tc>
        <w:tc>
          <w:tcPr>
            <w:tcW w:w="908" w:type="dxa"/>
            <w:shd w:val="clear" w:color="auto" w:fill="auto"/>
            <w:tcMar>
              <w:left w:w="29" w:type="dxa"/>
              <w:right w:w="29" w:type="dxa"/>
            </w:tcMar>
          </w:tcPr>
          <w:p w14:paraId="6F5AAE0F" w14:textId="77777777" w:rsidR="00A718DC" w:rsidRPr="005F3A69" w:rsidRDefault="00A718DC" w:rsidP="00E752EB">
            <w:pPr>
              <w:keepNext/>
              <w:rPr>
                <w:rFonts w:asciiTheme="minorHAnsi" w:hAnsiTheme="minorHAnsi"/>
                <w:sz w:val="12"/>
                <w:szCs w:val="12"/>
              </w:rPr>
            </w:pPr>
            <w:r w:rsidRPr="005F3A69">
              <w:rPr>
                <w:rFonts w:asciiTheme="minorHAnsi" w:hAnsiTheme="minorHAnsi"/>
                <w:sz w:val="12"/>
                <w:szCs w:val="12"/>
              </w:rPr>
              <w:t xml:space="preserve">&lt;&lt;reference value from CF1R as </w:t>
            </w:r>
            <w:proofErr w:type="gramStart"/>
            <w:r w:rsidRPr="005F3A69">
              <w:rPr>
                <w:rFonts w:asciiTheme="minorHAnsi" w:hAnsiTheme="minorHAnsi"/>
                <w:sz w:val="12"/>
                <w:szCs w:val="12"/>
              </w:rPr>
              <w:t>default;</w:t>
            </w:r>
            <w:proofErr w:type="gramEnd"/>
            <w:r w:rsidRPr="005F3A69">
              <w:rPr>
                <w:rFonts w:asciiTheme="minorHAnsi" w:hAnsiTheme="minorHAnsi"/>
                <w:sz w:val="12"/>
                <w:szCs w:val="12"/>
              </w:rPr>
              <w:t xml:space="preserve"> </w:t>
            </w:r>
          </w:p>
          <w:p w14:paraId="04D473DB" w14:textId="77777777" w:rsidR="00A718DC" w:rsidRPr="005F3A69" w:rsidRDefault="00A718DC" w:rsidP="00E752EB">
            <w:pPr>
              <w:keepNext/>
              <w:rPr>
                <w:rFonts w:asciiTheme="minorHAnsi" w:hAnsiTheme="minorHAnsi"/>
                <w:sz w:val="12"/>
                <w:szCs w:val="12"/>
              </w:rPr>
            </w:pPr>
            <w:r w:rsidRPr="005F3A69">
              <w:rPr>
                <w:rFonts w:asciiTheme="minorHAnsi" w:hAnsiTheme="minorHAnsi"/>
                <w:sz w:val="12"/>
                <w:szCs w:val="12"/>
              </w:rPr>
              <w:t xml:space="preserve">if C08= no cooling component altered, </w:t>
            </w:r>
          </w:p>
          <w:p w14:paraId="656D5C84" w14:textId="77777777" w:rsidR="00A718DC" w:rsidRPr="005F3A69" w:rsidRDefault="00A718DC" w:rsidP="00E752EB">
            <w:pPr>
              <w:keepNext/>
              <w:rPr>
                <w:rFonts w:asciiTheme="minorHAnsi" w:hAnsiTheme="minorHAnsi"/>
                <w:sz w:val="12"/>
                <w:szCs w:val="12"/>
              </w:rPr>
            </w:pPr>
            <w:r w:rsidRPr="005F3A69">
              <w:rPr>
                <w:rFonts w:asciiTheme="minorHAnsi" w:hAnsiTheme="minorHAnsi"/>
                <w:sz w:val="12"/>
                <w:szCs w:val="12"/>
              </w:rPr>
              <w:t xml:space="preserve">then value =n/a </w:t>
            </w:r>
          </w:p>
          <w:p w14:paraId="2F832A7E" w14:textId="77777777" w:rsidR="00A718DC" w:rsidRPr="005F3A69" w:rsidRDefault="00A718DC" w:rsidP="00E752EB">
            <w:pPr>
              <w:keepNext/>
              <w:rPr>
                <w:rFonts w:asciiTheme="minorHAnsi" w:hAnsiTheme="minorHAnsi"/>
                <w:sz w:val="12"/>
                <w:szCs w:val="12"/>
              </w:rPr>
            </w:pPr>
            <w:r w:rsidRPr="005F3A69">
              <w:rPr>
                <w:rFonts w:asciiTheme="minorHAnsi" w:hAnsiTheme="minorHAnsi"/>
                <w:sz w:val="12"/>
                <w:szCs w:val="12"/>
              </w:rPr>
              <w:t xml:space="preserve">else allow user to override the </w:t>
            </w:r>
            <w:proofErr w:type="spellStart"/>
            <w:proofErr w:type="gramStart"/>
            <w:r w:rsidRPr="005F3A69">
              <w:rPr>
                <w:rFonts w:asciiTheme="minorHAnsi" w:hAnsiTheme="minorHAnsi"/>
                <w:sz w:val="12"/>
                <w:szCs w:val="12"/>
              </w:rPr>
              <w:t>default;to</w:t>
            </w:r>
            <w:proofErr w:type="spellEnd"/>
            <w:proofErr w:type="gramEnd"/>
            <w:r w:rsidRPr="005F3A69">
              <w:rPr>
                <w:rFonts w:asciiTheme="minorHAnsi" w:hAnsiTheme="minorHAnsi"/>
                <w:sz w:val="12"/>
                <w:szCs w:val="12"/>
              </w:rPr>
              <w:t xml:space="preserve"> enter value: user pick from list:  </w:t>
            </w:r>
          </w:p>
          <w:p w14:paraId="5601E4E3" w14:textId="2EF76914" w:rsidR="00A718DC" w:rsidRPr="005F3A69" w:rsidRDefault="00A718DC" w:rsidP="00E752EB">
            <w:pPr>
              <w:keepNext/>
              <w:rPr>
                <w:rFonts w:asciiTheme="minorHAnsi" w:hAnsiTheme="minorHAnsi"/>
                <w:sz w:val="12"/>
                <w:szCs w:val="12"/>
              </w:rPr>
            </w:pPr>
            <w:r w:rsidRPr="005F3A69">
              <w:rPr>
                <w:rFonts w:asciiTheme="minorHAnsi" w:hAnsiTheme="minorHAnsi"/>
                <w:sz w:val="12"/>
                <w:szCs w:val="12"/>
              </w:rPr>
              <w:t>*</w:t>
            </w:r>
            <w:del w:id="150" w:author="Alhabibi, Haider@Energy" w:date="2022-09-23T17:47:00Z">
              <w:r w:rsidRPr="005F3A69" w:rsidDel="00915FCC">
                <w:rPr>
                  <w:rFonts w:asciiTheme="minorHAnsi" w:hAnsiTheme="minorHAnsi"/>
                  <w:sz w:val="12"/>
                  <w:szCs w:val="12"/>
                </w:rPr>
                <w:delText>S</w:delText>
              </w:r>
            </w:del>
            <w:r w:rsidRPr="005F3A69">
              <w:rPr>
                <w:rFonts w:asciiTheme="minorHAnsi" w:hAnsiTheme="minorHAnsi"/>
                <w:sz w:val="12"/>
                <w:szCs w:val="12"/>
              </w:rPr>
              <w:t>EER/</w:t>
            </w:r>
            <w:proofErr w:type="gramStart"/>
            <w:ins w:id="151" w:author="Alhabibi, Haider@Energy" w:date="2022-09-23T17:47:00Z">
              <w:r w:rsidR="00915FCC">
                <w:rPr>
                  <w:rFonts w:asciiTheme="minorHAnsi" w:hAnsiTheme="minorHAnsi"/>
                  <w:sz w:val="12"/>
                  <w:szCs w:val="12"/>
                </w:rPr>
                <w:t>S</w:t>
              </w:r>
            </w:ins>
            <w:r w:rsidRPr="005F3A69">
              <w:rPr>
                <w:rFonts w:asciiTheme="minorHAnsi" w:hAnsiTheme="minorHAnsi"/>
                <w:sz w:val="12"/>
                <w:szCs w:val="12"/>
              </w:rPr>
              <w:t>EER;</w:t>
            </w:r>
            <w:proofErr w:type="gramEnd"/>
            <w:r w:rsidRPr="005F3A69">
              <w:rPr>
                <w:rFonts w:asciiTheme="minorHAnsi" w:hAnsiTheme="minorHAnsi"/>
                <w:sz w:val="12"/>
                <w:szCs w:val="12"/>
              </w:rPr>
              <w:t xml:space="preserve"> </w:t>
            </w:r>
          </w:p>
          <w:p w14:paraId="21B6AC63" w14:textId="3B005AC0" w:rsidR="00A718DC" w:rsidRPr="005F3A69" w:rsidRDefault="00A718DC" w:rsidP="00E752EB">
            <w:pPr>
              <w:rPr>
                <w:rFonts w:asciiTheme="minorHAnsi" w:hAnsiTheme="minorHAnsi"/>
                <w:sz w:val="12"/>
                <w:szCs w:val="12"/>
              </w:rPr>
            </w:pPr>
            <w:r w:rsidRPr="005F3A69">
              <w:rPr>
                <w:rFonts w:asciiTheme="minorHAnsi" w:hAnsiTheme="minorHAnsi"/>
                <w:sz w:val="12"/>
                <w:szCs w:val="12"/>
              </w:rPr>
              <w:t>*</w:t>
            </w:r>
            <w:del w:id="152" w:author="Alhabibi, Haider@Energy" w:date="2022-09-23T17:47:00Z">
              <w:r w:rsidRPr="005F3A69" w:rsidDel="00915FCC">
                <w:rPr>
                  <w:rFonts w:asciiTheme="minorHAnsi" w:hAnsiTheme="minorHAnsi"/>
                  <w:sz w:val="12"/>
                  <w:szCs w:val="12"/>
                </w:rPr>
                <w:delText>S</w:delText>
              </w:r>
            </w:del>
            <w:r w:rsidRPr="005F3A69">
              <w:rPr>
                <w:rFonts w:asciiTheme="minorHAnsi" w:hAnsiTheme="minorHAnsi"/>
                <w:sz w:val="12"/>
                <w:szCs w:val="12"/>
              </w:rPr>
              <w:t>EER2/</w:t>
            </w:r>
            <w:proofErr w:type="gramStart"/>
            <w:ins w:id="153" w:author="Alhabibi, Haider@Energy" w:date="2022-09-23T17:47:00Z">
              <w:r w:rsidR="00915FCC">
                <w:rPr>
                  <w:rFonts w:asciiTheme="minorHAnsi" w:hAnsiTheme="minorHAnsi"/>
                  <w:sz w:val="12"/>
                  <w:szCs w:val="12"/>
                </w:rPr>
                <w:t>S</w:t>
              </w:r>
            </w:ins>
            <w:r w:rsidRPr="005F3A69">
              <w:rPr>
                <w:rFonts w:asciiTheme="minorHAnsi" w:hAnsiTheme="minorHAnsi"/>
                <w:sz w:val="12"/>
                <w:szCs w:val="12"/>
              </w:rPr>
              <w:t>EER2;</w:t>
            </w:r>
            <w:proofErr w:type="gramEnd"/>
          </w:p>
          <w:p w14:paraId="78001639"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w:t>
            </w:r>
            <w:proofErr w:type="gramStart"/>
            <w:r w:rsidRPr="005F3A69">
              <w:rPr>
                <w:rFonts w:asciiTheme="minorHAnsi" w:hAnsiTheme="minorHAnsi"/>
                <w:sz w:val="12"/>
                <w:szCs w:val="12"/>
              </w:rPr>
              <w:t>CEER;</w:t>
            </w:r>
            <w:proofErr w:type="gramEnd"/>
            <w:r w:rsidRPr="005F3A69">
              <w:rPr>
                <w:rFonts w:asciiTheme="minorHAnsi" w:hAnsiTheme="minorHAnsi"/>
                <w:sz w:val="12"/>
                <w:szCs w:val="12"/>
              </w:rPr>
              <w:t xml:space="preserve">  </w:t>
            </w:r>
          </w:p>
          <w:p w14:paraId="366174C1" w14:textId="77777777" w:rsidR="00A718DC" w:rsidRPr="005F3A69" w:rsidRDefault="00A718DC" w:rsidP="00E752EB">
            <w:pPr>
              <w:rPr>
                <w:rFonts w:asciiTheme="minorHAnsi" w:hAnsiTheme="minorHAnsi"/>
                <w:sz w:val="12"/>
                <w:szCs w:val="12"/>
              </w:rPr>
            </w:pPr>
          </w:p>
          <w:p w14:paraId="53C8E741"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flag non-default values and report in project status notes field; a revised CF1R may be required &gt;&gt;</w:t>
            </w:r>
          </w:p>
        </w:tc>
        <w:tc>
          <w:tcPr>
            <w:tcW w:w="851" w:type="dxa"/>
            <w:shd w:val="clear" w:color="auto" w:fill="auto"/>
            <w:tcMar>
              <w:left w:w="29" w:type="dxa"/>
              <w:right w:w="29" w:type="dxa"/>
            </w:tcMar>
          </w:tcPr>
          <w:p w14:paraId="5D5C8BF7" w14:textId="77777777" w:rsidR="00A718DC" w:rsidRPr="005F3A69" w:rsidRDefault="00A718DC" w:rsidP="00E752EB">
            <w:pPr>
              <w:keepNext/>
              <w:rPr>
                <w:rFonts w:asciiTheme="minorHAnsi" w:hAnsiTheme="minorHAnsi"/>
                <w:sz w:val="12"/>
                <w:szCs w:val="12"/>
              </w:rPr>
            </w:pPr>
            <w:r w:rsidRPr="005F3A69">
              <w:rPr>
                <w:rFonts w:asciiTheme="minorHAnsi" w:hAnsiTheme="minorHAnsi"/>
                <w:sz w:val="12"/>
                <w:szCs w:val="12"/>
              </w:rPr>
              <w:t xml:space="preserve">&lt;&lt;reference value from CF1R as </w:t>
            </w:r>
            <w:proofErr w:type="gramStart"/>
            <w:r w:rsidRPr="005F3A69">
              <w:rPr>
                <w:rFonts w:asciiTheme="minorHAnsi" w:hAnsiTheme="minorHAnsi"/>
                <w:sz w:val="12"/>
                <w:szCs w:val="12"/>
              </w:rPr>
              <w:t>default;</w:t>
            </w:r>
            <w:proofErr w:type="gramEnd"/>
            <w:r w:rsidRPr="005F3A69">
              <w:rPr>
                <w:rFonts w:asciiTheme="minorHAnsi" w:hAnsiTheme="minorHAnsi"/>
                <w:sz w:val="12"/>
                <w:szCs w:val="12"/>
              </w:rPr>
              <w:t xml:space="preserve"> </w:t>
            </w:r>
          </w:p>
          <w:p w14:paraId="42727D63" w14:textId="77777777" w:rsidR="00A718DC" w:rsidRPr="005F3A69" w:rsidRDefault="00A718DC" w:rsidP="00E752EB">
            <w:pPr>
              <w:keepNext/>
              <w:rPr>
                <w:rFonts w:asciiTheme="minorHAnsi" w:hAnsiTheme="minorHAnsi"/>
                <w:sz w:val="12"/>
                <w:szCs w:val="12"/>
              </w:rPr>
            </w:pPr>
            <w:r w:rsidRPr="005F3A69">
              <w:rPr>
                <w:rFonts w:asciiTheme="minorHAnsi" w:hAnsiTheme="minorHAnsi"/>
                <w:sz w:val="12"/>
                <w:szCs w:val="12"/>
              </w:rPr>
              <w:t xml:space="preserve">if C08= no cooling component altered, then value =n/a </w:t>
            </w:r>
          </w:p>
          <w:p w14:paraId="3D412611" w14:textId="77777777" w:rsidR="00A718DC" w:rsidRPr="005F3A69" w:rsidRDefault="00A718DC" w:rsidP="00E752EB">
            <w:pPr>
              <w:keepNext/>
              <w:rPr>
                <w:rFonts w:asciiTheme="minorHAnsi" w:hAnsiTheme="minorHAnsi"/>
                <w:sz w:val="12"/>
                <w:szCs w:val="12"/>
              </w:rPr>
            </w:pPr>
            <w:r w:rsidRPr="005F3A69">
              <w:rPr>
                <w:rFonts w:asciiTheme="minorHAnsi" w:hAnsiTheme="minorHAnsi"/>
                <w:sz w:val="12"/>
                <w:szCs w:val="12"/>
              </w:rPr>
              <w:t xml:space="preserve">else allow user to override the default to enter value: </w:t>
            </w:r>
          </w:p>
          <w:p w14:paraId="075E319F" w14:textId="18DDC776" w:rsidR="00A718DC" w:rsidRPr="005F3A69" w:rsidRDefault="00A718DC" w:rsidP="4157891A">
            <w:pPr>
              <w:rPr>
                <w:rFonts w:asciiTheme="minorHAnsi" w:hAnsiTheme="minorHAnsi"/>
                <w:sz w:val="12"/>
                <w:szCs w:val="12"/>
              </w:rPr>
            </w:pPr>
            <w:proofErr w:type="spellStart"/>
            <w:r w:rsidRPr="16E48D35">
              <w:rPr>
                <w:rFonts w:asciiTheme="minorHAnsi" w:hAnsiTheme="minorHAnsi"/>
                <w:sz w:val="12"/>
                <w:szCs w:val="12"/>
              </w:rPr>
              <w:t>xx.x</w:t>
            </w:r>
            <w:proofErr w:type="spellEnd"/>
            <w:proofErr w:type="gramStart"/>
            <w:r w:rsidRPr="16E48D35">
              <w:rPr>
                <w:rFonts w:asciiTheme="minorHAnsi" w:hAnsiTheme="minorHAnsi"/>
                <w:sz w:val="12"/>
                <w:szCs w:val="12"/>
              </w:rPr>
              <w:t>;  default</w:t>
            </w:r>
            <w:proofErr w:type="gramEnd"/>
            <w:r w:rsidRPr="16E48D35">
              <w:rPr>
                <w:rFonts w:asciiTheme="minorHAnsi" w:hAnsiTheme="minorHAnsi"/>
                <w:sz w:val="12"/>
                <w:szCs w:val="12"/>
              </w:rPr>
              <w:t xml:space="preserve"> minimum value for </w:t>
            </w:r>
            <w:del w:id="154" w:author="Alhabibi, Haider@Energy" w:date="2022-09-23T17:48:00Z">
              <w:r w:rsidRPr="16E48D35" w:rsidDel="00A718DC">
                <w:rPr>
                  <w:rFonts w:asciiTheme="minorHAnsi" w:hAnsiTheme="minorHAnsi"/>
                  <w:sz w:val="12"/>
                  <w:szCs w:val="12"/>
                </w:rPr>
                <w:delText>S</w:delText>
              </w:r>
            </w:del>
            <w:r w:rsidRPr="16E48D35">
              <w:rPr>
                <w:rFonts w:asciiTheme="minorHAnsi" w:hAnsiTheme="minorHAnsi"/>
                <w:sz w:val="12"/>
                <w:szCs w:val="12"/>
              </w:rPr>
              <w:t>EER/</w:t>
            </w:r>
            <w:ins w:id="155" w:author="Alhabibi, Haider@Energy" w:date="2022-09-23T17:48:00Z">
              <w:r w:rsidR="00915FCC" w:rsidRPr="16E48D35">
                <w:rPr>
                  <w:rFonts w:asciiTheme="minorHAnsi" w:hAnsiTheme="minorHAnsi"/>
                  <w:sz w:val="12"/>
                  <w:szCs w:val="12"/>
                </w:rPr>
                <w:t>S</w:t>
              </w:r>
            </w:ins>
            <w:r w:rsidRPr="16E48D35">
              <w:rPr>
                <w:rFonts w:asciiTheme="minorHAnsi" w:hAnsiTheme="minorHAnsi"/>
                <w:sz w:val="12"/>
                <w:szCs w:val="12"/>
              </w:rPr>
              <w:t xml:space="preserve">EER=14; default minimum values for </w:t>
            </w:r>
            <w:del w:id="156" w:author="Alhabibi, Haider@Energy" w:date="2022-09-23T17:48:00Z">
              <w:r w:rsidRPr="16E48D35" w:rsidDel="00A718DC">
                <w:rPr>
                  <w:rFonts w:asciiTheme="minorHAnsi" w:hAnsiTheme="minorHAnsi"/>
                  <w:sz w:val="12"/>
                  <w:szCs w:val="12"/>
                </w:rPr>
                <w:delText>S</w:delText>
              </w:r>
            </w:del>
            <w:r w:rsidRPr="16E48D35">
              <w:rPr>
                <w:rFonts w:asciiTheme="minorHAnsi" w:hAnsiTheme="minorHAnsi"/>
                <w:sz w:val="12"/>
                <w:szCs w:val="12"/>
              </w:rPr>
              <w:t>EER2/</w:t>
            </w:r>
            <w:ins w:id="157" w:author="Alhabibi, Haider@Energy" w:date="2022-09-23T17:48:00Z">
              <w:r w:rsidR="00915FCC" w:rsidRPr="16E48D35">
                <w:rPr>
                  <w:rFonts w:asciiTheme="minorHAnsi" w:hAnsiTheme="minorHAnsi"/>
                  <w:sz w:val="12"/>
                  <w:szCs w:val="12"/>
                </w:rPr>
                <w:t>S</w:t>
              </w:r>
            </w:ins>
            <w:r w:rsidRPr="16E48D35">
              <w:rPr>
                <w:rFonts w:asciiTheme="minorHAnsi" w:hAnsiTheme="minorHAnsi"/>
                <w:sz w:val="12"/>
                <w:szCs w:val="12"/>
              </w:rPr>
              <w:t xml:space="preserve">EER2=13.4;  allow user to overwrite default value, but </w:t>
            </w:r>
            <w:r w:rsidRPr="16E48D35">
              <w:rPr>
                <w:rFonts w:ascii="Calibri" w:hAnsi="Calibri"/>
                <w:sz w:val="12"/>
                <w:szCs w:val="12"/>
              </w:rPr>
              <w:t>flag non-default values and report in project status notes field</w:t>
            </w:r>
            <w:r w:rsidRPr="16E48D35">
              <w:rPr>
                <w:rFonts w:asciiTheme="minorHAnsi" w:hAnsiTheme="minorHAnsi"/>
                <w:sz w:val="12"/>
                <w:szCs w:val="12"/>
              </w:rPr>
              <w:t xml:space="preserve"> a revised CF1R may be required &gt;&gt; </w:t>
            </w:r>
          </w:p>
        </w:tc>
        <w:tc>
          <w:tcPr>
            <w:tcW w:w="1021" w:type="dxa"/>
          </w:tcPr>
          <w:p w14:paraId="43A25343"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 xml:space="preserve">&lt;&lt;reference value from CF1R as </w:t>
            </w:r>
            <w:proofErr w:type="gramStart"/>
            <w:r w:rsidRPr="005F3A69">
              <w:rPr>
                <w:rFonts w:asciiTheme="minorHAnsi" w:hAnsiTheme="minorHAnsi"/>
                <w:sz w:val="12"/>
                <w:szCs w:val="12"/>
              </w:rPr>
              <w:t>default;</w:t>
            </w:r>
            <w:proofErr w:type="gramEnd"/>
          </w:p>
          <w:p w14:paraId="45611B83"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If C08 = no cooling component altered, then value = n/</w:t>
            </w:r>
            <w:proofErr w:type="gramStart"/>
            <w:r w:rsidRPr="005F3A69">
              <w:rPr>
                <w:rFonts w:asciiTheme="minorHAnsi" w:hAnsiTheme="minorHAnsi"/>
                <w:sz w:val="12"/>
                <w:szCs w:val="12"/>
              </w:rPr>
              <w:t>a;</w:t>
            </w:r>
            <w:proofErr w:type="gramEnd"/>
          </w:p>
          <w:p w14:paraId="39695931"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 xml:space="preserve">Else allow user to override the default to </w:t>
            </w:r>
            <w:proofErr w:type="spellStart"/>
            <w:r w:rsidRPr="005F3A69">
              <w:rPr>
                <w:rFonts w:asciiTheme="minorHAnsi" w:hAnsiTheme="minorHAnsi"/>
                <w:sz w:val="12"/>
                <w:szCs w:val="12"/>
              </w:rPr>
              <w:t>ener</w:t>
            </w:r>
            <w:proofErr w:type="spellEnd"/>
            <w:r w:rsidRPr="005F3A69">
              <w:rPr>
                <w:rFonts w:asciiTheme="minorHAnsi" w:hAnsiTheme="minorHAnsi"/>
                <w:sz w:val="12"/>
                <w:szCs w:val="12"/>
              </w:rPr>
              <w:t xml:space="preserve"> value:</w:t>
            </w:r>
          </w:p>
          <w:p w14:paraId="198F7629" w14:textId="703BB1C9" w:rsidR="00A718DC" w:rsidRPr="005F3A69" w:rsidRDefault="00A718DC" w:rsidP="4157891A">
            <w:pPr>
              <w:rPr>
                <w:rFonts w:asciiTheme="minorHAnsi" w:hAnsiTheme="minorHAnsi"/>
                <w:sz w:val="12"/>
                <w:szCs w:val="12"/>
              </w:rPr>
            </w:pPr>
            <w:proofErr w:type="spellStart"/>
            <w:r w:rsidRPr="577650B7">
              <w:rPr>
                <w:rFonts w:asciiTheme="minorHAnsi" w:hAnsiTheme="minorHAnsi"/>
                <w:sz w:val="12"/>
                <w:szCs w:val="12"/>
              </w:rPr>
              <w:t>xx.x</w:t>
            </w:r>
            <w:proofErr w:type="spellEnd"/>
            <w:r w:rsidRPr="577650B7">
              <w:rPr>
                <w:rFonts w:asciiTheme="minorHAnsi" w:hAnsiTheme="minorHAnsi"/>
                <w:sz w:val="12"/>
                <w:szCs w:val="12"/>
              </w:rPr>
              <w:t>; default minimum value for</w:t>
            </w:r>
            <w:ins w:id="158" w:author="Shewmaker, Michael@Energy" w:date="2022-12-12T23:33:00Z">
              <w:r w:rsidR="004DB854" w:rsidRPr="577650B7">
                <w:rPr>
                  <w:rFonts w:asciiTheme="minorHAnsi" w:hAnsiTheme="minorHAnsi"/>
                  <w:sz w:val="12"/>
                  <w:szCs w:val="12"/>
                </w:rPr>
                <w:t xml:space="preserve"> EER and </w:t>
              </w:r>
            </w:ins>
            <w:r w:rsidRPr="577650B7">
              <w:rPr>
                <w:rFonts w:asciiTheme="minorHAnsi" w:hAnsiTheme="minorHAnsi"/>
                <w:sz w:val="12"/>
                <w:szCs w:val="12"/>
              </w:rPr>
              <w:t xml:space="preserve"> </w:t>
            </w:r>
            <w:del w:id="159" w:author="Alhabibi, Haider@Energy" w:date="2022-09-23T17:48:00Z">
              <w:r w:rsidRPr="577650B7" w:rsidDel="00A718DC">
                <w:rPr>
                  <w:rFonts w:asciiTheme="minorHAnsi" w:hAnsiTheme="minorHAnsi"/>
                  <w:sz w:val="12"/>
                  <w:szCs w:val="12"/>
                </w:rPr>
                <w:delText>S</w:delText>
              </w:r>
            </w:del>
            <w:r w:rsidRPr="577650B7">
              <w:rPr>
                <w:rFonts w:asciiTheme="minorHAnsi" w:hAnsiTheme="minorHAnsi"/>
                <w:sz w:val="12"/>
                <w:szCs w:val="12"/>
              </w:rPr>
              <w:t>EER/</w:t>
            </w:r>
            <w:ins w:id="160" w:author="Alhabibi, Haider@Energy" w:date="2022-09-23T17:48:00Z">
              <w:r w:rsidR="00AC4ABF" w:rsidRPr="577650B7">
                <w:rPr>
                  <w:rFonts w:asciiTheme="minorHAnsi" w:hAnsiTheme="minorHAnsi"/>
                  <w:sz w:val="12"/>
                  <w:szCs w:val="12"/>
                </w:rPr>
                <w:t>S</w:t>
              </w:r>
            </w:ins>
            <w:r w:rsidRPr="577650B7">
              <w:rPr>
                <w:rFonts w:asciiTheme="minorHAnsi" w:hAnsiTheme="minorHAnsi"/>
                <w:sz w:val="12"/>
                <w:szCs w:val="12"/>
              </w:rPr>
              <w:t>EER = 11.7; default minimum value for</w:t>
            </w:r>
            <w:ins w:id="161" w:author="Shewmaker, Michael@Energy" w:date="2022-12-12T23:34:00Z">
              <w:r w:rsidR="08C42580" w:rsidRPr="577650B7">
                <w:rPr>
                  <w:rFonts w:asciiTheme="minorHAnsi" w:hAnsiTheme="minorHAnsi"/>
                  <w:sz w:val="12"/>
                  <w:szCs w:val="12"/>
                </w:rPr>
                <w:t xml:space="preserve"> EER2 and </w:t>
              </w:r>
            </w:ins>
            <w:r w:rsidRPr="577650B7">
              <w:rPr>
                <w:rFonts w:asciiTheme="minorHAnsi" w:hAnsiTheme="minorHAnsi"/>
                <w:sz w:val="12"/>
                <w:szCs w:val="12"/>
              </w:rPr>
              <w:t xml:space="preserve"> </w:t>
            </w:r>
            <w:del w:id="162" w:author="Alhabibi, Haider@Energy" w:date="2022-09-23T17:48:00Z">
              <w:r w:rsidRPr="577650B7" w:rsidDel="00A718DC">
                <w:rPr>
                  <w:rFonts w:asciiTheme="minorHAnsi" w:hAnsiTheme="minorHAnsi"/>
                  <w:sz w:val="12"/>
                  <w:szCs w:val="12"/>
                </w:rPr>
                <w:delText>S</w:delText>
              </w:r>
            </w:del>
            <w:r w:rsidRPr="577650B7">
              <w:rPr>
                <w:rFonts w:asciiTheme="minorHAnsi" w:hAnsiTheme="minorHAnsi"/>
                <w:sz w:val="12"/>
                <w:szCs w:val="12"/>
              </w:rPr>
              <w:t>EER2/</w:t>
            </w:r>
            <w:ins w:id="163" w:author="Alhabibi, Haider@Energy" w:date="2022-09-23T17:48:00Z">
              <w:r w:rsidR="00915FCC" w:rsidRPr="577650B7">
                <w:rPr>
                  <w:rFonts w:asciiTheme="minorHAnsi" w:hAnsiTheme="minorHAnsi"/>
                  <w:sz w:val="12"/>
                  <w:szCs w:val="12"/>
                </w:rPr>
                <w:t>S</w:t>
              </w:r>
            </w:ins>
            <w:r w:rsidRPr="577650B7">
              <w:rPr>
                <w:rFonts w:asciiTheme="minorHAnsi" w:hAnsiTheme="minorHAnsi"/>
                <w:sz w:val="12"/>
                <w:szCs w:val="12"/>
              </w:rPr>
              <w:t xml:space="preserve">EER2=11.2; </w:t>
            </w:r>
            <w:ins w:id="164" w:author="Shewmaker, Michael@Energy" w:date="2022-12-13T00:49:00Z">
              <w:r w:rsidR="0AEF8464" w:rsidRPr="577650B7">
                <w:rPr>
                  <w:rFonts w:asciiTheme="minorHAnsi" w:hAnsiTheme="minorHAnsi"/>
                  <w:sz w:val="12"/>
                  <w:szCs w:val="12"/>
                </w:rPr>
                <w:t xml:space="preserve">default minimum value for CEER = 8.7; </w:t>
              </w:r>
            </w:ins>
            <w:r w:rsidRPr="577650B7">
              <w:rPr>
                <w:rFonts w:asciiTheme="minorHAnsi" w:hAnsiTheme="minorHAnsi"/>
                <w:sz w:val="12"/>
                <w:szCs w:val="12"/>
              </w:rPr>
              <w:t>allow user to overwrite default value, but flag non-default values and report in project states notes field a revised CF1R may be required</w:t>
            </w:r>
          </w:p>
          <w:p w14:paraId="2FB4AFB4"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&gt;&gt;</w:t>
            </w:r>
          </w:p>
        </w:tc>
        <w:tc>
          <w:tcPr>
            <w:tcW w:w="1090" w:type="dxa"/>
            <w:shd w:val="clear" w:color="auto" w:fill="auto"/>
            <w:tcMar>
              <w:left w:w="29" w:type="dxa"/>
              <w:right w:w="29" w:type="dxa"/>
            </w:tcMar>
          </w:tcPr>
          <w:p w14:paraId="41C557B2"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&lt;&lt;If alteration type in B10=Extension of Existing Duct System; then display result: "N/A</w:t>
            </w:r>
            <w:proofErr w:type="gramStart"/>
            <w:r w:rsidRPr="005F3A69">
              <w:rPr>
                <w:rFonts w:asciiTheme="minorHAnsi" w:hAnsiTheme="minorHAnsi"/>
                <w:sz w:val="12"/>
                <w:szCs w:val="12"/>
              </w:rPr>
              <w:t>";</w:t>
            </w:r>
            <w:proofErr w:type="gramEnd"/>
            <w:r w:rsidRPr="005F3A69">
              <w:rPr>
                <w:rFonts w:asciiTheme="minorHAnsi" w:hAnsiTheme="minorHAnsi"/>
                <w:sz w:val="12"/>
                <w:szCs w:val="12"/>
              </w:rPr>
              <w:t xml:space="preserve"> </w:t>
            </w:r>
          </w:p>
          <w:p w14:paraId="4AC21032"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else as default display result:</w:t>
            </w:r>
          </w:p>
          <w:p w14:paraId="11F4216A"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"setback"</w:t>
            </w:r>
          </w:p>
          <w:p w14:paraId="5DB28B6A" w14:textId="77777777" w:rsidR="00A718DC" w:rsidRPr="005F3A69" w:rsidRDefault="00A718DC" w:rsidP="00E752EB">
            <w:pPr>
              <w:rPr>
                <w:rFonts w:asciiTheme="minorHAnsi" w:hAnsiTheme="minorHAnsi"/>
                <w:sz w:val="12"/>
                <w:szCs w:val="12"/>
              </w:rPr>
            </w:pPr>
          </w:p>
          <w:p w14:paraId="259B4C48"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allow user to override the default and pick one from list:</w:t>
            </w:r>
          </w:p>
          <w:p w14:paraId="51CA39C7"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w:t>
            </w:r>
            <w:proofErr w:type="gramStart"/>
            <w:r w:rsidRPr="005F3A69">
              <w:rPr>
                <w:rFonts w:asciiTheme="minorHAnsi" w:hAnsiTheme="minorHAnsi"/>
                <w:sz w:val="12"/>
                <w:szCs w:val="12"/>
              </w:rPr>
              <w:t>setback;</w:t>
            </w:r>
            <w:proofErr w:type="gramEnd"/>
          </w:p>
          <w:p w14:paraId="5617560B"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 xml:space="preserve">*Occupant Controlled Smart Thermostat (OCST) per </w:t>
            </w:r>
            <w:proofErr w:type="gramStart"/>
            <w:r w:rsidRPr="005F3A69">
              <w:rPr>
                <w:rFonts w:asciiTheme="minorHAnsi" w:hAnsiTheme="minorHAnsi"/>
                <w:sz w:val="12"/>
                <w:szCs w:val="12"/>
              </w:rPr>
              <w:t>JA5;</w:t>
            </w:r>
            <w:proofErr w:type="gramEnd"/>
            <w:r w:rsidRPr="005F3A69">
              <w:rPr>
                <w:rFonts w:asciiTheme="minorHAnsi" w:hAnsiTheme="minorHAnsi"/>
                <w:sz w:val="12"/>
                <w:szCs w:val="12"/>
              </w:rPr>
              <w:t xml:space="preserve"> </w:t>
            </w:r>
          </w:p>
          <w:p w14:paraId="584CBA2A"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*Energy Management Control System (EMCS)&gt;&gt;</w:t>
            </w:r>
          </w:p>
          <w:p w14:paraId="128EB2C1" w14:textId="77777777" w:rsidR="00A718DC" w:rsidRPr="005F3A69" w:rsidRDefault="00A718DC" w:rsidP="00E752EB">
            <w:pPr>
              <w:rPr>
                <w:rFonts w:asciiTheme="minorHAnsi" w:hAnsiTheme="minorHAnsi"/>
                <w:sz w:val="12"/>
                <w:szCs w:val="12"/>
              </w:rPr>
            </w:pPr>
          </w:p>
          <w:p w14:paraId="076C5342" w14:textId="77777777" w:rsidR="00A718DC" w:rsidRPr="005F3A69" w:rsidRDefault="00A718DC" w:rsidP="00E752EB">
            <w:pPr>
              <w:rPr>
                <w:rFonts w:asciiTheme="minorHAnsi" w:hAnsiTheme="minorHAnsi"/>
                <w:sz w:val="12"/>
                <w:szCs w:val="12"/>
              </w:rPr>
            </w:pPr>
          </w:p>
          <w:p w14:paraId="61C2C6D8" w14:textId="77777777" w:rsidR="00A718DC" w:rsidRPr="005F3A69" w:rsidRDefault="00A718DC" w:rsidP="00E752EB">
            <w:pPr>
              <w:rPr>
                <w:rFonts w:asciiTheme="minorHAnsi" w:hAnsiTheme="minorHAnsi"/>
                <w:sz w:val="12"/>
                <w:szCs w:val="12"/>
              </w:rPr>
            </w:pPr>
          </w:p>
          <w:p w14:paraId="08532B55"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&gt;&gt;</w:t>
            </w:r>
          </w:p>
        </w:tc>
        <w:tc>
          <w:tcPr>
            <w:tcW w:w="1037" w:type="dxa"/>
            <w:shd w:val="clear" w:color="auto" w:fill="auto"/>
            <w:tcMar>
              <w:left w:w="29" w:type="dxa"/>
              <w:right w:w="29" w:type="dxa"/>
            </w:tcMar>
          </w:tcPr>
          <w:p w14:paraId="79B20DB4" w14:textId="77777777" w:rsidR="00A718DC" w:rsidRPr="005F3A69" w:rsidRDefault="00A718DC" w:rsidP="00E752EB">
            <w:pPr>
              <w:keepNext/>
              <w:rPr>
                <w:rFonts w:ascii="Calibri" w:hAnsi="Calibri"/>
                <w:sz w:val="10"/>
                <w:szCs w:val="10"/>
              </w:rPr>
            </w:pPr>
            <w:r w:rsidRPr="005F3A69">
              <w:rPr>
                <w:rFonts w:ascii="Calibri" w:hAnsi="Calibri"/>
                <w:sz w:val="10"/>
                <w:szCs w:val="10"/>
              </w:rPr>
              <w:t>&lt;&lt;</w:t>
            </w:r>
            <w:r w:rsidRPr="005F3A69">
              <w:rPr>
                <w:rFonts w:ascii="Calibri" w:hAnsi="Calibri"/>
                <w:b/>
                <w:sz w:val="10"/>
                <w:szCs w:val="10"/>
              </w:rPr>
              <w:t xml:space="preserve"> if</w:t>
            </w:r>
            <w:r w:rsidRPr="005F3A69">
              <w:rPr>
                <w:rFonts w:ascii="Calibri" w:hAnsi="Calibri"/>
                <w:sz w:val="10"/>
                <w:szCs w:val="10"/>
              </w:rPr>
              <w:t xml:space="preserve"> [C03 or C07]</w:t>
            </w:r>
            <w:r w:rsidRPr="005F3A69">
              <w:rPr>
                <w:rFonts w:ascii="Calibri" w:hAnsi="Calibri" w:cs="Calibri"/>
                <w:sz w:val="10"/>
                <w:szCs w:val="10"/>
              </w:rPr>
              <w:t xml:space="preserve"> = </w:t>
            </w:r>
            <w:r w:rsidRPr="005F3A69">
              <w:rPr>
                <w:rFonts w:ascii="Calibri" w:hAnsi="Calibri"/>
                <w:sz w:val="10"/>
                <w:szCs w:val="10"/>
              </w:rPr>
              <w:t>one of the following system types:</w:t>
            </w:r>
          </w:p>
          <w:p w14:paraId="3EC4AA93" w14:textId="77777777" w:rsidR="00A718DC" w:rsidRPr="005F3A69" w:rsidRDefault="00A718DC" w:rsidP="00E752EB">
            <w:pPr>
              <w:keepNext/>
              <w:rPr>
                <w:rFonts w:ascii="Calibri" w:hAnsi="Calibri"/>
                <w:sz w:val="10"/>
                <w:szCs w:val="10"/>
              </w:rPr>
            </w:pPr>
            <w:r w:rsidRPr="005F3A69">
              <w:rPr>
                <w:rFonts w:ascii="Calibri" w:hAnsi="Calibri"/>
                <w:sz w:val="10"/>
                <w:szCs w:val="10"/>
              </w:rPr>
              <w:t>*</w:t>
            </w:r>
            <w:proofErr w:type="gramStart"/>
            <w:r w:rsidRPr="005F3A69">
              <w:rPr>
                <w:rFonts w:ascii="Calibri" w:hAnsi="Calibri"/>
                <w:sz w:val="10"/>
                <w:szCs w:val="10"/>
              </w:rPr>
              <w:t>room</w:t>
            </w:r>
            <w:proofErr w:type="gramEnd"/>
            <w:r w:rsidRPr="005F3A69">
              <w:rPr>
                <w:rFonts w:ascii="Calibri" w:hAnsi="Calibri"/>
                <w:sz w:val="10"/>
                <w:szCs w:val="10"/>
              </w:rPr>
              <w:t xml:space="preserve"> HP</w:t>
            </w:r>
          </w:p>
          <w:p w14:paraId="19D0B0BB" w14:textId="77777777" w:rsidR="00A718DC" w:rsidRPr="005F3A69" w:rsidRDefault="00A718DC" w:rsidP="00E752EB">
            <w:pPr>
              <w:keepNext/>
              <w:rPr>
                <w:rFonts w:ascii="Calibri" w:hAnsi="Calibri"/>
                <w:sz w:val="10"/>
                <w:szCs w:val="10"/>
              </w:rPr>
            </w:pPr>
            <w:r w:rsidRPr="005F3A69">
              <w:rPr>
                <w:rFonts w:ascii="Calibri" w:hAnsi="Calibri"/>
                <w:sz w:val="10"/>
                <w:szCs w:val="10"/>
              </w:rPr>
              <w:t>*</w:t>
            </w:r>
            <w:proofErr w:type="gramStart"/>
            <w:r w:rsidRPr="005F3A69">
              <w:rPr>
                <w:rFonts w:ascii="Calibri" w:hAnsi="Calibri"/>
                <w:sz w:val="10"/>
                <w:szCs w:val="10"/>
              </w:rPr>
              <w:t>gas</w:t>
            </w:r>
            <w:proofErr w:type="gramEnd"/>
            <w:r w:rsidRPr="005F3A69">
              <w:rPr>
                <w:rFonts w:ascii="Calibri" w:hAnsi="Calibri"/>
                <w:sz w:val="10"/>
                <w:szCs w:val="10"/>
              </w:rPr>
              <w:t xml:space="preserve"> wall furnace;</w:t>
            </w:r>
          </w:p>
          <w:p w14:paraId="7618BBEA" w14:textId="77777777" w:rsidR="00A718DC" w:rsidRPr="005F3A69" w:rsidRDefault="00A718DC" w:rsidP="00E752EB">
            <w:pPr>
              <w:keepNext/>
              <w:rPr>
                <w:rFonts w:ascii="Calibri" w:hAnsi="Calibri"/>
                <w:sz w:val="10"/>
                <w:szCs w:val="10"/>
              </w:rPr>
            </w:pPr>
            <w:r w:rsidRPr="005F3A69">
              <w:rPr>
                <w:rFonts w:ascii="Calibri" w:hAnsi="Calibri"/>
                <w:sz w:val="10"/>
                <w:szCs w:val="10"/>
              </w:rPr>
              <w:t>*</w:t>
            </w:r>
            <w:proofErr w:type="gramStart"/>
            <w:r w:rsidRPr="005F3A69">
              <w:rPr>
                <w:rFonts w:ascii="Calibri" w:hAnsi="Calibri"/>
                <w:sz w:val="10"/>
                <w:szCs w:val="10"/>
              </w:rPr>
              <w:t>gas</w:t>
            </w:r>
            <w:proofErr w:type="gramEnd"/>
            <w:r w:rsidRPr="005F3A69">
              <w:rPr>
                <w:rFonts w:ascii="Calibri" w:hAnsi="Calibri"/>
                <w:sz w:val="10"/>
                <w:szCs w:val="10"/>
              </w:rPr>
              <w:t xml:space="preserve"> space heater;</w:t>
            </w:r>
          </w:p>
          <w:p w14:paraId="2DEDF2E0" w14:textId="77777777" w:rsidR="00A718DC" w:rsidRPr="005F3A69" w:rsidRDefault="00A718DC" w:rsidP="00E752EB">
            <w:pPr>
              <w:keepNext/>
              <w:rPr>
                <w:rFonts w:ascii="Calibri" w:hAnsi="Calibri"/>
                <w:sz w:val="10"/>
                <w:szCs w:val="10"/>
              </w:rPr>
            </w:pPr>
            <w:r w:rsidRPr="005F3A69">
              <w:rPr>
                <w:rFonts w:ascii="Calibri" w:hAnsi="Calibri"/>
                <w:sz w:val="10"/>
                <w:szCs w:val="10"/>
              </w:rPr>
              <w:t>*</w:t>
            </w:r>
            <w:proofErr w:type="gramStart"/>
            <w:r w:rsidRPr="005F3A69">
              <w:rPr>
                <w:rFonts w:ascii="Calibri" w:hAnsi="Calibri"/>
                <w:sz w:val="10"/>
                <w:szCs w:val="10"/>
              </w:rPr>
              <w:t>electric ;</w:t>
            </w:r>
            <w:proofErr w:type="gramEnd"/>
          </w:p>
          <w:p w14:paraId="1C8B4063" w14:textId="77777777" w:rsidR="00A718DC" w:rsidRPr="005F3A69" w:rsidRDefault="00A718DC" w:rsidP="00E752EB">
            <w:pPr>
              <w:keepNext/>
              <w:rPr>
                <w:rFonts w:ascii="Calibri" w:hAnsi="Calibri"/>
                <w:sz w:val="10"/>
                <w:szCs w:val="10"/>
              </w:rPr>
            </w:pPr>
            <w:r w:rsidRPr="005F3A69">
              <w:rPr>
                <w:rFonts w:ascii="Calibri" w:hAnsi="Calibri"/>
                <w:sz w:val="10"/>
                <w:szCs w:val="10"/>
              </w:rPr>
              <w:t xml:space="preserve">*Wood </w:t>
            </w:r>
            <w:proofErr w:type="gramStart"/>
            <w:r w:rsidRPr="005F3A69">
              <w:rPr>
                <w:rFonts w:ascii="Calibri" w:hAnsi="Calibri"/>
                <w:sz w:val="10"/>
                <w:szCs w:val="10"/>
              </w:rPr>
              <w:t>Heat;</w:t>
            </w:r>
            <w:proofErr w:type="gramEnd"/>
            <w:r w:rsidRPr="005F3A69">
              <w:rPr>
                <w:rFonts w:ascii="Calibri" w:hAnsi="Calibri"/>
                <w:sz w:val="10"/>
                <w:szCs w:val="10"/>
              </w:rPr>
              <w:t xml:space="preserve">  </w:t>
            </w:r>
          </w:p>
          <w:p w14:paraId="2531D49B" w14:textId="77777777" w:rsidR="00A718DC" w:rsidRPr="005F3A69" w:rsidRDefault="00A718DC" w:rsidP="00E752EB">
            <w:pPr>
              <w:keepNext/>
              <w:rPr>
                <w:rFonts w:ascii="Calibri" w:hAnsi="Calibri"/>
                <w:sz w:val="10"/>
                <w:szCs w:val="10"/>
              </w:rPr>
            </w:pPr>
            <w:r w:rsidRPr="005F3A69">
              <w:rPr>
                <w:rFonts w:ascii="Calibri" w:hAnsi="Calibri"/>
                <w:sz w:val="10"/>
                <w:szCs w:val="10"/>
              </w:rPr>
              <w:t>*Packaged gas furnace</w:t>
            </w:r>
          </w:p>
          <w:p w14:paraId="03B61275" w14:textId="77777777" w:rsidR="00A718DC" w:rsidRPr="005F3A69" w:rsidRDefault="00A718DC" w:rsidP="00E752EB">
            <w:pPr>
              <w:keepNext/>
              <w:rPr>
                <w:rFonts w:ascii="Calibri" w:hAnsi="Calibri"/>
                <w:sz w:val="10"/>
                <w:szCs w:val="10"/>
              </w:rPr>
            </w:pPr>
            <w:r w:rsidRPr="005F3A69">
              <w:rPr>
                <w:rFonts w:ascii="Calibri" w:hAnsi="Calibri"/>
                <w:sz w:val="10"/>
                <w:szCs w:val="10"/>
              </w:rPr>
              <w:t xml:space="preserve">*central packaged </w:t>
            </w:r>
            <w:proofErr w:type="gramStart"/>
            <w:r w:rsidRPr="005F3A69">
              <w:rPr>
                <w:rFonts w:ascii="Calibri" w:hAnsi="Calibri"/>
                <w:sz w:val="10"/>
                <w:szCs w:val="10"/>
              </w:rPr>
              <w:t>AC ;</w:t>
            </w:r>
            <w:proofErr w:type="gramEnd"/>
          </w:p>
          <w:p w14:paraId="7AEEC54D" w14:textId="77777777" w:rsidR="00A718DC" w:rsidRPr="005F3A69" w:rsidRDefault="00A718DC" w:rsidP="00E752EB">
            <w:pPr>
              <w:keepNext/>
              <w:rPr>
                <w:rFonts w:ascii="Calibri" w:hAnsi="Calibri"/>
                <w:sz w:val="10"/>
                <w:szCs w:val="10"/>
              </w:rPr>
            </w:pPr>
            <w:r w:rsidRPr="005F3A69">
              <w:rPr>
                <w:rFonts w:ascii="Calibri" w:hAnsi="Calibri"/>
                <w:sz w:val="10"/>
                <w:szCs w:val="10"/>
              </w:rPr>
              <w:t>*</w:t>
            </w:r>
            <w:proofErr w:type="gramStart"/>
            <w:r w:rsidRPr="005F3A69">
              <w:rPr>
                <w:rFonts w:ascii="Calibri" w:hAnsi="Calibri"/>
                <w:sz w:val="10"/>
                <w:szCs w:val="10"/>
              </w:rPr>
              <w:t>central</w:t>
            </w:r>
            <w:proofErr w:type="gramEnd"/>
            <w:r w:rsidRPr="005F3A69">
              <w:rPr>
                <w:rFonts w:ascii="Calibri" w:hAnsi="Calibri"/>
                <w:sz w:val="10"/>
                <w:szCs w:val="10"/>
              </w:rPr>
              <w:t xml:space="preserve"> packaged HP</w:t>
            </w:r>
          </w:p>
          <w:p w14:paraId="35142105" w14:textId="77777777" w:rsidR="00A718DC" w:rsidRPr="005F3A69" w:rsidRDefault="00A718DC" w:rsidP="00E752EB">
            <w:pPr>
              <w:keepNext/>
              <w:rPr>
                <w:rFonts w:ascii="Calibri" w:hAnsi="Calibri"/>
                <w:sz w:val="10"/>
                <w:szCs w:val="10"/>
              </w:rPr>
            </w:pPr>
            <w:r w:rsidRPr="005F3A69">
              <w:rPr>
                <w:rFonts w:ascii="Calibri" w:hAnsi="Calibri"/>
                <w:sz w:val="10"/>
                <w:szCs w:val="10"/>
              </w:rPr>
              <w:t xml:space="preserve">*central large packaged </w:t>
            </w:r>
            <w:proofErr w:type="gramStart"/>
            <w:r w:rsidRPr="005F3A69">
              <w:rPr>
                <w:rFonts w:ascii="Calibri" w:hAnsi="Calibri"/>
                <w:sz w:val="10"/>
                <w:szCs w:val="10"/>
              </w:rPr>
              <w:t>AC ;</w:t>
            </w:r>
            <w:proofErr w:type="gramEnd"/>
          </w:p>
          <w:p w14:paraId="60439501" w14:textId="77777777" w:rsidR="00A718DC" w:rsidRPr="005F3A69" w:rsidRDefault="00A718DC" w:rsidP="00E752EB">
            <w:pPr>
              <w:keepNext/>
              <w:rPr>
                <w:rFonts w:ascii="Calibri" w:hAnsi="Calibri"/>
                <w:sz w:val="10"/>
                <w:szCs w:val="10"/>
              </w:rPr>
            </w:pPr>
            <w:r w:rsidRPr="005F3A69">
              <w:rPr>
                <w:rFonts w:ascii="Calibri" w:hAnsi="Calibri"/>
                <w:sz w:val="10"/>
                <w:szCs w:val="10"/>
              </w:rPr>
              <w:t>*</w:t>
            </w:r>
            <w:proofErr w:type="gramStart"/>
            <w:r w:rsidRPr="005F3A69">
              <w:rPr>
                <w:rFonts w:ascii="Calibri" w:hAnsi="Calibri"/>
                <w:sz w:val="10"/>
                <w:szCs w:val="10"/>
              </w:rPr>
              <w:t>central</w:t>
            </w:r>
            <w:proofErr w:type="gramEnd"/>
            <w:r w:rsidRPr="005F3A69">
              <w:rPr>
                <w:rFonts w:ascii="Calibri" w:hAnsi="Calibri"/>
                <w:sz w:val="10"/>
                <w:szCs w:val="10"/>
              </w:rPr>
              <w:t xml:space="preserve"> large packaged HP</w:t>
            </w:r>
          </w:p>
          <w:p w14:paraId="1BB83F8D" w14:textId="77777777" w:rsidR="00A718DC" w:rsidRPr="005F3A69" w:rsidRDefault="00A718DC" w:rsidP="00E752EB">
            <w:pPr>
              <w:keepNext/>
              <w:rPr>
                <w:rFonts w:ascii="Calibri" w:hAnsi="Calibri"/>
                <w:sz w:val="10"/>
                <w:szCs w:val="10"/>
              </w:rPr>
            </w:pPr>
            <w:r w:rsidRPr="005F3A69">
              <w:rPr>
                <w:rFonts w:ascii="Calibri" w:hAnsi="Calibri"/>
                <w:sz w:val="10"/>
                <w:szCs w:val="10"/>
              </w:rPr>
              <w:t>*</w:t>
            </w:r>
            <w:proofErr w:type="gramStart"/>
            <w:r w:rsidRPr="005F3A69">
              <w:rPr>
                <w:rFonts w:ascii="Calibri" w:hAnsi="Calibri"/>
                <w:sz w:val="10"/>
                <w:szCs w:val="10"/>
              </w:rPr>
              <w:t>room</w:t>
            </w:r>
            <w:proofErr w:type="gramEnd"/>
            <w:r w:rsidRPr="005F3A69">
              <w:rPr>
                <w:rFonts w:ascii="Calibri" w:hAnsi="Calibri"/>
                <w:sz w:val="10"/>
                <w:szCs w:val="10"/>
              </w:rPr>
              <w:t xml:space="preserve"> AC;</w:t>
            </w:r>
          </w:p>
          <w:p w14:paraId="066AC530" w14:textId="77777777" w:rsidR="00A718DC" w:rsidRPr="005F3A69" w:rsidRDefault="00A718DC" w:rsidP="00E752EB">
            <w:pPr>
              <w:keepNext/>
              <w:rPr>
                <w:rFonts w:ascii="Calibri" w:hAnsi="Calibri"/>
                <w:sz w:val="10"/>
                <w:szCs w:val="10"/>
              </w:rPr>
            </w:pPr>
            <w:r w:rsidRPr="005F3A69">
              <w:rPr>
                <w:rFonts w:ascii="Calibri" w:hAnsi="Calibri"/>
                <w:sz w:val="10"/>
                <w:szCs w:val="10"/>
              </w:rPr>
              <w:t>*</w:t>
            </w:r>
            <w:proofErr w:type="gramStart"/>
            <w:r w:rsidRPr="005F3A69">
              <w:rPr>
                <w:rFonts w:ascii="Calibri" w:hAnsi="Calibri"/>
                <w:sz w:val="10"/>
                <w:szCs w:val="10"/>
              </w:rPr>
              <w:t>room</w:t>
            </w:r>
            <w:proofErr w:type="gramEnd"/>
            <w:r w:rsidRPr="005F3A69">
              <w:rPr>
                <w:rFonts w:ascii="Calibri" w:hAnsi="Calibri"/>
                <w:sz w:val="10"/>
                <w:szCs w:val="10"/>
              </w:rPr>
              <w:t xml:space="preserve"> HP; </w:t>
            </w:r>
          </w:p>
          <w:p w14:paraId="491B886C" w14:textId="77777777" w:rsidR="00A718DC" w:rsidRPr="005F3A69" w:rsidRDefault="00A718DC" w:rsidP="00E752EB">
            <w:pPr>
              <w:keepNext/>
              <w:rPr>
                <w:rFonts w:ascii="Calibri" w:hAnsi="Calibri"/>
                <w:sz w:val="10"/>
                <w:szCs w:val="10"/>
              </w:rPr>
            </w:pPr>
            <w:r w:rsidRPr="005F3A69">
              <w:rPr>
                <w:rFonts w:ascii="Calibri" w:hAnsi="Calibri"/>
                <w:sz w:val="10"/>
                <w:szCs w:val="10"/>
              </w:rPr>
              <w:t>*</w:t>
            </w:r>
            <w:proofErr w:type="gramStart"/>
            <w:r w:rsidRPr="005F3A69">
              <w:rPr>
                <w:rFonts w:ascii="Calibri" w:hAnsi="Calibri"/>
                <w:sz w:val="10"/>
                <w:szCs w:val="10"/>
              </w:rPr>
              <w:t>evaporative</w:t>
            </w:r>
            <w:proofErr w:type="gramEnd"/>
            <w:r w:rsidRPr="005F3A69">
              <w:rPr>
                <w:rFonts w:ascii="Calibri" w:hAnsi="Calibri"/>
                <w:sz w:val="10"/>
                <w:szCs w:val="10"/>
              </w:rPr>
              <w:t xml:space="preserve"> - direct</w:t>
            </w:r>
          </w:p>
          <w:p w14:paraId="404D63BD" w14:textId="77777777" w:rsidR="00A718DC" w:rsidRPr="005F3A69" w:rsidRDefault="00A718DC" w:rsidP="00E752EB">
            <w:pPr>
              <w:keepNext/>
              <w:rPr>
                <w:rFonts w:ascii="Calibri" w:hAnsi="Calibri"/>
                <w:sz w:val="10"/>
                <w:szCs w:val="10"/>
              </w:rPr>
            </w:pPr>
            <w:r w:rsidRPr="005F3A69">
              <w:rPr>
                <w:rFonts w:ascii="Calibri" w:hAnsi="Calibri"/>
                <w:sz w:val="10"/>
                <w:szCs w:val="10"/>
              </w:rPr>
              <w:t>*</w:t>
            </w:r>
            <w:proofErr w:type="gramStart"/>
            <w:r w:rsidRPr="005F3A69">
              <w:rPr>
                <w:rFonts w:ascii="Calibri" w:hAnsi="Calibri"/>
                <w:sz w:val="10"/>
                <w:szCs w:val="10"/>
              </w:rPr>
              <w:t>evaporative</w:t>
            </w:r>
            <w:proofErr w:type="gramEnd"/>
            <w:r w:rsidRPr="005F3A69">
              <w:rPr>
                <w:rFonts w:ascii="Calibri" w:hAnsi="Calibri"/>
                <w:sz w:val="10"/>
                <w:szCs w:val="10"/>
              </w:rPr>
              <w:t xml:space="preserve"> - indirect</w:t>
            </w:r>
          </w:p>
          <w:p w14:paraId="73F80E97" w14:textId="77777777" w:rsidR="00A718DC" w:rsidRPr="005F3A69" w:rsidRDefault="00A718DC" w:rsidP="00E752EB">
            <w:pPr>
              <w:keepNext/>
              <w:rPr>
                <w:rFonts w:ascii="Calibri" w:hAnsi="Calibri"/>
                <w:sz w:val="10"/>
                <w:szCs w:val="10"/>
              </w:rPr>
            </w:pPr>
            <w:r w:rsidRPr="005F3A69">
              <w:rPr>
                <w:rFonts w:ascii="Calibri" w:hAnsi="Calibri"/>
                <w:sz w:val="10"/>
                <w:szCs w:val="10"/>
              </w:rPr>
              <w:t>*</w:t>
            </w:r>
            <w:proofErr w:type="gramStart"/>
            <w:r w:rsidRPr="005F3A69">
              <w:rPr>
                <w:rFonts w:ascii="Calibri" w:hAnsi="Calibri"/>
                <w:sz w:val="10"/>
                <w:szCs w:val="10"/>
              </w:rPr>
              <w:t>evaporative</w:t>
            </w:r>
            <w:proofErr w:type="gramEnd"/>
            <w:r w:rsidRPr="005F3A69">
              <w:rPr>
                <w:rFonts w:ascii="Calibri" w:hAnsi="Calibri"/>
                <w:sz w:val="10"/>
                <w:szCs w:val="10"/>
              </w:rPr>
              <w:t xml:space="preserve"> - </w:t>
            </w:r>
            <w:proofErr w:type="spellStart"/>
            <w:r w:rsidRPr="005F3A69">
              <w:rPr>
                <w:rFonts w:ascii="Calibri" w:hAnsi="Calibri"/>
                <w:sz w:val="10"/>
                <w:szCs w:val="10"/>
              </w:rPr>
              <w:t>indirectdirect</w:t>
            </w:r>
            <w:proofErr w:type="spellEnd"/>
          </w:p>
          <w:p w14:paraId="0E54BB42" w14:textId="77777777" w:rsidR="00A718DC" w:rsidRPr="005F3A69" w:rsidRDefault="00A718DC" w:rsidP="00E752EB">
            <w:pPr>
              <w:keepNext/>
              <w:rPr>
                <w:rFonts w:ascii="Calibri" w:hAnsi="Calibri"/>
                <w:sz w:val="10"/>
                <w:szCs w:val="10"/>
              </w:rPr>
            </w:pPr>
            <w:r w:rsidRPr="005F3A69">
              <w:rPr>
                <w:rFonts w:ascii="Calibri" w:hAnsi="Calibri"/>
                <w:b/>
                <w:sz w:val="10"/>
                <w:szCs w:val="10"/>
              </w:rPr>
              <w:t>then</w:t>
            </w:r>
            <w:r w:rsidRPr="005F3A69">
              <w:rPr>
                <w:rFonts w:ascii="Calibri" w:hAnsi="Calibri"/>
                <w:sz w:val="10"/>
                <w:szCs w:val="10"/>
              </w:rPr>
              <w:t xml:space="preserve"> text value=N/A,</w:t>
            </w:r>
          </w:p>
          <w:p w14:paraId="63A084F4" w14:textId="77777777" w:rsidR="00A718DC" w:rsidRPr="005F3A69" w:rsidRDefault="00A718DC" w:rsidP="00E752EB">
            <w:pPr>
              <w:keepNext/>
              <w:rPr>
                <w:rFonts w:ascii="Calibri" w:hAnsi="Calibri"/>
                <w:sz w:val="10"/>
                <w:szCs w:val="10"/>
              </w:rPr>
            </w:pPr>
          </w:p>
          <w:p w14:paraId="20196467" w14:textId="77777777" w:rsidR="00A718DC" w:rsidRPr="005F3A69" w:rsidRDefault="00A718DC" w:rsidP="00E752EB">
            <w:pPr>
              <w:keepNext/>
              <w:rPr>
                <w:rFonts w:ascii="Calibri" w:hAnsi="Calibri"/>
                <w:sz w:val="10"/>
                <w:szCs w:val="10"/>
              </w:rPr>
            </w:pPr>
            <w:r w:rsidRPr="005F3A69">
              <w:rPr>
                <w:rFonts w:ascii="Calibri" w:hAnsi="Calibri"/>
                <w:sz w:val="10"/>
                <w:szCs w:val="10"/>
              </w:rPr>
              <w:t>elseif C14=CFI System'</w:t>
            </w:r>
          </w:p>
          <w:p w14:paraId="092D7C24" w14:textId="77777777" w:rsidR="00A718DC" w:rsidRPr="005F3A69" w:rsidRDefault="00A718DC" w:rsidP="00E752EB">
            <w:pPr>
              <w:keepNext/>
              <w:rPr>
                <w:rFonts w:ascii="Calibri" w:hAnsi="Calibri"/>
                <w:sz w:val="10"/>
                <w:szCs w:val="10"/>
              </w:rPr>
            </w:pPr>
            <w:r w:rsidRPr="005F3A69">
              <w:rPr>
                <w:rFonts w:ascii="Calibri" w:hAnsi="Calibri"/>
                <w:sz w:val="10"/>
                <w:szCs w:val="10"/>
              </w:rPr>
              <w:t>then integer value=1,</w:t>
            </w:r>
          </w:p>
          <w:p w14:paraId="310037D0" w14:textId="77777777" w:rsidR="00A718DC" w:rsidRPr="005F3A69" w:rsidRDefault="00A718DC" w:rsidP="00E752EB">
            <w:pPr>
              <w:keepNext/>
              <w:rPr>
                <w:rFonts w:ascii="Calibri" w:hAnsi="Calibri"/>
                <w:sz w:val="10"/>
                <w:szCs w:val="10"/>
              </w:rPr>
            </w:pPr>
          </w:p>
          <w:p w14:paraId="7069EC05" w14:textId="77777777" w:rsidR="00A718DC" w:rsidRPr="005F3A69" w:rsidRDefault="00A718DC" w:rsidP="00E752EB">
            <w:pPr>
              <w:keepNext/>
              <w:rPr>
                <w:rFonts w:ascii="Calibri" w:hAnsi="Calibri"/>
                <w:sz w:val="10"/>
                <w:szCs w:val="10"/>
              </w:rPr>
            </w:pPr>
            <w:r w:rsidRPr="005F3A69">
              <w:rPr>
                <w:rFonts w:ascii="Calibri" w:hAnsi="Calibri"/>
                <w:sz w:val="10"/>
                <w:szCs w:val="10"/>
              </w:rPr>
              <w:t>else default integer value =</w:t>
            </w:r>
            <w:proofErr w:type="gramStart"/>
            <w:r w:rsidRPr="005F3A69">
              <w:rPr>
                <w:rFonts w:ascii="Calibri" w:hAnsi="Calibri"/>
                <w:sz w:val="10"/>
                <w:szCs w:val="10"/>
              </w:rPr>
              <w:t>1;</w:t>
            </w:r>
            <w:proofErr w:type="gramEnd"/>
          </w:p>
          <w:p w14:paraId="2A906445" w14:textId="77777777" w:rsidR="00A718DC" w:rsidRPr="005F3A69" w:rsidRDefault="00A718DC" w:rsidP="00E752EB">
            <w:pPr>
              <w:keepNext/>
              <w:rPr>
                <w:rFonts w:ascii="Calibri" w:hAnsi="Calibri"/>
                <w:sz w:val="10"/>
                <w:szCs w:val="10"/>
              </w:rPr>
            </w:pPr>
          </w:p>
          <w:p w14:paraId="006366A3" w14:textId="77777777" w:rsidR="00A718DC" w:rsidRPr="005F3A69" w:rsidRDefault="00A718DC" w:rsidP="00E752EB">
            <w:pPr>
              <w:keepNext/>
              <w:rPr>
                <w:rFonts w:ascii="Calibri" w:hAnsi="Calibri"/>
                <w:sz w:val="10"/>
                <w:szCs w:val="10"/>
              </w:rPr>
            </w:pPr>
            <w:r w:rsidRPr="005F3A69">
              <w:rPr>
                <w:rFonts w:ascii="Calibri" w:hAnsi="Calibri"/>
                <w:sz w:val="10"/>
                <w:szCs w:val="10"/>
              </w:rPr>
              <w:t>allow user to overwrite the default to enter one of the following two:</w:t>
            </w:r>
          </w:p>
          <w:p w14:paraId="00653E34" w14:textId="77777777" w:rsidR="00A718DC" w:rsidRPr="005F3A69" w:rsidRDefault="00A718DC" w:rsidP="00E752EB">
            <w:pPr>
              <w:keepNext/>
              <w:rPr>
                <w:rFonts w:ascii="Calibri" w:hAnsi="Calibri"/>
                <w:sz w:val="10"/>
                <w:szCs w:val="10"/>
              </w:rPr>
            </w:pPr>
            <w:r w:rsidRPr="005F3A69">
              <w:rPr>
                <w:rFonts w:ascii="Calibri" w:hAnsi="Calibri"/>
                <w:sz w:val="10"/>
                <w:szCs w:val="10"/>
              </w:rPr>
              <w:t>1: an integer value greater than 1,</w:t>
            </w:r>
          </w:p>
          <w:p w14:paraId="47101334" w14:textId="77777777" w:rsidR="00A718DC" w:rsidRPr="005F3A69" w:rsidRDefault="00A718DC" w:rsidP="00E752EB">
            <w:pPr>
              <w:keepNext/>
              <w:rPr>
                <w:rFonts w:ascii="Calibri" w:hAnsi="Calibri"/>
                <w:sz w:val="10"/>
                <w:szCs w:val="10"/>
              </w:rPr>
            </w:pPr>
            <w:r w:rsidRPr="005F3A69">
              <w:rPr>
                <w:rFonts w:ascii="Calibri" w:hAnsi="Calibri"/>
                <w:sz w:val="10"/>
                <w:szCs w:val="10"/>
              </w:rPr>
              <w:t>2: text value=N/A &gt;&gt;</w:t>
            </w:r>
          </w:p>
          <w:p w14:paraId="4EBD9096" w14:textId="77777777" w:rsidR="00A718DC" w:rsidRPr="005F3A69" w:rsidRDefault="00A718DC" w:rsidP="00E752EB">
            <w:pPr>
              <w:rPr>
                <w:rFonts w:asciiTheme="minorHAnsi" w:hAnsiTheme="minorHAnsi"/>
                <w:sz w:val="10"/>
                <w:szCs w:val="10"/>
              </w:rPr>
            </w:pPr>
          </w:p>
        </w:tc>
        <w:tc>
          <w:tcPr>
            <w:tcW w:w="937" w:type="dxa"/>
          </w:tcPr>
          <w:p w14:paraId="5960B57D"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&lt;&lt;</w:t>
            </w:r>
            <w:r w:rsidRPr="005F3A69">
              <w:rPr>
                <w:rFonts w:asciiTheme="minorHAnsi" w:hAnsiTheme="minorHAnsi"/>
                <w:b/>
                <w:sz w:val="12"/>
                <w:szCs w:val="12"/>
              </w:rPr>
              <w:t>if</w:t>
            </w:r>
            <w:r w:rsidRPr="005F3A69">
              <w:rPr>
                <w:rFonts w:asciiTheme="minorHAnsi" w:hAnsiTheme="minorHAnsi"/>
                <w:sz w:val="12"/>
                <w:szCs w:val="12"/>
              </w:rPr>
              <w:t xml:space="preserve"> B04=no, </w:t>
            </w:r>
            <w:r w:rsidRPr="005F3A69">
              <w:rPr>
                <w:rFonts w:asciiTheme="minorHAnsi" w:hAnsiTheme="minorHAnsi"/>
                <w:b/>
                <w:sz w:val="12"/>
                <w:szCs w:val="12"/>
              </w:rPr>
              <w:t>then</w:t>
            </w:r>
            <w:r w:rsidRPr="005F3A69">
              <w:rPr>
                <w:rFonts w:asciiTheme="minorHAnsi" w:hAnsiTheme="minorHAnsi"/>
                <w:sz w:val="12"/>
                <w:szCs w:val="12"/>
              </w:rPr>
              <w:t xml:space="preserve"> text value = "n/a</w:t>
            </w:r>
            <w:proofErr w:type="gramStart"/>
            <w:r w:rsidRPr="005F3A69">
              <w:rPr>
                <w:rFonts w:asciiTheme="minorHAnsi" w:hAnsiTheme="minorHAnsi"/>
                <w:sz w:val="12"/>
                <w:szCs w:val="12"/>
              </w:rPr>
              <w:t>";</w:t>
            </w:r>
            <w:proofErr w:type="gramEnd"/>
          </w:p>
          <w:p w14:paraId="6E1F64EF" w14:textId="77777777" w:rsidR="00A718DC" w:rsidRPr="005F3A69" w:rsidRDefault="00A718DC" w:rsidP="00E752EB">
            <w:pPr>
              <w:rPr>
                <w:rFonts w:asciiTheme="minorHAnsi" w:hAnsiTheme="minorHAnsi"/>
                <w:sz w:val="12"/>
                <w:szCs w:val="12"/>
              </w:rPr>
            </w:pPr>
          </w:p>
          <w:p w14:paraId="45700D93" w14:textId="77777777" w:rsidR="00A718DC" w:rsidRPr="005F3A69" w:rsidRDefault="00A718DC" w:rsidP="00E752EB">
            <w:pPr>
              <w:rPr>
                <w:rFonts w:asciiTheme="minorHAnsi" w:hAnsiTheme="minorHAnsi"/>
                <w:sz w:val="12"/>
                <w:szCs w:val="12"/>
              </w:rPr>
            </w:pPr>
            <w:r w:rsidRPr="005F3A69">
              <w:rPr>
                <w:rFonts w:asciiTheme="minorHAnsi" w:hAnsiTheme="minorHAnsi"/>
                <w:b/>
                <w:sz w:val="12"/>
                <w:szCs w:val="12"/>
              </w:rPr>
              <w:t>else</w:t>
            </w:r>
            <w:r w:rsidRPr="005F3A69">
              <w:rPr>
                <w:rFonts w:asciiTheme="minorHAnsi" w:hAnsiTheme="minorHAnsi"/>
                <w:sz w:val="12"/>
                <w:szCs w:val="12"/>
              </w:rPr>
              <w:t xml:space="preserve"> default integer value =</w:t>
            </w:r>
            <w:proofErr w:type="gramStart"/>
            <w:r w:rsidRPr="005F3A69">
              <w:rPr>
                <w:rFonts w:asciiTheme="minorHAnsi" w:hAnsiTheme="minorHAnsi"/>
                <w:sz w:val="12"/>
                <w:szCs w:val="12"/>
              </w:rPr>
              <w:t>1;</w:t>
            </w:r>
            <w:proofErr w:type="gramEnd"/>
          </w:p>
          <w:p w14:paraId="76C597D7" w14:textId="77777777" w:rsidR="00A718DC" w:rsidRPr="005F3A69" w:rsidRDefault="00A718DC" w:rsidP="00E752EB">
            <w:pPr>
              <w:rPr>
                <w:rFonts w:asciiTheme="minorHAnsi" w:hAnsiTheme="minorHAnsi"/>
                <w:sz w:val="12"/>
                <w:szCs w:val="12"/>
              </w:rPr>
            </w:pPr>
          </w:p>
          <w:p w14:paraId="155F1256"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 xml:space="preserve">allow user to overwrite the default to enter an integer value </w:t>
            </w:r>
            <w:r w:rsidRPr="005F3A69">
              <w:rPr>
                <w:rFonts w:asciiTheme="minorHAnsi" w:hAnsiTheme="minorHAnsi" w:cstheme="minorHAnsi"/>
                <w:sz w:val="12"/>
                <w:szCs w:val="12"/>
              </w:rPr>
              <w:t>≥</w:t>
            </w:r>
            <w:r w:rsidRPr="005F3A69">
              <w:rPr>
                <w:rFonts w:asciiTheme="minorHAnsi" w:hAnsiTheme="minorHAnsi"/>
                <w:sz w:val="12"/>
                <w:szCs w:val="12"/>
              </w:rPr>
              <w:t>1 and ≤ the value in C12&gt;&gt;</w:t>
            </w:r>
          </w:p>
        </w:tc>
        <w:tc>
          <w:tcPr>
            <w:tcW w:w="906" w:type="dxa"/>
            <w:tcMar>
              <w:left w:w="29" w:type="dxa"/>
              <w:right w:w="29" w:type="dxa"/>
            </w:tcMar>
          </w:tcPr>
          <w:p w14:paraId="7B4F3133"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 xml:space="preserve">&lt;&lt;user pick one from list: </w:t>
            </w:r>
          </w:p>
          <w:p w14:paraId="281F6811"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*CFI System</w:t>
            </w:r>
          </w:p>
          <w:p w14:paraId="57E81570" w14:textId="77777777" w:rsidR="00A718DC" w:rsidRPr="005F3A69" w:rsidRDefault="00A718DC" w:rsidP="00E752EB">
            <w:pPr>
              <w:rPr>
                <w:rFonts w:asciiTheme="minorHAnsi" w:hAnsiTheme="minorHAnsi"/>
                <w:sz w:val="12"/>
                <w:szCs w:val="12"/>
              </w:rPr>
            </w:pPr>
            <w:r w:rsidRPr="005F3A69">
              <w:rPr>
                <w:rFonts w:asciiTheme="minorHAnsi" w:hAnsiTheme="minorHAnsi"/>
                <w:sz w:val="12"/>
                <w:szCs w:val="12"/>
              </w:rPr>
              <w:t>*Not CFI&gt;&gt;</w:t>
            </w:r>
          </w:p>
        </w:tc>
      </w:tr>
      <w:tr w:rsidR="00A718DC" w:rsidRPr="005F3A69" w14:paraId="7BA71ED5" w14:textId="77777777" w:rsidTr="16E48D35">
        <w:tblPrEx>
          <w:tblLook w:val="0000" w:firstRow="0" w:lastRow="0" w:firstColumn="0" w:lastColumn="0" w:noHBand="0" w:noVBand="0"/>
        </w:tblPrEx>
        <w:trPr>
          <w:cantSplit/>
          <w:trHeight w:val="143"/>
        </w:trPr>
        <w:tc>
          <w:tcPr>
            <w:tcW w:w="712" w:type="dxa"/>
            <w:shd w:val="clear" w:color="auto" w:fill="auto"/>
          </w:tcPr>
          <w:p w14:paraId="63DDF5E0" w14:textId="77777777" w:rsidR="00A718DC" w:rsidRPr="005F3A69" w:rsidRDefault="00A718DC" w:rsidP="00E752EB">
            <w:pPr>
              <w:rPr>
                <w:rFonts w:asciiTheme="minorHAnsi" w:hAnsiTheme="minorHAnsi"/>
                <w:sz w:val="16"/>
                <w:szCs w:val="16"/>
              </w:rPr>
            </w:pPr>
          </w:p>
        </w:tc>
        <w:tc>
          <w:tcPr>
            <w:tcW w:w="746" w:type="dxa"/>
          </w:tcPr>
          <w:p w14:paraId="552E7F3F" w14:textId="77777777" w:rsidR="00A718DC" w:rsidRPr="005F3A69" w:rsidRDefault="00A718DC" w:rsidP="00E752EB">
            <w:pPr>
              <w:rPr>
                <w:rFonts w:asciiTheme="minorHAnsi" w:hAnsiTheme="minorHAnsi"/>
                <w:sz w:val="16"/>
                <w:szCs w:val="16"/>
              </w:rPr>
            </w:pPr>
          </w:p>
        </w:tc>
        <w:tc>
          <w:tcPr>
            <w:tcW w:w="1260" w:type="dxa"/>
            <w:shd w:val="clear" w:color="auto" w:fill="auto"/>
          </w:tcPr>
          <w:p w14:paraId="73D46ACD" w14:textId="77777777" w:rsidR="00A718DC" w:rsidRPr="005F3A69" w:rsidRDefault="00A718DC" w:rsidP="00E752EB">
            <w:pPr>
              <w:rPr>
                <w:rFonts w:asciiTheme="minorHAnsi" w:hAnsiTheme="minorHAnsi"/>
                <w:sz w:val="16"/>
                <w:szCs w:val="16"/>
              </w:rPr>
            </w:pPr>
          </w:p>
        </w:tc>
        <w:tc>
          <w:tcPr>
            <w:tcW w:w="1107" w:type="dxa"/>
            <w:shd w:val="clear" w:color="auto" w:fill="auto"/>
          </w:tcPr>
          <w:p w14:paraId="37122F49" w14:textId="77777777" w:rsidR="00A718DC" w:rsidRPr="005F3A69" w:rsidRDefault="00A718DC" w:rsidP="00E752EB">
            <w:pPr>
              <w:rPr>
                <w:rFonts w:asciiTheme="minorHAnsi" w:hAnsiTheme="minorHAnsi"/>
                <w:sz w:val="16"/>
                <w:szCs w:val="16"/>
              </w:rPr>
            </w:pPr>
          </w:p>
        </w:tc>
        <w:tc>
          <w:tcPr>
            <w:tcW w:w="851" w:type="dxa"/>
            <w:shd w:val="clear" w:color="auto" w:fill="auto"/>
          </w:tcPr>
          <w:p w14:paraId="4FACE440" w14:textId="77777777" w:rsidR="00A718DC" w:rsidRPr="005F3A69" w:rsidRDefault="00A718DC" w:rsidP="00E752EB">
            <w:pPr>
              <w:rPr>
                <w:rFonts w:asciiTheme="minorHAnsi" w:hAnsiTheme="minorHAnsi"/>
                <w:sz w:val="16"/>
                <w:szCs w:val="16"/>
              </w:rPr>
            </w:pPr>
          </w:p>
        </w:tc>
        <w:tc>
          <w:tcPr>
            <w:tcW w:w="851" w:type="dxa"/>
            <w:shd w:val="clear" w:color="auto" w:fill="auto"/>
          </w:tcPr>
          <w:p w14:paraId="36BD5832" w14:textId="77777777" w:rsidR="00A718DC" w:rsidRPr="005F3A69" w:rsidRDefault="00A718DC" w:rsidP="00E752EB">
            <w:pPr>
              <w:rPr>
                <w:rFonts w:asciiTheme="minorHAnsi" w:hAnsiTheme="minorHAnsi"/>
                <w:sz w:val="16"/>
                <w:szCs w:val="16"/>
              </w:rPr>
            </w:pPr>
          </w:p>
        </w:tc>
        <w:tc>
          <w:tcPr>
            <w:tcW w:w="1241" w:type="dxa"/>
            <w:shd w:val="clear" w:color="auto" w:fill="auto"/>
          </w:tcPr>
          <w:p w14:paraId="18ED540D" w14:textId="77777777" w:rsidR="00A718DC" w:rsidRPr="005F3A69" w:rsidRDefault="00A718DC" w:rsidP="00E752EB">
            <w:pPr>
              <w:rPr>
                <w:rFonts w:asciiTheme="minorHAnsi" w:hAnsiTheme="minorHAnsi"/>
                <w:sz w:val="16"/>
                <w:szCs w:val="16"/>
              </w:rPr>
            </w:pPr>
          </w:p>
        </w:tc>
        <w:tc>
          <w:tcPr>
            <w:tcW w:w="1170" w:type="dxa"/>
            <w:shd w:val="clear" w:color="auto" w:fill="auto"/>
          </w:tcPr>
          <w:p w14:paraId="63BE410D" w14:textId="77777777" w:rsidR="00A718DC" w:rsidRPr="005F3A69" w:rsidRDefault="00A718DC" w:rsidP="00E752EB">
            <w:pPr>
              <w:rPr>
                <w:rFonts w:asciiTheme="minorHAnsi" w:hAnsiTheme="minorHAnsi"/>
                <w:sz w:val="16"/>
                <w:szCs w:val="16"/>
              </w:rPr>
            </w:pPr>
          </w:p>
        </w:tc>
        <w:tc>
          <w:tcPr>
            <w:tcW w:w="908" w:type="dxa"/>
            <w:shd w:val="clear" w:color="auto" w:fill="auto"/>
          </w:tcPr>
          <w:p w14:paraId="14D270C2" w14:textId="77777777" w:rsidR="00A718DC" w:rsidRPr="005F3A69" w:rsidRDefault="00A718DC" w:rsidP="00E752EB">
            <w:pPr>
              <w:rPr>
                <w:rFonts w:asciiTheme="minorHAnsi" w:hAnsiTheme="minorHAnsi"/>
                <w:sz w:val="16"/>
                <w:szCs w:val="16"/>
              </w:rPr>
            </w:pPr>
          </w:p>
        </w:tc>
        <w:tc>
          <w:tcPr>
            <w:tcW w:w="851" w:type="dxa"/>
            <w:shd w:val="clear" w:color="auto" w:fill="auto"/>
          </w:tcPr>
          <w:p w14:paraId="683C7E91" w14:textId="77777777" w:rsidR="00A718DC" w:rsidRPr="005F3A69" w:rsidRDefault="00A718DC" w:rsidP="00E752EB">
            <w:pPr>
              <w:rPr>
                <w:rFonts w:asciiTheme="minorHAnsi" w:hAnsiTheme="minorHAnsi"/>
                <w:sz w:val="16"/>
                <w:szCs w:val="16"/>
              </w:rPr>
            </w:pPr>
          </w:p>
        </w:tc>
        <w:tc>
          <w:tcPr>
            <w:tcW w:w="1021" w:type="dxa"/>
          </w:tcPr>
          <w:p w14:paraId="73D07470" w14:textId="77777777" w:rsidR="00A718DC" w:rsidRPr="005F3A69" w:rsidRDefault="00A718DC" w:rsidP="00E752EB">
            <w:pPr>
              <w:rPr>
                <w:rFonts w:asciiTheme="minorHAnsi" w:hAnsiTheme="minorHAnsi"/>
                <w:sz w:val="16"/>
                <w:szCs w:val="16"/>
              </w:rPr>
            </w:pPr>
          </w:p>
        </w:tc>
        <w:tc>
          <w:tcPr>
            <w:tcW w:w="1090" w:type="dxa"/>
            <w:shd w:val="clear" w:color="auto" w:fill="auto"/>
          </w:tcPr>
          <w:p w14:paraId="1F0FDEE1" w14:textId="77777777" w:rsidR="00A718DC" w:rsidRPr="005F3A69" w:rsidRDefault="00A718DC" w:rsidP="00E752EB">
            <w:pPr>
              <w:rPr>
                <w:rFonts w:asciiTheme="minorHAnsi" w:hAnsiTheme="minorHAnsi"/>
                <w:sz w:val="16"/>
                <w:szCs w:val="16"/>
              </w:rPr>
            </w:pPr>
          </w:p>
        </w:tc>
        <w:tc>
          <w:tcPr>
            <w:tcW w:w="1037" w:type="dxa"/>
            <w:shd w:val="clear" w:color="auto" w:fill="auto"/>
          </w:tcPr>
          <w:p w14:paraId="3EE630AF" w14:textId="77777777" w:rsidR="00A718DC" w:rsidRPr="005F3A69" w:rsidRDefault="00A718DC" w:rsidP="00E752EB">
            <w:pPr>
              <w:rPr>
                <w:rFonts w:asciiTheme="minorHAnsi" w:hAnsiTheme="minorHAnsi"/>
                <w:sz w:val="16"/>
                <w:szCs w:val="16"/>
              </w:rPr>
            </w:pPr>
          </w:p>
        </w:tc>
        <w:tc>
          <w:tcPr>
            <w:tcW w:w="937" w:type="dxa"/>
          </w:tcPr>
          <w:p w14:paraId="1FE68656" w14:textId="77777777" w:rsidR="00A718DC" w:rsidRPr="005F3A69" w:rsidRDefault="00A718DC" w:rsidP="00E752EB">
            <w:pPr>
              <w:rPr>
                <w:rFonts w:asciiTheme="minorHAnsi" w:hAnsiTheme="minorHAnsi"/>
                <w:sz w:val="16"/>
                <w:szCs w:val="16"/>
              </w:rPr>
            </w:pPr>
          </w:p>
        </w:tc>
        <w:tc>
          <w:tcPr>
            <w:tcW w:w="906" w:type="dxa"/>
          </w:tcPr>
          <w:p w14:paraId="69BC6622" w14:textId="77777777" w:rsidR="00A718DC" w:rsidRPr="005F3A69" w:rsidRDefault="00A718DC" w:rsidP="00E752EB">
            <w:pPr>
              <w:rPr>
                <w:rFonts w:asciiTheme="minorHAnsi" w:hAnsiTheme="minorHAnsi"/>
                <w:sz w:val="16"/>
                <w:szCs w:val="16"/>
              </w:rPr>
            </w:pPr>
          </w:p>
        </w:tc>
      </w:tr>
      <w:tr w:rsidR="00827D29" w:rsidRPr="005F3A69" w14:paraId="71E8875B" w14:textId="77777777" w:rsidTr="16E48D35">
        <w:trPr>
          <w:cantSplit/>
          <w:trHeight w:val="215"/>
        </w:trPr>
        <w:tc>
          <w:tcPr>
            <w:tcW w:w="14688" w:type="dxa"/>
            <w:gridSpan w:val="15"/>
          </w:tcPr>
          <w:p w14:paraId="7F260DB3" w14:textId="77777777" w:rsidR="00827D29" w:rsidRPr="005F3A69" w:rsidRDefault="00827D29" w:rsidP="00E752EB">
            <w:pPr>
              <w:keepNext/>
              <w:rPr>
                <w:rFonts w:ascii="Calibri" w:hAnsi="Calibri"/>
                <w:sz w:val="18"/>
                <w:szCs w:val="18"/>
              </w:rPr>
            </w:pPr>
            <w:r w:rsidRPr="005F3A69">
              <w:rPr>
                <w:rFonts w:ascii="Calibri" w:hAnsi="Calibri"/>
                <w:sz w:val="18"/>
                <w:szCs w:val="18"/>
              </w:rPr>
              <w:t>Notes:</w:t>
            </w:r>
          </w:p>
        </w:tc>
      </w:tr>
    </w:tbl>
    <w:p w14:paraId="6299A7D7" w14:textId="77777777" w:rsidR="00827D29" w:rsidRPr="005F3A69" w:rsidRDefault="00827D29"/>
    <w:tbl>
      <w:tblPr>
        <w:tblW w:w="50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77"/>
        <w:gridCol w:w="1371"/>
        <w:gridCol w:w="1280"/>
        <w:gridCol w:w="1188"/>
        <w:gridCol w:w="1828"/>
        <w:gridCol w:w="1645"/>
        <w:gridCol w:w="1645"/>
        <w:gridCol w:w="1371"/>
        <w:gridCol w:w="1554"/>
        <w:gridCol w:w="1530"/>
      </w:tblGrid>
      <w:tr w:rsidR="00C3019B" w:rsidRPr="005F3A69" w14:paraId="56101000" w14:textId="77777777" w:rsidTr="00A718DC">
        <w:trPr>
          <w:cantSplit/>
        </w:trPr>
        <w:tc>
          <w:tcPr>
            <w:tcW w:w="14688" w:type="dxa"/>
            <w:gridSpan w:val="10"/>
            <w:tcBorders>
              <w:top w:val="single" w:sz="4" w:space="0" w:color="auto"/>
              <w:left w:val="single" w:sz="4" w:space="0" w:color="auto"/>
              <w:bottom w:val="single" w:sz="4" w:space="0" w:color="auto"/>
              <w:right w:val="single" w:sz="4" w:space="0" w:color="auto"/>
            </w:tcBorders>
          </w:tcPr>
          <w:p w14:paraId="51B35F7C" w14:textId="77777777" w:rsidR="00C3019B" w:rsidRPr="005F3A69" w:rsidRDefault="00C3019B" w:rsidP="00C86E8A">
            <w:pPr>
              <w:keepNext/>
              <w:rPr>
                <w:rFonts w:ascii="Calibri" w:hAnsi="Calibri"/>
                <w:b/>
                <w:sz w:val="18"/>
                <w:szCs w:val="18"/>
              </w:rPr>
            </w:pPr>
            <w:r w:rsidRPr="005F3A69">
              <w:rPr>
                <w:rFonts w:ascii="Calibri" w:hAnsi="Calibri"/>
                <w:b/>
                <w:sz w:val="18"/>
                <w:szCs w:val="18"/>
              </w:rPr>
              <w:lastRenderedPageBreak/>
              <w:t>D. Installed Heating Equipment Information for Gas Furnace Indoor Unit, or Heat Pump Indoor Unit, or Packaged Unit (Gas Furnace or Heat Pump)</w:t>
            </w:r>
          </w:p>
          <w:p w14:paraId="6962EE4A" w14:textId="77777777" w:rsidR="00C3019B" w:rsidRPr="005F3A69" w:rsidRDefault="00C3019B" w:rsidP="007D0027">
            <w:pPr>
              <w:keepNext/>
              <w:rPr>
                <w:rFonts w:ascii="Calibri" w:hAnsi="Calibri"/>
                <w:sz w:val="16"/>
                <w:szCs w:val="16"/>
              </w:rPr>
            </w:pPr>
            <w:r w:rsidRPr="005F3A69">
              <w:rPr>
                <w:rFonts w:ascii="Calibri" w:hAnsi="Calibri"/>
                <w:sz w:val="16"/>
                <w:szCs w:val="16"/>
              </w:rPr>
              <w:t xml:space="preserve">&lt;&lt; </w:t>
            </w:r>
            <w:r w:rsidRPr="005F3A69">
              <w:rPr>
                <w:rFonts w:ascii="Calibri" w:hAnsi="Calibri"/>
                <w:b/>
                <w:sz w:val="16"/>
                <w:szCs w:val="16"/>
              </w:rPr>
              <w:t>If</w:t>
            </w:r>
            <w:r w:rsidRPr="005F3A69">
              <w:rPr>
                <w:rFonts w:ascii="Calibri" w:hAnsi="Calibri"/>
                <w:sz w:val="16"/>
                <w:szCs w:val="16"/>
              </w:rPr>
              <w:t xml:space="preserve"> all systems listed in Section C have a value in C04=</w:t>
            </w:r>
            <w:r w:rsidRPr="005F3A69">
              <w:rPr>
                <w:sz w:val="16"/>
                <w:szCs w:val="16"/>
              </w:rPr>
              <w:t xml:space="preserve"> </w:t>
            </w:r>
            <w:r w:rsidR="00384DCB" w:rsidRPr="005F3A69">
              <w:rPr>
                <w:sz w:val="16"/>
                <w:szCs w:val="16"/>
              </w:rPr>
              <w:t>[</w:t>
            </w:r>
            <w:r w:rsidRPr="005F3A69">
              <w:rPr>
                <w:rFonts w:ascii="Calibri" w:hAnsi="Calibri"/>
                <w:sz w:val="16"/>
                <w:szCs w:val="16"/>
              </w:rPr>
              <w:t xml:space="preserve">no heating component </w:t>
            </w:r>
            <w:proofErr w:type="gramStart"/>
            <w:r w:rsidRPr="005F3A69">
              <w:rPr>
                <w:rFonts w:ascii="Calibri" w:hAnsi="Calibri"/>
                <w:sz w:val="16"/>
                <w:szCs w:val="16"/>
              </w:rPr>
              <w:t>altered</w:t>
            </w:r>
            <w:r w:rsidR="00384DCB" w:rsidRPr="005F3A69">
              <w:rPr>
                <w:rFonts w:ascii="Calibri" w:hAnsi="Calibri"/>
                <w:sz w:val="16"/>
                <w:szCs w:val="16"/>
              </w:rPr>
              <w:t>[</w:t>
            </w:r>
            <w:proofErr w:type="gramEnd"/>
            <w:r w:rsidRPr="005F3A69">
              <w:rPr>
                <w:rFonts w:ascii="Calibri" w:hAnsi="Calibri"/>
                <w:sz w:val="16"/>
                <w:szCs w:val="16"/>
              </w:rPr>
              <w:t xml:space="preserve">, </w:t>
            </w:r>
            <w:r w:rsidRPr="005F3A69">
              <w:rPr>
                <w:rFonts w:ascii="Calibri" w:hAnsi="Calibri"/>
                <w:b/>
                <w:sz w:val="16"/>
                <w:szCs w:val="16"/>
              </w:rPr>
              <w:t>then</w:t>
            </w:r>
            <w:r w:rsidRPr="005F3A69">
              <w:rPr>
                <w:rFonts w:ascii="Calibri" w:hAnsi="Calibri"/>
                <w:sz w:val="16"/>
                <w:szCs w:val="16"/>
              </w:rPr>
              <w:t xml:space="preserve"> display the section does not apply message;  </w:t>
            </w:r>
          </w:p>
          <w:p w14:paraId="135C6959" w14:textId="77777777" w:rsidR="00C3019B" w:rsidRPr="005F3A69" w:rsidRDefault="00C3019B" w:rsidP="007D0027">
            <w:pPr>
              <w:keepNext/>
              <w:rPr>
                <w:rFonts w:ascii="Calibri" w:hAnsi="Calibri"/>
                <w:sz w:val="16"/>
                <w:szCs w:val="16"/>
              </w:rPr>
            </w:pPr>
            <w:r w:rsidRPr="005F3A69">
              <w:rPr>
                <w:rFonts w:ascii="Calibri" w:hAnsi="Calibri"/>
                <w:b/>
                <w:sz w:val="16"/>
                <w:szCs w:val="16"/>
              </w:rPr>
              <w:t>else</w:t>
            </w:r>
            <w:r w:rsidRPr="005F3A69">
              <w:rPr>
                <w:rFonts w:ascii="Calibri" w:hAnsi="Calibri"/>
                <w:sz w:val="16"/>
                <w:szCs w:val="16"/>
              </w:rPr>
              <w:t xml:space="preserve"> for each of the SC systems in Section C </w:t>
            </w:r>
            <w:r w:rsidR="00951527" w:rsidRPr="005F3A69">
              <w:rPr>
                <w:rFonts w:ascii="Calibri" w:hAnsi="Calibri"/>
                <w:sz w:val="16"/>
                <w:szCs w:val="16"/>
              </w:rPr>
              <w:t xml:space="preserve">for which </w:t>
            </w:r>
            <w:r w:rsidRPr="005F3A69">
              <w:rPr>
                <w:rFonts w:ascii="Calibri" w:hAnsi="Calibri"/>
                <w:sz w:val="16"/>
                <w:szCs w:val="16"/>
              </w:rPr>
              <w:t>C04</w:t>
            </w:r>
            <w:proofErr w:type="gramStart"/>
            <w:r w:rsidRPr="005F3A69">
              <w:rPr>
                <w:rFonts w:ascii="Calibri" w:hAnsi="Calibri" w:cs="Calibri"/>
                <w:sz w:val="16"/>
                <w:szCs w:val="16"/>
              </w:rPr>
              <w:t>≠</w:t>
            </w:r>
            <w:r w:rsidR="00384DCB" w:rsidRPr="005F3A69">
              <w:rPr>
                <w:rFonts w:ascii="Calibri" w:hAnsi="Calibri" w:cs="Calibri"/>
                <w:sz w:val="16"/>
                <w:szCs w:val="16"/>
              </w:rPr>
              <w:t>[</w:t>
            </w:r>
            <w:proofErr w:type="gramEnd"/>
            <w:r w:rsidRPr="005F3A69">
              <w:rPr>
                <w:rFonts w:ascii="Calibri" w:hAnsi="Calibri"/>
                <w:sz w:val="16"/>
                <w:szCs w:val="16"/>
              </w:rPr>
              <w:t>no heating component altered</w:t>
            </w:r>
            <w:r w:rsidR="00384DCB" w:rsidRPr="005F3A69">
              <w:rPr>
                <w:rFonts w:ascii="Calibri" w:hAnsi="Calibri"/>
                <w:sz w:val="16"/>
                <w:szCs w:val="16"/>
              </w:rPr>
              <w:t>]</w:t>
            </w:r>
            <w:r w:rsidR="00951527" w:rsidRPr="005F3A69">
              <w:rPr>
                <w:rFonts w:ascii="Calibri" w:hAnsi="Calibri"/>
                <w:sz w:val="16"/>
                <w:szCs w:val="16"/>
              </w:rPr>
              <w:t>, do the following actions</w:t>
            </w:r>
            <w:r w:rsidR="00384DCB" w:rsidRPr="005F3A69">
              <w:rPr>
                <w:rFonts w:ascii="Calibri" w:hAnsi="Calibri"/>
                <w:sz w:val="16"/>
                <w:szCs w:val="16"/>
              </w:rPr>
              <w:t>:</w:t>
            </w:r>
            <w:r w:rsidR="00951527" w:rsidRPr="005F3A69">
              <w:rPr>
                <w:rFonts w:ascii="Calibri" w:hAnsi="Calibri"/>
                <w:sz w:val="16"/>
                <w:szCs w:val="16"/>
              </w:rPr>
              <w:t xml:space="preserve"> A, B</w:t>
            </w:r>
            <w:r w:rsidR="006947E6" w:rsidRPr="005F3A69">
              <w:rPr>
                <w:rFonts w:ascii="Calibri" w:hAnsi="Calibri"/>
                <w:sz w:val="16"/>
                <w:szCs w:val="16"/>
              </w:rPr>
              <w:t>, C</w:t>
            </w:r>
            <w:r w:rsidR="00384DCB" w:rsidRPr="005F3A69">
              <w:rPr>
                <w:rFonts w:ascii="Calibri" w:hAnsi="Calibri"/>
                <w:sz w:val="16"/>
                <w:szCs w:val="16"/>
              </w:rPr>
              <w:t>:</w:t>
            </w:r>
          </w:p>
          <w:p w14:paraId="5B42345A" w14:textId="77777777" w:rsidR="00C3019B" w:rsidRPr="005F3A69" w:rsidRDefault="00951527" w:rsidP="007D0027">
            <w:pPr>
              <w:keepNext/>
              <w:rPr>
                <w:rFonts w:ascii="Calibri" w:hAnsi="Calibri"/>
                <w:sz w:val="16"/>
                <w:szCs w:val="16"/>
              </w:rPr>
            </w:pPr>
            <w:r w:rsidRPr="005F3A69">
              <w:rPr>
                <w:rFonts w:ascii="Calibri" w:hAnsi="Calibri"/>
                <w:sz w:val="16"/>
                <w:szCs w:val="16"/>
              </w:rPr>
              <w:t xml:space="preserve">A: if C12 &gt;1, </w:t>
            </w:r>
            <w:r w:rsidR="006947E6" w:rsidRPr="005F3A69">
              <w:rPr>
                <w:rFonts w:ascii="Calibri" w:hAnsi="Calibri"/>
                <w:sz w:val="16"/>
                <w:szCs w:val="16"/>
              </w:rPr>
              <w:t xml:space="preserve">then </w:t>
            </w:r>
            <w:r w:rsidRPr="005F3A69">
              <w:rPr>
                <w:rFonts w:ascii="Calibri" w:hAnsi="Calibri"/>
                <w:sz w:val="16"/>
                <w:szCs w:val="16"/>
              </w:rPr>
              <w:t>require one row of data in this table for each of the quantity of indoor units</w:t>
            </w:r>
            <w:r w:rsidR="00384DCB" w:rsidRPr="005F3A69">
              <w:rPr>
                <w:rFonts w:ascii="Calibri" w:hAnsi="Calibri"/>
                <w:sz w:val="16"/>
                <w:szCs w:val="16"/>
              </w:rPr>
              <w:t xml:space="preserve"> specified in C12</w:t>
            </w:r>
            <w:r w:rsidR="002927B9" w:rsidRPr="005F3A69">
              <w:rPr>
                <w:rFonts w:ascii="Calibri" w:hAnsi="Calibri"/>
                <w:sz w:val="16"/>
                <w:szCs w:val="16"/>
              </w:rPr>
              <w:t>,</w:t>
            </w:r>
          </w:p>
          <w:p w14:paraId="15DF434E" w14:textId="77777777" w:rsidR="006947E6" w:rsidRPr="005F3A69" w:rsidRDefault="00384DCB" w:rsidP="00C86E8A">
            <w:pPr>
              <w:keepNext/>
              <w:rPr>
                <w:rFonts w:ascii="Calibri" w:hAnsi="Calibri"/>
                <w:sz w:val="16"/>
                <w:szCs w:val="16"/>
              </w:rPr>
            </w:pPr>
            <w:r w:rsidRPr="005F3A69">
              <w:rPr>
                <w:rFonts w:ascii="Calibri" w:hAnsi="Calibri"/>
                <w:sz w:val="16"/>
                <w:szCs w:val="16"/>
              </w:rPr>
              <w:t xml:space="preserve">B: if C12=1, </w:t>
            </w:r>
            <w:r w:rsidR="006947E6" w:rsidRPr="005F3A69">
              <w:rPr>
                <w:rFonts w:ascii="Calibri" w:hAnsi="Calibri"/>
                <w:sz w:val="16"/>
                <w:szCs w:val="16"/>
              </w:rPr>
              <w:t xml:space="preserve">then </w:t>
            </w:r>
            <w:r w:rsidRPr="005F3A69">
              <w:rPr>
                <w:rFonts w:ascii="Calibri" w:hAnsi="Calibri"/>
                <w:sz w:val="16"/>
                <w:szCs w:val="16"/>
              </w:rPr>
              <w:t>require one row of data in this table</w:t>
            </w:r>
            <w:r w:rsidR="002927B9" w:rsidRPr="005F3A69">
              <w:rPr>
                <w:rFonts w:ascii="Calibri" w:hAnsi="Calibri"/>
                <w:sz w:val="16"/>
                <w:szCs w:val="16"/>
              </w:rPr>
              <w:t>,</w:t>
            </w:r>
          </w:p>
          <w:p w14:paraId="3125BC50" w14:textId="77777777" w:rsidR="00384DCB" w:rsidRPr="005F3A69" w:rsidRDefault="006947E6" w:rsidP="00C86E8A">
            <w:pPr>
              <w:keepNext/>
              <w:rPr>
                <w:rFonts w:ascii="Calibri" w:hAnsi="Calibri"/>
                <w:sz w:val="16"/>
                <w:szCs w:val="16"/>
              </w:rPr>
            </w:pPr>
            <w:r w:rsidRPr="005F3A69">
              <w:rPr>
                <w:rFonts w:ascii="Calibri" w:hAnsi="Calibri"/>
                <w:sz w:val="16"/>
                <w:szCs w:val="16"/>
              </w:rPr>
              <w:t>C: if C12=N/A, then require one row of data in this table</w:t>
            </w:r>
            <w:r w:rsidR="00384DCB" w:rsidRPr="005F3A69">
              <w:rPr>
                <w:rFonts w:ascii="Calibri" w:hAnsi="Calibri"/>
                <w:sz w:val="16"/>
                <w:szCs w:val="16"/>
              </w:rPr>
              <w:t>&gt;&gt;</w:t>
            </w:r>
          </w:p>
          <w:p w14:paraId="0FB60CA7" w14:textId="77777777" w:rsidR="00C3019B" w:rsidRPr="005F3A69" w:rsidRDefault="00C3019B" w:rsidP="00C86E8A">
            <w:pPr>
              <w:keepNext/>
              <w:rPr>
                <w:rFonts w:ascii="Calibri" w:hAnsi="Calibri"/>
                <w:b/>
                <w:sz w:val="14"/>
                <w:szCs w:val="14"/>
              </w:rPr>
            </w:pPr>
          </w:p>
        </w:tc>
      </w:tr>
      <w:tr w:rsidR="002927B9" w:rsidRPr="005F3A69" w14:paraId="04D1F530" w14:textId="77777777" w:rsidTr="00A718DC">
        <w:trPr>
          <w:cantSplit/>
          <w:trHeight w:val="188"/>
        </w:trPr>
        <w:tc>
          <w:tcPr>
            <w:tcW w:w="1276" w:type="dxa"/>
            <w:shd w:val="clear" w:color="auto" w:fill="auto"/>
            <w:vAlign w:val="bottom"/>
          </w:tcPr>
          <w:p w14:paraId="4142A5B8" w14:textId="77777777" w:rsidR="00C3019B" w:rsidRPr="005F3A69" w:rsidRDefault="00C3019B" w:rsidP="00C86E8A">
            <w:pPr>
              <w:keepNext/>
              <w:jc w:val="center"/>
              <w:rPr>
                <w:rFonts w:ascii="Calibri" w:hAnsi="Calibri"/>
                <w:sz w:val="18"/>
                <w:szCs w:val="18"/>
              </w:rPr>
            </w:pPr>
            <w:r w:rsidRPr="005F3A69">
              <w:rPr>
                <w:rFonts w:ascii="Calibri" w:hAnsi="Calibri"/>
                <w:sz w:val="18"/>
                <w:szCs w:val="18"/>
              </w:rPr>
              <w:t>01</w:t>
            </w:r>
          </w:p>
        </w:tc>
        <w:tc>
          <w:tcPr>
            <w:tcW w:w="1371" w:type="dxa"/>
          </w:tcPr>
          <w:p w14:paraId="34DC55E4" w14:textId="77777777" w:rsidR="00C3019B" w:rsidRPr="005F3A69" w:rsidRDefault="00C3019B" w:rsidP="00C86E8A">
            <w:pPr>
              <w:keepNext/>
              <w:jc w:val="center"/>
              <w:rPr>
                <w:rFonts w:ascii="Calibri" w:hAnsi="Calibri"/>
                <w:sz w:val="18"/>
                <w:szCs w:val="18"/>
              </w:rPr>
            </w:pPr>
            <w:r w:rsidRPr="005F3A69">
              <w:rPr>
                <w:rFonts w:ascii="Calibri" w:hAnsi="Calibri"/>
                <w:sz w:val="18"/>
                <w:szCs w:val="18"/>
              </w:rPr>
              <w:t>02</w:t>
            </w:r>
          </w:p>
        </w:tc>
        <w:tc>
          <w:tcPr>
            <w:tcW w:w="1280" w:type="dxa"/>
            <w:shd w:val="clear" w:color="auto" w:fill="auto"/>
            <w:vAlign w:val="bottom"/>
          </w:tcPr>
          <w:p w14:paraId="03D7E1B3" w14:textId="77777777" w:rsidR="00C3019B" w:rsidRPr="005F3A69" w:rsidRDefault="00C3019B" w:rsidP="00C86E8A">
            <w:pPr>
              <w:keepNext/>
              <w:jc w:val="center"/>
              <w:rPr>
                <w:rFonts w:ascii="Calibri" w:hAnsi="Calibri"/>
                <w:sz w:val="18"/>
                <w:szCs w:val="18"/>
              </w:rPr>
            </w:pPr>
            <w:r w:rsidRPr="005F3A69">
              <w:rPr>
                <w:rFonts w:ascii="Calibri" w:hAnsi="Calibri"/>
                <w:sz w:val="18"/>
                <w:szCs w:val="18"/>
              </w:rPr>
              <w:t>03</w:t>
            </w:r>
          </w:p>
        </w:tc>
        <w:tc>
          <w:tcPr>
            <w:tcW w:w="1188" w:type="dxa"/>
            <w:shd w:val="clear" w:color="auto" w:fill="auto"/>
            <w:vAlign w:val="bottom"/>
          </w:tcPr>
          <w:p w14:paraId="0BFA49A7" w14:textId="77777777" w:rsidR="00C3019B" w:rsidRPr="005F3A69" w:rsidRDefault="00C3019B" w:rsidP="00C86E8A">
            <w:pPr>
              <w:keepNext/>
              <w:jc w:val="center"/>
              <w:rPr>
                <w:rFonts w:ascii="Calibri" w:hAnsi="Calibri"/>
                <w:sz w:val="18"/>
                <w:szCs w:val="18"/>
              </w:rPr>
            </w:pPr>
            <w:r w:rsidRPr="005F3A69">
              <w:rPr>
                <w:rFonts w:ascii="Calibri" w:hAnsi="Calibri"/>
                <w:sz w:val="18"/>
                <w:szCs w:val="18"/>
              </w:rPr>
              <w:t>04</w:t>
            </w:r>
          </w:p>
        </w:tc>
        <w:tc>
          <w:tcPr>
            <w:tcW w:w="1828" w:type="dxa"/>
            <w:shd w:val="clear" w:color="auto" w:fill="auto"/>
            <w:vAlign w:val="bottom"/>
          </w:tcPr>
          <w:p w14:paraId="1BE832EF" w14:textId="77777777" w:rsidR="00C3019B" w:rsidRPr="005F3A69" w:rsidRDefault="00C3019B" w:rsidP="00C86E8A">
            <w:pPr>
              <w:keepNext/>
              <w:jc w:val="center"/>
              <w:rPr>
                <w:rFonts w:ascii="Calibri" w:hAnsi="Calibri"/>
                <w:sz w:val="18"/>
                <w:szCs w:val="18"/>
              </w:rPr>
            </w:pPr>
            <w:r w:rsidRPr="005F3A69">
              <w:rPr>
                <w:rFonts w:ascii="Calibri" w:hAnsi="Calibri"/>
                <w:sz w:val="18"/>
                <w:szCs w:val="18"/>
              </w:rPr>
              <w:t>05</w:t>
            </w:r>
          </w:p>
        </w:tc>
        <w:tc>
          <w:tcPr>
            <w:tcW w:w="1645" w:type="dxa"/>
            <w:shd w:val="clear" w:color="auto" w:fill="auto"/>
            <w:vAlign w:val="bottom"/>
          </w:tcPr>
          <w:p w14:paraId="35F6B532" w14:textId="77777777" w:rsidR="00C3019B" w:rsidRPr="005F3A69" w:rsidRDefault="00C3019B" w:rsidP="00C86E8A">
            <w:pPr>
              <w:keepNext/>
              <w:jc w:val="center"/>
              <w:rPr>
                <w:rFonts w:ascii="Calibri" w:hAnsi="Calibri"/>
                <w:sz w:val="18"/>
                <w:szCs w:val="18"/>
              </w:rPr>
            </w:pPr>
            <w:r w:rsidRPr="005F3A69">
              <w:rPr>
                <w:rFonts w:ascii="Calibri" w:hAnsi="Calibri"/>
                <w:sz w:val="18"/>
                <w:szCs w:val="18"/>
              </w:rPr>
              <w:t>06</w:t>
            </w:r>
          </w:p>
        </w:tc>
        <w:tc>
          <w:tcPr>
            <w:tcW w:w="1645" w:type="dxa"/>
            <w:shd w:val="clear" w:color="auto" w:fill="auto"/>
            <w:vAlign w:val="bottom"/>
          </w:tcPr>
          <w:p w14:paraId="549205BF" w14:textId="77777777" w:rsidR="00C3019B" w:rsidRPr="005F3A69" w:rsidRDefault="00C3019B" w:rsidP="00C86E8A">
            <w:pPr>
              <w:keepNext/>
              <w:jc w:val="center"/>
              <w:rPr>
                <w:rFonts w:ascii="Calibri" w:hAnsi="Calibri"/>
                <w:sz w:val="18"/>
                <w:szCs w:val="18"/>
              </w:rPr>
            </w:pPr>
            <w:r w:rsidRPr="005F3A69">
              <w:rPr>
                <w:rFonts w:ascii="Calibri" w:hAnsi="Calibri"/>
                <w:sz w:val="18"/>
                <w:szCs w:val="18"/>
              </w:rPr>
              <w:t>07</w:t>
            </w:r>
          </w:p>
        </w:tc>
        <w:tc>
          <w:tcPr>
            <w:tcW w:w="1371" w:type="dxa"/>
            <w:shd w:val="clear" w:color="auto" w:fill="auto"/>
            <w:vAlign w:val="bottom"/>
          </w:tcPr>
          <w:p w14:paraId="00F34E47" w14:textId="77777777" w:rsidR="00C3019B" w:rsidRPr="005F3A69" w:rsidRDefault="00C3019B" w:rsidP="00C86E8A">
            <w:pPr>
              <w:keepNext/>
              <w:jc w:val="center"/>
              <w:rPr>
                <w:rFonts w:ascii="Calibri" w:hAnsi="Calibri"/>
                <w:sz w:val="18"/>
                <w:szCs w:val="18"/>
              </w:rPr>
            </w:pPr>
            <w:r w:rsidRPr="005F3A69">
              <w:rPr>
                <w:rFonts w:ascii="Calibri" w:hAnsi="Calibri"/>
                <w:sz w:val="18"/>
                <w:szCs w:val="18"/>
              </w:rPr>
              <w:t>08</w:t>
            </w:r>
          </w:p>
        </w:tc>
        <w:tc>
          <w:tcPr>
            <w:tcW w:w="1554" w:type="dxa"/>
          </w:tcPr>
          <w:p w14:paraId="110E9DC3" w14:textId="77777777" w:rsidR="00C3019B" w:rsidRPr="005F3A69" w:rsidRDefault="00C3019B" w:rsidP="00C86E8A">
            <w:pPr>
              <w:keepNext/>
              <w:jc w:val="center"/>
              <w:rPr>
                <w:rFonts w:ascii="Calibri" w:hAnsi="Calibri"/>
                <w:sz w:val="18"/>
                <w:szCs w:val="18"/>
              </w:rPr>
            </w:pPr>
            <w:r w:rsidRPr="005F3A69">
              <w:rPr>
                <w:rFonts w:ascii="Calibri" w:hAnsi="Calibri"/>
                <w:sz w:val="18"/>
                <w:szCs w:val="18"/>
              </w:rPr>
              <w:t>09</w:t>
            </w:r>
          </w:p>
        </w:tc>
        <w:tc>
          <w:tcPr>
            <w:tcW w:w="1530" w:type="dxa"/>
          </w:tcPr>
          <w:p w14:paraId="78C6FC82" w14:textId="77777777" w:rsidR="00C3019B" w:rsidRPr="005F3A69" w:rsidRDefault="00C3019B" w:rsidP="00C86E8A">
            <w:pPr>
              <w:keepNext/>
              <w:jc w:val="center"/>
              <w:rPr>
                <w:rFonts w:ascii="Calibri" w:hAnsi="Calibri"/>
                <w:sz w:val="18"/>
                <w:szCs w:val="18"/>
              </w:rPr>
            </w:pPr>
            <w:r w:rsidRPr="005F3A69">
              <w:rPr>
                <w:rFonts w:ascii="Calibri" w:hAnsi="Calibri"/>
                <w:sz w:val="18"/>
                <w:szCs w:val="18"/>
              </w:rPr>
              <w:t>10</w:t>
            </w:r>
          </w:p>
        </w:tc>
      </w:tr>
      <w:tr w:rsidR="000E3766" w:rsidRPr="005F3A69" w14:paraId="3FF740DB" w14:textId="77777777" w:rsidTr="00A718DC">
        <w:trPr>
          <w:cantSplit/>
          <w:trHeight w:val="246"/>
        </w:trPr>
        <w:tc>
          <w:tcPr>
            <w:tcW w:w="1276" w:type="dxa"/>
            <w:vMerge w:val="restart"/>
            <w:shd w:val="clear" w:color="auto" w:fill="auto"/>
            <w:vAlign w:val="bottom"/>
          </w:tcPr>
          <w:p w14:paraId="05B7E82A" w14:textId="77777777" w:rsidR="000E3766" w:rsidRPr="005F3A69" w:rsidRDefault="000E3766" w:rsidP="00C86E8A">
            <w:pPr>
              <w:keepNext/>
              <w:jc w:val="center"/>
              <w:rPr>
                <w:rFonts w:ascii="Calibri" w:hAnsi="Calibri"/>
                <w:sz w:val="18"/>
                <w:szCs w:val="18"/>
              </w:rPr>
            </w:pPr>
            <w:r w:rsidRPr="005F3A69">
              <w:rPr>
                <w:rFonts w:ascii="Calibri" w:hAnsi="Calibri"/>
                <w:sz w:val="18"/>
                <w:szCs w:val="18"/>
              </w:rPr>
              <w:t>SC System ID/Name from CF1R</w:t>
            </w:r>
          </w:p>
        </w:tc>
        <w:tc>
          <w:tcPr>
            <w:tcW w:w="1371" w:type="dxa"/>
            <w:vMerge w:val="restart"/>
            <w:vAlign w:val="bottom"/>
          </w:tcPr>
          <w:p w14:paraId="7B524FCC" w14:textId="77777777" w:rsidR="000E3766" w:rsidRPr="005F3A69" w:rsidRDefault="000E3766" w:rsidP="00C86E8A">
            <w:pPr>
              <w:keepNext/>
              <w:jc w:val="center"/>
              <w:rPr>
                <w:rFonts w:ascii="Calibri" w:hAnsi="Calibri"/>
                <w:sz w:val="18"/>
                <w:szCs w:val="18"/>
              </w:rPr>
            </w:pPr>
            <w:r w:rsidRPr="005F3A69">
              <w:rPr>
                <w:rFonts w:ascii="Calibri" w:hAnsi="Calibri"/>
                <w:sz w:val="18"/>
                <w:szCs w:val="18"/>
              </w:rPr>
              <w:t>SC System</w:t>
            </w:r>
          </w:p>
          <w:p w14:paraId="1FCC3C53" w14:textId="77777777" w:rsidR="000E3766" w:rsidRPr="005F3A69" w:rsidRDefault="000E3766" w:rsidP="00C86E8A">
            <w:pPr>
              <w:keepNext/>
              <w:jc w:val="center"/>
              <w:rPr>
                <w:rFonts w:ascii="Calibri" w:hAnsi="Calibri"/>
                <w:sz w:val="18"/>
                <w:szCs w:val="18"/>
              </w:rPr>
            </w:pPr>
            <w:r w:rsidRPr="005F3A69">
              <w:rPr>
                <w:rFonts w:ascii="Calibri" w:hAnsi="Calibri"/>
                <w:sz w:val="18"/>
                <w:szCs w:val="18"/>
              </w:rPr>
              <w:t>Description of Area Served</w:t>
            </w:r>
          </w:p>
        </w:tc>
        <w:tc>
          <w:tcPr>
            <w:tcW w:w="1280" w:type="dxa"/>
            <w:vMerge w:val="restart"/>
            <w:shd w:val="clear" w:color="auto" w:fill="auto"/>
            <w:vAlign w:val="bottom"/>
          </w:tcPr>
          <w:p w14:paraId="7932EF53" w14:textId="77777777" w:rsidR="000E3766" w:rsidRPr="005F3A69" w:rsidRDefault="000E3766" w:rsidP="00C86E8A">
            <w:pPr>
              <w:keepNext/>
              <w:jc w:val="center"/>
              <w:rPr>
                <w:rFonts w:ascii="Calibri" w:hAnsi="Calibri"/>
                <w:sz w:val="18"/>
                <w:szCs w:val="18"/>
              </w:rPr>
            </w:pPr>
            <w:r w:rsidRPr="005F3A69">
              <w:rPr>
                <w:rFonts w:ascii="Calibri" w:hAnsi="Calibri"/>
                <w:sz w:val="18"/>
                <w:szCs w:val="18"/>
              </w:rPr>
              <w:t>Heating Efficiency</w:t>
            </w:r>
          </w:p>
          <w:p w14:paraId="321445AE" w14:textId="77777777" w:rsidR="000E3766" w:rsidRPr="005F3A69" w:rsidRDefault="000E3766" w:rsidP="00C86E8A">
            <w:pPr>
              <w:keepNext/>
              <w:jc w:val="center"/>
              <w:rPr>
                <w:rFonts w:ascii="Calibri" w:hAnsi="Calibri"/>
                <w:sz w:val="18"/>
                <w:szCs w:val="18"/>
              </w:rPr>
            </w:pPr>
            <w:r w:rsidRPr="005F3A69">
              <w:rPr>
                <w:rFonts w:ascii="Calibri" w:hAnsi="Calibri"/>
                <w:sz w:val="18"/>
                <w:szCs w:val="18"/>
              </w:rPr>
              <w:t>Type</w:t>
            </w:r>
          </w:p>
        </w:tc>
        <w:tc>
          <w:tcPr>
            <w:tcW w:w="1188" w:type="dxa"/>
            <w:vMerge w:val="restart"/>
            <w:shd w:val="clear" w:color="auto" w:fill="auto"/>
            <w:vAlign w:val="bottom"/>
          </w:tcPr>
          <w:p w14:paraId="4EC1E7DF" w14:textId="77777777" w:rsidR="000E3766" w:rsidRPr="005F3A69" w:rsidRDefault="000E3766" w:rsidP="00C86E8A">
            <w:pPr>
              <w:keepNext/>
              <w:jc w:val="center"/>
              <w:rPr>
                <w:rFonts w:ascii="Calibri" w:hAnsi="Calibri"/>
                <w:sz w:val="18"/>
                <w:szCs w:val="18"/>
              </w:rPr>
            </w:pPr>
            <w:r w:rsidRPr="005F3A69">
              <w:rPr>
                <w:rFonts w:ascii="Calibri" w:hAnsi="Calibri"/>
                <w:sz w:val="18"/>
                <w:szCs w:val="18"/>
              </w:rPr>
              <w:t>Heating Efficiency</w:t>
            </w:r>
          </w:p>
          <w:p w14:paraId="7FE930AC" w14:textId="77777777" w:rsidR="000E3766" w:rsidRPr="005F3A69" w:rsidRDefault="000E3766" w:rsidP="00C86E8A">
            <w:pPr>
              <w:keepNext/>
              <w:jc w:val="center"/>
              <w:rPr>
                <w:rFonts w:ascii="Calibri" w:hAnsi="Calibri"/>
                <w:sz w:val="18"/>
                <w:szCs w:val="18"/>
              </w:rPr>
            </w:pPr>
            <w:r w:rsidRPr="005F3A69">
              <w:rPr>
                <w:rFonts w:ascii="Calibri" w:hAnsi="Calibri"/>
                <w:sz w:val="18"/>
                <w:szCs w:val="18"/>
              </w:rPr>
              <w:t>Value</w:t>
            </w:r>
          </w:p>
        </w:tc>
        <w:tc>
          <w:tcPr>
            <w:tcW w:w="1828" w:type="dxa"/>
            <w:vMerge w:val="restart"/>
            <w:shd w:val="clear" w:color="auto" w:fill="auto"/>
            <w:vAlign w:val="bottom"/>
          </w:tcPr>
          <w:p w14:paraId="2FFD2E72" w14:textId="77777777" w:rsidR="000E3766" w:rsidRPr="005F3A69" w:rsidRDefault="000E3766" w:rsidP="006302A6">
            <w:pPr>
              <w:keepNext/>
              <w:jc w:val="center"/>
              <w:rPr>
                <w:rFonts w:ascii="Calibri" w:hAnsi="Calibri"/>
                <w:sz w:val="18"/>
                <w:szCs w:val="18"/>
              </w:rPr>
            </w:pPr>
            <w:r w:rsidRPr="005F3A69">
              <w:rPr>
                <w:rFonts w:ascii="Calibri" w:hAnsi="Calibri"/>
                <w:sz w:val="18"/>
                <w:szCs w:val="18"/>
              </w:rPr>
              <w:t xml:space="preserve">Indoor Unit or Packaged Unit </w:t>
            </w:r>
          </w:p>
          <w:p w14:paraId="1EEB9DEA" w14:textId="77777777" w:rsidR="000E3766" w:rsidRPr="005F3A69" w:rsidRDefault="000E3766" w:rsidP="006302A6">
            <w:pPr>
              <w:keepNext/>
              <w:jc w:val="center"/>
              <w:rPr>
                <w:rFonts w:ascii="Calibri" w:hAnsi="Calibri"/>
                <w:sz w:val="18"/>
                <w:szCs w:val="18"/>
              </w:rPr>
            </w:pPr>
            <w:r w:rsidRPr="005F3A69">
              <w:rPr>
                <w:rFonts w:ascii="Calibri" w:hAnsi="Calibri"/>
                <w:sz w:val="18"/>
                <w:szCs w:val="18"/>
              </w:rPr>
              <w:t>Manufacturer</w:t>
            </w:r>
          </w:p>
        </w:tc>
        <w:tc>
          <w:tcPr>
            <w:tcW w:w="1645" w:type="dxa"/>
            <w:vMerge w:val="restart"/>
            <w:shd w:val="clear" w:color="auto" w:fill="auto"/>
            <w:vAlign w:val="bottom"/>
          </w:tcPr>
          <w:p w14:paraId="5015CCF5" w14:textId="77777777" w:rsidR="000E3766" w:rsidRPr="005F3A69" w:rsidRDefault="000E3766" w:rsidP="006302A6">
            <w:pPr>
              <w:keepNext/>
              <w:jc w:val="center"/>
              <w:rPr>
                <w:rFonts w:ascii="Calibri" w:hAnsi="Calibri"/>
                <w:sz w:val="18"/>
                <w:szCs w:val="18"/>
              </w:rPr>
            </w:pPr>
            <w:r w:rsidRPr="005F3A69">
              <w:rPr>
                <w:rFonts w:ascii="Calibri" w:hAnsi="Calibri"/>
                <w:sz w:val="18"/>
                <w:szCs w:val="18"/>
              </w:rPr>
              <w:t>Indoor Unit or Packaged Unit Model Number</w:t>
            </w:r>
          </w:p>
        </w:tc>
        <w:tc>
          <w:tcPr>
            <w:tcW w:w="1645" w:type="dxa"/>
            <w:vMerge w:val="restart"/>
            <w:shd w:val="clear" w:color="auto" w:fill="auto"/>
            <w:vAlign w:val="bottom"/>
          </w:tcPr>
          <w:p w14:paraId="6F64C09F" w14:textId="77777777" w:rsidR="000E3766" w:rsidRPr="005F3A69" w:rsidRDefault="000E3766" w:rsidP="006302A6">
            <w:pPr>
              <w:keepNext/>
              <w:jc w:val="center"/>
              <w:rPr>
                <w:rFonts w:ascii="Calibri" w:hAnsi="Calibri"/>
                <w:sz w:val="18"/>
                <w:szCs w:val="18"/>
              </w:rPr>
            </w:pPr>
            <w:r w:rsidRPr="005F3A69">
              <w:rPr>
                <w:rFonts w:ascii="Calibri" w:hAnsi="Calibri"/>
                <w:sz w:val="18"/>
                <w:szCs w:val="18"/>
              </w:rPr>
              <w:t>Indoor Unit or Packaged Unit Serial Number</w:t>
            </w:r>
          </w:p>
        </w:tc>
        <w:tc>
          <w:tcPr>
            <w:tcW w:w="1371" w:type="dxa"/>
            <w:vMerge w:val="restart"/>
            <w:shd w:val="clear" w:color="auto" w:fill="auto"/>
            <w:vAlign w:val="bottom"/>
          </w:tcPr>
          <w:p w14:paraId="073E8A01" w14:textId="77777777" w:rsidR="000E3766" w:rsidRPr="005F3A69" w:rsidRDefault="000E3766" w:rsidP="00C86E8A">
            <w:pPr>
              <w:keepNext/>
              <w:jc w:val="center"/>
              <w:rPr>
                <w:rFonts w:ascii="Calibri" w:hAnsi="Calibri"/>
                <w:sz w:val="18"/>
                <w:szCs w:val="18"/>
              </w:rPr>
            </w:pPr>
            <w:r w:rsidRPr="005F3A69">
              <w:rPr>
                <w:rFonts w:ascii="Calibri" w:hAnsi="Calibri"/>
                <w:sz w:val="18"/>
                <w:szCs w:val="18"/>
              </w:rPr>
              <w:t>SC System Rated Heating Capacity, Output (Btu/h)</w:t>
            </w:r>
          </w:p>
        </w:tc>
        <w:tc>
          <w:tcPr>
            <w:tcW w:w="3084" w:type="dxa"/>
            <w:gridSpan w:val="2"/>
            <w:vAlign w:val="bottom"/>
          </w:tcPr>
          <w:p w14:paraId="6F5C38AD" w14:textId="11BF3168" w:rsidR="000E3766" w:rsidRPr="005F3A69" w:rsidRDefault="000E3766" w:rsidP="001F64CF">
            <w:pPr>
              <w:keepNext/>
              <w:jc w:val="center"/>
              <w:rPr>
                <w:rFonts w:ascii="Calibri" w:hAnsi="Calibri"/>
                <w:sz w:val="18"/>
                <w:szCs w:val="18"/>
              </w:rPr>
            </w:pPr>
            <w:r w:rsidRPr="005F3A69">
              <w:rPr>
                <w:rFonts w:ascii="Calibri" w:hAnsi="Calibri"/>
                <w:sz w:val="18"/>
                <w:szCs w:val="18"/>
              </w:rPr>
              <w:t>Multi-split systems only</w:t>
            </w:r>
          </w:p>
        </w:tc>
      </w:tr>
      <w:tr w:rsidR="000E3766" w:rsidRPr="005F3A69" w14:paraId="063EBA1D" w14:textId="77777777" w:rsidTr="00A718DC">
        <w:trPr>
          <w:cantSplit/>
          <w:trHeight w:val="245"/>
        </w:trPr>
        <w:tc>
          <w:tcPr>
            <w:tcW w:w="1276" w:type="dxa"/>
            <w:vMerge/>
            <w:shd w:val="clear" w:color="auto" w:fill="auto"/>
            <w:vAlign w:val="bottom"/>
          </w:tcPr>
          <w:p w14:paraId="71CDD792" w14:textId="77777777" w:rsidR="000E3766" w:rsidRPr="005F3A69" w:rsidRDefault="000E3766" w:rsidP="00C86E8A">
            <w:pPr>
              <w:keepNext/>
              <w:jc w:val="center"/>
              <w:rPr>
                <w:rFonts w:ascii="Calibri" w:hAnsi="Calibri"/>
                <w:sz w:val="18"/>
                <w:szCs w:val="18"/>
              </w:rPr>
            </w:pPr>
          </w:p>
        </w:tc>
        <w:tc>
          <w:tcPr>
            <w:tcW w:w="1371" w:type="dxa"/>
            <w:vMerge/>
            <w:vAlign w:val="bottom"/>
          </w:tcPr>
          <w:p w14:paraId="00D3FA5F" w14:textId="77777777" w:rsidR="000E3766" w:rsidRPr="005F3A69" w:rsidRDefault="000E3766" w:rsidP="00C86E8A">
            <w:pPr>
              <w:keepNext/>
              <w:jc w:val="center"/>
              <w:rPr>
                <w:rFonts w:ascii="Calibri" w:hAnsi="Calibri"/>
                <w:sz w:val="18"/>
                <w:szCs w:val="18"/>
              </w:rPr>
            </w:pPr>
          </w:p>
        </w:tc>
        <w:tc>
          <w:tcPr>
            <w:tcW w:w="1280" w:type="dxa"/>
            <w:vMerge/>
            <w:shd w:val="clear" w:color="auto" w:fill="auto"/>
            <w:vAlign w:val="bottom"/>
          </w:tcPr>
          <w:p w14:paraId="5F38CB94" w14:textId="77777777" w:rsidR="000E3766" w:rsidRPr="005F3A69" w:rsidRDefault="000E3766" w:rsidP="00C86E8A">
            <w:pPr>
              <w:keepNext/>
              <w:jc w:val="center"/>
              <w:rPr>
                <w:rFonts w:ascii="Calibri" w:hAnsi="Calibri"/>
                <w:sz w:val="18"/>
                <w:szCs w:val="18"/>
              </w:rPr>
            </w:pPr>
          </w:p>
        </w:tc>
        <w:tc>
          <w:tcPr>
            <w:tcW w:w="1188" w:type="dxa"/>
            <w:vMerge/>
            <w:shd w:val="clear" w:color="auto" w:fill="auto"/>
            <w:vAlign w:val="bottom"/>
          </w:tcPr>
          <w:p w14:paraId="20E6C808" w14:textId="77777777" w:rsidR="000E3766" w:rsidRPr="005F3A69" w:rsidRDefault="000E3766" w:rsidP="00C86E8A">
            <w:pPr>
              <w:keepNext/>
              <w:jc w:val="center"/>
              <w:rPr>
                <w:rFonts w:ascii="Calibri" w:hAnsi="Calibri"/>
                <w:sz w:val="18"/>
                <w:szCs w:val="18"/>
              </w:rPr>
            </w:pPr>
          </w:p>
        </w:tc>
        <w:tc>
          <w:tcPr>
            <w:tcW w:w="1828" w:type="dxa"/>
            <w:vMerge/>
            <w:shd w:val="clear" w:color="auto" w:fill="auto"/>
            <w:vAlign w:val="bottom"/>
          </w:tcPr>
          <w:p w14:paraId="5094A2FD" w14:textId="77777777" w:rsidR="000E3766" w:rsidRPr="005F3A69" w:rsidRDefault="000E3766" w:rsidP="006302A6">
            <w:pPr>
              <w:keepNext/>
              <w:jc w:val="center"/>
              <w:rPr>
                <w:rFonts w:ascii="Calibri" w:hAnsi="Calibri"/>
                <w:sz w:val="18"/>
                <w:szCs w:val="18"/>
              </w:rPr>
            </w:pPr>
          </w:p>
        </w:tc>
        <w:tc>
          <w:tcPr>
            <w:tcW w:w="1645" w:type="dxa"/>
            <w:vMerge/>
            <w:shd w:val="clear" w:color="auto" w:fill="auto"/>
            <w:vAlign w:val="bottom"/>
          </w:tcPr>
          <w:p w14:paraId="713D93B5" w14:textId="77777777" w:rsidR="000E3766" w:rsidRPr="005F3A69" w:rsidRDefault="000E3766" w:rsidP="006302A6">
            <w:pPr>
              <w:keepNext/>
              <w:jc w:val="center"/>
              <w:rPr>
                <w:rFonts w:ascii="Calibri" w:hAnsi="Calibri"/>
                <w:sz w:val="18"/>
                <w:szCs w:val="18"/>
              </w:rPr>
            </w:pPr>
          </w:p>
        </w:tc>
        <w:tc>
          <w:tcPr>
            <w:tcW w:w="1645" w:type="dxa"/>
            <w:vMerge/>
            <w:shd w:val="clear" w:color="auto" w:fill="auto"/>
            <w:vAlign w:val="bottom"/>
          </w:tcPr>
          <w:p w14:paraId="625871C0" w14:textId="77777777" w:rsidR="000E3766" w:rsidRPr="005F3A69" w:rsidRDefault="000E3766" w:rsidP="006302A6">
            <w:pPr>
              <w:keepNext/>
              <w:jc w:val="center"/>
              <w:rPr>
                <w:rFonts w:ascii="Calibri" w:hAnsi="Calibri"/>
                <w:sz w:val="18"/>
                <w:szCs w:val="18"/>
              </w:rPr>
            </w:pPr>
          </w:p>
        </w:tc>
        <w:tc>
          <w:tcPr>
            <w:tcW w:w="1371" w:type="dxa"/>
            <w:vMerge/>
            <w:shd w:val="clear" w:color="auto" w:fill="auto"/>
            <w:vAlign w:val="bottom"/>
          </w:tcPr>
          <w:p w14:paraId="7610BB46" w14:textId="77777777" w:rsidR="000E3766" w:rsidRPr="005F3A69" w:rsidRDefault="000E3766" w:rsidP="00C86E8A">
            <w:pPr>
              <w:keepNext/>
              <w:jc w:val="center"/>
              <w:rPr>
                <w:rFonts w:ascii="Calibri" w:hAnsi="Calibri"/>
                <w:sz w:val="18"/>
                <w:szCs w:val="18"/>
              </w:rPr>
            </w:pPr>
          </w:p>
        </w:tc>
        <w:tc>
          <w:tcPr>
            <w:tcW w:w="1554" w:type="dxa"/>
            <w:vAlign w:val="bottom"/>
          </w:tcPr>
          <w:p w14:paraId="7AED552D" w14:textId="4E59CD01" w:rsidR="000E3766" w:rsidRPr="005F3A69" w:rsidRDefault="000E3766" w:rsidP="001F64CF">
            <w:pPr>
              <w:keepNext/>
              <w:jc w:val="center"/>
              <w:rPr>
                <w:rFonts w:ascii="Calibri" w:hAnsi="Calibri"/>
                <w:sz w:val="18"/>
                <w:szCs w:val="18"/>
              </w:rPr>
            </w:pPr>
            <w:r w:rsidRPr="005F3A69">
              <w:rPr>
                <w:rFonts w:ascii="Calibri" w:hAnsi="Calibri"/>
                <w:sz w:val="18"/>
                <w:szCs w:val="18"/>
              </w:rPr>
              <w:t>Indoor Unit Name or Description of Area Served</w:t>
            </w:r>
          </w:p>
        </w:tc>
        <w:tc>
          <w:tcPr>
            <w:tcW w:w="1530" w:type="dxa"/>
            <w:vAlign w:val="bottom"/>
          </w:tcPr>
          <w:p w14:paraId="7DE99D26" w14:textId="5F0E376C" w:rsidR="000E3766" w:rsidRPr="005F3A69" w:rsidRDefault="000E3766" w:rsidP="001F64CF">
            <w:pPr>
              <w:keepNext/>
              <w:jc w:val="center"/>
              <w:rPr>
                <w:rFonts w:ascii="Calibri" w:hAnsi="Calibri"/>
                <w:sz w:val="18"/>
                <w:szCs w:val="18"/>
              </w:rPr>
            </w:pPr>
            <w:r w:rsidRPr="005F3A69">
              <w:rPr>
                <w:rFonts w:ascii="Calibri" w:hAnsi="Calibri"/>
                <w:sz w:val="18"/>
                <w:szCs w:val="18"/>
              </w:rPr>
              <w:t>Indoor Unit Duct Status</w:t>
            </w:r>
          </w:p>
        </w:tc>
      </w:tr>
      <w:tr w:rsidR="002927B9" w:rsidRPr="005F3A69" w14:paraId="372BBB5A" w14:textId="77777777" w:rsidTr="00A718DC">
        <w:trPr>
          <w:cantSplit/>
          <w:trHeight w:val="395"/>
        </w:trPr>
        <w:tc>
          <w:tcPr>
            <w:tcW w:w="1276" w:type="dxa"/>
            <w:shd w:val="clear" w:color="auto" w:fill="auto"/>
          </w:tcPr>
          <w:p w14:paraId="0B7FDCB7" w14:textId="77777777" w:rsidR="00C3019B" w:rsidRPr="005F3A69" w:rsidRDefault="00C3019B" w:rsidP="00C86E8A">
            <w:pPr>
              <w:keepNext/>
              <w:rPr>
                <w:rFonts w:ascii="Calibri" w:hAnsi="Calibri"/>
                <w:sz w:val="16"/>
                <w:szCs w:val="16"/>
              </w:rPr>
            </w:pPr>
            <w:r w:rsidRPr="005F3A69">
              <w:rPr>
                <w:rFonts w:asciiTheme="minorHAnsi" w:hAnsiTheme="minorHAnsi"/>
                <w:sz w:val="16"/>
                <w:szCs w:val="16"/>
              </w:rPr>
              <w:t>&lt;&lt;reference value from B01&gt;&gt;</w:t>
            </w:r>
          </w:p>
        </w:tc>
        <w:tc>
          <w:tcPr>
            <w:tcW w:w="1371" w:type="dxa"/>
          </w:tcPr>
          <w:p w14:paraId="43431313" w14:textId="77777777" w:rsidR="00C3019B" w:rsidRPr="005F3A69" w:rsidRDefault="00C3019B" w:rsidP="00C86E8A">
            <w:pPr>
              <w:keepNext/>
              <w:rPr>
                <w:rFonts w:ascii="Calibri" w:hAnsi="Calibri"/>
                <w:sz w:val="16"/>
                <w:szCs w:val="16"/>
              </w:rPr>
            </w:pPr>
            <w:r w:rsidRPr="005F3A69">
              <w:rPr>
                <w:rFonts w:asciiTheme="minorHAnsi" w:hAnsiTheme="minorHAnsi"/>
                <w:sz w:val="16"/>
                <w:szCs w:val="16"/>
              </w:rPr>
              <w:t>&lt;&lt;reference value from B02&gt;&gt;</w:t>
            </w:r>
          </w:p>
        </w:tc>
        <w:tc>
          <w:tcPr>
            <w:tcW w:w="1280" w:type="dxa"/>
            <w:shd w:val="clear" w:color="auto" w:fill="auto"/>
          </w:tcPr>
          <w:p w14:paraId="7F3F9B63" w14:textId="77777777" w:rsidR="00C3019B" w:rsidRPr="005F3A69" w:rsidRDefault="00C3019B" w:rsidP="007D0027">
            <w:pPr>
              <w:keepNext/>
              <w:rPr>
                <w:rFonts w:ascii="Calibri" w:hAnsi="Calibri"/>
                <w:sz w:val="16"/>
                <w:szCs w:val="16"/>
              </w:rPr>
            </w:pPr>
            <w:r w:rsidRPr="005F3A69">
              <w:rPr>
                <w:rFonts w:ascii="Calibri" w:hAnsi="Calibri"/>
                <w:sz w:val="16"/>
                <w:szCs w:val="16"/>
              </w:rPr>
              <w:t>&lt;&lt;reference value from C05&gt;&gt;</w:t>
            </w:r>
          </w:p>
        </w:tc>
        <w:tc>
          <w:tcPr>
            <w:tcW w:w="1188" w:type="dxa"/>
            <w:shd w:val="clear" w:color="auto" w:fill="auto"/>
          </w:tcPr>
          <w:p w14:paraId="46391CDA" w14:textId="77777777" w:rsidR="00C3019B" w:rsidRPr="005F3A69" w:rsidRDefault="00C3019B" w:rsidP="00C86E8A">
            <w:pPr>
              <w:keepNext/>
              <w:rPr>
                <w:rFonts w:ascii="Calibri" w:hAnsi="Calibri"/>
                <w:sz w:val="18"/>
                <w:szCs w:val="18"/>
              </w:rPr>
            </w:pPr>
            <w:r w:rsidRPr="005F3A69">
              <w:rPr>
                <w:rFonts w:ascii="Calibri" w:hAnsi="Calibri"/>
                <w:sz w:val="18"/>
                <w:szCs w:val="18"/>
              </w:rPr>
              <w:t xml:space="preserve">&lt;&lt;if C06 = NA, then report </w:t>
            </w:r>
            <w:proofErr w:type="gramStart"/>
            <w:r w:rsidRPr="005F3A69">
              <w:rPr>
                <w:rFonts w:ascii="Calibri" w:hAnsi="Calibri"/>
                <w:sz w:val="18"/>
                <w:szCs w:val="18"/>
              </w:rPr>
              <w:t>NA;</w:t>
            </w:r>
            <w:proofErr w:type="gramEnd"/>
          </w:p>
          <w:p w14:paraId="1814A2A7" w14:textId="77777777" w:rsidR="00C3019B" w:rsidRPr="005F3A69" w:rsidRDefault="00C3019B" w:rsidP="00C86E8A">
            <w:pPr>
              <w:keepNext/>
              <w:rPr>
                <w:rFonts w:ascii="Calibri" w:hAnsi="Calibri"/>
                <w:sz w:val="18"/>
                <w:szCs w:val="18"/>
              </w:rPr>
            </w:pPr>
            <w:r w:rsidRPr="005F3A69">
              <w:rPr>
                <w:rFonts w:ascii="Calibri" w:hAnsi="Calibri"/>
                <w:sz w:val="18"/>
                <w:szCs w:val="18"/>
              </w:rPr>
              <w:t xml:space="preserve">Else user input, numeric, </w:t>
            </w:r>
            <w:proofErr w:type="spellStart"/>
            <w:r w:rsidRPr="005F3A69">
              <w:rPr>
                <w:rFonts w:ascii="Calibri" w:hAnsi="Calibri"/>
                <w:sz w:val="18"/>
                <w:szCs w:val="18"/>
              </w:rPr>
              <w:t>xx.</w:t>
            </w:r>
            <w:proofErr w:type="gramStart"/>
            <w:r w:rsidRPr="005F3A69">
              <w:rPr>
                <w:rFonts w:ascii="Calibri" w:hAnsi="Calibri"/>
                <w:sz w:val="18"/>
                <w:szCs w:val="18"/>
              </w:rPr>
              <w:t>x</w:t>
            </w:r>
            <w:proofErr w:type="spellEnd"/>
            <w:r w:rsidRPr="005F3A69">
              <w:rPr>
                <w:rFonts w:ascii="Calibri" w:hAnsi="Calibri"/>
                <w:sz w:val="18"/>
                <w:szCs w:val="18"/>
              </w:rPr>
              <w:t>;</w:t>
            </w:r>
            <w:proofErr w:type="gramEnd"/>
            <w:r w:rsidRPr="005F3A69">
              <w:rPr>
                <w:rFonts w:ascii="Calibri" w:hAnsi="Calibri"/>
                <w:sz w:val="18"/>
                <w:szCs w:val="18"/>
              </w:rPr>
              <w:t xml:space="preserve">  </w:t>
            </w:r>
          </w:p>
          <w:p w14:paraId="6AB090C5" w14:textId="77777777" w:rsidR="00C3019B" w:rsidRPr="005F3A69" w:rsidRDefault="00C3019B" w:rsidP="00C86E8A">
            <w:pPr>
              <w:keepNext/>
              <w:rPr>
                <w:rFonts w:ascii="Calibri" w:hAnsi="Calibri"/>
                <w:sz w:val="18"/>
                <w:szCs w:val="18"/>
              </w:rPr>
            </w:pPr>
          </w:p>
          <w:p w14:paraId="12AEC6F0" w14:textId="77777777" w:rsidR="00C3019B" w:rsidRPr="005F3A69" w:rsidRDefault="00C3019B" w:rsidP="00C86E8A">
            <w:pPr>
              <w:keepNext/>
              <w:rPr>
                <w:rFonts w:asciiTheme="minorHAnsi" w:hAnsiTheme="minorHAnsi"/>
                <w:sz w:val="16"/>
                <w:szCs w:val="16"/>
              </w:rPr>
            </w:pPr>
            <w:r w:rsidRPr="005F3A69">
              <w:rPr>
                <w:rFonts w:ascii="Calibri" w:hAnsi="Calibri"/>
                <w:sz w:val="18"/>
                <w:szCs w:val="18"/>
              </w:rPr>
              <w:t xml:space="preserve">check value must be ≥ value in C06, to comply; else </w:t>
            </w:r>
            <w:r w:rsidRPr="005F3A69">
              <w:rPr>
                <w:rFonts w:asciiTheme="minorHAnsi" w:hAnsiTheme="minorHAnsi"/>
                <w:sz w:val="16"/>
                <w:szCs w:val="16"/>
              </w:rPr>
              <w:t>flag non-compliant value and do not allow this document to be registered</w:t>
            </w:r>
          </w:p>
          <w:p w14:paraId="561291D8" w14:textId="77777777" w:rsidR="00C3019B" w:rsidRPr="005F3A69" w:rsidRDefault="00C3019B" w:rsidP="00C86E8A">
            <w:pPr>
              <w:keepNext/>
              <w:rPr>
                <w:rFonts w:ascii="Calibri" w:hAnsi="Calibri"/>
                <w:sz w:val="18"/>
                <w:szCs w:val="18"/>
              </w:rPr>
            </w:pPr>
            <w:r w:rsidRPr="005F3A69">
              <w:rPr>
                <w:rFonts w:ascii="Calibri" w:hAnsi="Calibri"/>
                <w:sz w:val="18"/>
                <w:szCs w:val="18"/>
              </w:rPr>
              <w:t>&gt;&gt;</w:t>
            </w:r>
          </w:p>
        </w:tc>
        <w:tc>
          <w:tcPr>
            <w:tcW w:w="1828" w:type="dxa"/>
            <w:shd w:val="clear" w:color="auto" w:fill="auto"/>
          </w:tcPr>
          <w:p w14:paraId="2171EF33" w14:textId="77777777" w:rsidR="00C3019B" w:rsidRPr="005F3A69" w:rsidRDefault="00C3019B" w:rsidP="00C86E8A">
            <w:pPr>
              <w:keepNext/>
              <w:rPr>
                <w:rFonts w:ascii="Calibri" w:hAnsi="Calibri"/>
                <w:sz w:val="18"/>
                <w:szCs w:val="18"/>
              </w:rPr>
            </w:pPr>
            <w:r w:rsidRPr="005F3A69">
              <w:rPr>
                <w:rFonts w:ascii="Calibri" w:hAnsi="Calibri"/>
                <w:sz w:val="18"/>
                <w:szCs w:val="18"/>
              </w:rPr>
              <w:t xml:space="preserve">&lt;&lt;user input alphanumeric text string max 50? characters&gt;&gt; </w:t>
            </w:r>
          </w:p>
        </w:tc>
        <w:tc>
          <w:tcPr>
            <w:tcW w:w="1645" w:type="dxa"/>
            <w:shd w:val="clear" w:color="auto" w:fill="auto"/>
          </w:tcPr>
          <w:p w14:paraId="2AF2484D" w14:textId="77777777" w:rsidR="00C3019B" w:rsidRPr="005F3A69" w:rsidRDefault="00C3019B" w:rsidP="00C86E8A">
            <w:pPr>
              <w:keepNext/>
              <w:rPr>
                <w:rFonts w:ascii="Calibri" w:hAnsi="Calibri"/>
                <w:sz w:val="18"/>
                <w:szCs w:val="18"/>
              </w:rPr>
            </w:pPr>
            <w:r w:rsidRPr="005F3A69">
              <w:rPr>
                <w:rFonts w:ascii="Calibri" w:hAnsi="Calibri"/>
                <w:sz w:val="18"/>
                <w:szCs w:val="18"/>
              </w:rPr>
              <w:t>&lt;&lt;user input alphanumeric text string max 50? characters&gt;&gt;</w:t>
            </w:r>
          </w:p>
        </w:tc>
        <w:tc>
          <w:tcPr>
            <w:tcW w:w="1645" w:type="dxa"/>
            <w:shd w:val="clear" w:color="auto" w:fill="auto"/>
          </w:tcPr>
          <w:p w14:paraId="2BCC8478" w14:textId="77777777" w:rsidR="00C3019B" w:rsidRPr="005F3A69" w:rsidRDefault="00C3019B" w:rsidP="00C86E8A">
            <w:pPr>
              <w:keepNext/>
              <w:rPr>
                <w:rFonts w:ascii="Calibri" w:hAnsi="Calibri"/>
                <w:sz w:val="18"/>
                <w:szCs w:val="18"/>
              </w:rPr>
            </w:pPr>
            <w:r w:rsidRPr="005F3A69">
              <w:rPr>
                <w:rFonts w:ascii="Calibri" w:hAnsi="Calibri"/>
                <w:sz w:val="18"/>
                <w:szCs w:val="18"/>
              </w:rPr>
              <w:t>&lt;&lt;user input alphanumeric text string max 50? characters&gt;&gt;</w:t>
            </w:r>
          </w:p>
        </w:tc>
        <w:tc>
          <w:tcPr>
            <w:tcW w:w="1371" w:type="dxa"/>
            <w:shd w:val="clear" w:color="auto" w:fill="auto"/>
          </w:tcPr>
          <w:p w14:paraId="6002C8E8" w14:textId="77777777" w:rsidR="00C3019B" w:rsidRPr="005F3A69" w:rsidRDefault="00C3019B" w:rsidP="00C86E8A">
            <w:pPr>
              <w:keepNext/>
              <w:rPr>
                <w:rFonts w:ascii="Calibri" w:hAnsi="Calibri"/>
                <w:sz w:val="18"/>
                <w:szCs w:val="18"/>
              </w:rPr>
            </w:pPr>
            <w:r w:rsidRPr="005F3A69">
              <w:rPr>
                <w:rFonts w:ascii="Calibri" w:hAnsi="Calibri"/>
                <w:sz w:val="18"/>
                <w:szCs w:val="18"/>
              </w:rPr>
              <w:t xml:space="preserve">&lt;&lt;user input, numeric, </w:t>
            </w:r>
            <w:proofErr w:type="spellStart"/>
            <w:r w:rsidRPr="005F3A69">
              <w:rPr>
                <w:rFonts w:ascii="Calibri" w:hAnsi="Calibri"/>
                <w:sz w:val="18"/>
                <w:szCs w:val="18"/>
              </w:rPr>
              <w:t>xxxx</w:t>
            </w:r>
            <w:proofErr w:type="spellEnd"/>
            <w:r w:rsidRPr="005F3A69">
              <w:rPr>
                <w:rFonts w:ascii="Calibri" w:hAnsi="Calibri"/>
                <w:sz w:val="18"/>
                <w:szCs w:val="18"/>
              </w:rPr>
              <w:t>&gt;&gt;</w:t>
            </w:r>
          </w:p>
        </w:tc>
        <w:tc>
          <w:tcPr>
            <w:tcW w:w="1554" w:type="dxa"/>
          </w:tcPr>
          <w:p w14:paraId="65E259E6" w14:textId="77777777" w:rsidR="00C05B14" w:rsidRPr="005F3A69" w:rsidRDefault="00C05B14" w:rsidP="00C86E8A">
            <w:pPr>
              <w:keepNext/>
              <w:rPr>
                <w:rFonts w:ascii="Calibri" w:hAnsi="Calibri"/>
                <w:sz w:val="14"/>
                <w:szCs w:val="14"/>
              </w:rPr>
            </w:pPr>
            <w:r w:rsidRPr="005F3A69">
              <w:rPr>
                <w:rFonts w:ascii="Calibri" w:hAnsi="Calibri"/>
                <w:sz w:val="14"/>
                <w:szCs w:val="14"/>
              </w:rPr>
              <w:t>&lt;&lt;</w:t>
            </w:r>
            <w:r w:rsidRPr="005F3A69">
              <w:rPr>
                <w:rFonts w:ascii="Calibri" w:hAnsi="Calibri"/>
                <w:b/>
                <w:sz w:val="14"/>
                <w:szCs w:val="14"/>
              </w:rPr>
              <w:t>If</w:t>
            </w:r>
            <w:r w:rsidRPr="005F3A69">
              <w:rPr>
                <w:rFonts w:ascii="Calibri" w:hAnsi="Calibri"/>
                <w:sz w:val="14"/>
                <w:szCs w:val="14"/>
              </w:rPr>
              <w:t xml:space="preserve"> C12=one of the following two values:</w:t>
            </w:r>
          </w:p>
          <w:p w14:paraId="379FC2CB" w14:textId="77777777" w:rsidR="00C05B14" w:rsidRPr="005F3A69" w:rsidRDefault="002E3B51" w:rsidP="00C86E8A">
            <w:pPr>
              <w:keepNext/>
              <w:rPr>
                <w:rFonts w:ascii="Calibri" w:hAnsi="Calibri"/>
                <w:sz w:val="14"/>
                <w:szCs w:val="14"/>
              </w:rPr>
            </w:pPr>
            <w:r w:rsidRPr="005F3A69">
              <w:rPr>
                <w:rFonts w:ascii="Calibri" w:hAnsi="Calibri"/>
                <w:sz w:val="14"/>
                <w:szCs w:val="14"/>
              </w:rPr>
              <w:t>{</w:t>
            </w:r>
            <w:r w:rsidR="00C05B14" w:rsidRPr="005F3A69">
              <w:rPr>
                <w:rFonts w:ascii="Calibri" w:hAnsi="Calibri"/>
                <w:sz w:val="14"/>
                <w:szCs w:val="14"/>
              </w:rPr>
              <w:t>N/A</w:t>
            </w:r>
            <w:r w:rsidRPr="005F3A69">
              <w:rPr>
                <w:rFonts w:ascii="Calibri" w:hAnsi="Calibri"/>
                <w:sz w:val="14"/>
                <w:szCs w:val="14"/>
              </w:rPr>
              <w:t>}</w:t>
            </w:r>
            <w:r w:rsidR="00C05B14" w:rsidRPr="005F3A69">
              <w:rPr>
                <w:rFonts w:ascii="Calibri" w:hAnsi="Calibri"/>
                <w:sz w:val="14"/>
                <w:szCs w:val="14"/>
              </w:rPr>
              <w:t>,</w:t>
            </w:r>
          </w:p>
          <w:p w14:paraId="0700B15A" w14:textId="77777777" w:rsidR="00C3019B" w:rsidRPr="005F3A69" w:rsidRDefault="002E3B51" w:rsidP="00C86E8A">
            <w:pPr>
              <w:keepNext/>
              <w:rPr>
                <w:rFonts w:ascii="Calibri" w:hAnsi="Calibri"/>
                <w:sz w:val="14"/>
                <w:szCs w:val="14"/>
              </w:rPr>
            </w:pPr>
            <w:r w:rsidRPr="005F3A69">
              <w:rPr>
                <w:rFonts w:ascii="Calibri" w:hAnsi="Calibri"/>
                <w:sz w:val="14"/>
                <w:szCs w:val="14"/>
              </w:rPr>
              <w:t>{</w:t>
            </w:r>
            <w:r w:rsidR="00C05B14" w:rsidRPr="005F3A69">
              <w:rPr>
                <w:rFonts w:ascii="Calibri" w:hAnsi="Calibri"/>
                <w:sz w:val="14"/>
                <w:szCs w:val="14"/>
              </w:rPr>
              <w:t>1</w:t>
            </w:r>
            <w:r w:rsidRPr="005F3A69">
              <w:rPr>
                <w:rFonts w:ascii="Calibri" w:hAnsi="Calibri"/>
                <w:sz w:val="14"/>
                <w:szCs w:val="14"/>
              </w:rPr>
              <w:t>}</w:t>
            </w:r>
            <w:r w:rsidR="00C05B14" w:rsidRPr="005F3A69">
              <w:rPr>
                <w:rFonts w:ascii="Calibri" w:hAnsi="Calibri"/>
                <w:sz w:val="14"/>
                <w:szCs w:val="14"/>
              </w:rPr>
              <w:t>,</w:t>
            </w:r>
          </w:p>
          <w:p w14:paraId="40A087BC" w14:textId="77777777" w:rsidR="00C05B14" w:rsidRPr="005F3A69" w:rsidRDefault="00C05B14" w:rsidP="00C86E8A">
            <w:pPr>
              <w:keepNext/>
              <w:rPr>
                <w:rFonts w:ascii="Calibri" w:hAnsi="Calibri"/>
                <w:sz w:val="14"/>
                <w:szCs w:val="14"/>
              </w:rPr>
            </w:pPr>
            <w:r w:rsidRPr="005F3A69">
              <w:rPr>
                <w:rFonts w:ascii="Calibri" w:hAnsi="Calibri"/>
                <w:b/>
                <w:sz w:val="14"/>
                <w:szCs w:val="14"/>
              </w:rPr>
              <w:t>then</w:t>
            </w:r>
            <w:r w:rsidRPr="005F3A69">
              <w:rPr>
                <w:rFonts w:ascii="Calibri" w:hAnsi="Calibri"/>
                <w:sz w:val="14"/>
                <w:szCs w:val="14"/>
              </w:rPr>
              <w:t xml:space="preserve"> value=N/A,</w:t>
            </w:r>
          </w:p>
          <w:p w14:paraId="6984206B" w14:textId="77777777" w:rsidR="00C05B14" w:rsidRPr="005F3A69" w:rsidRDefault="00C05B14" w:rsidP="00C86E8A">
            <w:pPr>
              <w:keepNext/>
              <w:rPr>
                <w:sz w:val="14"/>
                <w:szCs w:val="14"/>
              </w:rPr>
            </w:pPr>
            <w:r w:rsidRPr="005F3A69">
              <w:rPr>
                <w:rFonts w:ascii="Calibri" w:hAnsi="Calibri"/>
                <w:b/>
                <w:sz w:val="14"/>
                <w:szCs w:val="14"/>
              </w:rPr>
              <w:t>elseif</w:t>
            </w:r>
            <w:r w:rsidRPr="005F3A69">
              <w:rPr>
                <w:rFonts w:ascii="Calibri" w:hAnsi="Calibri"/>
                <w:sz w:val="14"/>
                <w:szCs w:val="14"/>
              </w:rPr>
              <w:t xml:space="preserve"> value in C12&gt;1</w:t>
            </w:r>
          </w:p>
          <w:p w14:paraId="0CDCA302" w14:textId="77777777" w:rsidR="00313D5A" w:rsidRPr="005F3A69" w:rsidRDefault="00C05B14" w:rsidP="00C86E8A">
            <w:pPr>
              <w:keepNext/>
              <w:rPr>
                <w:rFonts w:ascii="Calibri" w:hAnsi="Calibri"/>
                <w:sz w:val="14"/>
                <w:szCs w:val="14"/>
              </w:rPr>
            </w:pPr>
            <w:r w:rsidRPr="005F3A69">
              <w:rPr>
                <w:sz w:val="14"/>
                <w:szCs w:val="14"/>
              </w:rPr>
              <w:t>then</w:t>
            </w:r>
            <w:r w:rsidR="00951527" w:rsidRPr="005F3A69">
              <w:rPr>
                <w:sz w:val="14"/>
                <w:szCs w:val="14"/>
              </w:rPr>
              <w:t xml:space="preserve"> prompt</w:t>
            </w:r>
            <w:r w:rsidRPr="005F3A69">
              <w:rPr>
                <w:sz w:val="14"/>
                <w:szCs w:val="14"/>
              </w:rPr>
              <w:t xml:space="preserve"> </w:t>
            </w:r>
            <w:r w:rsidRPr="005F3A69">
              <w:rPr>
                <w:rFonts w:ascii="Calibri" w:hAnsi="Calibri"/>
                <w:sz w:val="14"/>
                <w:szCs w:val="14"/>
              </w:rPr>
              <w:t xml:space="preserve">user </w:t>
            </w:r>
            <w:r w:rsidR="00951527" w:rsidRPr="005F3A69">
              <w:rPr>
                <w:rFonts w:ascii="Calibri" w:hAnsi="Calibri"/>
                <w:sz w:val="14"/>
                <w:szCs w:val="14"/>
              </w:rPr>
              <w:t>to input</w:t>
            </w:r>
            <w:r w:rsidRPr="005F3A69">
              <w:rPr>
                <w:rFonts w:ascii="Calibri" w:hAnsi="Calibri"/>
                <w:sz w:val="14"/>
                <w:szCs w:val="14"/>
              </w:rPr>
              <w:t xml:space="preserve"> text, 15 characters </w:t>
            </w:r>
            <w:proofErr w:type="gramStart"/>
            <w:r w:rsidRPr="005F3A69">
              <w:rPr>
                <w:rFonts w:ascii="Calibri" w:hAnsi="Calibri"/>
                <w:sz w:val="14"/>
                <w:szCs w:val="14"/>
              </w:rPr>
              <w:t>maximum</w:t>
            </w:r>
            <w:r w:rsidR="00313D5A" w:rsidRPr="005F3A69">
              <w:rPr>
                <w:rFonts w:ascii="Calibri" w:hAnsi="Calibri"/>
                <w:sz w:val="14"/>
                <w:szCs w:val="14"/>
              </w:rPr>
              <w:t>;</w:t>
            </w:r>
            <w:proofErr w:type="gramEnd"/>
          </w:p>
          <w:p w14:paraId="07663A0E" w14:textId="77777777" w:rsidR="00313D5A" w:rsidRPr="005F3A69" w:rsidRDefault="00313D5A" w:rsidP="00C86E8A">
            <w:pPr>
              <w:keepNext/>
              <w:rPr>
                <w:rFonts w:ascii="Calibri" w:hAnsi="Calibri"/>
                <w:sz w:val="14"/>
                <w:szCs w:val="14"/>
              </w:rPr>
            </w:pPr>
          </w:p>
          <w:p w14:paraId="77CDD2A5" w14:textId="77777777" w:rsidR="00C05B14" w:rsidRPr="005F3A69" w:rsidRDefault="00313D5A" w:rsidP="00843B2C">
            <w:pPr>
              <w:keepNext/>
              <w:rPr>
                <w:rFonts w:ascii="Calibri" w:hAnsi="Calibri"/>
                <w:sz w:val="14"/>
                <w:szCs w:val="14"/>
              </w:rPr>
            </w:pPr>
            <w:r w:rsidRPr="005F3A69">
              <w:rPr>
                <w:rFonts w:ascii="Calibri" w:hAnsi="Calibri"/>
                <w:sz w:val="14"/>
                <w:szCs w:val="14"/>
              </w:rPr>
              <w:t>d</w:t>
            </w:r>
            <w:r w:rsidR="00843B2C" w:rsidRPr="005F3A69">
              <w:rPr>
                <w:rFonts w:ascii="Calibri" w:hAnsi="Calibri"/>
                <w:sz w:val="14"/>
                <w:szCs w:val="14"/>
              </w:rPr>
              <w:t>o not allow duplicate values</w:t>
            </w:r>
            <w:r w:rsidRPr="005F3A69">
              <w:rPr>
                <w:rFonts w:ascii="Calibri" w:hAnsi="Calibri"/>
                <w:sz w:val="14"/>
                <w:szCs w:val="14"/>
              </w:rPr>
              <w:t xml:space="preserve"> in this column on this MCH-01 </w:t>
            </w:r>
            <w:r w:rsidR="00384DCB" w:rsidRPr="005F3A69">
              <w:rPr>
                <w:rFonts w:ascii="Calibri" w:hAnsi="Calibri"/>
                <w:sz w:val="14"/>
                <w:szCs w:val="14"/>
              </w:rPr>
              <w:t>&gt;&gt;</w:t>
            </w:r>
          </w:p>
        </w:tc>
        <w:tc>
          <w:tcPr>
            <w:tcW w:w="1530" w:type="dxa"/>
          </w:tcPr>
          <w:p w14:paraId="2E17008C" w14:textId="77777777" w:rsidR="002E3B51" w:rsidRPr="005F3A69" w:rsidRDefault="002E3B51" w:rsidP="002E3B51">
            <w:pPr>
              <w:keepNext/>
              <w:rPr>
                <w:rFonts w:ascii="Calibri" w:hAnsi="Calibri"/>
                <w:sz w:val="14"/>
                <w:szCs w:val="14"/>
              </w:rPr>
            </w:pPr>
            <w:r w:rsidRPr="005F3A69">
              <w:rPr>
                <w:rFonts w:ascii="Calibri" w:hAnsi="Calibri"/>
                <w:sz w:val="14"/>
                <w:szCs w:val="14"/>
              </w:rPr>
              <w:t>&lt;&lt;</w:t>
            </w:r>
            <w:r w:rsidRPr="005F3A69">
              <w:rPr>
                <w:rFonts w:ascii="Calibri" w:hAnsi="Calibri"/>
                <w:b/>
                <w:sz w:val="14"/>
                <w:szCs w:val="14"/>
              </w:rPr>
              <w:t>if</w:t>
            </w:r>
            <w:r w:rsidRPr="005F3A69">
              <w:rPr>
                <w:rFonts w:ascii="Calibri" w:hAnsi="Calibri"/>
                <w:sz w:val="14"/>
                <w:szCs w:val="14"/>
              </w:rPr>
              <w:t xml:space="preserve"> D09=NA,</w:t>
            </w:r>
          </w:p>
          <w:p w14:paraId="437CD765" w14:textId="77777777" w:rsidR="002E3B51" w:rsidRPr="005F3A69" w:rsidRDefault="002E3B51" w:rsidP="002E3B51">
            <w:pPr>
              <w:keepNext/>
              <w:rPr>
                <w:rFonts w:ascii="Calibri" w:hAnsi="Calibri"/>
                <w:sz w:val="14"/>
                <w:szCs w:val="14"/>
              </w:rPr>
            </w:pPr>
            <w:r w:rsidRPr="005F3A69">
              <w:rPr>
                <w:rFonts w:ascii="Calibri" w:hAnsi="Calibri"/>
                <w:b/>
                <w:sz w:val="14"/>
                <w:szCs w:val="14"/>
              </w:rPr>
              <w:t>then</w:t>
            </w:r>
            <w:r w:rsidRPr="005F3A69">
              <w:rPr>
                <w:rFonts w:ascii="Calibri" w:hAnsi="Calibri"/>
                <w:sz w:val="14"/>
                <w:szCs w:val="14"/>
              </w:rPr>
              <w:t xml:space="preserve"> </w:t>
            </w:r>
            <w:r w:rsidR="002927B9" w:rsidRPr="005F3A69">
              <w:rPr>
                <w:rFonts w:ascii="Calibri" w:hAnsi="Calibri"/>
                <w:sz w:val="14"/>
                <w:szCs w:val="14"/>
              </w:rPr>
              <w:t xml:space="preserve">text </w:t>
            </w:r>
            <w:r w:rsidRPr="005F3A69">
              <w:rPr>
                <w:rFonts w:ascii="Calibri" w:hAnsi="Calibri"/>
                <w:sz w:val="14"/>
                <w:szCs w:val="14"/>
              </w:rPr>
              <w:t>value=N/A,</w:t>
            </w:r>
          </w:p>
          <w:p w14:paraId="2760240C" w14:textId="77777777" w:rsidR="002E3B51" w:rsidRPr="005F3A69" w:rsidRDefault="002E3B51" w:rsidP="002E3B51">
            <w:pPr>
              <w:keepNext/>
              <w:rPr>
                <w:rFonts w:ascii="Calibri" w:hAnsi="Calibri"/>
                <w:sz w:val="14"/>
                <w:szCs w:val="14"/>
              </w:rPr>
            </w:pPr>
            <w:r w:rsidRPr="005F3A69">
              <w:rPr>
                <w:rFonts w:ascii="Calibri" w:hAnsi="Calibri"/>
                <w:b/>
                <w:sz w:val="14"/>
                <w:szCs w:val="14"/>
              </w:rPr>
              <w:t>else</w:t>
            </w:r>
            <w:r w:rsidRPr="005F3A69">
              <w:rPr>
                <w:rFonts w:ascii="Calibri" w:hAnsi="Calibri"/>
                <w:sz w:val="14"/>
                <w:szCs w:val="14"/>
              </w:rPr>
              <w:t xml:space="preserve"> user pick one of the following three values:</w:t>
            </w:r>
          </w:p>
          <w:p w14:paraId="2E53987B" w14:textId="77777777" w:rsidR="002E3B51" w:rsidRPr="005F3A69" w:rsidRDefault="002927B9" w:rsidP="002E3B51">
            <w:pPr>
              <w:keepNext/>
              <w:rPr>
                <w:rFonts w:ascii="Calibri" w:hAnsi="Calibri"/>
                <w:sz w:val="14"/>
                <w:szCs w:val="14"/>
              </w:rPr>
            </w:pPr>
            <w:proofErr w:type="gramStart"/>
            <w:r w:rsidRPr="005F3A69">
              <w:rPr>
                <w:rFonts w:ascii="Calibri" w:hAnsi="Calibri"/>
                <w:sz w:val="14"/>
                <w:szCs w:val="14"/>
              </w:rPr>
              <w:t>1:[</w:t>
            </w:r>
            <w:proofErr w:type="gramEnd"/>
            <w:r w:rsidR="002E3B51" w:rsidRPr="005F3A69">
              <w:rPr>
                <w:rFonts w:ascii="Calibri" w:hAnsi="Calibri"/>
                <w:sz w:val="14"/>
                <w:szCs w:val="14"/>
              </w:rPr>
              <w:t>Ductless</w:t>
            </w:r>
            <w:r w:rsidRPr="005F3A69">
              <w:rPr>
                <w:rFonts w:ascii="Calibri" w:hAnsi="Calibri"/>
                <w:sz w:val="14"/>
                <w:szCs w:val="14"/>
              </w:rPr>
              <w:t>]</w:t>
            </w:r>
          </w:p>
          <w:p w14:paraId="580D8265" w14:textId="77777777" w:rsidR="002E3B51" w:rsidRPr="005F3A69" w:rsidRDefault="002927B9" w:rsidP="002E3B51">
            <w:pPr>
              <w:keepNext/>
              <w:rPr>
                <w:rFonts w:ascii="Calibri" w:hAnsi="Calibri"/>
                <w:sz w:val="14"/>
                <w:szCs w:val="14"/>
              </w:rPr>
            </w:pPr>
            <w:proofErr w:type="gramStart"/>
            <w:r w:rsidRPr="005F3A69">
              <w:rPr>
                <w:rFonts w:ascii="Calibri" w:hAnsi="Calibri"/>
                <w:sz w:val="14"/>
                <w:szCs w:val="14"/>
              </w:rPr>
              <w:t>2:[</w:t>
            </w:r>
            <w:proofErr w:type="gramEnd"/>
            <w:r w:rsidR="002E3B51" w:rsidRPr="005F3A69">
              <w:rPr>
                <w:rFonts w:ascii="Calibri" w:hAnsi="Calibri"/>
                <w:sz w:val="14"/>
                <w:szCs w:val="14"/>
              </w:rPr>
              <w:t>Ducted &gt;10ft length</w:t>
            </w:r>
            <w:r w:rsidRPr="005F3A69">
              <w:rPr>
                <w:rFonts w:ascii="Calibri" w:hAnsi="Calibri"/>
                <w:sz w:val="14"/>
                <w:szCs w:val="14"/>
              </w:rPr>
              <w:t>]</w:t>
            </w:r>
          </w:p>
          <w:p w14:paraId="1950431F" w14:textId="77777777" w:rsidR="00C3019B" w:rsidRPr="005F3A69" w:rsidRDefault="002927B9" w:rsidP="002E3B51">
            <w:pPr>
              <w:keepNext/>
              <w:rPr>
                <w:rFonts w:ascii="Calibri" w:hAnsi="Calibri"/>
                <w:sz w:val="18"/>
                <w:szCs w:val="18"/>
              </w:rPr>
            </w:pPr>
            <w:proofErr w:type="gramStart"/>
            <w:r w:rsidRPr="005F3A69">
              <w:rPr>
                <w:rFonts w:ascii="Calibri" w:hAnsi="Calibri"/>
                <w:sz w:val="14"/>
                <w:szCs w:val="14"/>
              </w:rPr>
              <w:t>3:[</w:t>
            </w:r>
            <w:proofErr w:type="gramEnd"/>
            <w:r w:rsidR="002E3B51" w:rsidRPr="005F3A69">
              <w:rPr>
                <w:rFonts w:ascii="Calibri" w:hAnsi="Calibri"/>
                <w:sz w:val="14"/>
                <w:szCs w:val="14"/>
              </w:rPr>
              <w:t>Ducted ≤10ft length</w:t>
            </w:r>
            <w:r w:rsidRPr="005F3A69">
              <w:rPr>
                <w:rFonts w:ascii="Calibri" w:hAnsi="Calibri"/>
                <w:sz w:val="14"/>
                <w:szCs w:val="14"/>
              </w:rPr>
              <w:t>]</w:t>
            </w:r>
            <w:r w:rsidR="002E3B51" w:rsidRPr="005F3A69">
              <w:rPr>
                <w:rFonts w:ascii="Calibri" w:hAnsi="Calibri"/>
                <w:sz w:val="14"/>
                <w:szCs w:val="14"/>
              </w:rPr>
              <w:t>&gt;&gt;</w:t>
            </w:r>
          </w:p>
        </w:tc>
      </w:tr>
      <w:tr w:rsidR="002927B9" w:rsidRPr="005F3A69" w14:paraId="6EC183CE" w14:textId="77777777" w:rsidTr="00A718DC">
        <w:trPr>
          <w:cantSplit/>
          <w:trHeight w:val="467"/>
        </w:trPr>
        <w:tc>
          <w:tcPr>
            <w:tcW w:w="1276" w:type="dxa"/>
            <w:shd w:val="clear" w:color="auto" w:fill="auto"/>
          </w:tcPr>
          <w:p w14:paraId="23BF434A" w14:textId="77777777" w:rsidR="00C3019B" w:rsidRPr="005F3A69" w:rsidRDefault="00C3019B" w:rsidP="00C3019B">
            <w:pPr>
              <w:keepNext/>
              <w:rPr>
                <w:rFonts w:ascii="Calibri" w:hAnsi="Calibri"/>
                <w:sz w:val="18"/>
                <w:szCs w:val="18"/>
              </w:rPr>
            </w:pPr>
          </w:p>
        </w:tc>
        <w:tc>
          <w:tcPr>
            <w:tcW w:w="1371" w:type="dxa"/>
          </w:tcPr>
          <w:p w14:paraId="7B852E51" w14:textId="77777777" w:rsidR="00C3019B" w:rsidRPr="005F3A69" w:rsidRDefault="00C3019B" w:rsidP="00C3019B">
            <w:pPr>
              <w:keepNext/>
              <w:rPr>
                <w:rFonts w:ascii="Calibri" w:hAnsi="Calibri"/>
                <w:sz w:val="18"/>
                <w:szCs w:val="18"/>
              </w:rPr>
            </w:pPr>
          </w:p>
        </w:tc>
        <w:tc>
          <w:tcPr>
            <w:tcW w:w="1280" w:type="dxa"/>
            <w:shd w:val="clear" w:color="auto" w:fill="auto"/>
          </w:tcPr>
          <w:p w14:paraId="3F4EE1B9" w14:textId="77777777" w:rsidR="00C3019B" w:rsidRPr="005F3A69" w:rsidRDefault="00C3019B" w:rsidP="00C3019B">
            <w:pPr>
              <w:keepNext/>
              <w:rPr>
                <w:rFonts w:ascii="Calibri" w:hAnsi="Calibri"/>
                <w:sz w:val="18"/>
                <w:szCs w:val="18"/>
              </w:rPr>
            </w:pPr>
          </w:p>
        </w:tc>
        <w:tc>
          <w:tcPr>
            <w:tcW w:w="1188" w:type="dxa"/>
            <w:shd w:val="clear" w:color="auto" w:fill="auto"/>
          </w:tcPr>
          <w:p w14:paraId="50363944" w14:textId="77777777" w:rsidR="00C3019B" w:rsidRPr="005F3A69" w:rsidRDefault="00C3019B" w:rsidP="00C3019B">
            <w:pPr>
              <w:keepNext/>
              <w:rPr>
                <w:rFonts w:ascii="Calibri" w:hAnsi="Calibri"/>
                <w:sz w:val="18"/>
                <w:szCs w:val="18"/>
              </w:rPr>
            </w:pPr>
          </w:p>
        </w:tc>
        <w:tc>
          <w:tcPr>
            <w:tcW w:w="1828" w:type="dxa"/>
            <w:shd w:val="clear" w:color="auto" w:fill="auto"/>
          </w:tcPr>
          <w:p w14:paraId="4B3FD559" w14:textId="77777777" w:rsidR="00C3019B" w:rsidRPr="005F3A69" w:rsidRDefault="00C3019B" w:rsidP="00C3019B">
            <w:pPr>
              <w:keepNext/>
              <w:rPr>
                <w:rFonts w:ascii="Calibri" w:hAnsi="Calibri"/>
                <w:sz w:val="18"/>
                <w:szCs w:val="18"/>
              </w:rPr>
            </w:pPr>
          </w:p>
        </w:tc>
        <w:tc>
          <w:tcPr>
            <w:tcW w:w="1645" w:type="dxa"/>
            <w:shd w:val="clear" w:color="auto" w:fill="auto"/>
          </w:tcPr>
          <w:p w14:paraId="6AE88388" w14:textId="77777777" w:rsidR="00C3019B" w:rsidRPr="005F3A69" w:rsidRDefault="00C3019B" w:rsidP="00C3019B">
            <w:pPr>
              <w:keepNext/>
              <w:rPr>
                <w:rFonts w:ascii="Calibri" w:hAnsi="Calibri"/>
                <w:sz w:val="18"/>
                <w:szCs w:val="18"/>
              </w:rPr>
            </w:pPr>
          </w:p>
        </w:tc>
        <w:tc>
          <w:tcPr>
            <w:tcW w:w="1645" w:type="dxa"/>
            <w:shd w:val="clear" w:color="auto" w:fill="auto"/>
          </w:tcPr>
          <w:p w14:paraId="750AEE31" w14:textId="77777777" w:rsidR="00C3019B" w:rsidRPr="005F3A69" w:rsidRDefault="00C3019B" w:rsidP="00C3019B">
            <w:pPr>
              <w:keepNext/>
              <w:rPr>
                <w:rFonts w:ascii="Calibri" w:hAnsi="Calibri"/>
                <w:sz w:val="18"/>
                <w:szCs w:val="18"/>
              </w:rPr>
            </w:pPr>
          </w:p>
        </w:tc>
        <w:tc>
          <w:tcPr>
            <w:tcW w:w="1371" w:type="dxa"/>
            <w:shd w:val="clear" w:color="auto" w:fill="auto"/>
          </w:tcPr>
          <w:p w14:paraId="3F60BC52" w14:textId="77777777" w:rsidR="00C3019B" w:rsidRPr="005F3A69" w:rsidRDefault="00C3019B" w:rsidP="00C3019B">
            <w:pPr>
              <w:keepNext/>
              <w:rPr>
                <w:rFonts w:ascii="Calibri" w:hAnsi="Calibri"/>
                <w:sz w:val="18"/>
                <w:szCs w:val="18"/>
              </w:rPr>
            </w:pPr>
          </w:p>
        </w:tc>
        <w:tc>
          <w:tcPr>
            <w:tcW w:w="1554" w:type="dxa"/>
          </w:tcPr>
          <w:p w14:paraId="7D256CA1" w14:textId="77777777" w:rsidR="00C3019B" w:rsidRPr="005F3A69" w:rsidRDefault="00C3019B" w:rsidP="00C3019B">
            <w:pPr>
              <w:keepNext/>
              <w:rPr>
                <w:rFonts w:ascii="Calibri" w:hAnsi="Calibri"/>
                <w:sz w:val="18"/>
                <w:szCs w:val="18"/>
              </w:rPr>
            </w:pPr>
          </w:p>
        </w:tc>
        <w:tc>
          <w:tcPr>
            <w:tcW w:w="1530" w:type="dxa"/>
          </w:tcPr>
          <w:p w14:paraId="1FC54A56" w14:textId="77777777" w:rsidR="00C3019B" w:rsidRPr="005F3A69" w:rsidRDefault="00C3019B" w:rsidP="00C3019B">
            <w:pPr>
              <w:keepNext/>
              <w:rPr>
                <w:rFonts w:ascii="Calibri" w:hAnsi="Calibri"/>
                <w:sz w:val="18"/>
                <w:szCs w:val="18"/>
              </w:rPr>
            </w:pPr>
          </w:p>
        </w:tc>
      </w:tr>
      <w:tr w:rsidR="00C3019B" w:rsidRPr="005F3A69" w14:paraId="0BD96550" w14:textId="77777777" w:rsidTr="00A718DC">
        <w:trPr>
          <w:cantSplit/>
        </w:trPr>
        <w:tc>
          <w:tcPr>
            <w:tcW w:w="14688" w:type="dxa"/>
            <w:gridSpan w:val="10"/>
          </w:tcPr>
          <w:p w14:paraId="10EA6961" w14:textId="77777777" w:rsidR="00C3019B" w:rsidRPr="005F3A69" w:rsidRDefault="00C3019B" w:rsidP="0019543B">
            <w:pPr>
              <w:keepNext/>
              <w:rPr>
                <w:rFonts w:ascii="Calibri" w:hAnsi="Calibri"/>
                <w:sz w:val="18"/>
                <w:szCs w:val="18"/>
              </w:rPr>
            </w:pPr>
            <w:r w:rsidRPr="005F3A69">
              <w:rPr>
                <w:rFonts w:ascii="Calibri" w:hAnsi="Calibri"/>
                <w:sz w:val="18"/>
                <w:szCs w:val="18"/>
              </w:rPr>
              <w:t>Notes:</w:t>
            </w:r>
          </w:p>
        </w:tc>
      </w:tr>
    </w:tbl>
    <w:p w14:paraId="2E1074F2" w14:textId="77777777" w:rsidR="00787C67" w:rsidRPr="005F3A69" w:rsidRDefault="00787C67" w:rsidP="008846F4">
      <w:pPr>
        <w:rPr>
          <w:rFonts w:ascii="Calibri" w:hAnsi="Calibri"/>
          <w:sz w:val="18"/>
          <w:szCs w:val="18"/>
        </w:rPr>
      </w:pPr>
    </w:p>
    <w:p w14:paraId="48633B4F" w14:textId="77777777" w:rsidR="00787C67" w:rsidRPr="005F3A69" w:rsidRDefault="00787C67" w:rsidP="008846F4">
      <w:pPr>
        <w:rPr>
          <w:rFonts w:ascii="Calibri" w:hAnsi="Calibri"/>
          <w:sz w:val="18"/>
          <w:szCs w:val="18"/>
        </w:rPr>
      </w:pPr>
    </w:p>
    <w:tbl>
      <w:tblPr>
        <w:tblW w:w="578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348"/>
        <w:gridCol w:w="1169"/>
        <w:gridCol w:w="1168"/>
        <w:gridCol w:w="1244"/>
        <w:gridCol w:w="2290"/>
        <w:gridCol w:w="2290"/>
        <w:gridCol w:w="2366"/>
        <w:gridCol w:w="2366"/>
        <w:gridCol w:w="1332"/>
        <w:gridCol w:w="1332"/>
      </w:tblGrid>
      <w:tr w:rsidR="00D534A5" w:rsidRPr="005F3A69" w14:paraId="255D16CE" w14:textId="77777777" w:rsidTr="003B6E75">
        <w:trPr>
          <w:cantSplit/>
        </w:trPr>
        <w:tc>
          <w:tcPr>
            <w:tcW w:w="16905" w:type="dxa"/>
            <w:gridSpan w:val="10"/>
          </w:tcPr>
          <w:p w14:paraId="21E725E9" w14:textId="32C90B2D" w:rsidR="00D534A5" w:rsidRPr="005F3A69" w:rsidRDefault="00D534A5" w:rsidP="00F60E55">
            <w:pPr>
              <w:keepNext/>
              <w:rPr>
                <w:rFonts w:ascii="Calibri" w:hAnsi="Calibri"/>
                <w:b/>
                <w:sz w:val="18"/>
                <w:szCs w:val="18"/>
              </w:rPr>
            </w:pPr>
            <w:r w:rsidRPr="005F3A69">
              <w:rPr>
                <w:rFonts w:ascii="Calibri" w:hAnsi="Calibri"/>
                <w:b/>
                <w:sz w:val="18"/>
                <w:szCs w:val="18"/>
              </w:rPr>
              <w:lastRenderedPageBreak/>
              <w:t>E. Installed Cooling Equipment Information for Outdoor Condenser or Package Unit (Air Conditioner or Heat Pump):</w:t>
            </w:r>
          </w:p>
          <w:p w14:paraId="3BA617D0" w14:textId="77777777" w:rsidR="00D534A5" w:rsidRPr="005F3A69" w:rsidRDefault="00D534A5" w:rsidP="00F244E9">
            <w:pPr>
              <w:keepNext/>
              <w:rPr>
                <w:rFonts w:ascii="Calibri" w:hAnsi="Calibri"/>
                <w:sz w:val="18"/>
                <w:szCs w:val="18"/>
              </w:rPr>
            </w:pPr>
            <w:r w:rsidRPr="005F3A69">
              <w:rPr>
                <w:rFonts w:ascii="Calibri" w:hAnsi="Calibri"/>
                <w:sz w:val="18"/>
                <w:szCs w:val="18"/>
              </w:rPr>
              <w:t>&lt;&lt;</w:t>
            </w:r>
            <w:r w:rsidRPr="005F3A69">
              <w:rPr>
                <w:rFonts w:ascii="Calibri" w:hAnsi="Calibri"/>
                <w:b/>
                <w:sz w:val="18"/>
                <w:szCs w:val="18"/>
              </w:rPr>
              <w:t>if</w:t>
            </w:r>
            <w:r w:rsidRPr="005F3A69">
              <w:rPr>
                <w:rFonts w:ascii="Calibri" w:hAnsi="Calibri"/>
                <w:sz w:val="18"/>
                <w:szCs w:val="18"/>
              </w:rPr>
              <w:t xml:space="preserve"> all of the SC Systems listed in Section C have a value in C07=</w:t>
            </w:r>
            <w:r w:rsidRPr="005F3A69">
              <w:rPr>
                <w:rFonts w:asciiTheme="minorHAnsi" w:hAnsiTheme="minorHAnsi"/>
                <w:sz w:val="16"/>
                <w:szCs w:val="16"/>
              </w:rPr>
              <w:t>no cooling</w:t>
            </w:r>
            <w:r w:rsidRPr="005F3A69">
              <w:rPr>
                <w:rFonts w:ascii="Calibri" w:hAnsi="Calibri"/>
                <w:sz w:val="18"/>
                <w:szCs w:val="18"/>
              </w:rPr>
              <w:t xml:space="preserve">, </w:t>
            </w:r>
            <w:r w:rsidRPr="005F3A69">
              <w:rPr>
                <w:rFonts w:ascii="Calibri" w:hAnsi="Calibri"/>
                <w:b/>
                <w:sz w:val="18"/>
                <w:szCs w:val="18"/>
              </w:rPr>
              <w:t>then</w:t>
            </w:r>
            <w:r w:rsidRPr="005F3A69">
              <w:rPr>
                <w:rFonts w:ascii="Calibri" w:hAnsi="Calibri"/>
                <w:sz w:val="18"/>
                <w:szCs w:val="18"/>
              </w:rPr>
              <w:t xml:space="preserve"> display the section does not apply </w:t>
            </w:r>
            <w:proofErr w:type="gramStart"/>
            <w:r w:rsidRPr="005F3A69">
              <w:rPr>
                <w:rFonts w:ascii="Calibri" w:hAnsi="Calibri"/>
                <w:sz w:val="18"/>
                <w:szCs w:val="18"/>
              </w:rPr>
              <w:t>message;</w:t>
            </w:r>
            <w:proofErr w:type="gramEnd"/>
            <w:r w:rsidRPr="005F3A69">
              <w:rPr>
                <w:rFonts w:ascii="Calibri" w:hAnsi="Calibri"/>
                <w:sz w:val="18"/>
                <w:szCs w:val="18"/>
              </w:rPr>
              <w:t xml:space="preserve"> </w:t>
            </w:r>
          </w:p>
          <w:p w14:paraId="6DEC5AEE" w14:textId="77777777" w:rsidR="00D534A5" w:rsidRPr="005F3A69" w:rsidRDefault="00D534A5" w:rsidP="00F244E9">
            <w:pPr>
              <w:keepNext/>
              <w:rPr>
                <w:rFonts w:ascii="Calibri" w:hAnsi="Calibri"/>
                <w:sz w:val="18"/>
                <w:szCs w:val="18"/>
              </w:rPr>
            </w:pPr>
          </w:p>
          <w:p w14:paraId="1F694A88" w14:textId="77777777" w:rsidR="00D534A5" w:rsidRPr="005F3A69" w:rsidRDefault="00D534A5" w:rsidP="00F244E9">
            <w:pPr>
              <w:keepNext/>
              <w:rPr>
                <w:rFonts w:ascii="Calibri" w:hAnsi="Calibri"/>
                <w:b/>
                <w:sz w:val="18"/>
                <w:szCs w:val="18"/>
              </w:rPr>
            </w:pPr>
            <w:r w:rsidRPr="005F3A69">
              <w:rPr>
                <w:rFonts w:ascii="Calibri" w:hAnsi="Calibri"/>
                <w:b/>
                <w:sz w:val="18"/>
                <w:szCs w:val="18"/>
              </w:rPr>
              <w:t>else</w:t>
            </w:r>
            <w:r w:rsidRPr="005F3A69">
              <w:rPr>
                <w:rFonts w:ascii="Calibri" w:hAnsi="Calibri"/>
                <w:sz w:val="18"/>
                <w:szCs w:val="18"/>
              </w:rPr>
              <w:t xml:space="preserve"> require one row of data in this table for each of the SC Systems listed in Section C that do not have one of the following two conditions: </w:t>
            </w:r>
            <w:proofErr w:type="gramStart"/>
            <w:r w:rsidRPr="005F3A69">
              <w:rPr>
                <w:rFonts w:ascii="Calibri" w:hAnsi="Calibri"/>
                <w:sz w:val="18"/>
                <w:szCs w:val="18"/>
              </w:rPr>
              <w:t>1:[</w:t>
            </w:r>
            <w:proofErr w:type="gramEnd"/>
            <w:r w:rsidRPr="005F3A69">
              <w:rPr>
                <w:rFonts w:ascii="Calibri" w:hAnsi="Calibri"/>
                <w:sz w:val="18"/>
                <w:szCs w:val="18"/>
              </w:rPr>
              <w:t>a value in C07=</w:t>
            </w:r>
            <w:r w:rsidRPr="005F3A69">
              <w:rPr>
                <w:rFonts w:asciiTheme="minorHAnsi" w:hAnsiTheme="minorHAnsi"/>
                <w:sz w:val="16"/>
                <w:szCs w:val="16"/>
              </w:rPr>
              <w:t>no cooling]</w:t>
            </w:r>
            <w:r w:rsidRPr="005F3A69">
              <w:t xml:space="preserve"> </w:t>
            </w:r>
            <w:r w:rsidRPr="005F3A69">
              <w:rPr>
                <w:rFonts w:asciiTheme="minorHAnsi" w:hAnsiTheme="minorHAnsi"/>
                <w:sz w:val="16"/>
                <w:szCs w:val="16"/>
              </w:rPr>
              <w:t>or 2:[a value in C08 = no cooling component altered]</w:t>
            </w:r>
            <w:r w:rsidRPr="005F3A69">
              <w:rPr>
                <w:rFonts w:ascii="Calibri" w:hAnsi="Calibri"/>
                <w:sz w:val="18"/>
                <w:szCs w:val="18"/>
              </w:rPr>
              <w:t>&gt;&gt;</w:t>
            </w:r>
          </w:p>
        </w:tc>
      </w:tr>
      <w:tr w:rsidR="00D83599" w:rsidRPr="005F3A69" w14:paraId="13E39D3B" w14:textId="77777777" w:rsidTr="00D534A5">
        <w:trPr>
          <w:cantSplit/>
          <w:trHeight w:val="224"/>
        </w:trPr>
        <w:tc>
          <w:tcPr>
            <w:tcW w:w="1348" w:type="dxa"/>
            <w:shd w:val="clear" w:color="auto" w:fill="auto"/>
            <w:vAlign w:val="bottom"/>
          </w:tcPr>
          <w:p w14:paraId="7F4096AD" w14:textId="77777777" w:rsidR="00D83599" w:rsidRPr="005F3A69" w:rsidRDefault="00D83599" w:rsidP="00BA02F4">
            <w:pPr>
              <w:keepNext/>
              <w:jc w:val="center"/>
              <w:rPr>
                <w:rFonts w:ascii="Calibri" w:hAnsi="Calibri"/>
                <w:sz w:val="18"/>
                <w:szCs w:val="18"/>
              </w:rPr>
            </w:pPr>
            <w:r w:rsidRPr="005F3A69">
              <w:rPr>
                <w:rFonts w:ascii="Calibri" w:hAnsi="Calibri"/>
                <w:sz w:val="18"/>
                <w:szCs w:val="18"/>
              </w:rPr>
              <w:t>01</w:t>
            </w:r>
          </w:p>
        </w:tc>
        <w:tc>
          <w:tcPr>
            <w:tcW w:w="1169" w:type="dxa"/>
          </w:tcPr>
          <w:p w14:paraId="6BE173BD" w14:textId="77777777" w:rsidR="00D83599" w:rsidRPr="005F3A69" w:rsidRDefault="00D83599" w:rsidP="00BA02F4">
            <w:pPr>
              <w:keepNext/>
              <w:jc w:val="center"/>
              <w:rPr>
                <w:rFonts w:ascii="Calibri" w:hAnsi="Calibri"/>
                <w:sz w:val="18"/>
                <w:szCs w:val="18"/>
              </w:rPr>
            </w:pPr>
            <w:r w:rsidRPr="005F3A69">
              <w:rPr>
                <w:rFonts w:ascii="Calibri" w:hAnsi="Calibri"/>
                <w:sz w:val="18"/>
                <w:szCs w:val="18"/>
              </w:rPr>
              <w:t>02</w:t>
            </w:r>
          </w:p>
        </w:tc>
        <w:tc>
          <w:tcPr>
            <w:tcW w:w="1168" w:type="dxa"/>
            <w:shd w:val="clear" w:color="auto" w:fill="auto"/>
            <w:vAlign w:val="bottom"/>
          </w:tcPr>
          <w:p w14:paraId="43221478" w14:textId="77777777" w:rsidR="00D83599" w:rsidRPr="005F3A69" w:rsidRDefault="00D83599" w:rsidP="00BA02F4">
            <w:pPr>
              <w:keepNext/>
              <w:jc w:val="center"/>
              <w:rPr>
                <w:rFonts w:ascii="Calibri" w:hAnsi="Calibri"/>
                <w:sz w:val="18"/>
                <w:szCs w:val="18"/>
              </w:rPr>
            </w:pPr>
            <w:r w:rsidRPr="005F3A69">
              <w:rPr>
                <w:rFonts w:ascii="Calibri" w:hAnsi="Calibri"/>
                <w:sz w:val="18"/>
                <w:szCs w:val="18"/>
              </w:rPr>
              <w:t>03</w:t>
            </w:r>
          </w:p>
        </w:tc>
        <w:tc>
          <w:tcPr>
            <w:tcW w:w="1244" w:type="dxa"/>
            <w:shd w:val="clear" w:color="auto" w:fill="auto"/>
            <w:vAlign w:val="bottom"/>
          </w:tcPr>
          <w:p w14:paraId="0D780E59" w14:textId="77777777" w:rsidR="00D83599" w:rsidRPr="005F3A69" w:rsidRDefault="00D83599" w:rsidP="00BA02F4">
            <w:pPr>
              <w:keepNext/>
              <w:jc w:val="center"/>
              <w:rPr>
                <w:rFonts w:ascii="Calibri" w:hAnsi="Calibri"/>
                <w:sz w:val="18"/>
                <w:szCs w:val="18"/>
              </w:rPr>
            </w:pPr>
            <w:r w:rsidRPr="005F3A69">
              <w:rPr>
                <w:rFonts w:ascii="Calibri" w:hAnsi="Calibri"/>
                <w:sz w:val="18"/>
                <w:szCs w:val="18"/>
              </w:rPr>
              <w:t>04</w:t>
            </w:r>
          </w:p>
        </w:tc>
        <w:tc>
          <w:tcPr>
            <w:tcW w:w="2290" w:type="dxa"/>
          </w:tcPr>
          <w:p w14:paraId="207B41FB" w14:textId="0088957E" w:rsidR="00D83599" w:rsidRPr="005F3A69" w:rsidRDefault="00D83599" w:rsidP="00BA02F4">
            <w:pPr>
              <w:keepNext/>
              <w:jc w:val="center"/>
              <w:rPr>
                <w:rFonts w:ascii="Calibri" w:hAnsi="Calibri"/>
                <w:sz w:val="18"/>
                <w:szCs w:val="18"/>
              </w:rPr>
            </w:pPr>
            <w:ins w:id="165" w:author="Shewmaker, Michael@Energy" w:date="2022-12-13T10:42:00Z">
              <w:r>
                <w:rPr>
                  <w:rFonts w:ascii="Calibri" w:hAnsi="Calibri"/>
                  <w:sz w:val="18"/>
                  <w:szCs w:val="18"/>
                </w:rPr>
                <w:t>04b</w:t>
              </w:r>
            </w:ins>
          </w:p>
        </w:tc>
        <w:tc>
          <w:tcPr>
            <w:tcW w:w="2290" w:type="dxa"/>
            <w:shd w:val="clear" w:color="auto" w:fill="auto"/>
            <w:vAlign w:val="bottom"/>
          </w:tcPr>
          <w:p w14:paraId="51CB1C23" w14:textId="75D8FD53" w:rsidR="00D83599" w:rsidRPr="005F3A69" w:rsidRDefault="00D83599" w:rsidP="00BA02F4">
            <w:pPr>
              <w:keepNext/>
              <w:jc w:val="center"/>
              <w:rPr>
                <w:rFonts w:ascii="Calibri" w:hAnsi="Calibri"/>
                <w:sz w:val="18"/>
                <w:szCs w:val="18"/>
              </w:rPr>
            </w:pPr>
            <w:r w:rsidRPr="005F3A69">
              <w:rPr>
                <w:rFonts w:ascii="Calibri" w:hAnsi="Calibri"/>
                <w:sz w:val="18"/>
                <w:szCs w:val="18"/>
              </w:rPr>
              <w:t>05</w:t>
            </w:r>
          </w:p>
        </w:tc>
        <w:tc>
          <w:tcPr>
            <w:tcW w:w="2366" w:type="dxa"/>
            <w:shd w:val="clear" w:color="auto" w:fill="auto"/>
            <w:vAlign w:val="bottom"/>
          </w:tcPr>
          <w:p w14:paraId="78034034" w14:textId="77777777" w:rsidR="00D83599" w:rsidRPr="005F3A69" w:rsidRDefault="00D83599" w:rsidP="00BA02F4">
            <w:pPr>
              <w:keepNext/>
              <w:jc w:val="center"/>
              <w:rPr>
                <w:rFonts w:ascii="Calibri" w:hAnsi="Calibri"/>
                <w:sz w:val="18"/>
                <w:szCs w:val="18"/>
              </w:rPr>
            </w:pPr>
            <w:r w:rsidRPr="005F3A69">
              <w:rPr>
                <w:rFonts w:ascii="Calibri" w:hAnsi="Calibri"/>
                <w:sz w:val="18"/>
                <w:szCs w:val="18"/>
              </w:rPr>
              <w:t>06</w:t>
            </w:r>
          </w:p>
        </w:tc>
        <w:tc>
          <w:tcPr>
            <w:tcW w:w="2366" w:type="dxa"/>
            <w:shd w:val="clear" w:color="auto" w:fill="auto"/>
            <w:vAlign w:val="bottom"/>
          </w:tcPr>
          <w:p w14:paraId="2FC314C3" w14:textId="77777777" w:rsidR="00D83599" w:rsidRPr="005F3A69" w:rsidRDefault="00D83599" w:rsidP="00BA02F4">
            <w:pPr>
              <w:keepNext/>
              <w:jc w:val="center"/>
              <w:rPr>
                <w:rFonts w:ascii="Calibri" w:hAnsi="Calibri"/>
                <w:sz w:val="18"/>
                <w:szCs w:val="18"/>
              </w:rPr>
            </w:pPr>
            <w:r w:rsidRPr="005F3A69">
              <w:rPr>
                <w:rFonts w:ascii="Calibri" w:hAnsi="Calibri"/>
                <w:sz w:val="18"/>
                <w:szCs w:val="18"/>
              </w:rPr>
              <w:t>07</w:t>
            </w:r>
          </w:p>
        </w:tc>
        <w:tc>
          <w:tcPr>
            <w:tcW w:w="1332" w:type="dxa"/>
            <w:shd w:val="clear" w:color="auto" w:fill="auto"/>
            <w:vAlign w:val="bottom"/>
          </w:tcPr>
          <w:p w14:paraId="6A0038B5" w14:textId="77777777" w:rsidR="00D83599" w:rsidRPr="005F3A69" w:rsidRDefault="00D83599" w:rsidP="00BA02F4">
            <w:pPr>
              <w:keepNext/>
              <w:jc w:val="center"/>
              <w:rPr>
                <w:rFonts w:ascii="Calibri" w:hAnsi="Calibri"/>
                <w:sz w:val="18"/>
                <w:szCs w:val="18"/>
              </w:rPr>
            </w:pPr>
            <w:r w:rsidRPr="005F3A69">
              <w:rPr>
                <w:rFonts w:ascii="Calibri" w:hAnsi="Calibri"/>
                <w:sz w:val="18"/>
                <w:szCs w:val="18"/>
              </w:rPr>
              <w:t>08</w:t>
            </w:r>
          </w:p>
        </w:tc>
        <w:tc>
          <w:tcPr>
            <w:tcW w:w="1332" w:type="dxa"/>
            <w:shd w:val="clear" w:color="auto" w:fill="auto"/>
            <w:vAlign w:val="bottom"/>
          </w:tcPr>
          <w:p w14:paraId="258C569D" w14:textId="77777777" w:rsidR="00D83599" w:rsidRPr="005F3A69" w:rsidRDefault="00D83599" w:rsidP="00BA02F4">
            <w:pPr>
              <w:keepNext/>
              <w:jc w:val="center"/>
              <w:rPr>
                <w:rFonts w:ascii="Calibri" w:hAnsi="Calibri"/>
                <w:sz w:val="18"/>
                <w:szCs w:val="18"/>
              </w:rPr>
            </w:pPr>
            <w:r w:rsidRPr="005F3A69">
              <w:rPr>
                <w:rFonts w:ascii="Calibri" w:hAnsi="Calibri"/>
                <w:sz w:val="18"/>
                <w:szCs w:val="18"/>
              </w:rPr>
              <w:t>09</w:t>
            </w:r>
          </w:p>
        </w:tc>
      </w:tr>
      <w:tr w:rsidR="00D83599" w:rsidRPr="005F3A69" w14:paraId="0952A221" w14:textId="77777777" w:rsidTr="00D534A5">
        <w:trPr>
          <w:cantSplit/>
          <w:trHeight w:val="576"/>
        </w:trPr>
        <w:tc>
          <w:tcPr>
            <w:tcW w:w="1348" w:type="dxa"/>
            <w:shd w:val="clear" w:color="auto" w:fill="auto"/>
            <w:vAlign w:val="bottom"/>
          </w:tcPr>
          <w:p w14:paraId="1E138BE5" w14:textId="77777777" w:rsidR="00D83599" w:rsidRPr="005F3A69" w:rsidRDefault="00D83599" w:rsidP="00EA04F8">
            <w:pPr>
              <w:keepNext/>
              <w:jc w:val="center"/>
              <w:rPr>
                <w:rFonts w:ascii="Calibri" w:hAnsi="Calibri"/>
                <w:sz w:val="18"/>
                <w:szCs w:val="18"/>
              </w:rPr>
            </w:pPr>
            <w:r w:rsidRPr="005F3A69">
              <w:rPr>
                <w:rFonts w:ascii="Calibri" w:hAnsi="Calibri"/>
                <w:sz w:val="18"/>
                <w:szCs w:val="18"/>
              </w:rPr>
              <w:t>SC System ID/Name from CF1R</w:t>
            </w:r>
          </w:p>
        </w:tc>
        <w:tc>
          <w:tcPr>
            <w:tcW w:w="1169" w:type="dxa"/>
            <w:vAlign w:val="bottom"/>
          </w:tcPr>
          <w:p w14:paraId="6EEA9127" w14:textId="77777777" w:rsidR="00D83599" w:rsidRPr="005F3A69" w:rsidRDefault="00D83599" w:rsidP="000964E2">
            <w:pPr>
              <w:keepNext/>
              <w:jc w:val="center"/>
              <w:rPr>
                <w:rFonts w:ascii="Calibri" w:hAnsi="Calibri"/>
                <w:sz w:val="18"/>
                <w:szCs w:val="18"/>
              </w:rPr>
            </w:pPr>
            <w:r w:rsidRPr="005F3A69">
              <w:rPr>
                <w:rFonts w:ascii="Calibri" w:hAnsi="Calibri"/>
                <w:sz w:val="18"/>
                <w:szCs w:val="18"/>
              </w:rPr>
              <w:t>SC System</w:t>
            </w:r>
          </w:p>
          <w:p w14:paraId="37CF7184" w14:textId="77777777" w:rsidR="00D83599" w:rsidRPr="005F3A69" w:rsidRDefault="00D83599" w:rsidP="000964E2">
            <w:pPr>
              <w:keepNext/>
              <w:jc w:val="center"/>
              <w:rPr>
                <w:rFonts w:ascii="Calibri" w:hAnsi="Calibri"/>
                <w:sz w:val="16"/>
                <w:szCs w:val="16"/>
              </w:rPr>
            </w:pPr>
            <w:r w:rsidRPr="005F3A69">
              <w:rPr>
                <w:rFonts w:ascii="Calibri" w:hAnsi="Calibri"/>
                <w:sz w:val="18"/>
                <w:szCs w:val="18"/>
              </w:rPr>
              <w:t>Description of Area Served</w:t>
            </w:r>
          </w:p>
        </w:tc>
        <w:tc>
          <w:tcPr>
            <w:tcW w:w="1168" w:type="dxa"/>
            <w:shd w:val="clear" w:color="auto" w:fill="auto"/>
            <w:vAlign w:val="bottom"/>
          </w:tcPr>
          <w:p w14:paraId="2C42A19B" w14:textId="77777777" w:rsidR="00D83599" w:rsidRPr="005F3A69" w:rsidRDefault="00D83599" w:rsidP="000964E2">
            <w:pPr>
              <w:keepNext/>
              <w:jc w:val="center"/>
              <w:rPr>
                <w:rFonts w:ascii="Calibri" w:hAnsi="Calibri"/>
                <w:sz w:val="16"/>
                <w:szCs w:val="16"/>
              </w:rPr>
            </w:pPr>
            <w:r w:rsidRPr="005F3A69">
              <w:rPr>
                <w:rFonts w:ascii="Calibri" w:hAnsi="Calibri"/>
                <w:sz w:val="16"/>
                <w:szCs w:val="16"/>
              </w:rPr>
              <w:t xml:space="preserve">Cooling Efficiency </w:t>
            </w:r>
          </w:p>
          <w:p w14:paraId="133E8A2F" w14:textId="77777777" w:rsidR="00D83599" w:rsidRPr="005F3A69" w:rsidRDefault="00D83599" w:rsidP="000964E2">
            <w:pPr>
              <w:keepNext/>
              <w:jc w:val="center"/>
              <w:rPr>
                <w:rFonts w:ascii="Calibri" w:hAnsi="Calibri"/>
                <w:sz w:val="18"/>
                <w:szCs w:val="18"/>
              </w:rPr>
            </w:pPr>
            <w:r w:rsidRPr="005F3A69">
              <w:rPr>
                <w:rFonts w:ascii="Calibri" w:hAnsi="Calibri"/>
                <w:sz w:val="16"/>
                <w:szCs w:val="16"/>
              </w:rPr>
              <w:t>Type</w:t>
            </w:r>
          </w:p>
        </w:tc>
        <w:tc>
          <w:tcPr>
            <w:tcW w:w="1244" w:type="dxa"/>
            <w:shd w:val="clear" w:color="auto" w:fill="auto"/>
            <w:vAlign w:val="bottom"/>
          </w:tcPr>
          <w:p w14:paraId="6147DC81" w14:textId="60245BE8" w:rsidR="00D83599" w:rsidRPr="005F3A69" w:rsidRDefault="00D83599" w:rsidP="000964E2">
            <w:pPr>
              <w:keepNext/>
              <w:jc w:val="center"/>
              <w:rPr>
                <w:rFonts w:ascii="Calibri" w:hAnsi="Calibri"/>
                <w:sz w:val="18"/>
                <w:szCs w:val="18"/>
              </w:rPr>
            </w:pPr>
            <w:r w:rsidRPr="005F3A69">
              <w:rPr>
                <w:rFonts w:ascii="Calibri" w:hAnsi="Calibri"/>
                <w:sz w:val="16"/>
                <w:szCs w:val="16"/>
              </w:rPr>
              <w:t>Cooling Efficiency Value</w:t>
            </w:r>
            <w:ins w:id="166" w:author="Shewmaker, Michael@Energy" w:date="2022-12-13T10:42:00Z">
              <w:r w:rsidR="006410A4">
                <w:rPr>
                  <w:rFonts w:ascii="Calibri" w:hAnsi="Calibri"/>
                  <w:sz w:val="16"/>
                  <w:szCs w:val="16"/>
                </w:rPr>
                <w:t xml:space="preserve"> SEER/SEER2</w:t>
              </w:r>
            </w:ins>
          </w:p>
        </w:tc>
        <w:tc>
          <w:tcPr>
            <w:tcW w:w="2290" w:type="dxa"/>
          </w:tcPr>
          <w:p w14:paraId="1621B425" w14:textId="34EF17F0" w:rsidR="00D83599" w:rsidRPr="005F3A69" w:rsidRDefault="00D83599" w:rsidP="000964E2">
            <w:pPr>
              <w:keepNext/>
              <w:jc w:val="center"/>
              <w:rPr>
                <w:rFonts w:ascii="Calibri" w:hAnsi="Calibri"/>
                <w:sz w:val="18"/>
                <w:szCs w:val="18"/>
              </w:rPr>
            </w:pPr>
            <w:ins w:id="167" w:author="Shewmaker, Michael@Energy" w:date="2022-12-13T10:42:00Z">
              <w:r>
                <w:rPr>
                  <w:rFonts w:ascii="Calibri" w:hAnsi="Calibri"/>
                  <w:sz w:val="18"/>
                  <w:szCs w:val="18"/>
                </w:rPr>
                <w:t>Cooling Efficiency Value EER/EER2/CEER</w:t>
              </w:r>
            </w:ins>
          </w:p>
        </w:tc>
        <w:tc>
          <w:tcPr>
            <w:tcW w:w="2290" w:type="dxa"/>
            <w:shd w:val="clear" w:color="auto" w:fill="auto"/>
            <w:vAlign w:val="bottom"/>
          </w:tcPr>
          <w:p w14:paraId="1CE319E1" w14:textId="29AABD02" w:rsidR="00D83599" w:rsidRPr="005F3A69" w:rsidRDefault="00D83599" w:rsidP="000964E2">
            <w:pPr>
              <w:keepNext/>
              <w:jc w:val="center"/>
              <w:rPr>
                <w:rFonts w:ascii="Calibri" w:hAnsi="Calibri"/>
                <w:sz w:val="18"/>
                <w:szCs w:val="18"/>
              </w:rPr>
            </w:pPr>
            <w:r w:rsidRPr="005F3A69">
              <w:rPr>
                <w:rFonts w:ascii="Calibri" w:hAnsi="Calibri"/>
                <w:sz w:val="18"/>
                <w:szCs w:val="18"/>
              </w:rPr>
              <w:t>Condenser or Package Unit Manufacturer</w:t>
            </w:r>
          </w:p>
        </w:tc>
        <w:tc>
          <w:tcPr>
            <w:tcW w:w="2366" w:type="dxa"/>
            <w:shd w:val="clear" w:color="auto" w:fill="auto"/>
            <w:vAlign w:val="bottom"/>
          </w:tcPr>
          <w:p w14:paraId="4F649E7C" w14:textId="77777777" w:rsidR="00D83599" w:rsidRPr="005F3A69" w:rsidRDefault="00D83599" w:rsidP="000964E2">
            <w:pPr>
              <w:keepNext/>
              <w:jc w:val="center"/>
              <w:rPr>
                <w:rFonts w:ascii="Calibri" w:hAnsi="Calibri"/>
                <w:sz w:val="18"/>
                <w:szCs w:val="18"/>
              </w:rPr>
            </w:pPr>
            <w:r w:rsidRPr="005F3A69">
              <w:rPr>
                <w:rFonts w:ascii="Calibri" w:hAnsi="Calibri"/>
                <w:sz w:val="18"/>
                <w:szCs w:val="18"/>
              </w:rPr>
              <w:t>Condenser or Package Unit Model Number</w:t>
            </w:r>
          </w:p>
        </w:tc>
        <w:tc>
          <w:tcPr>
            <w:tcW w:w="2366" w:type="dxa"/>
            <w:shd w:val="clear" w:color="auto" w:fill="auto"/>
            <w:vAlign w:val="bottom"/>
          </w:tcPr>
          <w:p w14:paraId="6220DB67" w14:textId="77777777" w:rsidR="00D83599" w:rsidRPr="005F3A69" w:rsidRDefault="00D83599" w:rsidP="000964E2">
            <w:pPr>
              <w:keepNext/>
              <w:jc w:val="center"/>
              <w:rPr>
                <w:rFonts w:ascii="Calibri" w:hAnsi="Calibri"/>
                <w:sz w:val="18"/>
                <w:szCs w:val="18"/>
              </w:rPr>
            </w:pPr>
            <w:r w:rsidRPr="005F3A69">
              <w:rPr>
                <w:rFonts w:ascii="Calibri" w:hAnsi="Calibri"/>
                <w:sz w:val="18"/>
                <w:szCs w:val="18"/>
              </w:rPr>
              <w:t xml:space="preserve">Condenser or Package Unit </w:t>
            </w:r>
          </w:p>
          <w:p w14:paraId="218DEEE3" w14:textId="77777777" w:rsidR="00D83599" w:rsidRPr="005F3A69" w:rsidRDefault="00D83599" w:rsidP="000964E2">
            <w:pPr>
              <w:keepNext/>
              <w:jc w:val="center"/>
              <w:rPr>
                <w:rFonts w:ascii="Calibri" w:hAnsi="Calibri"/>
                <w:sz w:val="18"/>
                <w:szCs w:val="18"/>
              </w:rPr>
            </w:pPr>
            <w:r w:rsidRPr="005F3A69">
              <w:rPr>
                <w:rFonts w:ascii="Calibri" w:hAnsi="Calibri"/>
                <w:sz w:val="18"/>
                <w:szCs w:val="18"/>
              </w:rPr>
              <w:t>Serial Number</w:t>
            </w:r>
          </w:p>
        </w:tc>
        <w:tc>
          <w:tcPr>
            <w:tcW w:w="1332" w:type="dxa"/>
            <w:shd w:val="clear" w:color="auto" w:fill="auto"/>
            <w:vAlign w:val="bottom"/>
          </w:tcPr>
          <w:p w14:paraId="5D124697" w14:textId="77777777" w:rsidR="00D83599" w:rsidRPr="005F3A69" w:rsidRDefault="00D83599" w:rsidP="00C01F8F">
            <w:pPr>
              <w:keepNext/>
              <w:jc w:val="center"/>
              <w:rPr>
                <w:rFonts w:ascii="Calibri" w:hAnsi="Calibri"/>
                <w:sz w:val="18"/>
                <w:szCs w:val="18"/>
              </w:rPr>
            </w:pPr>
            <w:r w:rsidRPr="005F3A69">
              <w:rPr>
                <w:rFonts w:ascii="Calibri" w:hAnsi="Calibri"/>
                <w:sz w:val="18"/>
                <w:szCs w:val="18"/>
              </w:rPr>
              <w:t>System Cooling Capacity at Design Conditions (Btu/h)</w:t>
            </w:r>
          </w:p>
        </w:tc>
        <w:tc>
          <w:tcPr>
            <w:tcW w:w="1332" w:type="dxa"/>
            <w:shd w:val="clear" w:color="auto" w:fill="auto"/>
            <w:vAlign w:val="bottom"/>
          </w:tcPr>
          <w:p w14:paraId="212AFDAD" w14:textId="4CAE3F41" w:rsidR="00D83599" w:rsidRPr="005F3A69" w:rsidRDefault="00D83599" w:rsidP="00C01F8F">
            <w:pPr>
              <w:keepNext/>
              <w:jc w:val="center"/>
              <w:rPr>
                <w:rFonts w:ascii="Calibri" w:hAnsi="Calibri"/>
                <w:sz w:val="18"/>
                <w:szCs w:val="18"/>
              </w:rPr>
            </w:pPr>
            <w:r w:rsidRPr="005F3A69">
              <w:rPr>
                <w:rFonts w:ascii="Calibri" w:hAnsi="Calibri"/>
                <w:sz w:val="18"/>
                <w:szCs w:val="18"/>
              </w:rPr>
              <w:t>Condenser Nominal Capacity (tons)</w:t>
            </w:r>
          </w:p>
        </w:tc>
      </w:tr>
      <w:tr w:rsidR="00D83599" w:rsidRPr="005F3A69" w14:paraId="15837BEA" w14:textId="77777777" w:rsidTr="00D534A5">
        <w:trPr>
          <w:cantSplit/>
          <w:trHeight w:val="395"/>
        </w:trPr>
        <w:tc>
          <w:tcPr>
            <w:tcW w:w="1348" w:type="dxa"/>
            <w:shd w:val="clear" w:color="auto" w:fill="auto"/>
          </w:tcPr>
          <w:p w14:paraId="42227C04" w14:textId="77777777" w:rsidR="00D83599" w:rsidRPr="005F3A69" w:rsidRDefault="00D83599" w:rsidP="00F244E9">
            <w:pPr>
              <w:keepNext/>
              <w:rPr>
                <w:rFonts w:ascii="Calibri" w:hAnsi="Calibri"/>
                <w:sz w:val="16"/>
                <w:szCs w:val="16"/>
              </w:rPr>
            </w:pPr>
            <w:r w:rsidRPr="005F3A69">
              <w:rPr>
                <w:rFonts w:asciiTheme="minorHAnsi" w:hAnsiTheme="minorHAnsi"/>
                <w:sz w:val="16"/>
                <w:szCs w:val="16"/>
              </w:rPr>
              <w:t>&lt;&lt;reference value from B01&gt;&gt;</w:t>
            </w:r>
          </w:p>
        </w:tc>
        <w:tc>
          <w:tcPr>
            <w:tcW w:w="1169" w:type="dxa"/>
          </w:tcPr>
          <w:p w14:paraId="3FFC8FDA" w14:textId="77777777" w:rsidR="00D83599" w:rsidRPr="005F3A69" w:rsidRDefault="00D83599" w:rsidP="000964E2">
            <w:pPr>
              <w:keepNext/>
              <w:rPr>
                <w:rFonts w:ascii="Calibri" w:hAnsi="Calibri"/>
                <w:sz w:val="16"/>
                <w:szCs w:val="16"/>
              </w:rPr>
            </w:pPr>
            <w:r w:rsidRPr="005F3A69">
              <w:rPr>
                <w:rFonts w:asciiTheme="minorHAnsi" w:hAnsiTheme="minorHAnsi"/>
                <w:sz w:val="16"/>
                <w:szCs w:val="16"/>
              </w:rPr>
              <w:t>&lt;&lt;reference value from B02&gt;&gt;</w:t>
            </w:r>
          </w:p>
        </w:tc>
        <w:tc>
          <w:tcPr>
            <w:tcW w:w="1168" w:type="dxa"/>
            <w:shd w:val="clear" w:color="auto" w:fill="auto"/>
          </w:tcPr>
          <w:p w14:paraId="57277556" w14:textId="77777777" w:rsidR="00D83599" w:rsidRPr="005F3A69" w:rsidRDefault="00D83599" w:rsidP="00F244E9">
            <w:pPr>
              <w:keepNext/>
              <w:rPr>
                <w:rFonts w:ascii="Calibri" w:hAnsi="Calibri"/>
                <w:sz w:val="16"/>
                <w:szCs w:val="16"/>
              </w:rPr>
            </w:pPr>
            <w:r w:rsidRPr="005F3A69">
              <w:rPr>
                <w:rFonts w:ascii="Calibri" w:hAnsi="Calibri"/>
                <w:sz w:val="16"/>
                <w:szCs w:val="16"/>
              </w:rPr>
              <w:t>&lt;&lt;reference value from C09&gt;&gt;</w:t>
            </w:r>
          </w:p>
        </w:tc>
        <w:tc>
          <w:tcPr>
            <w:tcW w:w="1244" w:type="dxa"/>
            <w:shd w:val="clear" w:color="auto" w:fill="auto"/>
          </w:tcPr>
          <w:p w14:paraId="1FCD4799" w14:textId="77777777" w:rsidR="00D83599" w:rsidRPr="005F3A69" w:rsidRDefault="00D83599" w:rsidP="000964E2">
            <w:pPr>
              <w:keepNext/>
              <w:rPr>
                <w:rFonts w:ascii="Calibri" w:hAnsi="Calibri"/>
                <w:sz w:val="18"/>
                <w:szCs w:val="18"/>
              </w:rPr>
            </w:pPr>
            <w:r w:rsidRPr="005F3A69">
              <w:rPr>
                <w:rFonts w:ascii="Calibri" w:hAnsi="Calibri"/>
                <w:sz w:val="18"/>
                <w:szCs w:val="18"/>
              </w:rPr>
              <w:t xml:space="preserve">&lt;&lt;user input, numeric, </w:t>
            </w:r>
            <w:proofErr w:type="spellStart"/>
            <w:r w:rsidRPr="005F3A69">
              <w:rPr>
                <w:rFonts w:ascii="Calibri" w:hAnsi="Calibri"/>
                <w:sz w:val="18"/>
                <w:szCs w:val="18"/>
              </w:rPr>
              <w:t>xx.x</w:t>
            </w:r>
            <w:proofErr w:type="spellEnd"/>
            <w:proofErr w:type="gramStart"/>
            <w:r w:rsidRPr="005F3A69">
              <w:rPr>
                <w:rFonts w:ascii="Calibri" w:hAnsi="Calibri"/>
                <w:sz w:val="18"/>
                <w:szCs w:val="18"/>
              </w:rPr>
              <w:t>;  check</w:t>
            </w:r>
            <w:proofErr w:type="gramEnd"/>
            <w:r w:rsidRPr="005F3A69">
              <w:rPr>
                <w:rFonts w:ascii="Calibri" w:hAnsi="Calibri"/>
                <w:sz w:val="18"/>
                <w:szCs w:val="18"/>
              </w:rPr>
              <w:t xml:space="preserve"> value must be ≥ value in C10 to comply; else </w:t>
            </w:r>
            <w:r w:rsidRPr="005F3A69">
              <w:rPr>
                <w:rFonts w:asciiTheme="minorHAnsi" w:hAnsiTheme="minorHAnsi"/>
                <w:sz w:val="16"/>
                <w:szCs w:val="16"/>
              </w:rPr>
              <w:t>flag non-compliant value and do not allow this document to be registered</w:t>
            </w:r>
            <w:r w:rsidRPr="005F3A69">
              <w:rPr>
                <w:rFonts w:ascii="Calibri" w:hAnsi="Calibri"/>
                <w:sz w:val="18"/>
                <w:szCs w:val="18"/>
              </w:rPr>
              <w:t>&gt;&gt;</w:t>
            </w:r>
          </w:p>
        </w:tc>
        <w:tc>
          <w:tcPr>
            <w:tcW w:w="2290" w:type="dxa"/>
          </w:tcPr>
          <w:p w14:paraId="251E3207" w14:textId="6DF8107E" w:rsidR="00D83599" w:rsidRPr="005F3A69" w:rsidRDefault="006410A4" w:rsidP="000964E2">
            <w:pPr>
              <w:keepNext/>
              <w:rPr>
                <w:rFonts w:ascii="Calibri" w:hAnsi="Calibri"/>
                <w:sz w:val="18"/>
                <w:szCs w:val="18"/>
              </w:rPr>
            </w:pPr>
            <w:ins w:id="168" w:author="Shewmaker, Michael@Energy" w:date="2022-12-13T10:42:00Z">
              <w:r>
                <w:rPr>
                  <w:rFonts w:ascii="Calibri" w:hAnsi="Calibri"/>
                  <w:sz w:val="18"/>
                  <w:szCs w:val="18"/>
                </w:rPr>
                <w:t xml:space="preserve">&lt;&lt;user input numeric: </w:t>
              </w:r>
              <w:proofErr w:type="spellStart"/>
              <w:r>
                <w:rPr>
                  <w:rFonts w:ascii="Calibri" w:hAnsi="Calibri"/>
                  <w:sz w:val="18"/>
                  <w:szCs w:val="18"/>
                </w:rPr>
                <w:t>xx.x</w:t>
              </w:r>
              <w:proofErr w:type="spellEnd"/>
              <w:r>
                <w:rPr>
                  <w:rFonts w:ascii="Calibri" w:hAnsi="Calibri"/>
                  <w:sz w:val="18"/>
                  <w:szCs w:val="18"/>
                </w:rPr>
                <w:t xml:space="preserve">; check value must be </w:t>
              </w:r>
            </w:ins>
            <w:ins w:id="169" w:author="Shewmaker, Michael@Energy" w:date="2022-12-13T10:43:00Z">
              <w:r>
                <w:rPr>
                  <w:rFonts w:ascii="Calibri" w:hAnsi="Calibri" w:cs="Calibri"/>
                  <w:sz w:val="18"/>
                  <w:szCs w:val="18"/>
                </w:rPr>
                <w:t>≥</w:t>
              </w:r>
              <w:r>
                <w:rPr>
                  <w:rFonts w:ascii="Calibri" w:hAnsi="Calibri"/>
                  <w:sz w:val="18"/>
                  <w:szCs w:val="18"/>
                </w:rPr>
                <w:t xml:space="preserve"> value in C10b</w:t>
              </w:r>
              <w:r w:rsidR="00BE04AD">
                <w:rPr>
                  <w:rFonts w:ascii="Calibri" w:hAnsi="Calibri"/>
                  <w:sz w:val="18"/>
                  <w:szCs w:val="18"/>
                </w:rPr>
                <w:t xml:space="preserve"> to comply; flag non-compliance value and do not allow this document to be registered&gt;&gt;</w:t>
              </w:r>
            </w:ins>
          </w:p>
        </w:tc>
        <w:tc>
          <w:tcPr>
            <w:tcW w:w="2290" w:type="dxa"/>
            <w:shd w:val="clear" w:color="auto" w:fill="auto"/>
          </w:tcPr>
          <w:p w14:paraId="21408CE1" w14:textId="5867E738" w:rsidR="00D83599" w:rsidRPr="005F3A69" w:rsidRDefault="00D83599" w:rsidP="000964E2">
            <w:pPr>
              <w:keepNext/>
              <w:rPr>
                <w:rFonts w:ascii="Calibri" w:hAnsi="Calibri"/>
                <w:sz w:val="18"/>
                <w:szCs w:val="18"/>
              </w:rPr>
            </w:pPr>
            <w:r w:rsidRPr="005F3A69">
              <w:rPr>
                <w:rFonts w:ascii="Calibri" w:hAnsi="Calibri"/>
                <w:sz w:val="18"/>
                <w:szCs w:val="18"/>
              </w:rPr>
              <w:t>&lt;&lt;user input alphanumeric text string max 50? characters&gt;&gt;</w:t>
            </w:r>
          </w:p>
        </w:tc>
        <w:tc>
          <w:tcPr>
            <w:tcW w:w="2366" w:type="dxa"/>
            <w:shd w:val="clear" w:color="auto" w:fill="auto"/>
          </w:tcPr>
          <w:p w14:paraId="4469547A" w14:textId="77777777" w:rsidR="00D83599" w:rsidRPr="005F3A69" w:rsidRDefault="00D83599" w:rsidP="000964E2">
            <w:pPr>
              <w:keepNext/>
              <w:rPr>
                <w:rFonts w:ascii="Calibri" w:hAnsi="Calibri"/>
                <w:sz w:val="18"/>
                <w:szCs w:val="18"/>
              </w:rPr>
            </w:pPr>
            <w:r w:rsidRPr="005F3A69">
              <w:rPr>
                <w:rFonts w:ascii="Calibri" w:hAnsi="Calibri"/>
                <w:sz w:val="18"/>
                <w:szCs w:val="18"/>
              </w:rPr>
              <w:t>&lt;&lt;user input alphanumeric text string max 50? characters&gt;&gt;</w:t>
            </w:r>
          </w:p>
        </w:tc>
        <w:tc>
          <w:tcPr>
            <w:tcW w:w="2366" w:type="dxa"/>
            <w:shd w:val="clear" w:color="auto" w:fill="auto"/>
          </w:tcPr>
          <w:p w14:paraId="17DAA3C4" w14:textId="77777777" w:rsidR="00D83599" w:rsidRPr="005F3A69" w:rsidRDefault="00D83599" w:rsidP="000964E2">
            <w:pPr>
              <w:keepNext/>
              <w:rPr>
                <w:rFonts w:ascii="Calibri" w:hAnsi="Calibri"/>
                <w:sz w:val="18"/>
                <w:szCs w:val="18"/>
              </w:rPr>
            </w:pPr>
            <w:r w:rsidRPr="005F3A69">
              <w:rPr>
                <w:rFonts w:ascii="Calibri" w:hAnsi="Calibri"/>
                <w:sz w:val="18"/>
                <w:szCs w:val="18"/>
              </w:rPr>
              <w:t>&lt;&lt;user input alphanumeric text string max 50 characters&gt;&gt;</w:t>
            </w:r>
          </w:p>
        </w:tc>
        <w:tc>
          <w:tcPr>
            <w:tcW w:w="1332" w:type="dxa"/>
            <w:shd w:val="clear" w:color="auto" w:fill="auto"/>
          </w:tcPr>
          <w:p w14:paraId="39C948B5" w14:textId="77777777" w:rsidR="00D83599" w:rsidRPr="005F3A69" w:rsidRDefault="00D83599" w:rsidP="000964E2">
            <w:pPr>
              <w:keepNext/>
              <w:rPr>
                <w:rFonts w:ascii="Calibri" w:hAnsi="Calibri"/>
                <w:sz w:val="18"/>
                <w:szCs w:val="18"/>
              </w:rPr>
            </w:pPr>
            <w:r w:rsidRPr="005F3A69">
              <w:rPr>
                <w:rFonts w:ascii="Calibri" w:hAnsi="Calibri"/>
                <w:sz w:val="18"/>
                <w:szCs w:val="18"/>
              </w:rPr>
              <w:t xml:space="preserve">&lt;&lt;user input, numeric, </w:t>
            </w:r>
            <w:proofErr w:type="spellStart"/>
            <w:r w:rsidRPr="005F3A69">
              <w:rPr>
                <w:rFonts w:ascii="Calibri" w:hAnsi="Calibri"/>
                <w:sz w:val="18"/>
                <w:szCs w:val="18"/>
              </w:rPr>
              <w:t>xxxxxx</w:t>
            </w:r>
            <w:proofErr w:type="spellEnd"/>
            <w:r w:rsidRPr="005F3A69">
              <w:rPr>
                <w:rFonts w:ascii="Calibri" w:hAnsi="Calibri"/>
                <w:sz w:val="18"/>
                <w:szCs w:val="18"/>
              </w:rPr>
              <w:t>&gt;&gt;</w:t>
            </w:r>
          </w:p>
        </w:tc>
        <w:tc>
          <w:tcPr>
            <w:tcW w:w="1332" w:type="dxa"/>
            <w:shd w:val="clear" w:color="auto" w:fill="auto"/>
          </w:tcPr>
          <w:p w14:paraId="79F70B90" w14:textId="77777777" w:rsidR="00D83599" w:rsidRPr="005F3A69" w:rsidRDefault="00D83599" w:rsidP="000964E2">
            <w:pPr>
              <w:keepNext/>
              <w:rPr>
                <w:rFonts w:ascii="Calibri" w:hAnsi="Calibri"/>
                <w:sz w:val="18"/>
                <w:szCs w:val="18"/>
              </w:rPr>
            </w:pPr>
            <w:r w:rsidRPr="005F3A69">
              <w:rPr>
                <w:rFonts w:ascii="Calibri" w:hAnsi="Calibri"/>
                <w:sz w:val="18"/>
                <w:szCs w:val="18"/>
              </w:rPr>
              <w:t xml:space="preserve">&lt;&lt;user input, numeric, </w:t>
            </w:r>
            <w:proofErr w:type="spellStart"/>
            <w:r w:rsidRPr="005F3A69">
              <w:rPr>
                <w:rFonts w:ascii="Calibri" w:hAnsi="Calibri"/>
                <w:sz w:val="18"/>
                <w:szCs w:val="18"/>
              </w:rPr>
              <w:t>x.x</w:t>
            </w:r>
            <w:proofErr w:type="spellEnd"/>
            <w:r w:rsidRPr="005F3A69">
              <w:rPr>
                <w:rFonts w:ascii="Calibri" w:hAnsi="Calibri"/>
                <w:sz w:val="18"/>
                <w:szCs w:val="18"/>
              </w:rPr>
              <w:t>&gt;&gt;</w:t>
            </w:r>
          </w:p>
        </w:tc>
      </w:tr>
      <w:tr w:rsidR="00D83599" w:rsidRPr="005F3A69" w14:paraId="60F1ECE3" w14:textId="77777777" w:rsidTr="00D534A5">
        <w:trPr>
          <w:cantSplit/>
          <w:trHeight w:val="467"/>
        </w:trPr>
        <w:tc>
          <w:tcPr>
            <w:tcW w:w="1348" w:type="dxa"/>
            <w:shd w:val="clear" w:color="auto" w:fill="auto"/>
            <w:vAlign w:val="bottom"/>
          </w:tcPr>
          <w:p w14:paraId="7035895C" w14:textId="77777777" w:rsidR="00D83599" w:rsidRPr="005F3A69" w:rsidRDefault="00D83599" w:rsidP="000964E2">
            <w:pPr>
              <w:keepNext/>
              <w:jc w:val="center"/>
              <w:rPr>
                <w:rFonts w:ascii="Calibri" w:hAnsi="Calibri"/>
                <w:sz w:val="18"/>
                <w:szCs w:val="18"/>
              </w:rPr>
            </w:pPr>
          </w:p>
        </w:tc>
        <w:tc>
          <w:tcPr>
            <w:tcW w:w="1169" w:type="dxa"/>
          </w:tcPr>
          <w:p w14:paraId="50E387F4" w14:textId="77777777" w:rsidR="00D83599" w:rsidRPr="005F3A69" w:rsidRDefault="00D83599" w:rsidP="000964E2">
            <w:pPr>
              <w:keepNext/>
              <w:jc w:val="center"/>
              <w:rPr>
                <w:rFonts w:ascii="Calibri" w:hAnsi="Calibri"/>
                <w:sz w:val="18"/>
                <w:szCs w:val="18"/>
              </w:rPr>
            </w:pPr>
          </w:p>
        </w:tc>
        <w:tc>
          <w:tcPr>
            <w:tcW w:w="1168" w:type="dxa"/>
            <w:shd w:val="clear" w:color="auto" w:fill="auto"/>
            <w:vAlign w:val="bottom"/>
          </w:tcPr>
          <w:p w14:paraId="43E38D75" w14:textId="77777777" w:rsidR="00D83599" w:rsidRPr="005F3A69" w:rsidRDefault="00D83599" w:rsidP="000964E2">
            <w:pPr>
              <w:keepNext/>
              <w:jc w:val="center"/>
              <w:rPr>
                <w:rFonts w:ascii="Calibri" w:hAnsi="Calibri"/>
                <w:sz w:val="18"/>
                <w:szCs w:val="18"/>
              </w:rPr>
            </w:pPr>
          </w:p>
        </w:tc>
        <w:tc>
          <w:tcPr>
            <w:tcW w:w="1244" w:type="dxa"/>
            <w:shd w:val="clear" w:color="auto" w:fill="auto"/>
            <w:vAlign w:val="bottom"/>
          </w:tcPr>
          <w:p w14:paraId="0BB697FA" w14:textId="77777777" w:rsidR="00D83599" w:rsidRPr="005F3A69" w:rsidRDefault="00D83599" w:rsidP="000964E2">
            <w:pPr>
              <w:keepNext/>
              <w:jc w:val="center"/>
              <w:rPr>
                <w:rFonts w:ascii="Calibri" w:hAnsi="Calibri"/>
                <w:sz w:val="18"/>
                <w:szCs w:val="18"/>
              </w:rPr>
            </w:pPr>
          </w:p>
        </w:tc>
        <w:tc>
          <w:tcPr>
            <w:tcW w:w="2290" w:type="dxa"/>
          </w:tcPr>
          <w:p w14:paraId="44091C9C" w14:textId="77777777" w:rsidR="00D83599" w:rsidRPr="005F3A69" w:rsidRDefault="00D83599" w:rsidP="000964E2">
            <w:pPr>
              <w:keepNext/>
              <w:jc w:val="center"/>
              <w:rPr>
                <w:rFonts w:ascii="Calibri" w:hAnsi="Calibri"/>
                <w:sz w:val="18"/>
                <w:szCs w:val="18"/>
              </w:rPr>
            </w:pPr>
          </w:p>
        </w:tc>
        <w:tc>
          <w:tcPr>
            <w:tcW w:w="2290" w:type="dxa"/>
            <w:shd w:val="clear" w:color="auto" w:fill="auto"/>
            <w:vAlign w:val="bottom"/>
          </w:tcPr>
          <w:p w14:paraId="76F0F675" w14:textId="4ADAB972" w:rsidR="00D83599" w:rsidRPr="005F3A69" w:rsidRDefault="00D83599" w:rsidP="000964E2">
            <w:pPr>
              <w:keepNext/>
              <w:jc w:val="center"/>
              <w:rPr>
                <w:rFonts w:ascii="Calibri" w:hAnsi="Calibri"/>
                <w:sz w:val="18"/>
                <w:szCs w:val="18"/>
              </w:rPr>
            </w:pPr>
          </w:p>
        </w:tc>
        <w:tc>
          <w:tcPr>
            <w:tcW w:w="2366" w:type="dxa"/>
            <w:shd w:val="clear" w:color="auto" w:fill="auto"/>
            <w:vAlign w:val="bottom"/>
          </w:tcPr>
          <w:p w14:paraId="152BDFE4" w14:textId="77777777" w:rsidR="00D83599" w:rsidRPr="005F3A69" w:rsidRDefault="00D83599" w:rsidP="000964E2">
            <w:pPr>
              <w:keepNext/>
              <w:jc w:val="center"/>
              <w:rPr>
                <w:rFonts w:ascii="Calibri" w:hAnsi="Calibri"/>
                <w:sz w:val="18"/>
                <w:szCs w:val="18"/>
              </w:rPr>
            </w:pPr>
          </w:p>
        </w:tc>
        <w:tc>
          <w:tcPr>
            <w:tcW w:w="2366" w:type="dxa"/>
            <w:shd w:val="clear" w:color="auto" w:fill="auto"/>
            <w:vAlign w:val="bottom"/>
          </w:tcPr>
          <w:p w14:paraId="4F38EB32" w14:textId="77777777" w:rsidR="00D83599" w:rsidRPr="005F3A69" w:rsidRDefault="00D83599" w:rsidP="000964E2">
            <w:pPr>
              <w:keepNext/>
              <w:jc w:val="center"/>
              <w:rPr>
                <w:rFonts w:ascii="Calibri" w:hAnsi="Calibri"/>
                <w:sz w:val="18"/>
                <w:szCs w:val="18"/>
              </w:rPr>
            </w:pPr>
          </w:p>
        </w:tc>
        <w:tc>
          <w:tcPr>
            <w:tcW w:w="1332" w:type="dxa"/>
            <w:shd w:val="clear" w:color="auto" w:fill="auto"/>
            <w:vAlign w:val="bottom"/>
          </w:tcPr>
          <w:p w14:paraId="55A3ADF0" w14:textId="77777777" w:rsidR="00D83599" w:rsidRPr="005F3A69" w:rsidRDefault="00D83599" w:rsidP="000964E2">
            <w:pPr>
              <w:keepNext/>
              <w:jc w:val="center"/>
              <w:rPr>
                <w:rFonts w:ascii="Calibri" w:hAnsi="Calibri"/>
                <w:sz w:val="18"/>
                <w:szCs w:val="18"/>
              </w:rPr>
            </w:pPr>
          </w:p>
        </w:tc>
        <w:tc>
          <w:tcPr>
            <w:tcW w:w="1332" w:type="dxa"/>
            <w:shd w:val="clear" w:color="auto" w:fill="auto"/>
            <w:vAlign w:val="bottom"/>
          </w:tcPr>
          <w:p w14:paraId="0354A2B0" w14:textId="77777777" w:rsidR="00D83599" w:rsidRPr="005F3A69" w:rsidRDefault="00D83599" w:rsidP="000964E2">
            <w:pPr>
              <w:keepNext/>
              <w:jc w:val="center"/>
              <w:rPr>
                <w:rFonts w:ascii="Calibri" w:hAnsi="Calibri"/>
                <w:sz w:val="18"/>
                <w:szCs w:val="18"/>
              </w:rPr>
            </w:pPr>
          </w:p>
        </w:tc>
      </w:tr>
      <w:tr w:rsidR="00D534A5" w:rsidRPr="005F3A69" w14:paraId="403868DE" w14:textId="77777777" w:rsidTr="007A315B">
        <w:trPr>
          <w:cantSplit/>
        </w:trPr>
        <w:tc>
          <w:tcPr>
            <w:tcW w:w="16905" w:type="dxa"/>
            <w:gridSpan w:val="10"/>
          </w:tcPr>
          <w:p w14:paraId="3C19AE16" w14:textId="6BD8C42F" w:rsidR="00D534A5" w:rsidRPr="005F3A69" w:rsidRDefault="00D534A5" w:rsidP="000964E2">
            <w:pPr>
              <w:keepNext/>
              <w:rPr>
                <w:rFonts w:ascii="Calibri" w:hAnsi="Calibri"/>
                <w:sz w:val="18"/>
                <w:szCs w:val="18"/>
              </w:rPr>
            </w:pPr>
            <w:r w:rsidRPr="005F3A69">
              <w:rPr>
                <w:rFonts w:ascii="Calibri" w:hAnsi="Calibri"/>
                <w:sz w:val="18"/>
                <w:szCs w:val="18"/>
              </w:rPr>
              <w:t>Notes:</w:t>
            </w:r>
          </w:p>
        </w:tc>
      </w:tr>
    </w:tbl>
    <w:p w14:paraId="4F1BF58C" w14:textId="77777777" w:rsidR="000F413D" w:rsidRPr="005F3A69" w:rsidRDefault="000F413D" w:rsidP="008846F4">
      <w:pPr>
        <w:rPr>
          <w:rFonts w:ascii="Calibri" w:hAnsi="Calibri"/>
          <w:sz w:val="18"/>
          <w:szCs w:val="18"/>
        </w:rPr>
      </w:pPr>
    </w:p>
    <w:p w14:paraId="7EA7E116" w14:textId="77777777" w:rsidR="00AD1D84" w:rsidRPr="005F3A69" w:rsidRDefault="00AD1D84"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93"/>
        <w:gridCol w:w="1097"/>
        <w:gridCol w:w="1097"/>
        <w:gridCol w:w="985"/>
        <w:gridCol w:w="1293"/>
        <w:gridCol w:w="1294"/>
        <w:gridCol w:w="1294"/>
        <w:gridCol w:w="1294"/>
        <w:gridCol w:w="1293"/>
        <w:gridCol w:w="1294"/>
        <w:gridCol w:w="1294"/>
        <w:gridCol w:w="1294"/>
      </w:tblGrid>
      <w:tr w:rsidR="009D21E8" w:rsidRPr="005F3A69" w14:paraId="5D85B72F" w14:textId="77777777">
        <w:trPr>
          <w:trHeight w:val="222"/>
        </w:trPr>
        <w:tc>
          <w:tcPr>
            <w:tcW w:w="14396" w:type="dxa"/>
            <w:gridSpan w:val="12"/>
          </w:tcPr>
          <w:p w14:paraId="0972F20C" w14:textId="77777777" w:rsidR="009D21E8" w:rsidRPr="005F3A69" w:rsidRDefault="009D21E8" w:rsidP="00AD1D84">
            <w:pPr>
              <w:keepNext/>
              <w:rPr>
                <w:rFonts w:ascii="Calibri" w:hAnsi="Calibri"/>
                <w:b/>
                <w:sz w:val="18"/>
                <w:szCs w:val="24"/>
              </w:rPr>
            </w:pPr>
            <w:r w:rsidRPr="005F3A69">
              <w:rPr>
                <w:rFonts w:ascii="Calibri" w:hAnsi="Calibri"/>
                <w:b/>
                <w:sz w:val="18"/>
                <w:szCs w:val="24"/>
              </w:rPr>
              <w:lastRenderedPageBreak/>
              <w:t xml:space="preserve">F. </w:t>
            </w:r>
            <w:r w:rsidR="00B81A83" w:rsidRPr="005F3A69">
              <w:rPr>
                <w:rFonts w:ascii="Calibri" w:hAnsi="Calibri"/>
                <w:b/>
                <w:sz w:val="18"/>
                <w:szCs w:val="24"/>
              </w:rPr>
              <w:t xml:space="preserve"> Altered Space Conditioning System Duct Information</w:t>
            </w:r>
            <w:r w:rsidRPr="005F3A69">
              <w:rPr>
                <w:rFonts w:ascii="Calibri" w:hAnsi="Calibri"/>
                <w:b/>
                <w:sz w:val="18"/>
                <w:szCs w:val="24"/>
              </w:rPr>
              <w:t xml:space="preserve"> </w:t>
            </w:r>
            <w:r w:rsidR="00E73448" w:rsidRPr="005F3A69">
              <w:rPr>
                <w:rFonts w:ascii="Calibri" w:hAnsi="Calibri"/>
                <w:b/>
                <w:sz w:val="18"/>
                <w:szCs w:val="24"/>
              </w:rPr>
              <w:t xml:space="preserve">(&lt;75% of duct system </w:t>
            </w:r>
            <w:r w:rsidR="00FF7B47" w:rsidRPr="005F3A69">
              <w:rPr>
                <w:rFonts w:ascii="Calibri" w:hAnsi="Calibri"/>
                <w:b/>
                <w:sz w:val="18"/>
                <w:szCs w:val="24"/>
              </w:rPr>
              <w:t xml:space="preserve">is </w:t>
            </w:r>
            <w:r w:rsidR="00060ACD" w:rsidRPr="005F3A69">
              <w:rPr>
                <w:rFonts w:ascii="Calibri" w:hAnsi="Calibri"/>
                <w:b/>
                <w:sz w:val="18"/>
                <w:szCs w:val="24"/>
              </w:rPr>
              <w:t>altered;</w:t>
            </w:r>
            <w:r w:rsidR="003B6D67" w:rsidRPr="005F3A69">
              <w:rPr>
                <w:rFonts w:ascii="Calibri" w:hAnsi="Calibri"/>
                <w:b/>
                <w:sz w:val="18"/>
                <w:szCs w:val="24"/>
              </w:rPr>
              <w:t xml:space="preserve"> or duct system is not altered</w:t>
            </w:r>
            <w:r w:rsidR="00E73448" w:rsidRPr="005F3A69">
              <w:rPr>
                <w:rFonts w:ascii="Calibri" w:hAnsi="Calibri"/>
                <w:b/>
                <w:sz w:val="18"/>
                <w:szCs w:val="24"/>
              </w:rPr>
              <w:t>)</w:t>
            </w:r>
          </w:p>
          <w:p w14:paraId="19BC5CF3" w14:textId="77777777" w:rsidR="006A47DD" w:rsidRPr="005F3A69" w:rsidRDefault="00B32A14" w:rsidP="00B21B17">
            <w:pPr>
              <w:keepNext/>
              <w:rPr>
                <w:rFonts w:ascii="Calibri" w:hAnsi="Calibri"/>
                <w:sz w:val="14"/>
                <w:szCs w:val="14"/>
              </w:rPr>
            </w:pPr>
            <w:r w:rsidRPr="005F3A69">
              <w:rPr>
                <w:rFonts w:ascii="Calibri" w:hAnsi="Calibri"/>
                <w:sz w:val="14"/>
                <w:szCs w:val="14"/>
              </w:rPr>
              <w:t>&lt;&lt;</w:t>
            </w:r>
            <w:r w:rsidRPr="005F3A69">
              <w:rPr>
                <w:rFonts w:ascii="Calibri" w:hAnsi="Calibri"/>
                <w:b/>
                <w:sz w:val="14"/>
                <w:szCs w:val="14"/>
              </w:rPr>
              <w:t>if</w:t>
            </w:r>
            <w:r w:rsidRPr="005F3A69">
              <w:rPr>
                <w:rFonts w:ascii="Calibri" w:hAnsi="Calibri"/>
                <w:sz w:val="14"/>
                <w:szCs w:val="14"/>
              </w:rPr>
              <w:t xml:space="preserve"> there are no</w:t>
            </w:r>
            <w:r w:rsidR="00FF7B47" w:rsidRPr="005F3A69">
              <w:rPr>
                <w:rFonts w:ascii="Calibri" w:hAnsi="Calibri"/>
                <w:sz w:val="14"/>
                <w:szCs w:val="14"/>
              </w:rPr>
              <w:t xml:space="preserve"> systems in Section B for which</w:t>
            </w:r>
            <w:r w:rsidR="00CA4870" w:rsidRPr="005F3A69">
              <w:rPr>
                <w:rFonts w:ascii="Calibri" w:hAnsi="Calibri"/>
                <w:sz w:val="14"/>
                <w:szCs w:val="14"/>
              </w:rPr>
              <w:t xml:space="preserve"> BOTH of the fol</w:t>
            </w:r>
            <w:r w:rsidR="004A4DC0" w:rsidRPr="005F3A69">
              <w:rPr>
                <w:rFonts w:ascii="Calibri" w:hAnsi="Calibri"/>
                <w:sz w:val="14"/>
                <w:szCs w:val="14"/>
              </w:rPr>
              <w:t xml:space="preserve">lowing two conditions </w:t>
            </w:r>
            <w:r w:rsidR="00CA4870" w:rsidRPr="005F3A69">
              <w:rPr>
                <w:rFonts w:ascii="Calibri" w:hAnsi="Calibri"/>
                <w:sz w:val="14"/>
                <w:szCs w:val="14"/>
              </w:rPr>
              <w:t>are true</w:t>
            </w:r>
            <w:r w:rsidR="003465F6" w:rsidRPr="005F3A69">
              <w:rPr>
                <w:rFonts w:ascii="Calibri" w:hAnsi="Calibri"/>
                <w:sz w:val="14"/>
                <w:szCs w:val="14"/>
              </w:rPr>
              <w:t xml:space="preserve">: </w:t>
            </w:r>
            <w:r w:rsidR="004A4DC0" w:rsidRPr="005F3A69">
              <w:rPr>
                <w:rFonts w:ascii="Calibri" w:hAnsi="Calibri"/>
                <w:sz w:val="14"/>
                <w:szCs w:val="14"/>
              </w:rPr>
              <w:t xml:space="preserve"> </w:t>
            </w:r>
            <w:proofErr w:type="gramStart"/>
            <w:r w:rsidR="004A4DC0" w:rsidRPr="005F3A69">
              <w:rPr>
                <w:rFonts w:ascii="Calibri" w:hAnsi="Calibri"/>
                <w:sz w:val="14"/>
                <w:szCs w:val="14"/>
              </w:rPr>
              <w:t>1:[</w:t>
            </w:r>
            <w:proofErr w:type="gramEnd"/>
            <w:r w:rsidR="00FF7B47" w:rsidRPr="005F3A69">
              <w:rPr>
                <w:rFonts w:ascii="Calibri" w:hAnsi="Calibri"/>
                <w:sz w:val="14"/>
                <w:szCs w:val="14"/>
              </w:rPr>
              <w:t>B04 = yes</w:t>
            </w:r>
            <w:r w:rsidR="004A4DC0" w:rsidRPr="005F3A69">
              <w:rPr>
                <w:rFonts w:ascii="Calibri" w:hAnsi="Calibri"/>
                <w:sz w:val="14"/>
                <w:szCs w:val="14"/>
              </w:rPr>
              <w:t>]</w:t>
            </w:r>
            <w:r w:rsidR="00FF7B47" w:rsidRPr="005F3A69">
              <w:rPr>
                <w:rFonts w:ascii="Calibri" w:hAnsi="Calibri"/>
                <w:sz w:val="14"/>
                <w:szCs w:val="14"/>
              </w:rPr>
              <w:t xml:space="preserve"> </w:t>
            </w:r>
            <w:r w:rsidR="00CA4870" w:rsidRPr="005F3A69">
              <w:rPr>
                <w:rFonts w:ascii="Calibri" w:hAnsi="Calibri"/>
                <w:sz w:val="14"/>
                <w:szCs w:val="14"/>
              </w:rPr>
              <w:t xml:space="preserve"> </w:t>
            </w:r>
            <w:r w:rsidR="004A4DC0" w:rsidRPr="005F3A69">
              <w:rPr>
                <w:rFonts w:ascii="Calibri" w:hAnsi="Calibri"/>
                <w:sz w:val="14"/>
                <w:szCs w:val="14"/>
              </w:rPr>
              <w:t>2:[</w:t>
            </w:r>
            <w:r w:rsidR="00FF7B47" w:rsidRPr="005F3A69">
              <w:rPr>
                <w:rFonts w:ascii="Calibri" w:hAnsi="Calibri"/>
                <w:sz w:val="14"/>
                <w:szCs w:val="14"/>
              </w:rPr>
              <w:t>the</w:t>
            </w:r>
            <w:r w:rsidRPr="005F3A69">
              <w:rPr>
                <w:rFonts w:ascii="Calibri" w:hAnsi="Calibri"/>
                <w:sz w:val="14"/>
                <w:szCs w:val="14"/>
              </w:rPr>
              <w:t xml:space="preserve"> Alteration Type in column </w:t>
            </w:r>
            <w:r w:rsidR="006A47DD" w:rsidRPr="005F3A69">
              <w:rPr>
                <w:rFonts w:ascii="Calibri" w:hAnsi="Calibri"/>
                <w:sz w:val="14"/>
                <w:szCs w:val="14"/>
              </w:rPr>
              <w:t>B10</w:t>
            </w:r>
            <w:r w:rsidRPr="005F3A69">
              <w:rPr>
                <w:rFonts w:ascii="Calibri" w:hAnsi="Calibri"/>
                <w:sz w:val="14"/>
                <w:szCs w:val="14"/>
              </w:rPr>
              <w:t xml:space="preserve"> equal</w:t>
            </w:r>
            <w:r w:rsidR="0025547C" w:rsidRPr="005F3A69">
              <w:rPr>
                <w:rFonts w:ascii="Calibri" w:hAnsi="Calibri"/>
                <w:sz w:val="14"/>
                <w:szCs w:val="14"/>
              </w:rPr>
              <w:t>s</w:t>
            </w:r>
            <w:r w:rsidR="001037C7" w:rsidRPr="005F3A69">
              <w:rPr>
                <w:rFonts w:ascii="Calibri" w:hAnsi="Calibri"/>
                <w:sz w:val="14"/>
                <w:szCs w:val="14"/>
              </w:rPr>
              <w:t xml:space="preserve"> </w:t>
            </w:r>
            <w:r w:rsidR="004A4DC0" w:rsidRPr="005F3A69">
              <w:rPr>
                <w:rFonts w:ascii="Calibri" w:hAnsi="Calibri"/>
                <w:sz w:val="14"/>
                <w:szCs w:val="14"/>
              </w:rPr>
              <w:t>one of the following two {</w:t>
            </w:r>
            <w:r w:rsidRPr="005F3A69">
              <w:rPr>
                <w:rFonts w:ascii="Calibri" w:hAnsi="Calibri"/>
                <w:sz w:val="14"/>
                <w:szCs w:val="14"/>
              </w:rPr>
              <w:t>Extension of Existing Duct System</w:t>
            </w:r>
            <w:r w:rsidR="004A4DC0" w:rsidRPr="005F3A69">
              <w:rPr>
                <w:rFonts w:ascii="Calibri" w:hAnsi="Calibri"/>
                <w:sz w:val="14"/>
                <w:szCs w:val="14"/>
              </w:rPr>
              <w:t>}</w:t>
            </w:r>
            <w:r w:rsidR="00345A89" w:rsidRPr="005F3A69">
              <w:rPr>
                <w:rFonts w:ascii="Calibri" w:hAnsi="Calibri"/>
                <w:sz w:val="14"/>
                <w:szCs w:val="14"/>
              </w:rPr>
              <w:t>;</w:t>
            </w:r>
            <w:r w:rsidR="004A4DC0" w:rsidRPr="005F3A69">
              <w:rPr>
                <w:rFonts w:ascii="Calibri" w:hAnsi="Calibri"/>
                <w:sz w:val="14"/>
                <w:szCs w:val="14"/>
              </w:rPr>
              <w:t xml:space="preserve"> {</w:t>
            </w:r>
            <w:r w:rsidR="00E73448" w:rsidRPr="005F3A69">
              <w:rPr>
                <w:rFonts w:ascii="Calibri" w:hAnsi="Calibri"/>
                <w:sz w:val="14"/>
                <w:szCs w:val="14"/>
              </w:rPr>
              <w:t>Altered Space Conditio</w:t>
            </w:r>
            <w:r w:rsidR="004A4DC0" w:rsidRPr="005F3A69">
              <w:rPr>
                <w:rFonts w:ascii="Calibri" w:hAnsi="Calibri"/>
                <w:sz w:val="14"/>
                <w:szCs w:val="14"/>
              </w:rPr>
              <w:t>ning System</w:t>
            </w:r>
            <w:r w:rsidR="00CA4870" w:rsidRPr="005F3A69">
              <w:rPr>
                <w:rFonts w:ascii="Calibri" w:hAnsi="Calibri"/>
                <w:sz w:val="14"/>
                <w:szCs w:val="14"/>
              </w:rPr>
              <w:t>}</w:t>
            </w:r>
            <w:r w:rsidR="004A4DC0" w:rsidRPr="005F3A69">
              <w:rPr>
                <w:rFonts w:ascii="Calibri" w:hAnsi="Calibri"/>
                <w:sz w:val="14"/>
                <w:szCs w:val="14"/>
              </w:rPr>
              <w:t>]</w:t>
            </w:r>
            <w:r w:rsidR="00E73448" w:rsidRPr="005F3A69">
              <w:rPr>
                <w:rFonts w:ascii="Calibri" w:hAnsi="Calibri"/>
                <w:sz w:val="14"/>
                <w:szCs w:val="14"/>
              </w:rPr>
              <w:t>,</w:t>
            </w:r>
            <w:r w:rsidRPr="005F3A69">
              <w:rPr>
                <w:rFonts w:ascii="Calibri" w:hAnsi="Calibri"/>
                <w:sz w:val="14"/>
                <w:szCs w:val="14"/>
              </w:rPr>
              <w:t xml:space="preserve"> </w:t>
            </w:r>
            <w:r w:rsidRPr="005F3A69">
              <w:rPr>
                <w:rFonts w:ascii="Calibri" w:hAnsi="Calibri"/>
                <w:b/>
                <w:sz w:val="14"/>
                <w:szCs w:val="14"/>
              </w:rPr>
              <w:t>then</w:t>
            </w:r>
            <w:r w:rsidRPr="005F3A69">
              <w:rPr>
                <w:rFonts w:ascii="Calibri" w:hAnsi="Calibri"/>
                <w:sz w:val="14"/>
                <w:szCs w:val="14"/>
              </w:rPr>
              <w:t xml:space="preserve"> display the "section does not apply" message;</w:t>
            </w:r>
            <w:r w:rsidR="006A47DD" w:rsidRPr="005F3A69">
              <w:rPr>
                <w:rFonts w:ascii="Calibri" w:hAnsi="Calibri"/>
                <w:sz w:val="14"/>
                <w:szCs w:val="14"/>
              </w:rPr>
              <w:t xml:space="preserve"> </w:t>
            </w:r>
          </w:p>
          <w:p w14:paraId="6A469EA8" w14:textId="77777777" w:rsidR="00CA4870" w:rsidRPr="005F3A69" w:rsidRDefault="00CA4870" w:rsidP="00B21B17">
            <w:pPr>
              <w:keepNext/>
              <w:rPr>
                <w:rFonts w:ascii="Calibri" w:hAnsi="Calibri"/>
                <w:sz w:val="8"/>
                <w:szCs w:val="8"/>
              </w:rPr>
            </w:pPr>
          </w:p>
          <w:p w14:paraId="32417EB4" w14:textId="77777777" w:rsidR="00345A89" w:rsidRPr="005F3A69" w:rsidRDefault="006A47DD" w:rsidP="003465F6">
            <w:pPr>
              <w:keepNext/>
              <w:rPr>
                <w:rFonts w:ascii="Calibri" w:hAnsi="Calibri"/>
                <w:sz w:val="14"/>
                <w:szCs w:val="14"/>
              </w:rPr>
            </w:pPr>
            <w:r w:rsidRPr="005F3A69">
              <w:rPr>
                <w:rFonts w:ascii="Calibri" w:hAnsi="Calibri"/>
                <w:b/>
                <w:sz w:val="14"/>
                <w:szCs w:val="14"/>
              </w:rPr>
              <w:t>else</w:t>
            </w:r>
            <w:r w:rsidRPr="005F3A69">
              <w:rPr>
                <w:rFonts w:ascii="Calibri" w:hAnsi="Calibri"/>
                <w:sz w:val="14"/>
                <w:szCs w:val="14"/>
              </w:rPr>
              <w:t xml:space="preserve"> for each SC System </w:t>
            </w:r>
            <w:r w:rsidR="000B2D12" w:rsidRPr="005F3A69">
              <w:rPr>
                <w:rFonts w:ascii="Calibri" w:hAnsi="Calibri"/>
                <w:sz w:val="14"/>
                <w:szCs w:val="14"/>
              </w:rPr>
              <w:t>in Section B for which</w:t>
            </w:r>
            <w:r w:rsidR="003465F6" w:rsidRPr="005F3A69">
              <w:rPr>
                <w:sz w:val="14"/>
                <w:szCs w:val="14"/>
              </w:rPr>
              <w:t xml:space="preserve"> </w:t>
            </w:r>
            <w:r w:rsidR="003465F6" w:rsidRPr="005F3A69">
              <w:rPr>
                <w:rFonts w:ascii="Calibri" w:hAnsi="Calibri"/>
                <w:sz w:val="14"/>
                <w:szCs w:val="14"/>
              </w:rPr>
              <w:t>BOTH of the fol</w:t>
            </w:r>
            <w:r w:rsidR="004A4DC0" w:rsidRPr="005F3A69">
              <w:rPr>
                <w:rFonts w:ascii="Calibri" w:hAnsi="Calibri"/>
                <w:sz w:val="14"/>
                <w:szCs w:val="14"/>
              </w:rPr>
              <w:t xml:space="preserve">lowing two conditions </w:t>
            </w:r>
            <w:r w:rsidR="003465F6" w:rsidRPr="005F3A69">
              <w:rPr>
                <w:rFonts w:ascii="Calibri" w:hAnsi="Calibri"/>
                <w:sz w:val="14"/>
                <w:szCs w:val="14"/>
              </w:rPr>
              <w:t>are true:</w:t>
            </w:r>
            <w:r w:rsidR="000B2D12" w:rsidRPr="005F3A69">
              <w:rPr>
                <w:rFonts w:ascii="Calibri" w:hAnsi="Calibri"/>
                <w:sz w:val="14"/>
                <w:szCs w:val="14"/>
              </w:rPr>
              <w:t xml:space="preserve"> </w:t>
            </w:r>
            <w:proofErr w:type="gramStart"/>
            <w:r w:rsidR="004A4DC0" w:rsidRPr="005F3A69">
              <w:rPr>
                <w:rFonts w:ascii="Calibri" w:hAnsi="Calibri"/>
                <w:sz w:val="14"/>
                <w:szCs w:val="14"/>
              </w:rPr>
              <w:t>1:[</w:t>
            </w:r>
            <w:proofErr w:type="gramEnd"/>
            <w:r w:rsidR="000B2D12" w:rsidRPr="005F3A69">
              <w:rPr>
                <w:rFonts w:ascii="Calibri" w:hAnsi="Calibri"/>
                <w:sz w:val="14"/>
                <w:szCs w:val="14"/>
              </w:rPr>
              <w:t>B04 = yes</w:t>
            </w:r>
            <w:r w:rsidR="004A4DC0" w:rsidRPr="005F3A69">
              <w:rPr>
                <w:rFonts w:ascii="Calibri" w:hAnsi="Calibri"/>
                <w:sz w:val="14"/>
                <w:szCs w:val="14"/>
              </w:rPr>
              <w:t>]</w:t>
            </w:r>
            <w:r w:rsidR="000B2D12" w:rsidRPr="005F3A69">
              <w:rPr>
                <w:rFonts w:ascii="Calibri" w:hAnsi="Calibri"/>
                <w:sz w:val="14"/>
                <w:szCs w:val="14"/>
              </w:rPr>
              <w:t xml:space="preserve"> </w:t>
            </w:r>
            <w:r w:rsidR="004A4DC0" w:rsidRPr="005F3A69">
              <w:rPr>
                <w:rFonts w:ascii="Calibri" w:hAnsi="Calibri"/>
                <w:sz w:val="14"/>
                <w:szCs w:val="14"/>
              </w:rPr>
              <w:t>2:[</w:t>
            </w:r>
            <w:r w:rsidR="003465F6" w:rsidRPr="005F3A69">
              <w:rPr>
                <w:rFonts w:ascii="Calibri" w:hAnsi="Calibri"/>
                <w:sz w:val="14"/>
                <w:szCs w:val="14"/>
              </w:rPr>
              <w:t xml:space="preserve">the </w:t>
            </w:r>
            <w:r w:rsidRPr="005F3A69">
              <w:rPr>
                <w:rFonts w:ascii="Calibri" w:hAnsi="Calibri"/>
                <w:sz w:val="14"/>
                <w:szCs w:val="14"/>
              </w:rPr>
              <w:t xml:space="preserve">alteration type value in column B10 </w:t>
            </w:r>
            <w:r w:rsidR="000B2D12" w:rsidRPr="005F3A69">
              <w:rPr>
                <w:rFonts w:ascii="Calibri" w:hAnsi="Calibri"/>
                <w:sz w:val="14"/>
                <w:szCs w:val="14"/>
              </w:rPr>
              <w:t xml:space="preserve">is </w:t>
            </w:r>
            <w:r w:rsidRPr="005F3A69">
              <w:rPr>
                <w:rFonts w:ascii="Calibri" w:hAnsi="Calibri"/>
                <w:sz w:val="14"/>
                <w:szCs w:val="14"/>
              </w:rPr>
              <w:t>equal to</w:t>
            </w:r>
            <w:r w:rsidR="00E73448" w:rsidRPr="005F3A69">
              <w:rPr>
                <w:sz w:val="14"/>
                <w:szCs w:val="14"/>
              </w:rPr>
              <w:t xml:space="preserve"> </w:t>
            </w:r>
            <w:r w:rsidR="004A4DC0" w:rsidRPr="005F3A69">
              <w:rPr>
                <w:rFonts w:ascii="Calibri" w:hAnsi="Calibri"/>
                <w:sz w:val="14"/>
                <w:szCs w:val="14"/>
              </w:rPr>
              <w:t>one of the following two: {</w:t>
            </w:r>
            <w:r w:rsidRPr="005F3A69">
              <w:rPr>
                <w:rFonts w:ascii="Calibri" w:hAnsi="Calibri"/>
                <w:sz w:val="14"/>
                <w:szCs w:val="14"/>
              </w:rPr>
              <w:t>Extension of Existing Duct System</w:t>
            </w:r>
            <w:r w:rsidR="004A4DC0" w:rsidRPr="005F3A69">
              <w:rPr>
                <w:rFonts w:ascii="Calibri" w:hAnsi="Calibri"/>
                <w:sz w:val="14"/>
                <w:szCs w:val="14"/>
              </w:rPr>
              <w:t>}</w:t>
            </w:r>
            <w:r w:rsidR="00345A89" w:rsidRPr="005F3A69">
              <w:rPr>
                <w:rFonts w:ascii="Calibri" w:hAnsi="Calibri"/>
                <w:sz w:val="14"/>
                <w:szCs w:val="14"/>
              </w:rPr>
              <w:t>;</w:t>
            </w:r>
            <w:r w:rsidR="004A4DC0" w:rsidRPr="005F3A69">
              <w:rPr>
                <w:rFonts w:ascii="Calibri" w:hAnsi="Calibri"/>
                <w:sz w:val="14"/>
                <w:szCs w:val="14"/>
              </w:rPr>
              <w:t xml:space="preserve"> {</w:t>
            </w:r>
            <w:r w:rsidR="00E73448" w:rsidRPr="005F3A69">
              <w:rPr>
                <w:rFonts w:ascii="Calibri" w:hAnsi="Calibri"/>
                <w:sz w:val="14"/>
                <w:szCs w:val="14"/>
              </w:rPr>
              <w:t>Al</w:t>
            </w:r>
            <w:r w:rsidR="004A4DC0" w:rsidRPr="005F3A69">
              <w:rPr>
                <w:rFonts w:ascii="Calibri" w:hAnsi="Calibri"/>
                <w:sz w:val="14"/>
                <w:szCs w:val="14"/>
              </w:rPr>
              <w:t>tered Space Conditioning System</w:t>
            </w:r>
            <w:r w:rsidR="003465F6" w:rsidRPr="005F3A69">
              <w:rPr>
                <w:rFonts w:ascii="Calibri" w:hAnsi="Calibri"/>
                <w:sz w:val="14"/>
                <w:szCs w:val="14"/>
              </w:rPr>
              <w:t>}</w:t>
            </w:r>
            <w:r w:rsidR="004A4DC0" w:rsidRPr="005F3A69">
              <w:rPr>
                <w:rFonts w:ascii="Calibri" w:hAnsi="Calibri"/>
                <w:sz w:val="14"/>
                <w:szCs w:val="14"/>
              </w:rPr>
              <w:t>]</w:t>
            </w:r>
            <w:r w:rsidRPr="005F3A69">
              <w:rPr>
                <w:rFonts w:ascii="Calibri" w:hAnsi="Calibri"/>
                <w:sz w:val="14"/>
                <w:szCs w:val="14"/>
              </w:rPr>
              <w:t xml:space="preserve">, </w:t>
            </w:r>
            <w:r w:rsidR="00345A89" w:rsidRPr="005F3A69">
              <w:rPr>
                <w:rFonts w:ascii="Calibri" w:hAnsi="Calibri"/>
                <w:sz w:val="14"/>
                <w:szCs w:val="14"/>
              </w:rPr>
              <w:t>do the following actions</w:t>
            </w:r>
            <w:r w:rsidR="008406D9" w:rsidRPr="005F3A69">
              <w:rPr>
                <w:rFonts w:ascii="Calibri" w:hAnsi="Calibri"/>
                <w:sz w:val="14"/>
                <w:szCs w:val="14"/>
              </w:rPr>
              <w:t xml:space="preserve"> A, B, C</w:t>
            </w:r>
            <w:r w:rsidR="00345A89" w:rsidRPr="005F3A69">
              <w:rPr>
                <w:rFonts w:ascii="Calibri" w:hAnsi="Calibri"/>
                <w:sz w:val="14"/>
                <w:szCs w:val="14"/>
              </w:rPr>
              <w:t>:</w:t>
            </w:r>
          </w:p>
          <w:p w14:paraId="15A699E8" w14:textId="77777777" w:rsidR="008406D9" w:rsidRPr="005F3A69" w:rsidRDefault="008406D9" w:rsidP="003465F6">
            <w:pPr>
              <w:keepNext/>
              <w:rPr>
                <w:rFonts w:ascii="Calibri" w:hAnsi="Calibri"/>
                <w:sz w:val="14"/>
                <w:szCs w:val="14"/>
              </w:rPr>
            </w:pPr>
          </w:p>
          <w:p w14:paraId="336B1CF1" w14:textId="77777777" w:rsidR="004A4DC0" w:rsidRPr="005F3A69" w:rsidRDefault="00345A89" w:rsidP="004A4DC0">
            <w:pPr>
              <w:keepNext/>
              <w:rPr>
                <w:rFonts w:ascii="Calibri" w:hAnsi="Calibri"/>
                <w:sz w:val="14"/>
                <w:szCs w:val="14"/>
              </w:rPr>
            </w:pPr>
            <w:r w:rsidRPr="005F3A69">
              <w:rPr>
                <w:rFonts w:ascii="Calibri" w:hAnsi="Calibri"/>
                <w:b/>
                <w:sz w:val="14"/>
                <w:szCs w:val="14"/>
              </w:rPr>
              <w:t>A</w:t>
            </w:r>
            <w:r w:rsidRPr="005F3A69">
              <w:rPr>
                <w:rFonts w:ascii="Calibri" w:hAnsi="Calibri"/>
                <w:sz w:val="14"/>
                <w:szCs w:val="14"/>
              </w:rPr>
              <w:t xml:space="preserve">: </w:t>
            </w:r>
            <w:r w:rsidR="004A4DC0" w:rsidRPr="005F3A69">
              <w:rPr>
                <w:rFonts w:ascii="Calibri" w:hAnsi="Calibri"/>
                <w:sz w:val="14"/>
                <w:szCs w:val="14"/>
              </w:rPr>
              <w:t xml:space="preserve">require one row of data in this table for each space conditioning system in section </w:t>
            </w:r>
            <w:r w:rsidRPr="005F3A69">
              <w:rPr>
                <w:rFonts w:ascii="Calibri" w:hAnsi="Calibri"/>
                <w:sz w:val="14"/>
                <w:szCs w:val="14"/>
              </w:rPr>
              <w:t>D</w:t>
            </w:r>
            <w:r w:rsidR="004A4DC0" w:rsidRPr="005F3A69">
              <w:rPr>
                <w:rFonts w:ascii="Calibri" w:hAnsi="Calibri"/>
                <w:sz w:val="14"/>
                <w:szCs w:val="14"/>
              </w:rPr>
              <w:t xml:space="preserve"> field </w:t>
            </w:r>
            <w:r w:rsidRPr="005F3A69">
              <w:rPr>
                <w:rFonts w:ascii="Calibri" w:hAnsi="Calibri"/>
                <w:sz w:val="14"/>
                <w:szCs w:val="14"/>
              </w:rPr>
              <w:t>D</w:t>
            </w:r>
            <w:r w:rsidR="004A4DC0" w:rsidRPr="005F3A69">
              <w:rPr>
                <w:rFonts w:ascii="Calibri" w:hAnsi="Calibri"/>
                <w:sz w:val="14"/>
                <w:szCs w:val="14"/>
              </w:rPr>
              <w:t>02</w:t>
            </w:r>
            <w:r w:rsidRPr="005F3A69">
              <w:rPr>
                <w:rFonts w:ascii="Calibri" w:hAnsi="Calibri"/>
                <w:sz w:val="14"/>
                <w:szCs w:val="14"/>
              </w:rPr>
              <w:t xml:space="preserve"> for which C03=Packaged Gas Furnace.</w:t>
            </w:r>
          </w:p>
          <w:p w14:paraId="2F422437" w14:textId="77777777" w:rsidR="004A4DC0" w:rsidRPr="005F3A69" w:rsidRDefault="008E588A" w:rsidP="004A4DC0">
            <w:pPr>
              <w:keepNext/>
              <w:rPr>
                <w:rFonts w:ascii="Calibri" w:hAnsi="Calibri"/>
                <w:sz w:val="14"/>
                <w:szCs w:val="14"/>
              </w:rPr>
            </w:pPr>
            <w:r w:rsidRPr="005F3A69">
              <w:rPr>
                <w:rFonts w:ascii="Calibri" w:hAnsi="Calibri"/>
                <w:b/>
                <w:sz w:val="14"/>
                <w:szCs w:val="14"/>
              </w:rPr>
              <w:t>B</w:t>
            </w:r>
            <w:r w:rsidR="00345A89" w:rsidRPr="005F3A69">
              <w:rPr>
                <w:rFonts w:ascii="Calibri" w:hAnsi="Calibri"/>
                <w:b/>
                <w:sz w:val="14"/>
                <w:szCs w:val="14"/>
              </w:rPr>
              <w:t>:</w:t>
            </w:r>
            <w:r w:rsidR="004A4DC0" w:rsidRPr="005F3A69">
              <w:rPr>
                <w:rFonts w:ascii="Calibri" w:hAnsi="Calibri"/>
                <w:sz w:val="14"/>
                <w:szCs w:val="14"/>
              </w:rPr>
              <w:t xml:space="preserve"> require one row in this table for each space conditioning system in section </w:t>
            </w:r>
            <w:r w:rsidRPr="005F3A69">
              <w:rPr>
                <w:rFonts w:ascii="Calibri" w:hAnsi="Calibri"/>
                <w:sz w:val="14"/>
                <w:szCs w:val="14"/>
              </w:rPr>
              <w:t>E</w:t>
            </w:r>
            <w:r w:rsidR="004A4DC0" w:rsidRPr="005F3A69">
              <w:rPr>
                <w:rFonts w:ascii="Calibri" w:hAnsi="Calibri"/>
                <w:sz w:val="14"/>
                <w:szCs w:val="14"/>
              </w:rPr>
              <w:t xml:space="preserve"> field </w:t>
            </w:r>
            <w:r w:rsidRPr="005F3A69">
              <w:rPr>
                <w:rFonts w:ascii="Calibri" w:hAnsi="Calibri"/>
                <w:sz w:val="14"/>
                <w:szCs w:val="14"/>
              </w:rPr>
              <w:t>E</w:t>
            </w:r>
            <w:r w:rsidR="004A4DC0" w:rsidRPr="005F3A69">
              <w:rPr>
                <w:rFonts w:ascii="Calibri" w:hAnsi="Calibri"/>
                <w:sz w:val="14"/>
                <w:szCs w:val="14"/>
              </w:rPr>
              <w:t xml:space="preserve">02 that meets the following </w:t>
            </w:r>
            <w:r w:rsidR="008406D9" w:rsidRPr="005F3A69">
              <w:rPr>
                <w:rFonts w:ascii="Calibri" w:hAnsi="Calibri"/>
                <w:sz w:val="14"/>
                <w:szCs w:val="14"/>
              </w:rPr>
              <w:t>two</w:t>
            </w:r>
            <w:r w:rsidR="004A4DC0" w:rsidRPr="005F3A69">
              <w:rPr>
                <w:rFonts w:ascii="Calibri" w:hAnsi="Calibri"/>
                <w:sz w:val="14"/>
                <w:szCs w:val="14"/>
              </w:rPr>
              <w:t xml:space="preserve"> conditions: </w:t>
            </w:r>
            <w:proofErr w:type="gramStart"/>
            <w:r w:rsidR="004A4DC0" w:rsidRPr="005F3A69">
              <w:rPr>
                <w:rFonts w:ascii="Calibri" w:hAnsi="Calibri"/>
                <w:sz w:val="14"/>
                <w:szCs w:val="14"/>
              </w:rPr>
              <w:t>1:[</w:t>
            </w:r>
            <w:proofErr w:type="gramEnd"/>
            <w:r w:rsidR="004A4DC0" w:rsidRPr="005F3A69">
              <w:rPr>
                <w:rFonts w:ascii="Calibri" w:hAnsi="Calibri"/>
                <w:sz w:val="14"/>
                <w:szCs w:val="14"/>
              </w:rPr>
              <w:t xml:space="preserve">value in </w:t>
            </w:r>
            <w:r w:rsidRPr="005F3A69">
              <w:rPr>
                <w:rFonts w:ascii="Calibri" w:hAnsi="Calibri"/>
                <w:sz w:val="14"/>
                <w:szCs w:val="14"/>
              </w:rPr>
              <w:t>C07</w:t>
            </w:r>
            <w:r w:rsidR="004A4DC0" w:rsidRPr="005F3A69">
              <w:rPr>
                <w:rFonts w:ascii="Calibri" w:hAnsi="Calibri"/>
                <w:sz w:val="14"/>
                <w:szCs w:val="14"/>
              </w:rPr>
              <w:t>=</w:t>
            </w:r>
            <w:r w:rsidR="008406D9" w:rsidRPr="005F3A69">
              <w:rPr>
                <w:rFonts w:ascii="Calibri" w:hAnsi="Calibri"/>
                <w:sz w:val="14"/>
                <w:szCs w:val="14"/>
              </w:rPr>
              <w:t xml:space="preserve"> one of the packaged unit types {</w:t>
            </w:r>
            <w:r w:rsidR="004A4DC0" w:rsidRPr="005F3A69">
              <w:rPr>
                <w:rFonts w:ascii="Calibri" w:hAnsi="Calibri"/>
                <w:sz w:val="14"/>
                <w:szCs w:val="14"/>
              </w:rPr>
              <w:t>central packaged AC</w:t>
            </w:r>
            <w:r w:rsidR="008406D9" w:rsidRPr="005F3A69">
              <w:rPr>
                <w:rFonts w:ascii="Calibri" w:hAnsi="Calibri"/>
                <w:sz w:val="14"/>
                <w:szCs w:val="14"/>
              </w:rPr>
              <w:t>}</w:t>
            </w:r>
            <w:r w:rsidR="004A4DC0" w:rsidRPr="005F3A69">
              <w:rPr>
                <w:rFonts w:ascii="Calibri" w:hAnsi="Calibri"/>
                <w:sz w:val="14"/>
                <w:szCs w:val="14"/>
              </w:rPr>
              <w:t xml:space="preserve">, </w:t>
            </w:r>
            <w:r w:rsidR="008406D9" w:rsidRPr="005F3A69">
              <w:rPr>
                <w:rFonts w:ascii="Calibri" w:hAnsi="Calibri"/>
                <w:sz w:val="14"/>
                <w:szCs w:val="14"/>
              </w:rPr>
              <w:t>{</w:t>
            </w:r>
            <w:r w:rsidR="004A4DC0" w:rsidRPr="005F3A69">
              <w:rPr>
                <w:rFonts w:ascii="Calibri" w:hAnsi="Calibri"/>
                <w:sz w:val="14"/>
                <w:szCs w:val="14"/>
              </w:rPr>
              <w:t>central large packaged AC</w:t>
            </w:r>
            <w:r w:rsidR="008406D9" w:rsidRPr="005F3A69">
              <w:rPr>
                <w:rFonts w:ascii="Calibri" w:hAnsi="Calibri"/>
                <w:sz w:val="14"/>
                <w:szCs w:val="14"/>
              </w:rPr>
              <w:t>}, {central packaged HP}</w:t>
            </w:r>
            <w:r w:rsidR="00C72974" w:rsidRPr="005F3A69">
              <w:rPr>
                <w:rFonts w:ascii="Calibri" w:hAnsi="Calibri"/>
                <w:sz w:val="14"/>
                <w:szCs w:val="14"/>
              </w:rPr>
              <w:t>,</w:t>
            </w:r>
            <w:r w:rsidR="008406D9" w:rsidRPr="005F3A69">
              <w:rPr>
                <w:rFonts w:ascii="Calibri" w:hAnsi="Calibri"/>
                <w:sz w:val="14"/>
                <w:szCs w:val="14"/>
              </w:rPr>
              <w:t xml:space="preserve"> {central large packaged HP}</w:t>
            </w:r>
            <w:r w:rsidR="004A4DC0" w:rsidRPr="005F3A69">
              <w:rPr>
                <w:rFonts w:ascii="Calibri" w:hAnsi="Calibri"/>
                <w:sz w:val="14"/>
                <w:szCs w:val="14"/>
              </w:rPr>
              <w:t xml:space="preserve">], </w:t>
            </w:r>
            <w:r w:rsidR="008406D9" w:rsidRPr="005F3A69">
              <w:rPr>
                <w:rFonts w:ascii="Calibri" w:hAnsi="Calibri"/>
                <w:sz w:val="14"/>
                <w:szCs w:val="14"/>
              </w:rPr>
              <w:t xml:space="preserve"> </w:t>
            </w:r>
            <w:r w:rsidR="004A4DC0" w:rsidRPr="005F3A69">
              <w:rPr>
                <w:rFonts w:ascii="Calibri" w:hAnsi="Calibri"/>
                <w:sz w:val="14"/>
                <w:szCs w:val="14"/>
              </w:rPr>
              <w:t xml:space="preserve">2:[the same packaged unit is not already listed in section </w:t>
            </w:r>
            <w:r w:rsidRPr="005F3A69">
              <w:rPr>
                <w:rFonts w:ascii="Calibri" w:hAnsi="Calibri"/>
                <w:sz w:val="14"/>
                <w:szCs w:val="14"/>
              </w:rPr>
              <w:t>D</w:t>
            </w:r>
            <w:r w:rsidR="004A4DC0" w:rsidRPr="005F3A69">
              <w:rPr>
                <w:rFonts w:ascii="Calibri" w:hAnsi="Calibri"/>
                <w:sz w:val="14"/>
                <w:szCs w:val="14"/>
              </w:rPr>
              <w:t xml:space="preserve"> thus </w:t>
            </w:r>
            <w:r w:rsidRPr="005F3A69">
              <w:rPr>
                <w:rFonts w:ascii="Calibri" w:hAnsi="Calibri"/>
                <w:sz w:val="14"/>
                <w:szCs w:val="14"/>
              </w:rPr>
              <w:t>D</w:t>
            </w:r>
            <w:r w:rsidR="004A4DC0" w:rsidRPr="005F3A69">
              <w:rPr>
                <w:rFonts w:ascii="Calibri" w:hAnsi="Calibri"/>
                <w:sz w:val="14"/>
                <w:szCs w:val="14"/>
              </w:rPr>
              <w:t>02</w:t>
            </w:r>
            <w:r w:rsidR="004A4DC0" w:rsidRPr="005F3A69">
              <w:rPr>
                <w:rFonts w:ascii="Calibri" w:hAnsi="Calibri" w:cs="Calibri"/>
                <w:sz w:val="14"/>
                <w:szCs w:val="14"/>
              </w:rPr>
              <w:t>≠</w:t>
            </w:r>
            <w:r w:rsidRPr="005F3A69">
              <w:rPr>
                <w:rFonts w:ascii="Calibri" w:hAnsi="Calibri"/>
                <w:sz w:val="14"/>
                <w:szCs w:val="14"/>
              </w:rPr>
              <w:t>E</w:t>
            </w:r>
            <w:r w:rsidR="004A4DC0" w:rsidRPr="005F3A69">
              <w:rPr>
                <w:rFonts w:ascii="Calibri" w:hAnsi="Calibri"/>
                <w:sz w:val="14"/>
                <w:szCs w:val="14"/>
              </w:rPr>
              <w:t>02</w:t>
            </w:r>
            <w:r w:rsidR="008406D9" w:rsidRPr="005F3A69">
              <w:rPr>
                <w:rFonts w:ascii="Calibri" w:hAnsi="Calibri"/>
                <w:sz w:val="14"/>
                <w:szCs w:val="14"/>
              </w:rPr>
              <w:t>];</w:t>
            </w:r>
          </w:p>
          <w:p w14:paraId="17742395" w14:textId="77777777" w:rsidR="009D21E8" w:rsidRPr="005F3A69" w:rsidRDefault="008406D9" w:rsidP="00F11A2B">
            <w:pPr>
              <w:keepNext/>
              <w:rPr>
                <w:rFonts w:ascii="Calibri" w:hAnsi="Calibri"/>
                <w:sz w:val="24"/>
                <w:szCs w:val="24"/>
              </w:rPr>
            </w:pPr>
            <w:r w:rsidRPr="005F3A69">
              <w:rPr>
                <w:rFonts w:ascii="Calibri" w:hAnsi="Calibri"/>
                <w:b/>
                <w:sz w:val="14"/>
                <w:szCs w:val="14"/>
              </w:rPr>
              <w:t>C</w:t>
            </w:r>
            <w:r w:rsidR="008E588A" w:rsidRPr="005F3A69">
              <w:rPr>
                <w:rFonts w:ascii="Calibri" w:hAnsi="Calibri"/>
                <w:sz w:val="14"/>
                <w:szCs w:val="14"/>
              </w:rPr>
              <w:t xml:space="preserve">: </w:t>
            </w:r>
            <w:r w:rsidR="00B574E1" w:rsidRPr="005F3A69">
              <w:rPr>
                <w:rFonts w:ascii="Calibri" w:hAnsi="Calibri"/>
                <w:sz w:val="14"/>
                <w:szCs w:val="14"/>
              </w:rPr>
              <w:t xml:space="preserve">for systems for which </w:t>
            </w:r>
            <w:r w:rsidR="004A4DC0" w:rsidRPr="005F3A69">
              <w:rPr>
                <w:rFonts w:ascii="Calibri" w:hAnsi="Calibri"/>
                <w:sz w:val="14"/>
                <w:szCs w:val="14"/>
              </w:rPr>
              <w:t>C13</w:t>
            </w:r>
            <w:r w:rsidR="004A4DC0" w:rsidRPr="005F3A69">
              <w:rPr>
                <w:rFonts w:ascii="Calibri" w:hAnsi="Calibri" w:cs="Calibri"/>
                <w:sz w:val="14"/>
                <w:szCs w:val="14"/>
              </w:rPr>
              <w:t>≥</w:t>
            </w:r>
            <w:r w:rsidR="004A4DC0" w:rsidRPr="005F3A69">
              <w:rPr>
                <w:rFonts w:ascii="Calibri" w:hAnsi="Calibri"/>
                <w:sz w:val="14"/>
                <w:szCs w:val="14"/>
              </w:rPr>
              <w:t xml:space="preserve">1, </w:t>
            </w:r>
            <w:r w:rsidR="006A47DD" w:rsidRPr="005F3A69">
              <w:rPr>
                <w:rFonts w:ascii="Calibri" w:hAnsi="Calibri"/>
                <w:sz w:val="14"/>
                <w:szCs w:val="14"/>
              </w:rPr>
              <w:t xml:space="preserve">enter one row of data in this table for each of the quantity of ducted indoor units specified in </w:t>
            </w:r>
            <w:r w:rsidR="006A0622" w:rsidRPr="005F3A69">
              <w:rPr>
                <w:rFonts w:ascii="Calibri" w:hAnsi="Calibri"/>
                <w:sz w:val="14"/>
                <w:szCs w:val="14"/>
              </w:rPr>
              <w:t xml:space="preserve">C13 </w:t>
            </w:r>
            <w:r w:rsidR="006A47DD" w:rsidRPr="005F3A69">
              <w:rPr>
                <w:rFonts w:ascii="Calibri" w:hAnsi="Calibri"/>
                <w:sz w:val="14"/>
                <w:szCs w:val="14"/>
              </w:rPr>
              <w:t>for that system</w:t>
            </w:r>
            <w:r w:rsidR="00CA4870" w:rsidRPr="005F3A69">
              <w:rPr>
                <w:rFonts w:ascii="Calibri" w:hAnsi="Calibri"/>
                <w:sz w:val="14"/>
                <w:szCs w:val="14"/>
              </w:rPr>
              <w:t>&gt;&gt;</w:t>
            </w:r>
          </w:p>
        </w:tc>
      </w:tr>
      <w:tr w:rsidR="00B30893" w:rsidRPr="005F3A69" w14:paraId="039D7A04" w14:textId="77777777">
        <w:trPr>
          <w:trHeight w:val="223"/>
        </w:trPr>
        <w:tc>
          <w:tcPr>
            <w:tcW w:w="1076" w:type="dxa"/>
            <w:shd w:val="clear" w:color="auto" w:fill="auto"/>
          </w:tcPr>
          <w:p w14:paraId="6DD17EC8" w14:textId="77777777" w:rsidR="00B30893" w:rsidRPr="005F3A69" w:rsidRDefault="00B30893" w:rsidP="00AD1D84">
            <w:pPr>
              <w:keepNext/>
              <w:jc w:val="center"/>
              <w:rPr>
                <w:rFonts w:ascii="Calibri" w:hAnsi="Calibri"/>
                <w:sz w:val="18"/>
                <w:szCs w:val="18"/>
              </w:rPr>
            </w:pPr>
            <w:r w:rsidRPr="005F3A69">
              <w:rPr>
                <w:rFonts w:ascii="Calibri" w:hAnsi="Calibri"/>
                <w:sz w:val="18"/>
                <w:szCs w:val="18"/>
              </w:rPr>
              <w:t>01</w:t>
            </w:r>
          </w:p>
        </w:tc>
        <w:tc>
          <w:tcPr>
            <w:tcW w:w="1080" w:type="dxa"/>
          </w:tcPr>
          <w:p w14:paraId="18F9B066" w14:textId="77777777" w:rsidR="00B30893" w:rsidRPr="005F3A69" w:rsidRDefault="00B30893" w:rsidP="00AD1D84">
            <w:pPr>
              <w:keepNext/>
              <w:jc w:val="center"/>
              <w:rPr>
                <w:rFonts w:ascii="Calibri" w:hAnsi="Calibri"/>
                <w:sz w:val="18"/>
                <w:szCs w:val="18"/>
              </w:rPr>
            </w:pPr>
            <w:r w:rsidRPr="005F3A69">
              <w:rPr>
                <w:rFonts w:ascii="Calibri" w:hAnsi="Calibri"/>
                <w:sz w:val="18"/>
                <w:szCs w:val="18"/>
              </w:rPr>
              <w:t>02</w:t>
            </w:r>
          </w:p>
        </w:tc>
        <w:tc>
          <w:tcPr>
            <w:tcW w:w="1080" w:type="dxa"/>
          </w:tcPr>
          <w:p w14:paraId="3DF108B4" w14:textId="77777777" w:rsidR="00B30893" w:rsidRPr="005F3A69" w:rsidRDefault="00B30893" w:rsidP="00AD1D84">
            <w:pPr>
              <w:keepNext/>
              <w:jc w:val="center"/>
              <w:rPr>
                <w:rFonts w:ascii="Calibri" w:hAnsi="Calibri"/>
                <w:sz w:val="18"/>
                <w:szCs w:val="18"/>
              </w:rPr>
            </w:pPr>
            <w:r w:rsidRPr="005F3A69">
              <w:rPr>
                <w:rFonts w:ascii="Calibri" w:hAnsi="Calibri"/>
                <w:sz w:val="18"/>
                <w:szCs w:val="18"/>
              </w:rPr>
              <w:t>03</w:t>
            </w:r>
          </w:p>
        </w:tc>
        <w:tc>
          <w:tcPr>
            <w:tcW w:w="970" w:type="dxa"/>
            <w:shd w:val="clear" w:color="auto" w:fill="auto"/>
          </w:tcPr>
          <w:p w14:paraId="62E7BE73" w14:textId="77777777" w:rsidR="00B30893" w:rsidRPr="005F3A69" w:rsidRDefault="00B30893" w:rsidP="00AD1D84">
            <w:pPr>
              <w:keepNext/>
              <w:jc w:val="center"/>
              <w:rPr>
                <w:rFonts w:ascii="Calibri" w:hAnsi="Calibri"/>
                <w:sz w:val="18"/>
                <w:szCs w:val="18"/>
              </w:rPr>
            </w:pPr>
            <w:r w:rsidRPr="005F3A69">
              <w:rPr>
                <w:rFonts w:ascii="Calibri" w:hAnsi="Calibri"/>
                <w:sz w:val="18"/>
                <w:szCs w:val="18"/>
              </w:rPr>
              <w:t>04</w:t>
            </w:r>
          </w:p>
        </w:tc>
        <w:tc>
          <w:tcPr>
            <w:tcW w:w="1273" w:type="dxa"/>
            <w:shd w:val="clear" w:color="auto" w:fill="auto"/>
          </w:tcPr>
          <w:p w14:paraId="6F82328B" w14:textId="77777777" w:rsidR="00B30893" w:rsidRPr="005F3A69" w:rsidRDefault="00B30893" w:rsidP="00AD1D84">
            <w:pPr>
              <w:keepNext/>
              <w:jc w:val="center"/>
              <w:rPr>
                <w:rFonts w:ascii="Calibri" w:hAnsi="Calibri"/>
                <w:sz w:val="18"/>
                <w:szCs w:val="18"/>
              </w:rPr>
            </w:pPr>
            <w:r w:rsidRPr="005F3A69">
              <w:rPr>
                <w:rFonts w:ascii="Calibri" w:hAnsi="Calibri"/>
                <w:sz w:val="18"/>
                <w:szCs w:val="18"/>
              </w:rPr>
              <w:t>05</w:t>
            </w:r>
          </w:p>
        </w:tc>
        <w:tc>
          <w:tcPr>
            <w:tcW w:w="1274" w:type="dxa"/>
            <w:shd w:val="clear" w:color="auto" w:fill="auto"/>
          </w:tcPr>
          <w:p w14:paraId="70D9E67E" w14:textId="77777777" w:rsidR="00B30893" w:rsidRPr="005F3A69" w:rsidRDefault="00B30893" w:rsidP="00AD1D84">
            <w:pPr>
              <w:keepNext/>
              <w:jc w:val="center"/>
              <w:rPr>
                <w:rFonts w:ascii="Calibri" w:hAnsi="Calibri"/>
                <w:sz w:val="18"/>
                <w:szCs w:val="18"/>
              </w:rPr>
            </w:pPr>
            <w:r w:rsidRPr="005F3A69">
              <w:rPr>
                <w:rFonts w:ascii="Calibri" w:hAnsi="Calibri"/>
                <w:sz w:val="18"/>
                <w:szCs w:val="18"/>
              </w:rPr>
              <w:t>06</w:t>
            </w:r>
          </w:p>
        </w:tc>
        <w:tc>
          <w:tcPr>
            <w:tcW w:w="1274" w:type="dxa"/>
            <w:shd w:val="clear" w:color="auto" w:fill="auto"/>
          </w:tcPr>
          <w:p w14:paraId="726C7478" w14:textId="77777777" w:rsidR="00B30893" w:rsidRPr="005F3A69" w:rsidRDefault="00B30893" w:rsidP="00AD1D84">
            <w:pPr>
              <w:keepNext/>
              <w:jc w:val="center"/>
              <w:rPr>
                <w:rFonts w:ascii="Calibri" w:hAnsi="Calibri"/>
                <w:sz w:val="18"/>
                <w:szCs w:val="18"/>
              </w:rPr>
            </w:pPr>
            <w:r w:rsidRPr="005F3A69">
              <w:rPr>
                <w:rFonts w:ascii="Calibri" w:hAnsi="Calibri"/>
                <w:sz w:val="18"/>
                <w:szCs w:val="18"/>
              </w:rPr>
              <w:t>07</w:t>
            </w:r>
          </w:p>
        </w:tc>
        <w:tc>
          <w:tcPr>
            <w:tcW w:w="1274" w:type="dxa"/>
            <w:shd w:val="clear" w:color="auto" w:fill="auto"/>
          </w:tcPr>
          <w:p w14:paraId="45BD13CF" w14:textId="77777777" w:rsidR="00B30893" w:rsidRPr="005F3A69" w:rsidRDefault="00B30893" w:rsidP="00AD1D84">
            <w:pPr>
              <w:keepNext/>
              <w:jc w:val="center"/>
              <w:rPr>
                <w:rFonts w:ascii="Calibri" w:hAnsi="Calibri"/>
                <w:sz w:val="18"/>
                <w:szCs w:val="18"/>
              </w:rPr>
            </w:pPr>
            <w:r w:rsidRPr="005F3A69">
              <w:rPr>
                <w:rFonts w:ascii="Calibri" w:hAnsi="Calibri"/>
                <w:sz w:val="18"/>
                <w:szCs w:val="18"/>
              </w:rPr>
              <w:t>08</w:t>
            </w:r>
          </w:p>
        </w:tc>
        <w:tc>
          <w:tcPr>
            <w:tcW w:w="1273" w:type="dxa"/>
            <w:shd w:val="clear" w:color="auto" w:fill="auto"/>
          </w:tcPr>
          <w:p w14:paraId="01ADBB8D" w14:textId="77777777" w:rsidR="00B30893" w:rsidRPr="005F3A69" w:rsidRDefault="00B30893" w:rsidP="00AD1D84">
            <w:pPr>
              <w:keepNext/>
              <w:jc w:val="center"/>
              <w:rPr>
                <w:rFonts w:ascii="Calibri" w:hAnsi="Calibri"/>
                <w:sz w:val="18"/>
                <w:szCs w:val="18"/>
              </w:rPr>
            </w:pPr>
            <w:r w:rsidRPr="005F3A69">
              <w:rPr>
                <w:rFonts w:ascii="Calibri" w:hAnsi="Calibri"/>
                <w:sz w:val="18"/>
                <w:szCs w:val="18"/>
              </w:rPr>
              <w:t>09</w:t>
            </w:r>
          </w:p>
        </w:tc>
        <w:tc>
          <w:tcPr>
            <w:tcW w:w="1274" w:type="dxa"/>
            <w:shd w:val="clear" w:color="auto" w:fill="auto"/>
          </w:tcPr>
          <w:p w14:paraId="0100D16A" w14:textId="77777777" w:rsidR="00B30893" w:rsidRPr="005F3A69" w:rsidRDefault="00B30893" w:rsidP="00AD1D84">
            <w:pPr>
              <w:keepNext/>
              <w:jc w:val="center"/>
              <w:rPr>
                <w:rFonts w:ascii="Calibri" w:hAnsi="Calibri"/>
                <w:sz w:val="18"/>
                <w:szCs w:val="18"/>
              </w:rPr>
            </w:pPr>
            <w:r w:rsidRPr="005F3A69">
              <w:rPr>
                <w:rFonts w:ascii="Calibri" w:hAnsi="Calibri"/>
                <w:sz w:val="18"/>
                <w:szCs w:val="18"/>
              </w:rPr>
              <w:t>10</w:t>
            </w:r>
          </w:p>
        </w:tc>
        <w:tc>
          <w:tcPr>
            <w:tcW w:w="1274" w:type="dxa"/>
            <w:shd w:val="clear" w:color="auto" w:fill="auto"/>
          </w:tcPr>
          <w:p w14:paraId="176E840A" w14:textId="77777777" w:rsidR="00B30893" w:rsidRPr="005F3A69" w:rsidRDefault="00B30893" w:rsidP="00AD1D84">
            <w:pPr>
              <w:keepNext/>
              <w:jc w:val="center"/>
              <w:rPr>
                <w:rFonts w:ascii="Calibri" w:hAnsi="Calibri"/>
                <w:sz w:val="18"/>
                <w:szCs w:val="18"/>
              </w:rPr>
            </w:pPr>
            <w:r w:rsidRPr="005F3A69">
              <w:rPr>
                <w:rFonts w:ascii="Calibri" w:hAnsi="Calibri"/>
                <w:sz w:val="18"/>
                <w:szCs w:val="18"/>
              </w:rPr>
              <w:t>11</w:t>
            </w:r>
          </w:p>
        </w:tc>
        <w:tc>
          <w:tcPr>
            <w:tcW w:w="1274" w:type="dxa"/>
          </w:tcPr>
          <w:p w14:paraId="05CC2469" w14:textId="77777777" w:rsidR="00B30893" w:rsidRPr="005F3A69" w:rsidRDefault="00B30893" w:rsidP="00AD1D84">
            <w:pPr>
              <w:keepNext/>
              <w:jc w:val="center"/>
              <w:rPr>
                <w:rFonts w:ascii="Calibri" w:hAnsi="Calibri"/>
                <w:sz w:val="18"/>
                <w:szCs w:val="18"/>
              </w:rPr>
            </w:pPr>
            <w:r w:rsidRPr="005F3A69">
              <w:rPr>
                <w:rFonts w:ascii="Calibri" w:hAnsi="Calibri"/>
                <w:sz w:val="18"/>
                <w:szCs w:val="18"/>
              </w:rPr>
              <w:t>12</w:t>
            </w:r>
          </w:p>
        </w:tc>
      </w:tr>
      <w:tr w:rsidR="00B30893" w:rsidRPr="005F3A69" w14:paraId="25249B31" w14:textId="77777777">
        <w:trPr>
          <w:trHeight w:val="390"/>
        </w:trPr>
        <w:tc>
          <w:tcPr>
            <w:tcW w:w="1076" w:type="dxa"/>
            <w:shd w:val="clear" w:color="auto" w:fill="auto"/>
            <w:vAlign w:val="bottom"/>
          </w:tcPr>
          <w:p w14:paraId="4B5E9505" w14:textId="77777777" w:rsidR="00B30893" w:rsidRPr="005F3A69" w:rsidRDefault="00B30893" w:rsidP="00EA04F8">
            <w:pPr>
              <w:keepNext/>
              <w:jc w:val="center"/>
              <w:rPr>
                <w:rFonts w:ascii="Calibri" w:hAnsi="Calibri"/>
                <w:sz w:val="18"/>
                <w:szCs w:val="18"/>
              </w:rPr>
            </w:pPr>
            <w:r w:rsidRPr="005F3A69">
              <w:rPr>
                <w:rFonts w:ascii="Calibri" w:hAnsi="Calibri"/>
                <w:sz w:val="18"/>
                <w:szCs w:val="18"/>
              </w:rPr>
              <w:t>SC System ID/Name from CF1R</w:t>
            </w:r>
          </w:p>
        </w:tc>
        <w:tc>
          <w:tcPr>
            <w:tcW w:w="1080" w:type="dxa"/>
            <w:vAlign w:val="bottom"/>
          </w:tcPr>
          <w:p w14:paraId="0687BB3D" w14:textId="77777777" w:rsidR="00B30893" w:rsidRPr="005F3A69" w:rsidRDefault="00B30893" w:rsidP="00EA01E6">
            <w:pPr>
              <w:keepNext/>
              <w:jc w:val="center"/>
              <w:rPr>
                <w:rFonts w:ascii="Calibri" w:hAnsi="Calibri"/>
                <w:sz w:val="18"/>
                <w:szCs w:val="18"/>
              </w:rPr>
            </w:pPr>
            <w:r w:rsidRPr="005F3A69">
              <w:rPr>
                <w:rFonts w:ascii="Calibri" w:hAnsi="Calibri"/>
                <w:sz w:val="18"/>
                <w:szCs w:val="18"/>
              </w:rPr>
              <w:t>SC System</w:t>
            </w:r>
          </w:p>
          <w:p w14:paraId="2026D7B9" w14:textId="77777777" w:rsidR="00B30893" w:rsidRPr="005F3A69" w:rsidRDefault="00B30893" w:rsidP="00EA01E6">
            <w:pPr>
              <w:keepNext/>
              <w:jc w:val="center"/>
              <w:rPr>
                <w:rFonts w:ascii="Calibri" w:hAnsi="Calibri"/>
                <w:sz w:val="18"/>
                <w:szCs w:val="18"/>
              </w:rPr>
            </w:pPr>
            <w:r w:rsidRPr="005F3A69">
              <w:rPr>
                <w:rFonts w:ascii="Calibri" w:hAnsi="Calibri"/>
                <w:sz w:val="18"/>
                <w:szCs w:val="18"/>
              </w:rPr>
              <w:t>Description of Area Served</w:t>
            </w:r>
          </w:p>
        </w:tc>
        <w:tc>
          <w:tcPr>
            <w:tcW w:w="1080" w:type="dxa"/>
            <w:vAlign w:val="bottom"/>
          </w:tcPr>
          <w:p w14:paraId="0D2E8F67" w14:textId="77777777" w:rsidR="00B30893" w:rsidRPr="005F3A69" w:rsidRDefault="00B30893" w:rsidP="00EA01E6">
            <w:pPr>
              <w:keepNext/>
              <w:jc w:val="center"/>
              <w:rPr>
                <w:rFonts w:ascii="Calibri" w:hAnsi="Calibri"/>
                <w:sz w:val="18"/>
                <w:szCs w:val="18"/>
              </w:rPr>
            </w:pPr>
            <w:r w:rsidRPr="005F3A69">
              <w:rPr>
                <w:rFonts w:ascii="Calibri" w:hAnsi="Calibri"/>
                <w:sz w:val="18"/>
                <w:szCs w:val="18"/>
              </w:rPr>
              <w:t>Indoor Unit Name or Description of Area Served</w:t>
            </w:r>
          </w:p>
        </w:tc>
        <w:tc>
          <w:tcPr>
            <w:tcW w:w="970" w:type="dxa"/>
            <w:shd w:val="clear" w:color="auto" w:fill="auto"/>
            <w:vAlign w:val="bottom"/>
          </w:tcPr>
          <w:p w14:paraId="4E4028ED" w14:textId="77777777" w:rsidR="00B30893" w:rsidRPr="005F3A69" w:rsidRDefault="00941B19" w:rsidP="006E5FA7">
            <w:pPr>
              <w:keepNext/>
              <w:jc w:val="center"/>
              <w:rPr>
                <w:rFonts w:ascii="Calibri" w:hAnsi="Calibri"/>
                <w:sz w:val="18"/>
                <w:szCs w:val="18"/>
              </w:rPr>
            </w:pPr>
            <w:r w:rsidRPr="005F3A69">
              <w:rPr>
                <w:rFonts w:ascii="Calibri" w:hAnsi="Calibri"/>
                <w:sz w:val="18"/>
                <w:szCs w:val="18"/>
              </w:rPr>
              <w:t>Was Any New Ducting</w:t>
            </w:r>
            <w:r w:rsidR="00B30893" w:rsidRPr="005F3A69">
              <w:rPr>
                <w:rFonts w:ascii="Calibri" w:hAnsi="Calibri"/>
                <w:sz w:val="18"/>
                <w:szCs w:val="18"/>
              </w:rPr>
              <w:t xml:space="preserve"> Installed?</w:t>
            </w:r>
          </w:p>
        </w:tc>
        <w:tc>
          <w:tcPr>
            <w:tcW w:w="1273" w:type="dxa"/>
            <w:shd w:val="clear" w:color="auto" w:fill="auto"/>
            <w:vAlign w:val="bottom"/>
          </w:tcPr>
          <w:p w14:paraId="0E6EE305" w14:textId="77777777" w:rsidR="00B30893" w:rsidRPr="005F3A69" w:rsidRDefault="00B30893" w:rsidP="00737E88">
            <w:pPr>
              <w:keepNext/>
              <w:jc w:val="center"/>
              <w:rPr>
                <w:rFonts w:ascii="Calibri" w:hAnsi="Calibri"/>
                <w:sz w:val="18"/>
                <w:szCs w:val="18"/>
              </w:rPr>
            </w:pPr>
            <w:r w:rsidRPr="005F3A69">
              <w:rPr>
                <w:rFonts w:ascii="Calibri" w:hAnsi="Calibri"/>
                <w:sz w:val="18"/>
                <w:szCs w:val="18"/>
              </w:rPr>
              <w:t>Required New Duct R-Value</w:t>
            </w:r>
          </w:p>
        </w:tc>
        <w:tc>
          <w:tcPr>
            <w:tcW w:w="1274" w:type="dxa"/>
            <w:shd w:val="clear" w:color="auto" w:fill="auto"/>
            <w:vAlign w:val="bottom"/>
          </w:tcPr>
          <w:p w14:paraId="4F07DEE7" w14:textId="77777777" w:rsidR="00B30893" w:rsidRPr="005F3A69" w:rsidRDefault="00B30893" w:rsidP="00DE4D3B">
            <w:pPr>
              <w:keepNext/>
              <w:jc w:val="center"/>
              <w:rPr>
                <w:rFonts w:ascii="Calibri" w:hAnsi="Calibri"/>
                <w:b/>
                <w:sz w:val="18"/>
                <w:szCs w:val="18"/>
              </w:rPr>
            </w:pPr>
            <w:r w:rsidRPr="005F3A69">
              <w:rPr>
                <w:rFonts w:ascii="Calibri" w:hAnsi="Calibri"/>
                <w:sz w:val="18"/>
                <w:szCs w:val="18"/>
              </w:rPr>
              <w:t>Installed New Supply Duct Location</w:t>
            </w:r>
          </w:p>
        </w:tc>
        <w:tc>
          <w:tcPr>
            <w:tcW w:w="1274" w:type="dxa"/>
            <w:shd w:val="clear" w:color="auto" w:fill="auto"/>
            <w:vAlign w:val="bottom"/>
          </w:tcPr>
          <w:p w14:paraId="7BFF2492" w14:textId="77777777" w:rsidR="00B30893" w:rsidRPr="005F3A69" w:rsidRDefault="00B30893" w:rsidP="002F7021">
            <w:pPr>
              <w:keepNext/>
              <w:jc w:val="center"/>
              <w:rPr>
                <w:rFonts w:ascii="Calibri" w:hAnsi="Calibri"/>
                <w:sz w:val="18"/>
                <w:szCs w:val="18"/>
              </w:rPr>
            </w:pPr>
            <w:r w:rsidRPr="005F3A69">
              <w:rPr>
                <w:rFonts w:ascii="Calibri" w:hAnsi="Calibri"/>
                <w:sz w:val="18"/>
                <w:szCs w:val="18"/>
              </w:rPr>
              <w:t xml:space="preserve">Installed New Supply Duct </w:t>
            </w:r>
            <w:r w:rsidRPr="005F3A69">
              <w:rPr>
                <w:rFonts w:ascii="Calibri" w:hAnsi="Calibri"/>
                <w:sz w:val="18"/>
                <w:szCs w:val="18"/>
              </w:rPr>
              <w:br/>
              <w:t>R-Value</w:t>
            </w:r>
          </w:p>
        </w:tc>
        <w:tc>
          <w:tcPr>
            <w:tcW w:w="1274" w:type="dxa"/>
            <w:shd w:val="clear" w:color="auto" w:fill="auto"/>
            <w:vAlign w:val="bottom"/>
          </w:tcPr>
          <w:p w14:paraId="062B0162" w14:textId="77777777" w:rsidR="00B30893" w:rsidRPr="005F3A69" w:rsidRDefault="00B30893" w:rsidP="00BC427E">
            <w:pPr>
              <w:keepNext/>
              <w:jc w:val="center"/>
              <w:rPr>
                <w:rFonts w:ascii="Calibri" w:hAnsi="Calibri"/>
                <w:sz w:val="18"/>
                <w:szCs w:val="18"/>
              </w:rPr>
            </w:pPr>
            <w:r w:rsidRPr="005F3A69">
              <w:rPr>
                <w:rFonts w:ascii="Calibri" w:hAnsi="Calibri"/>
                <w:sz w:val="18"/>
                <w:szCs w:val="18"/>
              </w:rPr>
              <w:t>Installed New Return Duct Location</w:t>
            </w:r>
          </w:p>
        </w:tc>
        <w:tc>
          <w:tcPr>
            <w:tcW w:w="1273" w:type="dxa"/>
            <w:shd w:val="clear" w:color="auto" w:fill="auto"/>
            <w:vAlign w:val="bottom"/>
          </w:tcPr>
          <w:p w14:paraId="3AE0C852" w14:textId="77777777" w:rsidR="00B30893" w:rsidRPr="005F3A69" w:rsidRDefault="00B30893" w:rsidP="00300224">
            <w:pPr>
              <w:keepNext/>
              <w:jc w:val="center"/>
              <w:rPr>
                <w:rFonts w:ascii="Calibri" w:hAnsi="Calibri"/>
                <w:sz w:val="18"/>
                <w:szCs w:val="18"/>
              </w:rPr>
            </w:pPr>
            <w:r w:rsidRPr="005F3A69">
              <w:rPr>
                <w:rFonts w:ascii="Calibri" w:hAnsi="Calibri"/>
                <w:sz w:val="18"/>
                <w:szCs w:val="18"/>
              </w:rPr>
              <w:t xml:space="preserve">Installed New Return Duct </w:t>
            </w:r>
          </w:p>
          <w:p w14:paraId="5C71C2B6" w14:textId="77777777" w:rsidR="00B30893" w:rsidRPr="005F3A69" w:rsidRDefault="00B30893" w:rsidP="00300224">
            <w:pPr>
              <w:keepNext/>
              <w:jc w:val="center"/>
              <w:rPr>
                <w:rFonts w:ascii="Calibri" w:hAnsi="Calibri"/>
                <w:sz w:val="18"/>
                <w:szCs w:val="18"/>
              </w:rPr>
            </w:pPr>
            <w:r w:rsidRPr="005F3A69">
              <w:rPr>
                <w:rFonts w:ascii="Calibri" w:hAnsi="Calibri"/>
                <w:sz w:val="18"/>
                <w:szCs w:val="18"/>
              </w:rPr>
              <w:t>R-Value</w:t>
            </w:r>
          </w:p>
        </w:tc>
        <w:tc>
          <w:tcPr>
            <w:tcW w:w="1274" w:type="dxa"/>
            <w:shd w:val="clear" w:color="auto" w:fill="auto"/>
            <w:vAlign w:val="bottom"/>
          </w:tcPr>
          <w:p w14:paraId="1347A08E" w14:textId="77777777" w:rsidR="00B30893" w:rsidRPr="005F3A69" w:rsidRDefault="00BC6224" w:rsidP="00300224">
            <w:pPr>
              <w:keepNext/>
              <w:jc w:val="center"/>
              <w:rPr>
                <w:rFonts w:ascii="Calibri" w:hAnsi="Calibri"/>
                <w:sz w:val="18"/>
                <w:szCs w:val="18"/>
              </w:rPr>
            </w:pPr>
            <w:r w:rsidRPr="005F3A69">
              <w:rPr>
                <w:rFonts w:ascii="Calibri" w:hAnsi="Calibri"/>
                <w:sz w:val="18"/>
                <w:szCs w:val="18"/>
              </w:rPr>
              <w:t xml:space="preserve">Exception </w:t>
            </w:r>
            <w:r w:rsidR="00B30893" w:rsidRPr="005F3A69">
              <w:rPr>
                <w:rFonts w:ascii="Calibri" w:hAnsi="Calibri"/>
                <w:sz w:val="18"/>
                <w:szCs w:val="18"/>
              </w:rPr>
              <w:t xml:space="preserve">from Min </w:t>
            </w:r>
          </w:p>
          <w:p w14:paraId="3DE7124C" w14:textId="77777777" w:rsidR="00B30893" w:rsidRPr="005F3A69" w:rsidRDefault="00B30893" w:rsidP="00300224">
            <w:pPr>
              <w:keepNext/>
              <w:jc w:val="center"/>
              <w:rPr>
                <w:rFonts w:ascii="Calibri" w:hAnsi="Calibri"/>
                <w:sz w:val="18"/>
                <w:szCs w:val="18"/>
              </w:rPr>
            </w:pPr>
            <w:r w:rsidRPr="005F3A69">
              <w:rPr>
                <w:rFonts w:ascii="Calibri" w:hAnsi="Calibri"/>
                <w:sz w:val="18"/>
                <w:szCs w:val="18"/>
              </w:rPr>
              <w:t>R-Value</w:t>
            </w:r>
          </w:p>
        </w:tc>
        <w:tc>
          <w:tcPr>
            <w:tcW w:w="1274" w:type="dxa"/>
            <w:shd w:val="clear" w:color="auto" w:fill="auto"/>
            <w:vAlign w:val="bottom"/>
          </w:tcPr>
          <w:p w14:paraId="64B5B59D" w14:textId="77777777" w:rsidR="00B30893" w:rsidRPr="005F3A69" w:rsidRDefault="00B30893" w:rsidP="00C51D75">
            <w:pPr>
              <w:keepNext/>
              <w:jc w:val="center"/>
              <w:rPr>
                <w:rFonts w:ascii="Calibri" w:hAnsi="Calibri"/>
                <w:sz w:val="18"/>
                <w:szCs w:val="18"/>
              </w:rPr>
            </w:pPr>
            <w:r w:rsidRPr="005F3A69">
              <w:rPr>
                <w:rFonts w:ascii="Calibri" w:hAnsi="Calibri"/>
                <w:sz w:val="18"/>
                <w:szCs w:val="18"/>
              </w:rPr>
              <w:t xml:space="preserve">Can </w:t>
            </w:r>
            <w:r w:rsidR="00C51D75" w:rsidRPr="005F3A69">
              <w:rPr>
                <w:rFonts w:ascii="Calibri" w:hAnsi="Calibri"/>
                <w:sz w:val="18"/>
                <w:szCs w:val="18"/>
              </w:rPr>
              <w:t>Approved</w:t>
            </w:r>
            <w:r w:rsidRPr="005F3A69">
              <w:rPr>
                <w:rFonts w:ascii="Calibri" w:hAnsi="Calibri"/>
                <w:sz w:val="18"/>
                <w:szCs w:val="18"/>
              </w:rPr>
              <w:t xml:space="preserve"> Airflow Protocols be used to test this System?</w:t>
            </w:r>
          </w:p>
        </w:tc>
        <w:tc>
          <w:tcPr>
            <w:tcW w:w="1274" w:type="dxa"/>
            <w:vAlign w:val="bottom"/>
          </w:tcPr>
          <w:p w14:paraId="2A05373B" w14:textId="360E5BEA" w:rsidR="00B30893" w:rsidRPr="005F3A69" w:rsidRDefault="00B30893" w:rsidP="00300224">
            <w:pPr>
              <w:keepNext/>
              <w:jc w:val="center"/>
              <w:rPr>
                <w:rFonts w:ascii="Calibri" w:hAnsi="Calibri"/>
                <w:sz w:val="18"/>
                <w:szCs w:val="18"/>
              </w:rPr>
            </w:pPr>
            <w:r w:rsidRPr="005F3A69">
              <w:rPr>
                <w:rFonts w:ascii="Calibri" w:hAnsi="Calibri"/>
                <w:sz w:val="18"/>
                <w:szCs w:val="18"/>
              </w:rPr>
              <w:t>Indoor Unit Nominal Cooling Capacity (ton</w:t>
            </w:r>
            <w:r w:rsidR="00C07882" w:rsidRPr="005F3A69">
              <w:rPr>
                <w:rFonts w:ascii="Calibri" w:hAnsi="Calibri"/>
                <w:sz w:val="18"/>
                <w:szCs w:val="18"/>
              </w:rPr>
              <w:t>s</w:t>
            </w:r>
            <w:r w:rsidRPr="005F3A69">
              <w:rPr>
                <w:rFonts w:ascii="Calibri" w:hAnsi="Calibri"/>
                <w:sz w:val="18"/>
                <w:szCs w:val="18"/>
              </w:rPr>
              <w:t>)</w:t>
            </w:r>
          </w:p>
        </w:tc>
      </w:tr>
      <w:tr w:rsidR="00B30893" w:rsidRPr="005F3A69" w14:paraId="7F5DBFD7" w14:textId="77777777">
        <w:trPr>
          <w:trHeight w:val="432"/>
        </w:trPr>
        <w:tc>
          <w:tcPr>
            <w:tcW w:w="1076" w:type="dxa"/>
            <w:shd w:val="clear" w:color="auto" w:fill="auto"/>
            <w:tcMar>
              <w:left w:w="29" w:type="dxa"/>
              <w:right w:w="29" w:type="dxa"/>
            </w:tcMar>
          </w:tcPr>
          <w:p w14:paraId="08626897" w14:textId="77777777" w:rsidR="00B30893" w:rsidRPr="005F3A69" w:rsidRDefault="00B30893" w:rsidP="00EA01E6">
            <w:pPr>
              <w:keepNext/>
              <w:jc w:val="center"/>
              <w:rPr>
                <w:rFonts w:ascii="Calibri" w:hAnsi="Calibri"/>
                <w:sz w:val="12"/>
                <w:szCs w:val="12"/>
              </w:rPr>
            </w:pPr>
            <w:r w:rsidRPr="005F3A69">
              <w:rPr>
                <w:rFonts w:asciiTheme="minorHAnsi" w:hAnsiTheme="minorHAnsi"/>
                <w:sz w:val="12"/>
                <w:szCs w:val="12"/>
              </w:rPr>
              <w:t>&lt;&lt;reference value from B01&gt;&gt;</w:t>
            </w:r>
          </w:p>
        </w:tc>
        <w:tc>
          <w:tcPr>
            <w:tcW w:w="1080" w:type="dxa"/>
            <w:tcMar>
              <w:left w:w="29" w:type="dxa"/>
              <w:right w:w="29" w:type="dxa"/>
            </w:tcMar>
          </w:tcPr>
          <w:p w14:paraId="42532EC4" w14:textId="77777777" w:rsidR="00B30893" w:rsidRPr="005F3A69" w:rsidRDefault="00B30893" w:rsidP="00EA01E6">
            <w:pPr>
              <w:rPr>
                <w:rFonts w:asciiTheme="minorHAnsi" w:hAnsiTheme="minorHAnsi"/>
                <w:sz w:val="12"/>
                <w:szCs w:val="12"/>
              </w:rPr>
            </w:pPr>
            <w:r w:rsidRPr="005F3A69">
              <w:rPr>
                <w:rFonts w:asciiTheme="minorHAnsi" w:hAnsiTheme="minorHAnsi"/>
                <w:sz w:val="12"/>
                <w:szCs w:val="12"/>
              </w:rPr>
              <w:t>&lt;&lt;reference value from B02&gt;&gt;</w:t>
            </w:r>
          </w:p>
        </w:tc>
        <w:tc>
          <w:tcPr>
            <w:tcW w:w="1080" w:type="dxa"/>
            <w:tcMar>
              <w:left w:w="29" w:type="dxa"/>
              <w:right w:w="29" w:type="dxa"/>
            </w:tcMar>
          </w:tcPr>
          <w:p w14:paraId="0C35DABD" w14:textId="77777777" w:rsidR="00E35EAF" w:rsidRPr="005F3A69" w:rsidRDefault="00B30893" w:rsidP="00E35EAF">
            <w:pPr>
              <w:pStyle w:val="PlainText"/>
              <w:rPr>
                <w:rFonts w:asciiTheme="minorHAnsi" w:hAnsiTheme="minorHAnsi" w:cs="Courier New"/>
                <w:sz w:val="10"/>
                <w:szCs w:val="10"/>
              </w:rPr>
            </w:pPr>
            <w:r w:rsidRPr="005F3A69">
              <w:rPr>
                <w:rFonts w:asciiTheme="minorHAnsi" w:hAnsiTheme="minorHAnsi" w:cs="Courier New"/>
                <w:sz w:val="10"/>
                <w:szCs w:val="10"/>
              </w:rPr>
              <w:t>&lt;&lt;</w:t>
            </w:r>
            <w:r w:rsidR="00E35EAF" w:rsidRPr="005F3A69">
              <w:rPr>
                <w:rFonts w:asciiTheme="minorHAnsi" w:hAnsiTheme="minorHAnsi" w:cs="Courier New"/>
                <w:b/>
                <w:sz w:val="10"/>
                <w:szCs w:val="10"/>
              </w:rPr>
              <w:t>if</w:t>
            </w:r>
            <w:r w:rsidR="00E35EAF" w:rsidRPr="005F3A69">
              <w:rPr>
                <w:rFonts w:asciiTheme="minorHAnsi" w:hAnsiTheme="minorHAnsi" w:cs="Courier New"/>
                <w:sz w:val="10"/>
                <w:szCs w:val="10"/>
              </w:rPr>
              <w:t xml:space="preserve"> system type in C03</w:t>
            </w:r>
            <w:proofErr w:type="gramStart"/>
            <w:r w:rsidR="00E35EAF" w:rsidRPr="005F3A69">
              <w:rPr>
                <w:rFonts w:asciiTheme="minorHAnsi" w:hAnsiTheme="minorHAnsi" w:cs="Courier New"/>
                <w:sz w:val="10"/>
                <w:szCs w:val="10"/>
              </w:rPr>
              <w:t>=[</w:t>
            </w:r>
            <w:proofErr w:type="gramEnd"/>
            <w:r w:rsidR="00E35EAF" w:rsidRPr="005F3A69">
              <w:rPr>
                <w:rFonts w:asciiTheme="minorHAnsi" w:hAnsiTheme="minorHAnsi" w:cs="Courier New"/>
                <w:sz w:val="10"/>
                <w:szCs w:val="10"/>
              </w:rPr>
              <w:t xml:space="preserve">Packaged Gas Furnace], </w:t>
            </w:r>
          </w:p>
          <w:p w14:paraId="09154DB8" w14:textId="77777777" w:rsidR="00E35EAF" w:rsidRPr="005F3A69" w:rsidRDefault="00E35EAF" w:rsidP="00E35EAF">
            <w:pPr>
              <w:pStyle w:val="PlainText"/>
              <w:rPr>
                <w:rFonts w:asciiTheme="minorHAnsi" w:hAnsiTheme="minorHAnsi" w:cs="Courier New"/>
                <w:sz w:val="10"/>
                <w:szCs w:val="10"/>
              </w:rPr>
            </w:pPr>
            <w:r w:rsidRPr="005F3A69">
              <w:rPr>
                <w:rFonts w:asciiTheme="minorHAnsi" w:hAnsiTheme="minorHAnsi" w:cs="Courier New"/>
                <w:b/>
                <w:sz w:val="10"/>
                <w:szCs w:val="10"/>
              </w:rPr>
              <w:t>then</w:t>
            </w:r>
            <w:r w:rsidRPr="005F3A69">
              <w:rPr>
                <w:rFonts w:asciiTheme="minorHAnsi" w:hAnsiTheme="minorHAnsi" w:cs="Courier New"/>
                <w:sz w:val="10"/>
                <w:szCs w:val="10"/>
              </w:rPr>
              <w:t xml:space="preserve"> value auto filled from B02,</w:t>
            </w:r>
          </w:p>
          <w:p w14:paraId="11534325" w14:textId="77777777" w:rsidR="00E35EAF" w:rsidRPr="005F3A69" w:rsidRDefault="00E35EAF" w:rsidP="00E35EAF">
            <w:pPr>
              <w:pStyle w:val="PlainText"/>
              <w:rPr>
                <w:rFonts w:asciiTheme="minorHAnsi" w:hAnsiTheme="minorHAnsi" w:cs="Courier New"/>
                <w:sz w:val="10"/>
                <w:szCs w:val="10"/>
              </w:rPr>
            </w:pPr>
          </w:p>
          <w:p w14:paraId="424397DE" w14:textId="77777777" w:rsidR="00E35EAF" w:rsidRPr="005F3A69" w:rsidRDefault="00E35EAF" w:rsidP="00E35EAF">
            <w:pPr>
              <w:pStyle w:val="PlainText"/>
              <w:rPr>
                <w:rFonts w:asciiTheme="minorHAnsi" w:hAnsiTheme="minorHAnsi" w:cs="Courier New"/>
                <w:sz w:val="10"/>
                <w:szCs w:val="10"/>
              </w:rPr>
            </w:pPr>
            <w:r w:rsidRPr="005F3A69">
              <w:rPr>
                <w:rFonts w:asciiTheme="minorHAnsi" w:hAnsiTheme="minorHAnsi" w:cs="Courier New"/>
                <w:b/>
                <w:sz w:val="10"/>
                <w:szCs w:val="10"/>
              </w:rPr>
              <w:t>elseif</w:t>
            </w:r>
            <w:r w:rsidRPr="005F3A69">
              <w:rPr>
                <w:rFonts w:asciiTheme="minorHAnsi" w:hAnsiTheme="minorHAnsi" w:cs="Courier New"/>
                <w:sz w:val="10"/>
                <w:szCs w:val="10"/>
              </w:rPr>
              <w:t xml:space="preserve"> system type in [C03 or C07] = one of the following four types:</w:t>
            </w:r>
          </w:p>
          <w:p w14:paraId="3625E6AE" w14:textId="77777777" w:rsidR="00E35EAF" w:rsidRPr="005F3A69" w:rsidRDefault="00E35EAF" w:rsidP="00E35EAF">
            <w:pPr>
              <w:pStyle w:val="PlainText"/>
              <w:rPr>
                <w:rFonts w:asciiTheme="minorHAnsi" w:hAnsiTheme="minorHAnsi" w:cs="Courier New"/>
                <w:sz w:val="10"/>
                <w:szCs w:val="10"/>
              </w:rPr>
            </w:pPr>
            <w:r w:rsidRPr="005F3A69">
              <w:rPr>
                <w:rFonts w:asciiTheme="minorHAnsi" w:hAnsiTheme="minorHAnsi" w:cs="Courier New"/>
                <w:sz w:val="10"/>
                <w:szCs w:val="10"/>
              </w:rPr>
              <w:t xml:space="preserve">1: central packaged </w:t>
            </w:r>
            <w:proofErr w:type="gramStart"/>
            <w:r w:rsidRPr="005F3A69">
              <w:rPr>
                <w:rFonts w:asciiTheme="minorHAnsi" w:hAnsiTheme="minorHAnsi" w:cs="Courier New"/>
                <w:sz w:val="10"/>
                <w:szCs w:val="10"/>
              </w:rPr>
              <w:t>AC ;</w:t>
            </w:r>
            <w:proofErr w:type="gramEnd"/>
          </w:p>
          <w:p w14:paraId="670F828A" w14:textId="77777777" w:rsidR="00E35EAF" w:rsidRPr="005F3A69" w:rsidRDefault="00E35EAF" w:rsidP="00E35EAF">
            <w:pPr>
              <w:pStyle w:val="PlainText"/>
              <w:rPr>
                <w:rFonts w:asciiTheme="minorHAnsi" w:hAnsiTheme="minorHAnsi" w:cs="Courier New"/>
                <w:sz w:val="10"/>
                <w:szCs w:val="10"/>
              </w:rPr>
            </w:pPr>
            <w:r w:rsidRPr="005F3A69">
              <w:rPr>
                <w:rFonts w:asciiTheme="minorHAnsi" w:hAnsiTheme="minorHAnsi" w:cs="Courier New"/>
                <w:sz w:val="10"/>
                <w:szCs w:val="10"/>
              </w:rPr>
              <w:t>2: central packaged HP</w:t>
            </w:r>
          </w:p>
          <w:p w14:paraId="590FE676" w14:textId="77777777" w:rsidR="00E35EAF" w:rsidRPr="005F3A69" w:rsidRDefault="00E35EAF" w:rsidP="00E35EAF">
            <w:pPr>
              <w:pStyle w:val="PlainText"/>
              <w:rPr>
                <w:rFonts w:asciiTheme="minorHAnsi" w:hAnsiTheme="minorHAnsi" w:cs="Courier New"/>
                <w:sz w:val="10"/>
                <w:szCs w:val="10"/>
              </w:rPr>
            </w:pPr>
            <w:r w:rsidRPr="005F3A69">
              <w:rPr>
                <w:rFonts w:asciiTheme="minorHAnsi" w:hAnsiTheme="minorHAnsi" w:cs="Courier New"/>
                <w:sz w:val="10"/>
                <w:szCs w:val="10"/>
              </w:rPr>
              <w:t xml:space="preserve">3: central large packaged </w:t>
            </w:r>
            <w:proofErr w:type="gramStart"/>
            <w:r w:rsidRPr="005F3A69">
              <w:rPr>
                <w:rFonts w:asciiTheme="minorHAnsi" w:hAnsiTheme="minorHAnsi" w:cs="Courier New"/>
                <w:sz w:val="10"/>
                <w:szCs w:val="10"/>
              </w:rPr>
              <w:t>AC ;</w:t>
            </w:r>
            <w:proofErr w:type="gramEnd"/>
          </w:p>
          <w:p w14:paraId="52092025" w14:textId="77777777" w:rsidR="00E35EAF" w:rsidRPr="005F3A69" w:rsidRDefault="00E35EAF" w:rsidP="00E35EAF">
            <w:pPr>
              <w:pStyle w:val="PlainText"/>
              <w:rPr>
                <w:rFonts w:asciiTheme="minorHAnsi" w:hAnsiTheme="minorHAnsi" w:cs="Courier New"/>
                <w:sz w:val="10"/>
                <w:szCs w:val="10"/>
              </w:rPr>
            </w:pPr>
            <w:r w:rsidRPr="005F3A69">
              <w:rPr>
                <w:rFonts w:asciiTheme="minorHAnsi" w:hAnsiTheme="minorHAnsi" w:cs="Courier New"/>
                <w:sz w:val="10"/>
                <w:szCs w:val="10"/>
              </w:rPr>
              <w:t xml:space="preserve">4: central </w:t>
            </w:r>
            <w:proofErr w:type="gramStart"/>
            <w:r w:rsidRPr="005F3A69">
              <w:rPr>
                <w:rFonts w:asciiTheme="minorHAnsi" w:hAnsiTheme="minorHAnsi" w:cs="Courier New"/>
                <w:sz w:val="10"/>
                <w:szCs w:val="10"/>
              </w:rPr>
              <w:t>large packaged</w:t>
            </w:r>
            <w:proofErr w:type="gramEnd"/>
            <w:r w:rsidRPr="005F3A69">
              <w:rPr>
                <w:rFonts w:asciiTheme="minorHAnsi" w:hAnsiTheme="minorHAnsi" w:cs="Courier New"/>
                <w:sz w:val="10"/>
                <w:szCs w:val="10"/>
              </w:rPr>
              <w:t xml:space="preserve"> HP</w:t>
            </w:r>
          </w:p>
          <w:p w14:paraId="43231F21" w14:textId="77777777" w:rsidR="00E35EAF" w:rsidRPr="005F3A69" w:rsidRDefault="00E35EAF" w:rsidP="00E35EAF">
            <w:pPr>
              <w:pStyle w:val="PlainText"/>
              <w:rPr>
                <w:rFonts w:asciiTheme="minorHAnsi" w:hAnsiTheme="minorHAnsi" w:cs="Courier New"/>
                <w:sz w:val="10"/>
                <w:szCs w:val="10"/>
              </w:rPr>
            </w:pPr>
            <w:r w:rsidRPr="005F3A69">
              <w:rPr>
                <w:rFonts w:asciiTheme="minorHAnsi" w:hAnsiTheme="minorHAnsi" w:cs="Courier New"/>
                <w:b/>
                <w:sz w:val="10"/>
                <w:szCs w:val="10"/>
              </w:rPr>
              <w:t>then</w:t>
            </w:r>
            <w:r w:rsidRPr="005F3A69">
              <w:rPr>
                <w:rFonts w:asciiTheme="minorHAnsi" w:hAnsiTheme="minorHAnsi" w:cs="Courier New"/>
                <w:sz w:val="10"/>
                <w:szCs w:val="10"/>
              </w:rPr>
              <w:t xml:space="preserve"> value auto filled from B02</w:t>
            </w:r>
          </w:p>
          <w:p w14:paraId="356E2036" w14:textId="77777777" w:rsidR="00E35EAF" w:rsidRPr="005F3A69" w:rsidRDefault="00E35EAF" w:rsidP="00E35EAF">
            <w:pPr>
              <w:pStyle w:val="PlainText"/>
              <w:rPr>
                <w:rFonts w:asciiTheme="minorHAnsi" w:hAnsiTheme="minorHAnsi" w:cs="Courier New"/>
                <w:sz w:val="10"/>
                <w:szCs w:val="10"/>
              </w:rPr>
            </w:pPr>
          </w:p>
          <w:p w14:paraId="5CD68EAF" w14:textId="77777777" w:rsidR="00B30893" w:rsidRPr="005F3A69" w:rsidRDefault="00B574E1" w:rsidP="00EA01E6">
            <w:pPr>
              <w:pStyle w:val="PlainText"/>
              <w:rPr>
                <w:rFonts w:asciiTheme="minorHAnsi" w:hAnsiTheme="minorHAnsi" w:cs="Courier New"/>
                <w:sz w:val="10"/>
                <w:szCs w:val="10"/>
              </w:rPr>
            </w:pPr>
            <w:r w:rsidRPr="005F3A69">
              <w:rPr>
                <w:rFonts w:asciiTheme="minorHAnsi" w:hAnsiTheme="minorHAnsi" w:cs="Courier New"/>
                <w:sz w:val="10"/>
                <w:szCs w:val="10"/>
              </w:rPr>
              <w:t>else</w:t>
            </w:r>
            <w:r w:rsidR="00B30893" w:rsidRPr="005F3A69">
              <w:rPr>
                <w:rFonts w:asciiTheme="minorHAnsi" w:hAnsiTheme="minorHAnsi" w:cs="Courier New"/>
                <w:sz w:val="10"/>
                <w:szCs w:val="10"/>
              </w:rPr>
              <w:t xml:space="preserve">if value in C12=1, </w:t>
            </w:r>
          </w:p>
          <w:p w14:paraId="2E2CABF6" w14:textId="77777777" w:rsidR="00B30893" w:rsidRPr="005F3A69" w:rsidRDefault="00B30893" w:rsidP="00EA01E6">
            <w:pPr>
              <w:pStyle w:val="PlainText"/>
              <w:rPr>
                <w:rFonts w:asciiTheme="minorHAnsi" w:hAnsiTheme="minorHAnsi" w:cs="Courier New"/>
                <w:sz w:val="10"/>
                <w:szCs w:val="10"/>
              </w:rPr>
            </w:pPr>
            <w:r w:rsidRPr="005F3A69">
              <w:rPr>
                <w:rFonts w:asciiTheme="minorHAnsi" w:hAnsiTheme="minorHAnsi" w:cs="Courier New"/>
                <w:sz w:val="10"/>
                <w:szCs w:val="10"/>
              </w:rPr>
              <w:t xml:space="preserve">then value </w:t>
            </w:r>
            <w:proofErr w:type="spellStart"/>
            <w:r w:rsidRPr="005F3A69">
              <w:rPr>
                <w:rFonts w:asciiTheme="minorHAnsi" w:hAnsiTheme="minorHAnsi" w:cs="Courier New"/>
                <w:sz w:val="10"/>
                <w:szCs w:val="10"/>
              </w:rPr>
              <w:t>autofilled</w:t>
            </w:r>
            <w:proofErr w:type="spellEnd"/>
            <w:r w:rsidRPr="005F3A69">
              <w:rPr>
                <w:rFonts w:asciiTheme="minorHAnsi" w:hAnsiTheme="minorHAnsi" w:cs="Courier New"/>
                <w:sz w:val="10"/>
                <w:szCs w:val="10"/>
              </w:rPr>
              <w:t xml:space="preserve"> from </w:t>
            </w:r>
            <w:proofErr w:type="gramStart"/>
            <w:r w:rsidRPr="005F3A69">
              <w:rPr>
                <w:rFonts w:asciiTheme="minorHAnsi" w:hAnsiTheme="minorHAnsi" w:cs="Courier New"/>
                <w:sz w:val="10"/>
                <w:szCs w:val="10"/>
              </w:rPr>
              <w:t>B02;</w:t>
            </w:r>
            <w:proofErr w:type="gramEnd"/>
          </w:p>
          <w:p w14:paraId="02CDD4C9" w14:textId="77777777" w:rsidR="00B574E1" w:rsidRPr="005F3A69" w:rsidRDefault="00B574E1" w:rsidP="00EA01E6">
            <w:pPr>
              <w:pStyle w:val="PlainText"/>
              <w:rPr>
                <w:rFonts w:asciiTheme="minorHAnsi" w:hAnsiTheme="minorHAnsi" w:cs="Courier New"/>
                <w:sz w:val="10"/>
                <w:szCs w:val="10"/>
              </w:rPr>
            </w:pPr>
          </w:p>
          <w:p w14:paraId="2D68E362" w14:textId="77777777" w:rsidR="00C67FED" w:rsidRPr="005F3A69" w:rsidRDefault="00C67FED" w:rsidP="00C67FED">
            <w:pPr>
              <w:pStyle w:val="PlainText"/>
              <w:rPr>
                <w:rFonts w:asciiTheme="minorHAnsi" w:hAnsiTheme="minorHAnsi" w:cs="Courier New"/>
                <w:sz w:val="10"/>
                <w:szCs w:val="10"/>
              </w:rPr>
            </w:pPr>
            <w:r w:rsidRPr="005F3A69">
              <w:rPr>
                <w:rFonts w:asciiTheme="minorHAnsi" w:hAnsiTheme="minorHAnsi" w:cs="Courier New"/>
                <w:sz w:val="10"/>
                <w:szCs w:val="10"/>
              </w:rPr>
              <w:t>elseif C12&gt;1</w:t>
            </w:r>
            <w:r w:rsidR="00313D5A" w:rsidRPr="005F3A69">
              <w:rPr>
                <w:rFonts w:asciiTheme="minorHAnsi" w:hAnsiTheme="minorHAnsi" w:cs="Courier New"/>
                <w:sz w:val="10"/>
                <w:szCs w:val="10"/>
              </w:rPr>
              <w:t>,</w:t>
            </w:r>
            <w:r w:rsidRPr="005F3A69">
              <w:rPr>
                <w:rFonts w:asciiTheme="minorHAnsi" w:hAnsiTheme="minorHAnsi" w:cs="Courier New"/>
                <w:sz w:val="10"/>
                <w:szCs w:val="10"/>
              </w:rPr>
              <w:t xml:space="preserve"> and </w:t>
            </w:r>
            <w:r w:rsidR="00313D5A" w:rsidRPr="005F3A69">
              <w:rPr>
                <w:rFonts w:asciiTheme="minorHAnsi" w:hAnsiTheme="minorHAnsi" w:cs="Courier New"/>
                <w:sz w:val="10"/>
                <w:szCs w:val="10"/>
              </w:rPr>
              <w:t xml:space="preserve">Section D applies, and </w:t>
            </w:r>
            <w:r w:rsidRPr="005F3A69">
              <w:rPr>
                <w:rFonts w:asciiTheme="minorHAnsi" w:hAnsiTheme="minorHAnsi" w:cs="Courier New"/>
                <w:sz w:val="10"/>
                <w:szCs w:val="10"/>
              </w:rPr>
              <w:t>D10= one of the following two values:</w:t>
            </w:r>
          </w:p>
          <w:p w14:paraId="2BE80192" w14:textId="77777777" w:rsidR="00C67FED" w:rsidRPr="005F3A69" w:rsidRDefault="00C67FED" w:rsidP="00C67FED">
            <w:pPr>
              <w:pStyle w:val="PlainText"/>
              <w:rPr>
                <w:rFonts w:asciiTheme="minorHAnsi" w:hAnsiTheme="minorHAnsi" w:cs="Courier New"/>
                <w:sz w:val="10"/>
                <w:szCs w:val="10"/>
              </w:rPr>
            </w:pPr>
            <w:r w:rsidRPr="005F3A69">
              <w:rPr>
                <w:rFonts w:asciiTheme="minorHAnsi" w:hAnsiTheme="minorHAnsi" w:cs="Courier New"/>
                <w:sz w:val="10"/>
                <w:szCs w:val="10"/>
              </w:rPr>
              <w:t>*Ducted &gt;10ft length</w:t>
            </w:r>
          </w:p>
          <w:p w14:paraId="7E90F5C8" w14:textId="77777777" w:rsidR="00C67FED" w:rsidRPr="005F3A69" w:rsidRDefault="00C67FED" w:rsidP="00C67FED">
            <w:pPr>
              <w:pStyle w:val="PlainText"/>
              <w:rPr>
                <w:rFonts w:asciiTheme="minorHAnsi" w:hAnsiTheme="minorHAnsi" w:cs="Courier New"/>
                <w:sz w:val="10"/>
                <w:szCs w:val="10"/>
              </w:rPr>
            </w:pPr>
            <w:r w:rsidRPr="005F3A69">
              <w:rPr>
                <w:rFonts w:asciiTheme="minorHAnsi" w:hAnsiTheme="minorHAnsi" w:cs="Courier New"/>
                <w:sz w:val="10"/>
                <w:szCs w:val="10"/>
              </w:rPr>
              <w:t>*Ducted ≤10ft length</w:t>
            </w:r>
          </w:p>
          <w:p w14:paraId="1A31FF42" w14:textId="77777777" w:rsidR="00C67FED" w:rsidRPr="005F3A69" w:rsidRDefault="00F25E01" w:rsidP="00EA01E6">
            <w:pPr>
              <w:pStyle w:val="PlainText"/>
              <w:rPr>
                <w:rFonts w:asciiTheme="minorHAnsi" w:hAnsiTheme="minorHAnsi" w:cs="Courier New"/>
                <w:sz w:val="10"/>
                <w:szCs w:val="10"/>
              </w:rPr>
            </w:pPr>
            <w:r w:rsidRPr="005F3A69">
              <w:rPr>
                <w:rFonts w:asciiTheme="minorHAnsi" w:hAnsiTheme="minorHAnsi" w:cs="Courier New"/>
                <w:sz w:val="10"/>
                <w:szCs w:val="10"/>
              </w:rPr>
              <w:t xml:space="preserve">then use corresponding value </w:t>
            </w:r>
            <w:proofErr w:type="spellStart"/>
            <w:r w:rsidRPr="005F3A69">
              <w:rPr>
                <w:rFonts w:asciiTheme="minorHAnsi" w:hAnsiTheme="minorHAnsi" w:cs="Courier New"/>
                <w:sz w:val="10"/>
                <w:szCs w:val="10"/>
              </w:rPr>
              <w:t>autofilled</w:t>
            </w:r>
            <w:proofErr w:type="spellEnd"/>
            <w:r w:rsidRPr="005F3A69">
              <w:rPr>
                <w:rFonts w:asciiTheme="minorHAnsi" w:hAnsiTheme="minorHAnsi" w:cs="Courier New"/>
                <w:sz w:val="10"/>
                <w:szCs w:val="10"/>
              </w:rPr>
              <w:t xml:space="preserve"> from D09,</w:t>
            </w:r>
          </w:p>
          <w:p w14:paraId="0B1A355C" w14:textId="77777777" w:rsidR="00C67FED" w:rsidRPr="005F3A69" w:rsidRDefault="00C67FED" w:rsidP="00EA01E6">
            <w:pPr>
              <w:pStyle w:val="PlainText"/>
              <w:rPr>
                <w:rFonts w:asciiTheme="minorHAnsi" w:hAnsiTheme="minorHAnsi" w:cs="Courier New"/>
                <w:sz w:val="10"/>
                <w:szCs w:val="10"/>
              </w:rPr>
            </w:pPr>
          </w:p>
          <w:p w14:paraId="077DCE9C" w14:textId="77777777" w:rsidR="00B30893" w:rsidRPr="005F3A69" w:rsidRDefault="00B30893" w:rsidP="00EA01E6">
            <w:pPr>
              <w:pStyle w:val="PlainText"/>
              <w:rPr>
                <w:rFonts w:asciiTheme="minorHAnsi" w:hAnsiTheme="minorHAnsi" w:cs="Courier New"/>
                <w:sz w:val="10"/>
                <w:szCs w:val="10"/>
              </w:rPr>
            </w:pPr>
            <w:r w:rsidRPr="005F3A69">
              <w:rPr>
                <w:rFonts w:asciiTheme="minorHAnsi" w:hAnsiTheme="minorHAnsi" w:cs="Courier New"/>
                <w:sz w:val="10"/>
                <w:szCs w:val="10"/>
              </w:rPr>
              <w:t xml:space="preserve">else user input, text, 15 characters </w:t>
            </w:r>
            <w:proofErr w:type="gramStart"/>
            <w:r w:rsidRPr="005F3A69">
              <w:rPr>
                <w:rFonts w:asciiTheme="minorHAnsi" w:hAnsiTheme="minorHAnsi" w:cs="Courier New"/>
                <w:sz w:val="10"/>
                <w:szCs w:val="10"/>
              </w:rPr>
              <w:t>maximum;</w:t>
            </w:r>
            <w:proofErr w:type="gramEnd"/>
          </w:p>
          <w:p w14:paraId="006BF564" w14:textId="77777777" w:rsidR="00B30893" w:rsidRPr="005F3A69" w:rsidRDefault="00B30893" w:rsidP="00EA01E6">
            <w:pPr>
              <w:pStyle w:val="PlainText"/>
              <w:rPr>
                <w:rFonts w:asciiTheme="minorHAnsi" w:hAnsiTheme="minorHAnsi" w:cs="Courier New"/>
                <w:sz w:val="10"/>
                <w:szCs w:val="10"/>
              </w:rPr>
            </w:pPr>
          </w:p>
          <w:p w14:paraId="48B1B214" w14:textId="77777777" w:rsidR="00B30893" w:rsidRPr="005F3A69" w:rsidRDefault="00B30893" w:rsidP="00EB2EB2">
            <w:pPr>
              <w:rPr>
                <w:rFonts w:asciiTheme="minorHAnsi" w:hAnsiTheme="minorHAnsi"/>
                <w:sz w:val="12"/>
                <w:szCs w:val="12"/>
              </w:rPr>
            </w:pPr>
            <w:r w:rsidRPr="005F3A69">
              <w:rPr>
                <w:rFonts w:asciiTheme="minorHAnsi" w:hAnsiTheme="minorHAnsi" w:cs="Courier New"/>
                <w:sz w:val="10"/>
                <w:szCs w:val="10"/>
              </w:rPr>
              <w:t>do not allow duplicate values for indoor unit names in this MCH-01 as listed in F03 and G03&gt;&gt;</w:t>
            </w:r>
          </w:p>
        </w:tc>
        <w:tc>
          <w:tcPr>
            <w:tcW w:w="970" w:type="dxa"/>
            <w:shd w:val="clear" w:color="auto" w:fill="auto"/>
            <w:tcMar>
              <w:left w:w="29" w:type="dxa"/>
              <w:right w:w="29" w:type="dxa"/>
            </w:tcMar>
          </w:tcPr>
          <w:p w14:paraId="64097E4F" w14:textId="77777777" w:rsidR="00B30893" w:rsidRPr="005F3A69" w:rsidRDefault="00B30893" w:rsidP="006E5FA7">
            <w:pPr>
              <w:rPr>
                <w:rFonts w:asciiTheme="minorHAnsi" w:hAnsiTheme="minorHAnsi"/>
                <w:sz w:val="12"/>
                <w:szCs w:val="12"/>
              </w:rPr>
            </w:pPr>
            <w:r w:rsidRPr="005F3A69">
              <w:rPr>
                <w:rFonts w:asciiTheme="minorHAnsi" w:hAnsiTheme="minorHAnsi"/>
                <w:sz w:val="12"/>
                <w:szCs w:val="12"/>
              </w:rPr>
              <w:t>&lt;&lt;user pick one of the following two text values:</w:t>
            </w:r>
          </w:p>
          <w:p w14:paraId="5B3F8838" w14:textId="77777777" w:rsidR="009539D3" w:rsidRPr="005F3A69" w:rsidRDefault="009539D3" w:rsidP="006E5FA7">
            <w:pPr>
              <w:rPr>
                <w:rFonts w:asciiTheme="minorHAnsi" w:hAnsiTheme="minorHAnsi"/>
                <w:sz w:val="12"/>
                <w:szCs w:val="12"/>
              </w:rPr>
            </w:pPr>
            <w:r w:rsidRPr="005F3A69">
              <w:rPr>
                <w:rFonts w:asciiTheme="minorHAnsi" w:hAnsiTheme="minorHAnsi"/>
                <w:sz w:val="12"/>
                <w:szCs w:val="12"/>
              </w:rPr>
              <w:t>*Both Supply and Return</w:t>
            </w:r>
          </w:p>
          <w:p w14:paraId="2F59BF49" w14:textId="77777777" w:rsidR="005A3DC4" w:rsidRPr="005F3A69" w:rsidRDefault="00B30893" w:rsidP="006E5FA7">
            <w:pPr>
              <w:rPr>
                <w:rFonts w:asciiTheme="minorHAnsi" w:hAnsiTheme="minorHAnsi"/>
                <w:sz w:val="12"/>
                <w:szCs w:val="12"/>
              </w:rPr>
            </w:pPr>
            <w:r w:rsidRPr="005F3A69">
              <w:rPr>
                <w:rFonts w:asciiTheme="minorHAnsi" w:hAnsiTheme="minorHAnsi"/>
                <w:sz w:val="12"/>
                <w:szCs w:val="12"/>
              </w:rPr>
              <w:t>*</w:t>
            </w:r>
            <w:r w:rsidR="005A3DC4" w:rsidRPr="005F3A69">
              <w:rPr>
                <w:rFonts w:asciiTheme="minorHAnsi" w:hAnsiTheme="minorHAnsi"/>
                <w:sz w:val="12"/>
                <w:szCs w:val="12"/>
              </w:rPr>
              <w:t>N</w:t>
            </w:r>
            <w:r w:rsidRPr="005F3A69">
              <w:rPr>
                <w:rFonts w:asciiTheme="minorHAnsi" w:hAnsiTheme="minorHAnsi"/>
                <w:sz w:val="12"/>
                <w:szCs w:val="12"/>
              </w:rPr>
              <w:t>o</w:t>
            </w:r>
          </w:p>
          <w:p w14:paraId="210C1F6D" w14:textId="77777777" w:rsidR="009539D3" w:rsidRPr="005F3A69" w:rsidRDefault="009539D3" w:rsidP="006E5FA7">
            <w:pPr>
              <w:rPr>
                <w:rFonts w:asciiTheme="minorHAnsi" w:hAnsiTheme="minorHAnsi"/>
                <w:sz w:val="12"/>
                <w:szCs w:val="12"/>
              </w:rPr>
            </w:pPr>
            <w:r w:rsidRPr="005F3A69">
              <w:rPr>
                <w:rFonts w:asciiTheme="minorHAnsi" w:hAnsiTheme="minorHAnsi"/>
                <w:sz w:val="12"/>
                <w:szCs w:val="12"/>
              </w:rPr>
              <w:t>*Supply only</w:t>
            </w:r>
          </w:p>
          <w:p w14:paraId="691E4C25" w14:textId="77777777" w:rsidR="00B30893" w:rsidRPr="005F3A69" w:rsidRDefault="009539D3" w:rsidP="00DB7356">
            <w:pPr>
              <w:rPr>
                <w:rFonts w:asciiTheme="minorHAnsi" w:hAnsiTheme="minorHAnsi"/>
                <w:sz w:val="12"/>
                <w:szCs w:val="12"/>
              </w:rPr>
            </w:pPr>
            <w:r w:rsidRPr="005F3A69">
              <w:rPr>
                <w:rFonts w:asciiTheme="minorHAnsi" w:hAnsiTheme="minorHAnsi"/>
                <w:sz w:val="12"/>
                <w:szCs w:val="12"/>
              </w:rPr>
              <w:t>*Return only</w:t>
            </w:r>
            <w:r w:rsidR="00B30893" w:rsidRPr="005F3A69">
              <w:rPr>
                <w:rFonts w:asciiTheme="minorHAnsi" w:hAnsiTheme="minorHAnsi"/>
                <w:sz w:val="12"/>
                <w:szCs w:val="12"/>
              </w:rPr>
              <w:t>&gt;&gt;</w:t>
            </w:r>
          </w:p>
        </w:tc>
        <w:tc>
          <w:tcPr>
            <w:tcW w:w="1273" w:type="dxa"/>
            <w:shd w:val="clear" w:color="auto" w:fill="auto"/>
            <w:tcMar>
              <w:left w:w="29" w:type="dxa"/>
              <w:right w:w="29" w:type="dxa"/>
            </w:tcMar>
          </w:tcPr>
          <w:p w14:paraId="4A5C2672" w14:textId="77777777" w:rsidR="00B30893" w:rsidRPr="005F3A69" w:rsidRDefault="00B30893" w:rsidP="00BC427E">
            <w:pPr>
              <w:rPr>
                <w:rFonts w:asciiTheme="minorHAnsi" w:hAnsiTheme="minorHAnsi"/>
                <w:sz w:val="12"/>
                <w:szCs w:val="12"/>
              </w:rPr>
            </w:pPr>
            <w:r w:rsidRPr="005F3A69">
              <w:rPr>
                <w:rFonts w:asciiTheme="minorHAnsi" w:hAnsiTheme="minorHAnsi"/>
                <w:sz w:val="12"/>
                <w:szCs w:val="12"/>
              </w:rPr>
              <w:t>&lt;&lt;</w:t>
            </w:r>
            <w:r w:rsidRPr="005F3A69">
              <w:rPr>
                <w:rFonts w:asciiTheme="minorHAnsi" w:hAnsiTheme="minorHAnsi"/>
                <w:b/>
                <w:sz w:val="12"/>
                <w:szCs w:val="12"/>
              </w:rPr>
              <w:t>if</w:t>
            </w:r>
            <w:r w:rsidRPr="005F3A69">
              <w:rPr>
                <w:rFonts w:asciiTheme="minorHAnsi" w:hAnsiTheme="minorHAnsi"/>
                <w:sz w:val="12"/>
                <w:szCs w:val="12"/>
              </w:rPr>
              <w:t xml:space="preserve"> F04=no, </w:t>
            </w:r>
          </w:p>
          <w:p w14:paraId="4C3BB8AF" w14:textId="77777777" w:rsidR="00B30893" w:rsidRPr="005F3A69" w:rsidRDefault="00B30893" w:rsidP="00BC427E">
            <w:pPr>
              <w:rPr>
                <w:rFonts w:asciiTheme="minorHAnsi" w:hAnsiTheme="minorHAnsi"/>
                <w:sz w:val="12"/>
                <w:szCs w:val="12"/>
              </w:rPr>
            </w:pPr>
            <w:r w:rsidRPr="005F3A69">
              <w:rPr>
                <w:rFonts w:asciiTheme="minorHAnsi" w:hAnsiTheme="minorHAnsi"/>
                <w:b/>
                <w:sz w:val="12"/>
                <w:szCs w:val="12"/>
              </w:rPr>
              <w:t>then</w:t>
            </w:r>
            <w:r w:rsidRPr="005F3A69">
              <w:rPr>
                <w:rFonts w:asciiTheme="minorHAnsi" w:hAnsiTheme="minorHAnsi"/>
                <w:sz w:val="12"/>
                <w:szCs w:val="12"/>
              </w:rPr>
              <w:t xml:space="preserve"> value=n/a,</w:t>
            </w:r>
          </w:p>
          <w:p w14:paraId="2A28E02D" w14:textId="77777777" w:rsidR="00B30893" w:rsidRPr="005F3A69" w:rsidRDefault="00B30893" w:rsidP="00BC427E">
            <w:pPr>
              <w:rPr>
                <w:rFonts w:asciiTheme="minorHAnsi" w:hAnsiTheme="minorHAnsi"/>
                <w:sz w:val="12"/>
                <w:szCs w:val="12"/>
              </w:rPr>
            </w:pPr>
          </w:p>
          <w:p w14:paraId="7D2CE693" w14:textId="77777777" w:rsidR="00B30893" w:rsidRPr="005F3A69" w:rsidRDefault="00B30893" w:rsidP="00BC427E">
            <w:pPr>
              <w:rPr>
                <w:rFonts w:asciiTheme="minorHAnsi" w:hAnsiTheme="minorHAnsi"/>
                <w:sz w:val="12"/>
                <w:szCs w:val="12"/>
              </w:rPr>
            </w:pPr>
            <w:r w:rsidRPr="005F3A69">
              <w:rPr>
                <w:rFonts w:asciiTheme="minorHAnsi" w:hAnsiTheme="minorHAnsi"/>
                <w:b/>
                <w:sz w:val="12"/>
                <w:szCs w:val="12"/>
              </w:rPr>
              <w:t>elseif</w:t>
            </w:r>
            <w:r w:rsidRPr="005F3A69">
              <w:rPr>
                <w:rFonts w:asciiTheme="minorHAnsi" w:hAnsiTheme="minorHAnsi"/>
                <w:sz w:val="12"/>
                <w:szCs w:val="12"/>
              </w:rPr>
              <w:t xml:space="preserve"> B07=no,</w:t>
            </w:r>
          </w:p>
          <w:p w14:paraId="3E969980" w14:textId="77777777" w:rsidR="00B30893" w:rsidRPr="005F3A69" w:rsidRDefault="00B30893" w:rsidP="00BC427E">
            <w:pPr>
              <w:rPr>
                <w:rFonts w:asciiTheme="minorHAnsi" w:hAnsiTheme="minorHAnsi"/>
                <w:sz w:val="12"/>
                <w:szCs w:val="12"/>
              </w:rPr>
            </w:pPr>
            <w:r w:rsidRPr="005F3A69">
              <w:rPr>
                <w:rFonts w:asciiTheme="minorHAnsi" w:hAnsiTheme="minorHAnsi"/>
                <w:b/>
                <w:sz w:val="12"/>
                <w:szCs w:val="12"/>
              </w:rPr>
              <w:t>then</w:t>
            </w:r>
            <w:r w:rsidRPr="005F3A69">
              <w:rPr>
                <w:rFonts w:asciiTheme="minorHAnsi" w:hAnsiTheme="minorHAnsi"/>
                <w:sz w:val="12"/>
                <w:szCs w:val="12"/>
              </w:rPr>
              <w:t xml:space="preserve"> value = R-6,</w:t>
            </w:r>
          </w:p>
          <w:p w14:paraId="328BA655" w14:textId="77777777" w:rsidR="00B30893" w:rsidRPr="005F3A69" w:rsidRDefault="00B30893" w:rsidP="00BC427E">
            <w:pPr>
              <w:rPr>
                <w:rFonts w:asciiTheme="minorHAnsi" w:hAnsiTheme="minorHAnsi"/>
                <w:sz w:val="12"/>
                <w:szCs w:val="12"/>
              </w:rPr>
            </w:pPr>
          </w:p>
          <w:p w14:paraId="3278D4C2" w14:textId="6ED7222B" w:rsidR="00B30893" w:rsidRPr="005F3A69" w:rsidRDefault="00B30893" w:rsidP="00BC427E">
            <w:pPr>
              <w:rPr>
                <w:rFonts w:asciiTheme="minorHAnsi" w:hAnsiTheme="minorHAnsi"/>
                <w:sz w:val="12"/>
                <w:szCs w:val="12"/>
              </w:rPr>
            </w:pPr>
            <w:r w:rsidRPr="005F3A69">
              <w:rPr>
                <w:rFonts w:asciiTheme="minorHAnsi" w:hAnsiTheme="minorHAnsi"/>
                <w:b/>
                <w:sz w:val="12"/>
                <w:szCs w:val="12"/>
              </w:rPr>
              <w:t>elseif</w:t>
            </w:r>
            <w:r w:rsidRPr="005F3A69">
              <w:rPr>
                <w:rFonts w:asciiTheme="minorHAnsi" w:hAnsiTheme="minorHAnsi"/>
                <w:sz w:val="12"/>
                <w:szCs w:val="12"/>
              </w:rPr>
              <w:t xml:space="preserve"> A02= CZ </w:t>
            </w:r>
            <w:r w:rsidR="00B71D29" w:rsidRPr="005F3A69">
              <w:rPr>
                <w:rFonts w:asciiTheme="minorHAnsi" w:hAnsiTheme="minorHAnsi"/>
                <w:sz w:val="12"/>
                <w:szCs w:val="12"/>
              </w:rPr>
              <w:t>3, 5-7</w:t>
            </w:r>
          </w:p>
          <w:p w14:paraId="6086F40F" w14:textId="77777777" w:rsidR="00B30893" w:rsidRPr="005F3A69" w:rsidRDefault="00B30893" w:rsidP="00BC427E">
            <w:pPr>
              <w:rPr>
                <w:rFonts w:asciiTheme="minorHAnsi" w:hAnsiTheme="minorHAnsi"/>
                <w:sz w:val="12"/>
                <w:szCs w:val="12"/>
              </w:rPr>
            </w:pPr>
            <w:r w:rsidRPr="005F3A69">
              <w:rPr>
                <w:rFonts w:asciiTheme="minorHAnsi" w:hAnsiTheme="minorHAnsi"/>
                <w:b/>
                <w:sz w:val="12"/>
                <w:szCs w:val="12"/>
              </w:rPr>
              <w:t>then</w:t>
            </w:r>
            <w:r w:rsidRPr="005F3A69">
              <w:rPr>
                <w:rFonts w:asciiTheme="minorHAnsi" w:hAnsiTheme="minorHAnsi"/>
                <w:sz w:val="12"/>
                <w:szCs w:val="12"/>
              </w:rPr>
              <w:t xml:space="preserve"> value = R-6,</w:t>
            </w:r>
          </w:p>
          <w:p w14:paraId="344DDEA2" w14:textId="77777777" w:rsidR="00B30893" w:rsidRPr="005F3A69" w:rsidRDefault="00B30893" w:rsidP="00BC427E">
            <w:pPr>
              <w:rPr>
                <w:rFonts w:asciiTheme="minorHAnsi" w:hAnsiTheme="minorHAnsi"/>
                <w:sz w:val="12"/>
                <w:szCs w:val="12"/>
              </w:rPr>
            </w:pPr>
          </w:p>
          <w:p w14:paraId="2A62B802" w14:textId="4E46BF16" w:rsidR="00B30893" w:rsidRPr="005F3A69" w:rsidRDefault="00B30893" w:rsidP="00BC427E">
            <w:pPr>
              <w:rPr>
                <w:rFonts w:asciiTheme="minorHAnsi" w:hAnsiTheme="minorHAnsi"/>
                <w:sz w:val="12"/>
                <w:szCs w:val="12"/>
              </w:rPr>
            </w:pPr>
            <w:r w:rsidRPr="005F3A69">
              <w:rPr>
                <w:rFonts w:asciiTheme="minorHAnsi" w:hAnsiTheme="minorHAnsi"/>
                <w:b/>
                <w:sz w:val="12"/>
                <w:szCs w:val="12"/>
              </w:rPr>
              <w:t>elseif</w:t>
            </w:r>
            <w:r w:rsidRPr="005F3A69">
              <w:rPr>
                <w:rFonts w:asciiTheme="minorHAnsi" w:hAnsiTheme="minorHAnsi"/>
                <w:sz w:val="12"/>
                <w:szCs w:val="12"/>
              </w:rPr>
              <w:t xml:space="preserve"> A02=CZ </w:t>
            </w:r>
            <w:r w:rsidR="00B71D29" w:rsidRPr="005F3A69">
              <w:rPr>
                <w:rFonts w:asciiTheme="minorHAnsi" w:hAnsiTheme="minorHAnsi"/>
                <w:sz w:val="12"/>
                <w:szCs w:val="12"/>
              </w:rPr>
              <w:t>1, 2, 4, 8-16</w:t>
            </w:r>
          </w:p>
          <w:p w14:paraId="2839DF53" w14:textId="77777777" w:rsidR="00B30893" w:rsidRPr="005F3A69" w:rsidRDefault="00B30893" w:rsidP="00BC427E">
            <w:pPr>
              <w:rPr>
                <w:rFonts w:ascii="Calibri" w:hAnsi="Calibri"/>
                <w:sz w:val="12"/>
                <w:szCs w:val="12"/>
              </w:rPr>
            </w:pPr>
            <w:r w:rsidRPr="005F3A69">
              <w:rPr>
                <w:rFonts w:asciiTheme="minorHAnsi" w:hAnsiTheme="minorHAnsi"/>
                <w:b/>
                <w:sz w:val="12"/>
                <w:szCs w:val="12"/>
              </w:rPr>
              <w:t>then</w:t>
            </w:r>
            <w:r w:rsidRPr="005F3A69">
              <w:rPr>
                <w:rFonts w:asciiTheme="minorHAnsi" w:hAnsiTheme="minorHAnsi"/>
                <w:sz w:val="12"/>
                <w:szCs w:val="12"/>
              </w:rPr>
              <w:t xml:space="preserve"> value = R-8&gt;&gt;</w:t>
            </w:r>
          </w:p>
        </w:tc>
        <w:tc>
          <w:tcPr>
            <w:tcW w:w="1274" w:type="dxa"/>
            <w:shd w:val="clear" w:color="auto" w:fill="auto"/>
            <w:tcMar>
              <w:left w:w="29" w:type="dxa"/>
              <w:right w:w="29" w:type="dxa"/>
            </w:tcMar>
          </w:tcPr>
          <w:p w14:paraId="4F392847" w14:textId="77777777" w:rsidR="00B30893" w:rsidRPr="005F3A69" w:rsidRDefault="00B30893" w:rsidP="00BC427E">
            <w:pPr>
              <w:rPr>
                <w:rFonts w:ascii="Calibri" w:hAnsi="Calibri"/>
                <w:sz w:val="12"/>
                <w:szCs w:val="12"/>
              </w:rPr>
            </w:pPr>
            <w:r w:rsidRPr="005F3A69">
              <w:rPr>
                <w:rFonts w:ascii="Calibri" w:hAnsi="Calibri"/>
                <w:sz w:val="12"/>
                <w:szCs w:val="12"/>
              </w:rPr>
              <w:t>&lt;&lt;</w:t>
            </w:r>
            <w:r w:rsidRPr="005F3A69">
              <w:rPr>
                <w:rFonts w:ascii="Calibri" w:hAnsi="Calibri"/>
                <w:b/>
                <w:sz w:val="12"/>
                <w:szCs w:val="12"/>
              </w:rPr>
              <w:t>if</w:t>
            </w:r>
            <w:r w:rsidRPr="005F3A69">
              <w:rPr>
                <w:rFonts w:ascii="Calibri" w:hAnsi="Calibri"/>
                <w:sz w:val="12"/>
                <w:szCs w:val="12"/>
              </w:rPr>
              <w:t xml:space="preserve"> F04=</w:t>
            </w:r>
            <w:r w:rsidR="008B1733" w:rsidRPr="005F3A69">
              <w:rPr>
                <w:rFonts w:ascii="Calibri" w:hAnsi="Calibri"/>
                <w:sz w:val="12"/>
                <w:szCs w:val="12"/>
              </w:rPr>
              <w:t>*</w:t>
            </w:r>
            <w:r w:rsidRPr="005F3A69">
              <w:rPr>
                <w:rFonts w:ascii="Calibri" w:hAnsi="Calibri"/>
                <w:sz w:val="12"/>
                <w:szCs w:val="12"/>
              </w:rPr>
              <w:t>no</w:t>
            </w:r>
            <w:r w:rsidR="00D26F32" w:rsidRPr="005F3A69">
              <w:rPr>
                <w:rFonts w:ascii="Calibri" w:hAnsi="Calibri"/>
                <w:sz w:val="12"/>
                <w:szCs w:val="12"/>
              </w:rPr>
              <w:t xml:space="preserve"> or </w:t>
            </w:r>
            <w:r w:rsidR="003C0549" w:rsidRPr="005F3A69">
              <w:rPr>
                <w:rFonts w:ascii="Calibri" w:hAnsi="Calibri"/>
                <w:sz w:val="12"/>
                <w:szCs w:val="12"/>
              </w:rPr>
              <w:t>*</w:t>
            </w:r>
            <w:r w:rsidR="00D26F32" w:rsidRPr="005F3A69">
              <w:rPr>
                <w:rFonts w:ascii="Calibri" w:hAnsi="Calibri"/>
                <w:sz w:val="12"/>
                <w:szCs w:val="12"/>
              </w:rPr>
              <w:t>Return only</w:t>
            </w:r>
            <w:r w:rsidRPr="005F3A69">
              <w:rPr>
                <w:rFonts w:ascii="Calibri" w:hAnsi="Calibri"/>
                <w:sz w:val="12"/>
                <w:szCs w:val="12"/>
              </w:rPr>
              <w:t xml:space="preserve">, </w:t>
            </w:r>
            <w:r w:rsidRPr="005F3A69">
              <w:rPr>
                <w:rFonts w:ascii="Calibri" w:hAnsi="Calibri"/>
                <w:b/>
                <w:sz w:val="12"/>
                <w:szCs w:val="12"/>
              </w:rPr>
              <w:t>then</w:t>
            </w:r>
            <w:r w:rsidRPr="005F3A69">
              <w:rPr>
                <w:rFonts w:ascii="Calibri" w:hAnsi="Calibri"/>
                <w:sz w:val="12"/>
                <w:szCs w:val="12"/>
              </w:rPr>
              <w:t xml:space="preserve"> value=n/</w:t>
            </w:r>
            <w:proofErr w:type="gramStart"/>
            <w:r w:rsidRPr="005F3A69">
              <w:rPr>
                <w:rFonts w:ascii="Calibri" w:hAnsi="Calibri"/>
                <w:sz w:val="12"/>
                <w:szCs w:val="12"/>
              </w:rPr>
              <w:t>a</w:t>
            </w:r>
            <w:r w:rsidR="003C0549" w:rsidRPr="005F3A69">
              <w:rPr>
                <w:rFonts w:ascii="Calibri" w:hAnsi="Calibri"/>
                <w:sz w:val="12"/>
                <w:szCs w:val="12"/>
              </w:rPr>
              <w:t>;</w:t>
            </w:r>
            <w:proofErr w:type="gramEnd"/>
          </w:p>
          <w:p w14:paraId="5ECAFD50" w14:textId="77777777" w:rsidR="003C0549" w:rsidRPr="005F3A69" w:rsidRDefault="003C0549" w:rsidP="00BC427E">
            <w:pPr>
              <w:rPr>
                <w:rFonts w:ascii="Calibri" w:hAnsi="Calibri"/>
                <w:sz w:val="12"/>
                <w:szCs w:val="12"/>
              </w:rPr>
            </w:pPr>
          </w:p>
          <w:p w14:paraId="2C64D7E1" w14:textId="77777777" w:rsidR="00B30893" w:rsidRPr="005F3A69" w:rsidRDefault="00D26F32" w:rsidP="00BC427E">
            <w:pPr>
              <w:rPr>
                <w:rFonts w:ascii="Calibri" w:hAnsi="Calibri"/>
                <w:sz w:val="12"/>
                <w:szCs w:val="12"/>
              </w:rPr>
            </w:pPr>
            <w:r w:rsidRPr="005F3A69">
              <w:rPr>
                <w:rFonts w:ascii="Calibri" w:hAnsi="Calibri"/>
                <w:sz w:val="12"/>
                <w:szCs w:val="12"/>
              </w:rPr>
              <w:t>elseif F04=</w:t>
            </w:r>
            <w:r w:rsidR="003C0549" w:rsidRPr="005F3A69">
              <w:rPr>
                <w:rFonts w:ascii="Calibri" w:hAnsi="Calibri"/>
                <w:sz w:val="12"/>
                <w:szCs w:val="12"/>
              </w:rPr>
              <w:t>*</w:t>
            </w:r>
            <w:r w:rsidRPr="005F3A69">
              <w:rPr>
                <w:rFonts w:ascii="Calibri" w:hAnsi="Calibri"/>
                <w:sz w:val="12"/>
                <w:szCs w:val="12"/>
              </w:rPr>
              <w:t xml:space="preserve">Supply only or </w:t>
            </w:r>
            <w:r w:rsidR="003C0549" w:rsidRPr="005F3A69">
              <w:rPr>
                <w:rFonts w:ascii="Calibri" w:hAnsi="Calibri"/>
                <w:sz w:val="12"/>
                <w:szCs w:val="12"/>
              </w:rPr>
              <w:t>*</w:t>
            </w:r>
            <w:r w:rsidRPr="005F3A69">
              <w:rPr>
                <w:rFonts w:ascii="Calibri" w:hAnsi="Calibri"/>
                <w:sz w:val="12"/>
                <w:szCs w:val="12"/>
              </w:rPr>
              <w:t xml:space="preserve">Both Supply and Return, then require </w:t>
            </w:r>
            <w:r w:rsidR="00B30893" w:rsidRPr="005F3A69">
              <w:rPr>
                <w:rFonts w:ascii="Calibri" w:hAnsi="Calibri"/>
                <w:sz w:val="12"/>
                <w:szCs w:val="12"/>
              </w:rPr>
              <w:t xml:space="preserve">user </w:t>
            </w:r>
            <w:r w:rsidRPr="005F3A69">
              <w:rPr>
                <w:rFonts w:ascii="Calibri" w:hAnsi="Calibri"/>
                <w:sz w:val="12"/>
                <w:szCs w:val="12"/>
              </w:rPr>
              <w:t xml:space="preserve">to </w:t>
            </w:r>
            <w:r w:rsidR="00B30893" w:rsidRPr="005F3A69">
              <w:rPr>
                <w:rFonts w:ascii="Calibri" w:hAnsi="Calibri"/>
                <w:sz w:val="12"/>
                <w:szCs w:val="12"/>
              </w:rPr>
              <w:t>pick one from the following list:</w:t>
            </w:r>
          </w:p>
          <w:p w14:paraId="33BAA935" w14:textId="77777777" w:rsidR="00B30893" w:rsidRPr="005F3A69" w:rsidRDefault="00B30893" w:rsidP="00BC427E">
            <w:pPr>
              <w:rPr>
                <w:rFonts w:ascii="Calibri" w:hAnsi="Calibri"/>
                <w:sz w:val="12"/>
                <w:szCs w:val="12"/>
              </w:rPr>
            </w:pPr>
            <w:r w:rsidRPr="005F3A69">
              <w:rPr>
                <w:rFonts w:ascii="Calibri" w:hAnsi="Calibri"/>
                <w:sz w:val="12"/>
                <w:szCs w:val="12"/>
              </w:rPr>
              <w:t xml:space="preserve">* </w:t>
            </w:r>
            <w:proofErr w:type="gramStart"/>
            <w:r w:rsidRPr="005F3A69">
              <w:rPr>
                <w:rFonts w:ascii="Calibri" w:hAnsi="Calibri"/>
                <w:sz w:val="12"/>
                <w:szCs w:val="12"/>
              </w:rPr>
              <w:t>conditioned</w:t>
            </w:r>
            <w:proofErr w:type="gramEnd"/>
            <w:r w:rsidRPr="005F3A69">
              <w:rPr>
                <w:rFonts w:ascii="Calibri" w:hAnsi="Calibri"/>
                <w:sz w:val="12"/>
                <w:szCs w:val="12"/>
              </w:rPr>
              <w:t xml:space="preserve"> space-entirely,</w:t>
            </w:r>
          </w:p>
          <w:p w14:paraId="1AFA2142" w14:textId="77777777" w:rsidR="00B30893" w:rsidRPr="005F3A69" w:rsidRDefault="00B30893" w:rsidP="00BC427E">
            <w:pPr>
              <w:rPr>
                <w:rFonts w:ascii="Calibri" w:hAnsi="Calibri"/>
                <w:sz w:val="12"/>
                <w:szCs w:val="12"/>
              </w:rPr>
            </w:pPr>
            <w:r w:rsidRPr="005F3A69">
              <w:rPr>
                <w:rFonts w:ascii="Calibri" w:hAnsi="Calibri"/>
                <w:sz w:val="12"/>
                <w:szCs w:val="12"/>
              </w:rPr>
              <w:t>*</w:t>
            </w:r>
            <w:proofErr w:type="gramStart"/>
            <w:r w:rsidRPr="005F3A69">
              <w:rPr>
                <w:rFonts w:ascii="Calibri" w:hAnsi="Calibri"/>
                <w:sz w:val="12"/>
                <w:szCs w:val="12"/>
              </w:rPr>
              <w:t>unconditioned</w:t>
            </w:r>
            <w:proofErr w:type="gramEnd"/>
            <w:r w:rsidRPr="005F3A69">
              <w:rPr>
                <w:rFonts w:ascii="Calibri" w:hAnsi="Calibri"/>
                <w:sz w:val="12"/>
                <w:szCs w:val="12"/>
              </w:rPr>
              <w:t xml:space="preserve"> attic,</w:t>
            </w:r>
          </w:p>
          <w:p w14:paraId="08DAB400" w14:textId="77777777" w:rsidR="00B30893" w:rsidRPr="005F3A69" w:rsidRDefault="00B30893" w:rsidP="00BC427E">
            <w:pPr>
              <w:rPr>
                <w:rFonts w:ascii="Calibri" w:hAnsi="Calibri"/>
                <w:sz w:val="12"/>
                <w:szCs w:val="12"/>
              </w:rPr>
            </w:pPr>
            <w:r w:rsidRPr="005F3A69">
              <w:rPr>
                <w:rFonts w:ascii="Calibri" w:hAnsi="Calibri"/>
                <w:sz w:val="12"/>
                <w:szCs w:val="12"/>
              </w:rPr>
              <w:t>*</w:t>
            </w:r>
            <w:proofErr w:type="gramStart"/>
            <w:r w:rsidRPr="005F3A69">
              <w:rPr>
                <w:rFonts w:ascii="Calibri" w:hAnsi="Calibri"/>
                <w:sz w:val="12"/>
                <w:szCs w:val="12"/>
              </w:rPr>
              <w:t>unconditioned</w:t>
            </w:r>
            <w:proofErr w:type="gramEnd"/>
            <w:r w:rsidRPr="005F3A69">
              <w:rPr>
                <w:rFonts w:ascii="Calibri" w:hAnsi="Calibri"/>
                <w:sz w:val="12"/>
                <w:szCs w:val="12"/>
              </w:rPr>
              <w:t xml:space="preserve"> crawl space,</w:t>
            </w:r>
          </w:p>
          <w:p w14:paraId="4938215E" w14:textId="77777777" w:rsidR="00B30893" w:rsidRPr="005F3A69" w:rsidRDefault="00B30893" w:rsidP="00BC427E">
            <w:pPr>
              <w:rPr>
                <w:rFonts w:ascii="Calibri" w:hAnsi="Calibri"/>
                <w:sz w:val="12"/>
                <w:szCs w:val="12"/>
              </w:rPr>
            </w:pPr>
            <w:r w:rsidRPr="005F3A69">
              <w:rPr>
                <w:rFonts w:ascii="Calibri" w:hAnsi="Calibri"/>
                <w:sz w:val="12"/>
                <w:szCs w:val="12"/>
              </w:rPr>
              <w:t>*</w:t>
            </w:r>
            <w:proofErr w:type="gramStart"/>
            <w:r w:rsidRPr="005F3A69">
              <w:rPr>
                <w:rFonts w:ascii="Calibri" w:hAnsi="Calibri"/>
                <w:sz w:val="12"/>
                <w:szCs w:val="12"/>
              </w:rPr>
              <w:t>controlled</w:t>
            </w:r>
            <w:proofErr w:type="gramEnd"/>
            <w:r w:rsidRPr="005F3A69">
              <w:rPr>
                <w:rFonts w:ascii="Calibri" w:hAnsi="Calibri"/>
                <w:sz w:val="12"/>
                <w:szCs w:val="12"/>
              </w:rPr>
              <w:t xml:space="preserve"> ventilation crawl space</w:t>
            </w:r>
          </w:p>
          <w:p w14:paraId="0964E3ED" w14:textId="77777777" w:rsidR="00B30893" w:rsidRPr="005F3A69" w:rsidRDefault="00B30893" w:rsidP="00BC427E">
            <w:pPr>
              <w:rPr>
                <w:rFonts w:ascii="Calibri" w:hAnsi="Calibri"/>
                <w:sz w:val="12"/>
                <w:szCs w:val="12"/>
              </w:rPr>
            </w:pPr>
            <w:r w:rsidRPr="005F3A69">
              <w:rPr>
                <w:rFonts w:ascii="Calibri" w:hAnsi="Calibri"/>
                <w:sz w:val="12"/>
                <w:szCs w:val="12"/>
              </w:rPr>
              <w:t>*</w:t>
            </w:r>
            <w:proofErr w:type="gramStart"/>
            <w:r w:rsidRPr="005F3A69">
              <w:rPr>
                <w:rFonts w:ascii="Calibri" w:hAnsi="Calibri"/>
                <w:sz w:val="12"/>
                <w:szCs w:val="12"/>
              </w:rPr>
              <w:t>unconditioned</w:t>
            </w:r>
            <w:proofErr w:type="gramEnd"/>
            <w:r w:rsidRPr="005F3A69">
              <w:rPr>
                <w:rFonts w:ascii="Calibri" w:hAnsi="Calibri"/>
                <w:sz w:val="12"/>
                <w:szCs w:val="12"/>
              </w:rPr>
              <w:t xml:space="preserve"> garage,</w:t>
            </w:r>
          </w:p>
          <w:p w14:paraId="7E88A73A" w14:textId="77777777" w:rsidR="00B30893" w:rsidRPr="005F3A69" w:rsidRDefault="00B30893" w:rsidP="00BC427E">
            <w:pPr>
              <w:rPr>
                <w:rFonts w:ascii="Calibri" w:hAnsi="Calibri"/>
                <w:sz w:val="12"/>
                <w:szCs w:val="12"/>
              </w:rPr>
            </w:pPr>
            <w:r w:rsidRPr="005F3A69">
              <w:rPr>
                <w:rFonts w:ascii="Calibri" w:hAnsi="Calibri"/>
                <w:sz w:val="12"/>
                <w:szCs w:val="12"/>
              </w:rPr>
              <w:t>*</w:t>
            </w:r>
            <w:proofErr w:type="gramStart"/>
            <w:r w:rsidRPr="005F3A69">
              <w:rPr>
                <w:rFonts w:ascii="Calibri" w:hAnsi="Calibri"/>
                <w:sz w:val="12"/>
                <w:szCs w:val="12"/>
              </w:rPr>
              <w:t>unconditioned</w:t>
            </w:r>
            <w:proofErr w:type="gramEnd"/>
            <w:r w:rsidRPr="005F3A69">
              <w:rPr>
                <w:rFonts w:ascii="Calibri" w:hAnsi="Calibri"/>
                <w:sz w:val="12"/>
                <w:szCs w:val="12"/>
              </w:rPr>
              <w:t xml:space="preserve"> basement,</w:t>
            </w:r>
          </w:p>
          <w:p w14:paraId="5B845BBF" w14:textId="77777777" w:rsidR="00B30893" w:rsidRPr="005F3A69" w:rsidRDefault="00B30893" w:rsidP="00BC427E">
            <w:pPr>
              <w:rPr>
                <w:rFonts w:ascii="Calibri" w:hAnsi="Calibri"/>
                <w:sz w:val="12"/>
                <w:szCs w:val="12"/>
              </w:rPr>
            </w:pPr>
            <w:r w:rsidRPr="005F3A69">
              <w:rPr>
                <w:rFonts w:ascii="Calibri" w:hAnsi="Calibri"/>
                <w:sz w:val="12"/>
                <w:szCs w:val="12"/>
              </w:rPr>
              <w:t>*outdoors&gt;&gt;</w:t>
            </w:r>
          </w:p>
        </w:tc>
        <w:tc>
          <w:tcPr>
            <w:tcW w:w="1274" w:type="dxa"/>
            <w:shd w:val="clear" w:color="auto" w:fill="auto"/>
            <w:tcMar>
              <w:left w:w="29" w:type="dxa"/>
              <w:right w:w="29" w:type="dxa"/>
            </w:tcMar>
          </w:tcPr>
          <w:p w14:paraId="7FC09C01" w14:textId="77777777" w:rsidR="003C0549" w:rsidRPr="005F3A69" w:rsidRDefault="00B30893" w:rsidP="003C0549">
            <w:pPr>
              <w:rPr>
                <w:rFonts w:asciiTheme="minorHAnsi" w:hAnsiTheme="minorHAnsi"/>
                <w:sz w:val="12"/>
                <w:szCs w:val="12"/>
              </w:rPr>
            </w:pPr>
            <w:r w:rsidRPr="005F3A69">
              <w:rPr>
                <w:rFonts w:asciiTheme="minorHAnsi" w:hAnsiTheme="minorHAnsi"/>
                <w:sz w:val="12"/>
                <w:szCs w:val="12"/>
              </w:rPr>
              <w:t>&lt;&lt;</w:t>
            </w:r>
            <w:r w:rsidRPr="005F3A69">
              <w:rPr>
                <w:sz w:val="12"/>
                <w:szCs w:val="12"/>
              </w:rPr>
              <w:t xml:space="preserve"> </w:t>
            </w:r>
            <w:r w:rsidRPr="005F3A69">
              <w:rPr>
                <w:rFonts w:asciiTheme="minorHAnsi" w:hAnsiTheme="minorHAnsi"/>
                <w:b/>
                <w:sz w:val="12"/>
                <w:szCs w:val="12"/>
              </w:rPr>
              <w:t>if</w:t>
            </w:r>
            <w:r w:rsidRPr="005F3A69">
              <w:rPr>
                <w:rFonts w:asciiTheme="minorHAnsi" w:hAnsiTheme="minorHAnsi"/>
                <w:sz w:val="12"/>
                <w:szCs w:val="12"/>
              </w:rPr>
              <w:t xml:space="preserve"> F04=</w:t>
            </w:r>
            <w:r w:rsidR="008B1733" w:rsidRPr="005F3A69">
              <w:rPr>
                <w:rFonts w:asciiTheme="minorHAnsi" w:hAnsiTheme="minorHAnsi"/>
                <w:sz w:val="12"/>
                <w:szCs w:val="12"/>
              </w:rPr>
              <w:t>*</w:t>
            </w:r>
            <w:r w:rsidRPr="005F3A69">
              <w:rPr>
                <w:rFonts w:asciiTheme="minorHAnsi" w:hAnsiTheme="minorHAnsi"/>
                <w:sz w:val="12"/>
                <w:szCs w:val="12"/>
              </w:rPr>
              <w:t>no</w:t>
            </w:r>
            <w:r w:rsidR="003C0549" w:rsidRPr="005F3A69">
              <w:rPr>
                <w:rFonts w:asciiTheme="minorHAnsi" w:hAnsiTheme="minorHAnsi"/>
                <w:sz w:val="12"/>
                <w:szCs w:val="12"/>
              </w:rPr>
              <w:t xml:space="preserve"> </w:t>
            </w:r>
            <w:r w:rsidR="003C0549" w:rsidRPr="005F3A69">
              <w:rPr>
                <w:rFonts w:ascii="Calibri" w:hAnsi="Calibri"/>
                <w:sz w:val="12"/>
                <w:szCs w:val="12"/>
              </w:rPr>
              <w:t>or *Return only</w:t>
            </w:r>
            <w:r w:rsidRPr="005F3A69">
              <w:rPr>
                <w:rFonts w:asciiTheme="minorHAnsi" w:hAnsiTheme="minorHAnsi"/>
                <w:sz w:val="12"/>
                <w:szCs w:val="12"/>
              </w:rPr>
              <w:t>, then value=n/</w:t>
            </w:r>
            <w:proofErr w:type="gramStart"/>
            <w:r w:rsidRPr="005F3A69">
              <w:rPr>
                <w:rFonts w:asciiTheme="minorHAnsi" w:hAnsiTheme="minorHAnsi"/>
                <w:sz w:val="12"/>
                <w:szCs w:val="12"/>
              </w:rPr>
              <w:t>a</w:t>
            </w:r>
            <w:r w:rsidR="003C0549" w:rsidRPr="005F3A69">
              <w:rPr>
                <w:rFonts w:asciiTheme="minorHAnsi" w:hAnsiTheme="minorHAnsi"/>
                <w:sz w:val="12"/>
                <w:szCs w:val="12"/>
              </w:rPr>
              <w:t>;</w:t>
            </w:r>
            <w:proofErr w:type="gramEnd"/>
          </w:p>
          <w:p w14:paraId="1B2DC89A" w14:textId="77777777" w:rsidR="003C0549" w:rsidRPr="005F3A69" w:rsidRDefault="003C0549" w:rsidP="00BC427E">
            <w:pPr>
              <w:rPr>
                <w:rFonts w:asciiTheme="minorHAnsi" w:hAnsiTheme="minorHAnsi"/>
                <w:sz w:val="12"/>
                <w:szCs w:val="12"/>
              </w:rPr>
            </w:pPr>
          </w:p>
          <w:p w14:paraId="467587B3" w14:textId="77777777" w:rsidR="00B30893" w:rsidRPr="005F3A69" w:rsidRDefault="003C0549" w:rsidP="00BC427E">
            <w:pPr>
              <w:rPr>
                <w:rFonts w:asciiTheme="minorHAnsi" w:hAnsiTheme="minorHAnsi"/>
                <w:sz w:val="12"/>
                <w:szCs w:val="12"/>
              </w:rPr>
            </w:pPr>
            <w:r w:rsidRPr="005F3A69">
              <w:rPr>
                <w:rFonts w:asciiTheme="minorHAnsi" w:hAnsiTheme="minorHAnsi"/>
                <w:sz w:val="12"/>
                <w:szCs w:val="12"/>
              </w:rPr>
              <w:t>elseif F04=*Supply only or *Both Supply and Return, then require</w:t>
            </w:r>
            <w:r w:rsidR="00B30893" w:rsidRPr="005F3A69">
              <w:rPr>
                <w:rFonts w:asciiTheme="minorHAnsi" w:hAnsiTheme="minorHAnsi"/>
                <w:sz w:val="12"/>
                <w:szCs w:val="12"/>
              </w:rPr>
              <w:t xml:space="preserve"> user</w:t>
            </w:r>
            <w:r w:rsidRPr="005F3A69">
              <w:rPr>
                <w:rFonts w:asciiTheme="minorHAnsi" w:hAnsiTheme="minorHAnsi"/>
                <w:sz w:val="12"/>
                <w:szCs w:val="12"/>
              </w:rPr>
              <w:t xml:space="preserve"> to</w:t>
            </w:r>
            <w:r w:rsidR="00B30893" w:rsidRPr="005F3A69">
              <w:rPr>
                <w:rFonts w:asciiTheme="minorHAnsi" w:hAnsiTheme="minorHAnsi"/>
                <w:sz w:val="12"/>
                <w:szCs w:val="12"/>
              </w:rPr>
              <w:t xml:space="preserve"> pick one value from the following list:</w:t>
            </w:r>
          </w:p>
          <w:p w14:paraId="27D1C91E" w14:textId="48967841" w:rsidR="00C0513E" w:rsidRPr="005F3A69" w:rsidRDefault="00B30893" w:rsidP="00BC427E">
            <w:pPr>
              <w:rPr>
                <w:rFonts w:asciiTheme="minorHAnsi" w:hAnsiTheme="minorHAnsi"/>
                <w:sz w:val="12"/>
                <w:szCs w:val="12"/>
              </w:rPr>
            </w:pPr>
            <w:r w:rsidRPr="005F3A69">
              <w:rPr>
                <w:rFonts w:asciiTheme="minorHAnsi" w:hAnsiTheme="minorHAnsi"/>
                <w:sz w:val="12"/>
                <w:szCs w:val="12"/>
              </w:rPr>
              <w:t>*</w:t>
            </w:r>
            <w:r w:rsidR="00C0513E" w:rsidRPr="005F3A69">
              <w:rPr>
                <w:rFonts w:asciiTheme="minorHAnsi" w:hAnsiTheme="minorHAnsi"/>
                <w:sz w:val="12"/>
                <w:szCs w:val="12"/>
              </w:rPr>
              <w:t>R-</w:t>
            </w:r>
            <w:proofErr w:type="gramStart"/>
            <w:r w:rsidR="00C0513E" w:rsidRPr="005F3A69">
              <w:rPr>
                <w:rFonts w:asciiTheme="minorHAnsi" w:hAnsiTheme="minorHAnsi"/>
                <w:sz w:val="12"/>
                <w:szCs w:val="12"/>
              </w:rPr>
              <w:t>0;</w:t>
            </w:r>
            <w:proofErr w:type="gramEnd"/>
          </w:p>
          <w:p w14:paraId="4F9034B2" w14:textId="48A37CB2" w:rsidR="00FE11F3" w:rsidRPr="005F3A69" w:rsidRDefault="00FE11F3" w:rsidP="00BC427E">
            <w:pPr>
              <w:rPr>
                <w:rFonts w:asciiTheme="minorHAnsi" w:hAnsiTheme="minorHAnsi"/>
                <w:sz w:val="12"/>
                <w:szCs w:val="12"/>
              </w:rPr>
            </w:pPr>
            <w:r w:rsidRPr="005F3A69">
              <w:rPr>
                <w:rFonts w:asciiTheme="minorHAnsi" w:hAnsiTheme="minorHAnsi"/>
                <w:sz w:val="12"/>
                <w:szCs w:val="12"/>
              </w:rPr>
              <w:t>*R-</w:t>
            </w:r>
            <w:proofErr w:type="gramStart"/>
            <w:r w:rsidRPr="005F3A69">
              <w:rPr>
                <w:rFonts w:asciiTheme="minorHAnsi" w:hAnsiTheme="minorHAnsi"/>
                <w:sz w:val="12"/>
                <w:szCs w:val="12"/>
              </w:rPr>
              <w:t>2.1;</w:t>
            </w:r>
            <w:proofErr w:type="gramEnd"/>
          </w:p>
          <w:p w14:paraId="25E3AA02" w14:textId="454BA241" w:rsidR="00B30893" w:rsidRPr="005F3A69" w:rsidRDefault="00FE11F3" w:rsidP="00BC427E">
            <w:pPr>
              <w:rPr>
                <w:rFonts w:asciiTheme="minorHAnsi" w:hAnsiTheme="minorHAnsi"/>
                <w:sz w:val="12"/>
                <w:szCs w:val="12"/>
              </w:rPr>
            </w:pPr>
            <w:r w:rsidRPr="005F3A69">
              <w:rPr>
                <w:rFonts w:asciiTheme="minorHAnsi" w:hAnsiTheme="minorHAnsi"/>
                <w:sz w:val="12"/>
                <w:szCs w:val="12"/>
              </w:rPr>
              <w:t>*</w:t>
            </w:r>
            <w:r w:rsidR="00B30893" w:rsidRPr="005F3A69">
              <w:rPr>
                <w:rFonts w:asciiTheme="minorHAnsi" w:hAnsiTheme="minorHAnsi"/>
                <w:sz w:val="12"/>
                <w:szCs w:val="12"/>
              </w:rPr>
              <w:t>R-4.2,</w:t>
            </w:r>
          </w:p>
          <w:p w14:paraId="29FDC93F" w14:textId="77777777" w:rsidR="00B30893" w:rsidRPr="005F3A69" w:rsidRDefault="00B30893" w:rsidP="00BC427E">
            <w:pPr>
              <w:rPr>
                <w:rFonts w:asciiTheme="minorHAnsi" w:hAnsiTheme="minorHAnsi"/>
                <w:sz w:val="12"/>
                <w:szCs w:val="12"/>
              </w:rPr>
            </w:pPr>
            <w:r w:rsidRPr="005F3A69">
              <w:rPr>
                <w:rFonts w:asciiTheme="minorHAnsi" w:hAnsiTheme="minorHAnsi"/>
                <w:sz w:val="12"/>
                <w:szCs w:val="12"/>
              </w:rPr>
              <w:t xml:space="preserve">*R-6, </w:t>
            </w:r>
          </w:p>
          <w:p w14:paraId="081E4A69" w14:textId="77777777" w:rsidR="00B30893" w:rsidRPr="005F3A69" w:rsidRDefault="00B30893" w:rsidP="00BC427E">
            <w:pPr>
              <w:rPr>
                <w:rFonts w:asciiTheme="minorHAnsi" w:hAnsiTheme="minorHAnsi"/>
                <w:sz w:val="12"/>
                <w:szCs w:val="12"/>
              </w:rPr>
            </w:pPr>
            <w:r w:rsidRPr="005F3A69">
              <w:rPr>
                <w:rFonts w:asciiTheme="minorHAnsi" w:hAnsiTheme="minorHAnsi"/>
                <w:sz w:val="12"/>
                <w:szCs w:val="12"/>
              </w:rPr>
              <w:t xml:space="preserve">*R-8, </w:t>
            </w:r>
          </w:p>
          <w:p w14:paraId="0D194D6D" w14:textId="77777777" w:rsidR="00B30893" w:rsidRPr="005F3A69" w:rsidRDefault="00B30893" w:rsidP="00BC427E">
            <w:pPr>
              <w:rPr>
                <w:rFonts w:asciiTheme="minorHAnsi" w:hAnsiTheme="minorHAnsi"/>
                <w:sz w:val="12"/>
                <w:szCs w:val="12"/>
              </w:rPr>
            </w:pPr>
            <w:r w:rsidRPr="005F3A69">
              <w:rPr>
                <w:rFonts w:asciiTheme="minorHAnsi" w:hAnsiTheme="minorHAnsi"/>
                <w:sz w:val="12"/>
                <w:szCs w:val="12"/>
              </w:rPr>
              <w:t xml:space="preserve">*R-10, </w:t>
            </w:r>
          </w:p>
          <w:p w14:paraId="1EBC19AE" w14:textId="77777777" w:rsidR="00B30893" w:rsidRPr="005F3A69" w:rsidRDefault="00B30893" w:rsidP="00BC427E">
            <w:pPr>
              <w:rPr>
                <w:rFonts w:asciiTheme="minorHAnsi" w:hAnsiTheme="minorHAnsi"/>
                <w:sz w:val="12"/>
                <w:szCs w:val="12"/>
              </w:rPr>
            </w:pPr>
            <w:r w:rsidRPr="005F3A69">
              <w:rPr>
                <w:rFonts w:asciiTheme="minorHAnsi" w:hAnsiTheme="minorHAnsi"/>
                <w:sz w:val="12"/>
                <w:szCs w:val="12"/>
              </w:rPr>
              <w:t>*R-</w:t>
            </w:r>
            <w:proofErr w:type="gramStart"/>
            <w:r w:rsidRPr="005F3A69">
              <w:rPr>
                <w:rFonts w:asciiTheme="minorHAnsi" w:hAnsiTheme="minorHAnsi"/>
                <w:sz w:val="12"/>
                <w:szCs w:val="12"/>
              </w:rPr>
              <w:t>12;</w:t>
            </w:r>
            <w:proofErr w:type="gramEnd"/>
            <w:r w:rsidRPr="005F3A69">
              <w:rPr>
                <w:rFonts w:asciiTheme="minorHAnsi" w:hAnsiTheme="minorHAnsi"/>
                <w:sz w:val="12"/>
                <w:szCs w:val="12"/>
              </w:rPr>
              <w:t xml:space="preserve">  </w:t>
            </w:r>
          </w:p>
          <w:p w14:paraId="3131DBD6" w14:textId="77777777" w:rsidR="00B30893" w:rsidRPr="005F3A69" w:rsidRDefault="00B30893" w:rsidP="00BC427E">
            <w:pPr>
              <w:rPr>
                <w:rFonts w:asciiTheme="minorHAnsi" w:hAnsiTheme="minorHAnsi"/>
                <w:sz w:val="12"/>
                <w:szCs w:val="12"/>
              </w:rPr>
            </w:pPr>
            <w:r w:rsidRPr="005F3A69">
              <w:rPr>
                <w:rFonts w:asciiTheme="minorHAnsi" w:hAnsiTheme="minorHAnsi"/>
                <w:b/>
                <w:sz w:val="12"/>
                <w:szCs w:val="12"/>
              </w:rPr>
              <w:t>check value</w:t>
            </w:r>
            <w:r w:rsidRPr="005F3A69">
              <w:rPr>
                <w:rFonts w:asciiTheme="minorHAnsi" w:hAnsiTheme="minorHAnsi"/>
                <w:sz w:val="12"/>
                <w:szCs w:val="12"/>
              </w:rPr>
              <w:t xml:space="preserve">: </w:t>
            </w:r>
          </w:p>
          <w:p w14:paraId="60CB8059" w14:textId="77777777" w:rsidR="00B30893" w:rsidRPr="005F3A69" w:rsidRDefault="00B30893" w:rsidP="00BC427E">
            <w:pPr>
              <w:rPr>
                <w:rFonts w:asciiTheme="minorHAnsi" w:hAnsiTheme="minorHAnsi"/>
                <w:sz w:val="12"/>
                <w:szCs w:val="12"/>
              </w:rPr>
            </w:pPr>
            <w:r w:rsidRPr="005F3A69">
              <w:rPr>
                <w:rFonts w:asciiTheme="minorHAnsi" w:hAnsiTheme="minorHAnsi"/>
                <w:sz w:val="12"/>
                <w:szCs w:val="12"/>
              </w:rPr>
              <w:t xml:space="preserve">must be ≥ value in F05 to comply subject to the following exception: </w:t>
            </w:r>
          </w:p>
          <w:p w14:paraId="7A07CDD7" w14:textId="77777777" w:rsidR="00B30893" w:rsidRPr="005F3A69" w:rsidRDefault="00B30893" w:rsidP="00BC427E">
            <w:pPr>
              <w:rPr>
                <w:rFonts w:asciiTheme="minorHAnsi" w:hAnsiTheme="minorHAnsi"/>
                <w:sz w:val="12"/>
                <w:szCs w:val="12"/>
              </w:rPr>
            </w:pPr>
            <w:r w:rsidRPr="005F3A69">
              <w:rPr>
                <w:rFonts w:asciiTheme="minorHAnsi" w:hAnsiTheme="minorHAnsi"/>
                <w:b/>
                <w:sz w:val="12"/>
                <w:szCs w:val="12"/>
              </w:rPr>
              <w:t>if</w:t>
            </w:r>
            <w:r w:rsidRPr="005F3A69">
              <w:rPr>
                <w:rFonts w:asciiTheme="minorHAnsi" w:hAnsiTheme="minorHAnsi"/>
                <w:sz w:val="12"/>
                <w:szCs w:val="12"/>
              </w:rPr>
              <w:t xml:space="preserve"> F10=</w:t>
            </w:r>
          </w:p>
          <w:p w14:paraId="1870A672" w14:textId="0692EB01" w:rsidR="00B30893" w:rsidRPr="005F3A69" w:rsidRDefault="00B30893" w:rsidP="00BC427E">
            <w:pPr>
              <w:rPr>
                <w:rFonts w:asciiTheme="minorHAnsi" w:hAnsiTheme="minorHAnsi"/>
                <w:sz w:val="12"/>
                <w:szCs w:val="12"/>
              </w:rPr>
            </w:pPr>
            <w:r w:rsidRPr="005F3A69">
              <w:rPr>
                <w:rFonts w:asciiTheme="minorHAnsi" w:hAnsiTheme="minorHAnsi"/>
                <w:sz w:val="12"/>
                <w:szCs w:val="12"/>
              </w:rPr>
              <w:t xml:space="preserve">*Ducts </w:t>
            </w:r>
            <w:r w:rsidR="00CE0270" w:rsidRPr="005F3A69">
              <w:rPr>
                <w:rFonts w:asciiTheme="minorHAnsi" w:hAnsiTheme="minorHAnsi"/>
                <w:sz w:val="12"/>
                <w:szCs w:val="12"/>
              </w:rPr>
              <w:t>&lt;</w:t>
            </w:r>
            <w:r w:rsidRPr="005F3A69">
              <w:rPr>
                <w:rFonts w:asciiTheme="minorHAnsi" w:hAnsiTheme="minorHAnsi"/>
                <w:sz w:val="12"/>
                <w:szCs w:val="12"/>
              </w:rPr>
              <w:t>R</w:t>
            </w:r>
            <w:r w:rsidR="00CE0270" w:rsidRPr="005F3A69">
              <w:rPr>
                <w:rFonts w:asciiTheme="minorHAnsi" w:hAnsiTheme="minorHAnsi"/>
                <w:sz w:val="12"/>
                <w:szCs w:val="12"/>
              </w:rPr>
              <w:t>-6</w:t>
            </w:r>
            <w:r w:rsidRPr="005F3A69">
              <w:rPr>
                <w:rFonts w:asciiTheme="minorHAnsi" w:hAnsiTheme="minorHAnsi"/>
                <w:sz w:val="12"/>
                <w:szCs w:val="12"/>
              </w:rPr>
              <w:t xml:space="preserve"> entirely in Conditioned Space,</w:t>
            </w:r>
          </w:p>
          <w:p w14:paraId="34AE2846" w14:textId="4D4E3624" w:rsidR="00B30893" w:rsidRPr="005F3A69" w:rsidRDefault="00B30893" w:rsidP="00BC427E">
            <w:pPr>
              <w:rPr>
                <w:rFonts w:asciiTheme="minorHAnsi" w:hAnsiTheme="minorHAnsi"/>
                <w:sz w:val="12"/>
                <w:szCs w:val="12"/>
              </w:rPr>
            </w:pPr>
            <w:r w:rsidRPr="005F3A69">
              <w:rPr>
                <w:rFonts w:asciiTheme="minorHAnsi" w:hAnsiTheme="minorHAnsi"/>
                <w:b/>
                <w:sz w:val="12"/>
                <w:szCs w:val="12"/>
              </w:rPr>
              <w:t>then</w:t>
            </w:r>
            <w:r w:rsidRPr="005F3A69">
              <w:rPr>
                <w:rFonts w:asciiTheme="minorHAnsi" w:hAnsiTheme="minorHAnsi"/>
                <w:sz w:val="12"/>
                <w:szCs w:val="12"/>
              </w:rPr>
              <w:t xml:space="preserve"> </w:t>
            </w:r>
            <w:r w:rsidR="00CE0270" w:rsidRPr="005F3A69">
              <w:rPr>
                <w:rFonts w:asciiTheme="minorHAnsi" w:hAnsiTheme="minorHAnsi"/>
                <w:sz w:val="12"/>
                <w:szCs w:val="12"/>
              </w:rPr>
              <w:t>&lt;</w:t>
            </w:r>
            <w:r w:rsidRPr="005F3A69">
              <w:rPr>
                <w:rFonts w:asciiTheme="minorHAnsi" w:hAnsiTheme="minorHAnsi"/>
                <w:sz w:val="12"/>
                <w:szCs w:val="12"/>
              </w:rPr>
              <w:t>R-</w:t>
            </w:r>
            <w:r w:rsidR="00CE0270" w:rsidRPr="005F3A69">
              <w:rPr>
                <w:rFonts w:asciiTheme="minorHAnsi" w:hAnsiTheme="minorHAnsi"/>
                <w:sz w:val="12"/>
                <w:szCs w:val="12"/>
              </w:rPr>
              <w:t>6</w:t>
            </w:r>
            <w:r w:rsidRPr="005F3A69">
              <w:rPr>
                <w:rFonts w:asciiTheme="minorHAnsi" w:hAnsiTheme="minorHAnsi"/>
                <w:sz w:val="12"/>
                <w:szCs w:val="12"/>
              </w:rPr>
              <w:t xml:space="preserve"> complies.</w:t>
            </w:r>
          </w:p>
          <w:p w14:paraId="184BDC80" w14:textId="77777777" w:rsidR="00B30893" w:rsidRPr="005F3A69" w:rsidRDefault="00B30893" w:rsidP="00BC427E">
            <w:pPr>
              <w:rPr>
                <w:rFonts w:asciiTheme="minorHAnsi" w:hAnsiTheme="minorHAnsi"/>
                <w:sz w:val="12"/>
                <w:szCs w:val="12"/>
              </w:rPr>
            </w:pPr>
          </w:p>
          <w:p w14:paraId="3156D086" w14:textId="77777777" w:rsidR="00B30893" w:rsidRPr="005F3A69" w:rsidRDefault="00B30893" w:rsidP="00BC427E">
            <w:pPr>
              <w:rPr>
                <w:rFonts w:asciiTheme="minorHAnsi" w:hAnsiTheme="minorHAnsi"/>
                <w:sz w:val="12"/>
                <w:szCs w:val="12"/>
              </w:rPr>
            </w:pPr>
          </w:p>
          <w:p w14:paraId="6A8A7D18" w14:textId="77777777" w:rsidR="00B30893" w:rsidRPr="005F3A69" w:rsidRDefault="00B30893" w:rsidP="00BC427E">
            <w:pPr>
              <w:rPr>
                <w:rFonts w:asciiTheme="minorHAnsi" w:hAnsiTheme="minorHAnsi"/>
                <w:sz w:val="12"/>
                <w:szCs w:val="12"/>
              </w:rPr>
            </w:pPr>
            <w:r w:rsidRPr="005F3A69">
              <w:rPr>
                <w:rFonts w:asciiTheme="minorHAnsi" w:hAnsiTheme="minorHAnsi"/>
                <w:sz w:val="12"/>
                <w:szCs w:val="12"/>
              </w:rPr>
              <w:t>flag non-compliant values and do not allow registration to proceed if not in compliance.</w:t>
            </w:r>
          </w:p>
          <w:p w14:paraId="5DEDE872" w14:textId="77777777" w:rsidR="00B30893" w:rsidRPr="005F3A69" w:rsidRDefault="00B30893" w:rsidP="002F7021">
            <w:pPr>
              <w:keepNext/>
              <w:rPr>
                <w:rFonts w:ascii="Calibri" w:hAnsi="Calibri"/>
                <w:sz w:val="12"/>
                <w:szCs w:val="12"/>
              </w:rPr>
            </w:pPr>
          </w:p>
        </w:tc>
        <w:tc>
          <w:tcPr>
            <w:tcW w:w="1274" w:type="dxa"/>
            <w:shd w:val="clear" w:color="auto" w:fill="auto"/>
            <w:tcMar>
              <w:left w:w="29" w:type="dxa"/>
              <w:right w:w="29" w:type="dxa"/>
            </w:tcMar>
          </w:tcPr>
          <w:p w14:paraId="0AFB3861" w14:textId="77777777" w:rsidR="00B30893" w:rsidRPr="005F3A69" w:rsidRDefault="00B30893" w:rsidP="00300224">
            <w:pPr>
              <w:keepNext/>
              <w:rPr>
                <w:rFonts w:ascii="Calibri" w:hAnsi="Calibri"/>
                <w:sz w:val="12"/>
                <w:szCs w:val="12"/>
              </w:rPr>
            </w:pPr>
            <w:r w:rsidRPr="005F3A69">
              <w:rPr>
                <w:rFonts w:ascii="Calibri" w:hAnsi="Calibri"/>
                <w:sz w:val="12"/>
                <w:szCs w:val="12"/>
              </w:rPr>
              <w:t>&lt;&lt;</w:t>
            </w:r>
            <w:r w:rsidRPr="005F3A69">
              <w:rPr>
                <w:rFonts w:ascii="Calibri" w:hAnsi="Calibri"/>
                <w:b/>
                <w:sz w:val="12"/>
                <w:szCs w:val="12"/>
              </w:rPr>
              <w:t>if</w:t>
            </w:r>
            <w:r w:rsidRPr="005F3A69">
              <w:rPr>
                <w:rFonts w:ascii="Calibri" w:hAnsi="Calibri"/>
                <w:sz w:val="12"/>
                <w:szCs w:val="12"/>
              </w:rPr>
              <w:t xml:space="preserve"> F04=</w:t>
            </w:r>
            <w:r w:rsidR="008B1733" w:rsidRPr="005F3A69">
              <w:rPr>
                <w:rFonts w:ascii="Calibri" w:hAnsi="Calibri"/>
                <w:sz w:val="12"/>
                <w:szCs w:val="12"/>
              </w:rPr>
              <w:t>*</w:t>
            </w:r>
            <w:r w:rsidRPr="005F3A69">
              <w:rPr>
                <w:rFonts w:ascii="Calibri" w:hAnsi="Calibri"/>
                <w:sz w:val="12"/>
                <w:szCs w:val="12"/>
              </w:rPr>
              <w:t>no</w:t>
            </w:r>
            <w:r w:rsidR="003C0549" w:rsidRPr="005F3A69">
              <w:rPr>
                <w:rFonts w:ascii="Calibri" w:hAnsi="Calibri"/>
                <w:sz w:val="12"/>
                <w:szCs w:val="12"/>
              </w:rPr>
              <w:t xml:space="preserve"> or *Supply only</w:t>
            </w:r>
            <w:r w:rsidRPr="005F3A69">
              <w:rPr>
                <w:rFonts w:ascii="Calibri" w:hAnsi="Calibri"/>
                <w:sz w:val="12"/>
                <w:szCs w:val="12"/>
              </w:rPr>
              <w:t xml:space="preserve">, </w:t>
            </w:r>
          </w:p>
          <w:p w14:paraId="62AEA858" w14:textId="77777777" w:rsidR="00B30893" w:rsidRPr="005F3A69" w:rsidRDefault="00B30893" w:rsidP="00300224">
            <w:pPr>
              <w:keepNext/>
              <w:rPr>
                <w:rFonts w:ascii="Calibri" w:hAnsi="Calibri"/>
                <w:sz w:val="12"/>
                <w:szCs w:val="12"/>
              </w:rPr>
            </w:pPr>
            <w:r w:rsidRPr="005F3A69">
              <w:rPr>
                <w:rFonts w:ascii="Calibri" w:hAnsi="Calibri"/>
                <w:sz w:val="12"/>
                <w:szCs w:val="12"/>
              </w:rPr>
              <w:t>then value=n/</w:t>
            </w:r>
            <w:proofErr w:type="gramStart"/>
            <w:r w:rsidRPr="005F3A69">
              <w:rPr>
                <w:rFonts w:ascii="Calibri" w:hAnsi="Calibri"/>
                <w:sz w:val="12"/>
                <w:szCs w:val="12"/>
              </w:rPr>
              <w:t>a</w:t>
            </w:r>
            <w:r w:rsidR="003C0549" w:rsidRPr="005F3A69">
              <w:rPr>
                <w:rFonts w:ascii="Calibri" w:hAnsi="Calibri"/>
                <w:sz w:val="12"/>
                <w:szCs w:val="12"/>
              </w:rPr>
              <w:t>;</w:t>
            </w:r>
            <w:proofErr w:type="gramEnd"/>
          </w:p>
          <w:p w14:paraId="617D2044" w14:textId="77777777" w:rsidR="00B30893" w:rsidRPr="005F3A69" w:rsidRDefault="00B30893" w:rsidP="00300224">
            <w:pPr>
              <w:keepNext/>
              <w:rPr>
                <w:rFonts w:ascii="Calibri" w:hAnsi="Calibri"/>
                <w:sz w:val="12"/>
                <w:szCs w:val="12"/>
              </w:rPr>
            </w:pPr>
          </w:p>
          <w:p w14:paraId="184BCAEA" w14:textId="77777777" w:rsidR="00B30893" w:rsidRPr="005F3A69" w:rsidRDefault="003C0549" w:rsidP="00300224">
            <w:pPr>
              <w:keepNext/>
              <w:rPr>
                <w:rFonts w:ascii="Calibri" w:hAnsi="Calibri"/>
                <w:sz w:val="12"/>
                <w:szCs w:val="12"/>
              </w:rPr>
            </w:pPr>
            <w:r w:rsidRPr="005F3A69">
              <w:rPr>
                <w:rFonts w:ascii="Calibri" w:hAnsi="Calibri"/>
                <w:sz w:val="12"/>
                <w:szCs w:val="12"/>
              </w:rPr>
              <w:t>elseif F04=*</w:t>
            </w:r>
            <w:r w:rsidR="00AA0C37" w:rsidRPr="005F3A69">
              <w:rPr>
                <w:rFonts w:ascii="Calibri" w:hAnsi="Calibri"/>
                <w:sz w:val="12"/>
                <w:szCs w:val="12"/>
              </w:rPr>
              <w:t>Return</w:t>
            </w:r>
            <w:r w:rsidRPr="005F3A69">
              <w:rPr>
                <w:rFonts w:ascii="Calibri" w:hAnsi="Calibri"/>
                <w:sz w:val="12"/>
                <w:szCs w:val="12"/>
              </w:rPr>
              <w:t xml:space="preserve"> only or *Both Supply and Return, then require </w:t>
            </w:r>
            <w:r w:rsidR="00B30893" w:rsidRPr="005F3A69">
              <w:rPr>
                <w:rFonts w:ascii="Calibri" w:hAnsi="Calibri"/>
                <w:sz w:val="12"/>
                <w:szCs w:val="12"/>
              </w:rPr>
              <w:t>user</w:t>
            </w:r>
            <w:r w:rsidRPr="005F3A69">
              <w:rPr>
                <w:rFonts w:ascii="Calibri" w:hAnsi="Calibri"/>
                <w:sz w:val="12"/>
                <w:szCs w:val="12"/>
              </w:rPr>
              <w:t xml:space="preserve"> </w:t>
            </w:r>
            <w:r w:rsidR="00AA0C37" w:rsidRPr="005F3A69">
              <w:rPr>
                <w:rFonts w:ascii="Calibri" w:hAnsi="Calibri"/>
                <w:sz w:val="12"/>
                <w:szCs w:val="12"/>
              </w:rPr>
              <w:t xml:space="preserve">to </w:t>
            </w:r>
            <w:r w:rsidR="00B30893" w:rsidRPr="005F3A69">
              <w:rPr>
                <w:rFonts w:ascii="Calibri" w:hAnsi="Calibri"/>
                <w:sz w:val="12"/>
                <w:szCs w:val="12"/>
              </w:rPr>
              <w:t>pick one from the following list:</w:t>
            </w:r>
          </w:p>
          <w:p w14:paraId="2EB4304D" w14:textId="77777777" w:rsidR="00B30893" w:rsidRPr="005F3A69" w:rsidRDefault="00B30893" w:rsidP="00300224">
            <w:pPr>
              <w:keepNext/>
              <w:rPr>
                <w:rFonts w:ascii="Calibri" w:hAnsi="Calibri"/>
                <w:sz w:val="12"/>
                <w:szCs w:val="12"/>
              </w:rPr>
            </w:pPr>
            <w:r w:rsidRPr="005F3A69">
              <w:rPr>
                <w:rFonts w:ascii="Calibri" w:hAnsi="Calibri"/>
                <w:sz w:val="12"/>
                <w:szCs w:val="12"/>
              </w:rPr>
              <w:t xml:space="preserve">* </w:t>
            </w:r>
            <w:proofErr w:type="gramStart"/>
            <w:r w:rsidRPr="005F3A69">
              <w:rPr>
                <w:rFonts w:ascii="Calibri" w:hAnsi="Calibri"/>
                <w:sz w:val="12"/>
                <w:szCs w:val="12"/>
              </w:rPr>
              <w:t>conditioned</w:t>
            </w:r>
            <w:proofErr w:type="gramEnd"/>
            <w:r w:rsidRPr="005F3A69">
              <w:rPr>
                <w:rFonts w:ascii="Calibri" w:hAnsi="Calibri"/>
                <w:sz w:val="12"/>
                <w:szCs w:val="12"/>
              </w:rPr>
              <w:t xml:space="preserve"> space-entirely,</w:t>
            </w:r>
          </w:p>
          <w:p w14:paraId="51ADC3C7" w14:textId="77777777" w:rsidR="00B30893" w:rsidRPr="005F3A69" w:rsidRDefault="00B30893" w:rsidP="00300224">
            <w:pPr>
              <w:keepNext/>
              <w:rPr>
                <w:rFonts w:ascii="Calibri" w:hAnsi="Calibri"/>
                <w:sz w:val="12"/>
                <w:szCs w:val="12"/>
              </w:rPr>
            </w:pPr>
            <w:r w:rsidRPr="005F3A69">
              <w:rPr>
                <w:rFonts w:ascii="Calibri" w:hAnsi="Calibri"/>
                <w:sz w:val="12"/>
                <w:szCs w:val="12"/>
              </w:rPr>
              <w:t>*</w:t>
            </w:r>
            <w:proofErr w:type="gramStart"/>
            <w:r w:rsidRPr="005F3A69">
              <w:rPr>
                <w:rFonts w:ascii="Calibri" w:hAnsi="Calibri"/>
                <w:sz w:val="12"/>
                <w:szCs w:val="12"/>
              </w:rPr>
              <w:t>unconditioned</w:t>
            </w:r>
            <w:proofErr w:type="gramEnd"/>
            <w:r w:rsidRPr="005F3A69">
              <w:rPr>
                <w:rFonts w:ascii="Calibri" w:hAnsi="Calibri"/>
                <w:sz w:val="12"/>
                <w:szCs w:val="12"/>
              </w:rPr>
              <w:t xml:space="preserve"> attic,</w:t>
            </w:r>
          </w:p>
          <w:p w14:paraId="123C7FEA" w14:textId="77777777" w:rsidR="00B30893" w:rsidRPr="005F3A69" w:rsidRDefault="00B30893" w:rsidP="00300224">
            <w:pPr>
              <w:keepNext/>
              <w:rPr>
                <w:rFonts w:ascii="Calibri" w:hAnsi="Calibri"/>
                <w:sz w:val="12"/>
                <w:szCs w:val="12"/>
              </w:rPr>
            </w:pPr>
            <w:r w:rsidRPr="005F3A69">
              <w:rPr>
                <w:rFonts w:ascii="Calibri" w:hAnsi="Calibri"/>
                <w:sz w:val="12"/>
                <w:szCs w:val="12"/>
              </w:rPr>
              <w:t>*</w:t>
            </w:r>
            <w:proofErr w:type="gramStart"/>
            <w:r w:rsidRPr="005F3A69">
              <w:rPr>
                <w:rFonts w:ascii="Calibri" w:hAnsi="Calibri"/>
                <w:sz w:val="12"/>
                <w:szCs w:val="12"/>
              </w:rPr>
              <w:t>unconditioned</w:t>
            </w:r>
            <w:proofErr w:type="gramEnd"/>
            <w:r w:rsidRPr="005F3A69">
              <w:rPr>
                <w:rFonts w:ascii="Calibri" w:hAnsi="Calibri"/>
                <w:sz w:val="12"/>
                <w:szCs w:val="12"/>
              </w:rPr>
              <w:t xml:space="preserve"> crawl space,</w:t>
            </w:r>
          </w:p>
          <w:p w14:paraId="3603E696" w14:textId="77777777" w:rsidR="00B30893" w:rsidRPr="005F3A69" w:rsidRDefault="00B30893" w:rsidP="00300224">
            <w:pPr>
              <w:keepNext/>
              <w:rPr>
                <w:rFonts w:ascii="Calibri" w:hAnsi="Calibri"/>
                <w:sz w:val="12"/>
                <w:szCs w:val="12"/>
              </w:rPr>
            </w:pPr>
            <w:r w:rsidRPr="005F3A69">
              <w:rPr>
                <w:rFonts w:ascii="Calibri" w:hAnsi="Calibri"/>
                <w:sz w:val="12"/>
                <w:szCs w:val="12"/>
              </w:rPr>
              <w:t>*</w:t>
            </w:r>
            <w:proofErr w:type="gramStart"/>
            <w:r w:rsidRPr="005F3A69">
              <w:rPr>
                <w:rFonts w:ascii="Calibri" w:hAnsi="Calibri"/>
                <w:sz w:val="12"/>
                <w:szCs w:val="12"/>
              </w:rPr>
              <w:t>controlled</w:t>
            </w:r>
            <w:proofErr w:type="gramEnd"/>
            <w:r w:rsidRPr="005F3A69">
              <w:rPr>
                <w:rFonts w:ascii="Calibri" w:hAnsi="Calibri"/>
                <w:sz w:val="12"/>
                <w:szCs w:val="12"/>
              </w:rPr>
              <w:t xml:space="preserve"> ventilation crawl space</w:t>
            </w:r>
          </w:p>
          <w:p w14:paraId="4EB1D345" w14:textId="77777777" w:rsidR="00B30893" w:rsidRPr="005F3A69" w:rsidRDefault="00B30893" w:rsidP="00300224">
            <w:pPr>
              <w:keepNext/>
              <w:rPr>
                <w:rFonts w:ascii="Calibri" w:hAnsi="Calibri"/>
                <w:sz w:val="12"/>
                <w:szCs w:val="12"/>
              </w:rPr>
            </w:pPr>
            <w:r w:rsidRPr="005F3A69">
              <w:rPr>
                <w:rFonts w:ascii="Calibri" w:hAnsi="Calibri"/>
                <w:sz w:val="12"/>
                <w:szCs w:val="12"/>
              </w:rPr>
              <w:t>*</w:t>
            </w:r>
            <w:proofErr w:type="gramStart"/>
            <w:r w:rsidRPr="005F3A69">
              <w:rPr>
                <w:rFonts w:ascii="Calibri" w:hAnsi="Calibri"/>
                <w:sz w:val="12"/>
                <w:szCs w:val="12"/>
              </w:rPr>
              <w:t>unconditioned</w:t>
            </w:r>
            <w:proofErr w:type="gramEnd"/>
            <w:r w:rsidRPr="005F3A69">
              <w:rPr>
                <w:rFonts w:ascii="Calibri" w:hAnsi="Calibri"/>
                <w:sz w:val="12"/>
                <w:szCs w:val="12"/>
              </w:rPr>
              <w:t xml:space="preserve"> garage,</w:t>
            </w:r>
          </w:p>
          <w:p w14:paraId="1702E28C" w14:textId="77777777" w:rsidR="00B30893" w:rsidRPr="005F3A69" w:rsidRDefault="00B30893" w:rsidP="00300224">
            <w:pPr>
              <w:keepNext/>
              <w:rPr>
                <w:rFonts w:ascii="Calibri" w:hAnsi="Calibri"/>
                <w:sz w:val="12"/>
                <w:szCs w:val="12"/>
              </w:rPr>
            </w:pPr>
            <w:r w:rsidRPr="005F3A69">
              <w:rPr>
                <w:rFonts w:ascii="Calibri" w:hAnsi="Calibri"/>
                <w:sz w:val="12"/>
                <w:szCs w:val="12"/>
              </w:rPr>
              <w:t>*</w:t>
            </w:r>
            <w:proofErr w:type="gramStart"/>
            <w:r w:rsidRPr="005F3A69">
              <w:rPr>
                <w:rFonts w:ascii="Calibri" w:hAnsi="Calibri"/>
                <w:sz w:val="12"/>
                <w:szCs w:val="12"/>
              </w:rPr>
              <w:t>unconditioned</w:t>
            </w:r>
            <w:proofErr w:type="gramEnd"/>
            <w:r w:rsidRPr="005F3A69">
              <w:rPr>
                <w:rFonts w:ascii="Calibri" w:hAnsi="Calibri"/>
                <w:sz w:val="12"/>
                <w:szCs w:val="12"/>
              </w:rPr>
              <w:t xml:space="preserve"> basement,</w:t>
            </w:r>
          </w:p>
          <w:p w14:paraId="64B9DE96" w14:textId="77777777" w:rsidR="00B30893" w:rsidRPr="005F3A69" w:rsidRDefault="00B30893" w:rsidP="00300224">
            <w:pPr>
              <w:keepNext/>
              <w:rPr>
                <w:rFonts w:ascii="Calibri" w:hAnsi="Calibri"/>
                <w:sz w:val="12"/>
                <w:szCs w:val="12"/>
              </w:rPr>
            </w:pPr>
            <w:r w:rsidRPr="005F3A69">
              <w:rPr>
                <w:rFonts w:ascii="Calibri" w:hAnsi="Calibri"/>
                <w:sz w:val="12"/>
                <w:szCs w:val="12"/>
              </w:rPr>
              <w:t>*outdoors&gt;&gt;</w:t>
            </w:r>
          </w:p>
        </w:tc>
        <w:tc>
          <w:tcPr>
            <w:tcW w:w="1273" w:type="dxa"/>
            <w:shd w:val="clear" w:color="auto" w:fill="auto"/>
            <w:tcMar>
              <w:left w:w="29" w:type="dxa"/>
              <w:right w:w="29" w:type="dxa"/>
            </w:tcMar>
          </w:tcPr>
          <w:p w14:paraId="499D1681" w14:textId="77777777" w:rsidR="00B30893" w:rsidRPr="005F3A69" w:rsidRDefault="00B30893" w:rsidP="00300224">
            <w:pPr>
              <w:keepNext/>
              <w:rPr>
                <w:rFonts w:ascii="Calibri" w:hAnsi="Calibri"/>
                <w:sz w:val="12"/>
                <w:szCs w:val="12"/>
              </w:rPr>
            </w:pPr>
            <w:r w:rsidRPr="005F3A69">
              <w:rPr>
                <w:rFonts w:ascii="Calibri" w:hAnsi="Calibri"/>
                <w:sz w:val="12"/>
                <w:szCs w:val="12"/>
              </w:rPr>
              <w:t xml:space="preserve">&lt;&lt; </w:t>
            </w:r>
            <w:r w:rsidRPr="005F3A69">
              <w:rPr>
                <w:rFonts w:ascii="Calibri" w:hAnsi="Calibri"/>
                <w:b/>
                <w:sz w:val="12"/>
                <w:szCs w:val="12"/>
              </w:rPr>
              <w:t>if</w:t>
            </w:r>
            <w:r w:rsidRPr="005F3A69">
              <w:rPr>
                <w:rFonts w:ascii="Calibri" w:hAnsi="Calibri"/>
                <w:sz w:val="12"/>
                <w:szCs w:val="12"/>
              </w:rPr>
              <w:t xml:space="preserve"> F04=</w:t>
            </w:r>
            <w:r w:rsidR="008B1733" w:rsidRPr="005F3A69">
              <w:rPr>
                <w:rFonts w:ascii="Calibri" w:hAnsi="Calibri"/>
                <w:sz w:val="12"/>
                <w:szCs w:val="12"/>
              </w:rPr>
              <w:t>*</w:t>
            </w:r>
            <w:r w:rsidRPr="005F3A69">
              <w:rPr>
                <w:rFonts w:ascii="Calibri" w:hAnsi="Calibri"/>
                <w:sz w:val="12"/>
                <w:szCs w:val="12"/>
              </w:rPr>
              <w:t>no</w:t>
            </w:r>
            <w:r w:rsidR="00AA0C37" w:rsidRPr="005F3A69">
              <w:rPr>
                <w:rFonts w:ascii="Calibri" w:hAnsi="Calibri"/>
                <w:sz w:val="12"/>
                <w:szCs w:val="12"/>
              </w:rPr>
              <w:t xml:space="preserve"> or *Supply only</w:t>
            </w:r>
            <w:r w:rsidRPr="005F3A69">
              <w:rPr>
                <w:rFonts w:ascii="Calibri" w:hAnsi="Calibri"/>
                <w:sz w:val="12"/>
                <w:szCs w:val="12"/>
              </w:rPr>
              <w:t>, then value=n/</w:t>
            </w:r>
            <w:proofErr w:type="gramStart"/>
            <w:r w:rsidRPr="005F3A69">
              <w:rPr>
                <w:rFonts w:ascii="Calibri" w:hAnsi="Calibri"/>
                <w:sz w:val="12"/>
                <w:szCs w:val="12"/>
              </w:rPr>
              <w:t>a</w:t>
            </w:r>
            <w:r w:rsidR="00AA0C37" w:rsidRPr="005F3A69">
              <w:rPr>
                <w:rFonts w:ascii="Calibri" w:hAnsi="Calibri"/>
                <w:sz w:val="12"/>
                <w:szCs w:val="12"/>
              </w:rPr>
              <w:t>;</w:t>
            </w:r>
            <w:proofErr w:type="gramEnd"/>
            <w:r w:rsidR="00AA0C37" w:rsidRPr="005F3A69">
              <w:rPr>
                <w:rFonts w:ascii="Calibri" w:hAnsi="Calibri"/>
                <w:sz w:val="12"/>
                <w:szCs w:val="12"/>
              </w:rPr>
              <w:t xml:space="preserve"> </w:t>
            </w:r>
          </w:p>
          <w:p w14:paraId="2A752FED" w14:textId="77777777" w:rsidR="00B30893" w:rsidRPr="005F3A69" w:rsidRDefault="00B30893" w:rsidP="00300224">
            <w:pPr>
              <w:keepNext/>
              <w:rPr>
                <w:rFonts w:ascii="Calibri" w:hAnsi="Calibri"/>
                <w:sz w:val="12"/>
                <w:szCs w:val="12"/>
              </w:rPr>
            </w:pPr>
          </w:p>
          <w:p w14:paraId="6CBC6180" w14:textId="77777777" w:rsidR="00B30893" w:rsidRPr="005F3A69" w:rsidRDefault="00AA0C37" w:rsidP="00300224">
            <w:pPr>
              <w:keepNext/>
              <w:rPr>
                <w:rFonts w:ascii="Calibri" w:hAnsi="Calibri"/>
                <w:sz w:val="12"/>
                <w:szCs w:val="12"/>
              </w:rPr>
            </w:pPr>
            <w:r w:rsidRPr="005F3A69">
              <w:rPr>
                <w:rFonts w:ascii="Calibri" w:hAnsi="Calibri"/>
                <w:sz w:val="12"/>
                <w:szCs w:val="12"/>
              </w:rPr>
              <w:t xml:space="preserve">Elseif F04=*Return only or *Both Supply and Return, then require </w:t>
            </w:r>
            <w:r w:rsidR="00B30893" w:rsidRPr="005F3A69">
              <w:rPr>
                <w:rFonts w:ascii="Calibri" w:hAnsi="Calibri"/>
                <w:sz w:val="12"/>
                <w:szCs w:val="12"/>
              </w:rPr>
              <w:t xml:space="preserve">user </w:t>
            </w:r>
            <w:r w:rsidRPr="005F3A69">
              <w:rPr>
                <w:rFonts w:ascii="Calibri" w:hAnsi="Calibri"/>
                <w:sz w:val="12"/>
                <w:szCs w:val="12"/>
              </w:rPr>
              <w:t xml:space="preserve">to </w:t>
            </w:r>
            <w:r w:rsidR="00B30893" w:rsidRPr="005F3A69">
              <w:rPr>
                <w:rFonts w:ascii="Calibri" w:hAnsi="Calibri"/>
                <w:sz w:val="12"/>
                <w:szCs w:val="12"/>
              </w:rPr>
              <w:t>pick one value from the following list:</w:t>
            </w:r>
          </w:p>
          <w:p w14:paraId="1B0121F2" w14:textId="1E99598B" w:rsidR="00FE11F3" w:rsidRPr="005F3A69" w:rsidRDefault="00FE11F3" w:rsidP="00300224">
            <w:pPr>
              <w:keepNext/>
              <w:rPr>
                <w:rFonts w:ascii="Calibri" w:hAnsi="Calibri"/>
                <w:sz w:val="12"/>
                <w:szCs w:val="12"/>
              </w:rPr>
            </w:pPr>
            <w:r w:rsidRPr="005F3A69">
              <w:rPr>
                <w:rFonts w:ascii="Calibri" w:hAnsi="Calibri"/>
                <w:sz w:val="12"/>
                <w:szCs w:val="12"/>
              </w:rPr>
              <w:t>*R-</w:t>
            </w:r>
            <w:proofErr w:type="gramStart"/>
            <w:r w:rsidRPr="005F3A69">
              <w:rPr>
                <w:rFonts w:ascii="Calibri" w:hAnsi="Calibri"/>
                <w:sz w:val="12"/>
                <w:szCs w:val="12"/>
              </w:rPr>
              <w:t>0;</w:t>
            </w:r>
            <w:proofErr w:type="gramEnd"/>
          </w:p>
          <w:p w14:paraId="7ABE9765" w14:textId="32D0ABE1" w:rsidR="00FE11F3" w:rsidRPr="005F3A69" w:rsidRDefault="00FE11F3" w:rsidP="00300224">
            <w:pPr>
              <w:keepNext/>
              <w:rPr>
                <w:rFonts w:ascii="Calibri" w:hAnsi="Calibri"/>
                <w:sz w:val="12"/>
                <w:szCs w:val="12"/>
              </w:rPr>
            </w:pPr>
            <w:r w:rsidRPr="005F3A69">
              <w:rPr>
                <w:rFonts w:ascii="Calibri" w:hAnsi="Calibri"/>
                <w:sz w:val="12"/>
                <w:szCs w:val="12"/>
              </w:rPr>
              <w:t>*R-</w:t>
            </w:r>
            <w:proofErr w:type="gramStart"/>
            <w:r w:rsidRPr="005F3A69">
              <w:rPr>
                <w:rFonts w:ascii="Calibri" w:hAnsi="Calibri"/>
                <w:sz w:val="12"/>
                <w:szCs w:val="12"/>
              </w:rPr>
              <w:t>2.1;</w:t>
            </w:r>
            <w:proofErr w:type="gramEnd"/>
          </w:p>
          <w:p w14:paraId="11F55381" w14:textId="0A9E6C7E" w:rsidR="00B30893" w:rsidRPr="005F3A69" w:rsidRDefault="00B30893" w:rsidP="00300224">
            <w:pPr>
              <w:keepNext/>
              <w:rPr>
                <w:rFonts w:ascii="Calibri" w:hAnsi="Calibri"/>
                <w:sz w:val="12"/>
                <w:szCs w:val="12"/>
              </w:rPr>
            </w:pPr>
            <w:r w:rsidRPr="005F3A69">
              <w:rPr>
                <w:rFonts w:ascii="Calibri" w:hAnsi="Calibri"/>
                <w:sz w:val="12"/>
                <w:szCs w:val="12"/>
              </w:rPr>
              <w:t>*R-4.2,</w:t>
            </w:r>
          </w:p>
          <w:p w14:paraId="0B9133D7" w14:textId="77777777" w:rsidR="00B30893" w:rsidRPr="005F3A69" w:rsidRDefault="00B30893" w:rsidP="00300224">
            <w:pPr>
              <w:keepNext/>
              <w:rPr>
                <w:rFonts w:ascii="Calibri" w:hAnsi="Calibri"/>
                <w:sz w:val="12"/>
                <w:szCs w:val="12"/>
              </w:rPr>
            </w:pPr>
            <w:r w:rsidRPr="005F3A69">
              <w:rPr>
                <w:rFonts w:ascii="Calibri" w:hAnsi="Calibri"/>
                <w:sz w:val="12"/>
                <w:szCs w:val="12"/>
              </w:rPr>
              <w:t xml:space="preserve">*R-6, </w:t>
            </w:r>
          </w:p>
          <w:p w14:paraId="5C7E6684" w14:textId="77777777" w:rsidR="00B30893" w:rsidRPr="005F3A69" w:rsidRDefault="00B30893" w:rsidP="00300224">
            <w:pPr>
              <w:keepNext/>
              <w:rPr>
                <w:rFonts w:ascii="Calibri" w:hAnsi="Calibri"/>
                <w:sz w:val="12"/>
                <w:szCs w:val="12"/>
              </w:rPr>
            </w:pPr>
            <w:r w:rsidRPr="005F3A69">
              <w:rPr>
                <w:rFonts w:ascii="Calibri" w:hAnsi="Calibri"/>
                <w:sz w:val="12"/>
                <w:szCs w:val="12"/>
              </w:rPr>
              <w:t xml:space="preserve">*R-8, </w:t>
            </w:r>
          </w:p>
          <w:p w14:paraId="782FC49E" w14:textId="77777777" w:rsidR="00B30893" w:rsidRPr="005F3A69" w:rsidRDefault="00B30893" w:rsidP="00300224">
            <w:pPr>
              <w:keepNext/>
              <w:rPr>
                <w:rFonts w:ascii="Calibri" w:hAnsi="Calibri"/>
                <w:sz w:val="12"/>
                <w:szCs w:val="12"/>
              </w:rPr>
            </w:pPr>
            <w:r w:rsidRPr="005F3A69">
              <w:rPr>
                <w:rFonts w:ascii="Calibri" w:hAnsi="Calibri"/>
                <w:sz w:val="12"/>
                <w:szCs w:val="12"/>
              </w:rPr>
              <w:t xml:space="preserve">*R-10, </w:t>
            </w:r>
          </w:p>
          <w:p w14:paraId="5B96EC77" w14:textId="77777777" w:rsidR="00B30893" w:rsidRPr="005F3A69" w:rsidRDefault="00B30893" w:rsidP="00300224">
            <w:pPr>
              <w:keepNext/>
              <w:rPr>
                <w:rFonts w:ascii="Calibri" w:hAnsi="Calibri"/>
                <w:sz w:val="12"/>
                <w:szCs w:val="12"/>
              </w:rPr>
            </w:pPr>
            <w:r w:rsidRPr="005F3A69">
              <w:rPr>
                <w:rFonts w:ascii="Calibri" w:hAnsi="Calibri"/>
                <w:sz w:val="12"/>
                <w:szCs w:val="12"/>
              </w:rPr>
              <w:t>*R-</w:t>
            </w:r>
            <w:proofErr w:type="gramStart"/>
            <w:r w:rsidRPr="005F3A69">
              <w:rPr>
                <w:rFonts w:ascii="Calibri" w:hAnsi="Calibri"/>
                <w:sz w:val="12"/>
                <w:szCs w:val="12"/>
              </w:rPr>
              <w:t>12;</w:t>
            </w:r>
            <w:proofErr w:type="gramEnd"/>
            <w:r w:rsidRPr="005F3A69">
              <w:rPr>
                <w:rFonts w:ascii="Calibri" w:hAnsi="Calibri"/>
                <w:sz w:val="12"/>
                <w:szCs w:val="12"/>
              </w:rPr>
              <w:t xml:space="preserve">  </w:t>
            </w:r>
          </w:p>
          <w:p w14:paraId="47FA6FDD" w14:textId="77777777" w:rsidR="00B30893" w:rsidRPr="005F3A69" w:rsidRDefault="00B30893" w:rsidP="00300224">
            <w:pPr>
              <w:keepNext/>
              <w:rPr>
                <w:rFonts w:ascii="Calibri" w:hAnsi="Calibri"/>
                <w:b/>
                <w:sz w:val="12"/>
                <w:szCs w:val="12"/>
              </w:rPr>
            </w:pPr>
            <w:r w:rsidRPr="005F3A69">
              <w:rPr>
                <w:rFonts w:ascii="Calibri" w:hAnsi="Calibri"/>
                <w:b/>
                <w:sz w:val="12"/>
                <w:szCs w:val="12"/>
              </w:rPr>
              <w:t xml:space="preserve">check value: </w:t>
            </w:r>
          </w:p>
          <w:p w14:paraId="6DA25AEE" w14:textId="77777777" w:rsidR="00B30893" w:rsidRPr="005F3A69" w:rsidRDefault="00B30893" w:rsidP="00300224">
            <w:pPr>
              <w:keepNext/>
              <w:rPr>
                <w:rFonts w:ascii="Calibri" w:hAnsi="Calibri"/>
                <w:sz w:val="12"/>
                <w:szCs w:val="12"/>
              </w:rPr>
            </w:pPr>
            <w:r w:rsidRPr="005F3A69">
              <w:rPr>
                <w:rFonts w:ascii="Calibri" w:hAnsi="Calibri"/>
                <w:sz w:val="12"/>
                <w:szCs w:val="12"/>
              </w:rPr>
              <w:t xml:space="preserve">must be ≥ value in F05 to comply subject to the following exception: </w:t>
            </w:r>
          </w:p>
          <w:p w14:paraId="08876103" w14:textId="77777777" w:rsidR="00B30893" w:rsidRPr="005F3A69" w:rsidRDefault="00B30893" w:rsidP="00300224">
            <w:pPr>
              <w:keepNext/>
              <w:rPr>
                <w:rFonts w:ascii="Calibri" w:hAnsi="Calibri"/>
                <w:sz w:val="12"/>
                <w:szCs w:val="12"/>
              </w:rPr>
            </w:pPr>
            <w:r w:rsidRPr="005F3A69">
              <w:rPr>
                <w:rFonts w:ascii="Calibri" w:hAnsi="Calibri"/>
                <w:b/>
                <w:sz w:val="12"/>
                <w:szCs w:val="12"/>
              </w:rPr>
              <w:t>if</w:t>
            </w:r>
            <w:r w:rsidRPr="005F3A69">
              <w:rPr>
                <w:rFonts w:ascii="Calibri" w:hAnsi="Calibri"/>
                <w:sz w:val="12"/>
                <w:szCs w:val="12"/>
              </w:rPr>
              <w:t xml:space="preserve"> F10=</w:t>
            </w:r>
          </w:p>
          <w:p w14:paraId="4CA17001" w14:textId="61B8049E" w:rsidR="00B30893" w:rsidRPr="005F3A69" w:rsidRDefault="00B30893" w:rsidP="00300224">
            <w:pPr>
              <w:keepNext/>
              <w:rPr>
                <w:rFonts w:ascii="Calibri" w:hAnsi="Calibri"/>
                <w:sz w:val="12"/>
                <w:szCs w:val="12"/>
              </w:rPr>
            </w:pPr>
            <w:r w:rsidRPr="005F3A69">
              <w:rPr>
                <w:rFonts w:ascii="Calibri" w:hAnsi="Calibri"/>
                <w:sz w:val="12"/>
                <w:szCs w:val="12"/>
              </w:rPr>
              <w:t>*Ducts</w:t>
            </w:r>
            <w:r w:rsidR="00CE0270" w:rsidRPr="005F3A69">
              <w:rPr>
                <w:rFonts w:ascii="Calibri" w:hAnsi="Calibri"/>
                <w:sz w:val="12"/>
                <w:szCs w:val="12"/>
              </w:rPr>
              <w:t>&lt;</w:t>
            </w:r>
            <w:r w:rsidRPr="005F3A69">
              <w:rPr>
                <w:rFonts w:ascii="Calibri" w:hAnsi="Calibri"/>
                <w:sz w:val="12"/>
                <w:szCs w:val="12"/>
              </w:rPr>
              <w:t>R</w:t>
            </w:r>
            <w:r w:rsidR="00CE0270" w:rsidRPr="005F3A69">
              <w:rPr>
                <w:rFonts w:ascii="Calibri" w:hAnsi="Calibri"/>
                <w:sz w:val="12"/>
                <w:szCs w:val="12"/>
              </w:rPr>
              <w:t>-6</w:t>
            </w:r>
            <w:r w:rsidRPr="005F3A69">
              <w:rPr>
                <w:rFonts w:ascii="Calibri" w:hAnsi="Calibri"/>
                <w:sz w:val="12"/>
                <w:szCs w:val="12"/>
              </w:rPr>
              <w:t xml:space="preserve"> entirely in Conditioned Space,</w:t>
            </w:r>
          </w:p>
          <w:p w14:paraId="6852ADE1" w14:textId="6B96087F" w:rsidR="00B30893" w:rsidRPr="005F3A69" w:rsidRDefault="00B30893" w:rsidP="00300224">
            <w:pPr>
              <w:keepNext/>
              <w:rPr>
                <w:rFonts w:ascii="Calibri" w:hAnsi="Calibri"/>
                <w:sz w:val="12"/>
                <w:szCs w:val="12"/>
              </w:rPr>
            </w:pPr>
            <w:r w:rsidRPr="005F3A69">
              <w:rPr>
                <w:rFonts w:ascii="Calibri" w:hAnsi="Calibri"/>
                <w:b/>
                <w:sz w:val="12"/>
                <w:szCs w:val="12"/>
              </w:rPr>
              <w:t>then</w:t>
            </w:r>
            <w:r w:rsidRPr="005F3A69">
              <w:rPr>
                <w:rFonts w:ascii="Calibri" w:hAnsi="Calibri"/>
                <w:sz w:val="12"/>
                <w:szCs w:val="12"/>
              </w:rPr>
              <w:t xml:space="preserve"> </w:t>
            </w:r>
            <w:r w:rsidR="00CE0270" w:rsidRPr="005F3A69">
              <w:rPr>
                <w:rFonts w:ascii="Calibri" w:hAnsi="Calibri"/>
                <w:sz w:val="12"/>
                <w:szCs w:val="12"/>
              </w:rPr>
              <w:t>&lt;</w:t>
            </w:r>
            <w:r w:rsidRPr="005F3A69">
              <w:rPr>
                <w:rFonts w:ascii="Calibri" w:hAnsi="Calibri"/>
                <w:sz w:val="12"/>
                <w:szCs w:val="12"/>
              </w:rPr>
              <w:t>R-</w:t>
            </w:r>
            <w:r w:rsidR="00CE0270" w:rsidRPr="005F3A69">
              <w:rPr>
                <w:rFonts w:ascii="Calibri" w:hAnsi="Calibri"/>
                <w:sz w:val="12"/>
                <w:szCs w:val="12"/>
              </w:rPr>
              <w:t>6</w:t>
            </w:r>
            <w:r w:rsidRPr="005F3A69">
              <w:rPr>
                <w:rFonts w:ascii="Calibri" w:hAnsi="Calibri"/>
                <w:sz w:val="12"/>
                <w:szCs w:val="12"/>
              </w:rPr>
              <w:t xml:space="preserve"> complies.</w:t>
            </w:r>
          </w:p>
          <w:p w14:paraId="46E57092" w14:textId="77777777" w:rsidR="00B30893" w:rsidRPr="005F3A69" w:rsidRDefault="00B30893" w:rsidP="00300224">
            <w:pPr>
              <w:keepNext/>
              <w:rPr>
                <w:rFonts w:ascii="Calibri" w:hAnsi="Calibri"/>
                <w:sz w:val="12"/>
                <w:szCs w:val="12"/>
              </w:rPr>
            </w:pPr>
          </w:p>
          <w:p w14:paraId="6B1C7717" w14:textId="77777777" w:rsidR="00B30893" w:rsidRPr="005F3A69" w:rsidRDefault="00B30893" w:rsidP="00300224">
            <w:pPr>
              <w:keepNext/>
              <w:rPr>
                <w:rFonts w:ascii="Calibri" w:hAnsi="Calibri"/>
                <w:sz w:val="12"/>
                <w:szCs w:val="12"/>
              </w:rPr>
            </w:pPr>
          </w:p>
          <w:p w14:paraId="3E119655" w14:textId="77777777" w:rsidR="00B30893" w:rsidRPr="005F3A69" w:rsidRDefault="00B30893" w:rsidP="00300224">
            <w:pPr>
              <w:keepNext/>
              <w:rPr>
                <w:rFonts w:ascii="Calibri" w:hAnsi="Calibri"/>
                <w:sz w:val="12"/>
                <w:szCs w:val="12"/>
              </w:rPr>
            </w:pPr>
            <w:r w:rsidRPr="005F3A69">
              <w:rPr>
                <w:rFonts w:ascii="Calibri" w:hAnsi="Calibri"/>
                <w:sz w:val="12"/>
                <w:szCs w:val="12"/>
              </w:rPr>
              <w:t>flag non-compliant values and do not allow registration to proceed if not in compliance.</w:t>
            </w:r>
          </w:p>
        </w:tc>
        <w:tc>
          <w:tcPr>
            <w:tcW w:w="1274" w:type="dxa"/>
            <w:shd w:val="clear" w:color="auto" w:fill="auto"/>
            <w:tcMar>
              <w:left w:w="29" w:type="dxa"/>
              <w:right w:w="29" w:type="dxa"/>
            </w:tcMar>
          </w:tcPr>
          <w:p w14:paraId="43C100C9" w14:textId="77777777" w:rsidR="00B30893" w:rsidRPr="005F3A69" w:rsidRDefault="00B30893" w:rsidP="00300224">
            <w:pPr>
              <w:keepNext/>
              <w:rPr>
                <w:rFonts w:ascii="Calibri" w:hAnsi="Calibri"/>
                <w:sz w:val="12"/>
                <w:szCs w:val="12"/>
              </w:rPr>
            </w:pPr>
            <w:r w:rsidRPr="005F3A69">
              <w:rPr>
                <w:rFonts w:ascii="Calibri" w:hAnsi="Calibri"/>
                <w:sz w:val="12"/>
                <w:szCs w:val="12"/>
              </w:rPr>
              <w:t xml:space="preserve">&lt;&lt; </w:t>
            </w:r>
            <w:r w:rsidRPr="005F3A69">
              <w:rPr>
                <w:rFonts w:ascii="Calibri" w:hAnsi="Calibri"/>
                <w:b/>
                <w:sz w:val="12"/>
                <w:szCs w:val="12"/>
              </w:rPr>
              <w:t>if</w:t>
            </w:r>
            <w:r w:rsidRPr="005F3A69">
              <w:rPr>
                <w:rFonts w:ascii="Calibri" w:hAnsi="Calibri"/>
                <w:sz w:val="12"/>
                <w:szCs w:val="12"/>
              </w:rPr>
              <w:t xml:space="preserve"> F04=no, then value=n/a,</w:t>
            </w:r>
          </w:p>
          <w:p w14:paraId="5E480AEA" w14:textId="77777777" w:rsidR="00B30893" w:rsidRPr="005F3A69" w:rsidRDefault="00B30893" w:rsidP="00300224">
            <w:pPr>
              <w:keepNext/>
              <w:rPr>
                <w:rFonts w:ascii="Calibri" w:hAnsi="Calibri"/>
                <w:sz w:val="12"/>
                <w:szCs w:val="12"/>
              </w:rPr>
            </w:pPr>
          </w:p>
          <w:p w14:paraId="0CD7A26E" w14:textId="77777777" w:rsidR="00B30893" w:rsidRPr="005F3A69" w:rsidRDefault="00B30893" w:rsidP="00300224">
            <w:pPr>
              <w:keepNext/>
              <w:rPr>
                <w:rFonts w:ascii="Calibri" w:hAnsi="Calibri"/>
                <w:sz w:val="12"/>
                <w:szCs w:val="12"/>
              </w:rPr>
            </w:pPr>
            <w:r w:rsidRPr="005F3A69">
              <w:rPr>
                <w:rFonts w:ascii="Calibri" w:hAnsi="Calibri"/>
                <w:b/>
                <w:sz w:val="12"/>
                <w:szCs w:val="12"/>
              </w:rPr>
              <w:t>else</w:t>
            </w:r>
            <w:r w:rsidRPr="005F3A69">
              <w:rPr>
                <w:rFonts w:ascii="Calibri" w:hAnsi="Calibri"/>
                <w:sz w:val="12"/>
                <w:szCs w:val="12"/>
              </w:rPr>
              <w:t xml:space="preserve"> default text value=No </w:t>
            </w:r>
            <w:proofErr w:type="gramStart"/>
            <w:r w:rsidR="00BC6224" w:rsidRPr="005F3A69">
              <w:rPr>
                <w:rFonts w:ascii="Calibri" w:hAnsi="Calibri"/>
                <w:sz w:val="12"/>
                <w:szCs w:val="12"/>
              </w:rPr>
              <w:t>Exceptions</w:t>
            </w:r>
            <w:r w:rsidRPr="005F3A69">
              <w:rPr>
                <w:rFonts w:ascii="Calibri" w:hAnsi="Calibri"/>
                <w:sz w:val="12"/>
                <w:szCs w:val="12"/>
              </w:rPr>
              <w:t>;</w:t>
            </w:r>
            <w:proofErr w:type="gramEnd"/>
          </w:p>
          <w:p w14:paraId="477F0D42" w14:textId="77777777" w:rsidR="00B30893" w:rsidRPr="005F3A69" w:rsidRDefault="00B30893" w:rsidP="00300224">
            <w:pPr>
              <w:keepNext/>
              <w:rPr>
                <w:rFonts w:ascii="Calibri" w:hAnsi="Calibri"/>
                <w:sz w:val="12"/>
                <w:szCs w:val="12"/>
              </w:rPr>
            </w:pPr>
          </w:p>
          <w:p w14:paraId="53E1FB07" w14:textId="438A362C" w:rsidR="00B30893" w:rsidRPr="005F3A69" w:rsidRDefault="00B30893" w:rsidP="00A84A91">
            <w:pPr>
              <w:keepNext/>
              <w:rPr>
                <w:rFonts w:ascii="Calibri" w:hAnsi="Calibri"/>
                <w:sz w:val="12"/>
                <w:szCs w:val="12"/>
              </w:rPr>
            </w:pPr>
            <w:r w:rsidRPr="005F3A69">
              <w:rPr>
                <w:rFonts w:ascii="Calibri" w:hAnsi="Calibri"/>
                <w:sz w:val="12"/>
                <w:szCs w:val="12"/>
              </w:rPr>
              <w:t xml:space="preserve">allow user to override the default and </w:t>
            </w:r>
            <w:r w:rsidRPr="005F3A69">
              <w:rPr>
                <w:rFonts w:ascii="Calibri" w:hAnsi="Calibri"/>
                <w:b/>
                <w:sz w:val="12"/>
                <w:szCs w:val="12"/>
              </w:rPr>
              <w:t xml:space="preserve">select </w:t>
            </w:r>
            <w:r w:rsidR="00A84A91" w:rsidRPr="005F3A69">
              <w:rPr>
                <w:rFonts w:ascii="Calibri" w:hAnsi="Calibri"/>
                <w:b/>
                <w:sz w:val="12"/>
                <w:szCs w:val="12"/>
              </w:rPr>
              <w:t>*</w:t>
            </w:r>
            <w:r w:rsidR="006D0CB5" w:rsidRPr="005F3A69">
              <w:rPr>
                <w:rFonts w:ascii="Calibri" w:hAnsi="Calibri"/>
                <w:b/>
                <w:sz w:val="12"/>
                <w:szCs w:val="12"/>
              </w:rPr>
              <w:t xml:space="preserve">portions of uninsulated or &lt;R-6 ducts in conditioned </w:t>
            </w:r>
            <w:proofErr w:type="gramStart"/>
            <w:r w:rsidR="006D0CB5" w:rsidRPr="005F3A69">
              <w:rPr>
                <w:rFonts w:ascii="Calibri" w:hAnsi="Calibri"/>
                <w:b/>
                <w:sz w:val="12"/>
                <w:szCs w:val="12"/>
              </w:rPr>
              <w:t>space</w:t>
            </w:r>
            <w:r w:rsidRPr="005F3A69">
              <w:rPr>
                <w:rFonts w:ascii="Calibri" w:hAnsi="Calibri"/>
                <w:sz w:val="12"/>
                <w:szCs w:val="12"/>
              </w:rPr>
              <w:t>;</w:t>
            </w:r>
            <w:proofErr w:type="gramEnd"/>
          </w:p>
          <w:p w14:paraId="1F6825CB" w14:textId="77777777" w:rsidR="00B30893" w:rsidRPr="005F3A69" w:rsidRDefault="00B30893" w:rsidP="00300224">
            <w:pPr>
              <w:keepNext/>
              <w:rPr>
                <w:rFonts w:ascii="Calibri" w:hAnsi="Calibri"/>
                <w:b/>
                <w:sz w:val="12"/>
                <w:szCs w:val="12"/>
              </w:rPr>
            </w:pPr>
            <w:r w:rsidRPr="005F3A69">
              <w:rPr>
                <w:rFonts w:ascii="Calibri" w:hAnsi="Calibri"/>
                <w:b/>
                <w:sz w:val="12"/>
                <w:szCs w:val="12"/>
              </w:rPr>
              <w:t>ALSO</w:t>
            </w:r>
          </w:p>
          <w:p w14:paraId="797EA5F3" w14:textId="77777777" w:rsidR="00B30893" w:rsidRPr="005F3A69" w:rsidRDefault="00B30893" w:rsidP="00300224">
            <w:pPr>
              <w:keepNext/>
              <w:rPr>
                <w:rFonts w:ascii="Calibri" w:hAnsi="Calibri"/>
                <w:sz w:val="12"/>
                <w:szCs w:val="12"/>
              </w:rPr>
            </w:pPr>
            <w:r w:rsidRPr="005F3A69">
              <w:rPr>
                <w:rFonts w:ascii="Calibri" w:hAnsi="Calibri"/>
                <w:b/>
                <w:sz w:val="12"/>
                <w:szCs w:val="12"/>
              </w:rPr>
              <w:t>if</w:t>
            </w:r>
            <w:r w:rsidRPr="005F3A69">
              <w:rPr>
                <w:rFonts w:ascii="Calibri" w:hAnsi="Calibri"/>
                <w:sz w:val="12"/>
                <w:szCs w:val="12"/>
              </w:rPr>
              <w:t xml:space="preserve"> value in </w:t>
            </w:r>
            <w:r w:rsidR="00E51D7F" w:rsidRPr="005F3A69">
              <w:rPr>
                <w:rFonts w:ascii="Calibri" w:hAnsi="Calibri"/>
                <w:sz w:val="12"/>
                <w:szCs w:val="12"/>
              </w:rPr>
              <w:t xml:space="preserve">both </w:t>
            </w:r>
            <w:r w:rsidRPr="005F3A69">
              <w:rPr>
                <w:rFonts w:ascii="Calibri" w:hAnsi="Calibri"/>
                <w:sz w:val="12"/>
                <w:szCs w:val="12"/>
              </w:rPr>
              <w:t>F06 and F08= conditioned space-entirely,</w:t>
            </w:r>
          </w:p>
          <w:p w14:paraId="0AB146E1" w14:textId="77777777" w:rsidR="00B30893" w:rsidRPr="005F3A69" w:rsidRDefault="00B30893" w:rsidP="00300224">
            <w:pPr>
              <w:keepNext/>
              <w:rPr>
                <w:rFonts w:ascii="Calibri" w:hAnsi="Calibri"/>
                <w:sz w:val="12"/>
                <w:szCs w:val="12"/>
              </w:rPr>
            </w:pPr>
            <w:r w:rsidRPr="005F3A69">
              <w:rPr>
                <w:rFonts w:ascii="Calibri" w:hAnsi="Calibri"/>
                <w:b/>
                <w:sz w:val="12"/>
                <w:szCs w:val="12"/>
              </w:rPr>
              <w:t>then</w:t>
            </w:r>
            <w:r w:rsidRPr="005F3A69">
              <w:rPr>
                <w:rFonts w:ascii="Calibri" w:hAnsi="Calibri"/>
                <w:sz w:val="12"/>
                <w:szCs w:val="12"/>
              </w:rPr>
              <w:t xml:space="preserve"> </w:t>
            </w:r>
            <w:r w:rsidRPr="005F3A69">
              <w:rPr>
                <w:rFonts w:ascii="Calibri" w:hAnsi="Calibri"/>
                <w:b/>
                <w:sz w:val="12"/>
                <w:szCs w:val="12"/>
              </w:rPr>
              <w:t>also</w:t>
            </w:r>
            <w:r w:rsidRPr="005F3A69">
              <w:rPr>
                <w:rFonts w:ascii="Calibri" w:hAnsi="Calibri"/>
                <w:sz w:val="12"/>
                <w:szCs w:val="12"/>
              </w:rPr>
              <w:t xml:space="preserve"> allow user to select the following value:</w:t>
            </w:r>
          </w:p>
          <w:p w14:paraId="4DF8D2EB" w14:textId="1CCC48C5" w:rsidR="00B30893" w:rsidRPr="005F3A69" w:rsidRDefault="00B30893" w:rsidP="00300224">
            <w:pPr>
              <w:keepNext/>
              <w:rPr>
                <w:rFonts w:ascii="Calibri" w:hAnsi="Calibri"/>
                <w:sz w:val="12"/>
                <w:szCs w:val="12"/>
              </w:rPr>
            </w:pPr>
            <w:r w:rsidRPr="005F3A69">
              <w:rPr>
                <w:rFonts w:ascii="Calibri" w:hAnsi="Calibri"/>
                <w:sz w:val="12"/>
                <w:szCs w:val="12"/>
              </w:rPr>
              <w:t xml:space="preserve">**Ducts </w:t>
            </w:r>
            <w:r w:rsidR="00A84A91" w:rsidRPr="005F3A69">
              <w:rPr>
                <w:rFonts w:ascii="Calibri" w:hAnsi="Calibri"/>
                <w:sz w:val="12"/>
                <w:szCs w:val="12"/>
              </w:rPr>
              <w:t>uninsulated or &lt;R-6 ducts</w:t>
            </w:r>
            <w:r w:rsidRPr="005F3A69">
              <w:rPr>
                <w:rFonts w:ascii="Calibri" w:hAnsi="Calibri"/>
                <w:sz w:val="12"/>
                <w:szCs w:val="12"/>
              </w:rPr>
              <w:t xml:space="preserve"> entirely in conditioned space</w:t>
            </w:r>
          </w:p>
        </w:tc>
        <w:tc>
          <w:tcPr>
            <w:tcW w:w="1274" w:type="dxa"/>
            <w:shd w:val="clear" w:color="auto" w:fill="auto"/>
            <w:tcMar>
              <w:left w:w="29" w:type="dxa"/>
              <w:right w:w="29" w:type="dxa"/>
            </w:tcMar>
          </w:tcPr>
          <w:p w14:paraId="5DC06F84" w14:textId="77777777" w:rsidR="00C92045" w:rsidRPr="005F3A69" w:rsidRDefault="00B30893" w:rsidP="00C92045">
            <w:pPr>
              <w:keepNext/>
              <w:rPr>
                <w:rFonts w:ascii="Calibri" w:hAnsi="Calibri"/>
                <w:sz w:val="10"/>
                <w:szCs w:val="10"/>
              </w:rPr>
            </w:pPr>
            <w:r w:rsidRPr="005F3A69">
              <w:rPr>
                <w:rFonts w:ascii="Calibri" w:hAnsi="Calibri"/>
                <w:sz w:val="12"/>
                <w:szCs w:val="12"/>
              </w:rPr>
              <w:t>&lt;&lt;</w:t>
            </w:r>
            <w:r w:rsidR="00C92045" w:rsidRPr="005F3A69">
              <w:rPr>
                <w:rFonts w:ascii="Calibri" w:hAnsi="Calibri"/>
                <w:b/>
                <w:sz w:val="10"/>
                <w:szCs w:val="10"/>
              </w:rPr>
              <w:t>if</w:t>
            </w:r>
            <w:r w:rsidR="00C92045" w:rsidRPr="005F3A69">
              <w:rPr>
                <w:rFonts w:ascii="Calibri" w:hAnsi="Calibri"/>
                <w:sz w:val="10"/>
                <w:szCs w:val="10"/>
              </w:rPr>
              <w:t xml:space="preserve"> system type in C03 or C07 is one of the following four system types:</w:t>
            </w:r>
          </w:p>
          <w:p w14:paraId="3A82F53E" w14:textId="77777777" w:rsidR="00C92045" w:rsidRPr="005F3A69" w:rsidRDefault="00C92045" w:rsidP="00C92045">
            <w:pPr>
              <w:keepNext/>
              <w:rPr>
                <w:rFonts w:ascii="Calibri" w:hAnsi="Calibri"/>
                <w:sz w:val="10"/>
                <w:szCs w:val="10"/>
              </w:rPr>
            </w:pPr>
            <w:r w:rsidRPr="005F3A69">
              <w:rPr>
                <w:rFonts w:ascii="Calibri" w:hAnsi="Calibri"/>
                <w:sz w:val="10"/>
                <w:szCs w:val="10"/>
              </w:rPr>
              <w:t>*</w:t>
            </w:r>
            <w:proofErr w:type="gramStart"/>
            <w:r w:rsidRPr="005F3A69">
              <w:rPr>
                <w:rFonts w:ascii="Calibri" w:hAnsi="Calibri"/>
                <w:sz w:val="10"/>
                <w:szCs w:val="10"/>
              </w:rPr>
              <w:t>multisplit</w:t>
            </w:r>
            <w:proofErr w:type="gramEnd"/>
            <w:r w:rsidRPr="005F3A69">
              <w:rPr>
                <w:rFonts w:ascii="Calibri" w:hAnsi="Calibri"/>
                <w:sz w:val="10"/>
                <w:szCs w:val="10"/>
              </w:rPr>
              <w:t xml:space="preserve"> HP-ducted</w:t>
            </w:r>
          </w:p>
          <w:p w14:paraId="4D0720A4" w14:textId="77777777" w:rsidR="00C92045" w:rsidRPr="005F3A69" w:rsidRDefault="00C92045" w:rsidP="00C92045">
            <w:pPr>
              <w:keepNext/>
              <w:rPr>
                <w:rFonts w:ascii="Calibri" w:hAnsi="Calibri"/>
                <w:sz w:val="10"/>
                <w:szCs w:val="10"/>
              </w:rPr>
            </w:pPr>
            <w:r w:rsidRPr="005F3A69">
              <w:rPr>
                <w:rFonts w:ascii="Calibri" w:hAnsi="Calibri"/>
                <w:sz w:val="10"/>
                <w:szCs w:val="10"/>
              </w:rPr>
              <w:t>*</w:t>
            </w:r>
            <w:proofErr w:type="gramStart"/>
            <w:r w:rsidRPr="005F3A69">
              <w:rPr>
                <w:rFonts w:ascii="Calibri" w:hAnsi="Calibri"/>
                <w:sz w:val="10"/>
                <w:szCs w:val="10"/>
              </w:rPr>
              <w:t>multisplit</w:t>
            </w:r>
            <w:proofErr w:type="gramEnd"/>
            <w:r w:rsidRPr="005F3A69">
              <w:rPr>
                <w:rFonts w:ascii="Calibri" w:hAnsi="Calibri"/>
                <w:sz w:val="10"/>
                <w:szCs w:val="10"/>
              </w:rPr>
              <w:t xml:space="preserve"> HP-</w:t>
            </w:r>
            <w:proofErr w:type="spellStart"/>
            <w:r w:rsidRPr="005F3A69">
              <w:rPr>
                <w:rFonts w:ascii="Calibri" w:hAnsi="Calibri"/>
                <w:sz w:val="10"/>
                <w:szCs w:val="10"/>
              </w:rPr>
              <w:t>ducted+ductless</w:t>
            </w:r>
            <w:proofErr w:type="spellEnd"/>
          </w:p>
          <w:p w14:paraId="257C1A9B" w14:textId="77777777" w:rsidR="00C92045" w:rsidRPr="005F3A69" w:rsidRDefault="00C92045" w:rsidP="00C92045">
            <w:pPr>
              <w:keepNext/>
              <w:rPr>
                <w:rFonts w:ascii="Calibri" w:hAnsi="Calibri"/>
                <w:sz w:val="10"/>
                <w:szCs w:val="10"/>
              </w:rPr>
            </w:pPr>
            <w:r w:rsidRPr="005F3A69">
              <w:rPr>
                <w:rFonts w:ascii="Calibri" w:hAnsi="Calibri"/>
                <w:sz w:val="10"/>
                <w:szCs w:val="10"/>
              </w:rPr>
              <w:t>*</w:t>
            </w:r>
            <w:proofErr w:type="gramStart"/>
            <w:r w:rsidRPr="005F3A69">
              <w:rPr>
                <w:rFonts w:ascii="Calibri" w:hAnsi="Calibri"/>
                <w:sz w:val="10"/>
                <w:szCs w:val="10"/>
              </w:rPr>
              <w:t>multisplit</w:t>
            </w:r>
            <w:proofErr w:type="gramEnd"/>
            <w:r w:rsidRPr="005F3A69">
              <w:rPr>
                <w:rFonts w:ascii="Calibri" w:hAnsi="Calibri"/>
                <w:sz w:val="10"/>
                <w:szCs w:val="10"/>
              </w:rPr>
              <w:t xml:space="preserve"> AC-ducted</w:t>
            </w:r>
          </w:p>
          <w:p w14:paraId="25157CC9" w14:textId="77777777" w:rsidR="00C92045" w:rsidRPr="005F3A69" w:rsidRDefault="00C92045" w:rsidP="00C92045">
            <w:pPr>
              <w:keepNext/>
              <w:rPr>
                <w:rFonts w:ascii="Calibri" w:hAnsi="Calibri"/>
                <w:sz w:val="10"/>
                <w:szCs w:val="10"/>
              </w:rPr>
            </w:pPr>
            <w:r w:rsidRPr="005F3A69">
              <w:rPr>
                <w:rFonts w:ascii="Calibri" w:hAnsi="Calibri"/>
                <w:sz w:val="10"/>
                <w:szCs w:val="10"/>
              </w:rPr>
              <w:t>*</w:t>
            </w:r>
            <w:proofErr w:type="gramStart"/>
            <w:r w:rsidRPr="005F3A69">
              <w:rPr>
                <w:rFonts w:ascii="Calibri" w:hAnsi="Calibri"/>
                <w:sz w:val="10"/>
                <w:szCs w:val="10"/>
              </w:rPr>
              <w:t>multisplit</w:t>
            </w:r>
            <w:proofErr w:type="gramEnd"/>
            <w:r w:rsidRPr="005F3A69">
              <w:rPr>
                <w:rFonts w:ascii="Calibri" w:hAnsi="Calibri"/>
                <w:sz w:val="10"/>
                <w:szCs w:val="10"/>
              </w:rPr>
              <w:t xml:space="preserve"> AC-</w:t>
            </w:r>
            <w:proofErr w:type="spellStart"/>
            <w:r w:rsidRPr="005F3A69">
              <w:rPr>
                <w:rFonts w:ascii="Calibri" w:hAnsi="Calibri"/>
                <w:sz w:val="10"/>
                <w:szCs w:val="10"/>
              </w:rPr>
              <w:t>ducted+ductless</w:t>
            </w:r>
            <w:proofErr w:type="spellEnd"/>
            <w:r w:rsidRPr="005F3A69">
              <w:rPr>
                <w:rFonts w:ascii="Calibri" w:hAnsi="Calibri"/>
                <w:sz w:val="10"/>
                <w:szCs w:val="10"/>
              </w:rPr>
              <w:t>,</w:t>
            </w:r>
          </w:p>
          <w:p w14:paraId="4460E1A4" w14:textId="77777777" w:rsidR="00C92045" w:rsidRPr="005F3A69" w:rsidRDefault="00C92045" w:rsidP="00C92045">
            <w:pPr>
              <w:keepNext/>
              <w:rPr>
                <w:rFonts w:ascii="Calibri" w:hAnsi="Calibri"/>
                <w:sz w:val="10"/>
                <w:szCs w:val="10"/>
              </w:rPr>
            </w:pPr>
            <w:r w:rsidRPr="005F3A69">
              <w:rPr>
                <w:rFonts w:ascii="Calibri" w:hAnsi="Calibri"/>
                <w:b/>
                <w:sz w:val="10"/>
                <w:szCs w:val="10"/>
              </w:rPr>
              <w:t>then</w:t>
            </w:r>
            <w:r w:rsidRPr="005F3A69">
              <w:rPr>
                <w:rFonts w:ascii="Calibri" w:hAnsi="Calibri"/>
                <w:sz w:val="10"/>
                <w:szCs w:val="10"/>
              </w:rPr>
              <w:t xml:space="preserve"> value=no,</w:t>
            </w:r>
          </w:p>
          <w:p w14:paraId="53BD3A60" w14:textId="77777777" w:rsidR="00C92045" w:rsidRPr="005F3A69" w:rsidRDefault="00C92045" w:rsidP="00300224">
            <w:pPr>
              <w:keepNext/>
              <w:rPr>
                <w:rFonts w:ascii="Calibri" w:hAnsi="Calibri"/>
                <w:sz w:val="12"/>
                <w:szCs w:val="12"/>
              </w:rPr>
            </w:pPr>
          </w:p>
          <w:p w14:paraId="1D756100" w14:textId="77777777" w:rsidR="00B30893" w:rsidRPr="005F3A69" w:rsidRDefault="00C92045" w:rsidP="00300224">
            <w:pPr>
              <w:keepNext/>
              <w:rPr>
                <w:rFonts w:ascii="Calibri" w:hAnsi="Calibri"/>
                <w:sz w:val="12"/>
                <w:szCs w:val="12"/>
              </w:rPr>
            </w:pPr>
            <w:r w:rsidRPr="005F3A69">
              <w:rPr>
                <w:rFonts w:ascii="Calibri" w:hAnsi="Calibri"/>
                <w:b/>
                <w:sz w:val="12"/>
                <w:szCs w:val="12"/>
              </w:rPr>
              <w:t>else</w:t>
            </w:r>
            <w:r w:rsidR="00B30893" w:rsidRPr="005F3A69">
              <w:rPr>
                <w:rFonts w:ascii="Calibri" w:hAnsi="Calibri"/>
                <w:b/>
                <w:sz w:val="12"/>
                <w:szCs w:val="12"/>
              </w:rPr>
              <w:t>if</w:t>
            </w:r>
            <w:r w:rsidR="00B30893" w:rsidRPr="005F3A69">
              <w:rPr>
                <w:rFonts w:ascii="Calibri" w:hAnsi="Calibri"/>
                <w:sz w:val="12"/>
                <w:szCs w:val="12"/>
              </w:rPr>
              <w:t xml:space="preserve"> system type in C03 or C07 is one of the following system types:</w:t>
            </w:r>
          </w:p>
          <w:p w14:paraId="3B16F499" w14:textId="77777777" w:rsidR="00B30893" w:rsidRPr="005F3A69" w:rsidRDefault="00B30893" w:rsidP="00300224">
            <w:pPr>
              <w:keepNext/>
              <w:rPr>
                <w:rFonts w:ascii="Calibri" w:hAnsi="Calibri"/>
                <w:sz w:val="12"/>
                <w:szCs w:val="12"/>
              </w:rPr>
            </w:pPr>
            <w:r w:rsidRPr="005F3A69">
              <w:rPr>
                <w:rFonts w:ascii="Calibri" w:hAnsi="Calibri"/>
                <w:sz w:val="12"/>
                <w:szCs w:val="12"/>
              </w:rPr>
              <w:t>*</w:t>
            </w:r>
            <w:proofErr w:type="gramStart"/>
            <w:r w:rsidRPr="005F3A69">
              <w:rPr>
                <w:rFonts w:ascii="Calibri" w:hAnsi="Calibri"/>
                <w:sz w:val="12"/>
                <w:szCs w:val="12"/>
              </w:rPr>
              <w:t>central</w:t>
            </w:r>
            <w:proofErr w:type="gramEnd"/>
            <w:r w:rsidRPr="005F3A69">
              <w:rPr>
                <w:rFonts w:ascii="Calibri" w:hAnsi="Calibri"/>
                <w:sz w:val="12"/>
                <w:szCs w:val="12"/>
              </w:rPr>
              <w:t xml:space="preserve"> split AC;</w:t>
            </w:r>
          </w:p>
          <w:p w14:paraId="7AB262E0" w14:textId="77777777" w:rsidR="00B30893" w:rsidRPr="005F3A69" w:rsidRDefault="00B30893" w:rsidP="00300224">
            <w:pPr>
              <w:keepNext/>
              <w:rPr>
                <w:rFonts w:ascii="Calibri" w:hAnsi="Calibri"/>
                <w:sz w:val="12"/>
                <w:szCs w:val="12"/>
              </w:rPr>
            </w:pPr>
            <w:r w:rsidRPr="005F3A69">
              <w:rPr>
                <w:rFonts w:ascii="Calibri" w:hAnsi="Calibri"/>
                <w:sz w:val="12"/>
                <w:szCs w:val="12"/>
              </w:rPr>
              <w:t>*</w:t>
            </w:r>
            <w:proofErr w:type="gramStart"/>
            <w:r w:rsidRPr="005F3A69">
              <w:rPr>
                <w:rFonts w:ascii="Calibri" w:hAnsi="Calibri"/>
                <w:sz w:val="12"/>
                <w:szCs w:val="12"/>
              </w:rPr>
              <w:t>central</w:t>
            </w:r>
            <w:proofErr w:type="gramEnd"/>
            <w:r w:rsidRPr="005F3A69">
              <w:rPr>
                <w:rFonts w:ascii="Calibri" w:hAnsi="Calibri"/>
                <w:sz w:val="12"/>
                <w:szCs w:val="12"/>
              </w:rPr>
              <w:t xml:space="preserve"> split HP</w:t>
            </w:r>
          </w:p>
          <w:p w14:paraId="28882EA7" w14:textId="77777777" w:rsidR="00B30893" w:rsidRPr="005F3A69" w:rsidRDefault="00B30893" w:rsidP="00300224">
            <w:pPr>
              <w:keepNext/>
              <w:rPr>
                <w:rFonts w:ascii="Calibri" w:hAnsi="Calibri"/>
                <w:sz w:val="12"/>
                <w:szCs w:val="12"/>
              </w:rPr>
            </w:pPr>
            <w:r w:rsidRPr="005F3A69">
              <w:rPr>
                <w:rFonts w:ascii="Calibri" w:hAnsi="Calibri"/>
                <w:sz w:val="12"/>
                <w:szCs w:val="12"/>
              </w:rPr>
              <w:t xml:space="preserve">*central packaged </w:t>
            </w:r>
            <w:proofErr w:type="gramStart"/>
            <w:r w:rsidRPr="005F3A69">
              <w:rPr>
                <w:rFonts w:ascii="Calibri" w:hAnsi="Calibri"/>
                <w:sz w:val="12"/>
                <w:szCs w:val="12"/>
              </w:rPr>
              <w:t>AC ;</w:t>
            </w:r>
            <w:proofErr w:type="gramEnd"/>
          </w:p>
          <w:p w14:paraId="0B727923" w14:textId="77777777" w:rsidR="00B30893" w:rsidRPr="005F3A69" w:rsidRDefault="00B30893" w:rsidP="00300224">
            <w:pPr>
              <w:keepNext/>
              <w:rPr>
                <w:rFonts w:ascii="Calibri" w:hAnsi="Calibri"/>
                <w:sz w:val="12"/>
                <w:szCs w:val="12"/>
              </w:rPr>
            </w:pPr>
            <w:r w:rsidRPr="005F3A69">
              <w:rPr>
                <w:rFonts w:ascii="Calibri" w:hAnsi="Calibri"/>
                <w:sz w:val="12"/>
                <w:szCs w:val="12"/>
              </w:rPr>
              <w:t>*</w:t>
            </w:r>
            <w:proofErr w:type="gramStart"/>
            <w:r w:rsidRPr="005F3A69">
              <w:rPr>
                <w:rFonts w:ascii="Calibri" w:hAnsi="Calibri"/>
                <w:sz w:val="12"/>
                <w:szCs w:val="12"/>
              </w:rPr>
              <w:t>central</w:t>
            </w:r>
            <w:proofErr w:type="gramEnd"/>
            <w:r w:rsidRPr="005F3A69">
              <w:rPr>
                <w:rFonts w:ascii="Calibri" w:hAnsi="Calibri"/>
                <w:sz w:val="12"/>
                <w:szCs w:val="12"/>
              </w:rPr>
              <w:t xml:space="preserve"> packaged HP</w:t>
            </w:r>
          </w:p>
          <w:p w14:paraId="419DFD98" w14:textId="77777777" w:rsidR="00B30893" w:rsidRPr="005F3A69" w:rsidRDefault="00B30893" w:rsidP="00300224">
            <w:pPr>
              <w:keepNext/>
              <w:rPr>
                <w:rFonts w:ascii="Calibri" w:hAnsi="Calibri"/>
                <w:sz w:val="12"/>
                <w:szCs w:val="12"/>
              </w:rPr>
            </w:pPr>
            <w:r w:rsidRPr="005F3A69">
              <w:rPr>
                <w:rFonts w:ascii="Calibri" w:hAnsi="Calibri"/>
                <w:sz w:val="12"/>
                <w:szCs w:val="12"/>
              </w:rPr>
              <w:t>*</w:t>
            </w:r>
            <w:proofErr w:type="gramStart"/>
            <w:r w:rsidRPr="005F3A69">
              <w:rPr>
                <w:rFonts w:ascii="Calibri" w:hAnsi="Calibri"/>
                <w:sz w:val="12"/>
                <w:szCs w:val="12"/>
              </w:rPr>
              <w:t>central</w:t>
            </w:r>
            <w:proofErr w:type="gramEnd"/>
            <w:r w:rsidRPr="005F3A69">
              <w:rPr>
                <w:rFonts w:ascii="Calibri" w:hAnsi="Calibri"/>
                <w:sz w:val="12"/>
                <w:szCs w:val="12"/>
              </w:rPr>
              <w:t xml:space="preserve"> large packaged AC</w:t>
            </w:r>
          </w:p>
          <w:p w14:paraId="65168DCD" w14:textId="77777777" w:rsidR="00B30893" w:rsidRPr="005F3A69" w:rsidRDefault="00B30893" w:rsidP="00300224">
            <w:pPr>
              <w:keepNext/>
              <w:rPr>
                <w:rFonts w:ascii="Calibri" w:hAnsi="Calibri"/>
                <w:sz w:val="12"/>
                <w:szCs w:val="12"/>
              </w:rPr>
            </w:pPr>
            <w:r w:rsidRPr="005F3A69">
              <w:rPr>
                <w:rFonts w:ascii="Calibri" w:hAnsi="Calibri"/>
                <w:sz w:val="12"/>
                <w:szCs w:val="12"/>
              </w:rPr>
              <w:t>*</w:t>
            </w:r>
            <w:proofErr w:type="gramStart"/>
            <w:r w:rsidRPr="005F3A69">
              <w:rPr>
                <w:rFonts w:ascii="Calibri" w:hAnsi="Calibri"/>
                <w:sz w:val="12"/>
                <w:szCs w:val="12"/>
              </w:rPr>
              <w:t>central</w:t>
            </w:r>
            <w:proofErr w:type="gramEnd"/>
            <w:r w:rsidRPr="005F3A69">
              <w:rPr>
                <w:rFonts w:ascii="Calibri" w:hAnsi="Calibri"/>
                <w:sz w:val="12"/>
                <w:szCs w:val="12"/>
              </w:rPr>
              <w:t xml:space="preserve"> large packaged HP,</w:t>
            </w:r>
          </w:p>
          <w:p w14:paraId="2D4AECA8" w14:textId="77777777" w:rsidR="00B30893" w:rsidRPr="005F3A69" w:rsidRDefault="00B30893" w:rsidP="00300224">
            <w:pPr>
              <w:keepNext/>
              <w:rPr>
                <w:rFonts w:ascii="Calibri" w:hAnsi="Calibri"/>
                <w:sz w:val="12"/>
                <w:szCs w:val="12"/>
              </w:rPr>
            </w:pPr>
            <w:r w:rsidRPr="005F3A69">
              <w:rPr>
                <w:rFonts w:ascii="Calibri" w:hAnsi="Calibri"/>
                <w:b/>
                <w:sz w:val="12"/>
                <w:szCs w:val="12"/>
              </w:rPr>
              <w:t>then</w:t>
            </w:r>
            <w:r w:rsidRPr="005F3A69">
              <w:rPr>
                <w:rFonts w:ascii="Calibri" w:hAnsi="Calibri"/>
                <w:sz w:val="12"/>
                <w:szCs w:val="12"/>
              </w:rPr>
              <w:t xml:space="preserve"> value=Yes,</w:t>
            </w:r>
          </w:p>
          <w:p w14:paraId="2E65B430" w14:textId="77777777" w:rsidR="00B30893" w:rsidRPr="005F3A69" w:rsidRDefault="00B30893" w:rsidP="00300224">
            <w:pPr>
              <w:keepNext/>
              <w:rPr>
                <w:rFonts w:ascii="Calibri" w:hAnsi="Calibri"/>
                <w:sz w:val="12"/>
                <w:szCs w:val="12"/>
              </w:rPr>
            </w:pPr>
          </w:p>
          <w:p w14:paraId="0EBE5009" w14:textId="77777777" w:rsidR="00B30893" w:rsidRPr="005F3A69" w:rsidRDefault="00B30893" w:rsidP="00300224">
            <w:pPr>
              <w:keepNext/>
              <w:rPr>
                <w:rFonts w:ascii="Calibri" w:hAnsi="Calibri"/>
                <w:sz w:val="12"/>
                <w:szCs w:val="12"/>
              </w:rPr>
            </w:pPr>
            <w:r w:rsidRPr="005F3A69">
              <w:rPr>
                <w:rFonts w:ascii="Calibri" w:hAnsi="Calibri"/>
                <w:b/>
                <w:sz w:val="12"/>
                <w:szCs w:val="12"/>
              </w:rPr>
              <w:t>else</w:t>
            </w:r>
            <w:r w:rsidRPr="005F3A69">
              <w:rPr>
                <w:rFonts w:ascii="Calibri" w:hAnsi="Calibri"/>
                <w:sz w:val="12"/>
                <w:szCs w:val="12"/>
              </w:rPr>
              <w:t xml:space="preserve"> user pick one of the following two values from list:</w:t>
            </w:r>
          </w:p>
          <w:p w14:paraId="36111E65" w14:textId="77777777" w:rsidR="00B30893" w:rsidRPr="005F3A69" w:rsidRDefault="00B30893" w:rsidP="00300224">
            <w:pPr>
              <w:keepNext/>
              <w:rPr>
                <w:rFonts w:ascii="Calibri" w:hAnsi="Calibri"/>
                <w:sz w:val="12"/>
                <w:szCs w:val="12"/>
              </w:rPr>
            </w:pPr>
            <w:r w:rsidRPr="005F3A69">
              <w:rPr>
                <w:rFonts w:ascii="Calibri" w:hAnsi="Calibri"/>
                <w:sz w:val="12"/>
                <w:szCs w:val="12"/>
              </w:rPr>
              <w:t>**yes</w:t>
            </w:r>
          </w:p>
          <w:p w14:paraId="49C7DA37" w14:textId="77777777" w:rsidR="00B30893" w:rsidRPr="005F3A69" w:rsidRDefault="00B30893" w:rsidP="00300224">
            <w:pPr>
              <w:keepNext/>
              <w:rPr>
                <w:rFonts w:ascii="Calibri" w:hAnsi="Calibri"/>
                <w:sz w:val="12"/>
                <w:szCs w:val="12"/>
              </w:rPr>
            </w:pPr>
            <w:r w:rsidRPr="005F3A69">
              <w:rPr>
                <w:rFonts w:ascii="Calibri" w:hAnsi="Calibri"/>
                <w:sz w:val="12"/>
                <w:szCs w:val="12"/>
              </w:rPr>
              <w:t>**no</w:t>
            </w:r>
          </w:p>
          <w:p w14:paraId="130B3B70" w14:textId="77777777" w:rsidR="00B30893" w:rsidRPr="005F3A69" w:rsidRDefault="00B30893" w:rsidP="00300224">
            <w:pPr>
              <w:keepNext/>
              <w:rPr>
                <w:rFonts w:ascii="Calibri" w:hAnsi="Calibri"/>
                <w:b/>
                <w:sz w:val="12"/>
                <w:szCs w:val="12"/>
              </w:rPr>
            </w:pPr>
            <w:r w:rsidRPr="005F3A69">
              <w:rPr>
                <w:rFonts w:ascii="Calibri" w:hAnsi="Calibri"/>
                <w:b/>
                <w:sz w:val="12"/>
                <w:szCs w:val="12"/>
              </w:rPr>
              <w:t>check:</w:t>
            </w:r>
          </w:p>
          <w:p w14:paraId="30F3E7CB" w14:textId="77777777" w:rsidR="00B30893" w:rsidRPr="005F3A69" w:rsidRDefault="00B30893" w:rsidP="00300224">
            <w:pPr>
              <w:keepNext/>
              <w:rPr>
                <w:rFonts w:ascii="Calibri" w:hAnsi="Calibri"/>
                <w:sz w:val="12"/>
                <w:szCs w:val="12"/>
              </w:rPr>
            </w:pPr>
            <w:r w:rsidRPr="005F3A69">
              <w:rPr>
                <w:rFonts w:ascii="Calibri" w:hAnsi="Calibri"/>
                <w:b/>
                <w:sz w:val="12"/>
                <w:szCs w:val="12"/>
              </w:rPr>
              <w:t>if</w:t>
            </w:r>
            <w:r w:rsidRPr="005F3A69">
              <w:rPr>
                <w:rFonts w:ascii="Calibri" w:hAnsi="Calibri"/>
                <w:sz w:val="12"/>
                <w:szCs w:val="12"/>
              </w:rPr>
              <w:t xml:space="preserve"> value=no, </w:t>
            </w:r>
          </w:p>
          <w:p w14:paraId="181021C1" w14:textId="77777777" w:rsidR="00B30893" w:rsidRPr="005F3A69" w:rsidRDefault="00B30893" w:rsidP="00300224">
            <w:pPr>
              <w:keepNext/>
              <w:rPr>
                <w:rFonts w:ascii="Calibri" w:hAnsi="Calibri"/>
                <w:sz w:val="12"/>
                <w:szCs w:val="12"/>
              </w:rPr>
            </w:pPr>
            <w:r w:rsidRPr="005F3A69">
              <w:rPr>
                <w:rFonts w:ascii="Calibri" w:hAnsi="Calibri"/>
                <w:b/>
                <w:sz w:val="12"/>
                <w:szCs w:val="12"/>
              </w:rPr>
              <w:t>then</w:t>
            </w:r>
            <w:r w:rsidRPr="005F3A69">
              <w:rPr>
                <w:rFonts w:ascii="Calibri" w:hAnsi="Calibri"/>
                <w:sz w:val="12"/>
                <w:szCs w:val="12"/>
              </w:rPr>
              <w:t xml:space="preserve"> report in project status notes field that exemption from mandatory HERS verification of system airflow has been claimed. Enforcement agency confirmation is recommended.&gt;&gt;</w:t>
            </w:r>
          </w:p>
        </w:tc>
        <w:tc>
          <w:tcPr>
            <w:tcW w:w="1274" w:type="dxa"/>
          </w:tcPr>
          <w:p w14:paraId="3DEB95C5" w14:textId="77777777" w:rsidR="00DE6332" w:rsidRPr="005F3A69" w:rsidRDefault="00B30893" w:rsidP="00DE6332">
            <w:pPr>
              <w:keepNext/>
              <w:rPr>
                <w:rFonts w:ascii="Calibri" w:hAnsi="Calibri"/>
                <w:sz w:val="12"/>
                <w:szCs w:val="12"/>
              </w:rPr>
            </w:pPr>
            <w:r w:rsidRPr="005F3A69">
              <w:rPr>
                <w:rFonts w:ascii="Calibri" w:hAnsi="Calibri"/>
                <w:sz w:val="12"/>
                <w:szCs w:val="12"/>
              </w:rPr>
              <w:t>&lt;&lt;if</w:t>
            </w:r>
            <w:r w:rsidR="00DE6332" w:rsidRPr="005F3A69">
              <w:rPr>
                <w:rFonts w:ascii="Calibri" w:hAnsi="Calibri"/>
                <w:sz w:val="12"/>
                <w:szCs w:val="12"/>
              </w:rPr>
              <w:t xml:space="preserve"> the following three conditions are </w:t>
            </w:r>
            <w:r w:rsidR="00DE6332" w:rsidRPr="005F3A69">
              <w:rPr>
                <w:rFonts w:ascii="Calibri" w:hAnsi="Calibri"/>
                <w:b/>
                <w:sz w:val="12"/>
                <w:szCs w:val="12"/>
              </w:rPr>
              <w:t>ALL true:</w:t>
            </w:r>
          </w:p>
          <w:p w14:paraId="11DD8A4D" w14:textId="77777777" w:rsidR="00DE6332" w:rsidRPr="005F3A69" w:rsidRDefault="00DE6332" w:rsidP="00DE6332">
            <w:pPr>
              <w:keepNext/>
              <w:rPr>
                <w:rFonts w:ascii="Calibri" w:hAnsi="Calibri"/>
                <w:sz w:val="12"/>
                <w:szCs w:val="12"/>
              </w:rPr>
            </w:pPr>
          </w:p>
          <w:p w14:paraId="7B0F5661" w14:textId="77777777" w:rsidR="008268D5" w:rsidRPr="005F3A69" w:rsidRDefault="00DE6332" w:rsidP="00B30893">
            <w:pPr>
              <w:keepNext/>
              <w:rPr>
                <w:rFonts w:ascii="Calibri" w:hAnsi="Calibri"/>
                <w:b/>
                <w:sz w:val="12"/>
                <w:szCs w:val="12"/>
              </w:rPr>
            </w:pPr>
            <w:r w:rsidRPr="005F3A69">
              <w:rPr>
                <w:rFonts w:ascii="Calibri" w:hAnsi="Calibri"/>
                <w:b/>
                <w:sz w:val="12"/>
                <w:szCs w:val="12"/>
              </w:rPr>
              <w:t>condition 1:</w:t>
            </w:r>
          </w:p>
          <w:p w14:paraId="1671C01A" w14:textId="77777777" w:rsidR="00DE6332" w:rsidRPr="005F3A69" w:rsidRDefault="00DE6332" w:rsidP="00B30893">
            <w:pPr>
              <w:keepNext/>
              <w:rPr>
                <w:rFonts w:ascii="Calibri" w:hAnsi="Calibri"/>
                <w:sz w:val="12"/>
                <w:szCs w:val="12"/>
              </w:rPr>
            </w:pPr>
            <w:r w:rsidRPr="005F3A69">
              <w:rPr>
                <w:rFonts w:ascii="Calibri" w:hAnsi="Calibri"/>
                <w:sz w:val="12"/>
                <w:szCs w:val="12"/>
              </w:rPr>
              <w:t>[</w:t>
            </w:r>
            <w:r w:rsidR="00B30893" w:rsidRPr="005F3A69">
              <w:rPr>
                <w:rFonts w:ascii="Calibri" w:hAnsi="Calibri"/>
                <w:sz w:val="12"/>
                <w:szCs w:val="12"/>
              </w:rPr>
              <w:t>C12 &gt; 1</w:t>
            </w:r>
            <w:r w:rsidRPr="005F3A69">
              <w:rPr>
                <w:rFonts w:ascii="Calibri" w:hAnsi="Calibri"/>
                <w:sz w:val="12"/>
                <w:szCs w:val="12"/>
              </w:rPr>
              <w:t>]</w:t>
            </w:r>
            <w:r w:rsidR="00B30893" w:rsidRPr="005F3A69">
              <w:rPr>
                <w:rFonts w:ascii="Calibri" w:hAnsi="Calibri"/>
                <w:sz w:val="12"/>
                <w:szCs w:val="12"/>
              </w:rPr>
              <w:t xml:space="preserve">, </w:t>
            </w:r>
          </w:p>
          <w:p w14:paraId="24E35879" w14:textId="77777777" w:rsidR="00DE6332" w:rsidRPr="005F3A69" w:rsidRDefault="00DE6332" w:rsidP="00DE6332">
            <w:pPr>
              <w:keepNext/>
              <w:rPr>
                <w:rFonts w:ascii="Calibri" w:hAnsi="Calibri"/>
                <w:sz w:val="12"/>
                <w:szCs w:val="12"/>
              </w:rPr>
            </w:pPr>
          </w:p>
          <w:p w14:paraId="40C5E82F" w14:textId="77777777" w:rsidR="008268D5" w:rsidRPr="005F3A69" w:rsidRDefault="00DE6332" w:rsidP="00DE6332">
            <w:pPr>
              <w:keepNext/>
              <w:rPr>
                <w:rFonts w:ascii="Calibri" w:hAnsi="Calibri"/>
                <w:b/>
                <w:sz w:val="12"/>
                <w:szCs w:val="12"/>
              </w:rPr>
            </w:pPr>
            <w:r w:rsidRPr="005F3A69">
              <w:rPr>
                <w:rFonts w:ascii="Calibri" w:hAnsi="Calibri"/>
                <w:b/>
                <w:sz w:val="12"/>
                <w:szCs w:val="12"/>
              </w:rPr>
              <w:t>condition 2:</w:t>
            </w:r>
          </w:p>
          <w:p w14:paraId="03691ED5" w14:textId="77777777" w:rsidR="00DE6332" w:rsidRPr="005F3A69" w:rsidRDefault="00DE6332" w:rsidP="00DE6332">
            <w:pPr>
              <w:keepNext/>
              <w:rPr>
                <w:rFonts w:ascii="Calibri" w:hAnsi="Calibri"/>
                <w:sz w:val="12"/>
                <w:szCs w:val="12"/>
              </w:rPr>
            </w:pPr>
            <w:r w:rsidRPr="005F3A69">
              <w:rPr>
                <w:rFonts w:ascii="Calibri" w:hAnsi="Calibri"/>
                <w:sz w:val="12"/>
                <w:szCs w:val="12"/>
              </w:rPr>
              <w:t xml:space="preserve">[system type in C03 or C07=one of the following two values: </w:t>
            </w:r>
          </w:p>
          <w:p w14:paraId="72D076FD" w14:textId="77777777" w:rsidR="00DE6332" w:rsidRPr="005F3A69" w:rsidRDefault="00DE6332" w:rsidP="00DE6332">
            <w:pPr>
              <w:keepNext/>
              <w:rPr>
                <w:rFonts w:ascii="Calibri" w:hAnsi="Calibri"/>
                <w:sz w:val="12"/>
                <w:szCs w:val="12"/>
              </w:rPr>
            </w:pPr>
            <w:r w:rsidRPr="005F3A69">
              <w:rPr>
                <w:rFonts w:ascii="Calibri" w:hAnsi="Calibri"/>
                <w:sz w:val="12"/>
                <w:szCs w:val="12"/>
              </w:rPr>
              <w:t xml:space="preserve">{VCHP-Ducted}, </w:t>
            </w:r>
          </w:p>
          <w:p w14:paraId="4271CF28" w14:textId="77777777" w:rsidR="00DE6332" w:rsidRPr="005F3A69" w:rsidRDefault="00DE6332" w:rsidP="00DE6332">
            <w:pPr>
              <w:keepNext/>
              <w:rPr>
                <w:rFonts w:ascii="Calibri" w:hAnsi="Calibri"/>
                <w:sz w:val="12"/>
                <w:szCs w:val="12"/>
              </w:rPr>
            </w:pPr>
            <w:r w:rsidRPr="005F3A69">
              <w:rPr>
                <w:rFonts w:ascii="Calibri" w:hAnsi="Calibri"/>
                <w:sz w:val="12"/>
                <w:szCs w:val="12"/>
              </w:rPr>
              <w:t>{VCHP -Ducted+Ductless}]</w:t>
            </w:r>
          </w:p>
          <w:p w14:paraId="23250621" w14:textId="77777777" w:rsidR="00DE6332" w:rsidRPr="005F3A69" w:rsidRDefault="00DE6332" w:rsidP="00B30893">
            <w:pPr>
              <w:keepNext/>
              <w:rPr>
                <w:rFonts w:ascii="Calibri" w:hAnsi="Calibri"/>
                <w:sz w:val="12"/>
                <w:szCs w:val="12"/>
              </w:rPr>
            </w:pPr>
          </w:p>
          <w:p w14:paraId="5E68D63C" w14:textId="77777777" w:rsidR="008268D5" w:rsidRPr="005F3A69" w:rsidRDefault="00DE6332" w:rsidP="00B30893">
            <w:pPr>
              <w:keepNext/>
              <w:rPr>
                <w:rFonts w:ascii="Calibri" w:hAnsi="Calibri"/>
                <w:b/>
                <w:sz w:val="12"/>
                <w:szCs w:val="12"/>
              </w:rPr>
            </w:pPr>
            <w:r w:rsidRPr="005F3A69">
              <w:rPr>
                <w:rFonts w:ascii="Calibri" w:hAnsi="Calibri"/>
                <w:b/>
                <w:sz w:val="12"/>
                <w:szCs w:val="12"/>
              </w:rPr>
              <w:t>condition 3:</w:t>
            </w:r>
          </w:p>
          <w:p w14:paraId="76EFA91D" w14:textId="77777777" w:rsidR="00450B1B" w:rsidRPr="005F3A69" w:rsidRDefault="00DE6332" w:rsidP="00B30893">
            <w:pPr>
              <w:keepNext/>
              <w:rPr>
                <w:rFonts w:ascii="Calibri" w:hAnsi="Calibri"/>
                <w:sz w:val="12"/>
                <w:szCs w:val="12"/>
              </w:rPr>
            </w:pPr>
            <w:r w:rsidRPr="005F3A69">
              <w:rPr>
                <w:rFonts w:ascii="Calibri" w:hAnsi="Calibri"/>
                <w:sz w:val="12"/>
                <w:szCs w:val="12"/>
              </w:rPr>
              <w:t>[</w:t>
            </w:r>
            <w:r w:rsidR="00450B1B" w:rsidRPr="005F3A69">
              <w:rPr>
                <w:rFonts w:ascii="Calibri" w:hAnsi="Calibri"/>
                <w:sz w:val="12"/>
                <w:szCs w:val="12"/>
              </w:rPr>
              <w:t>one of the following two</w:t>
            </w:r>
            <w:r w:rsidR="00496E54" w:rsidRPr="005F3A69">
              <w:rPr>
                <w:rFonts w:ascii="Calibri" w:hAnsi="Calibri"/>
                <w:sz w:val="12"/>
                <w:szCs w:val="12"/>
              </w:rPr>
              <w:t xml:space="preserve"> (a, or b below)</w:t>
            </w:r>
            <w:r w:rsidR="00450B1B" w:rsidRPr="005F3A69">
              <w:rPr>
                <w:rFonts w:ascii="Calibri" w:hAnsi="Calibri"/>
                <w:sz w:val="12"/>
                <w:szCs w:val="12"/>
              </w:rPr>
              <w:t xml:space="preserve"> are true:</w:t>
            </w:r>
          </w:p>
          <w:p w14:paraId="6337BE43" w14:textId="77777777" w:rsidR="00B30893" w:rsidRPr="005F3A69" w:rsidRDefault="00496E54" w:rsidP="00B30893">
            <w:pPr>
              <w:keepNext/>
              <w:rPr>
                <w:rFonts w:ascii="Calibri" w:hAnsi="Calibri"/>
                <w:sz w:val="12"/>
                <w:szCs w:val="12"/>
              </w:rPr>
            </w:pPr>
            <w:proofErr w:type="gramStart"/>
            <w:r w:rsidRPr="005F3A69">
              <w:rPr>
                <w:rFonts w:ascii="Calibri" w:hAnsi="Calibri"/>
                <w:b/>
                <w:sz w:val="12"/>
                <w:szCs w:val="12"/>
              </w:rPr>
              <w:t>a:</w:t>
            </w:r>
            <w:r w:rsidR="006658FF" w:rsidRPr="005F3A69">
              <w:rPr>
                <w:rFonts w:ascii="Calibri" w:hAnsi="Calibri"/>
                <w:sz w:val="12"/>
                <w:szCs w:val="12"/>
              </w:rPr>
              <w:t>{</w:t>
            </w:r>
            <w:proofErr w:type="gramEnd"/>
            <w:r w:rsidR="00582974" w:rsidRPr="005F3A69">
              <w:rPr>
                <w:rFonts w:ascii="Calibri-Light" w:hAnsi="Calibri-Light" w:cs="Calibri-Light"/>
                <w:sz w:val="12"/>
                <w:szCs w:val="12"/>
              </w:rPr>
              <w:t>K03=yes and F11=yes}</w:t>
            </w:r>
            <w:r w:rsidR="00450B1B" w:rsidRPr="005F3A69">
              <w:rPr>
                <w:rFonts w:ascii="Calibri" w:hAnsi="Calibri"/>
                <w:sz w:val="12"/>
                <w:szCs w:val="12"/>
              </w:rPr>
              <w:t>,</w:t>
            </w:r>
          </w:p>
          <w:p w14:paraId="6C8AEC93" w14:textId="77777777" w:rsidR="00496E54" w:rsidRPr="005F3A69" w:rsidRDefault="00496E54" w:rsidP="00B30893">
            <w:pPr>
              <w:keepNext/>
              <w:rPr>
                <w:rFonts w:ascii="Calibri" w:hAnsi="Calibri"/>
                <w:sz w:val="12"/>
                <w:szCs w:val="12"/>
              </w:rPr>
            </w:pPr>
            <w:proofErr w:type="gramStart"/>
            <w:r w:rsidRPr="005F3A69">
              <w:rPr>
                <w:rFonts w:ascii="Calibri" w:hAnsi="Calibri"/>
                <w:b/>
                <w:sz w:val="12"/>
                <w:szCs w:val="12"/>
              </w:rPr>
              <w:t>b:</w:t>
            </w:r>
            <w:r w:rsidRPr="005F3A69">
              <w:rPr>
                <w:rFonts w:ascii="Calibri" w:hAnsi="Calibri"/>
                <w:sz w:val="12"/>
                <w:szCs w:val="12"/>
              </w:rPr>
              <w:t>{</w:t>
            </w:r>
            <w:proofErr w:type="gramEnd"/>
            <w:r w:rsidRPr="005F3A69">
              <w:rPr>
                <w:rFonts w:ascii="Calibri" w:hAnsi="Calibri"/>
                <w:sz w:val="12"/>
                <w:szCs w:val="12"/>
              </w:rPr>
              <w:t>Responses in B04, B05 , B06, B07, B08, B09 and use of Logic Table for Determining Alteration Type and HERS Verification Requirements result in the term "</w:t>
            </w:r>
            <w:proofErr w:type="spellStart"/>
            <w:r w:rsidRPr="005F3A69">
              <w:rPr>
                <w:rFonts w:ascii="Calibri" w:hAnsi="Calibri"/>
                <w:sz w:val="12"/>
                <w:szCs w:val="12"/>
              </w:rPr>
              <w:t>DctLk</w:t>
            </w:r>
            <w:proofErr w:type="spellEnd"/>
            <w:r w:rsidRPr="005F3A69">
              <w:rPr>
                <w:rFonts w:ascii="Calibri" w:hAnsi="Calibri"/>
                <w:sz w:val="12"/>
                <w:szCs w:val="12"/>
              </w:rPr>
              <w:t>" appears in the HERS column}],</w:t>
            </w:r>
          </w:p>
          <w:p w14:paraId="28A2B43F" w14:textId="77777777" w:rsidR="00B30893" w:rsidRPr="005F3A69" w:rsidRDefault="00B30893" w:rsidP="00B30893">
            <w:pPr>
              <w:keepNext/>
              <w:rPr>
                <w:rFonts w:ascii="Calibri" w:hAnsi="Calibri"/>
                <w:b/>
                <w:sz w:val="12"/>
                <w:szCs w:val="12"/>
              </w:rPr>
            </w:pPr>
            <w:r w:rsidRPr="005F3A69">
              <w:rPr>
                <w:rFonts w:ascii="Calibri" w:hAnsi="Calibri"/>
                <w:b/>
                <w:sz w:val="12"/>
                <w:szCs w:val="12"/>
              </w:rPr>
              <w:t>then</w:t>
            </w:r>
          </w:p>
          <w:p w14:paraId="04E99DA5" w14:textId="77777777" w:rsidR="00B30893" w:rsidRPr="005F3A69" w:rsidRDefault="00B30893" w:rsidP="00B30893">
            <w:pPr>
              <w:keepNext/>
              <w:rPr>
                <w:rFonts w:ascii="Calibri" w:hAnsi="Calibri"/>
                <w:sz w:val="12"/>
                <w:szCs w:val="12"/>
              </w:rPr>
            </w:pPr>
            <w:r w:rsidRPr="005F3A69">
              <w:rPr>
                <w:rFonts w:ascii="Calibri" w:hAnsi="Calibri"/>
                <w:sz w:val="12"/>
                <w:szCs w:val="12"/>
              </w:rPr>
              <w:t xml:space="preserve">user input numeric value, </w:t>
            </w:r>
            <w:proofErr w:type="spellStart"/>
            <w:r w:rsidRPr="005F3A69">
              <w:rPr>
                <w:rFonts w:ascii="Calibri" w:hAnsi="Calibri"/>
                <w:sz w:val="12"/>
                <w:szCs w:val="12"/>
              </w:rPr>
              <w:t>x.xx</w:t>
            </w:r>
            <w:proofErr w:type="spellEnd"/>
            <w:r w:rsidRPr="005F3A69">
              <w:rPr>
                <w:rFonts w:ascii="Calibri" w:hAnsi="Calibri"/>
                <w:sz w:val="12"/>
                <w:szCs w:val="12"/>
              </w:rPr>
              <w:t>,</w:t>
            </w:r>
          </w:p>
          <w:p w14:paraId="115184BB" w14:textId="77777777" w:rsidR="00B30893" w:rsidRPr="005F3A69" w:rsidRDefault="00B30893" w:rsidP="00450B1B">
            <w:pPr>
              <w:keepNext/>
              <w:rPr>
                <w:rFonts w:ascii="Calibri" w:hAnsi="Calibri"/>
                <w:sz w:val="12"/>
                <w:szCs w:val="12"/>
              </w:rPr>
            </w:pPr>
            <w:r w:rsidRPr="005F3A69">
              <w:rPr>
                <w:rFonts w:ascii="Calibri" w:hAnsi="Calibri"/>
                <w:b/>
                <w:sz w:val="12"/>
                <w:szCs w:val="12"/>
              </w:rPr>
              <w:t>else</w:t>
            </w:r>
            <w:r w:rsidRPr="005F3A69">
              <w:rPr>
                <w:rFonts w:ascii="Calibri" w:hAnsi="Calibri"/>
                <w:sz w:val="12"/>
                <w:szCs w:val="12"/>
              </w:rPr>
              <w:t xml:space="preserve"> </w:t>
            </w:r>
            <w:r w:rsidR="00450B1B" w:rsidRPr="005F3A69">
              <w:rPr>
                <w:rFonts w:ascii="Calibri" w:hAnsi="Calibri"/>
                <w:sz w:val="12"/>
                <w:szCs w:val="12"/>
              </w:rPr>
              <w:t>text value= n/a</w:t>
            </w:r>
            <w:r w:rsidRPr="005F3A69">
              <w:rPr>
                <w:rFonts w:ascii="Calibri" w:hAnsi="Calibri"/>
                <w:sz w:val="12"/>
                <w:szCs w:val="12"/>
              </w:rPr>
              <w:t>&gt;&gt;</w:t>
            </w:r>
          </w:p>
        </w:tc>
      </w:tr>
      <w:tr w:rsidR="00B30893" w:rsidRPr="005F3A69" w14:paraId="2313E6CD" w14:textId="77777777">
        <w:trPr>
          <w:trHeight w:val="288"/>
        </w:trPr>
        <w:tc>
          <w:tcPr>
            <w:tcW w:w="1076" w:type="dxa"/>
            <w:shd w:val="clear" w:color="auto" w:fill="auto"/>
          </w:tcPr>
          <w:p w14:paraId="4A958700" w14:textId="77777777" w:rsidR="00B30893" w:rsidRPr="005F3A69" w:rsidRDefault="00B30893" w:rsidP="00EA01E6">
            <w:pPr>
              <w:keepNext/>
              <w:jc w:val="center"/>
              <w:rPr>
                <w:rFonts w:ascii="Calibri" w:hAnsi="Calibri"/>
                <w:sz w:val="18"/>
                <w:szCs w:val="18"/>
              </w:rPr>
            </w:pPr>
          </w:p>
        </w:tc>
        <w:tc>
          <w:tcPr>
            <w:tcW w:w="1080" w:type="dxa"/>
          </w:tcPr>
          <w:p w14:paraId="6568FA6B" w14:textId="77777777" w:rsidR="00B30893" w:rsidRPr="005F3A69" w:rsidRDefault="00B30893" w:rsidP="00EA01E6">
            <w:pPr>
              <w:keepNext/>
              <w:jc w:val="center"/>
              <w:rPr>
                <w:rFonts w:ascii="Calibri" w:hAnsi="Calibri"/>
                <w:sz w:val="18"/>
                <w:szCs w:val="18"/>
              </w:rPr>
            </w:pPr>
          </w:p>
        </w:tc>
        <w:tc>
          <w:tcPr>
            <w:tcW w:w="1080" w:type="dxa"/>
          </w:tcPr>
          <w:p w14:paraId="075BB889" w14:textId="77777777" w:rsidR="00B30893" w:rsidRPr="005F3A69" w:rsidRDefault="00B30893" w:rsidP="00EA01E6">
            <w:pPr>
              <w:keepNext/>
              <w:jc w:val="center"/>
              <w:rPr>
                <w:rFonts w:ascii="Calibri" w:hAnsi="Calibri"/>
                <w:sz w:val="18"/>
                <w:szCs w:val="18"/>
              </w:rPr>
            </w:pPr>
          </w:p>
        </w:tc>
        <w:tc>
          <w:tcPr>
            <w:tcW w:w="970" w:type="dxa"/>
            <w:shd w:val="clear" w:color="auto" w:fill="auto"/>
          </w:tcPr>
          <w:p w14:paraId="64C31531" w14:textId="77777777" w:rsidR="00B30893" w:rsidRPr="005F3A69" w:rsidRDefault="00B30893" w:rsidP="00EA01E6">
            <w:pPr>
              <w:keepNext/>
              <w:jc w:val="center"/>
              <w:rPr>
                <w:rFonts w:ascii="Calibri" w:hAnsi="Calibri"/>
                <w:sz w:val="18"/>
                <w:szCs w:val="18"/>
              </w:rPr>
            </w:pPr>
          </w:p>
        </w:tc>
        <w:tc>
          <w:tcPr>
            <w:tcW w:w="1273" w:type="dxa"/>
            <w:shd w:val="clear" w:color="auto" w:fill="auto"/>
          </w:tcPr>
          <w:p w14:paraId="2B10E633" w14:textId="77777777" w:rsidR="00B30893" w:rsidRPr="005F3A69" w:rsidRDefault="00B30893" w:rsidP="00EA01E6">
            <w:pPr>
              <w:keepNext/>
              <w:jc w:val="center"/>
              <w:rPr>
                <w:rFonts w:ascii="Calibri" w:hAnsi="Calibri"/>
                <w:sz w:val="18"/>
                <w:szCs w:val="18"/>
              </w:rPr>
            </w:pPr>
          </w:p>
        </w:tc>
        <w:tc>
          <w:tcPr>
            <w:tcW w:w="1274" w:type="dxa"/>
            <w:shd w:val="clear" w:color="auto" w:fill="auto"/>
          </w:tcPr>
          <w:p w14:paraId="425BED7F" w14:textId="77777777" w:rsidR="00B30893" w:rsidRPr="005F3A69" w:rsidRDefault="00B30893" w:rsidP="00EA01E6">
            <w:pPr>
              <w:keepNext/>
              <w:jc w:val="center"/>
              <w:rPr>
                <w:rFonts w:ascii="Calibri" w:hAnsi="Calibri"/>
                <w:sz w:val="18"/>
                <w:szCs w:val="18"/>
              </w:rPr>
            </w:pPr>
          </w:p>
        </w:tc>
        <w:tc>
          <w:tcPr>
            <w:tcW w:w="1274" w:type="dxa"/>
            <w:shd w:val="clear" w:color="auto" w:fill="auto"/>
          </w:tcPr>
          <w:p w14:paraId="5BB2F91A" w14:textId="77777777" w:rsidR="00B30893" w:rsidRPr="005F3A69" w:rsidRDefault="00B30893" w:rsidP="00EA01E6">
            <w:pPr>
              <w:keepNext/>
              <w:jc w:val="center"/>
              <w:rPr>
                <w:rFonts w:ascii="Calibri" w:hAnsi="Calibri"/>
                <w:sz w:val="18"/>
                <w:szCs w:val="18"/>
              </w:rPr>
            </w:pPr>
          </w:p>
        </w:tc>
        <w:tc>
          <w:tcPr>
            <w:tcW w:w="1274" w:type="dxa"/>
            <w:shd w:val="clear" w:color="auto" w:fill="auto"/>
          </w:tcPr>
          <w:p w14:paraId="7C0B3DB9" w14:textId="77777777" w:rsidR="00B30893" w:rsidRPr="005F3A69" w:rsidRDefault="00B30893" w:rsidP="00EA01E6">
            <w:pPr>
              <w:keepNext/>
              <w:jc w:val="center"/>
              <w:rPr>
                <w:rFonts w:ascii="Calibri" w:hAnsi="Calibri"/>
                <w:sz w:val="18"/>
                <w:szCs w:val="18"/>
              </w:rPr>
            </w:pPr>
          </w:p>
        </w:tc>
        <w:tc>
          <w:tcPr>
            <w:tcW w:w="1273" w:type="dxa"/>
            <w:shd w:val="clear" w:color="auto" w:fill="auto"/>
          </w:tcPr>
          <w:p w14:paraId="564BD5E5" w14:textId="77777777" w:rsidR="00B30893" w:rsidRPr="005F3A69" w:rsidRDefault="00B30893" w:rsidP="00EA01E6">
            <w:pPr>
              <w:keepNext/>
              <w:jc w:val="center"/>
              <w:rPr>
                <w:rFonts w:ascii="Calibri" w:hAnsi="Calibri"/>
                <w:sz w:val="18"/>
                <w:szCs w:val="18"/>
              </w:rPr>
            </w:pPr>
          </w:p>
        </w:tc>
        <w:tc>
          <w:tcPr>
            <w:tcW w:w="1274" w:type="dxa"/>
            <w:shd w:val="clear" w:color="auto" w:fill="auto"/>
          </w:tcPr>
          <w:p w14:paraId="36599D6A" w14:textId="77777777" w:rsidR="00B30893" w:rsidRPr="005F3A69" w:rsidRDefault="00B30893" w:rsidP="00EA01E6">
            <w:pPr>
              <w:keepNext/>
              <w:jc w:val="center"/>
              <w:rPr>
                <w:rFonts w:ascii="Calibri" w:hAnsi="Calibri"/>
                <w:sz w:val="18"/>
                <w:szCs w:val="18"/>
              </w:rPr>
            </w:pPr>
          </w:p>
        </w:tc>
        <w:tc>
          <w:tcPr>
            <w:tcW w:w="1274" w:type="dxa"/>
            <w:shd w:val="clear" w:color="auto" w:fill="auto"/>
          </w:tcPr>
          <w:p w14:paraId="26F8C294" w14:textId="77777777" w:rsidR="00B30893" w:rsidRPr="005F3A69" w:rsidRDefault="00B30893" w:rsidP="00EA01E6">
            <w:pPr>
              <w:keepNext/>
              <w:jc w:val="center"/>
              <w:rPr>
                <w:rFonts w:ascii="Calibri" w:hAnsi="Calibri"/>
                <w:sz w:val="18"/>
                <w:szCs w:val="18"/>
              </w:rPr>
            </w:pPr>
          </w:p>
        </w:tc>
        <w:tc>
          <w:tcPr>
            <w:tcW w:w="1274" w:type="dxa"/>
          </w:tcPr>
          <w:p w14:paraId="304D5DCA" w14:textId="77777777" w:rsidR="00B30893" w:rsidRPr="005F3A69" w:rsidRDefault="00B30893" w:rsidP="00EA01E6">
            <w:pPr>
              <w:keepNext/>
              <w:jc w:val="center"/>
              <w:rPr>
                <w:rFonts w:ascii="Calibri" w:hAnsi="Calibri"/>
                <w:sz w:val="18"/>
                <w:szCs w:val="18"/>
              </w:rPr>
            </w:pPr>
          </w:p>
        </w:tc>
      </w:tr>
      <w:tr w:rsidR="00E131AE" w:rsidRPr="005F3A69" w14:paraId="43351AB5" w14:textId="77777777">
        <w:tblPrEx>
          <w:tblLook w:val="00A0" w:firstRow="1" w:lastRow="0" w:firstColumn="1" w:lastColumn="0" w:noHBand="0" w:noVBand="0"/>
        </w:tblPrEx>
        <w:tc>
          <w:tcPr>
            <w:tcW w:w="14396" w:type="dxa"/>
            <w:gridSpan w:val="12"/>
          </w:tcPr>
          <w:p w14:paraId="4D8A06D6" w14:textId="77777777" w:rsidR="00E131AE" w:rsidRPr="005F3A69" w:rsidRDefault="00E131AE" w:rsidP="00EA01E6">
            <w:pPr>
              <w:keepNext/>
              <w:rPr>
                <w:rFonts w:ascii="Calibri" w:hAnsi="Calibri"/>
                <w:sz w:val="18"/>
                <w:szCs w:val="18"/>
              </w:rPr>
            </w:pPr>
            <w:r w:rsidRPr="005F3A69">
              <w:rPr>
                <w:rFonts w:ascii="Calibri" w:hAnsi="Calibri"/>
                <w:sz w:val="18"/>
                <w:szCs w:val="18"/>
              </w:rPr>
              <w:t>Notes:</w:t>
            </w:r>
          </w:p>
        </w:tc>
      </w:tr>
    </w:tbl>
    <w:p w14:paraId="674E58DC" w14:textId="77777777" w:rsidR="00AD1D84" w:rsidRPr="005F3A69" w:rsidRDefault="00AD1D84" w:rsidP="008846F4">
      <w:pPr>
        <w:rPr>
          <w:rFonts w:ascii="Calibri" w:hAnsi="Calibri"/>
          <w:sz w:val="18"/>
          <w:szCs w:val="18"/>
        </w:rPr>
      </w:pPr>
    </w:p>
    <w:p w14:paraId="43B3D839" w14:textId="77777777" w:rsidR="00AD1D84" w:rsidRPr="005F3A69" w:rsidRDefault="00AD1D84"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10"/>
        <w:gridCol w:w="1097"/>
        <w:gridCol w:w="1097"/>
        <w:gridCol w:w="731"/>
        <w:gridCol w:w="914"/>
        <w:gridCol w:w="914"/>
        <w:gridCol w:w="914"/>
        <w:gridCol w:w="914"/>
        <w:gridCol w:w="914"/>
        <w:gridCol w:w="1006"/>
        <w:gridCol w:w="1097"/>
        <w:gridCol w:w="914"/>
        <w:gridCol w:w="1188"/>
        <w:gridCol w:w="1097"/>
        <w:gridCol w:w="909"/>
      </w:tblGrid>
      <w:tr w:rsidR="00C15EB1" w:rsidRPr="005F3A69" w14:paraId="16444590" w14:textId="77777777">
        <w:trPr>
          <w:cantSplit/>
          <w:trHeight w:val="629"/>
        </w:trPr>
        <w:tc>
          <w:tcPr>
            <w:tcW w:w="14390" w:type="dxa"/>
            <w:gridSpan w:val="15"/>
          </w:tcPr>
          <w:p w14:paraId="657AD68D" w14:textId="77777777" w:rsidR="00C15EB1" w:rsidRPr="005F3A69" w:rsidRDefault="00C15EB1" w:rsidP="00143C83">
            <w:pPr>
              <w:keepNext/>
              <w:rPr>
                <w:rFonts w:ascii="Calibri" w:hAnsi="Calibri"/>
                <w:b/>
                <w:sz w:val="18"/>
                <w:szCs w:val="18"/>
              </w:rPr>
            </w:pPr>
            <w:r w:rsidRPr="005F3A69">
              <w:rPr>
                <w:rFonts w:ascii="Calibri" w:hAnsi="Calibri"/>
                <w:b/>
                <w:sz w:val="18"/>
                <w:szCs w:val="18"/>
              </w:rPr>
              <w:t xml:space="preserve">G. Installed New or Complete Replacement Duct System information </w:t>
            </w:r>
          </w:p>
          <w:p w14:paraId="3485C2E1" w14:textId="77777777" w:rsidR="007E61A9" w:rsidRPr="005F3A69" w:rsidRDefault="00C15EB1" w:rsidP="00A64ED1">
            <w:pPr>
              <w:keepNext/>
              <w:rPr>
                <w:rFonts w:ascii="Calibri" w:hAnsi="Calibri"/>
                <w:sz w:val="14"/>
                <w:szCs w:val="14"/>
              </w:rPr>
            </w:pPr>
            <w:r w:rsidRPr="005F3A69">
              <w:rPr>
                <w:rFonts w:ascii="Calibri" w:hAnsi="Calibri"/>
                <w:sz w:val="14"/>
                <w:szCs w:val="14"/>
              </w:rPr>
              <w:t>&lt;&lt;</w:t>
            </w:r>
            <w:r w:rsidRPr="005F3A69">
              <w:rPr>
                <w:rFonts w:ascii="Calibri" w:hAnsi="Calibri"/>
                <w:b/>
                <w:sz w:val="14"/>
                <w:szCs w:val="14"/>
              </w:rPr>
              <w:t>if</w:t>
            </w:r>
            <w:r w:rsidRPr="005F3A69">
              <w:rPr>
                <w:rFonts w:ascii="Calibri" w:hAnsi="Calibri"/>
                <w:sz w:val="14"/>
                <w:szCs w:val="14"/>
              </w:rPr>
              <w:t xml:space="preserve"> there are no SC Systems listed in Section B for which B08=yes, </w:t>
            </w:r>
            <w:r w:rsidRPr="005F3A69">
              <w:rPr>
                <w:rFonts w:ascii="Calibri" w:hAnsi="Calibri"/>
                <w:b/>
                <w:sz w:val="14"/>
                <w:szCs w:val="14"/>
              </w:rPr>
              <w:t>then</w:t>
            </w:r>
            <w:r w:rsidRPr="005F3A69">
              <w:rPr>
                <w:rFonts w:ascii="Calibri" w:hAnsi="Calibri"/>
                <w:sz w:val="14"/>
                <w:szCs w:val="14"/>
              </w:rPr>
              <w:t xml:space="preserve"> display the section does not apply </w:t>
            </w:r>
            <w:proofErr w:type="gramStart"/>
            <w:r w:rsidRPr="005F3A69">
              <w:rPr>
                <w:rFonts w:ascii="Calibri" w:hAnsi="Calibri"/>
                <w:sz w:val="14"/>
                <w:szCs w:val="14"/>
              </w:rPr>
              <w:t>message;</w:t>
            </w:r>
            <w:proofErr w:type="gramEnd"/>
            <w:r w:rsidRPr="005F3A69">
              <w:rPr>
                <w:rFonts w:ascii="Calibri" w:hAnsi="Calibri"/>
                <w:sz w:val="14"/>
                <w:szCs w:val="14"/>
              </w:rPr>
              <w:t xml:space="preserve"> </w:t>
            </w:r>
          </w:p>
          <w:p w14:paraId="0A91FB8C" w14:textId="77777777" w:rsidR="007E61A9" w:rsidRPr="005F3A69" w:rsidRDefault="00C15EB1" w:rsidP="00143C83">
            <w:pPr>
              <w:keepNext/>
              <w:rPr>
                <w:rFonts w:ascii="Calibri" w:hAnsi="Calibri"/>
                <w:sz w:val="14"/>
                <w:szCs w:val="14"/>
              </w:rPr>
            </w:pPr>
            <w:r w:rsidRPr="005F3A69">
              <w:rPr>
                <w:rFonts w:ascii="Calibri" w:hAnsi="Calibri"/>
                <w:b/>
                <w:sz w:val="14"/>
                <w:szCs w:val="14"/>
              </w:rPr>
              <w:t>else</w:t>
            </w:r>
            <w:r w:rsidRPr="005F3A69">
              <w:rPr>
                <w:rFonts w:ascii="Calibri" w:hAnsi="Calibri"/>
                <w:sz w:val="14"/>
                <w:szCs w:val="14"/>
              </w:rPr>
              <w:t xml:space="preserve"> for each space conditioning system in Section B for which B08=yes, </w:t>
            </w:r>
            <w:r w:rsidR="007E61A9" w:rsidRPr="005F3A69">
              <w:rPr>
                <w:rFonts w:ascii="Calibri" w:hAnsi="Calibri"/>
                <w:sz w:val="14"/>
                <w:szCs w:val="14"/>
              </w:rPr>
              <w:t>do the following actions A, B, C:</w:t>
            </w:r>
          </w:p>
          <w:p w14:paraId="1D6BDA1E" w14:textId="77777777" w:rsidR="007E61A9" w:rsidRPr="005F3A69" w:rsidRDefault="007E61A9" w:rsidP="007E61A9">
            <w:pPr>
              <w:keepNext/>
              <w:rPr>
                <w:rFonts w:ascii="Calibri" w:hAnsi="Calibri"/>
                <w:sz w:val="14"/>
                <w:szCs w:val="14"/>
              </w:rPr>
            </w:pPr>
            <w:r w:rsidRPr="005F3A69">
              <w:rPr>
                <w:rFonts w:ascii="Calibri" w:hAnsi="Calibri"/>
                <w:b/>
                <w:sz w:val="14"/>
                <w:szCs w:val="14"/>
              </w:rPr>
              <w:t>A</w:t>
            </w:r>
            <w:r w:rsidRPr="005F3A69">
              <w:rPr>
                <w:rFonts w:ascii="Calibri" w:hAnsi="Calibri"/>
                <w:sz w:val="14"/>
                <w:szCs w:val="14"/>
              </w:rPr>
              <w:t>: require one row of data in this table for each space conditioning system in section D field D02 for which C03=Packaged Gas Furnace.</w:t>
            </w:r>
          </w:p>
          <w:p w14:paraId="4D9B6379" w14:textId="77777777" w:rsidR="007E61A9" w:rsidRPr="005F3A69" w:rsidRDefault="007E61A9" w:rsidP="007E61A9">
            <w:pPr>
              <w:keepNext/>
              <w:rPr>
                <w:rFonts w:ascii="Calibri" w:hAnsi="Calibri"/>
                <w:sz w:val="14"/>
                <w:szCs w:val="14"/>
              </w:rPr>
            </w:pPr>
            <w:r w:rsidRPr="005F3A69">
              <w:rPr>
                <w:rFonts w:ascii="Calibri" w:hAnsi="Calibri"/>
                <w:b/>
                <w:sz w:val="14"/>
                <w:szCs w:val="14"/>
              </w:rPr>
              <w:t>B:</w:t>
            </w:r>
            <w:r w:rsidRPr="005F3A69">
              <w:rPr>
                <w:rFonts w:ascii="Calibri" w:hAnsi="Calibri"/>
                <w:sz w:val="14"/>
                <w:szCs w:val="14"/>
              </w:rPr>
              <w:t xml:space="preserve"> require one row in this table for each space conditioning system in section E field E02 that meets</w:t>
            </w:r>
            <w:r w:rsidR="009B1AE7" w:rsidRPr="005F3A69">
              <w:rPr>
                <w:rFonts w:ascii="Calibri" w:hAnsi="Calibri"/>
                <w:sz w:val="14"/>
                <w:szCs w:val="14"/>
              </w:rPr>
              <w:t xml:space="preserve"> BOTH of</w:t>
            </w:r>
            <w:r w:rsidRPr="005F3A69">
              <w:rPr>
                <w:rFonts w:ascii="Calibri" w:hAnsi="Calibri"/>
                <w:sz w:val="14"/>
                <w:szCs w:val="14"/>
              </w:rPr>
              <w:t xml:space="preserve"> the following two conditions: </w:t>
            </w:r>
            <w:proofErr w:type="gramStart"/>
            <w:r w:rsidRPr="005F3A69">
              <w:rPr>
                <w:rFonts w:ascii="Calibri" w:hAnsi="Calibri"/>
                <w:sz w:val="14"/>
                <w:szCs w:val="14"/>
              </w:rPr>
              <w:t>1:[</w:t>
            </w:r>
            <w:proofErr w:type="gramEnd"/>
            <w:r w:rsidRPr="005F3A69">
              <w:rPr>
                <w:rFonts w:ascii="Calibri" w:hAnsi="Calibri"/>
                <w:sz w:val="14"/>
                <w:szCs w:val="14"/>
              </w:rPr>
              <w:t>value in C07= one of the packaged unit types</w:t>
            </w:r>
            <w:r w:rsidR="009B1AE7" w:rsidRPr="005F3A69">
              <w:rPr>
                <w:rFonts w:ascii="Calibri" w:hAnsi="Calibri"/>
                <w:sz w:val="14"/>
                <w:szCs w:val="14"/>
              </w:rPr>
              <w:t>:</w:t>
            </w:r>
            <w:r w:rsidRPr="005F3A69">
              <w:rPr>
                <w:rFonts w:ascii="Calibri" w:hAnsi="Calibri"/>
                <w:sz w:val="14"/>
                <w:szCs w:val="14"/>
              </w:rPr>
              <w:t xml:space="preserve"> {central packaged AC}, {central large packaged AC}, {central packaged HP}, {central large packaged HP}],  2:[the same packaged unit is not already listed in section D thus D02</w:t>
            </w:r>
            <w:r w:rsidRPr="005F3A69">
              <w:rPr>
                <w:rFonts w:ascii="Calibri" w:hAnsi="Calibri" w:cs="Calibri"/>
                <w:sz w:val="14"/>
                <w:szCs w:val="14"/>
              </w:rPr>
              <w:t>≠</w:t>
            </w:r>
            <w:r w:rsidRPr="005F3A69">
              <w:rPr>
                <w:rFonts w:ascii="Calibri" w:hAnsi="Calibri"/>
                <w:sz w:val="14"/>
                <w:szCs w:val="14"/>
              </w:rPr>
              <w:t>E02];</w:t>
            </w:r>
          </w:p>
          <w:p w14:paraId="5D440A19" w14:textId="77777777" w:rsidR="00C15EB1" w:rsidRPr="005F3A69" w:rsidRDefault="007E61A9" w:rsidP="00F11A2B">
            <w:pPr>
              <w:keepNext/>
              <w:rPr>
                <w:rFonts w:ascii="Calibri" w:hAnsi="Calibri"/>
                <w:sz w:val="14"/>
                <w:szCs w:val="14"/>
              </w:rPr>
            </w:pPr>
            <w:r w:rsidRPr="005F3A69">
              <w:rPr>
                <w:rFonts w:ascii="Calibri" w:hAnsi="Calibri"/>
                <w:b/>
                <w:sz w:val="14"/>
                <w:szCs w:val="14"/>
              </w:rPr>
              <w:t>C</w:t>
            </w:r>
            <w:r w:rsidRPr="005F3A69">
              <w:rPr>
                <w:rFonts w:ascii="Calibri" w:hAnsi="Calibri"/>
                <w:sz w:val="14"/>
                <w:szCs w:val="14"/>
              </w:rPr>
              <w:t xml:space="preserve">: for systems for which </w:t>
            </w:r>
            <w:r w:rsidR="00F11A2B" w:rsidRPr="005F3A69">
              <w:rPr>
                <w:rFonts w:ascii="Calibri" w:hAnsi="Calibri"/>
                <w:sz w:val="14"/>
                <w:szCs w:val="14"/>
              </w:rPr>
              <w:t>C12</w:t>
            </w:r>
            <w:r w:rsidRPr="005F3A69">
              <w:rPr>
                <w:rFonts w:ascii="Calibri" w:hAnsi="Calibri" w:cs="Calibri"/>
                <w:sz w:val="14"/>
                <w:szCs w:val="14"/>
              </w:rPr>
              <w:t>≥</w:t>
            </w:r>
            <w:proofErr w:type="gramStart"/>
            <w:r w:rsidRPr="005F3A69">
              <w:rPr>
                <w:rFonts w:ascii="Calibri" w:hAnsi="Calibri"/>
                <w:sz w:val="14"/>
                <w:szCs w:val="14"/>
              </w:rPr>
              <w:t>1,</w:t>
            </w:r>
            <w:r w:rsidR="00C15EB1" w:rsidRPr="005F3A69">
              <w:rPr>
                <w:rFonts w:ascii="Calibri" w:hAnsi="Calibri"/>
                <w:sz w:val="14"/>
                <w:szCs w:val="14"/>
              </w:rPr>
              <w:t>enter</w:t>
            </w:r>
            <w:proofErr w:type="gramEnd"/>
            <w:r w:rsidR="00C15EB1" w:rsidRPr="005F3A69">
              <w:rPr>
                <w:rFonts w:ascii="Calibri" w:hAnsi="Calibri"/>
                <w:sz w:val="14"/>
                <w:szCs w:val="14"/>
              </w:rPr>
              <w:t xml:space="preserve"> one row of data in this table for each of the quantity of ducted indoor units</w:t>
            </w:r>
            <w:r w:rsidRPr="005F3A69">
              <w:rPr>
                <w:rFonts w:ascii="Calibri" w:hAnsi="Calibri"/>
                <w:sz w:val="14"/>
                <w:szCs w:val="14"/>
              </w:rPr>
              <w:t xml:space="preserve"> specified</w:t>
            </w:r>
            <w:r w:rsidR="00C15EB1" w:rsidRPr="005F3A69">
              <w:rPr>
                <w:rFonts w:ascii="Calibri" w:hAnsi="Calibri"/>
                <w:sz w:val="14"/>
                <w:szCs w:val="14"/>
              </w:rPr>
              <w:t xml:space="preserve"> in C13 for that system&gt;&gt;</w:t>
            </w:r>
          </w:p>
        </w:tc>
      </w:tr>
      <w:tr w:rsidR="00880958" w:rsidRPr="005F3A69" w14:paraId="2FB150B1" w14:textId="77777777">
        <w:trPr>
          <w:cantSplit/>
          <w:trHeight w:val="136"/>
        </w:trPr>
        <w:tc>
          <w:tcPr>
            <w:tcW w:w="895" w:type="dxa"/>
            <w:shd w:val="clear" w:color="auto" w:fill="auto"/>
            <w:vAlign w:val="bottom"/>
          </w:tcPr>
          <w:p w14:paraId="542D6F0B" w14:textId="77777777" w:rsidR="00C15EB1" w:rsidRPr="005F3A69" w:rsidRDefault="00C15EB1" w:rsidP="00143C83">
            <w:pPr>
              <w:keepNext/>
              <w:jc w:val="center"/>
              <w:rPr>
                <w:rFonts w:ascii="Calibri" w:hAnsi="Calibri"/>
                <w:sz w:val="18"/>
                <w:szCs w:val="18"/>
              </w:rPr>
            </w:pPr>
            <w:r w:rsidRPr="005F3A69">
              <w:rPr>
                <w:rFonts w:ascii="Calibri" w:hAnsi="Calibri"/>
                <w:sz w:val="18"/>
                <w:szCs w:val="18"/>
              </w:rPr>
              <w:t>01</w:t>
            </w:r>
          </w:p>
        </w:tc>
        <w:tc>
          <w:tcPr>
            <w:tcW w:w="1080" w:type="dxa"/>
            <w:shd w:val="clear" w:color="auto" w:fill="auto"/>
            <w:vAlign w:val="bottom"/>
          </w:tcPr>
          <w:p w14:paraId="6E09C8A4" w14:textId="77777777" w:rsidR="00C15EB1" w:rsidRPr="005F3A69" w:rsidRDefault="00C15EB1" w:rsidP="00143C83">
            <w:pPr>
              <w:keepNext/>
              <w:jc w:val="center"/>
              <w:rPr>
                <w:rFonts w:ascii="Calibri" w:hAnsi="Calibri"/>
                <w:sz w:val="18"/>
                <w:szCs w:val="18"/>
              </w:rPr>
            </w:pPr>
            <w:r w:rsidRPr="005F3A69">
              <w:rPr>
                <w:rFonts w:ascii="Calibri" w:hAnsi="Calibri"/>
                <w:sz w:val="18"/>
                <w:szCs w:val="18"/>
              </w:rPr>
              <w:t>02</w:t>
            </w:r>
          </w:p>
        </w:tc>
        <w:tc>
          <w:tcPr>
            <w:tcW w:w="1080" w:type="dxa"/>
          </w:tcPr>
          <w:p w14:paraId="08633F02" w14:textId="77777777" w:rsidR="00C15EB1" w:rsidRPr="005F3A69" w:rsidRDefault="00C15EB1" w:rsidP="00143C83">
            <w:pPr>
              <w:keepNext/>
              <w:jc w:val="center"/>
              <w:rPr>
                <w:rFonts w:ascii="Calibri" w:hAnsi="Calibri"/>
                <w:sz w:val="18"/>
                <w:szCs w:val="18"/>
              </w:rPr>
            </w:pPr>
            <w:r w:rsidRPr="005F3A69">
              <w:rPr>
                <w:rFonts w:ascii="Calibri" w:hAnsi="Calibri"/>
                <w:sz w:val="18"/>
                <w:szCs w:val="18"/>
              </w:rPr>
              <w:t>03</w:t>
            </w:r>
          </w:p>
        </w:tc>
        <w:tc>
          <w:tcPr>
            <w:tcW w:w="720" w:type="dxa"/>
          </w:tcPr>
          <w:p w14:paraId="6274D3EA" w14:textId="77777777" w:rsidR="00C15EB1" w:rsidRPr="005F3A69" w:rsidRDefault="00C15EB1" w:rsidP="00143C83">
            <w:pPr>
              <w:keepNext/>
              <w:jc w:val="center"/>
              <w:rPr>
                <w:rFonts w:ascii="Calibri" w:hAnsi="Calibri"/>
                <w:sz w:val="18"/>
                <w:szCs w:val="18"/>
              </w:rPr>
            </w:pPr>
            <w:r w:rsidRPr="005F3A69">
              <w:rPr>
                <w:rFonts w:ascii="Calibri" w:hAnsi="Calibri"/>
                <w:sz w:val="18"/>
                <w:szCs w:val="18"/>
              </w:rPr>
              <w:t>04</w:t>
            </w:r>
          </w:p>
        </w:tc>
        <w:tc>
          <w:tcPr>
            <w:tcW w:w="900" w:type="dxa"/>
          </w:tcPr>
          <w:p w14:paraId="36F2ADF2" w14:textId="77777777" w:rsidR="00C15EB1" w:rsidRPr="005F3A69" w:rsidRDefault="00C15EB1" w:rsidP="00143C83">
            <w:pPr>
              <w:keepNext/>
              <w:jc w:val="center"/>
              <w:rPr>
                <w:rFonts w:ascii="Calibri" w:hAnsi="Calibri"/>
                <w:sz w:val="18"/>
                <w:szCs w:val="18"/>
              </w:rPr>
            </w:pPr>
            <w:r w:rsidRPr="005F3A69">
              <w:rPr>
                <w:rFonts w:ascii="Calibri" w:hAnsi="Calibri"/>
                <w:sz w:val="18"/>
                <w:szCs w:val="18"/>
              </w:rPr>
              <w:t>05</w:t>
            </w:r>
          </w:p>
        </w:tc>
        <w:tc>
          <w:tcPr>
            <w:tcW w:w="900" w:type="dxa"/>
            <w:shd w:val="clear" w:color="auto" w:fill="auto"/>
            <w:vAlign w:val="bottom"/>
          </w:tcPr>
          <w:p w14:paraId="1707F302" w14:textId="77777777" w:rsidR="00C15EB1" w:rsidRPr="005F3A69" w:rsidRDefault="00C15EB1" w:rsidP="00143C83">
            <w:pPr>
              <w:keepNext/>
              <w:jc w:val="center"/>
              <w:rPr>
                <w:rFonts w:ascii="Calibri" w:hAnsi="Calibri"/>
                <w:sz w:val="18"/>
                <w:szCs w:val="18"/>
              </w:rPr>
            </w:pPr>
            <w:r w:rsidRPr="005F3A69">
              <w:rPr>
                <w:rFonts w:ascii="Calibri" w:hAnsi="Calibri"/>
                <w:sz w:val="18"/>
                <w:szCs w:val="18"/>
              </w:rPr>
              <w:t>06</w:t>
            </w:r>
          </w:p>
        </w:tc>
        <w:tc>
          <w:tcPr>
            <w:tcW w:w="900" w:type="dxa"/>
            <w:shd w:val="clear" w:color="auto" w:fill="auto"/>
            <w:vAlign w:val="bottom"/>
          </w:tcPr>
          <w:p w14:paraId="27026241" w14:textId="77777777" w:rsidR="00C15EB1" w:rsidRPr="005F3A69" w:rsidRDefault="00C15EB1" w:rsidP="00143C83">
            <w:pPr>
              <w:keepNext/>
              <w:jc w:val="center"/>
              <w:rPr>
                <w:rFonts w:ascii="Calibri" w:hAnsi="Calibri"/>
                <w:sz w:val="18"/>
                <w:szCs w:val="18"/>
              </w:rPr>
            </w:pPr>
            <w:r w:rsidRPr="005F3A69">
              <w:rPr>
                <w:rFonts w:ascii="Calibri" w:hAnsi="Calibri"/>
                <w:sz w:val="18"/>
                <w:szCs w:val="18"/>
              </w:rPr>
              <w:t>07</w:t>
            </w:r>
          </w:p>
        </w:tc>
        <w:tc>
          <w:tcPr>
            <w:tcW w:w="900" w:type="dxa"/>
            <w:shd w:val="clear" w:color="auto" w:fill="auto"/>
            <w:vAlign w:val="bottom"/>
          </w:tcPr>
          <w:p w14:paraId="218018E1" w14:textId="77777777" w:rsidR="00C15EB1" w:rsidRPr="005F3A69" w:rsidRDefault="00C15EB1" w:rsidP="00143C83">
            <w:pPr>
              <w:keepNext/>
              <w:jc w:val="center"/>
              <w:rPr>
                <w:rFonts w:ascii="Calibri" w:hAnsi="Calibri"/>
                <w:sz w:val="18"/>
                <w:szCs w:val="18"/>
              </w:rPr>
            </w:pPr>
            <w:r w:rsidRPr="005F3A69">
              <w:rPr>
                <w:rFonts w:ascii="Calibri" w:hAnsi="Calibri"/>
                <w:sz w:val="18"/>
                <w:szCs w:val="18"/>
              </w:rPr>
              <w:t>08</w:t>
            </w:r>
          </w:p>
        </w:tc>
        <w:tc>
          <w:tcPr>
            <w:tcW w:w="900" w:type="dxa"/>
            <w:shd w:val="clear" w:color="auto" w:fill="auto"/>
            <w:vAlign w:val="bottom"/>
          </w:tcPr>
          <w:p w14:paraId="4A472B3B" w14:textId="77777777" w:rsidR="00C15EB1" w:rsidRPr="005F3A69" w:rsidRDefault="00C15EB1" w:rsidP="00143C83">
            <w:pPr>
              <w:keepNext/>
              <w:jc w:val="center"/>
              <w:rPr>
                <w:rFonts w:ascii="Calibri" w:hAnsi="Calibri"/>
                <w:sz w:val="18"/>
                <w:szCs w:val="18"/>
              </w:rPr>
            </w:pPr>
            <w:r w:rsidRPr="005F3A69">
              <w:rPr>
                <w:rFonts w:ascii="Calibri" w:hAnsi="Calibri"/>
                <w:sz w:val="18"/>
                <w:szCs w:val="18"/>
              </w:rPr>
              <w:t>09</w:t>
            </w:r>
          </w:p>
        </w:tc>
        <w:tc>
          <w:tcPr>
            <w:tcW w:w="990" w:type="dxa"/>
          </w:tcPr>
          <w:p w14:paraId="275258D1" w14:textId="77777777" w:rsidR="00C15EB1" w:rsidRPr="005F3A69" w:rsidRDefault="00C15EB1" w:rsidP="00143C83">
            <w:pPr>
              <w:keepNext/>
              <w:jc w:val="center"/>
              <w:rPr>
                <w:rFonts w:ascii="Calibri" w:hAnsi="Calibri"/>
                <w:sz w:val="18"/>
                <w:szCs w:val="18"/>
              </w:rPr>
            </w:pPr>
            <w:r w:rsidRPr="005F3A69">
              <w:rPr>
                <w:rFonts w:ascii="Calibri" w:hAnsi="Calibri"/>
                <w:sz w:val="18"/>
                <w:szCs w:val="18"/>
              </w:rPr>
              <w:t>10</w:t>
            </w:r>
          </w:p>
        </w:tc>
        <w:tc>
          <w:tcPr>
            <w:tcW w:w="1080" w:type="dxa"/>
            <w:shd w:val="clear" w:color="auto" w:fill="auto"/>
            <w:vAlign w:val="bottom"/>
          </w:tcPr>
          <w:p w14:paraId="1D26105C" w14:textId="77777777" w:rsidR="00C15EB1" w:rsidRPr="005F3A69" w:rsidRDefault="00C15EB1" w:rsidP="00143C83">
            <w:pPr>
              <w:keepNext/>
              <w:jc w:val="center"/>
              <w:rPr>
                <w:rFonts w:ascii="Calibri" w:hAnsi="Calibri"/>
                <w:sz w:val="18"/>
                <w:szCs w:val="18"/>
              </w:rPr>
            </w:pPr>
            <w:r w:rsidRPr="005F3A69">
              <w:rPr>
                <w:rFonts w:ascii="Calibri" w:hAnsi="Calibri"/>
                <w:sz w:val="18"/>
                <w:szCs w:val="18"/>
              </w:rPr>
              <w:t>11</w:t>
            </w:r>
          </w:p>
        </w:tc>
        <w:tc>
          <w:tcPr>
            <w:tcW w:w="900" w:type="dxa"/>
            <w:shd w:val="clear" w:color="auto" w:fill="auto"/>
            <w:vAlign w:val="bottom"/>
          </w:tcPr>
          <w:p w14:paraId="584E695F" w14:textId="77777777" w:rsidR="00C15EB1" w:rsidRPr="005F3A69" w:rsidRDefault="00C15EB1" w:rsidP="0033113E">
            <w:pPr>
              <w:keepNext/>
              <w:jc w:val="center"/>
              <w:rPr>
                <w:rFonts w:ascii="Calibri" w:hAnsi="Calibri"/>
                <w:sz w:val="18"/>
                <w:szCs w:val="18"/>
              </w:rPr>
            </w:pPr>
            <w:r w:rsidRPr="005F3A69">
              <w:rPr>
                <w:rFonts w:ascii="Calibri" w:hAnsi="Calibri"/>
                <w:sz w:val="18"/>
                <w:szCs w:val="18"/>
              </w:rPr>
              <w:t>12</w:t>
            </w:r>
          </w:p>
        </w:tc>
        <w:tc>
          <w:tcPr>
            <w:tcW w:w="1170" w:type="dxa"/>
          </w:tcPr>
          <w:p w14:paraId="532D3415" w14:textId="77777777" w:rsidR="00C15EB1" w:rsidRPr="005F3A69" w:rsidRDefault="00C15EB1" w:rsidP="0033113E">
            <w:pPr>
              <w:keepNext/>
              <w:jc w:val="center"/>
              <w:rPr>
                <w:rFonts w:ascii="Calibri" w:hAnsi="Calibri"/>
                <w:sz w:val="18"/>
                <w:szCs w:val="18"/>
              </w:rPr>
            </w:pPr>
            <w:r w:rsidRPr="005F3A69">
              <w:rPr>
                <w:rFonts w:ascii="Calibri" w:hAnsi="Calibri"/>
                <w:sz w:val="18"/>
                <w:szCs w:val="18"/>
              </w:rPr>
              <w:t>13</w:t>
            </w:r>
          </w:p>
        </w:tc>
        <w:tc>
          <w:tcPr>
            <w:tcW w:w="1080" w:type="dxa"/>
          </w:tcPr>
          <w:p w14:paraId="0833E9EA" w14:textId="77777777" w:rsidR="00C15EB1" w:rsidRPr="005F3A69" w:rsidRDefault="00C15EB1" w:rsidP="0033113E">
            <w:pPr>
              <w:keepNext/>
              <w:jc w:val="center"/>
              <w:rPr>
                <w:rFonts w:ascii="Calibri" w:hAnsi="Calibri"/>
                <w:sz w:val="18"/>
                <w:szCs w:val="18"/>
              </w:rPr>
            </w:pPr>
            <w:r w:rsidRPr="005F3A69">
              <w:rPr>
                <w:rFonts w:ascii="Calibri" w:hAnsi="Calibri"/>
                <w:sz w:val="18"/>
                <w:szCs w:val="18"/>
              </w:rPr>
              <w:t>14</w:t>
            </w:r>
          </w:p>
        </w:tc>
        <w:tc>
          <w:tcPr>
            <w:tcW w:w="895" w:type="dxa"/>
          </w:tcPr>
          <w:p w14:paraId="4AA17925" w14:textId="77777777" w:rsidR="00C15EB1" w:rsidRPr="005F3A69" w:rsidRDefault="00C15EB1" w:rsidP="0033113E">
            <w:pPr>
              <w:keepNext/>
              <w:jc w:val="center"/>
              <w:rPr>
                <w:rFonts w:ascii="Calibri" w:hAnsi="Calibri"/>
                <w:sz w:val="18"/>
                <w:szCs w:val="18"/>
              </w:rPr>
            </w:pPr>
            <w:r w:rsidRPr="005F3A69">
              <w:rPr>
                <w:rFonts w:ascii="Calibri" w:hAnsi="Calibri"/>
                <w:sz w:val="18"/>
                <w:szCs w:val="18"/>
              </w:rPr>
              <w:t>15</w:t>
            </w:r>
          </w:p>
        </w:tc>
      </w:tr>
      <w:tr w:rsidR="00880958" w:rsidRPr="005F3A69" w14:paraId="3D2C144F" w14:textId="77777777">
        <w:trPr>
          <w:cantSplit/>
          <w:trHeight w:val="586"/>
        </w:trPr>
        <w:tc>
          <w:tcPr>
            <w:tcW w:w="895" w:type="dxa"/>
            <w:shd w:val="clear" w:color="auto" w:fill="auto"/>
            <w:vAlign w:val="bottom"/>
          </w:tcPr>
          <w:p w14:paraId="40715E62" w14:textId="77777777" w:rsidR="00C15EB1" w:rsidRPr="005F3A69" w:rsidRDefault="00C15EB1" w:rsidP="001B4C6B">
            <w:pPr>
              <w:keepNext/>
              <w:jc w:val="center"/>
              <w:rPr>
                <w:rFonts w:ascii="Calibri" w:hAnsi="Calibri"/>
                <w:sz w:val="18"/>
                <w:szCs w:val="18"/>
              </w:rPr>
            </w:pPr>
            <w:r w:rsidRPr="005F3A69">
              <w:rPr>
                <w:rFonts w:ascii="Calibri" w:hAnsi="Calibri"/>
                <w:sz w:val="18"/>
                <w:szCs w:val="18"/>
              </w:rPr>
              <w:t>SC System ID/Name from CF1R</w:t>
            </w:r>
          </w:p>
        </w:tc>
        <w:tc>
          <w:tcPr>
            <w:tcW w:w="1080" w:type="dxa"/>
            <w:shd w:val="clear" w:color="auto" w:fill="auto"/>
            <w:vAlign w:val="bottom"/>
          </w:tcPr>
          <w:p w14:paraId="583EA566" w14:textId="77777777" w:rsidR="00C15EB1" w:rsidRPr="005F3A69" w:rsidRDefault="00C15EB1" w:rsidP="001B4C6B">
            <w:pPr>
              <w:keepNext/>
              <w:jc w:val="center"/>
              <w:rPr>
                <w:rFonts w:ascii="Calibri" w:hAnsi="Calibri"/>
                <w:sz w:val="18"/>
                <w:szCs w:val="18"/>
              </w:rPr>
            </w:pPr>
            <w:r w:rsidRPr="005F3A69">
              <w:rPr>
                <w:rFonts w:ascii="Calibri" w:hAnsi="Calibri"/>
                <w:sz w:val="18"/>
                <w:szCs w:val="18"/>
              </w:rPr>
              <w:t>SC System Description of Area Served</w:t>
            </w:r>
          </w:p>
        </w:tc>
        <w:tc>
          <w:tcPr>
            <w:tcW w:w="1080" w:type="dxa"/>
            <w:vAlign w:val="bottom"/>
          </w:tcPr>
          <w:p w14:paraId="765C250D" w14:textId="77777777" w:rsidR="00C15EB1" w:rsidRPr="005F3A69" w:rsidRDefault="00C15EB1" w:rsidP="00380970">
            <w:pPr>
              <w:keepNext/>
              <w:jc w:val="center"/>
              <w:rPr>
                <w:rFonts w:ascii="Calibri" w:hAnsi="Calibri"/>
                <w:sz w:val="18"/>
                <w:szCs w:val="18"/>
              </w:rPr>
            </w:pPr>
            <w:r w:rsidRPr="005F3A69">
              <w:rPr>
                <w:rFonts w:ascii="Calibri" w:hAnsi="Calibri"/>
                <w:sz w:val="18"/>
                <w:szCs w:val="18"/>
              </w:rPr>
              <w:t>Indoor Unit Name or Description of Area Served</w:t>
            </w:r>
          </w:p>
        </w:tc>
        <w:tc>
          <w:tcPr>
            <w:tcW w:w="720" w:type="dxa"/>
            <w:vAlign w:val="bottom"/>
          </w:tcPr>
          <w:p w14:paraId="48064C3F" w14:textId="77777777" w:rsidR="00C15EB1" w:rsidRPr="005F3A69" w:rsidRDefault="00C15EB1" w:rsidP="00380970">
            <w:pPr>
              <w:keepNext/>
              <w:jc w:val="center"/>
              <w:rPr>
                <w:rFonts w:ascii="Calibri" w:hAnsi="Calibri"/>
                <w:sz w:val="18"/>
                <w:szCs w:val="18"/>
              </w:rPr>
            </w:pPr>
            <w:r w:rsidRPr="005F3A69">
              <w:rPr>
                <w:rFonts w:ascii="Calibri" w:hAnsi="Calibri"/>
                <w:sz w:val="18"/>
                <w:szCs w:val="18"/>
              </w:rPr>
              <w:t>Total Duct Length</w:t>
            </w:r>
          </w:p>
        </w:tc>
        <w:tc>
          <w:tcPr>
            <w:tcW w:w="900" w:type="dxa"/>
            <w:vAlign w:val="bottom"/>
          </w:tcPr>
          <w:p w14:paraId="1B080741" w14:textId="6B8DC0DE" w:rsidR="00C15EB1" w:rsidRPr="005F3A69" w:rsidRDefault="00C15EB1" w:rsidP="00380970">
            <w:pPr>
              <w:keepNext/>
              <w:jc w:val="center"/>
              <w:rPr>
                <w:rFonts w:ascii="Calibri" w:hAnsi="Calibri"/>
                <w:sz w:val="18"/>
                <w:szCs w:val="18"/>
              </w:rPr>
            </w:pPr>
            <w:r w:rsidRPr="005F3A69">
              <w:rPr>
                <w:rFonts w:ascii="Calibri" w:hAnsi="Calibri"/>
                <w:sz w:val="18"/>
                <w:szCs w:val="18"/>
              </w:rPr>
              <w:t xml:space="preserve">Required New Duct </w:t>
            </w:r>
            <w:r w:rsidRPr="005F3A69">
              <w:rPr>
                <w:rFonts w:ascii="Calibri" w:hAnsi="Calibri"/>
                <w:sz w:val="18"/>
                <w:szCs w:val="18"/>
              </w:rPr>
              <w:br/>
              <w:t>R-Value</w:t>
            </w:r>
          </w:p>
          <w:p w14:paraId="34A7F5B6" w14:textId="0D848C37" w:rsidR="006B0575" w:rsidRPr="005F3A69" w:rsidRDefault="006B0575" w:rsidP="00380970">
            <w:pPr>
              <w:keepNext/>
              <w:jc w:val="center"/>
              <w:rPr>
                <w:rFonts w:ascii="Calibri" w:hAnsi="Calibri"/>
                <w:sz w:val="18"/>
                <w:szCs w:val="18"/>
              </w:rPr>
            </w:pPr>
            <w:r w:rsidRPr="005F3A69">
              <w:rPr>
                <w:rFonts w:ascii="Calibri" w:hAnsi="Calibri"/>
                <w:sz w:val="18"/>
                <w:szCs w:val="18"/>
              </w:rPr>
              <w:t>(Unconditioned Space)</w:t>
            </w:r>
          </w:p>
        </w:tc>
        <w:tc>
          <w:tcPr>
            <w:tcW w:w="900" w:type="dxa"/>
            <w:shd w:val="clear" w:color="auto" w:fill="auto"/>
            <w:vAlign w:val="bottom"/>
          </w:tcPr>
          <w:p w14:paraId="2A8A2561" w14:textId="77777777" w:rsidR="00C15EB1" w:rsidRPr="005F3A69" w:rsidRDefault="00C15EB1" w:rsidP="00380970">
            <w:pPr>
              <w:keepNext/>
              <w:jc w:val="center"/>
              <w:rPr>
                <w:rFonts w:ascii="Calibri" w:hAnsi="Calibri"/>
                <w:sz w:val="18"/>
                <w:szCs w:val="18"/>
              </w:rPr>
            </w:pPr>
            <w:r w:rsidRPr="005F3A69">
              <w:rPr>
                <w:rFonts w:ascii="Calibri" w:hAnsi="Calibri"/>
                <w:sz w:val="18"/>
                <w:szCs w:val="18"/>
              </w:rPr>
              <w:t>Supply Duct Location</w:t>
            </w:r>
          </w:p>
        </w:tc>
        <w:tc>
          <w:tcPr>
            <w:tcW w:w="900" w:type="dxa"/>
            <w:shd w:val="clear" w:color="auto" w:fill="auto"/>
            <w:vAlign w:val="bottom"/>
          </w:tcPr>
          <w:p w14:paraId="10C8C10C" w14:textId="64106FBA" w:rsidR="00C15EB1" w:rsidRPr="005F3A69" w:rsidRDefault="00C15EB1" w:rsidP="00380970">
            <w:pPr>
              <w:keepNext/>
              <w:jc w:val="center"/>
              <w:rPr>
                <w:rFonts w:ascii="Calibri" w:hAnsi="Calibri"/>
                <w:sz w:val="18"/>
                <w:szCs w:val="18"/>
              </w:rPr>
            </w:pPr>
            <w:r w:rsidRPr="005F3A69">
              <w:rPr>
                <w:rFonts w:ascii="Calibri" w:hAnsi="Calibri"/>
                <w:sz w:val="18"/>
                <w:szCs w:val="18"/>
              </w:rPr>
              <w:t xml:space="preserve">New Supply Duct </w:t>
            </w:r>
          </w:p>
          <w:p w14:paraId="00A2B5CA" w14:textId="77777777" w:rsidR="00C15EB1" w:rsidRPr="005F3A69" w:rsidRDefault="00C15EB1" w:rsidP="00380970">
            <w:pPr>
              <w:keepNext/>
              <w:jc w:val="center"/>
              <w:rPr>
                <w:rFonts w:ascii="Calibri" w:hAnsi="Calibri"/>
                <w:sz w:val="18"/>
                <w:szCs w:val="18"/>
              </w:rPr>
            </w:pPr>
            <w:r w:rsidRPr="005F3A69">
              <w:rPr>
                <w:rFonts w:ascii="Calibri" w:hAnsi="Calibri"/>
                <w:sz w:val="18"/>
                <w:szCs w:val="18"/>
              </w:rPr>
              <w:t>R-Value</w:t>
            </w:r>
          </w:p>
        </w:tc>
        <w:tc>
          <w:tcPr>
            <w:tcW w:w="900" w:type="dxa"/>
            <w:shd w:val="clear" w:color="auto" w:fill="auto"/>
            <w:vAlign w:val="bottom"/>
          </w:tcPr>
          <w:p w14:paraId="7D24C458" w14:textId="77777777" w:rsidR="00C15EB1" w:rsidRPr="005F3A69" w:rsidRDefault="00C15EB1" w:rsidP="00380970">
            <w:pPr>
              <w:keepNext/>
              <w:jc w:val="center"/>
              <w:rPr>
                <w:rFonts w:ascii="Calibri" w:hAnsi="Calibri"/>
                <w:sz w:val="18"/>
                <w:szCs w:val="18"/>
              </w:rPr>
            </w:pPr>
            <w:r w:rsidRPr="005F3A69">
              <w:rPr>
                <w:rFonts w:ascii="Calibri" w:hAnsi="Calibri"/>
                <w:sz w:val="18"/>
                <w:szCs w:val="18"/>
              </w:rPr>
              <w:t>Return Duct Location</w:t>
            </w:r>
          </w:p>
        </w:tc>
        <w:tc>
          <w:tcPr>
            <w:tcW w:w="900" w:type="dxa"/>
            <w:shd w:val="clear" w:color="auto" w:fill="auto"/>
            <w:vAlign w:val="bottom"/>
          </w:tcPr>
          <w:p w14:paraId="068D6C7E" w14:textId="659B1B51" w:rsidR="00C15EB1" w:rsidRPr="005F3A69" w:rsidRDefault="00C15EB1" w:rsidP="00380970">
            <w:pPr>
              <w:keepNext/>
              <w:jc w:val="center"/>
              <w:rPr>
                <w:rFonts w:ascii="Calibri" w:hAnsi="Calibri"/>
                <w:sz w:val="18"/>
                <w:szCs w:val="18"/>
              </w:rPr>
            </w:pPr>
            <w:r w:rsidRPr="005F3A69">
              <w:rPr>
                <w:rFonts w:ascii="Calibri" w:hAnsi="Calibri"/>
                <w:sz w:val="18"/>
                <w:szCs w:val="18"/>
              </w:rPr>
              <w:t xml:space="preserve">New Return Duct </w:t>
            </w:r>
          </w:p>
          <w:p w14:paraId="7A87DAD6" w14:textId="77777777" w:rsidR="00C15EB1" w:rsidRPr="005F3A69" w:rsidRDefault="00C15EB1" w:rsidP="00380970">
            <w:pPr>
              <w:keepNext/>
              <w:jc w:val="center"/>
              <w:rPr>
                <w:rFonts w:ascii="Calibri" w:hAnsi="Calibri"/>
                <w:sz w:val="18"/>
                <w:szCs w:val="18"/>
              </w:rPr>
            </w:pPr>
            <w:r w:rsidRPr="005F3A69">
              <w:rPr>
                <w:rFonts w:ascii="Calibri" w:hAnsi="Calibri"/>
                <w:sz w:val="18"/>
                <w:szCs w:val="18"/>
              </w:rPr>
              <w:t>R-Value</w:t>
            </w:r>
          </w:p>
        </w:tc>
        <w:tc>
          <w:tcPr>
            <w:tcW w:w="990" w:type="dxa"/>
            <w:vAlign w:val="bottom"/>
          </w:tcPr>
          <w:p w14:paraId="48E3455E" w14:textId="77777777" w:rsidR="00C15EB1" w:rsidRPr="005F3A69" w:rsidRDefault="004356A0" w:rsidP="00380970">
            <w:pPr>
              <w:keepNext/>
              <w:jc w:val="center"/>
              <w:rPr>
                <w:rFonts w:ascii="Calibri" w:hAnsi="Calibri"/>
                <w:sz w:val="18"/>
                <w:szCs w:val="18"/>
              </w:rPr>
            </w:pPr>
            <w:r w:rsidRPr="005F3A69">
              <w:rPr>
                <w:rFonts w:ascii="Calibri" w:hAnsi="Calibri"/>
                <w:sz w:val="18"/>
                <w:szCs w:val="18"/>
              </w:rPr>
              <w:t xml:space="preserve">Exception </w:t>
            </w:r>
            <w:r w:rsidR="00C15EB1" w:rsidRPr="005F3A69">
              <w:rPr>
                <w:rFonts w:ascii="Calibri" w:hAnsi="Calibri"/>
                <w:sz w:val="18"/>
                <w:szCs w:val="18"/>
              </w:rPr>
              <w:t xml:space="preserve">from Min </w:t>
            </w:r>
          </w:p>
          <w:p w14:paraId="51E90A47" w14:textId="77777777" w:rsidR="00C15EB1" w:rsidRPr="005F3A69" w:rsidRDefault="00C15EB1" w:rsidP="00380970">
            <w:pPr>
              <w:keepNext/>
              <w:jc w:val="center"/>
              <w:rPr>
                <w:rFonts w:ascii="Calibri" w:hAnsi="Calibri"/>
                <w:sz w:val="18"/>
                <w:szCs w:val="18"/>
              </w:rPr>
            </w:pPr>
            <w:r w:rsidRPr="005F3A69">
              <w:rPr>
                <w:rFonts w:ascii="Calibri" w:hAnsi="Calibri"/>
                <w:sz w:val="18"/>
                <w:szCs w:val="18"/>
              </w:rPr>
              <w:t xml:space="preserve">R-Value </w:t>
            </w:r>
          </w:p>
        </w:tc>
        <w:tc>
          <w:tcPr>
            <w:tcW w:w="1080" w:type="dxa"/>
            <w:shd w:val="clear" w:color="auto" w:fill="auto"/>
            <w:vAlign w:val="bottom"/>
          </w:tcPr>
          <w:p w14:paraId="743C2B8B" w14:textId="77777777" w:rsidR="00C15EB1" w:rsidRPr="005F3A69" w:rsidRDefault="00C15EB1" w:rsidP="00B86C64">
            <w:pPr>
              <w:keepNext/>
              <w:jc w:val="center"/>
              <w:rPr>
                <w:rFonts w:ascii="Calibri" w:hAnsi="Calibri"/>
                <w:sz w:val="18"/>
                <w:szCs w:val="18"/>
              </w:rPr>
            </w:pPr>
            <w:r w:rsidRPr="005F3A69">
              <w:rPr>
                <w:rFonts w:ascii="Calibri" w:hAnsi="Calibri"/>
                <w:sz w:val="18"/>
                <w:szCs w:val="18"/>
              </w:rPr>
              <w:t>Method of Compliance with Airflow and Fan Efficacy Req's in 150.0(m)13</w:t>
            </w:r>
          </w:p>
        </w:tc>
        <w:tc>
          <w:tcPr>
            <w:tcW w:w="900" w:type="dxa"/>
            <w:shd w:val="clear" w:color="auto" w:fill="auto"/>
            <w:vAlign w:val="bottom"/>
          </w:tcPr>
          <w:p w14:paraId="435F66F6" w14:textId="77777777" w:rsidR="00C15EB1" w:rsidRPr="005F3A69" w:rsidRDefault="00C15EB1" w:rsidP="00B86C64">
            <w:pPr>
              <w:keepNext/>
              <w:jc w:val="center"/>
              <w:rPr>
                <w:rFonts w:ascii="Calibri" w:hAnsi="Calibri"/>
                <w:sz w:val="18"/>
                <w:szCs w:val="18"/>
              </w:rPr>
            </w:pPr>
            <w:r w:rsidRPr="005F3A69">
              <w:rPr>
                <w:rFonts w:ascii="Calibri" w:hAnsi="Calibri"/>
                <w:sz w:val="18"/>
                <w:szCs w:val="18"/>
              </w:rPr>
              <w:t>Number of Air Filter Devices on Indoor Unit</w:t>
            </w:r>
          </w:p>
        </w:tc>
        <w:tc>
          <w:tcPr>
            <w:tcW w:w="1170" w:type="dxa"/>
            <w:vAlign w:val="bottom"/>
          </w:tcPr>
          <w:p w14:paraId="3DFDC1C3" w14:textId="77777777" w:rsidR="00C15EB1" w:rsidRPr="005F3A69" w:rsidRDefault="00C15EB1" w:rsidP="0037382B">
            <w:pPr>
              <w:keepNext/>
              <w:jc w:val="center"/>
              <w:rPr>
                <w:rFonts w:ascii="Calibri" w:hAnsi="Calibri"/>
                <w:sz w:val="18"/>
                <w:szCs w:val="18"/>
              </w:rPr>
            </w:pPr>
            <w:r w:rsidRPr="005F3A69">
              <w:rPr>
                <w:rFonts w:ascii="Calibri" w:hAnsi="Calibri"/>
                <w:sz w:val="18"/>
                <w:szCs w:val="18"/>
              </w:rPr>
              <w:t xml:space="preserve">Can </w:t>
            </w:r>
            <w:r w:rsidR="0037382B" w:rsidRPr="005F3A69">
              <w:rPr>
                <w:rFonts w:ascii="Calibri" w:hAnsi="Calibri"/>
                <w:sz w:val="18"/>
                <w:szCs w:val="18"/>
              </w:rPr>
              <w:t>Approved</w:t>
            </w:r>
            <w:r w:rsidRPr="005F3A69">
              <w:rPr>
                <w:rFonts w:ascii="Calibri" w:hAnsi="Calibri"/>
                <w:sz w:val="18"/>
                <w:szCs w:val="18"/>
              </w:rPr>
              <w:t xml:space="preserve"> Airflow Protocols be used to test this System?</w:t>
            </w:r>
          </w:p>
        </w:tc>
        <w:tc>
          <w:tcPr>
            <w:tcW w:w="1080" w:type="dxa"/>
            <w:vAlign w:val="bottom"/>
          </w:tcPr>
          <w:p w14:paraId="4AFF19E0" w14:textId="77777777" w:rsidR="00C15EB1" w:rsidRPr="005F3A69" w:rsidRDefault="00C15EB1" w:rsidP="0037382B">
            <w:pPr>
              <w:keepNext/>
              <w:jc w:val="center"/>
              <w:rPr>
                <w:rFonts w:ascii="Calibri" w:hAnsi="Calibri"/>
                <w:sz w:val="18"/>
                <w:szCs w:val="18"/>
              </w:rPr>
            </w:pPr>
            <w:r w:rsidRPr="005F3A69">
              <w:rPr>
                <w:rFonts w:ascii="Calibri" w:hAnsi="Calibri"/>
                <w:sz w:val="18"/>
                <w:szCs w:val="18"/>
              </w:rPr>
              <w:t xml:space="preserve">Can </w:t>
            </w:r>
            <w:r w:rsidR="0037382B" w:rsidRPr="005F3A69">
              <w:rPr>
                <w:rFonts w:ascii="Calibri" w:hAnsi="Calibri"/>
                <w:sz w:val="18"/>
                <w:szCs w:val="18"/>
              </w:rPr>
              <w:t xml:space="preserve">Approved </w:t>
            </w:r>
            <w:r w:rsidRPr="005F3A69">
              <w:rPr>
                <w:rFonts w:ascii="Calibri" w:hAnsi="Calibri"/>
                <w:sz w:val="18"/>
                <w:szCs w:val="18"/>
              </w:rPr>
              <w:t>Fan Efficacy</w:t>
            </w:r>
            <w:r w:rsidR="00662CA8" w:rsidRPr="005F3A69">
              <w:rPr>
                <w:rFonts w:ascii="Calibri" w:hAnsi="Calibri"/>
                <w:sz w:val="18"/>
                <w:szCs w:val="18"/>
              </w:rPr>
              <w:t xml:space="preserve"> Protocol be used to test this S</w:t>
            </w:r>
            <w:r w:rsidRPr="005F3A69">
              <w:rPr>
                <w:rFonts w:ascii="Calibri" w:hAnsi="Calibri"/>
                <w:sz w:val="18"/>
                <w:szCs w:val="18"/>
              </w:rPr>
              <w:t>ystem?</w:t>
            </w:r>
          </w:p>
        </w:tc>
        <w:tc>
          <w:tcPr>
            <w:tcW w:w="895" w:type="dxa"/>
            <w:vAlign w:val="bottom"/>
          </w:tcPr>
          <w:p w14:paraId="37907D84" w14:textId="514F8C48" w:rsidR="00C15EB1" w:rsidRPr="005F3A69" w:rsidRDefault="00C15EB1" w:rsidP="00E131AE">
            <w:pPr>
              <w:keepNext/>
              <w:jc w:val="center"/>
              <w:rPr>
                <w:rFonts w:ascii="Calibri" w:hAnsi="Calibri"/>
                <w:sz w:val="18"/>
                <w:szCs w:val="18"/>
              </w:rPr>
            </w:pPr>
            <w:r w:rsidRPr="005F3A69">
              <w:rPr>
                <w:rFonts w:ascii="Calibri" w:hAnsi="Calibri"/>
                <w:sz w:val="18"/>
                <w:szCs w:val="18"/>
              </w:rPr>
              <w:t>Indoor Unit Nominal Cooling Capacity (ton</w:t>
            </w:r>
            <w:r w:rsidR="00C07882" w:rsidRPr="005F3A69">
              <w:rPr>
                <w:rFonts w:ascii="Calibri" w:hAnsi="Calibri"/>
                <w:sz w:val="18"/>
                <w:szCs w:val="18"/>
              </w:rPr>
              <w:t>s</w:t>
            </w:r>
            <w:r w:rsidRPr="005F3A69">
              <w:rPr>
                <w:rFonts w:ascii="Calibri" w:hAnsi="Calibri"/>
                <w:sz w:val="18"/>
                <w:szCs w:val="18"/>
              </w:rPr>
              <w:t>)</w:t>
            </w:r>
          </w:p>
        </w:tc>
      </w:tr>
      <w:tr w:rsidR="00880958" w:rsidRPr="005F3A69" w14:paraId="51095161" w14:textId="77777777">
        <w:trPr>
          <w:cantSplit/>
          <w:trHeight w:val="402"/>
        </w:trPr>
        <w:tc>
          <w:tcPr>
            <w:tcW w:w="895" w:type="dxa"/>
            <w:shd w:val="clear" w:color="auto" w:fill="auto"/>
            <w:tcMar>
              <w:left w:w="29" w:type="dxa"/>
              <w:right w:w="29" w:type="dxa"/>
            </w:tcMar>
          </w:tcPr>
          <w:p w14:paraId="5F13EEFE" w14:textId="77777777" w:rsidR="00C15EB1" w:rsidRPr="005F3A69" w:rsidRDefault="00C15EB1" w:rsidP="00380970">
            <w:pPr>
              <w:keepNext/>
              <w:rPr>
                <w:rFonts w:asciiTheme="minorHAnsi" w:hAnsiTheme="minorHAnsi"/>
                <w:sz w:val="16"/>
                <w:szCs w:val="16"/>
              </w:rPr>
            </w:pPr>
            <w:r w:rsidRPr="005F3A69">
              <w:rPr>
                <w:rFonts w:asciiTheme="minorHAnsi" w:hAnsiTheme="minorHAnsi"/>
                <w:sz w:val="16"/>
                <w:szCs w:val="16"/>
              </w:rPr>
              <w:t>&lt;&lt;reference value from B01&gt;&gt;</w:t>
            </w:r>
          </w:p>
        </w:tc>
        <w:tc>
          <w:tcPr>
            <w:tcW w:w="1080" w:type="dxa"/>
            <w:shd w:val="clear" w:color="auto" w:fill="auto"/>
            <w:tcMar>
              <w:left w:w="29" w:type="dxa"/>
              <w:right w:w="29" w:type="dxa"/>
            </w:tcMar>
          </w:tcPr>
          <w:p w14:paraId="1AC46D61" w14:textId="77777777" w:rsidR="00C15EB1" w:rsidRPr="005F3A69" w:rsidRDefault="00C15EB1" w:rsidP="00380970">
            <w:pPr>
              <w:keepNext/>
              <w:rPr>
                <w:rFonts w:asciiTheme="minorHAnsi" w:hAnsiTheme="minorHAnsi"/>
                <w:sz w:val="16"/>
                <w:szCs w:val="16"/>
              </w:rPr>
            </w:pPr>
            <w:r w:rsidRPr="005F3A69">
              <w:rPr>
                <w:rFonts w:asciiTheme="minorHAnsi" w:hAnsiTheme="minorHAnsi"/>
                <w:sz w:val="16"/>
                <w:szCs w:val="16"/>
              </w:rPr>
              <w:t xml:space="preserve">&lt;&lt;auto filled from B02&gt;&gt; </w:t>
            </w:r>
          </w:p>
        </w:tc>
        <w:tc>
          <w:tcPr>
            <w:tcW w:w="1080" w:type="dxa"/>
            <w:tcMar>
              <w:left w:w="29" w:type="dxa"/>
              <w:right w:w="29" w:type="dxa"/>
            </w:tcMar>
          </w:tcPr>
          <w:p w14:paraId="7CA4D350" w14:textId="77777777" w:rsidR="00941B19" w:rsidRPr="005F3A69" w:rsidRDefault="00C15EB1" w:rsidP="00941B19">
            <w:pPr>
              <w:pStyle w:val="PlainText"/>
              <w:rPr>
                <w:rFonts w:asciiTheme="minorHAnsi" w:hAnsiTheme="minorHAnsi" w:cs="Courier New"/>
                <w:sz w:val="10"/>
                <w:szCs w:val="10"/>
              </w:rPr>
            </w:pPr>
            <w:r w:rsidRPr="005F3A69">
              <w:rPr>
                <w:rFonts w:asciiTheme="minorHAnsi" w:hAnsiTheme="minorHAnsi" w:cs="Courier New"/>
                <w:sz w:val="10"/>
                <w:szCs w:val="10"/>
              </w:rPr>
              <w:t>&lt;&lt;</w:t>
            </w:r>
            <w:r w:rsidR="00941B19" w:rsidRPr="005F3A69">
              <w:rPr>
                <w:rFonts w:asciiTheme="minorHAnsi" w:hAnsiTheme="minorHAnsi" w:cs="Courier New"/>
                <w:b/>
                <w:sz w:val="10"/>
                <w:szCs w:val="10"/>
              </w:rPr>
              <w:t xml:space="preserve"> if</w:t>
            </w:r>
            <w:r w:rsidR="00941B19" w:rsidRPr="005F3A69">
              <w:rPr>
                <w:rFonts w:asciiTheme="minorHAnsi" w:hAnsiTheme="minorHAnsi" w:cs="Courier New"/>
                <w:sz w:val="10"/>
                <w:szCs w:val="10"/>
              </w:rPr>
              <w:t xml:space="preserve"> system type in C03</w:t>
            </w:r>
            <w:proofErr w:type="gramStart"/>
            <w:r w:rsidR="00941B19" w:rsidRPr="005F3A69">
              <w:rPr>
                <w:rFonts w:asciiTheme="minorHAnsi" w:hAnsiTheme="minorHAnsi" w:cs="Courier New"/>
                <w:sz w:val="10"/>
                <w:szCs w:val="10"/>
              </w:rPr>
              <w:t>=[</w:t>
            </w:r>
            <w:proofErr w:type="gramEnd"/>
            <w:r w:rsidR="00941B19" w:rsidRPr="005F3A69">
              <w:rPr>
                <w:rFonts w:asciiTheme="minorHAnsi" w:hAnsiTheme="minorHAnsi" w:cs="Courier New"/>
                <w:sz w:val="10"/>
                <w:szCs w:val="10"/>
              </w:rPr>
              <w:t xml:space="preserve">Packaged Gas Furnace], </w:t>
            </w:r>
          </w:p>
          <w:p w14:paraId="5A4BA34A" w14:textId="77777777" w:rsidR="00941B19" w:rsidRPr="005F3A69" w:rsidRDefault="00941B19" w:rsidP="00941B19">
            <w:pPr>
              <w:pStyle w:val="PlainText"/>
              <w:rPr>
                <w:rFonts w:asciiTheme="minorHAnsi" w:hAnsiTheme="minorHAnsi" w:cs="Courier New"/>
                <w:sz w:val="10"/>
                <w:szCs w:val="10"/>
              </w:rPr>
            </w:pPr>
            <w:r w:rsidRPr="005F3A69">
              <w:rPr>
                <w:rFonts w:asciiTheme="minorHAnsi" w:hAnsiTheme="minorHAnsi" w:cs="Courier New"/>
                <w:b/>
                <w:sz w:val="10"/>
                <w:szCs w:val="10"/>
              </w:rPr>
              <w:t>then</w:t>
            </w:r>
            <w:r w:rsidRPr="005F3A69">
              <w:rPr>
                <w:rFonts w:asciiTheme="minorHAnsi" w:hAnsiTheme="minorHAnsi" w:cs="Courier New"/>
                <w:sz w:val="10"/>
                <w:szCs w:val="10"/>
              </w:rPr>
              <w:t xml:space="preserve"> value auto filled from B02,</w:t>
            </w:r>
          </w:p>
          <w:p w14:paraId="22C43835" w14:textId="77777777" w:rsidR="00941B19" w:rsidRPr="005F3A69" w:rsidRDefault="00941B19" w:rsidP="00941B19">
            <w:pPr>
              <w:pStyle w:val="PlainText"/>
              <w:rPr>
                <w:rFonts w:asciiTheme="minorHAnsi" w:hAnsiTheme="minorHAnsi" w:cs="Courier New"/>
                <w:sz w:val="10"/>
                <w:szCs w:val="10"/>
              </w:rPr>
            </w:pPr>
          </w:p>
          <w:p w14:paraId="5CAD196D" w14:textId="77777777" w:rsidR="00941B19" w:rsidRPr="005F3A69" w:rsidRDefault="00941B19" w:rsidP="00941B19">
            <w:pPr>
              <w:pStyle w:val="PlainText"/>
              <w:rPr>
                <w:rFonts w:asciiTheme="minorHAnsi" w:hAnsiTheme="minorHAnsi" w:cs="Courier New"/>
                <w:sz w:val="10"/>
                <w:szCs w:val="10"/>
              </w:rPr>
            </w:pPr>
            <w:r w:rsidRPr="005F3A69">
              <w:rPr>
                <w:rFonts w:asciiTheme="minorHAnsi" w:hAnsiTheme="minorHAnsi" w:cs="Courier New"/>
                <w:b/>
                <w:sz w:val="10"/>
                <w:szCs w:val="10"/>
              </w:rPr>
              <w:t>elseif</w:t>
            </w:r>
            <w:r w:rsidRPr="005F3A69">
              <w:rPr>
                <w:rFonts w:asciiTheme="minorHAnsi" w:hAnsiTheme="minorHAnsi" w:cs="Courier New"/>
                <w:sz w:val="10"/>
                <w:szCs w:val="10"/>
              </w:rPr>
              <w:t xml:space="preserve"> system type in [C03 or C07] = one of the following four types:</w:t>
            </w:r>
          </w:p>
          <w:p w14:paraId="77B55212" w14:textId="77777777" w:rsidR="00941B19" w:rsidRPr="005F3A69" w:rsidRDefault="00941B19" w:rsidP="00941B19">
            <w:pPr>
              <w:pStyle w:val="PlainText"/>
              <w:rPr>
                <w:rFonts w:asciiTheme="minorHAnsi" w:hAnsiTheme="minorHAnsi" w:cs="Courier New"/>
                <w:sz w:val="10"/>
                <w:szCs w:val="10"/>
              </w:rPr>
            </w:pPr>
            <w:r w:rsidRPr="005F3A69">
              <w:rPr>
                <w:rFonts w:asciiTheme="minorHAnsi" w:hAnsiTheme="minorHAnsi" w:cs="Courier New"/>
                <w:sz w:val="10"/>
                <w:szCs w:val="10"/>
              </w:rPr>
              <w:t xml:space="preserve">1: central packaged </w:t>
            </w:r>
            <w:proofErr w:type="gramStart"/>
            <w:r w:rsidRPr="005F3A69">
              <w:rPr>
                <w:rFonts w:asciiTheme="minorHAnsi" w:hAnsiTheme="minorHAnsi" w:cs="Courier New"/>
                <w:sz w:val="10"/>
                <w:szCs w:val="10"/>
              </w:rPr>
              <w:t>AC ;</w:t>
            </w:r>
            <w:proofErr w:type="gramEnd"/>
          </w:p>
          <w:p w14:paraId="021A76D3" w14:textId="77777777" w:rsidR="00941B19" w:rsidRPr="005F3A69" w:rsidRDefault="00941B19" w:rsidP="00941B19">
            <w:pPr>
              <w:pStyle w:val="PlainText"/>
              <w:rPr>
                <w:rFonts w:asciiTheme="minorHAnsi" w:hAnsiTheme="minorHAnsi" w:cs="Courier New"/>
                <w:sz w:val="10"/>
                <w:szCs w:val="10"/>
              </w:rPr>
            </w:pPr>
            <w:r w:rsidRPr="005F3A69">
              <w:rPr>
                <w:rFonts w:asciiTheme="minorHAnsi" w:hAnsiTheme="minorHAnsi" w:cs="Courier New"/>
                <w:sz w:val="10"/>
                <w:szCs w:val="10"/>
              </w:rPr>
              <w:t>2: central packaged HP</w:t>
            </w:r>
          </w:p>
          <w:p w14:paraId="4C4D40E9" w14:textId="77777777" w:rsidR="00941B19" w:rsidRPr="005F3A69" w:rsidRDefault="00941B19" w:rsidP="00941B19">
            <w:pPr>
              <w:pStyle w:val="PlainText"/>
              <w:rPr>
                <w:rFonts w:asciiTheme="minorHAnsi" w:hAnsiTheme="minorHAnsi" w:cs="Courier New"/>
                <w:sz w:val="10"/>
                <w:szCs w:val="10"/>
              </w:rPr>
            </w:pPr>
            <w:r w:rsidRPr="005F3A69">
              <w:rPr>
                <w:rFonts w:asciiTheme="minorHAnsi" w:hAnsiTheme="minorHAnsi" w:cs="Courier New"/>
                <w:sz w:val="10"/>
                <w:szCs w:val="10"/>
              </w:rPr>
              <w:t xml:space="preserve">3: central large packaged </w:t>
            </w:r>
            <w:proofErr w:type="gramStart"/>
            <w:r w:rsidRPr="005F3A69">
              <w:rPr>
                <w:rFonts w:asciiTheme="minorHAnsi" w:hAnsiTheme="minorHAnsi" w:cs="Courier New"/>
                <w:sz w:val="10"/>
                <w:szCs w:val="10"/>
              </w:rPr>
              <w:t>AC ;</w:t>
            </w:r>
            <w:proofErr w:type="gramEnd"/>
          </w:p>
          <w:p w14:paraId="4AC016B1" w14:textId="77777777" w:rsidR="00941B19" w:rsidRPr="005F3A69" w:rsidRDefault="00941B19" w:rsidP="00941B19">
            <w:pPr>
              <w:pStyle w:val="PlainText"/>
              <w:rPr>
                <w:rFonts w:asciiTheme="minorHAnsi" w:hAnsiTheme="minorHAnsi" w:cs="Courier New"/>
                <w:sz w:val="10"/>
                <w:szCs w:val="10"/>
              </w:rPr>
            </w:pPr>
            <w:r w:rsidRPr="005F3A69">
              <w:rPr>
                <w:rFonts w:asciiTheme="minorHAnsi" w:hAnsiTheme="minorHAnsi" w:cs="Courier New"/>
                <w:sz w:val="10"/>
                <w:szCs w:val="10"/>
              </w:rPr>
              <w:t xml:space="preserve">4: central </w:t>
            </w:r>
            <w:proofErr w:type="gramStart"/>
            <w:r w:rsidRPr="005F3A69">
              <w:rPr>
                <w:rFonts w:asciiTheme="minorHAnsi" w:hAnsiTheme="minorHAnsi" w:cs="Courier New"/>
                <w:sz w:val="10"/>
                <w:szCs w:val="10"/>
              </w:rPr>
              <w:t>large packaged</w:t>
            </w:r>
            <w:proofErr w:type="gramEnd"/>
            <w:r w:rsidRPr="005F3A69">
              <w:rPr>
                <w:rFonts w:asciiTheme="minorHAnsi" w:hAnsiTheme="minorHAnsi" w:cs="Courier New"/>
                <w:sz w:val="10"/>
                <w:szCs w:val="10"/>
              </w:rPr>
              <w:t xml:space="preserve"> HP</w:t>
            </w:r>
          </w:p>
          <w:p w14:paraId="4633724C" w14:textId="77777777" w:rsidR="00941B19" w:rsidRPr="005F3A69" w:rsidRDefault="00941B19" w:rsidP="00941B19">
            <w:pPr>
              <w:pStyle w:val="PlainText"/>
              <w:rPr>
                <w:rFonts w:asciiTheme="minorHAnsi" w:hAnsiTheme="minorHAnsi" w:cs="Courier New"/>
                <w:sz w:val="10"/>
                <w:szCs w:val="10"/>
              </w:rPr>
            </w:pPr>
            <w:r w:rsidRPr="005F3A69">
              <w:rPr>
                <w:rFonts w:asciiTheme="minorHAnsi" w:hAnsiTheme="minorHAnsi" w:cs="Courier New"/>
                <w:b/>
                <w:sz w:val="10"/>
                <w:szCs w:val="10"/>
              </w:rPr>
              <w:t>then</w:t>
            </w:r>
            <w:r w:rsidRPr="005F3A69">
              <w:rPr>
                <w:rFonts w:asciiTheme="minorHAnsi" w:hAnsiTheme="minorHAnsi" w:cs="Courier New"/>
                <w:sz w:val="10"/>
                <w:szCs w:val="10"/>
              </w:rPr>
              <w:t xml:space="preserve"> value auto filled from B02</w:t>
            </w:r>
          </w:p>
          <w:p w14:paraId="3EB499F6" w14:textId="77777777" w:rsidR="00941B19" w:rsidRPr="005F3A69" w:rsidRDefault="00941B19" w:rsidP="002105BE">
            <w:pPr>
              <w:pStyle w:val="PlainText"/>
              <w:rPr>
                <w:rFonts w:asciiTheme="minorHAnsi" w:hAnsiTheme="minorHAnsi" w:cs="Courier New"/>
                <w:sz w:val="10"/>
                <w:szCs w:val="10"/>
              </w:rPr>
            </w:pPr>
          </w:p>
          <w:p w14:paraId="31834FBB" w14:textId="77777777" w:rsidR="00C15EB1" w:rsidRPr="005F3A69" w:rsidRDefault="00941B19" w:rsidP="002105BE">
            <w:pPr>
              <w:pStyle w:val="PlainText"/>
              <w:rPr>
                <w:rFonts w:asciiTheme="minorHAnsi" w:hAnsiTheme="minorHAnsi" w:cs="Courier New"/>
                <w:sz w:val="10"/>
                <w:szCs w:val="10"/>
              </w:rPr>
            </w:pPr>
            <w:r w:rsidRPr="005F3A69">
              <w:rPr>
                <w:rFonts w:asciiTheme="minorHAnsi" w:hAnsiTheme="minorHAnsi" w:cs="Courier New"/>
                <w:b/>
                <w:sz w:val="10"/>
                <w:szCs w:val="10"/>
              </w:rPr>
              <w:t>else</w:t>
            </w:r>
            <w:r w:rsidR="00C15EB1" w:rsidRPr="005F3A69">
              <w:rPr>
                <w:rFonts w:asciiTheme="minorHAnsi" w:hAnsiTheme="minorHAnsi" w:cs="Courier New"/>
                <w:b/>
                <w:sz w:val="10"/>
                <w:szCs w:val="10"/>
              </w:rPr>
              <w:t>if</w:t>
            </w:r>
            <w:r w:rsidR="00C15EB1" w:rsidRPr="005F3A69">
              <w:rPr>
                <w:rFonts w:asciiTheme="minorHAnsi" w:hAnsiTheme="minorHAnsi" w:cs="Courier New"/>
                <w:sz w:val="10"/>
                <w:szCs w:val="10"/>
              </w:rPr>
              <w:t xml:space="preserve"> value in C12=1, </w:t>
            </w:r>
          </w:p>
          <w:p w14:paraId="159678DA" w14:textId="77777777" w:rsidR="00C15EB1" w:rsidRPr="005F3A69" w:rsidRDefault="00C15EB1" w:rsidP="002105BE">
            <w:pPr>
              <w:pStyle w:val="PlainText"/>
              <w:rPr>
                <w:rFonts w:asciiTheme="minorHAnsi" w:hAnsiTheme="minorHAnsi" w:cs="Courier New"/>
                <w:sz w:val="10"/>
                <w:szCs w:val="10"/>
              </w:rPr>
            </w:pPr>
            <w:r w:rsidRPr="005F3A69">
              <w:rPr>
                <w:rFonts w:asciiTheme="minorHAnsi" w:hAnsiTheme="minorHAnsi" w:cs="Courier New"/>
                <w:b/>
                <w:sz w:val="10"/>
                <w:szCs w:val="10"/>
              </w:rPr>
              <w:t>then</w:t>
            </w:r>
            <w:r w:rsidRPr="005F3A69">
              <w:rPr>
                <w:rFonts w:asciiTheme="minorHAnsi" w:hAnsiTheme="minorHAnsi" w:cs="Courier New"/>
                <w:sz w:val="10"/>
                <w:szCs w:val="10"/>
              </w:rPr>
              <w:t xml:space="preserve"> value </w:t>
            </w:r>
            <w:proofErr w:type="spellStart"/>
            <w:r w:rsidRPr="005F3A69">
              <w:rPr>
                <w:rFonts w:asciiTheme="minorHAnsi" w:hAnsiTheme="minorHAnsi" w:cs="Courier New"/>
                <w:sz w:val="10"/>
                <w:szCs w:val="10"/>
              </w:rPr>
              <w:t>autofilled</w:t>
            </w:r>
            <w:proofErr w:type="spellEnd"/>
            <w:r w:rsidRPr="005F3A69">
              <w:rPr>
                <w:rFonts w:asciiTheme="minorHAnsi" w:hAnsiTheme="minorHAnsi" w:cs="Courier New"/>
                <w:sz w:val="10"/>
                <w:szCs w:val="10"/>
              </w:rPr>
              <w:t xml:space="preserve"> from </w:t>
            </w:r>
            <w:proofErr w:type="gramStart"/>
            <w:r w:rsidRPr="005F3A69">
              <w:rPr>
                <w:rFonts w:asciiTheme="minorHAnsi" w:hAnsiTheme="minorHAnsi" w:cs="Courier New"/>
                <w:sz w:val="10"/>
                <w:szCs w:val="10"/>
              </w:rPr>
              <w:t>B02;</w:t>
            </w:r>
            <w:proofErr w:type="gramEnd"/>
          </w:p>
          <w:p w14:paraId="48A6F459" w14:textId="77777777" w:rsidR="00B4680D" w:rsidRPr="005F3A69" w:rsidRDefault="00B4680D" w:rsidP="00B4680D">
            <w:pPr>
              <w:pStyle w:val="PlainText"/>
              <w:rPr>
                <w:rFonts w:asciiTheme="minorHAnsi" w:hAnsiTheme="minorHAnsi" w:cs="Courier New"/>
                <w:sz w:val="10"/>
                <w:szCs w:val="10"/>
              </w:rPr>
            </w:pPr>
          </w:p>
          <w:p w14:paraId="47F8DA2A" w14:textId="77777777" w:rsidR="00313D5A" w:rsidRPr="005F3A69" w:rsidRDefault="00313D5A" w:rsidP="00313D5A">
            <w:pPr>
              <w:pStyle w:val="PlainText"/>
              <w:rPr>
                <w:rFonts w:asciiTheme="minorHAnsi" w:hAnsiTheme="minorHAnsi" w:cs="Courier New"/>
                <w:sz w:val="10"/>
                <w:szCs w:val="10"/>
              </w:rPr>
            </w:pPr>
            <w:r w:rsidRPr="005F3A69">
              <w:rPr>
                <w:rFonts w:asciiTheme="minorHAnsi" w:hAnsiTheme="minorHAnsi" w:cs="Courier New"/>
                <w:sz w:val="10"/>
                <w:szCs w:val="10"/>
              </w:rPr>
              <w:t>elseif C12&gt;1, and Section D applies, and D10= one of the following two values:</w:t>
            </w:r>
          </w:p>
          <w:p w14:paraId="30D66350" w14:textId="77777777" w:rsidR="00313D5A" w:rsidRPr="005F3A69" w:rsidRDefault="00313D5A" w:rsidP="00313D5A">
            <w:pPr>
              <w:pStyle w:val="PlainText"/>
              <w:rPr>
                <w:rFonts w:asciiTheme="minorHAnsi" w:hAnsiTheme="minorHAnsi" w:cs="Courier New"/>
                <w:sz w:val="10"/>
                <w:szCs w:val="10"/>
              </w:rPr>
            </w:pPr>
            <w:r w:rsidRPr="005F3A69">
              <w:rPr>
                <w:rFonts w:asciiTheme="minorHAnsi" w:hAnsiTheme="minorHAnsi" w:cs="Courier New"/>
                <w:sz w:val="10"/>
                <w:szCs w:val="10"/>
              </w:rPr>
              <w:t>*Ducted &gt;10ft length</w:t>
            </w:r>
          </w:p>
          <w:p w14:paraId="2BACB6AD" w14:textId="77777777" w:rsidR="00313D5A" w:rsidRPr="005F3A69" w:rsidRDefault="00313D5A" w:rsidP="00313D5A">
            <w:pPr>
              <w:pStyle w:val="PlainText"/>
              <w:rPr>
                <w:rFonts w:asciiTheme="minorHAnsi" w:hAnsiTheme="minorHAnsi" w:cs="Courier New"/>
                <w:sz w:val="10"/>
                <w:szCs w:val="10"/>
              </w:rPr>
            </w:pPr>
            <w:r w:rsidRPr="005F3A69">
              <w:rPr>
                <w:rFonts w:asciiTheme="minorHAnsi" w:hAnsiTheme="minorHAnsi" w:cs="Courier New"/>
                <w:sz w:val="10"/>
                <w:szCs w:val="10"/>
              </w:rPr>
              <w:t>*Ducted ≤10ft length</w:t>
            </w:r>
          </w:p>
          <w:p w14:paraId="1BE8D0AF" w14:textId="77777777" w:rsidR="00B4680D" w:rsidRPr="005F3A69" w:rsidRDefault="00313D5A" w:rsidP="00313D5A">
            <w:pPr>
              <w:pStyle w:val="PlainText"/>
              <w:rPr>
                <w:rFonts w:asciiTheme="minorHAnsi" w:hAnsiTheme="minorHAnsi" w:cs="Courier New"/>
                <w:sz w:val="10"/>
                <w:szCs w:val="10"/>
              </w:rPr>
            </w:pPr>
            <w:r w:rsidRPr="005F3A69">
              <w:rPr>
                <w:rFonts w:asciiTheme="minorHAnsi" w:hAnsiTheme="minorHAnsi" w:cs="Courier New"/>
                <w:sz w:val="10"/>
                <w:szCs w:val="10"/>
              </w:rPr>
              <w:t xml:space="preserve">then use corresponding value </w:t>
            </w:r>
            <w:proofErr w:type="spellStart"/>
            <w:r w:rsidRPr="005F3A69">
              <w:rPr>
                <w:rFonts w:asciiTheme="minorHAnsi" w:hAnsiTheme="minorHAnsi" w:cs="Courier New"/>
                <w:sz w:val="10"/>
                <w:szCs w:val="10"/>
              </w:rPr>
              <w:t>autofilled</w:t>
            </w:r>
            <w:proofErr w:type="spellEnd"/>
            <w:r w:rsidRPr="005F3A69">
              <w:rPr>
                <w:rFonts w:asciiTheme="minorHAnsi" w:hAnsiTheme="minorHAnsi" w:cs="Courier New"/>
                <w:sz w:val="10"/>
                <w:szCs w:val="10"/>
              </w:rPr>
              <w:t xml:space="preserve"> from D09,</w:t>
            </w:r>
          </w:p>
          <w:p w14:paraId="4D9A8824" w14:textId="77777777" w:rsidR="00313D5A" w:rsidRPr="005F3A69" w:rsidRDefault="00313D5A" w:rsidP="00313D5A">
            <w:pPr>
              <w:pStyle w:val="PlainText"/>
              <w:rPr>
                <w:rFonts w:asciiTheme="minorHAnsi" w:hAnsiTheme="minorHAnsi" w:cs="Courier New"/>
                <w:sz w:val="10"/>
                <w:szCs w:val="10"/>
              </w:rPr>
            </w:pPr>
          </w:p>
          <w:p w14:paraId="3C659A41" w14:textId="77777777" w:rsidR="00C15EB1" w:rsidRPr="005F3A69" w:rsidRDefault="00C15EB1" w:rsidP="002105BE">
            <w:pPr>
              <w:pStyle w:val="PlainText"/>
              <w:rPr>
                <w:rFonts w:asciiTheme="minorHAnsi" w:hAnsiTheme="minorHAnsi" w:cs="Courier New"/>
                <w:sz w:val="10"/>
                <w:szCs w:val="10"/>
              </w:rPr>
            </w:pPr>
            <w:r w:rsidRPr="005F3A69">
              <w:rPr>
                <w:rFonts w:asciiTheme="minorHAnsi" w:hAnsiTheme="minorHAnsi" w:cs="Courier New"/>
                <w:sz w:val="10"/>
                <w:szCs w:val="10"/>
              </w:rPr>
              <w:t xml:space="preserve">else user input, text, 15 characters </w:t>
            </w:r>
            <w:proofErr w:type="gramStart"/>
            <w:r w:rsidRPr="005F3A69">
              <w:rPr>
                <w:rFonts w:asciiTheme="minorHAnsi" w:hAnsiTheme="minorHAnsi" w:cs="Courier New"/>
                <w:sz w:val="10"/>
                <w:szCs w:val="10"/>
              </w:rPr>
              <w:t>maximum;</w:t>
            </w:r>
            <w:proofErr w:type="gramEnd"/>
          </w:p>
          <w:p w14:paraId="20DB8CE7" w14:textId="77777777" w:rsidR="00C15EB1" w:rsidRPr="005F3A69" w:rsidRDefault="00C15EB1" w:rsidP="002105BE">
            <w:pPr>
              <w:pStyle w:val="PlainText"/>
              <w:rPr>
                <w:rFonts w:asciiTheme="minorHAnsi" w:hAnsiTheme="minorHAnsi" w:cs="Courier New"/>
                <w:sz w:val="10"/>
                <w:szCs w:val="10"/>
              </w:rPr>
            </w:pPr>
          </w:p>
          <w:p w14:paraId="21B932DE" w14:textId="77777777" w:rsidR="00C15EB1" w:rsidRPr="005F3A69" w:rsidRDefault="00C15EB1" w:rsidP="002105BE">
            <w:pPr>
              <w:keepNext/>
              <w:rPr>
                <w:rFonts w:asciiTheme="minorHAnsi" w:hAnsiTheme="minorHAnsi"/>
                <w:sz w:val="16"/>
                <w:szCs w:val="16"/>
              </w:rPr>
            </w:pPr>
            <w:r w:rsidRPr="005F3A69">
              <w:rPr>
                <w:rFonts w:asciiTheme="minorHAnsi" w:hAnsiTheme="minorHAnsi" w:cs="Courier New"/>
                <w:sz w:val="10"/>
                <w:szCs w:val="10"/>
              </w:rPr>
              <w:t>do not allow duplicate values for indoor unit names in this MCH-01 as listed in F03 and G03&gt;&gt;</w:t>
            </w:r>
          </w:p>
        </w:tc>
        <w:tc>
          <w:tcPr>
            <w:tcW w:w="720" w:type="dxa"/>
            <w:tcMar>
              <w:left w:w="29" w:type="dxa"/>
              <w:right w:w="29" w:type="dxa"/>
            </w:tcMar>
          </w:tcPr>
          <w:p w14:paraId="58E123EC" w14:textId="77777777" w:rsidR="00C15EB1" w:rsidRPr="005F3A69" w:rsidRDefault="00C15EB1" w:rsidP="00380970">
            <w:pPr>
              <w:rPr>
                <w:rFonts w:asciiTheme="minorHAnsi" w:hAnsiTheme="minorHAnsi"/>
                <w:sz w:val="12"/>
                <w:szCs w:val="12"/>
              </w:rPr>
            </w:pPr>
            <w:r w:rsidRPr="005F3A69">
              <w:rPr>
                <w:rFonts w:asciiTheme="minorHAnsi" w:hAnsiTheme="minorHAnsi"/>
                <w:sz w:val="12"/>
                <w:szCs w:val="12"/>
              </w:rPr>
              <w:t>&lt;&lt;user pick one text value from the following 2:</w:t>
            </w:r>
          </w:p>
          <w:p w14:paraId="502BF431" w14:textId="77777777" w:rsidR="00C15EB1" w:rsidRPr="005F3A69" w:rsidRDefault="00C15EB1" w:rsidP="00380970">
            <w:pPr>
              <w:rPr>
                <w:rFonts w:asciiTheme="minorHAnsi" w:hAnsiTheme="minorHAnsi" w:cs="Courier New"/>
                <w:sz w:val="12"/>
                <w:szCs w:val="12"/>
              </w:rPr>
            </w:pPr>
            <w:r w:rsidRPr="005F3A69">
              <w:rPr>
                <w:rFonts w:asciiTheme="minorHAnsi" w:hAnsiTheme="minorHAnsi"/>
                <w:sz w:val="12"/>
                <w:szCs w:val="12"/>
              </w:rPr>
              <w:t>*</w:t>
            </w:r>
            <w:r w:rsidR="009B1AE7" w:rsidRPr="005F3A69">
              <w:rPr>
                <w:rFonts w:asciiTheme="minorHAnsi" w:hAnsiTheme="minorHAnsi"/>
                <w:sz w:val="12"/>
                <w:szCs w:val="12"/>
              </w:rPr>
              <w:t>[</w:t>
            </w:r>
            <w:r w:rsidRPr="005F3A69">
              <w:rPr>
                <w:rFonts w:asciiTheme="minorHAnsi" w:hAnsiTheme="minorHAnsi"/>
                <w:sz w:val="12"/>
                <w:szCs w:val="12"/>
              </w:rPr>
              <w:t>&gt;10ft</w:t>
            </w:r>
            <w:r w:rsidR="009B1AE7" w:rsidRPr="005F3A69">
              <w:rPr>
                <w:rFonts w:asciiTheme="minorHAnsi" w:hAnsiTheme="minorHAnsi"/>
                <w:sz w:val="12"/>
                <w:szCs w:val="12"/>
              </w:rPr>
              <w:t>]</w:t>
            </w:r>
          </w:p>
          <w:p w14:paraId="4143E560" w14:textId="77777777" w:rsidR="00C15EB1" w:rsidRPr="005F3A69" w:rsidRDefault="00C15EB1" w:rsidP="00380970">
            <w:pPr>
              <w:keepNext/>
              <w:rPr>
                <w:rFonts w:asciiTheme="minorHAnsi" w:hAnsiTheme="minorHAnsi"/>
                <w:sz w:val="16"/>
                <w:szCs w:val="16"/>
              </w:rPr>
            </w:pPr>
            <w:r w:rsidRPr="005F3A69">
              <w:rPr>
                <w:rFonts w:asciiTheme="minorHAnsi" w:hAnsiTheme="minorHAnsi" w:cs="Courier New"/>
                <w:sz w:val="12"/>
                <w:szCs w:val="12"/>
              </w:rPr>
              <w:t>*</w:t>
            </w:r>
            <w:r w:rsidR="009B1AE7" w:rsidRPr="005F3A69">
              <w:rPr>
                <w:rFonts w:asciiTheme="minorHAnsi" w:hAnsiTheme="minorHAnsi" w:cs="Courier New"/>
                <w:sz w:val="12"/>
                <w:szCs w:val="12"/>
              </w:rPr>
              <w:t>[</w:t>
            </w:r>
            <w:r w:rsidRPr="005F3A69">
              <w:rPr>
                <w:rFonts w:asciiTheme="minorHAnsi" w:hAnsiTheme="minorHAnsi" w:cs="Courier New"/>
                <w:sz w:val="12"/>
                <w:szCs w:val="12"/>
              </w:rPr>
              <w:t>≤10ft</w:t>
            </w:r>
            <w:r w:rsidR="009B1AE7" w:rsidRPr="005F3A69">
              <w:rPr>
                <w:rFonts w:asciiTheme="minorHAnsi" w:hAnsiTheme="minorHAnsi" w:cs="Courier New"/>
                <w:sz w:val="12"/>
                <w:szCs w:val="12"/>
              </w:rPr>
              <w:t>]</w:t>
            </w:r>
            <w:r w:rsidRPr="005F3A69">
              <w:rPr>
                <w:rFonts w:asciiTheme="minorHAnsi" w:hAnsiTheme="minorHAnsi" w:cs="Courier New"/>
                <w:sz w:val="12"/>
                <w:szCs w:val="12"/>
              </w:rPr>
              <w:t>&gt;&gt;</w:t>
            </w:r>
          </w:p>
        </w:tc>
        <w:tc>
          <w:tcPr>
            <w:tcW w:w="900" w:type="dxa"/>
            <w:tcMar>
              <w:left w:w="29" w:type="dxa"/>
              <w:right w:w="29" w:type="dxa"/>
            </w:tcMar>
          </w:tcPr>
          <w:p w14:paraId="64C36B17" w14:textId="0A73F016" w:rsidR="00C15EB1" w:rsidRPr="005F3A69" w:rsidRDefault="00C15EB1" w:rsidP="00380970">
            <w:pPr>
              <w:rPr>
                <w:rFonts w:asciiTheme="minorHAnsi" w:hAnsiTheme="minorHAnsi"/>
                <w:sz w:val="12"/>
                <w:szCs w:val="12"/>
              </w:rPr>
            </w:pPr>
            <w:r w:rsidRPr="005F3A69">
              <w:rPr>
                <w:rFonts w:asciiTheme="minorHAnsi" w:hAnsiTheme="minorHAnsi"/>
                <w:sz w:val="12"/>
                <w:szCs w:val="12"/>
              </w:rPr>
              <w:t>&lt;&lt;</w:t>
            </w:r>
            <w:r w:rsidRPr="005F3A69">
              <w:rPr>
                <w:rFonts w:asciiTheme="minorHAnsi" w:hAnsiTheme="minorHAnsi"/>
                <w:b/>
                <w:sz w:val="12"/>
                <w:szCs w:val="12"/>
              </w:rPr>
              <w:t>if</w:t>
            </w:r>
            <w:r w:rsidRPr="005F3A69">
              <w:rPr>
                <w:rFonts w:asciiTheme="minorHAnsi" w:hAnsiTheme="minorHAnsi"/>
                <w:sz w:val="12"/>
                <w:szCs w:val="12"/>
              </w:rPr>
              <w:t xml:space="preserve"> A02= CZ </w:t>
            </w:r>
            <w:r w:rsidR="00AF13FC" w:rsidRPr="005F3A69">
              <w:rPr>
                <w:rFonts w:asciiTheme="minorHAnsi" w:hAnsiTheme="minorHAnsi"/>
                <w:sz w:val="12"/>
                <w:szCs w:val="12"/>
              </w:rPr>
              <w:t>3, 5</w:t>
            </w:r>
            <w:r w:rsidR="00914C15" w:rsidRPr="005F3A69">
              <w:rPr>
                <w:rFonts w:asciiTheme="minorHAnsi" w:hAnsiTheme="minorHAnsi"/>
                <w:sz w:val="12"/>
                <w:szCs w:val="12"/>
              </w:rPr>
              <w:t xml:space="preserve"> </w:t>
            </w:r>
            <w:r w:rsidR="00B60640" w:rsidRPr="005F3A69">
              <w:rPr>
                <w:rFonts w:asciiTheme="minorHAnsi" w:hAnsiTheme="minorHAnsi"/>
                <w:sz w:val="12"/>
                <w:szCs w:val="12"/>
              </w:rPr>
              <w:t>-</w:t>
            </w:r>
            <w:r w:rsidR="00914C15" w:rsidRPr="005F3A69">
              <w:rPr>
                <w:rFonts w:asciiTheme="minorHAnsi" w:hAnsiTheme="minorHAnsi"/>
                <w:sz w:val="12"/>
                <w:szCs w:val="12"/>
              </w:rPr>
              <w:t xml:space="preserve"> </w:t>
            </w:r>
            <w:r w:rsidR="00B60640" w:rsidRPr="005F3A69">
              <w:rPr>
                <w:rFonts w:asciiTheme="minorHAnsi" w:hAnsiTheme="minorHAnsi"/>
                <w:sz w:val="12"/>
                <w:szCs w:val="12"/>
              </w:rPr>
              <w:t>7</w:t>
            </w:r>
          </w:p>
          <w:p w14:paraId="37F03BAE" w14:textId="77777777" w:rsidR="00C15EB1" w:rsidRPr="005F3A69" w:rsidRDefault="00C15EB1" w:rsidP="00380970">
            <w:pPr>
              <w:rPr>
                <w:rFonts w:asciiTheme="minorHAnsi" w:hAnsiTheme="minorHAnsi"/>
                <w:sz w:val="12"/>
                <w:szCs w:val="12"/>
              </w:rPr>
            </w:pPr>
            <w:r w:rsidRPr="005F3A69">
              <w:rPr>
                <w:rFonts w:asciiTheme="minorHAnsi" w:hAnsiTheme="minorHAnsi"/>
                <w:b/>
                <w:sz w:val="12"/>
                <w:szCs w:val="12"/>
              </w:rPr>
              <w:t>then</w:t>
            </w:r>
            <w:r w:rsidRPr="005F3A69">
              <w:rPr>
                <w:rFonts w:asciiTheme="minorHAnsi" w:hAnsiTheme="minorHAnsi"/>
                <w:sz w:val="12"/>
                <w:szCs w:val="12"/>
              </w:rPr>
              <w:t xml:space="preserve"> value = R-6</w:t>
            </w:r>
            <w:proofErr w:type="gramStart"/>
            <w:r w:rsidRPr="005F3A69">
              <w:rPr>
                <w:rFonts w:asciiTheme="minorHAnsi" w:hAnsiTheme="minorHAnsi"/>
                <w:sz w:val="12"/>
                <w:szCs w:val="12"/>
              </w:rPr>
              <w:t>.;</w:t>
            </w:r>
            <w:proofErr w:type="gramEnd"/>
            <w:r w:rsidRPr="005F3A69">
              <w:rPr>
                <w:rFonts w:asciiTheme="minorHAnsi" w:hAnsiTheme="minorHAnsi"/>
                <w:sz w:val="12"/>
                <w:szCs w:val="12"/>
              </w:rPr>
              <w:t xml:space="preserve"> </w:t>
            </w:r>
          </w:p>
          <w:p w14:paraId="162E5263" w14:textId="77777777" w:rsidR="00C15EB1" w:rsidRPr="005F3A69" w:rsidRDefault="00C15EB1" w:rsidP="00380970">
            <w:pPr>
              <w:rPr>
                <w:rFonts w:asciiTheme="minorHAnsi" w:hAnsiTheme="minorHAnsi"/>
                <w:sz w:val="12"/>
                <w:szCs w:val="12"/>
              </w:rPr>
            </w:pPr>
          </w:p>
          <w:p w14:paraId="0A1B6115" w14:textId="1CCE208F" w:rsidR="00C15EB1" w:rsidRPr="005F3A69" w:rsidRDefault="00C15EB1" w:rsidP="00380970">
            <w:pPr>
              <w:rPr>
                <w:rFonts w:asciiTheme="minorHAnsi" w:hAnsiTheme="minorHAnsi"/>
                <w:sz w:val="12"/>
                <w:szCs w:val="12"/>
              </w:rPr>
            </w:pPr>
            <w:r w:rsidRPr="005F3A69">
              <w:rPr>
                <w:rFonts w:asciiTheme="minorHAnsi" w:hAnsiTheme="minorHAnsi"/>
                <w:b/>
                <w:sz w:val="12"/>
                <w:szCs w:val="12"/>
              </w:rPr>
              <w:t>elseif</w:t>
            </w:r>
            <w:r w:rsidRPr="005F3A69">
              <w:rPr>
                <w:rFonts w:asciiTheme="minorHAnsi" w:hAnsiTheme="minorHAnsi"/>
                <w:sz w:val="12"/>
                <w:szCs w:val="12"/>
              </w:rPr>
              <w:t xml:space="preserve"> A02=CZ </w:t>
            </w:r>
            <w:r w:rsidR="00B60640" w:rsidRPr="005F3A69">
              <w:rPr>
                <w:rFonts w:asciiTheme="minorHAnsi" w:hAnsiTheme="minorHAnsi"/>
                <w:sz w:val="12"/>
                <w:szCs w:val="12"/>
              </w:rPr>
              <w:t>1, 2, 4, 8 - 16</w:t>
            </w:r>
            <w:r w:rsidRPr="005F3A69">
              <w:rPr>
                <w:rFonts w:asciiTheme="minorHAnsi" w:hAnsiTheme="minorHAnsi"/>
                <w:sz w:val="12"/>
                <w:szCs w:val="12"/>
              </w:rPr>
              <w:t xml:space="preserve"> </w:t>
            </w:r>
          </w:p>
          <w:p w14:paraId="5768102F" w14:textId="77777777" w:rsidR="00C15EB1" w:rsidRPr="005F3A69" w:rsidRDefault="00C15EB1" w:rsidP="00E5357A">
            <w:pPr>
              <w:rPr>
                <w:rFonts w:asciiTheme="minorHAnsi" w:hAnsiTheme="minorHAnsi"/>
                <w:sz w:val="12"/>
                <w:szCs w:val="12"/>
              </w:rPr>
            </w:pPr>
            <w:r w:rsidRPr="005F3A69">
              <w:rPr>
                <w:rFonts w:asciiTheme="minorHAnsi" w:hAnsiTheme="minorHAnsi"/>
                <w:b/>
                <w:sz w:val="12"/>
                <w:szCs w:val="12"/>
              </w:rPr>
              <w:t>then</w:t>
            </w:r>
            <w:r w:rsidRPr="005F3A69">
              <w:rPr>
                <w:rFonts w:asciiTheme="minorHAnsi" w:hAnsiTheme="minorHAnsi"/>
                <w:sz w:val="12"/>
                <w:szCs w:val="12"/>
              </w:rPr>
              <w:t xml:space="preserve"> value = R-8&gt;&gt;</w:t>
            </w:r>
          </w:p>
        </w:tc>
        <w:tc>
          <w:tcPr>
            <w:tcW w:w="900" w:type="dxa"/>
            <w:shd w:val="clear" w:color="auto" w:fill="auto"/>
            <w:tcMar>
              <w:left w:w="29" w:type="dxa"/>
              <w:right w:w="29" w:type="dxa"/>
            </w:tcMar>
          </w:tcPr>
          <w:p w14:paraId="4E41C5B2" w14:textId="77777777" w:rsidR="00C15EB1" w:rsidRPr="005F3A69" w:rsidRDefault="00C15EB1" w:rsidP="00380970">
            <w:pPr>
              <w:keepNext/>
              <w:rPr>
                <w:rFonts w:asciiTheme="minorHAnsi" w:hAnsiTheme="minorHAnsi"/>
                <w:sz w:val="12"/>
                <w:szCs w:val="12"/>
              </w:rPr>
            </w:pPr>
            <w:r w:rsidRPr="005F3A69">
              <w:rPr>
                <w:rFonts w:asciiTheme="minorHAnsi" w:hAnsiTheme="minorHAnsi"/>
                <w:sz w:val="12"/>
                <w:szCs w:val="12"/>
              </w:rPr>
              <w:t>&lt;&lt;User pick one from list:</w:t>
            </w:r>
          </w:p>
          <w:p w14:paraId="4C4A29B6" w14:textId="77777777" w:rsidR="00C15EB1" w:rsidRPr="005F3A69" w:rsidRDefault="00C15EB1" w:rsidP="00380970">
            <w:pPr>
              <w:keepNext/>
              <w:rPr>
                <w:rFonts w:asciiTheme="minorHAnsi" w:hAnsiTheme="minorHAnsi"/>
                <w:sz w:val="12"/>
                <w:szCs w:val="12"/>
              </w:rPr>
            </w:pPr>
            <w:r w:rsidRPr="005F3A69">
              <w:rPr>
                <w:rFonts w:asciiTheme="minorHAnsi" w:hAnsiTheme="minorHAnsi"/>
                <w:sz w:val="12"/>
                <w:szCs w:val="12"/>
              </w:rPr>
              <w:t xml:space="preserve">* </w:t>
            </w:r>
            <w:proofErr w:type="gramStart"/>
            <w:r w:rsidRPr="005F3A69">
              <w:rPr>
                <w:rFonts w:asciiTheme="minorHAnsi" w:hAnsiTheme="minorHAnsi"/>
                <w:sz w:val="12"/>
                <w:szCs w:val="12"/>
              </w:rPr>
              <w:t>conditioned</w:t>
            </w:r>
            <w:proofErr w:type="gramEnd"/>
            <w:r w:rsidRPr="005F3A69">
              <w:rPr>
                <w:rFonts w:asciiTheme="minorHAnsi" w:hAnsiTheme="minorHAnsi"/>
                <w:sz w:val="12"/>
                <w:szCs w:val="12"/>
              </w:rPr>
              <w:t xml:space="preserve"> space-entirely,</w:t>
            </w:r>
          </w:p>
          <w:p w14:paraId="542F021C" w14:textId="77777777" w:rsidR="00C15EB1" w:rsidRPr="005F3A69" w:rsidRDefault="00C15EB1" w:rsidP="00380970">
            <w:pPr>
              <w:keepNext/>
              <w:rPr>
                <w:rFonts w:asciiTheme="minorHAnsi" w:hAnsiTheme="minorHAnsi"/>
                <w:sz w:val="12"/>
                <w:szCs w:val="12"/>
              </w:rPr>
            </w:pPr>
            <w:r w:rsidRPr="005F3A69">
              <w:rPr>
                <w:rFonts w:asciiTheme="minorHAnsi" w:hAnsiTheme="minorHAnsi"/>
                <w:sz w:val="12"/>
                <w:szCs w:val="12"/>
              </w:rPr>
              <w:t>*</w:t>
            </w:r>
            <w:proofErr w:type="gramStart"/>
            <w:r w:rsidRPr="005F3A69">
              <w:rPr>
                <w:rFonts w:asciiTheme="minorHAnsi" w:hAnsiTheme="minorHAnsi"/>
                <w:sz w:val="12"/>
                <w:szCs w:val="12"/>
              </w:rPr>
              <w:t>conditioned</w:t>
            </w:r>
            <w:proofErr w:type="gramEnd"/>
            <w:r w:rsidRPr="005F3A69">
              <w:rPr>
                <w:rFonts w:asciiTheme="minorHAnsi" w:hAnsiTheme="minorHAnsi"/>
                <w:sz w:val="12"/>
                <w:szCs w:val="12"/>
              </w:rPr>
              <w:t xml:space="preserve"> space -except 12ft,</w:t>
            </w:r>
          </w:p>
          <w:p w14:paraId="2A70C197" w14:textId="77777777" w:rsidR="00C15EB1" w:rsidRPr="005F3A69" w:rsidRDefault="00C15EB1" w:rsidP="00380970">
            <w:pPr>
              <w:keepNext/>
              <w:rPr>
                <w:rFonts w:asciiTheme="minorHAnsi" w:hAnsiTheme="minorHAnsi"/>
                <w:sz w:val="12"/>
                <w:szCs w:val="12"/>
              </w:rPr>
            </w:pPr>
            <w:r w:rsidRPr="005F3A69">
              <w:rPr>
                <w:rFonts w:asciiTheme="minorHAnsi" w:hAnsiTheme="minorHAnsi"/>
                <w:sz w:val="12"/>
                <w:szCs w:val="12"/>
              </w:rPr>
              <w:t>*</w:t>
            </w:r>
            <w:proofErr w:type="gramStart"/>
            <w:r w:rsidRPr="005F3A69">
              <w:rPr>
                <w:rFonts w:asciiTheme="minorHAnsi" w:hAnsiTheme="minorHAnsi"/>
                <w:sz w:val="12"/>
                <w:szCs w:val="12"/>
              </w:rPr>
              <w:t>unconditioned</w:t>
            </w:r>
            <w:proofErr w:type="gramEnd"/>
            <w:r w:rsidRPr="005F3A69">
              <w:rPr>
                <w:rFonts w:asciiTheme="minorHAnsi" w:hAnsiTheme="minorHAnsi"/>
                <w:sz w:val="12"/>
                <w:szCs w:val="12"/>
              </w:rPr>
              <w:t xml:space="preserve"> attic,</w:t>
            </w:r>
          </w:p>
          <w:p w14:paraId="42BF9A64" w14:textId="77777777" w:rsidR="00C15EB1" w:rsidRPr="005F3A69" w:rsidRDefault="00C15EB1" w:rsidP="00380970">
            <w:pPr>
              <w:keepNext/>
              <w:rPr>
                <w:rFonts w:asciiTheme="minorHAnsi" w:hAnsiTheme="minorHAnsi"/>
                <w:sz w:val="12"/>
                <w:szCs w:val="12"/>
              </w:rPr>
            </w:pPr>
            <w:r w:rsidRPr="005F3A69">
              <w:rPr>
                <w:rFonts w:asciiTheme="minorHAnsi" w:hAnsiTheme="minorHAnsi"/>
                <w:sz w:val="12"/>
                <w:szCs w:val="12"/>
              </w:rPr>
              <w:t>*</w:t>
            </w:r>
            <w:proofErr w:type="gramStart"/>
            <w:r w:rsidRPr="005F3A69">
              <w:rPr>
                <w:rFonts w:asciiTheme="minorHAnsi" w:hAnsiTheme="minorHAnsi"/>
                <w:sz w:val="12"/>
                <w:szCs w:val="12"/>
              </w:rPr>
              <w:t>unconditioned</w:t>
            </w:r>
            <w:proofErr w:type="gramEnd"/>
            <w:r w:rsidRPr="005F3A69">
              <w:rPr>
                <w:rFonts w:asciiTheme="minorHAnsi" w:hAnsiTheme="minorHAnsi"/>
                <w:sz w:val="12"/>
                <w:szCs w:val="12"/>
              </w:rPr>
              <w:t xml:space="preserve"> crawl space,</w:t>
            </w:r>
          </w:p>
          <w:p w14:paraId="4B92D4AE" w14:textId="77777777" w:rsidR="00C15EB1" w:rsidRPr="005F3A69" w:rsidRDefault="00C15EB1" w:rsidP="00380970">
            <w:pPr>
              <w:keepNext/>
              <w:rPr>
                <w:rFonts w:ascii="Calibri" w:hAnsi="Calibri" w:cs="Calibri"/>
                <w:sz w:val="12"/>
                <w:szCs w:val="12"/>
              </w:rPr>
            </w:pPr>
            <w:r w:rsidRPr="005F3A69">
              <w:rPr>
                <w:rFonts w:ascii="Calibri" w:hAnsi="Calibri" w:cs="Calibri"/>
                <w:sz w:val="12"/>
                <w:szCs w:val="12"/>
              </w:rPr>
              <w:t>*</w:t>
            </w:r>
            <w:proofErr w:type="gramStart"/>
            <w:r w:rsidRPr="005F3A69">
              <w:rPr>
                <w:rFonts w:ascii="Calibri" w:hAnsi="Calibri" w:cs="Calibri"/>
                <w:sz w:val="12"/>
                <w:szCs w:val="12"/>
              </w:rPr>
              <w:t>controlled</w:t>
            </w:r>
            <w:proofErr w:type="gramEnd"/>
            <w:r w:rsidRPr="005F3A69">
              <w:rPr>
                <w:rFonts w:ascii="Calibri" w:hAnsi="Calibri" w:cs="Calibri"/>
                <w:sz w:val="12"/>
                <w:szCs w:val="12"/>
              </w:rPr>
              <w:t xml:space="preserve"> ventilation crawl space</w:t>
            </w:r>
          </w:p>
          <w:p w14:paraId="5AF5F5B2" w14:textId="77777777" w:rsidR="00C15EB1" w:rsidRPr="005F3A69" w:rsidRDefault="00C15EB1" w:rsidP="00380970">
            <w:pPr>
              <w:keepNext/>
              <w:rPr>
                <w:rFonts w:ascii="Calibri" w:hAnsi="Calibri" w:cs="Calibri"/>
                <w:sz w:val="12"/>
                <w:szCs w:val="12"/>
              </w:rPr>
            </w:pPr>
            <w:r w:rsidRPr="005F3A69">
              <w:rPr>
                <w:rFonts w:ascii="Calibri" w:hAnsi="Calibri" w:cs="Calibri"/>
                <w:sz w:val="12"/>
                <w:szCs w:val="12"/>
              </w:rPr>
              <w:t>*</w:t>
            </w:r>
            <w:proofErr w:type="gramStart"/>
            <w:r w:rsidRPr="005F3A69">
              <w:rPr>
                <w:rFonts w:ascii="Calibri" w:hAnsi="Calibri" w:cs="Calibri"/>
                <w:sz w:val="12"/>
                <w:szCs w:val="12"/>
              </w:rPr>
              <w:t>unconditioned</w:t>
            </w:r>
            <w:proofErr w:type="gramEnd"/>
            <w:r w:rsidRPr="005F3A69">
              <w:rPr>
                <w:rFonts w:ascii="Calibri" w:hAnsi="Calibri" w:cs="Calibri"/>
                <w:sz w:val="12"/>
                <w:szCs w:val="12"/>
              </w:rPr>
              <w:t xml:space="preserve"> garage,</w:t>
            </w:r>
          </w:p>
          <w:p w14:paraId="28DF8961" w14:textId="77777777" w:rsidR="00C15EB1" w:rsidRPr="005F3A69" w:rsidRDefault="00C15EB1" w:rsidP="00380970">
            <w:pPr>
              <w:keepNext/>
              <w:rPr>
                <w:rFonts w:asciiTheme="minorHAnsi" w:hAnsiTheme="minorHAnsi"/>
                <w:sz w:val="12"/>
                <w:szCs w:val="12"/>
              </w:rPr>
            </w:pPr>
            <w:r w:rsidRPr="005F3A69">
              <w:rPr>
                <w:rFonts w:asciiTheme="minorHAnsi" w:hAnsiTheme="minorHAnsi"/>
                <w:sz w:val="12"/>
                <w:szCs w:val="12"/>
              </w:rPr>
              <w:t>*</w:t>
            </w:r>
            <w:proofErr w:type="gramStart"/>
            <w:r w:rsidRPr="005F3A69">
              <w:rPr>
                <w:rFonts w:asciiTheme="minorHAnsi" w:hAnsiTheme="minorHAnsi"/>
                <w:sz w:val="12"/>
                <w:szCs w:val="12"/>
              </w:rPr>
              <w:t>unconditioned</w:t>
            </w:r>
            <w:proofErr w:type="gramEnd"/>
            <w:r w:rsidRPr="005F3A69">
              <w:rPr>
                <w:rFonts w:asciiTheme="minorHAnsi" w:hAnsiTheme="minorHAnsi"/>
                <w:sz w:val="12"/>
                <w:szCs w:val="12"/>
              </w:rPr>
              <w:t xml:space="preserve"> basement,</w:t>
            </w:r>
          </w:p>
          <w:p w14:paraId="22A60E4E" w14:textId="77777777" w:rsidR="00C15EB1" w:rsidRPr="005F3A69" w:rsidRDefault="00C15EB1" w:rsidP="00380970">
            <w:pPr>
              <w:keepNext/>
              <w:rPr>
                <w:rFonts w:asciiTheme="minorHAnsi" w:hAnsiTheme="minorHAnsi"/>
                <w:sz w:val="16"/>
                <w:szCs w:val="16"/>
              </w:rPr>
            </w:pPr>
            <w:r w:rsidRPr="005F3A69">
              <w:rPr>
                <w:rFonts w:asciiTheme="minorHAnsi" w:hAnsiTheme="minorHAnsi"/>
                <w:sz w:val="12"/>
                <w:szCs w:val="12"/>
              </w:rPr>
              <w:t>*outdoors&gt;&gt;</w:t>
            </w:r>
          </w:p>
        </w:tc>
        <w:tc>
          <w:tcPr>
            <w:tcW w:w="900" w:type="dxa"/>
            <w:shd w:val="clear" w:color="auto" w:fill="auto"/>
            <w:tcMar>
              <w:left w:w="29" w:type="dxa"/>
              <w:right w:w="29" w:type="dxa"/>
            </w:tcMar>
          </w:tcPr>
          <w:p w14:paraId="577F856D" w14:textId="77777777" w:rsidR="00C15EB1" w:rsidRPr="005F3A69" w:rsidRDefault="00C15EB1" w:rsidP="00380970">
            <w:pPr>
              <w:rPr>
                <w:rFonts w:asciiTheme="minorHAnsi" w:hAnsiTheme="minorHAnsi"/>
                <w:sz w:val="12"/>
                <w:szCs w:val="12"/>
              </w:rPr>
            </w:pPr>
            <w:r w:rsidRPr="005F3A69">
              <w:rPr>
                <w:rFonts w:asciiTheme="minorHAnsi" w:hAnsiTheme="minorHAnsi"/>
                <w:sz w:val="12"/>
                <w:szCs w:val="12"/>
              </w:rPr>
              <w:t>&lt;&lt;user pick from list:</w:t>
            </w:r>
          </w:p>
          <w:p w14:paraId="0AE6E3AA" w14:textId="195B4C31" w:rsidR="009A0A74" w:rsidRPr="005F3A69" w:rsidRDefault="009A0A74" w:rsidP="00380970">
            <w:pPr>
              <w:rPr>
                <w:rFonts w:asciiTheme="minorHAnsi" w:hAnsiTheme="minorHAnsi"/>
                <w:sz w:val="12"/>
                <w:szCs w:val="12"/>
              </w:rPr>
            </w:pPr>
            <w:r w:rsidRPr="005F3A69">
              <w:rPr>
                <w:rFonts w:asciiTheme="minorHAnsi" w:hAnsiTheme="minorHAnsi"/>
                <w:sz w:val="12"/>
                <w:szCs w:val="12"/>
              </w:rPr>
              <w:t>*R-</w:t>
            </w:r>
            <w:proofErr w:type="gramStart"/>
            <w:r w:rsidRPr="005F3A69">
              <w:rPr>
                <w:rFonts w:asciiTheme="minorHAnsi" w:hAnsiTheme="minorHAnsi"/>
                <w:sz w:val="12"/>
                <w:szCs w:val="12"/>
              </w:rPr>
              <w:t>0;</w:t>
            </w:r>
            <w:proofErr w:type="gramEnd"/>
          </w:p>
          <w:p w14:paraId="503AB2C0" w14:textId="46B8031F" w:rsidR="009A0A74" w:rsidRPr="005F3A69" w:rsidRDefault="009A0A74" w:rsidP="00380970">
            <w:pPr>
              <w:rPr>
                <w:rFonts w:asciiTheme="minorHAnsi" w:hAnsiTheme="minorHAnsi"/>
                <w:sz w:val="12"/>
                <w:szCs w:val="12"/>
              </w:rPr>
            </w:pPr>
            <w:r w:rsidRPr="005F3A69">
              <w:rPr>
                <w:rFonts w:asciiTheme="minorHAnsi" w:hAnsiTheme="minorHAnsi"/>
                <w:sz w:val="12"/>
                <w:szCs w:val="12"/>
              </w:rPr>
              <w:t>*R-</w:t>
            </w:r>
            <w:proofErr w:type="gramStart"/>
            <w:r w:rsidRPr="005F3A69">
              <w:rPr>
                <w:rFonts w:asciiTheme="minorHAnsi" w:hAnsiTheme="minorHAnsi"/>
                <w:sz w:val="12"/>
                <w:szCs w:val="12"/>
              </w:rPr>
              <w:t>2.1;</w:t>
            </w:r>
            <w:proofErr w:type="gramEnd"/>
          </w:p>
          <w:p w14:paraId="522E7E30" w14:textId="2CA6376E" w:rsidR="00C15EB1" w:rsidRPr="005F3A69" w:rsidRDefault="00C15EB1" w:rsidP="00380970">
            <w:pPr>
              <w:rPr>
                <w:rFonts w:asciiTheme="minorHAnsi" w:hAnsiTheme="minorHAnsi"/>
                <w:sz w:val="12"/>
                <w:szCs w:val="12"/>
              </w:rPr>
            </w:pPr>
            <w:r w:rsidRPr="005F3A69">
              <w:rPr>
                <w:rFonts w:asciiTheme="minorHAnsi" w:hAnsiTheme="minorHAnsi"/>
                <w:sz w:val="12"/>
                <w:szCs w:val="12"/>
              </w:rPr>
              <w:t>*R-4.2</w:t>
            </w:r>
          </w:p>
          <w:p w14:paraId="5CABDE3D" w14:textId="77777777" w:rsidR="00C15EB1" w:rsidRPr="005F3A69" w:rsidRDefault="00C15EB1" w:rsidP="00380970">
            <w:pPr>
              <w:rPr>
                <w:rFonts w:asciiTheme="minorHAnsi" w:hAnsiTheme="minorHAnsi"/>
                <w:sz w:val="12"/>
                <w:szCs w:val="12"/>
              </w:rPr>
            </w:pPr>
            <w:r w:rsidRPr="005F3A69">
              <w:rPr>
                <w:rFonts w:asciiTheme="minorHAnsi" w:hAnsiTheme="minorHAnsi"/>
                <w:sz w:val="12"/>
                <w:szCs w:val="12"/>
              </w:rPr>
              <w:t xml:space="preserve">*R-6, </w:t>
            </w:r>
          </w:p>
          <w:p w14:paraId="4879AC17" w14:textId="77777777" w:rsidR="00C15EB1" w:rsidRPr="005F3A69" w:rsidRDefault="00C15EB1" w:rsidP="00380970">
            <w:pPr>
              <w:rPr>
                <w:rFonts w:asciiTheme="minorHAnsi" w:hAnsiTheme="minorHAnsi"/>
                <w:sz w:val="12"/>
                <w:szCs w:val="12"/>
              </w:rPr>
            </w:pPr>
            <w:r w:rsidRPr="005F3A69">
              <w:rPr>
                <w:rFonts w:asciiTheme="minorHAnsi" w:hAnsiTheme="minorHAnsi"/>
                <w:sz w:val="12"/>
                <w:szCs w:val="12"/>
              </w:rPr>
              <w:t xml:space="preserve">*R-8, </w:t>
            </w:r>
          </w:p>
          <w:p w14:paraId="7ECBD7B3" w14:textId="77777777" w:rsidR="00C15EB1" w:rsidRPr="005F3A69" w:rsidRDefault="00C15EB1" w:rsidP="00380970">
            <w:pPr>
              <w:rPr>
                <w:rFonts w:asciiTheme="minorHAnsi" w:hAnsiTheme="minorHAnsi"/>
                <w:sz w:val="12"/>
                <w:szCs w:val="12"/>
              </w:rPr>
            </w:pPr>
            <w:r w:rsidRPr="005F3A69">
              <w:rPr>
                <w:rFonts w:asciiTheme="minorHAnsi" w:hAnsiTheme="minorHAnsi"/>
                <w:sz w:val="12"/>
                <w:szCs w:val="12"/>
              </w:rPr>
              <w:t xml:space="preserve">*R-10, </w:t>
            </w:r>
          </w:p>
          <w:p w14:paraId="6D1EFD10" w14:textId="77777777" w:rsidR="00C15EB1" w:rsidRPr="005F3A69" w:rsidRDefault="00C15EB1" w:rsidP="00380970">
            <w:pPr>
              <w:rPr>
                <w:rFonts w:asciiTheme="minorHAnsi" w:hAnsiTheme="minorHAnsi"/>
                <w:sz w:val="12"/>
                <w:szCs w:val="12"/>
              </w:rPr>
            </w:pPr>
            <w:r w:rsidRPr="005F3A69">
              <w:rPr>
                <w:rFonts w:asciiTheme="minorHAnsi" w:hAnsiTheme="minorHAnsi"/>
                <w:sz w:val="12"/>
                <w:szCs w:val="12"/>
              </w:rPr>
              <w:t>*R-</w:t>
            </w:r>
            <w:proofErr w:type="gramStart"/>
            <w:r w:rsidRPr="005F3A69">
              <w:rPr>
                <w:rFonts w:asciiTheme="minorHAnsi" w:hAnsiTheme="minorHAnsi"/>
                <w:sz w:val="12"/>
                <w:szCs w:val="12"/>
              </w:rPr>
              <w:t>12;</w:t>
            </w:r>
            <w:proofErr w:type="gramEnd"/>
            <w:r w:rsidRPr="005F3A69">
              <w:rPr>
                <w:rFonts w:asciiTheme="minorHAnsi" w:hAnsiTheme="minorHAnsi"/>
                <w:sz w:val="12"/>
                <w:szCs w:val="12"/>
              </w:rPr>
              <w:t xml:space="preserve">  </w:t>
            </w:r>
          </w:p>
          <w:p w14:paraId="58DF4593" w14:textId="77777777" w:rsidR="00C15EB1" w:rsidRPr="005F3A69" w:rsidRDefault="00C15EB1" w:rsidP="00F319D1">
            <w:pPr>
              <w:keepNext/>
              <w:rPr>
                <w:rFonts w:asciiTheme="minorHAnsi" w:hAnsiTheme="minorHAnsi"/>
                <w:sz w:val="12"/>
                <w:szCs w:val="12"/>
              </w:rPr>
            </w:pPr>
            <w:r w:rsidRPr="005F3A69">
              <w:rPr>
                <w:rFonts w:asciiTheme="minorHAnsi" w:hAnsiTheme="minorHAnsi"/>
                <w:b/>
                <w:sz w:val="12"/>
                <w:szCs w:val="12"/>
              </w:rPr>
              <w:t>check value</w:t>
            </w:r>
            <w:r w:rsidRPr="005F3A69">
              <w:rPr>
                <w:rFonts w:asciiTheme="minorHAnsi" w:hAnsiTheme="minorHAnsi"/>
                <w:sz w:val="12"/>
                <w:szCs w:val="12"/>
              </w:rPr>
              <w:t xml:space="preserve">: must be ≥ value in G05 to comply subject to the following exception: </w:t>
            </w:r>
          </w:p>
          <w:p w14:paraId="087CEE80" w14:textId="77777777" w:rsidR="00C15EB1" w:rsidRPr="005F3A69" w:rsidRDefault="00C15EB1" w:rsidP="00F319D1">
            <w:pPr>
              <w:keepNext/>
              <w:rPr>
                <w:rFonts w:asciiTheme="minorHAnsi" w:hAnsiTheme="minorHAnsi"/>
                <w:sz w:val="12"/>
                <w:szCs w:val="12"/>
              </w:rPr>
            </w:pPr>
            <w:r w:rsidRPr="005F3A69">
              <w:rPr>
                <w:rFonts w:asciiTheme="minorHAnsi" w:hAnsiTheme="minorHAnsi"/>
                <w:b/>
                <w:sz w:val="12"/>
                <w:szCs w:val="12"/>
              </w:rPr>
              <w:t>if</w:t>
            </w:r>
            <w:r w:rsidRPr="005F3A69">
              <w:rPr>
                <w:rFonts w:asciiTheme="minorHAnsi" w:hAnsiTheme="minorHAnsi"/>
                <w:sz w:val="12"/>
                <w:szCs w:val="12"/>
              </w:rPr>
              <w:t xml:space="preserve"> G10=</w:t>
            </w:r>
          </w:p>
          <w:p w14:paraId="3BD64CAA" w14:textId="368F19DA" w:rsidR="00C15EB1" w:rsidRPr="005F3A69" w:rsidRDefault="00C15EB1" w:rsidP="00F319D1">
            <w:pPr>
              <w:keepNext/>
              <w:rPr>
                <w:rFonts w:asciiTheme="minorHAnsi" w:hAnsiTheme="minorHAnsi"/>
                <w:sz w:val="12"/>
                <w:szCs w:val="12"/>
              </w:rPr>
            </w:pPr>
            <w:r w:rsidRPr="005F3A69">
              <w:rPr>
                <w:rFonts w:asciiTheme="minorHAnsi" w:hAnsiTheme="minorHAnsi"/>
                <w:sz w:val="12"/>
                <w:szCs w:val="12"/>
              </w:rPr>
              <w:t>*Ducts</w:t>
            </w:r>
            <w:r w:rsidR="00F101A0" w:rsidRPr="005F3A69">
              <w:rPr>
                <w:rFonts w:asciiTheme="minorHAnsi" w:hAnsiTheme="minorHAnsi"/>
                <w:sz w:val="12"/>
                <w:szCs w:val="12"/>
              </w:rPr>
              <w:t xml:space="preserve"> &lt;</w:t>
            </w:r>
            <w:r w:rsidRPr="005F3A69">
              <w:rPr>
                <w:rFonts w:asciiTheme="minorHAnsi" w:hAnsiTheme="minorHAnsi"/>
                <w:sz w:val="12"/>
                <w:szCs w:val="12"/>
              </w:rPr>
              <w:t>R</w:t>
            </w:r>
            <w:r w:rsidR="00F101A0" w:rsidRPr="005F3A69">
              <w:rPr>
                <w:rFonts w:asciiTheme="minorHAnsi" w:hAnsiTheme="minorHAnsi"/>
                <w:sz w:val="12"/>
                <w:szCs w:val="12"/>
              </w:rPr>
              <w:t>-6</w:t>
            </w:r>
            <w:r w:rsidRPr="005F3A69">
              <w:rPr>
                <w:rFonts w:asciiTheme="minorHAnsi" w:hAnsiTheme="minorHAnsi"/>
                <w:sz w:val="12"/>
                <w:szCs w:val="12"/>
              </w:rPr>
              <w:t xml:space="preserve"> entirely in Conditioned Space,</w:t>
            </w:r>
          </w:p>
          <w:p w14:paraId="2747D706" w14:textId="2ADF9098" w:rsidR="00C15EB1" w:rsidRPr="005F3A69" w:rsidRDefault="00C15EB1" w:rsidP="00F319D1">
            <w:pPr>
              <w:keepNext/>
              <w:rPr>
                <w:rFonts w:asciiTheme="minorHAnsi" w:hAnsiTheme="minorHAnsi"/>
                <w:sz w:val="12"/>
                <w:szCs w:val="12"/>
              </w:rPr>
            </w:pPr>
            <w:r w:rsidRPr="005F3A69">
              <w:rPr>
                <w:rFonts w:asciiTheme="minorHAnsi" w:hAnsiTheme="minorHAnsi"/>
                <w:sz w:val="12"/>
                <w:szCs w:val="12"/>
              </w:rPr>
              <w:t xml:space="preserve">then </w:t>
            </w:r>
            <w:r w:rsidR="00F101A0" w:rsidRPr="005F3A69">
              <w:rPr>
                <w:rFonts w:asciiTheme="minorHAnsi" w:hAnsiTheme="minorHAnsi"/>
                <w:sz w:val="12"/>
                <w:szCs w:val="12"/>
              </w:rPr>
              <w:t>&lt;R-6</w:t>
            </w:r>
            <w:r w:rsidRPr="005F3A69">
              <w:rPr>
                <w:rFonts w:asciiTheme="minorHAnsi" w:hAnsiTheme="minorHAnsi"/>
                <w:sz w:val="12"/>
                <w:szCs w:val="12"/>
              </w:rPr>
              <w:t xml:space="preserve"> </w:t>
            </w:r>
            <w:proofErr w:type="gramStart"/>
            <w:r w:rsidRPr="005F3A69">
              <w:rPr>
                <w:rFonts w:asciiTheme="minorHAnsi" w:hAnsiTheme="minorHAnsi"/>
                <w:sz w:val="12"/>
                <w:szCs w:val="12"/>
              </w:rPr>
              <w:t>complies;</w:t>
            </w:r>
            <w:proofErr w:type="gramEnd"/>
          </w:p>
          <w:p w14:paraId="0A10BCAD" w14:textId="77777777" w:rsidR="00C15EB1" w:rsidRPr="005F3A69" w:rsidRDefault="00C15EB1" w:rsidP="00F319D1">
            <w:pPr>
              <w:keepNext/>
              <w:rPr>
                <w:rFonts w:asciiTheme="minorHAnsi" w:hAnsiTheme="minorHAnsi"/>
                <w:sz w:val="12"/>
                <w:szCs w:val="12"/>
              </w:rPr>
            </w:pPr>
          </w:p>
          <w:p w14:paraId="3F22F4DE" w14:textId="77777777" w:rsidR="00C15EB1" w:rsidRPr="005F3A69" w:rsidRDefault="00C15EB1" w:rsidP="00925402">
            <w:pPr>
              <w:keepNext/>
              <w:rPr>
                <w:rFonts w:asciiTheme="minorHAnsi" w:hAnsiTheme="minorHAnsi"/>
                <w:sz w:val="16"/>
                <w:szCs w:val="16"/>
              </w:rPr>
            </w:pPr>
            <w:r w:rsidRPr="005F3A69">
              <w:rPr>
                <w:rFonts w:asciiTheme="minorHAnsi" w:hAnsiTheme="minorHAnsi"/>
                <w:sz w:val="12"/>
                <w:szCs w:val="12"/>
              </w:rPr>
              <w:t>flag non-compliant values and do not allow registration to proceed if not in compliance&gt;&gt;</w:t>
            </w:r>
          </w:p>
        </w:tc>
        <w:tc>
          <w:tcPr>
            <w:tcW w:w="900" w:type="dxa"/>
            <w:shd w:val="clear" w:color="auto" w:fill="auto"/>
            <w:tcMar>
              <w:left w:w="29" w:type="dxa"/>
              <w:right w:w="29" w:type="dxa"/>
            </w:tcMar>
          </w:tcPr>
          <w:p w14:paraId="3B18AF15" w14:textId="77777777" w:rsidR="00C15EB1" w:rsidRPr="005F3A69" w:rsidRDefault="00C15EB1" w:rsidP="00380970">
            <w:pPr>
              <w:keepNext/>
              <w:rPr>
                <w:rFonts w:asciiTheme="minorHAnsi" w:hAnsiTheme="minorHAnsi"/>
                <w:sz w:val="12"/>
                <w:szCs w:val="12"/>
              </w:rPr>
            </w:pPr>
            <w:r w:rsidRPr="005F3A69">
              <w:rPr>
                <w:rFonts w:asciiTheme="minorHAnsi" w:hAnsiTheme="minorHAnsi"/>
                <w:sz w:val="12"/>
                <w:szCs w:val="12"/>
              </w:rPr>
              <w:t>&lt;&lt;User pick one from list:</w:t>
            </w:r>
          </w:p>
          <w:p w14:paraId="3D018894" w14:textId="77777777" w:rsidR="00C15EB1" w:rsidRPr="005F3A69" w:rsidRDefault="00C15EB1" w:rsidP="00380970">
            <w:pPr>
              <w:keepNext/>
              <w:rPr>
                <w:rFonts w:asciiTheme="minorHAnsi" w:hAnsiTheme="minorHAnsi"/>
                <w:sz w:val="12"/>
                <w:szCs w:val="12"/>
              </w:rPr>
            </w:pPr>
            <w:r w:rsidRPr="005F3A69">
              <w:rPr>
                <w:rFonts w:asciiTheme="minorHAnsi" w:hAnsiTheme="minorHAnsi"/>
                <w:sz w:val="12"/>
                <w:szCs w:val="12"/>
              </w:rPr>
              <w:t>*</w:t>
            </w:r>
            <w:proofErr w:type="gramStart"/>
            <w:r w:rsidRPr="005F3A69">
              <w:rPr>
                <w:rFonts w:asciiTheme="minorHAnsi" w:hAnsiTheme="minorHAnsi"/>
                <w:sz w:val="12"/>
                <w:szCs w:val="12"/>
              </w:rPr>
              <w:t>conditioned</w:t>
            </w:r>
            <w:proofErr w:type="gramEnd"/>
            <w:r w:rsidRPr="005F3A69">
              <w:rPr>
                <w:rFonts w:asciiTheme="minorHAnsi" w:hAnsiTheme="minorHAnsi"/>
                <w:sz w:val="12"/>
                <w:szCs w:val="12"/>
              </w:rPr>
              <w:t xml:space="preserve"> space-entirely,</w:t>
            </w:r>
          </w:p>
          <w:p w14:paraId="7EE16855" w14:textId="77777777" w:rsidR="00C15EB1" w:rsidRPr="005F3A69" w:rsidRDefault="00C15EB1" w:rsidP="00380970">
            <w:pPr>
              <w:keepNext/>
              <w:rPr>
                <w:rFonts w:asciiTheme="minorHAnsi" w:hAnsiTheme="minorHAnsi"/>
                <w:sz w:val="12"/>
                <w:szCs w:val="12"/>
              </w:rPr>
            </w:pPr>
            <w:r w:rsidRPr="005F3A69">
              <w:rPr>
                <w:rFonts w:asciiTheme="minorHAnsi" w:hAnsiTheme="minorHAnsi"/>
                <w:sz w:val="12"/>
                <w:szCs w:val="12"/>
              </w:rPr>
              <w:t>*</w:t>
            </w:r>
            <w:proofErr w:type="gramStart"/>
            <w:r w:rsidRPr="005F3A69">
              <w:rPr>
                <w:rFonts w:asciiTheme="minorHAnsi" w:hAnsiTheme="minorHAnsi"/>
                <w:sz w:val="12"/>
                <w:szCs w:val="12"/>
              </w:rPr>
              <w:t>conditioned</w:t>
            </w:r>
            <w:proofErr w:type="gramEnd"/>
            <w:r w:rsidRPr="005F3A69">
              <w:rPr>
                <w:rFonts w:asciiTheme="minorHAnsi" w:hAnsiTheme="minorHAnsi"/>
                <w:sz w:val="12"/>
                <w:szCs w:val="12"/>
              </w:rPr>
              <w:t xml:space="preserve"> space-except 12ft,</w:t>
            </w:r>
          </w:p>
          <w:p w14:paraId="286C8B87" w14:textId="77777777" w:rsidR="00C15EB1" w:rsidRPr="005F3A69" w:rsidRDefault="00C15EB1" w:rsidP="00380970">
            <w:pPr>
              <w:keepNext/>
              <w:rPr>
                <w:rFonts w:asciiTheme="minorHAnsi" w:hAnsiTheme="minorHAnsi"/>
                <w:sz w:val="12"/>
                <w:szCs w:val="12"/>
              </w:rPr>
            </w:pPr>
            <w:r w:rsidRPr="005F3A69">
              <w:rPr>
                <w:rFonts w:asciiTheme="minorHAnsi" w:hAnsiTheme="minorHAnsi"/>
                <w:sz w:val="12"/>
                <w:szCs w:val="12"/>
              </w:rPr>
              <w:t>*</w:t>
            </w:r>
            <w:proofErr w:type="gramStart"/>
            <w:r w:rsidRPr="005F3A69">
              <w:rPr>
                <w:rFonts w:asciiTheme="minorHAnsi" w:hAnsiTheme="minorHAnsi"/>
                <w:sz w:val="12"/>
                <w:szCs w:val="12"/>
              </w:rPr>
              <w:t>unconditioned</w:t>
            </w:r>
            <w:proofErr w:type="gramEnd"/>
            <w:r w:rsidRPr="005F3A69">
              <w:rPr>
                <w:rFonts w:asciiTheme="minorHAnsi" w:hAnsiTheme="minorHAnsi"/>
                <w:sz w:val="12"/>
                <w:szCs w:val="12"/>
              </w:rPr>
              <w:t xml:space="preserve"> attic,</w:t>
            </w:r>
          </w:p>
          <w:p w14:paraId="67317D40" w14:textId="77777777" w:rsidR="00C15EB1" w:rsidRPr="005F3A69" w:rsidRDefault="00C15EB1" w:rsidP="00380970">
            <w:pPr>
              <w:keepNext/>
              <w:rPr>
                <w:rFonts w:asciiTheme="minorHAnsi" w:hAnsiTheme="minorHAnsi"/>
                <w:sz w:val="12"/>
                <w:szCs w:val="12"/>
              </w:rPr>
            </w:pPr>
            <w:r w:rsidRPr="005F3A69">
              <w:rPr>
                <w:rFonts w:asciiTheme="minorHAnsi" w:hAnsiTheme="minorHAnsi"/>
                <w:sz w:val="12"/>
                <w:szCs w:val="12"/>
              </w:rPr>
              <w:t>*</w:t>
            </w:r>
            <w:proofErr w:type="gramStart"/>
            <w:r w:rsidRPr="005F3A69">
              <w:rPr>
                <w:rFonts w:asciiTheme="minorHAnsi" w:hAnsiTheme="minorHAnsi"/>
                <w:sz w:val="12"/>
                <w:szCs w:val="12"/>
              </w:rPr>
              <w:t>unconditioned</w:t>
            </w:r>
            <w:proofErr w:type="gramEnd"/>
            <w:r w:rsidRPr="005F3A69">
              <w:rPr>
                <w:rFonts w:asciiTheme="minorHAnsi" w:hAnsiTheme="minorHAnsi"/>
                <w:sz w:val="12"/>
                <w:szCs w:val="12"/>
              </w:rPr>
              <w:t xml:space="preserve"> crawl space,</w:t>
            </w:r>
          </w:p>
          <w:p w14:paraId="709EFDD4" w14:textId="77777777" w:rsidR="00C15EB1" w:rsidRPr="005F3A69" w:rsidRDefault="00C15EB1" w:rsidP="00380970">
            <w:pPr>
              <w:keepNext/>
              <w:rPr>
                <w:rFonts w:ascii="Calibri" w:hAnsi="Calibri" w:cs="Calibri"/>
                <w:sz w:val="12"/>
                <w:szCs w:val="12"/>
              </w:rPr>
            </w:pPr>
            <w:r w:rsidRPr="005F3A69">
              <w:rPr>
                <w:rFonts w:ascii="Calibri" w:hAnsi="Calibri" w:cs="Calibri"/>
                <w:sz w:val="12"/>
                <w:szCs w:val="12"/>
              </w:rPr>
              <w:t>*</w:t>
            </w:r>
            <w:proofErr w:type="gramStart"/>
            <w:r w:rsidRPr="005F3A69">
              <w:rPr>
                <w:rFonts w:ascii="Calibri" w:hAnsi="Calibri" w:cs="Calibri"/>
                <w:sz w:val="12"/>
                <w:szCs w:val="12"/>
              </w:rPr>
              <w:t>controlled</w:t>
            </w:r>
            <w:proofErr w:type="gramEnd"/>
            <w:r w:rsidRPr="005F3A69">
              <w:rPr>
                <w:rFonts w:ascii="Calibri" w:hAnsi="Calibri" w:cs="Calibri"/>
                <w:sz w:val="12"/>
                <w:szCs w:val="12"/>
              </w:rPr>
              <w:t xml:space="preserve"> ventilation crawl space</w:t>
            </w:r>
          </w:p>
          <w:p w14:paraId="1E7C9857" w14:textId="77777777" w:rsidR="00C15EB1" w:rsidRPr="005F3A69" w:rsidRDefault="00C15EB1" w:rsidP="00380970">
            <w:pPr>
              <w:keepNext/>
              <w:rPr>
                <w:rFonts w:ascii="Calibri" w:hAnsi="Calibri" w:cs="Calibri"/>
                <w:sz w:val="12"/>
                <w:szCs w:val="12"/>
              </w:rPr>
            </w:pPr>
            <w:r w:rsidRPr="005F3A69">
              <w:rPr>
                <w:rFonts w:ascii="Calibri" w:hAnsi="Calibri" w:cs="Calibri"/>
                <w:sz w:val="12"/>
                <w:szCs w:val="12"/>
              </w:rPr>
              <w:t>*</w:t>
            </w:r>
            <w:proofErr w:type="gramStart"/>
            <w:r w:rsidRPr="005F3A69">
              <w:rPr>
                <w:rFonts w:ascii="Calibri" w:hAnsi="Calibri" w:cs="Calibri"/>
                <w:sz w:val="12"/>
                <w:szCs w:val="12"/>
              </w:rPr>
              <w:t>unconditioned</w:t>
            </w:r>
            <w:proofErr w:type="gramEnd"/>
            <w:r w:rsidRPr="005F3A69">
              <w:rPr>
                <w:rFonts w:ascii="Calibri" w:hAnsi="Calibri" w:cs="Calibri"/>
                <w:sz w:val="12"/>
                <w:szCs w:val="12"/>
              </w:rPr>
              <w:t xml:space="preserve"> garage,</w:t>
            </w:r>
          </w:p>
          <w:p w14:paraId="2CED11DB" w14:textId="77777777" w:rsidR="00C15EB1" w:rsidRPr="005F3A69" w:rsidRDefault="00C15EB1" w:rsidP="00380970">
            <w:pPr>
              <w:keepNext/>
              <w:rPr>
                <w:rFonts w:asciiTheme="minorHAnsi" w:hAnsiTheme="minorHAnsi"/>
                <w:sz w:val="12"/>
                <w:szCs w:val="12"/>
              </w:rPr>
            </w:pPr>
            <w:r w:rsidRPr="005F3A69">
              <w:rPr>
                <w:rFonts w:asciiTheme="minorHAnsi" w:hAnsiTheme="minorHAnsi"/>
                <w:sz w:val="12"/>
                <w:szCs w:val="12"/>
              </w:rPr>
              <w:t>*</w:t>
            </w:r>
            <w:proofErr w:type="gramStart"/>
            <w:r w:rsidRPr="005F3A69">
              <w:rPr>
                <w:rFonts w:asciiTheme="minorHAnsi" w:hAnsiTheme="minorHAnsi"/>
                <w:sz w:val="12"/>
                <w:szCs w:val="12"/>
              </w:rPr>
              <w:t>unconditioned</w:t>
            </w:r>
            <w:proofErr w:type="gramEnd"/>
            <w:r w:rsidRPr="005F3A69">
              <w:rPr>
                <w:rFonts w:asciiTheme="minorHAnsi" w:hAnsiTheme="minorHAnsi"/>
                <w:sz w:val="12"/>
                <w:szCs w:val="12"/>
              </w:rPr>
              <w:t xml:space="preserve"> basement,</w:t>
            </w:r>
          </w:p>
          <w:p w14:paraId="1DD2C6A4" w14:textId="77777777" w:rsidR="00C15EB1" w:rsidRPr="005F3A69" w:rsidRDefault="00C15EB1" w:rsidP="00380970">
            <w:pPr>
              <w:keepNext/>
              <w:rPr>
                <w:rFonts w:asciiTheme="minorHAnsi" w:hAnsiTheme="minorHAnsi"/>
                <w:sz w:val="16"/>
                <w:szCs w:val="16"/>
              </w:rPr>
            </w:pPr>
            <w:r w:rsidRPr="005F3A69">
              <w:rPr>
                <w:rFonts w:asciiTheme="minorHAnsi" w:hAnsiTheme="minorHAnsi"/>
                <w:sz w:val="12"/>
                <w:szCs w:val="12"/>
              </w:rPr>
              <w:t>*outdoors&gt;&gt;</w:t>
            </w:r>
          </w:p>
        </w:tc>
        <w:tc>
          <w:tcPr>
            <w:tcW w:w="900" w:type="dxa"/>
            <w:shd w:val="clear" w:color="auto" w:fill="auto"/>
            <w:tcMar>
              <w:left w:w="29" w:type="dxa"/>
              <w:right w:w="29" w:type="dxa"/>
            </w:tcMar>
          </w:tcPr>
          <w:p w14:paraId="3A1B5161" w14:textId="77777777" w:rsidR="00C15EB1" w:rsidRPr="005F3A69" w:rsidRDefault="00C15EB1" w:rsidP="00380970">
            <w:pPr>
              <w:rPr>
                <w:rFonts w:asciiTheme="minorHAnsi" w:hAnsiTheme="minorHAnsi"/>
                <w:sz w:val="12"/>
                <w:szCs w:val="12"/>
              </w:rPr>
            </w:pPr>
            <w:r w:rsidRPr="005F3A69">
              <w:rPr>
                <w:rFonts w:asciiTheme="minorHAnsi" w:hAnsiTheme="minorHAnsi"/>
                <w:sz w:val="12"/>
                <w:szCs w:val="12"/>
              </w:rPr>
              <w:t>&lt;&lt;user pick from list:</w:t>
            </w:r>
          </w:p>
          <w:p w14:paraId="448F8F8F" w14:textId="2983CCA8" w:rsidR="009A0A74" w:rsidRPr="005F3A69" w:rsidRDefault="009A0A74" w:rsidP="00380970">
            <w:pPr>
              <w:rPr>
                <w:rFonts w:asciiTheme="minorHAnsi" w:hAnsiTheme="minorHAnsi"/>
                <w:sz w:val="12"/>
                <w:szCs w:val="12"/>
              </w:rPr>
            </w:pPr>
            <w:r w:rsidRPr="005F3A69">
              <w:rPr>
                <w:rFonts w:asciiTheme="minorHAnsi" w:hAnsiTheme="minorHAnsi"/>
                <w:sz w:val="12"/>
                <w:szCs w:val="12"/>
              </w:rPr>
              <w:t>*R-</w:t>
            </w:r>
            <w:proofErr w:type="gramStart"/>
            <w:r w:rsidRPr="005F3A69">
              <w:rPr>
                <w:rFonts w:asciiTheme="minorHAnsi" w:hAnsiTheme="minorHAnsi"/>
                <w:sz w:val="12"/>
                <w:szCs w:val="12"/>
              </w:rPr>
              <w:t>0;</w:t>
            </w:r>
            <w:proofErr w:type="gramEnd"/>
          </w:p>
          <w:p w14:paraId="0298397C" w14:textId="34E05635" w:rsidR="009A0A74" w:rsidRPr="005F3A69" w:rsidRDefault="009A0A74" w:rsidP="00380970">
            <w:pPr>
              <w:rPr>
                <w:rFonts w:asciiTheme="minorHAnsi" w:hAnsiTheme="minorHAnsi"/>
                <w:sz w:val="12"/>
                <w:szCs w:val="12"/>
              </w:rPr>
            </w:pPr>
            <w:r w:rsidRPr="005F3A69">
              <w:rPr>
                <w:rFonts w:asciiTheme="minorHAnsi" w:hAnsiTheme="minorHAnsi"/>
                <w:sz w:val="12"/>
                <w:szCs w:val="12"/>
              </w:rPr>
              <w:t>*R-</w:t>
            </w:r>
            <w:proofErr w:type="gramStart"/>
            <w:r w:rsidRPr="005F3A69">
              <w:rPr>
                <w:rFonts w:asciiTheme="minorHAnsi" w:hAnsiTheme="minorHAnsi"/>
                <w:sz w:val="12"/>
                <w:szCs w:val="12"/>
              </w:rPr>
              <w:t>2.1;</w:t>
            </w:r>
            <w:proofErr w:type="gramEnd"/>
          </w:p>
          <w:p w14:paraId="450DBADF" w14:textId="76379FAE" w:rsidR="00C15EB1" w:rsidRPr="005F3A69" w:rsidRDefault="00C15EB1" w:rsidP="00380970">
            <w:pPr>
              <w:rPr>
                <w:rFonts w:asciiTheme="minorHAnsi" w:hAnsiTheme="minorHAnsi"/>
                <w:sz w:val="12"/>
                <w:szCs w:val="12"/>
              </w:rPr>
            </w:pPr>
            <w:r w:rsidRPr="005F3A69">
              <w:rPr>
                <w:rFonts w:asciiTheme="minorHAnsi" w:hAnsiTheme="minorHAnsi"/>
                <w:sz w:val="12"/>
                <w:szCs w:val="12"/>
              </w:rPr>
              <w:t>*R-4.2</w:t>
            </w:r>
          </w:p>
          <w:p w14:paraId="3AC6E58A" w14:textId="77777777" w:rsidR="00C15EB1" w:rsidRPr="005F3A69" w:rsidRDefault="00C15EB1" w:rsidP="00380970">
            <w:pPr>
              <w:rPr>
                <w:rFonts w:asciiTheme="minorHAnsi" w:hAnsiTheme="minorHAnsi"/>
                <w:sz w:val="12"/>
                <w:szCs w:val="12"/>
              </w:rPr>
            </w:pPr>
            <w:r w:rsidRPr="005F3A69">
              <w:rPr>
                <w:rFonts w:asciiTheme="minorHAnsi" w:hAnsiTheme="minorHAnsi"/>
                <w:sz w:val="12"/>
                <w:szCs w:val="12"/>
              </w:rPr>
              <w:t xml:space="preserve">*R-6, </w:t>
            </w:r>
          </w:p>
          <w:p w14:paraId="7B60A184" w14:textId="77777777" w:rsidR="00C15EB1" w:rsidRPr="005F3A69" w:rsidRDefault="00C15EB1" w:rsidP="00380970">
            <w:pPr>
              <w:rPr>
                <w:rFonts w:asciiTheme="minorHAnsi" w:hAnsiTheme="minorHAnsi"/>
                <w:sz w:val="12"/>
                <w:szCs w:val="12"/>
              </w:rPr>
            </w:pPr>
            <w:r w:rsidRPr="005F3A69">
              <w:rPr>
                <w:rFonts w:asciiTheme="minorHAnsi" w:hAnsiTheme="minorHAnsi"/>
                <w:sz w:val="12"/>
                <w:szCs w:val="12"/>
              </w:rPr>
              <w:t xml:space="preserve">*R-8, </w:t>
            </w:r>
          </w:p>
          <w:p w14:paraId="4521429C" w14:textId="77777777" w:rsidR="00C15EB1" w:rsidRPr="005F3A69" w:rsidRDefault="00C15EB1" w:rsidP="00380970">
            <w:pPr>
              <w:rPr>
                <w:rFonts w:asciiTheme="minorHAnsi" w:hAnsiTheme="minorHAnsi"/>
                <w:sz w:val="12"/>
                <w:szCs w:val="12"/>
              </w:rPr>
            </w:pPr>
            <w:r w:rsidRPr="005F3A69">
              <w:rPr>
                <w:rFonts w:asciiTheme="minorHAnsi" w:hAnsiTheme="minorHAnsi"/>
                <w:sz w:val="12"/>
                <w:szCs w:val="12"/>
              </w:rPr>
              <w:t xml:space="preserve">*R-10, </w:t>
            </w:r>
          </w:p>
          <w:p w14:paraId="280525AD" w14:textId="77777777" w:rsidR="00C15EB1" w:rsidRPr="005F3A69" w:rsidRDefault="00C15EB1" w:rsidP="00380970">
            <w:pPr>
              <w:rPr>
                <w:rFonts w:asciiTheme="minorHAnsi" w:hAnsiTheme="minorHAnsi"/>
                <w:sz w:val="12"/>
                <w:szCs w:val="12"/>
              </w:rPr>
            </w:pPr>
            <w:r w:rsidRPr="005F3A69">
              <w:rPr>
                <w:rFonts w:asciiTheme="minorHAnsi" w:hAnsiTheme="minorHAnsi"/>
                <w:sz w:val="12"/>
                <w:szCs w:val="12"/>
              </w:rPr>
              <w:t>*R-</w:t>
            </w:r>
            <w:proofErr w:type="gramStart"/>
            <w:r w:rsidRPr="005F3A69">
              <w:rPr>
                <w:rFonts w:asciiTheme="minorHAnsi" w:hAnsiTheme="minorHAnsi"/>
                <w:sz w:val="12"/>
                <w:szCs w:val="12"/>
              </w:rPr>
              <w:t>12;</w:t>
            </w:r>
            <w:proofErr w:type="gramEnd"/>
            <w:r w:rsidRPr="005F3A69">
              <w:rPr>
                <w:rFonts w:asciiTheme="minorHAnsi" w:hAnsiTheme="minorHAnsi"/>
                <w:sz w:val="12"/>
                <w:szCs w:val="12"/>
              </w:rPr>
              <w:t xml:space="preserve">  </w:t>
            </w:r>
          </w:p>
          <w:p w14:paraId="688330DE" w14:textId="77777777" w:rsidR="00C15EB1" w:rsidRPr="005F3A69" w:rsidRDefault="00C15EB1" w:rsidP="00F319D1">
            <w:pPr>
              <w:keepNext/>
              <w:rPr>
                <w:rFonts w:asciiTheme="minorHAnsi" w:hAnsiTheme="minorHAnsi"/>
                <w:sz w:val="12"/>
                <w:szCs w:val="12"/>
              </w:rPr>
            </w:pPr>
            <w:r w:rsidRPr="005F3A69">
              <w:rPr>
                <w:rFonts w:asciiTheme="minorHAnsi" w:hAnsiTheme="minorHAnsi"/>
                <w:b/>
                <w:sz w:val="12"/>
                <w:szCs w:val="12"/>
              </w:rPr>
              <w:t>check value:</w:t>
            </w:r>
            <w:r w:rsidRPr="005F3A69">
              <w:rPr>
                <w:rFonts w:asciiTheme="minorHAnsi" w:hAnsiTheme="minorHAnsi"/>
                <w:sz w:val="12"/>
                <w:szCs w:val="12"/>
              </w:rPr>
              <w:t xml:space="preserve"> must be ≥ value in G05 to comply subject to the following exception: </w:t>
            </w:r>
          </w:p>
          <w:p w14:paraId="0BF69862" w14:textId="77777777" w:rsidR="00C15EB1" w:rsidRPr="005F3A69" w:rsidRDefault="00C15EB1" w:rsidP="00F319D1">
            <w:pPr>
              <w:keepNext/>
              <w:rPr>
                <w:rFonts w:asciiTheme="minorHAnsi" w:hAnsiTheme="minorHAnsi"/>
                <w:sz w:val="12"/>
                <w:szCs w:val="12"/>
              </w:rPr>
            </w:pPr>
            <w:r w:rsidRPr="005F3A69">
              <w:rPr>
                <w:rFonts w:asciiTheme="minorHAnsi" w:hAnsiTheme="minorHAnsi"/>
                <w:b/>
                <w:sz w:val="12"/>
                <w:szCs w:val="12"/>
              </w:rPr>
              <w:t>if</w:t>
            </w:r>
            <w:r w:rsidRPr="005F3A69">
              <w:rPr>
                <w:rFonts w:asciiTheme="minorHAnsi" w:hAnsiTheme="minorHAnsi"/>
                <w:sz w:val="12"/>
                <w:szCs w:val="12"/>
              </w:rPr>
              <w:t xml:space="preserve"> G10=</w:t>
            </w:r>
          </w:p>
          <w:p w14:paraId="0E409204" w14:textId="5DBAED3C" w:rsidR="00C15EB1" w:rsidRPr="005F3A69" w:rsidRDefault="00C15EB1" w:rsidP="00F319D1">
            <w:pPr>
              <w:keepNext/>
              <w:rPr>
                <w:rFonts w:asciiTheme="minorHAnsi" w:hAnsiTheme="minorHAnsi"/>
                <w:sz w:val="12"/>
                <w:szCs w:val="12"/>
              </w:rPr>
            </w:pPr>
            <w:r w:rsidRPr="005F3A69">
              <w:rPr>
                <w:rFonts w:asciiTheme="minorHAnsi" w:hAnsiTheme="minorHAnsi"/>
                <w:sz w:val="12"/>
                <w:szCs w:val="12"/>
              </w:rPr>
              <w:t>*Ducts</w:t>
            </w:r>
            <w:r w:rsidR="00F101A0" w:rsidRPr="005F3A69">
              <w:rPr>
                <w:rFonts w:asciiTheme="minorHAnsi" w:hAnsiTheme="minorHAnsi"/>
                <w:sz w:val="12"/>
                <w:szCs w:val="12"/>
              </w:rPr>
              <w:t xml:space="preserve"> &lt;R-6</w:t>
            </w:r>
            <w:r w:rsidRPr="005F3A69">
              <w:rPr>
                <w:rFonts w:asciiTheme="minorHAnsi" w:hAnsiTheme="minorHAnsi"/>
                <w:sz w:val="12"/>
                <w:szCs w:val="12"/>
              </w:rPr>
              <w:t xml:space="preserve"> entirely in Conditioned Space,</w:t>
            </w:r>
          </w:p>
          <w:p w14:paraId="5E2E4F96" w14:textId="672C04B7" w:rsidR="00C15EB1" w:rsidRPr="005F3A69" w:rsidRDefault="00C15EB1" w:rsidP="00F319D1">
            <w:pPr>
              <w:keepNext/>
              <w:rPr>
                <w:rFonts w:asciiTheme="minorHAnsi" w:hAnsiTheme="minorHAnsi"/>
                <w:sz w:val="12"/>
                <w:szCs w:val="12"/>
              </w:rPr>
            </w:pPr>
            <w:r w:rsidRPr="005F3A69">
              <w:rPr>
                <w:rFonts w:asciiTheme="minorHAnsi" w:hAnsiTheme="minorHAnsi"/>
                <w:sz w:val="12"/>
                <w:szCs w:val="12"/>
              </w:rPr>
              <w:t xml:space="preserve">then </w:t>
            </w:r>
            <w:r w:rsidR="00F101A0" w:rsidRPr="005F3A69">
              <w:rPr>
                <w:rFonts w:asciiTheme="minorHAnsi" w:hAnsiTheme="minorHAnsi"/>
                <w:sz w:val="12"/>
                <w:szCs w:val="12"/>
              </w:rPr>
              <w:t>&lt;</w:t>
            </w:r>
            <w:r w:rsidRPr="005F3A69">
              <w:rPr>
                <w:rFonts w:asciiTheme="minorHAnsi" w:hAnsiTheme="minorHAnsi"/>
                <w:sz w:val="12"/>
                <w:szCs w:val="12"/>
              </w:rPr>
              <w:t>R-</w:t>
            </w:r>
            <w:r w:rsidR="00F101A0" w:rsidRPr="005F3A69">
              <w:rPr>
                <w:rFonts w:asciiTheme="minorHAnsi" w:hAnsiTheme="minorHAnsi"/>
                <w:sz w:val="12"/>
                <w:szCs w:val="12"/>
              </w:rPr>
              <w:t>6</w:t>
            </w:r>
            <w:r w:rsidRPr="005F3A69">
              <w:rPr>
                <w:rFonts w:asciiTheme="minorHAnsi" w:hAnsiTheme="minorHAnsi"/>
                <w:sz w:val="12"/>
                <w:szCs w:val="12"/>
              </w:rPr>
              <w:t xml:space="preserve"> complies </w:t>
            </w:r>
          </w:p>
          <w:p w14:paraId="31B006CF" w14:textId="77777777" w:rsidR="00C15EB1" w:rsidRPr="005F3A69" w:rsidRDefault="00C15EB1" w:rsidP="00F319D1">
            <w:pPr>
              <w:keepNext/>
              <w:rPr>
                <w:rFonts w:asciiTheme="minorHAnsi" w:hAnsiTheme="minorHAnsi"/>
                <w:sz w:val="12"/>
                <w:szCs w:val="12"/>
              </w:rPr>
            </w:pPr>
          </w:p>
          <w:p w14:paraId="4901FA75" w14:textId="77777777" w:rsidR="00C15EB1" w:rsidRPr="005F3A69" w:rsidRDefault="00C15EB1" w:rsidP="00925402">
            <w:pPr>
              <w:keepNext/>
              <w:rPr>
                <w:rFonts w:asciiTheme="minorHAnsi" w:hAnsiTheme="minorHAnsi"/>
                <w:sz w:val="16"/>
                <w:szCs w:val="16"/>
              </w:rPr>
            </w:pPr>
            <w:r w:rsidRPr="005F3A69">
              <w:rPr>
                <w:rFonts w:asciiTheme="minorHAnsi" w:hAnsiTheme="minorHAnsi"/>
                <w:sz w:val="12"/>
                <w:szCs w:val="12"/>
              </w:rPr>
              <w:t>flag non-compliant values and do not allow registration to proceed if not in compliance&gt;&gt;</w:t>
            </w:r>
          </w:p>
        </w:tc>
        <w:tc>
          <w:tcPr>
            <w:tcW w:w="990" w:type="dxa"/>
            <w:tcMar>
              <w:left w:w="29" w:type="dxa"/>
              <w:right w:w="29" w:type="dxa"/>
            </w:tcMar>
          </w:tcPr>
          <w:p w14:paraId="6BF22A60" w14:textId="77777777" w:rsidR="00C15EB1" w:rsidRPr="005F3A69" w:rsidRDefault="00C15EB1" w:rsidP="00380970">
            <w:pPr>
              <w:keepNext/>
              <w:rPr>
                <w:rFonts w:asciiTheme="minorHAnsi" w:hAnsiTheme="minorHAnsi"/>
                <w:sz w:val="12"/>
                <w:szCs w:val="12"/>
              </w:rPr>
            </w:pPr>
            <w:r w:rsidRPr="005F3A69">
              <w:rPr>
                <w:rFonts w:asciiTheme="minorHAnsi" w:hAnsiTheme="minorHAnsi"/>
                <w:sz w:val="12"/>
                <w:szCs w:val="12"/>
              </w:rPr>
              <w:t xml:space="preserve">&lt;&lt; Default Value=No </w:t>
            </w:r>
            <w:proofErr w:type="gramStart"/>
            <w:r w:rsidR="004356A0" w:rsidRPr="005F3A69">
              <w:rPr>
                <w:rFonts w:asciiTheme="minorHAnsi" w:hAnsiTheme="minorHAnsi"/>
                <w:sz w:val="12"/>
                <w:szCs w:val="12"/>
              </w:rPr>
              <w:t>Exceptions</w:t>
            </w:r>
            <w:r w:rsidRPr="005F3A69">
              <w:rPr>
                <w:rFonts w:asciiTheme="minorHAnsi" w:hAnsiTheme="minorHAnsi"/>
                <w:sz w:val="12"/>
                <w:szCs w:val="12"/>
              </w:rPr>
              <w:t>;</w:t>
            </w:r>
            <w:proofErr w:type="gramEnd"/>
          </w:p>
          <w:p w14:paraId="445096D7" w14:textId="77777777" w:rsidR="00C15EB1" w:rsidRPr="005F3A69" w:rsidRDefault="00C15EB1" w:rsidP="00380970">
            <w:pPr>
              <w:keepNext/>
              <w:rPr>
                <w:rFonts w:asciiTheme="minorHAnsi" w:hAnsiTheme="minorHAnsi"/>
                <w:sz w:val="12"/>
                <w:szCs w:val="12"/>
              </w:rPr>
            </w:pPr>
          </w:p>
          <w:p w14:paraId="7D02981E" w14:textId="13A4DE28" w:rsidR="00C15EB1" w:rsidRPr="005F3A69" w:rsidRDefault="00C15EB1" w:rsidP="006B4494">
            <w:pPr>
              <w:keepNext/>
              <w:rPr>
                <w:rFonts w:asciiTheme="minorHAnsi" w:hAnsiTheme="minorHAnsi"/>
                <w:sz w:val="12"/>
                <w:szCs w:val="12"/>
              </w:rPr>
            </w:pPr>
            <w:r w:rsidRPr="005F3A69">
              <w:rPr>
                <w:rFonts w:asciiTheme="minorHAnsi" w:hAnsiTheme="minorHAnsi"/>
                <w:sz w:val="12"/>
                <w:szCs w:val="12"/>
              </w:rPr>
              <w:t xml:space="preserve">allow user to override the default and select </w:t>
            </w:r>
            <w:r w:rsidR="006B4494" w:rsidRPr="005F3A69">
              <w:rPr>
                <w:rFonts w:asciiTheme="minorHAnsi" w:hAnsiTheme="minorHAnsi"/>
                <w:sz w:val="12"/>
                <w:szCs w:val="12"/>
              </w:rPr>
              <w:t xml:space="preserve">*portions of uninsulated or &lt;R-6 </w:t>
            </w:r>
            <w:r w:rsidR="00BF1F01" w:rsidRPr="005F3A69">
              <w:rPr>
                <w:rFonts w:asciiTheme="minorHAnsi" w:hAnsiTheme="minorHAnsi"/>
                <w:sz w:val="12"/>
                <w:szCs w:val="12"/>
              </w:rPr>
              <w:t xml:space="preserve">ducts in conditioned </w:t>
            </w:r>
            <w:proofErr w:type="gramStart"/>
            <w:r w:rsidR="00BF1F01" w:rsidRPr="005F3A69">
              <w:rPr>
                <w:rFonts w:asciiTheme="minorHAnsi" w:hAnsiTheme="minorHAnsi"/>
                <w:sz w:val="12"/>
                <w:szCs w:val="12"/>
              </w:rPr>
              <w:t>space</w:t>
            </w:r>
            <w:r w:rsidRPr="005F3A69">
              <w:rPr>
                <w:rFonts w:asciiTheme="minorHAnsi" w:hAnsiTheme="minorHAnsi"/>
                <w:sz w:val="12"/>
                <w:szCs w:val="12"/>
              </w:rPr>
              <w:t>;</w:t>
            </w:r>
            <w:proofErr w:type="gramEnd"/>
          </w:p>
          <w:p w14:paraId="6792A7AA" w14:textId="77777777" w:rsidR="00C15EB1" w:rsidRPr="005F3A69" w:rsidRDefault="00C15EB1" w:rsidP="00380970">
            <w:pPr>
              <w:keepNext/>
              <w:rPr>
                <w:rFonts w:asciiTheme="minorHAnsi" w:hAnsiTheme="minorHAnsi"/>
                <w:b/>
                <w:sz w:val="12"/>
                <w:szCs w:val="12"/>
              </w:rPr>
            </w:pPr>
            <w:r w:rsidRPr="005F3A69">
              <w:rPr>
                <w:rFonts w:asciiTheme="minorHAnsi" w:hAnsiTheme="minorHAnsi"/>
                <w:b/>
                <w:sz w:val="12"/>
                <w:szCs w:val="12"/>
              </w:rPr>
              <w:t>ALSO</w:t>
            </w:r>
          </w:p>
          <w:p w14:paraId="00370CD6" w14:textId="77777777" w:rsidR="00C15EB1" w:rsidRPr="005F3A69" w:rsidRDefault="00C15EB1" w:rsidP="00380970">
            <w:pPr>
              <w:keepNext/>
              <w:rPr>
                <w:rFonts w:asciiTheme="minorHAnsi" w:hAnsiTheme="minorHAnsi"/>
                <w:sz w:val="12"/>
                <w:szCs w:val="12"/>
              </w:rPr>
            </w:pPr>
            <w:r w:rsidRPr="005F3A69">
              <w:rPr>
                <w:rFonts w:asciiTheme="minorHAnsi" w:hAnsiTheme="minorHAnsi"/>
                <w:sz w:val="12"/>
                <w:szCs w:val="12"/>
              </w:rPr>
              <w:t>if values in both G06 and G08= conditioned space-entirely</w:t>
            </w:r>
          </w:p>
          <w:p w14:paraId="5AF42CAE" w14:textId="77777777" w:rsidR="00C15EB1" w:rsidRPr="005F3A69" w:rsidRDefault="00C15EB1" w:rsidP="00380970">
            <w:pPr>
              <w:keepNext/>
              <w:rPr>
                <w:rFonts w:asciiTheme="minorHAnsi" w:hAnsiTheme="minorHAnsi"/>
                <w:sz w:val="12"/>
                <w:szCs w:val="12"/>
              </w:rPr>
            </w:pPr>
            <w:r w:rsidRPr="005F3A69">
              <w:rPr>
                <w:rFonts w:asciiTheme="minorHAnsi" w:hAnsiTheme="minorHAnsi"/>
                <w:sz w:val="12"/>
                <w:szCs w:val="12"/>
              </w:rPr>
              <w:t>then also allow user to select the following value:</w:t>
            </w:r>
          </w:p>
          <w:p w14:paraId="6462FF3A" w14:textId="497EB1D0" w:rsidR="00C15EB1" w:rsidRPr="005F3A69" w:rsidRDefault="00C15EB1" w:rsidP="00B86C64">
            <w:pPr>
              <w:keepNext/>
              <w:rPr>
                <w:rFonts w:asciiTheme="minorHAnsi" w:hAnsiTheme="minorHAnsi"/>
                <w:sz w:val="16"/>
                <w:szCs w:val="16"/>
              </w:rPr>
            </w:pPr>
            <w:r w:rsidRPr="005F3A69">
              <w:rPr>
                <w:rFonts w:asciiTheme="minorHAnsi" w:hAnsiTheme="minorHAnsi"/>
                <w:sz w:val="12"/>
                <w:szCs w:val="12"/>
              </w:rPr>
              <w:t xml:space="preserve">**Ducts </w:t>
            </w:r>
            <w:r w:rsidR="006B4494" w:rsidRPr="005F3A69">
              <w:rPr>
                <w:rFonts w:asciiTheme="minorHAnsi" w:hAnsiTheme="minorHAnsi"/>
                <w:sz w:val="12"/>
                <w:szCs w:val="12"/>
              </w:rPr>
              <w:t>uninsulated or &lt;R-6 ducts</w:t>
            </w:r>
            <w:r w:rsidR="00F101A0" w:rsidRPr="005F3A69">
              <w:rPr>
                <w:rFonts w:asciiTheme="minorHAnsi" w:hAnsiTheme="minorHAnsi"/>
                <w:sz w:val="12"/>
                <w:szCs w:val="12"/>
              </w:rPr>
              <w:t xml:space="preserve"> </w:t>
            </w:r>
            <w:r w:rsidRPr="005F3A69">
              <w:rPr>
                <w:rFonts w:asciiTheme="minorHAnsi" w:hAnsiTheme="minorHAnsi"/>
                <w:sz w:val="12"/>
                <w:szCs w:val="12"/>
              </w:rPr>
              <w:t>entirely in conditioned space</w:t>
            </w:r>
          </w:p>
        </w:tc>
        <w:tc>
          <w:tcPr>
            <w:tcW w:w="1080" w:type="dxa"/>
            <w:shd w:val="clear" w:color="auto" w:fill="auto"/>
            <w:tcMar>
              <w:left w:w="29" w:type="dxa"/>
              <w:right w:w="29" w:type="dxa"/>
            </w:tcMar>
          </w:tcPr>
          <w:p w14:paraId="44E65180" w14:textId="77777777" w:rsidR="00C15EB1" w:rsidRPr="005F3A69" w:rsidRDefault="00C15EB1" w:rsidP="00380970">
            <w:pPr>
              <w:keepNext/>
              <w:rPr>
                <w:rFonts w:asciiTheme="minorHAnsi" w:hAnsiTheme="minorHAnsi"/>
                <w:sz w:val="10"/>
                <w:szCs w:val="10"/>
              </w:rPr>
            </w:pPr>
            <w:r w:rsidRPr="005F3A69">
              <w:rPr>
                <w:rFonts w:asciiTheme="minorHAnsi" w:hAnsiTheme="minorHAnsi"/>
                <w:sz w:val="10"/>
                <w:szCs w:val="10"/>
              </w:rPr>
              <w:t xml:space="preserve">&lt;&lt;if C07=no cooling, </w:t>
            </w:r>
          </w:p>
          <w:p w14:paraId="52D177E3" w14:textId="77777777" w:rsidR="00C15EB1" w:rsidRPr="005F3A69" w:rsidRDefault="00C15EB1" w:rsidP="00380970">
            <w:pPr>
              <w:keepNext/>
              <w:rPr>
                <w:rFonts w:asciiTheme="minorHAnsi" w:hAnsiTheme="minorHAnsi"/>
                <w:sz w:val="10"/>
                <w:szCs w:val="10"/>
              </w:rPr>
            </w:pPr>
            <w:r w:rsidRPr="005F3A69">
              <w:rPr>
                <w:rFonts w:asciiTheme="minorHAnsi" w:hAnsiTheme="minorHAnsi"/>
                <w:sz w:val="10"/>
                <w:szCs w:val="10"/>
              </w:rPr>
              <w:t>then text value = "Exempt - No Cooling</w:t>
            </w:r>
            <w:proofErr w:type="gramStart"/>
            <w:r w:rsidRPr="005F3A69">
              <w:rPr>
                <w:rFonts w:asciiTheme="minorHAnsi" w:hAnsiTheme="minorHAnsi"/>
                <w:sz w:val="10"/>
                <w:szCs w:val="10"/>
              </w:rPr>
              <w:t>";</w:t>
            </w:r>
            <w:proofErr w:type="gramEnd"/>
          </w:p>
          <w:p w14:paraId="48F117E1" w14:textId="77777777" w:rsidR="00C15EB1" w:rsidRPr="005F3A69" w:rsidRDefault="00C15EB1" w:rsidP="00380970">
            <w:pPr>
              <w:keepNext/>
              <w:rPr>
                <w:rFonts w:asciiTheme="minorHAnsi" w:hAnsiTheme="minorHAnsi"/>
                <w:sz w:val="10"/>
                <w:szCs w:val="10"/>
              </w:rPr>
            </w:pPr>
          </w:p>
          <w:p w14:paraId="642DF977" w14:textId="77777777" w:rsidR="00C15EB1" w:rsidRPr="005F3A69" w:rsidRDefault="00C15EB1" w:rsidP="00380970">
            <w:pPr>
              <w:keepNext/>
              <w:rPr>
                <w:rFonts w:asciiTheme="minorHAnsi" w:hAnsiTheme="minorHAnsi"/>
                <w:sz w:val="10"/>
                <w:szCs w:val="10"/>
              </w:rPr>
            </w:pPr>
            <w:r w:rsidRPr="005F3A69">
              <w:rPr>
                <w:rFonts w:asciiTheme="minorHAnsi" w:hAnsiTheme="minorHAnsi"/>
                <w:sz w:val="10"/>
                <w:szCs w:val="10"/>
              </w:rPr>
              <w:t>elseif C07= one of the following three system types:</w:t>
            </w:r>
          </w:p>
          <w:p w14:paraId="52C82531" w14:textId="77777777" w:rsidR="00C15EB1" w:rsidRPr="005F3A69" w:rsidRDefault="00C15EB1" w:rsidP="00380970">
            <w:pPr>
              <w:keepNext/>
              <w:rPr>
                <w:rFonts w:asciiTheme="minorHAnsi" w:hAnsiTheme="minorHAnsi"/>
                <w:sz w:val="10"/>
                <w:szCs w:val="10"/>
              </w:rPr>
            </w:pPr>
            <w:r w:rsidRPr="005F3A69">
              <w:rPr>
                <w:rFonts w:asciiTheme="minorHAnsi" w:hAnsiTheme="minorHAnsi"/>
                <w:sz w:val="10"/>
                <w:szCs w:val="10"/>
              </w:rPr>
              <w:t>**evaporative - direct,</w:t>
            </w:r>
            <w:r w:rsidRPr="005F3A69">
              <w:rPr>
                <w:rFonts w:asciiTheme="minorHAnsi" w:hAnsiTheme="minorHAnsi"/>
                <w:sz w:val="6"/>
                <w:szCs w:val="6"/>
              </w:rPr>
              <w:t xml:space="preserve"> </w:t>
            </w:r>
          </w:p>
          <w:p w14:paraId="6347B645" w14:textId="77777777" w:rsidR="00C15EB1" w:rsidRPr="005F3A69" w:rsidRDefault="00C15EB1" w:rsidP="00380970">
            <w:pPr>
              <w:rPr>
                <w:rFonts w:asciiTheme="minorHAnsi" w:hAnsiTheme="minorHAnsi"/>
                <w:sz w:val="10"/>
                <w:szCs w:val="10"/>
              </w:rPr>
            </w:pPr>
            <w:r w:rsidRPr="005F3A69">
              <w:rPr>
                <w:rFonts w:asciiTheme="minorHAnsi" w:hAnsiTheme="minorHAnsi"/>
                <w:sz w:val="10"/>
                <w:szCs w:val="10"/>
              </w:rPr>
              <w:t>**evaporative - indirect,</w:t>
            </w:r>
          </w:p>
          <w:p w14:paraId="51285D5E" w14:textId="77777777" w:rsidR="00C15EB1" w:rsidRPr="005F3A69" w:rsidRDefault="00C15EB1" w:rsidP="00380970">
            <w:pPr>
              <w:keepNext/>
              <w:rPr>
                <w:rFonts w:asciiTheme="minorHAnsi" w:hAnsiTheme="minorHAnsi"/>
                <w:sz w:val="10"/>
                <w:szCs w:val="10"/>
              </w:rPr>
            </w:pPr>
            <w:r w:rsidRPr="005F3A69">
              <w:rPr>
                <w:rFonts w:asciiTheme="minorHAnsi" w:hAnsiTheme="minorHAnsi"/>
                <w:sz w:val="10"/>
                <w:szCs w:val="10"/>
              </w:rPr>
              <w:t xml:space="preserve">**evaporative - </w:t>
            </w:r>
            <w:proofErr w:type="spellStart"/>
            <w:r w:rsidRPr="005F3A69">
              <w:rPr>
                <w:rFonts w:asciiTheme="minorHAnsi" w:hAnsiTheme="minorHAnsi"/>
                <w:sz w:val="10"/>
                <w:szCs w:val="10"/>
              </w:rPr>
              <w:t>indirectdirect</w:t>
            </w:r>
            <w:proofErr w:type="spellEnd"/>
            <w:r w:rsidRPr="005F3A69">
              <w:rPr>
                <w:rFonts w:asciiTheme="minorHAnsi" w:hAnsiTheme="minorHAnsi"/>
                <w:sz w:val="10"/>
                <w:szCs w:val="10"/>
              </w:rPr>
              <w:t>,</w:t>
            </w:r>
          </w:p>
          <w:p w14:paraId="1492B2FF" w14:textId="77777777" w:rsidR="00C15EB1" w:rsidRPr="005F3A69" w:rsidRDefault="00C15EB1" w:rsidP="00380970">
            <w:pPr>
              <w:keepNext/>
              <w:rPr>
                <w:rFonts w:asciiTheme="minorHAnsi" w:hAnsiTheme="minorHAnsi"/>
                <w:sz w:val="10"/>
                <w:szCs w:val="10"/>
              </w:rPr>
            </w:pPr>
            <w:r w:rsidRPr="005F3A69">
              <w:rPr>
                <w:rFonts w:asciiTheme="minorHAnsi" w:hAnsiTheme="minorHAnsi"/>
                <w:sz w:val="10"/>
                <w:szCs w:val="10"/>
              </w:rPr>
              <w:t>then text value = "Exempt - Evaporative System</w:t>
            </w:r>
            <w:proofErr w:type="gramStart"/>
            <w:r w:rsidRPr="005F3A69">
              <w:rPr>
                <w:rFonts w:asciiTheme="minorHAnsi" w:hAnsiTheme="minorHAnsi"/>
                <w:sz w:val="10"/>
                <w:szCs w:val="10"/>
              </w:rPr>
              <w:t>";</w:t>
            </w:r>
            <w:proofErr w:type="gramEnd"/>
          </w:p>
          <w:p w14:paraId="5AE99DED" w14:textId="77777777" w:rsidR="00C15EB1" w:rsidRPr="005F3A69" w:rsidRDefault="00C15EB1" w:rsidP="00380970">
            <w:pPr>
              <w:keepNext/>
              <w:rPr>
                <w:rFonts w:asciiTheme="minorHAnsi" w:hAnsiTheme="minorHAnsi"/>
                <w:sz w:val="10"/>
                <w:szCs w:val="10"/>
              </w:rPr>
            </w:pPr>
          </w:p>
          <w:p w14:paraId="4F5C7D44" w14:textId="77777777" w:rsidR="00C15EB1" w:rsidRPr="005F3A69" w:rsidRDefault="00C15EB1" w:rsidP="00380970">
            <w:pPr>
              <w:keepNext/>
              <w:rPr>
                <w:rFonts w:asciiTheme="minorHAnsi" w:hAnsiTheme="minorHAnsi"/>
                <w:sz w:val="10"/>
                <w:szCs w:val="10"/>
              </w:rPr>
            </w:pPr>
            <w:r w:rsidRPr="005F3A69">
              <w:rPr>
                <w:rFonts w:asciiTheme="minorHAnsi" w:hAnsiTheme="minorHAnsi"/>
                <w:sz w:val="10"/>
                <w:szCs w:val="10"/>
              </w:rPr>
              <w:t xml:space="preserve">elseif G13=no, </w:t>
            </w:r>
          </w:p>
          <w:p w14:paraId="2A3E7052" w14:textId="77777777" w:rsidR="00C15EB1" w:rsidRPr="005F3A69" w:rsidRDefault="00C15EB1" w:rsidP="00380970">
            <w:pPr>
              <w:keepNext/>
              <w:rPr>
                <w:rFonts w:asciiTheme="minorHAnsi" w:hAnsiTheme="minorHAnsi"/>
                <w:sz w:val="10"/>
                <w:szCs w:val="10"/>
              </w:rPr>
            </w:pPr>
            <w:r w:rsidRPr="005F3A69">
              <w:rPr>
                <w:rFonts w:asciiTheme="minorHAnsi" w:hAnsiTheme="minorHAnsi"/>
                <w:sz w:val="10"/>
                <w:szCs w:val="10"/>
              </w:rPr>
              <w:t>then text value =</w:t>
            </w:r>
            <w:r w:rsidRPr="005F3A69">
              <w:rPr>
                <w:sz w:val="10"/>
                <w:szCs w:val="10"/>
              </w:rPr>
              <w:t xml:space="preserve"> "</w:t>
            </w:r>
            <w:r w:rsidRPr="005F3A69">
              <w:rPr>
                <w:rFonts w:asciiTheme="minorHAnsi" w:hAnsiTheme="minorHAnsi"/>
                <w:sz w:val="10"/>
                <w:szCs w:val="10"/>
              </w:rPr>
              <w:t xml:space="preserve">Exempt - </w:t>
            </w:r>
            <w:r w:rsidR="00552425" w:rsidRPr="005F3A69">
              <w:rPr>
                <w:rFonts w:asciiTheme="minorHAnsi" w:hAnsiTheme="minorHAnsi"/>
                <w:sz w:val="10"/>
                <w:szCs w:val="10"/>
              </w:rPr>
              <w:t>Approved</w:t>
            </w:r>
            <w:r w:rsidRPr="005F3A69">
              <w:rPr>
                <w:rFonts w:asciiTheme="minorHAnsi" w:hAnsiTheme="minorHAnsi"/>
                <w:sz w:val="10"/>
                <w:szCs w:val="10"/>
              </w:rPr>
              <w:t xml:space="preserve"> Protocols are N/A</w:t>
            </w:r>
            <w:proofErr w:type="gramStart"/>
            <w:r w:rsidRPr="005F3A69">
              <w:rPr>
                <w:rFonts w:asciiTheme="minorHAnsi" w:hAnsiTheme="minorHAnsi"/>
                <w:sz w:val="10"/>
                <w:szCs w:val="10"/>
              </w:rPr>
              <w:t>";</w:t>
            </w:r>
            <w:proofErr w:type="gramEnd"/>
          </w:p>
          <w:p w14:paraId="3867D2BB" w14:textId="77777777" w:rsidR="00C15EB1" w:rsidRPr="005F3A69" w:rsidRDefault="00C15EB1" w:rsidP="00380970">
            <w:pPr>
              <w:keepNext/>
              <w:rPr>
                <w:rFonts w:asciiTheme="minorHAnsi" w:hAnsiTheme="minorHAnsi"/>
                <w:sz w:val="10"/>
                <w:szCs w:val="10"/>
              </w:rPr>
            </w:pPr>
          </w:p>
          <w:p w14:paraId="020C1AB7" w14:textId="77777777" w:rsidR="00C15EB1" w:rsidRPr="005F3A69" w:rsidRDefault="00C15EB1" w:rsidP="00380970">
            <w:pPr>
              <w:keepNext/>
              <w:rPr>
                <w:rFonts w:asciiTheme="minorHAnsi" w:hAnsiTheme="minorHAnsi"/>
                <w:sz w:val="10"/>
                <w:szCs w:val="10"/>
              </w:rPr>
            </w:pPr>
            <w:r w:rsidRPr="005F3A69">
              <w:rPr>
                <w:rFonts w:asciiTheme="minorHAnsi" w:hAnsiTheme="minorHAnsi"/>
                <w:b/>
                <w:sz w:val="10"/>
                <w:szCs w:val="10"/>
              </w:rPr>
              <w:t>elseif</w:t>
            </w:r>
            <w:r w:rsidRPr="005F3A69">
              <w:rPr>
                <w:rFonts w:asciiTheme="minorHAnsi" w:hAnsiTheme="minorHAnsi"/>
                <w:sz w:val="10"/>
                <w:szCs w:val="10"/>
              </w:rPr>
              <w:t xml:space="preserve"> B08=yes, AND </w:t>
            </w:r>
            <w:r w:rsidR="00901629" w:rsidRPr="005F3A69">
              <w:rPr>
                <w:rFonts w:asciiTheme="minorHAnsi" w:hAnsiTheme="minorHAnsi"/>
                <w:sz w:val="10"/>
                <w:szCs w:val="10"/>
              </w:rPr>
              <w:t>C14</w:t>
            </w:r>
            <w:r w:rsidRPr="005F3A69">
              <w:rPr>
                <w:rFonts w:asciiTheme="minorHAnsi" w:hAnsiTheme="minorHAnsi"/>
                <w:sz w:val="10"/>
                <w:szCs w:val="10"/>
              </w:rPr>
              <w:t>=CFI System,</w:t>
            </w:r>
          </w:p>
          <w:p w14:paraId="25699C99" w14:textId="77777777" w:rsidR="00C15EB1" w:rsidRPr="005F3A69" w:rsidRDefault="00C15EB1" w:rsidP="00380970">
            <w:pPr>
              <w:keepNext/>
              <w:rPr>
                <w:rFonts w:asciiTheme="minorHAnsi" w:hAnsiTheme="minorHAnsi"/>
                <w:sz w:val="10"/>
                <w:szCs w:val="10"/>
              </w:rPr>
            </w:pPr>
            <w:r w:rsidRPr="005F3A69">
              <w:rPr>
                <w:rFonts w:asciiTheme="minorHAnsi" w:hAnsiTheme="minorHAnsi"/>
                <w:sz w:val="10"/>
                <w:szCs w:val="10"/>
              </w:rPr>
              <w:t>then result = HERS Verified Fan Efficacy (W/cfm) and Airflow Rate(cfm/ton</w:t>
            </w:r>
            <w:proofErr w:type="gramStart"/>
            <w:r w:rsidRPr="005F3A69">
              <w:rPr>
                <w:rFonts w:asciiTheme="minorHAnsi" w:hAnsiTheme="minorHAnsi"/>
                <w:sz w:val="10"/>
                <w:szCs w:val="10"/>
              </w:rPr>
              <w:t>);</w:t>
            </w:r>
            <w:proofErr w:type="gramEnd"/>
          </w:p>
          <w:p w14:paraId="5FA96350" w14:textId="77777777" w:rsidR="00C15EB1" w:rsidRPr="005F3A69" w:rsidRDefault="00C15EB1" w:rsidP="00380970">
            <w:pPr>
              <w:keepNext/>
              <w:rPr>
                <w:rFonts w:asciiTheme="minorHAnsi" w:hAnsiTheme="minorHAnsi"/>
                <w:sz w:val="10"/>
                <w:szCs w:val="10"/>
              </w:rPr>
            </w:pPr>
          </w:p>
          <w:p w14:paraId="0053DAB8" w14:textId="77777777" w:rsidR="00C15EB1" w:rsidRPr="005F3A69" w:rsidRDefault="00C15EB1" w:rsidP="00380970">
            <w:pPr>
              <w:keepNext/>
              <w:rPr>
                <w:rFonts w:asciiTheme="minorHAnsi" w:hAnsiTheme="minorHAnsi"/>
                <w:sz w:val="10"/>
                <w:szCs w:val="10"/>
              </w:rPr>
            </w:pPr>
            <w:r w:rsidRPr="005F3A69">
              <w:rPr>
                <w:rFonts w:asciiTheme="minorHAnsi" w:hAnsiTheme="minorHAnsi"/>
                <w:sz w:val="10"/>
                <w:szCs w:val="10"/>
              </w:rPr>
              <w:t>else, user select one from</w:t>
            </w:r>
            <w:r w:rsidRPr="005F3A69">
              <w:rPr>
                <w:sz w:val="10"/>
                <w:szCs w:val="10"/>
              </w:rPr>
              <w:t xml:space="preserve"> </w:t>
            </w:r>
            <w:r w:rsidRPr="005F3A69">
              <w:rPr>
                <w:rFonts w:asciiTheme="minorHAnsi" w:hAnsiTheme="minorHAnsi"/>
                <w:sz w:val="10"/>
                <w:szCs w:val="10"/>
              </w:rPr>
              <w:t xml:space="preserve">the following two values: </w:t>
            </w:r>
          </w:p>
          <w:p w14:paraId="2BFA727A" w14:textId="77777777" w:rsidR="00C15EB1" w:rsidRPr="005F3A69" w:rsidRDefault="00C15EB1" w:rsidP="00380970">
            <w:pPr>
              <w:keepNext/>
              <w:rPr>
                <w:rFonts w:asciiTheme="minorHAnsi" w:hAnsiTheme="minorHAnsi"/>
                <w:sz w:val="10"/>
                <w:szCs w:val="10"/>
              </w:rPr>
            </w:pPr>
            <w:r w:rsidRPr="005F3A69">
              <w:rPr>
                <w:rFonts w:asciiTheme="minorHAnsi" w:hAnsiTheme="minorHAnsi"/>
                <w:sz w:val="10"/>
                <w:szCs w:val="10"/>
              </w:rPr>
              <w:t>**</w:t>
            </w:r>
            <w:r w:rsidR="00E35EAF" w:rsidRPr="005F3A69">
              <w:rPr>
                <w:rFonts w:asciiTheme="minorHAnsi" w:hAnsiTheme="minorHAnsi"/>
                <w:sz w:val="10"/>
                <w:szCs w:val="10"/>
              </w:rPr>
              <w:t>[</w:t>
            </w:r>
            <w:r w:rsidRPr="005F3A69">
              <w:rPr>
                <w:rFonts w:asciiTheme="minorHAnsi" w:hAnsiTheme="minorHAnsi"/>
                <w:sz w:val="10"/>
                <w:szCs w:val="10"/>
              </w:rPr>
              <w:t>HERS Verified Fan Efficacy (W/cfm) and Airflow Rate (cfm/ton)</w:t>
            </w:r>
            <w:r w:rsidR="00E35EAF" w:rsidRPr="005F3A69">
              <w:rPr>
                <w:rFonts w:asciiTheme="minorHAnsi" w:hAnsiTheme="minorHAnsi"/>
                <w:sz w:val="10"/>
                <w:szCs w:val="10"/>
              </w:rPr>
              <w:t>]</w:t>
            </w:r>
            <w:r w:rsidRPr="005F3A69">
              <w:rPr>
                <w:rFonts w:asciiTheme="minorHAnsi" w:hAnsiTheme="minorHAnsi"/>
                <w:sz w:val="10"/>
                <w:szCs w:val="10"/>
              </w:rPr>
              <w:t xml:space="preserve"> </w:t>
            </w:r>
          </w:p>
          <w:p w14:paraId="42067D8D" w14:textId="77777777" w:rsidR="00C15EB1" w:rsidRPr="005F3A69" w:rsidRDefault="00C15EB1" w:rsidP="00380970">
            <w:pPr>
              <w:keepNext/>
              <w:rPr>
                <w:rFonts w:asciiTheme="minorHAnsi" w:hAnsiTheme="minorHAnsi"/>
                <w:sz w:val="10"/>
                <w:szCs w:val="10"/>
              </w:rPr>
            </w:pPr>
            <w:r w:rsidRPr="005F3A69">
              <w:rPr>
                <w:rFonts w:asciiTheme="minorHAnsi" w:hAnsiTheme="minorHAnsi"/>
                <w:sz w:val="10"/>
                <w:szCs w:val="10"/>
              </w:rPr>
              <w:t>**</w:t>
            </w:r>
            <w:r w:rsidR="00E35EAF" w:rsidRPr="005F3A69">
              <w:rPr>
                <w:rFonts w:asciiTheme="minorHAnsi" w:hAnsiTheme="minorHAnsi"/>
                <w:sz w:val="10"/>
                <w:szCs w:val="10"/>
              </w:rPr>
              <w:t>[</w:t>
            </w:r>
            <w:r w:rsidRPr="005F3A69">
              <w:rPr>
                <w:rFonts w:asciiTheme="minorHAnsi" w:hAnsiTheme="minorHAnsi"/>
                <w:sz w:val="10"/>
                <w:szCs w:val="10"/>
              </w:rPr>
              <w:t>HERS verified Return Duct Design per Table 150.0-B, C</w:t>
            </w:r>
            <w:r w:rsidR="00E35EAF" w:rsidRPr="005F3A69">
              <w:rPr>
                <w:rFonts w:asciiTheme="minorHAnsi" w:hAnsiTheme="minorHAnsi"/>
                <w:sz w:val="10"/>
                <w:szCs w:val="10"/>
              </w:rPr>
              <w:t>]</w:t>
            </w:r>
          </w:p>
          <w:p w14:paraId="0E0B5A2D" w14:textId="77777777" w:rsidR="00C15EB1" w:rsidRPr="005F3A69" w:rsidRDefault="00C15EB1" w:rsidP="00380970">
            <w:pPr>
              <w:keepNext/>
              <w:rPr>
                <w:rFonts w:asciiTheme="minorHAnsi" w:hAnsiTheme="minorHAnsi"/>
                <w:sz w:val="10"/>
                <w:szCs w:val="10"/>
              </w:rPr>
            </w:pPr>
            <w:r w:rsidRPr="005F3A69">
              <w:rPr>
                <w:rFonts w:asciiTheme="minorHAnsi" w:hAnsiTheme="minorHAnsi"/>
                <w:sz w:val="10"/>
                <w:szCs w:val="10"/>
              </w:rPr>
              <w:t>&gt;&gt;</w:t>
            </w:r>
          </w:p>
        </w:tc>
        <w:tc>
          <w:tcPr>
            <w:tcW w:w="900" w:type="dxa"/>
            <w:shd w:val="clear" w:color="auto" w:fill="auto"/>
            <w:tcMar>
              <w:left w:w="29" w:type="dxa"/>
              <w:right w:w="29" w:type="dxa"/>
            </w:tcMar>
          </w:tcPr>
          <w:p w14:paraId="648F1C8E" w14:textId="77777777" w:rsidR="00C15EB1" w:rsidRPr="005F3A69" w:rsidRDefault="00C15EB1" w:rsidP="00380970">
            <w:pPr>
              <w:keepNext/>
              <w:rPr>
                <w:rFonts w:asciiTheme="minorHAnsi" w:hAnsiTheme="minorHAnsi"/>
                <w:sz w:val="14"/>
                <w:szCs w:val="14"/>
              </w:rPr>
            </w:pPr>
            <w:r w:rsidRPr="005F3A69">
              <w:rPr>
                <w:rFonts w:asciiTheme="minorHAnsi" w:hAnsiTheme="minorHAnsi"/>
                <w:sz w:val="14"/>
                <w:szCs w:val="14"/>
              </w:rPr>
              <w:t>&lt;&lt;</w:t>
            </w:r>
            <w:proofErr w:type="gramStart"/>
            <w:r w:rsidRPr="005F3A69">
              <w:rPr>
                <w:rFonts w:asciiTheme="minorHAnsi" w:hAnsiTheme="minorHAnsi"/>
                <w:sz w:val="14"/>
                <w:szCs w:val="14"/>
              </w:rPr>
              <w:t>user</w:t>
            </w:r>
            <w:proofErr w:type="gramEnd"/>
            <w:r w:rsidRPr="005F3A69">
              <w:rPr>
                <w:rFonts w:asciiTheme="minorHAnsi" w:hAnsiTheme="minorHAnsi"/>
                <w:sz w:val="14"/>
                <w:szCs w:val="14"/>
              </w:rPr>
              <w:t xml:space="preserve"> enter integer value&gt;&gt; </w:t>
            </w:r>
          </w:p>
          <w:p w14:paraId="614753DE" w14:textId="77777777" w:rsidR="00C15EB1" w:rsidRPr="005F3A69" w:rsidRDefault="00C15EB1" w:rsidP="00380970">
            <w:pPr>
              <w:keepNext/>
              <w:rPr>
                <w:rFonts w:asciiTheme="minorHAnsi" w:hAnsiTheme="minorHAnsi"/>
                <w:sz w:val="14"/>
                <w:szCs w:val="14"/>
              </w:rPr>
            </w:pPr>
          </w:p>
          <w:p w14:paraId="08695527" w14:textId="77777777" w:rsidR="00C15EB1" w:rsidRPr="005F3A69" w:rsidRDefault="00C15EB1" w:rsidP="00380970">
            <w:pPr>
              <w:keepNext/>
              <w:rPr>
                <w:rFonts w:asciiTheme="minorHAnsi" w:hAnsiTheme="minorHAnsi"/>
                <w:sz w:val="14"/>
                <w:szCs w:val="14"/>
              </w:rPr>
            </w:pPr>
            <w:r w:rsidRPr="005F3A69">
              <w:rPr>
                <w:rFonts w:asciiTheme="minorHAnsi" w:hAnsiTheme="minorHAnsi"/>
                <w:sz w:val="14"/>
                <w:szCs w:val="14"/>
              </w:rPr>
              <w:t>note: this value</w:t>
            </w:r>
          </w:p>
          <w:p w14:paraId="4BF4630D" w14:textId="77777777" w:rsidR="00C15EB1" w:rsidRPr="005F3A69" w:rsidRDefault="00C15EB1" w:rsidP="00B86C64">
            <w:pPr>
              <w:keepNext/>
              <w:rPr>
                <w:rFonts w:asciiTheme="minorHAnsi" w:hAnsiTheme="minorHAnsi"/>
                <w:sz w:val="16"/>
                <w:szCs w:val="16"/>
              </w:rPr>
            </w:pPr>
            <w:r w:rsidRPr="005F3A69">
              <w:rPr>
                <w:rFonts w:asciiTheme="minorHAnsi" w:hAnsiTheme="minorHAnsi"/>
                <w:sz w:val="14"/>
                <w:szCs w:val="14"/>
              </w:rPr>
              <w:t>will determine number or rows per indoor unit in next section</w:t>
            </w:r>
          </w:p>
        </w:tc>
        <w:tc>
          <w:tcPr>
            <w:tcW w:w="1170" w:type="dxa"/>
            <w:tcMar>
              <w:left w:w="29" w:type="dxa"/>
              <w:right w:w="29" w:type="dxa"/>
            </w:tcMar>
          </w:tcPr>
          <w:p w14:paraId="7988D82A" w14:textId="77777777" w:rsidR="008F3CBC" w:rsidRPr="005F3A69" w:rsidRDefault="00C15EB1" w:rsidP="008F3CBC">
            <w:pPr>
              <w:keepNext/>
              <w:rPr>
                <w:rFonts w:ascii="Calibri" w:hAnsi="Calibri"/>
                <w:sz w:val="10"/>
                <w:szCs w:val="10"/>
              </w:rPr>
            </w:pPr>
            <w:r w:rsidRPr="005F3A69">
              <w:rPr>
                <w:rFonts w:ascii="Calibri" w:hAnsi="Calibri"/>
                <w:sz w:val="10"/>
                <w:szCs w:val="10"/>
              </w:rPr>
              <w:t>&lt;&lt;</w:t>
            </w:r>
            <w:r w:rsidR="008F3CBC" w:rsidRPr="005F3A69">
              <w:rPr>
                <w:rFonts w:ascii="Calibri" w:hAnsi="Calibri"/>
                <w:b/>
                <w:sz w:val="10"/>
                <w:szCs w:val="10"/>
              </w:rPr>
              <w:t>if</w:t>
            </w:r>
            <w:r w:rsidR="008F3CBC" w:rsidRPr="005F3A69">
              <w:rPr>
                <w:rFonts w:ascii="Calibri" w:hAnsi="Calibri"/>
                <w:sz w:val="10"/>
                <w:szCs w:val="10"/>
              </w:rPr>
              <w:t xml:space="preserve"> system type in C03 or C07 is one of the following</w:t>
            </w:r>
            <w:r w:rsidR="00C92045" w:rsidRPr="005F3A69">
              <w:rPr>
                <w:rFonts w:ascii="Calibri" w:hAnsi="Calibri"/>
                <w:sz w:val="10"/>
                <w:szCs w:val="10"/>
              </w:rPr>
              <w:t xml:space="preserve"> four</w:t>
            </w:r>
            <w:r w:rsidR="008F3CBC" w:rsidRPr="005F3A69">
              <w:rPr>
                <w:rFonts w:ascii="Calibri" w:hAnsi="Calibri"/>
                <w:sz w:val="10"/>
                <w:szCs w:val="10"/>
              </w:rPr>
              <w:t xml:space="preserve"> system types:</w:t>
            </w:r>
          </w:p>
          <w:p w14:paraId="11D9B96C" w14:textId="77777777" w:rsidR="008F3CBC" w:rsidRPr="005F3A69" w:rsidRDefault="008F3CBC" w:rsidP="008F3CBC">
            <w:pPr>
              <w:keepNext/>
              <w:rPr>
                <w:rFonts w:ascii="Calibri" w:hAnsi="Calibri"/>
                <w:sz w:val="10"/>
                <w:szCs w:val="10"/>
              </w:rPr>
            </w:pPr>
            <w:r w:rsidRPr="005F3A69">
              <w:rPr>
                <w:rFonts w:ascii="Calibri" w:hAnsi="Calibri"/>
                <w:sz w:val="10"/>
                <w:szCs w:val="10"/>
              </w:rPr>
              <w:t>*</w:t>
            </w:r>
            <w:proofErr w:type="gramStart"/>
            <w:r w:rsidRPr="005F3A69">
              <w:rPr>
                <w:rFonts w:ascii="Calibri" w:hAnsi="Calibri"/>
                <w:sz w:val="10"/>
                <w:szCs w:val="10"/>
              </w:rPr>
              <w:t>multisplit</w:t>
            </w:r>
            <w:proofErr w:type="gramEnd"/>
            <w:r w:rsidRPr="005F3A69">
              <w:rPr>
                <w:rFonts w:ascii="Calibri" w:hAnsi="Calibri"/>
                <w:sz w:val="10"/>
                <w:szCs w:val="10"/>
              </w:rPr>
              <w:t xml:space="preserve"> HP-ducted</w:t>
            </w:r>
          </w:p>
          <w:p w14:paraId="68AB28F1" w14:textId="77777777" w:rsidR="008F3CBC" w:rsidRPr="005F3A69" w:rsidRDefault="008F3CBC" w:rsidP="008F3CBC">
            <w:pPr>
              <w:keepNext/>
              <w:rPr>
                <w:rFonts w:ascii="Calibri" w:hAnsi="Calibri"/>
                <w:sz w:val="10"/>
                <w:szCs w:val="10"/>
              </w:rPr>
            </w:pPr>
            <w:r w:rsidRPr="005F3A69">
              <w:rPr>
                <w:rFonts w:ascii="Calibri" w:hAnsi="Calibri"/>
                <w:sz w:val="10"/>
                <w:szCs w:val="10"/>
              </w:rPr>
              <w:t>*</w:t>
            </w:r>
            <w:proofErr w:type="gramStart"/>
            <w:r w:rsidRPr="005F3A69">
              <w:rPr>
                <w:rFonts w:ascii="Calibri" w:hAnsi="Calibri"/>
                <w:sz w:val="10"/>
                <w:szCs w:val="10"/>
              </w:rPr>
              <w:t>multisplit</w:t>
            </w:r>
            <w:proofErr w:type="gramEnd"/>
            <w:r w:rsidRPr="005F3A69">
              <w:rPr>
                <w:rFonts w:ascii="Calibri" w:hAnsi="Calibri"/>
                <w:sz w:val="10"/>
                <w:szCs w:val="10"/>
              </w:rPr>
              <w:t xml:space="preserve"> HP-</w:t>
            </w:r>
            <w:proofErr w:type="spellStart"/>
            <w:r w:rsidRPr="005F3A69">
              <w:rPr>
                <w:rFonts w:ascii="Calibri" w:hAnsi="Calibri"/>
                <w:sz w:val="10"/>
                <w:szCs w:val="10"/>
              </w:rPr>
              <w:t>ducted+ductless</w:t>
            </w:r>
            <w:proofErr w:type="spellEnd"/>
          </w:p>
          <w:p w14:paraId="094E950C" w14:textId="77777777" w:rsidR="008F3CBC" w:rsidRPr="005F3A69" w:rsidRDefault="008F3CBC" w:rsidP="008F3CBC">
            <w:pPr>
              <w:keepNext/>
              <w:rPr>
                <w:rFonts w:ascii="Calibri" w:hAnsi="Calibri"/>
                <w:sz w:val="10"/>
                <w:szCs w:val="10"/>
              </w:rPr>
            </w:pPr>
            <w:r w:rsidRPr="005F3A69">
              <w:rPr>
                <w:rFonts w:ascii="Calibri" w:hAnsi="Calibri"/>
                <w:sz w:val="10"/>
                <w:szCs w:val="10"/>
              </w:rPr>
              <w:t>*</w:t>
            </w:r>
            <w:proofErr w:type="gramStart"/>
            <w:r w:rsidRPr="005F3A69">
              <w:rPr>
                <w:rFonts w:ascii="Calibri" w:hAnsi="Calibri"/>
                <w:sz w:val="10"/>
                <w:szCs w:val="10"/>
              </w:rPr>
              <w:t>multisplit</w:t>
            </w:r>
            <w:proofErr w:type="gramEnd"/>
            <w:r w:rsidRPr="005F3A69">
              <w:rPr>
                <w:rFonts w:ascii="Calibri" w:hAnsi="Calibri"/>
                <w:sz w:val="10"/>
                <w:szCs w:val="10"/>
              </w:rPr>
              <w:t xml:space="preserve"> AC-ducted</w:t>
            </w:r>
          </w:p>
          <w:p w14:paraId="26B8ABA0" w14:textId="77777777" w:rsidR="008F3CBC" w:rsidRPr="005F3A69" w:rsidRDefault="008F3CBC" w:rsidP="008F3CBC">
            <w:pPr>
              <w:keepNext/>
              <w:rPr>
                <w:rFonts w:ascii="Calibri" w:hAnsi="Calibri"/>
                <w:sz w:val="10"/>
                <w:szCs w:val="10"/>
              </w:rPr>
            </w:pPr>
            <w:r w:rsidRPr="005F3A69">
              <w:rPr>
                <w:rFonts w:ascii="Calibri" w:hAnsi="Calibri"/>
                <w:sz w:val="10"/>
                <w:szCs w:val="10"/>
              </w:rPr>
              <w:t>*</w:t>
            </w:r>
            <w:proofErr w:type="gramStart"/>
            <w:r w:rsidRPr="005F3A69">
              <w:rPr>
                <w:rFonts w:ascii="Calibri" w:hAnsi="Calibri"/>
                <w:sz w:val="10"/>
                <w:szCs w:val="10"/>
              </w:rPr>
              <w:t>multisplit</w:t>
            </w:r>
            <w:proofErr w:type="gramEnd"/>
            <w:r w:rsidRPr="005F3A69">
              <w:rPr>
                <w:rFonts w:ascii="Calibri" w:hAnsi="Calibri"/>
                <w:sz w:val="10"/>
                <w:szCs w:val="10"/>
              </w:rPr>
              <w:t xml:space="preserve"> AC-</w:t>
            </w:r>
            <w:proofErr w:type="spellStart"/>
            <w:r w:rsidRPr="005F3A69">
              <w:rPr>
                <w:rFonts w:ascii="Calibri" w:hAnsi="Calibri"/>
                <w:sz w:val="10"/>
                <w:szCs w:val="10"/>
              </w:rPr>
              <w:t>ducted+ductless</w:t>
            </w:r>
            <w:proofErr w:type="spellEnd"/>
            <w:r w:rsidR="00C92045" w:rsidRPr="005F3A69">
              <w:rPr>
                <w:rFonts w:ascii="Calibri" w:hAnsi="Calibri"/>
                <w:sz w:val="10"/>
                <w:szCs w:val="10"/>
              </w:rPr>
              <w:t>,</w:t>
            </w:r>
          </w:p>
          <w:p w14:paraId="159CF0CB" w14:textId="77777777" w:rsidR="008F3CBC" w:rsidRPr="005F3A69" w:rsidRDefault="008F3CBC" w:rsidP="008F3CBC">
            <w:pPr>
              <w:keepNext/>
              <w:rPr>
                <w:rFonts w:ascii="Calibri" w:hAnsi="Calibri"/>
                <w:sz w:val="10"/>
                <w:szCs w:val="10"/>
              </w:rPr>
            </w:pPr>
            <w:r w:rsidRPr="005F3A69">
              <w:rPr>
                <w:rFonts w:ascii="Calibri" w:hAnsi="Calibri"/>
                <w:b/>
                <w:sz w:val="10"/>
                <w:szCs w:val="10"/>
              </w:rPr>
              <w:t>then</w:t>
            </w:r>
            <w:r w:rsidRPr="005F3A69">
              <w:rPr>
                <w:rFonts w:ascii="Calibri" w:hAnsi="Calibri"/>
                <w:sz w:val="10"/>
                <w:szCs w:val="10"/>
              </w:rPr>
              <w:t xml:space="preserve"> value=no,</w:t>
            </w:r>
          </w:p>
          <w:p w14:paraId="40CE6327" w14:textId="77777777" w:rsidR="008F3CBC" w:rsidRPr="005F3A69" w:rsidRDefault="008F3CBC" w:rsidP="00060ACD">
            <w:pPr>
              <w:keepNext/>
              <w:rPr>
                <w:rFonts w:ascii="Calibri" w:hAnsi="Calibri"/>
                <w:sz w:val="10"/>
                <w:szCs w:val="10"/>
              </w:rPr>
            </w:pPr>
          </w:p>
          <w:p w14:paraId="48BEACFA" w14:textId="77777777" w:rsidR="00C15EB1" w:rsidRPr="005F3A69" w:rsidRDefault="008F3CBC" w:rsidP="00060ACD">
            <w:pPr>
              <w:keepNext/>
              <w:rPr>
                <w:rFonts w:ascii="Calibri" w:hAnsi="Calibri"/>
                <w:sz w:val="10"/>
                <w:szCs w:val="10"/>
              </w:rPr>
            </w:pPr>
            <w:r w:rsidRPr="005F3A69">
              <w:rPr>
                <w:rFonts w:ascii="Calibri" w:hAnsi="Calibri"/>
                <w:b/>
                <w:sz w:val="10"/>
                <w:szCs w:val="10"/>
              </w:rPr>
              <w:t>else</w:t>
            </w:r>
            <w:r w:rsidR="00C15EB1" w:rsidRPr="005F3A69">
              <w:rPr>
                <w:rFonts w:ascii="Calibri" w:hAnsi="Calibri"/>
                <w:b/>
                <w:sz w:val="10"/>
                <w:szCs w:val="10"/>
              </w:rPr>
              <w:t>if</w:t>
            </w:r>
            <w:r w:rsidR="00C15EB1" w:rsidRPr="005F3A69">
              <w:rPr>
                <w:rFonts w:ascii="Calibri" w:hAnsi="Calibri"/>
                <w:sz w:val="10"/>
                <w:szCs w:val="10"/>
              </w:rPr>
              <w:t xml:space="preserve"> system type in C03 or C07 is one of the following system types:</w:t>
            </w:r>
          </w:p>
          <w:p w14:paraId="55FEDC8B" w14:textId="77777777" w:rsidR="00C15EB1" w:rsidRPr="005F3A69" w:rsidRDefault="00C15EB1" w:rsidP="00060ACD">
            <w:pPr>
              <w:keepNext/>
              <w:rPr>
                <w:rFonts w:ascii="Calibri" w:hAnsi="Calibri"/>
                <w:sz w:val="10"/>
                <w:szCs w:val="10"/>
              </w:rPr>
            </w:pPr>
            <w:r w:rsidRPr="005F3A69">
              <w:rPr>
                <w:rFonts w:ascii="Calibri" w:hAnsi="Calibri"/>
                <w:sz w:val="10"/>
                <w:szCs w:val="10"/>
              </w:rPr>
              <w:t>*</w:t>
            </w:r>
            <w:proofErr w:type="gramStart"/>
            <w:r w:rsidRPr="005F3A69">
              <w:rPr>
                <w:rFonts w:ascii="Calibri" w:hAnsi="Calibri"/>
                <w:sz w:val="10"/>
                <w:szCs w:val="10"/>
              </w:rPr>
              <w:t>central</w:t>
            </w:r>
            <w:proofErr w:type="gramEnd"/>
            <w:r w:rsidRPr="005F3A69">
              <w:rPr>
                <w:rFonts w:ascii="Calibri" w:hAnsi="Calibri"/>
                <w:sz w:val="10"/>
                <w:szCs w:val="10"/>
              </w:rPr>
              <w:t xml:space="preserve"> split AC;</w:t>
            </w:r>
          </w:p>
          <w:p w14:paraId="2D5FA5A7" w14:textId="77777777" w:rsidR="00C15EB1" w:rsidRPr="005F3A69" w:rsidRDefault="00C15EB1" w:rsidP="00060ACD">
            <w:pPr>
              <w:keepNext/>
              <w:rPr>
                <w:rFonts w:ascii="Calibri" w:hAnsi="Calibri"/>
                <w:sz w:val="10"/>
                <w:szCs w:val="10"/>
              </w:rPr>
            </w:pPr>
            <w:r w:rsidRPr="005F3A69">
              <w:rPr>
                <w:rFonts w:ascii="Calibri" w:hAnsi="Calibri"/>
                <w:sz w:val="10"/>
                <w:szCs w:val="10"/>
              </w:rPr>
              <w:t>*</w:t>
            </w:r>
            <w:proofErr w:type="gramStart"/>
            <w:r w:rsidRPr="005F3A69">
              <w:rPr>
                <w:rFonts w:ascii="Calibri" w:hAnsi="Calibri"/>
                <w:sz w:val="10"/>
                <w:szCs w:val="10"/>
              </w:rPr>
              <w:t>central</w:t>
            </w:r>
            <w:proofErr w:type="gramEnd"/>
            <w:r w:rsidRPr="005F3A69">
              <w:rPr>
                <w:rFonts w:ascii="Calibri" w:hAnsi="Calibri"/>
                <w:sz w:val="10"/>
                <w:szCs w:val="10"/>
              </w:rPr>
              <w:t xml:space="preserve"> split HP</w:t>
            </w:r>
          </w:p>
          <w:p w14:paraId="4962B363" w14:textId="77777777" w:rsidR="00C15EB1" w:rsidRPr="005F3A69" w:rsidRDefault="00C15EB1" w:rsidP="00060ACD">
            <w:pPr>
              <w:keepNext/>
              <w:rPr>
                <w:rFonts w:ascii="Calibri" w:hAnsi="Calibri"/>
                <w:sz w:val="10"/>
                <w:szCs w:val="10"/>
              </w:rPr>
            </w:pPr>
            <w:r w:rsidRPr="005F3A69">
              <w:rPr>
                <w:rFonts w:ascii="Calibri" w:hAnsi="Calibri"/>
                <w:sz w:val="10"/>
                <w:szCs w:val="10"/>
              </w:rPr>
              <w:t xml:space="preserve">*central packaged </w:t>
            </w:r>
            <w:proofErr w:type="gramStart"/>
            <w:r w:rsidRPr="005F3A69">
              <w:rPr>
                <w:rFonts w:ascii="Calibri" w:hAnsi="Calibri"/>
                <w:sz w:val="10"/>
                <w:szCs w:val="10"/>
              </w:rPr>
              <w:t>AC ;</w:t>
            </w:r>
            <w:proofErr w:type="gramEnd"/>
          </w:p>
          <w:p w14:paraId="6A88ADE3" w14:textId="77777777" w:rsidR="00C15EB1" w:rsidRPr="005F3A69" w:rsidRDefault="00C15EB1" w:rsidP="00060ACD">
            <w:pPr>
              <w:keepNext/>
              <w:rPr>
                <w:rFonts w:ascii="Calibri" w:hAnsi="Calibri"/>
                <w:sz w:val="10"/>
                <w:szCs w:val="10"/>
              </w:rPr>
            </w:pPr>
            <w:r w:rsidRPr="005F3A69">
              <w:rPr>
                <w:rFonts w:ascii="Calibri" w:hAnsi="Calibri"/>
                <w:sz w:val="10"/>
                <w:szCs w:val="10"/>
              </w:rPr>
              <w:t>*</w:t>
            </w:r>
            <w:proofErr w:type="gramStart"/>
            <w:r w:rsidRPr="005F3A69">
              <w:rPr>
                <w:rFonts w:ascii="Calibri" w:hAnsi="Calibri"/>
                <w:sz w:val="10"/>
                <w:szCs w:val="10"/>
              </w:rPr>
              <w:t>central</w:t>
            </w:r>
            <w:proofErr w:type="gramEnd"/>
            <w:r w:rsidRPr="005F3A69">
              <w:rPr>
                <w:rFonts w:ascii="Calibri" w:hAnsi="Calibri"/>
                <w:sz w:val="10"/>
                <w:szCs w:val="10"/>
              </w:rPr>
              <w:t xml:space="preserve"> packaged HP</w:t>
            </w:r>
          </w:p>
          <w:p w14:paraId="1883BDE6" w14:textId="77777777" w:rsidR="00C15EB1" w:rsidRPr="005F3A69" w:rsidRDefault="00C15EB1" w:rsidP="00060ACD">
            <w:pPr>
              <w:keepNext/>
              <w:rPr>
                <w:rFonts w:ascii="Calibri" w:hAnsi="Calibri"/>
                <w:sz w:val="10"/>
                <w:szCs w:val="10"/>
              </w:rPr>
            </w:pPr>
            <w:r w:rsidRPr="005F3A69">
              <w:rPr>
                <w:rFonts w:ascii="Calibri" w:hAnsi="Calibri"/>
                <w:sz w:val="10"/>
                <w:szCs w:val="10"/>
              </w:rPr>
              <w:t>*</w:t>
            </w:r>
            <w:proofErr w:type="gramStart"/>
            <w:r w:rsidRPr="005F3A69">
              <w:rPr>
                <w:rFonts w:ascii="Calibri" w:hAnsi="Calibri"/>
                <w:sz w:val="10"/>
                <w:szCs w:val="10"/>
              </w:rPr>
              <w:t>central</w:t>
            </w:r>
            <w:proofErr w:type="gramEnd"/>
            <w:r w:rsidRPr="005F3A69">
              <w:rPr>
                <w:rFonts w:ascii="Calibri" w:hAnsi="Calibri"/>
                <w:sz w:val="10"/>
                <w:szCs w:val="10"/>
              </w:rPr>
              <w:t xml:space="preserve"> large packaged AC</w:t>
            </w:r>
          </w:p>
          <w:p w14:paraId="1118F1A1" w14:textId="77777777" w:rsidR="00C15EB1" w:rsidRPr="005F3A69" w:rsidRDefault="00C15EB1" w:rsidP="00060ACD">
            <w:pPr>
              <w:keepNext/>
              <w:rPr>
                <w:rFonts w:ascii="Calibri" w:hAnsi="Calibri"/>
                <w:sz w:val="10"/>
                <w:szCs w:val="10"/>
              </w:rPr>
            </w:pPr>
            <w:r w:rsidRPr="005F3A69">
              <w:rPr>
                <w:rFonts w:ascii="Calibri" w:hAnsi="Calibri"/>
                <w:sz w:val="10"/>
                <w:szCs w:val="10"/>
              </w:rPr>
              <w:t>*</w:t>
            </w:r>
            <w:proofErr w:type="gramStart"/>
            <w:r w:rsidRPr="005F3A69">
              <w:rPr>
                <w:rFonts w:ascii="Calibri" w:hAnsi="Calibri"/>
                <w:sz w:val="10"/>
                <w:szCs w:val="10"/>
              </w:rPr>
              <w:t>central</w:t>
            </w:r>
            <w:proofErr w:type="gramEnd"/>
            <w:r w:rsidRPr="005F3A69">
              <w:rPr>
                <w:rFonts w:ascii="Calibri" w:hAnsi="Calibri"/>
                <w:sz w:val="10"/>
                <w:szCs w:val="10"/>
              </w:rPr>
              <w:t xml:space="preserve"> large packaged HP,</w:t>
            </w:r>
          </w:p>
          <w:p w14:paraId="04FA7580" w14:textId="77777777" w:rsidR="00C15EB1" w:rsidRPr="005F3A69" w:rsidRDefault="00C15EB1" w:rsidP="00060ACD">
            <w:pPr>
              <w:keepNext/>
              <w:rPr>
                <w:rFonts w:ascii="Calibri" w:hAnsi="Calibri"/>
                <w:sz w:val="10"/>
                <w:szCs w:val="10"/>
              </w:rPr>
            </w:pPr>
            <w:r w:rsidRPr="005F3A69">
              <w:rPr>
                <w:rFonts w:ascii="Calibri" w:hAnsi="Calibri"/>
                <w:b/>
                <w:sz w:val="10"/>
                <w:szCs w:val="10"/>
              </w:rPr>
              <w:t>then</w:t>
            </w:r>
            <w:r w:rsidRPr="005F3A69">
              <w:rPr>
                <w:rFonts w:ascii="Calibri" w:hAnsi="Calibri"/>
                <w:sz w:val="10"/>
                <w:szCs w:val="10"/>
              </w:rPr>
              <w:t xml:space="preserve"> value=Yes,</w:t>
            </w:r>
          </w:p>
          <w:p w14:paraId="177A51F8" w14:textId="77777777" w:rsidR="00C15EB1" w:rsidRPr="005F3A69" w:rsidRDefault="00C15EB1" w:rsidP="00060ACD">
            <w:pPr>
              <w:keepNext/>
              <w:rPr>
                <w:rFonts w:ascii="Calibri" w:hAnsi="Calibri"/>
                <w:sz w:val="10"/>
                <w:szCs w:val="10"/>
              </w:rPr>
            </w:pPr>
          </w:p>
          <w:p w14:paraId="4AA75FD9" w14:textId="77777777" w:rsidR="00C15EB1" w:rsidRPr="005F3A69" w:rsidRDefault="00C15EB1" w:rsidP="00060ACD">
            <w:pPr>
              <w:keepNext/>
              <w:rPr>
                <w:rFonts w:ascii="Calibri" w:hAnsi="Calibri"/>
                <w:sz w:val="10"/>
                <w:szCs w:val="10"/>
              </w:rPr>
            </w:pPr>
            <w:r w:rsidRPr="005F3A69">
              <w:rPr>
                <w:rFonts w:ascii="Calibri" w:hAnsi="Calibri"/>
                <w:b/>
                <w:sz w:val="10"/>
                <w:szCs w:val="10"/>
              </w:rPr>
              <w:t>else</w:t>
            </w:r>
            <w:r w:rsidRPr="005F3A69">
              <w:rPr>
                <w:rFonts w:ascii="Calibri" w:hAnsi="Calibri"/>
                <w:sz w:val="10"/>
                <w:szCs w:val="10"/>
              </w:rPr>
              <w:t xml:space="preserve"> user pick one of the following two values from list:</w:t>
            </w:r>
          </w:p>
          <w:p w14:paraId="1214EFFC" w14:textId="77777777" w:rsidR="00C15EB1" w:rsidRPr="005F3A69" w:rsidRDefault="00C15EB1" w:rsidP="00060ACD">
            <w:pPr>
              <w:keepNext/>
              <w:rPr>
                <w:rFonts w:ascii="Calibri" w:hAnsi="Calibri"/>
                <w:sz w:val="10"/>
                <w:szCs w:val="10"/>
              </w:rPr>
            </w:pPr>
            <w:r w:rsidRPr="005F3A69">
              <w:rPr>
                <w:rFonts w:ascii="Calibri" w:hAnsi="Calibri"/>
                <w:sz w:val="10"/>
                <w:szCs w:val="10"/>
              </w:rPr>
              <w:t>**yes</w:t>
            </w:r>
          </w:p>
          <w:p w14:paraId="48475C74" w14:textId="77777777" w:rsidR="00C15EB1" w:rsidRPr="005F3A69" w:rsidRDefault="00C15EB1" w:rsidP="00060ACD">
            <w:pPr>
              <w:keepNext/>
              <w:rPr>
                <w:rFonts w:ascii="Calibri" w:hAnsi="Calibri"/>
                <w:sz w:val="10"/>
                <w:szCs w:val="10"/>
              </w:rPr>
            </w:pPr>
            <w:r w:rsidRPr="005F3A69">
              <w:rPr>
                <w:rFonts w:ascii="Calibri" w:hAnsi="Calibri"/>
                <w:sz w:val="10"/>
                <w:szCs w:val="10"/>
              </w:rPr>
              <w:t>**no</w:t>
            </w:r>
          </w:p>
          <w:p w14:paraId="74B2BA09" w14:textId="77777777" w:rsidR="00C15EB1" w:rsidRPr="005F3A69" w:rsidRDefault="00C15EB1" w:rsidP="00060ACD">
            <w:pPr>
              <w:keepNext/>
              <w:rPr>
                <w:rFonts w:ascii="Calibri" w:hAnsi="Calibri"/>
                <w:b/>
                <w:sz w:val="10"/>
                <w:szCs w:val="10"/>
              </w:rPr>
            </w:pPr>
            <w:r w:rsidRPr="005F3A69">
              <w:rPr>
                <w:rFonts w:ascii="Calibri" w:hAnsi="Calibri"/>
                <w:b/>
                <w:sz w:val="10"/>
                <w:szCs w:val="10"/>
              </w:rPr>
              <w:t>check:</w:t>
            </w:r>
          </w:p>
          <w:p w14:paraId="0797DAB1" w14:textId="77777777" w:rsidR="00C15EB1" w:rsidRPr="005F3A69" w:rsidRDefault="00C15EB1" w:rsidP="00060ACD">
            <w:pPr>
              <w:keepNext/>
              <w:rPr>
                <w:rFonts w:ascii="Calibri" w:hAnsi="Calibri"/>
                <w:sz w:val="10"/>
                <w:szCs w:val="10"/>
              </w:rPr>
            </w:pPr>
            <w:r w:rsidRPr="005F3A69">
              <w:rPr>
                <w:rFonts w:ascii="Calibri" w:hAnsi="Calibri"/>
                <w:b/>
                <w:sz w:val="10"/>
                <w:szCs w:val="10"/>
              </w:rPr>
              <w:t>if</w:t>
            </w:r>
            <w:r w:rsidRPr="005F3A69">
              <w:rPr>
                <w:rFonts w:ascii="Calibri" w:hAnsi="Calibri"/>
                <w:sz w:val="10"/>
                <w:szCs w:val="10"/>
              </w:rPr>
              <w:t xml:space="preserve"> value=no, </w:t>
            </w:r>
          </w:p>
          <w:p w14:paraId="67AD6FAC" w14:textId="77777777" w:rsidR="00C15EB1" w:rsidRPr="005F3A69" w:rsidRDefault="00C15EB1" w:rsidP="00060ACD">
            <w:pPr>
              <w:keepNext/>
              <w:rPr>
                <w:rFonts w:asciiTheme="minorHAnsi" w:hAnsiTheme="minorHAnsi"/>
                <w:sz w:val="10"/>
                <w:szCs w:val="10"/>
              </w:rPr>
            </w:pPr>
            <w:r w:rsidRPr="005F3A69">
              <w:rPr>
                <w:rFonts w:ascii="Calibri" w:hAnsi="Calibri"/>
                <w:b/>
                <w:sz w:val="10"/>
                <w:szCs w:val="10"/>
              </w:rPr>
              <w:t>then</w:t>
            </w:r>
            <w:r w:rsidRPr="005F3A69">
              <w:rPr>
                <w:rFonts w:ascii="Calibri" w:hAnsi="Calibri"/>
                <w:sz w:val="10"/>
                <w:szCs w:val="10"/>
              </w:rPr>
              <w:t xml:space="preserve"> report in project status notes field that exemption from mandatory HERS verification of system airflow has been claimed. Enforcement agency confirmation is recommended.&gt;&gt;</w:t>
            </w:r>
          </w:p>
          <w:p w14:paraId="03A1FC3E" w14:textId="77777777" w:rsidR="00C15EB1" w:rsidRPr="005F3A69" w:rsidRDefault="00C15EB1" w:rsidP="00380970">
            <w:pPr>
              <w:keepNext/>
              <w:rPr>
                <w:rFonts w:asciiTheme="minorHAnsi" w:hAnsiTheme="minorHAnsi"/>
                <w:sz w:val="14"/>
                <w:szCs w:val="14"/>
              </w:rPr>
            </w:pPr>
          </w:p>
          <w:p w14:paraId="7856996E" w14:textId="77777777" w:rsidR="00C15EB1" w:rsidRPr="005F3A69" w:rsidRDefault="00C15EB1" w:rsidP="00380970">
            <w:pPr>
              <w:keepNext/>
              <w:rPr>
                <w:rFonts w:asciiTheme="minorHAnsi" w:hAnsiTheme="minorHAnsi"/>
                <w:sz w:val="16"/>
                <w:szCs w:val="16"/>
              </w:rPr>
            </w:pPr>
          </w:p>
        </w:tc>
        <w:tc>
          <w:tcPr>
            <w:tcW w:w="1080" w:type="dxa"/>
            <w:tcMar>
              <w:left w:w="29" w:type="dxa"/>
              <w:right w:w="29" w:type="dxa"/>
            </w:tcMar>
          </w:tcPr>
          <w:p w14:paraId="2D491908" w14:textId="77777777" w:rsidR="008F3CBC" w:rsidRPr="005F3A69" w:rsidRDefault="00C15EB1" w:rsidP="008F3CBC">
            <w:pPr>
              <w:keepNext/>
              <w:rPr>
                <w:rFonts w:ascii="Calibri" w:hAnsi="Calibri"/>
                <w:sz w:val="10"/>
                <w:szCs w:val="10"/>
              </w:rPr>
            </w:pPr>
            <w:r w:rsidRPr="005F3A69">
              <w:rPr>
                <w:rFonts w:ascii="Calibri" w:hAnsi="Calibri"/>
                <w:sz w:val="10"/>
                <w:szCs w:val="10"/>
              </w:rPr>
              <w:t>&lt;&lt;</w:t>
            </w:r>
            <w:r w:rsidR="008F3CBC" w:rsidRPr="005F3A69">
              <w:rPr>
                <w:rFonts w:ascii="Calibri" w:hAnsi="Calibri"/>
                <w:b/>
                <w:sz w:val="10"/>
                <w:szCs w:val="10"/>
              </w:rPr>
              <w:t>if</w:t>
            </w:r>
            <w:r w:rsidR="008F3CBC" w:rsidRPr="005F3A69">
              <w:rPr>
                <w:rFonts w:ascii="Calibri" w:hAnsi="Calibri"/>
                <w:sz w:val="10"/>
                <w:szCs w:val="10"/>
              </w:rPr>
              <w:t xml:space="preserve"> system type in C03 or C07 is one of the following </w:t>
            </w:r>
            <w:r w:rsidR="00C92045" w:rsidRPr="005F3A69">
              <w:rPr>
                <w:rFonts w:ascii="Calibri" w:hAnsi="Calibri"/>
                <w:sz w:val="10"/>
                <w:szCs w:val="10"/>
              </w:rPr>
              <w:t xml:space="preserve">four </w:t>
            </w:r>
            <w:r w:rsidR="008F3CBC" w:rsidRPr="005F3A69">
              <w:rPr>
                <w:rFonts w:ascii="Calibri" w:hAnsi="Calibri"/>
                <w:sz w:val="10"/>
                <w:szCs w:val="10"/>
              </w:rPr>
              <w:t>system types:</w:t>
            </w:r>
          </w:p>
          <w:p w14:paraId="68521C59" w14:textId="77777777" w:rsidR="008F3CBC" w:rsidRPr="005F3A69" w:rsidRDefault="008F3CBC" w:rsidP="008F3CBC">
            <w:pPr>
              <w:keepNext/>
              <w:rPr>
                <w:rFonts w:ascii="Calibri" w:hAnsi="Calibri"/>
                <w:sz w:val="10"/>
                <w:szCs w:val="10"/>
              </w:rPr>
            </w:pPr>
            <w:r w:rsidRPr="005F3A69">
              <w:rPr>
                <w:rFonts w:ascii="Calibri" w:hAnsi="Calibri"/>
                <w:sz w:val="10"/>
                <w:szCs w:val="10"/>
              </w:rPr>
              <w:t>*</w:t>
            </w:r>
            <w:proofErr w:type="gramStart"/>
            <w:r w:rsidRPr="005F3A69">
              <w:rPr>
                <w:rFonts w:ascii="Calibri" w:hAnsi="Calibri"/>
                <w:sz w:val="10"/>
                <w:szCs w:val="10"/>
              </w:rPr>
              <w:t>multisplit</w:t>
            </w:r>
            <w:proofErr w:type="gramEnd"/>
            <w:r w:rsidRPr="005F3A69">
              <w:rPr>
                <w:rFonts w:ascii="Calibri" w:hAnsi="Calibri"/>
                <w:sz w:val="10"/>
                <w:szCs w:val="10"/>
              </w:rPr>
              <w:t xml:space="preserve"> HP-ducted</w:t>
            </w:r>
          </w:p>
          <w:p w14:paraId="3116775F" w14:textId="77777777" w:rsidR="008F3CBC" w:rsidRPr="005F3A69" w:rsidRDefault="008F3CBC" w:rsidP="008F3CBC">
            <w:pPr>
              <w:keepNext/>
              <w:rPr>
                <w:rFonts w:ascii="Calibri" w:hAnsi="Calibri"/>
                <w:sz w:val="10"/>
                <w:szCs w:val="10"/>
              </w:rPr>
            </w:pPr>
            <w:r w:rsidRPr="005F3A69">
              <w:rPr>
                <w:rFonts w:ascii="Calibri" w:hAnsi="Calibri"/>
                <w:sz w:val="10"/>
                <w:szCs w:val="10"/>
              </w:rPr>
              <w:t>*</w:t>
            </w:r>
            <w:proofErr w:type="gramStart"/>
            <w:r w:rsidRPr="005F3A69">
              <w:rPr>
                <w:rFonts w:ascii="Calibri" w:hAnsi="Calibri"/>
                <w:sz w:val="10"/>
                <w:szCs w:val="10"/>
              </w:rPr>
              <w:t>multisplit</w:t>
            </w:r>
            <w:proofErr w:type="gramEnd"/>
            <w:r w:rsidRPr="005F3A69">
              <w:rPr>
                <w:rFonts w:ascii="Calibri" w:hAnsi="Calibri"/>
                <w:sz w:val="10"/>
                <w:szCs w:val="10"/>
              </w:rPr>
              <w:t xml:space="preserve"> HP-</w:t>
            </w:r>
            <w:proofErr w:type="spellStart"/>
            <w:r w:rsidRPr="005F3A69">
              <w:rPr>
                <w:rFonts w:ascii="Calibri" w:hAnsi="Calibri"/>
                <w:sz w:val="10"/>
                <w:szCs w:val="10"/>
              </w:rPr>
              <w:t>ducted+ductless</w:t>
            </w:r>
            <w:proofErr w:type="spellEnd"/>
          </w:p>
          <w:p w14:paraId="45EE46B6" w14:textId="77777777" w:rsidR="008F3CBC" w:rsidRPr="005F3A69" w:rsidRDefault="008F3CBC" w:rsidP="008F3CBC">
            <w:pPr>
              <w:keepNext/>
              <w:rPr>
                <w:rFonts w:ascii="Calibri" w:hAnsi="Calibri"/>
                <w:sz w:val="10"/>
                <w:szCs w:val="10"/>
              </w:rPr>
            </w:pPr>
            <w:r w:rsidRPr="005F3A69">
              <w:rPr>
                <w:rFonts w:ascii="Calibri" w:hAnsi="Calibri"/>
                <w:sz w:val="10"/>
                <w:szCs w:val="10"/>
              </w:rPr>
              <w:t>*</w:t>
            </w:r>
            <w:proofErr w:type="gramStart"/>
            <w:r w:rsidRPr="005F3A69">
              <w:rPr>
                <w:rFonts w:ascii="Calibri" w:hAnsi="Calibri"/>
                <w:sz w:val="10"/>
                <w:szCs w:val="10"/>
              </w:rPr>
              <w:t>multisplit</w:t>
            </w:r>
            <w:proofErr w:type="gramEnd"/>
            <w:r w:rsidRPr="005F3A69">
              <w:rPr>
                <w:rFonts w:ascii="Calibri" w:hAnsi="Calibri"/>
                <w:sz w:val="10"/>
                <w:szCs w:val="10"/>
              </w:rPr>
              <w:t xml:space="preserve"> AC-ducted</w:t>
            </w:r>
          </w:p>
          <w:p w14:paraId="611B8DBB" w14:textId="77777777" w:rsidR="008F3CBC" w:rsidRPr="005F3A69" w:rsidRDefault="008F3CBC" w:rsidP="008F3CBC">
            <w:pPr>
              <w:keepNext/>
              <w:rPr>
                <w:rFonts w:ascii="Calibri" w:hAnsi="Calibri"/>
                <w:sz w:val="10"/>
                <w:szCs w:val="10"/>
              </w:rPr>
            </w:pPr>
            <w:r w:rsidRPr="005F3A69">
              <w:rPr>
                <w:rFonts w:ascii="Calibri" w:hAnsi="Calibri"/>
                <w:sz w:val="10"/>
                <w:szCs w:val="10"/>
              </w:rPr>
              <w:t>*</w:t>
            </w:r>
            <w:proofErr w:type="gramStart"/>
            <w:r w:rsidRPr="005F3A69">
              <w:rPr>
                <w:rFonts w:ascii="Calibri" w:hAnsi="Calibri"/>
                <w:sz w:val="10"/>
                <w:szCs w:val="10"/>
              </w:rPr>
              <w:t>multisplit</w:t>
            </w:r>
            <w:proofErr w:type="gramEnd"/>
            <w:r w:rsidRPr="005F3A69">
              <w:rPr>
                <w:rFonts w:ascii="Calibri" w:hAnsi="Calibri"/>
                <w:sz w:val="10"/>
                <w:szCs w:val="10"/>
              </w:rPr>
              <w:t xml:space="preserve"> AC-</w:t>
            </w:r>
            <w:proofErr w:type="spellStart"/>
            <w:r w:rsidRPr="005F3A69">
              <w:rPr>
                <w:rFonts w:ascii="Calibri" w:hAnsi="Calibri"/>
                <w:sz w:val="10"/>
                <w:szCs w:val="10"/>
              </w:rPr>
              <w:t>ducted+ductless</w:t>
            </w:r>
            <w:proofErr w:type="spellEnd"/>
            <w:r w:rsidR="00C92045" w:rsidRPr="005F3A69">
              <w:rPr>
                <w:rFonts w:ascii="Calibri" w:hAnsi="Calibri"/>
                <w:sz w:val="10"/>
                <w:szCs w:val="10"/>
              </w:rPr>
              <w:t>,</w:t>
            </w:r>
          </w:p>
          <w:p w14:paraId="79192210" w14:textId="77777777" w:rsidR="008F3CBC" w:rsidRPr="005F3A69" w:rsidRDefault="008F3CBC" w:rsidP="008F3CBC">
            <w:pPr>
              <w:keepNext/>
              <w:rPr>
                <w:rFonts w:ascii="Calibri" w:hAnsi="Calibri"/>
                <w:sz w:val="10"/>
                <w:szCs w:val="10"/>
              </w:rPr>
            </w:pPr>
            <w:r w:rsidRPr="005F3A69">
              <w:rPr>
                <w:rFonts w:ascii="Calibri" w:hAnsi="Calibri"/>
                <w:b/>
                <w:sz w:val="10"/>
                <w:szCs w:val="10"/>
              </w:rPr>
              <w:t>then</w:t>
            </w:r>
            <w:r w:rsidRPr="005F3A69">
              <w:rPr>
                <w:rFonts w:ascii="Calibri" w:hAnsi="Calibri"/>
                <w:sz w:val="10"/>
                <w:szCs w:val="10"/>
              </w:rPr>
              <w:t xml:space="preserve"> value=no,</w:t>
            </w:r>
          </w:p>
          <w:p w14:paraId="543CA590" w14:textId="77777777" w:rsidR="008F3CBC" w:rsidRPr="005F3A69" w:rsidRDefault="008F3CBC" w:rsidP="00C15EB1">
            <w:pPr>
              <w:keepNext/>
              <w:rPr>
                <w:rFonts w:ascii="Calibri" w:hAnsi="Calibri"/>
                <w:sz w:val="10"/>
                <w:szCs w:val="10"/>
              </w:rPr>
            </w:pPr>
          </w:p>
          <w:p w14:paraId="35A878EE" w14:textId="77777777" w:rsidR="00C15EB1" w:rsidRPr="005F3A69" w:rsidRDefault="008F3CBC" w:rsidP="00C15EB1">
            <w:pPr>
              <w:keepNext/>
              <w:rPr>
                <w:rFonts w:ascii="Calibri" w:hAnsi="Calibri"/>
                <w:sz w:val="10"/>
                <w:szCs w:val="10"/>
              </w:rPr>
            </w:pPr>
            <w:r w:rsidRPr="005F3A69">
              <w:rPr>
                <w:rFonts w:ascii="Calibri" w:hAnsi="Calibri"/>
                <w:b/>
                <w:sz w:val="10"/>
                <w:szCs w:val="10"/>
              </w:rPr>
              <w:t>else</w:t>
            </w:r>
            <w:r w:rsidR="00C15EB1" w:rsidRPr="005F3A69">
              <w:rPr>
                <w:rFonts w:ascii="Calibri" w:hAnsi="Calibri"/>
                <w:b/>
                <w:sz w:val="10"/>
                <w:szCs w:val="10"/>
              </w:rPr>
              <w:t>if</w:t>
            </w:r>
            <w:r w:rsidR="00C15EB1" w:rsidRPr="005F3A69">
              <w:rPr>
                <w:rFonts w:ascii="Calibri" w:hAnsi="Calibri"/>
                <w:sz w:val="10"/>
                <w:szCs w:val="10"/>
              </w:rPr>
              <w:t xml:space="preserve"> system type in C03 or C07 is one of the following system types:</w:t>
            </w:r>
          </w:p>
          <w:p w14:paraId="1B34005B" w14:textId="77777777" w:rsidR="00C15EB1" w:rsidRPr="005F3A69" w:rsidRDefault="00C15EB1" w:rsidP="00C15EB1">
            <w:pPr>
              <w:keepNext/>
              <w:rPr>
                <w:rFonts w:ascii="Calibri" w:hAnsi="Calibri"/>
                <w:sz w:val="10"/>
                <w:szCs w:val="10"/>
              </w:rPr>
            </w:pPr>
            <w:r w:rsidRPr="005F3A69">
              <w:rPr>
                <w:rFonts w:ascii="Calibri" w:hAnsi="Calibri"/>
                <w:sz w:val="10"/>
                <w:szCs w:val="10"/>
              </w:rPr>
              <w:t>*</w:t>
            </w:r>
            <w:proofErr w:type="gramStart"/>
            <w:r w:rsidRPr="005F3A69">
              <w:rPr>
                <w:rFonts w:ascii="Calibri" w:hAnsi="Calibri"/>
                <w:sz w:val="10"/>
                <w:szCs w:val="10"/>
              </w:rPr>
              <w:t>central</w:t>
            </w:r>
            <w:proofErr w:type="gramEnd"/>
            <w:r w:rsidRPr="005F3A69">
              <w:rPr>
                <w:rFonts w:ascii="Calibri" w:hAnsi="Calibri"/>
                <w:sz w:val="10"/>
                <w:szCs w:val="10"/>
              </w:rPr>
              <w:t xml:space="preserve"> split AC;</w:t>
            </w:r>
          </w:p>
          <w:p w14:paraId="34FE57E2" w14:textId="77777777" w:rsidR="00C15EB1" w:rsidRPr="005F3A69" w:rsidRDefault="00C15EB1" w:rsidP="00C15EB1">
            <w:pPr>
              <w:keepNext/>
              <w:rPr>
                <w:rFonts w:ascii="Calibri" w:hAnsi="Calibri"/>
                <w:sz w:val="10"/>
                <w:szCs w:val="10"/>
              </w:rPr>
            </w:pPr>
            <w:r w:rsidRPr="005F3A69">
              <w:rPr>
                <w:rFonts w:ascii="Calibri" w:hAnsi="Calibri"/>
                <w:sz w:val="10"/>
                <w:szCs w:val="10"/>
              </w:rPr>
              <w:t>*</w:t>
            </w:r>
            <w:proofErr w:type="gramStart"/>
            <w:r w:rsidRPr="005F3A69">
              <w:rPr>
                <w:rFonts w:ascii="Calibri" w:hAnsi="Calibri"/>
                <w:sz w:val="10"/>
                <w:szCs w:val="10"/>
              </w:rPr>
              <w:t>central</w:t>
            </w:r>
            <w:proofErr w:type="gramEnd"/>
            <w:r w:rsidRPr="005F3A69">
              <w:rPr>
                <w:rFonts w:ascii="Calibri" w:hAnsi="Calibri"/>
                <w:sz w:val="10"/>
                <w:szCs w:val="10"/>
              </w:rPr>
              <w:t xml:space="preserve"> split HP</w:t>
            </w:r>
          </w:p>
          <w:p w14:paraId="1C7E551E" w14:textId="77777777" w:rsidR="00C15EB1" w:rsidRPr="005F3A69" w:rsidRDefault="00C15EB1" w:rsidP="00C15EB1">
            <w:pPr>
              <w:keepNext/>
              <w:rPr>
                <w:rFonts w:ascii="Calibri" w:hAnsi="Calibri"/>
                <w:sz w:val="10"/>
                <w:szCs w:val="10"/>
              </w:rPr>
            </w:pPr>
            <w:r w:rsidRPr="005F3A69">
              <w:rPr>
                <w:rFonts w:ascii="Calibri" w:hAnsi="Calibri"/>
                <w:sz w:val="10"/>
                <w:szCs w:val="10"/>
              </w:rPr>
              <w:t xml:space="preserve">*central packaged </w:t>
            </w:r>
            <w:proofErr w:type="gramStart"/>
            <w:r w:rsidRPr="005F3A69">
              <w:rPr>
                <w:rFonts w:ascii="Calibri" w:hAnsi="Calibri"/>
                <w:sz w:val="10"/>
                <w:szCs w:val="10"/>
              </w:rPr>
              <w:t>AC ;</w:t>
            </w:r>
            <w:proofErr w:type="gramEnd"/>
          </w:p>
          <w:p w14:paraId="35941579" w14:textId="77777777" w:rsidR="00C15EB1" w:rsidRPr="005F3A69" w:rsidRDefault="00C15EB1" w:rsidP="00C15EB1">
            <w:pPr>
              <w:keepNext/>
              <w:rPr>
                <w:rFonts w:ascii="Calibri" w:hAnsi="Calibri"/>
                <w:sz w:val="10"/>
                <w:szCs w:val="10"/>
              </w:rPr>
            </w:pPr>
            <w:r w:rsidRPr="005F3A69">
              <w:rPr>
                <w:rFonts w:ascii="Calibri" w:hAnsi="Calibri"/>
                <w:sz w:val="10"/>
                <w:szCs w:val="10"/>
              </w:rPr>
              <w:t>*</w:t>
            </w:r>
            <w:proofErr w:type="gramStart"/>
            <w:r w:rsidRPr="005F3A69">
              <w:rPr>
                <w:rFonts w:ascii="Calibri" w:hAnsi="Calibri"/>
                <w:sz w:val="10"/>
                <w:szCs w:val="10"/>
              </w:rPr>
              <w:t>central</w:t>
            </w:r>
            <w:proofErr w:type="gramEnd"/>
            <w:r w:rsidRPr="005F3A69">
              <w:rPr>
                <w:rFonts w:ascii="Calibri" w:hAnsi="Calibri"/>
                <w:sz w:val="10"/>
                <w:szCs w:val="10"/>
              </w:rPr>
              <w:t xml:space="preserve"> packaged HP</w:t>
            </w:r>
          </w:p>
          <w:p w14:paraId="0D0897EE" w14:textId="77777777" w:rsidR="00C15EB1" w:rsidRPr="005F3A69" w:rsidRDefault="00C15EB1" w:rsidP="00C15EB1">
            <w:pPr>
              <w:keepNext/>
              <w:rPr>
                <w:rFonts w:ascii="Calibri" w:hAnsi="Calibri"/>
                <w:sz w:val="10"/>
                <w:szCs w:val="10"/>
              </w:rPr>
            </w:pPr>
            <w:r w:rsidRPr="005F3A69">
              <w:rPr>
                <w:rFonts w:ascii="Calibri" w:hAnsi="Calibri"/>
                <w:sz w:val="10"/>
                <w:szCs w:val="10"/>
              </w:rPr>
              <w:t>*</w:t>
            </w:r>
            <w:proofErr w:type="gramStart"/>
            <w:r w:rsidRPr="005F3A69">
              <w:rPr>
                <w:rFonts w:ascii="Calibri" w:hAnsi="Calibri"/>
                <w:sz w:val="10"/>
                <w:szCs w:val="10"/>
              </w:rPr>
              <w:t>central</w:t>
            </w:r>
            <w:proofErr w:type="gramEnd"/>
            <w:r w:rsidRPr="005F3A69">
              <w:rPr>
                <w:rFonts w:ascii="Calibri" w:hAnsi="Calibri"/>
                <w:sz w:val="10"/>
                <w:szCs w:val="10"/>
              </w:rPr>
              <w:t xml:space="preserve"> large packaged AC</w:t>
            </w:r>
          </w:p>
          <w:p w14:paraId="1DB93831" w14:textId="77777777" w:rsidR="00C15EB1" w:rsidRPr="005F3A69" w:rsidRDefault="00C15EB1" w:rsidP="00C15EB1">
            <w:pPr>
              <w:keepNext/>
              <w:rPr>
                <w:rFonts w:ascii="Calibri" w:hAnsi="Calibri"/>
                <w:sz w:val="10"/>
                <w:szCs w:val="10"/>
              </w:rPr>
            </w:pPr>
            <w:r w:rsidRPr="005F3A69">
              <w:rPr>
                <w:rFonts w:ascii="Calibri" w:hAnsi="Calibri"/>
                <w:sz w:val="10"/>
                <w:szCs w:val="10"/>
              </w:rPr>
              <w:t>*</w:t>
            </w:r>
            <w:proofErr w:type="gramStart"/>
            <w:r w:rsidRPr="005F3A69">
              <w:rPr>
                <w:rFonts w:ascii="Calibri" w:hAnsi="Calibri"/>
                <w:sz w:val="10"/>
                <w:szCs w:val="10"/>
              </w:rPr>
              <w:t>central</w:t>
            </w:r>
            <w:proofErr w:type="gramEnd"/>
            <w:r w:rsidRPr="005F3A69">
              <w:rPr>
                <w:rFonts w:ascii="Calibri" w:hAnsi="Calibri"/>
                <w:sz w:val="10"/>
                <w:szCs w:val="10"/>
              </w:rPr>
              <w:t xml:space="preserve"> large packaged HP,</w:t>
            </w:r>
          </w:p>
          <w:p w14:paraId="65AD6227" w14:textId="77777777" w:rsidR="00C15EB1" w:rsidRPr="005F3A69" w:rsidRDefault="00C15EB1" w:rsidP="00C15EB1">
            <w:pPr>
              <w:keepNext/>
              <w:rPr>
                <w:rFonts w:ascii="Calibri" w:hAnsi="Calibri"/>
                <w:sz w:val="10"/>
                <w:szCs w:val="10"/>
              </w:rPr>
            </w:pPr>
            <w:r w:rsidRPr="005F3A69">
              <w:rPr>
                <w:rFonts w:ascii="Calibri" w:hAnsi="Calibri"/>
                <w:b/>
                <w:sz w:val="10"/>
                <w:szCs w:val="10"/>
              </w:rPr>
              <w:t>then</w:t>
            </w:r>
            <w:r w:rsidRPr="005F3A69">
              <w:rPr>
                <w:rFonts w:ascii="Calibri" w:hAnsi="Calibri"/>
                <w:sz w:val="10"/>
                <w:szCs w:val="10"/>
              </w:rPr>
              <w:t xml:space="preserve"> value=Yes,</w:t>
            </w:r>
          </w:p>
          <w:p w14:paraId="479B4E68" w14:textId="77777777" w:rsidR="00C15EB1" w:rsidRPr="005F3A69" w:rsidRDefault="00C15EB1" w:rsidP="00C15EB1">
            <w:pPr>
              <w:keepNext/>
              <w:rPr>
                <w:rFonts w:ascii="Calibri" w:hAnsi="Calibri"/>
                <w:sz w:val="10"/>
                <w:szCs w:val="10"/>
              </w:rPr>
            </w:pPr>
          </w:p>
          <w:p w14:paraId="2C1BB643" w14:textId="77777777" w:rsidR="00C15EB1" w:rsidRPr="005F3A69" w:rsidRDefault="00C15EB1" w:rsidP="00C15EB1">
            <w:pPr>
              <w:keepNext/>
              <w:rPr>
                <w:rFonts w:ascii="Calibri" w:hAnsi="Calibri"/>
                <w:sz w:val="10"/>
                <w:szCs w:val="10"/>
              </w:rPr>
            </w:pPr>
            <w:r w:rsidRPr="005F3A69">
              <w:rPr>
                <w:rFonts w:ascii="Calibri" w:hAnsi="Calibri"/>
                <w:b/>
                <w:sz w:val="10"/>
                <w:szCs w:val="10"/>
              </w:rPr>
              <w:t>else</w:t>
            </w:r>
            <w:r w:rsidRPr="005F3A69">
              <w:rPr>
                <w:rFonts w:ascii="Calibri" w:hAnsi="Calibri"/>
                <w:sz w:val="10"/>
                <w:szCs w:val="10"/>
              </w:rPr>
              <w:t xml:space="preserve"> user pick one of the following two values from list:</w:t>
            </w:r>
          </w:p>
          <w:p w14:paraId="3E2BF0F2" w14:textId="77777777" w:rsidR="00C15EB1" w:rsidRPr="005F3A69" w:rsidRDefault="00C15EB1" w:rsidP="00C15EB1">
            <w:pPr>
              <w:keepNext/>
              <w:rPr>
                <w:rFonts w:ascii="Calibri" w:hAnsi="Calibri"/>
                <w:sz w:val="10"/>
                <w:szCs w:val="10"/>
              </w:rPr>
            </w:pPr>
            <w:r w:rsidRPr="005F3A69">
              <w:rPr>
                <w:rFonts w:ascii="Calibri" w:hAnsi="Calibri"/>
                <w:sz w:val="10"/>
                <w:szCs w:val="10"/>
              </w:rPr>
              <w:t>**yes</w:t>
            </w:r>
          </w:p>
          <w:p w14:paraId="36C74E21" w14:textId="77777777" w:rsidR="00C15EB1" w:rsidRPr="005F3A69" w:rsidRDefault="00C15EB1" w:rsidP="00C15EB1">
            <w:pPr>
              <w:keepNext/>
              <w:rPr>
                <w:rFonts w:ascii="Calibri" w:hAnsi="Calibri"/>
                <w:sz w:val="10"/>
                <w:szCs w:val="10"/>
              </w:rPr>
            </w:pPr>
            <w:r w:rsidRPr="005F3A69">
              <w:rPr>
                <w:rFonts w:ascii="Calibri" w:hAnsi="Calibri"/>
                <w:sz w:val="10"/>
                <w:szCs w:val="10"/>
              </w:rPr>
              <w:t>**no</w:t>
            </w:r>
          </w:p>
          <w:p w14:paraId="170D1624" w14:textId="77777777" w:rsidR="00C15EB1" w:rsidRPr="005F3A69" w:rsidRDefault="00C15EB1" w:rsidP="00C15EB1">
            <w:pPr>
              <w:keepNext/>
              <w:rPr>
                <w:rFonts w:ascii="Calibri" w:hAnsi="Calibri"/>
                <w:sz w:val="10"/>
                <w:szCs w:val="10"/>
              </w:rPr>
            </w:pPr>
            <w:r w:rsidRPr="005F3A69">
              <w:rPr>
                <w:rFonts w:ascii="Calibri" w:hAnsi="Calibri"/>
                <w:b/>
                <w:sz w:val="10"/>
                <w:szCs w:val="10"/>
              </w:rPr>
              <w:t>check</w:t>
            </w:r>
            <w:r w:rsidRPr="005F3A69">
              <w:rPr>
                <w:rFonts w:ascii="Calibri" w:hAnsi="Calibri"/>
                <w:sz w:val="10"/>
                <w:szCs w:val="10"/>
              </w:rPr>
              <w:t>:</w:t>
            </w:r>
          </w:p>
          <w:p w14:paraId="6C1727DC" w14:textId="77777777" w:rsidR="00C15EB1" w:rsidRPr="005F3A69" w:rsidRDefault="00C15EB1" w:rsidP="00C15EB1">
            <w:pPr>
              <w:keepNext/>
              <w:rPr>
                <w:rFonts w:ascii="Calibri" w:hAnsi="Calibri"/>
                <w:sz w:val="10"/>
                <w:szCs w:val="10"/>
              </w:rPr>
            </w:pPr>
            <w:r w:rsidRPr="005F3A69">
              <w:rPr>
                <w:rFonts w:ascii="Calibri" w:hAnsi="Calibri"/>
                <w:b/>
                <w:sz w:val="10"/>
                <w:szCs w:val="10"/>
              </w:rPr>
              <w:t>if</w:t>
            </w:r>
            <w:r w:rsidRPr="005F3A69">
              <w:rPr>
                <w:rFonts w:ascii="Calibri" w:hAnsi="Calibri"/>
                <w:sz w:val="10"/>
                <w:szCs w:val="10"/>
              </w:rPr>
              <w:t xml:space="preserve"> value=no, </w:t>
            </w:r>
          </w:p>
          <w:p w14:paraId="4F611962" w14:textId="77777777" w:rsidR="00C15EB1" w:rsidRPr="005F3A69" w:rsidRDefault="00C15EB1" w:rsidP="00880958">
            <w:pPr>
              <w:keepNext/>
              <w:rPr>
                <w:rFonts w:ascii="Calibri" w:hAnsi="Calibri"/>
                <w:sz w:val="10"/>
                <w:szCs w:val="10"/>
              </w:rPr>
            </w:pPr>
            <w:r w:rsidRPr="005F3A69">
              <w:rPr>
                <w:rFonts w:ascii="Calibri" w:hAnsi="Calibri"/>
                <w:b/>
                <w:sz w:val="10"/>
                <w:szCs w:val="10"/>
              </w:rPr>
              <w:t>then</w:t>
            </w:r>
            <w:r w:rsidRPr="005F3A69">
              <w:rPr>
                <w:rFonts w:ascii="Calibri" w:hAnsi="Calibri"/>
                <w:sz w:val="10"/>
                <w:szCs w:val="10"/>
              </w:rPr>
              <w:t xml:space="preserve"> report in project status notes field that exemption from mandatory HERS verification of system </w:t>
            </w:r>
            <w:r w:rsidR="00880958" w:rsidRPr="005F3A69">
              <w:rPr>
                <w:rFonts w:ascii="Calibri" w:hAnsi="Calibri"/>
                <w:sz w:val="10"/>
                <w:szCs w:val="10"/>
              </w:rPr>
              <w:t>fan efficacy</w:t>
            </w:r>
            <w:r w:rsidRPr="005F3A69">
              <w:rPr>
                <w:rFonts w:ascii="Calibri" w:hAnsi="Calibri"/>
                <w:sz w:val="10"/>
                <w:szCs w:val="10"/>
              </w:rPr>
              <w:t xml:space="preserve"> has been claimed. Enforcement agency confirmation is recommended.&gt;&gt;</w:t>
            </w:r>
          </w:p>
        </w:tc>
        <w:tc>
          <w:tcPr>
            <w:tcW w:w="895" w:type="dxa"/>
            <w:tcMar>
              <w:left w:w="29" w:type="dxa"/>
              <w:right w:w="29" w:type="dxa"/>
            </w:tcMar>
          </w:tcPr>
          <w:p w14:paraId="5B17A52F" w14:textId="77777777" w:rsidR="008A25FD" w:rsidRPr="005F3A69" w:rsidRDefault="00C15EB1" w:rsidP="00060ACD">
            <w:pPr>
              <w:keepNext/>
              <w:rPr>
                <w:rFonts w:ascii="Calibri" w:hAnsi="Calibri"/>
                <w:sz w:val="10"/>
                <w:szCs w:val="10"/>
              </w:rPr>
            </w:pPr>
            <w:r w:rsidRPr="005F3A69">
              <w:rPr>
                <w:rFonts w:ascii="Calibri" w:hAnsi="Calibri"/>
                <w:sz w:val="10"/>
                <w:szCs w:val="10"/>
              </w:rPr>
              <w:t>&lt;&lt;</w:t>
            </w:r>
            <w:r w:rsidRPr="005F3A69">
              <w:rPr>
                <w:rFonts w:ascii="Calibri" w:hAnsi="Calibri"/>
                <w:b/>
                <w:sz w:val="10"/>
                <w:szCs w:val="10"/>
              </w:rPr>
              <w:t>if</w:t>
            </w:r>
            <w:r w:rsidRPr="005F3A69">
              <w:rPr>
                <w:rFonts w:ascii="Calibri" w:hAnsi="Calibri"/>
                <w:sz w:val="10"/>
                <w:szCs w:val="10"/>
              </w:rPr>
              <w:t xml:space="preserve"> </w:t>
            </w:r>
            <w:r w:rsidR="00700214" w:rsidRPr="005F3A69">
              <w:rPr>
                <w:rFonts w:ascii="Calibri" w:hAnsi="Calibri"/>
                <w:sz w:val="10"/>
                <w:szCs w:val="10"/>
              </w:rPr>
              <w:t xml:space="preserve">the following three conditions are </w:t>
            </w:r>
          </w:p>
          <w:p w14:paraId="3528DB16" w14:textId="77777777" w:rsidR="00700214" w:rsidRPr="005F3A69" w:rsidRDefault="00700214" w:rsidP="00060ACD">
            <w:pPr>
              <w:keepNext/>
              <w:rPr>
                <w:rFonts w:ascii="Calibri" w:hAnsi="Calibri"/>
                <w:sz w:val="10"/>
                <w:szCs w:val="10"/>
              </w:rPr>
            </w:pPr>
            <w:r w:rsidRPr="005F3A69">
              <w:rPr>
                <w:rFonts w:ascii="Calibri" w:hAnsi="Calibri"/>
                <w:b/>
                <w:sz w:val="10"/>
                <w:szCs w:val="10"/>
              </w:rPr>
              <w:t>ALL true</w:t>
            </w:r>
            <w:r w:rsidRPr="005F3A69">
              <w:rPr>
                <w:rFonts w:ascii="Calibri" w:hAnsi="Calibri"/>
                <w:sz w:val="10"/>
                <w:szCs w:val="10"/>
              </w:rPr>
              <w:t>:</w:t>
            </w:r>
          </w:p>
          <w:p w14:paraId="7B699AC1" w14:textId="77777777" w:rsidR="00700214" w:rsidRPr="005F3A69" w:rsidRDefault="00700214" w:rsidP="00060ACD">
            <w:pPr>
              <w:keepNext/>
              <w:rPr>
                <w:rFonts w:ascii="Calibri" w:hAnsi="Calibri"/>
                <w:sz w:val="10"/>
                <w:szCs w:val="10"/>
              </w:rPr>
            </w:pPr>
          </w:p>
          <w:p w14:paraId="1D62CE0F" w14:textId="77777777" w:rsidR="00700214" w:rsidRPr="005F3A69" w:rsidRDefault="00700214" w:rsidP="00060ACD">
            <w:pPr>
              <w:keepNext/>
              <w:rPr>
                <w:rFonts w:ascii="Calibri" w:hAnsi="Calibri"/>
                <w:b/>
                <w:sz w:val="10"/>
                <w:szCs w:val="10"/>
              </w:rPr>
            </w:pPr>
            <w:r w:rsidRPr="005F3A69">
              <w:rPr>
                <w:rFonts w:ascii="Calibri" w:hAnsi="Calibri"/>
                <w:b/>
                <w:sz w:val="10"/>
                <w:szCs w:val="10"/>
              </w:rPr>
              <w:t>condition 1:</w:t>
            </w:r>
          </w:p>
          <w:p w14:paraId="7287D74F" w14:textId="77777777" w:rsidR="00700214" w:rsidRPr="005F3A69" w:rsidRDefault="00700214" w:rsidP="00060ACD">
            <w:pPr>
              <w:keepNext/>
              <w:rPr>
                <w:rFonts w:ascii="Calibri" w:hAnsi="Calibri"/>
                <w:sz w:val="10"/>
                <w:szCs w:val="10"/>
              </w:rPr>
            </w:pPr>
            <w:r w:rsidRPr="005F3A69">
              <w:rPr>
                <w:rFonts w:ascii="Calibri" w:hAnsi="Calibri"/>
                <w:sz w:val="10"/>
                <w:szCs w:val="10"/>
              </w:rPr>
              <w:t>[</w:t>
            </w:r>
            <w:r w:rsidR="00C15EB1" w:rsidRPr="005F3A69">
              <w:rPr>
                <w:rFonts w:ascii="Calibri" w:hAnsi="Calibri"/>
                <w:sz w:val="10"/>
                <w:szCs w:val="10"/>
              </w:rPr>
              <w:t>C12 &gt; 1</w:t>
            </w:r>
            <w:r w:rsidRPr="005F3A69">
              <w:rPr>
                <w:rFonts w:ascii="Calibri" w:hAnsi="Calibri"/>
                <w:sz w:val="10"/>
                <w:szCs w:val="10"/>
              </w:rPr>
              <w:t>]</w:t>
            </w:r>
            <w:r w:rsidR="00C15EB1" w:rsidRPr="005F3A69">
              <w:rPr>
                <w:rFonts w:ascii="Calibri" w:hAnsi="Calibri"/>
                <w:sz w:val="10"/>
                <w:szCs w:val="10"/>
              </w:rPr>
              <w:t xml:space="preserve">, </w:t>
            </w:r>
          </w:p>
          <w:p w14:paraId="605BE4F0" w14:textId="77777777" w:rsidR="00700214" w:rsidRPr="005F3A69" w:rsidRDefault="00700214" w:rsidP="00060ACD">
            <w:pPr>
              <w:keepNext/>
              <w:rPr>
                <w:rFonts w:ascii="Calibri" w:hAnsi="Calibri"/>
                <w:sz w:val="10"/>
                <w:szCs w:val="10"/>
              </w:rPr>
            </w:pPr>
          </w:p>
          <w:p w14:paraId="406AB31D" w14:textId="77777777" w:rsidR="00700214" w:rsidRPr="005F3A69" w:rsidRDefault="00700214" w:rsidP="00700214">
            <w:pPr>
              <w:keepNext/>
              <w:rPr>
                <w:rFonts w:ascii="Calibri" w:hAnsi="Calibri"/>
                <w:b/>
                <w:sz w:val="10"/>
                <w:szCs w:val="10"/>
              </w:rPr>
            </w:pPr>
            <w:r w:rsidRPr="005F3A69">
              <w:rPr>
                <w:rFonts w:ascii="Calibri" w:hAnsi="Calibri"/>
                <w:b/>
                <w:sz w:val="10"/>
                <w:szCs w:val="10"/>
              </w:rPr>
              <w:t>condition 2:</w:t>
            </w:r>
          </w:p>
          <w:p w14:paraId="586636E6" w14:textId="77777777" w:rsidR="00700214" w:rsidRPr="005F3A69" w:rsidRDefault="00700214" w:rsidP="00700214">
            <w:pPr>
              <w:keepNext/>
              <w:rPr>
                <w:rFonts w:ascii="Calibri" w:hAnsi="Calibri"/>
                <w:sz w:val="10"/>
                <w:szCs w:val="10"/>
              </w:rPr>
            </w:pPr>
            <w:r w:rsidRPr="005F3A69">
              <w:rPr>
                <w:rFonts w:ascii="Calibri" w:hAnsi="Calibri"/>
                <w:sz w:val="10"/>
                <w:szCs w:val="10"/>
              </w:rPr>
              <w:t xml:space="preserve">[system type in C03 or C07=one of the following two values: </w:t>
            </w:r>
          </w:p>
          <w:p w14:paraId="64550DD0" w14:textId="77777777" w:rsidR="00700214" w:rsidRPr="005F3A69" w:rsidRDefault="00700214" w:rsidP="00700214">
            <w:pPr>
              <w:keepNext/>
              <w:rPr>
                <w:rFonts w:ascii="Calibri" w:hAnsi="Calibri"/>
                <w:sz w:val="10"/>
                <w:szCs w:val="10"/>
              </w:rPr>
            </w:pPr>
            <w:r w:rsidRPr="005F3A69">
              <w:rPr>
                <w:rFonts w:ascii="Calibri" w:hAnsi="Calibri"/>
                <w:sz w:val="10"/>
                <w:szCs w:val="10"/>
              </w:rPr>
              <w:t xml:space="preserve">{VCHP-Ducted}, </w:t>
            </w:r>
          </w:p>
          <w:p w14:paraId="2DFFD2DC" w14:textId="77777777" w:rsidR="00700214" w:rsidRPr="005F3A69" w:rsidRDefault="00700214" w:rsidP="00700214">
            <w:pPr>
              <w:keepNext/>
              <w:rPr>
                <w:rFonts w:ascii="Calibri" w:hAnsi="Calibri"/>
                <w:sz w:val="10"/>
                <w:szCs w:val="10"/>
              </w:rPr>
            </w:pPr>
            <w:r w:rsidRPr="005F3A69">
              <w:rPr>
                <w:rFonts w:ascii="Calibri" w:hAnsi="Calibri"/>
                <w:sz w:val="10"/>
                <w:szCs w:val="10"/>
              </w:rPr>
              <w:t>{VCHP -Ducted+Ductless}]</w:t>
            </w:r>
          </w:p>
          <w:p w14:paraId="4A4903C9" w14:textId="77777777" w:rsidR="00700214" w:rsidRPr="005F3A69" w:rsidRDefault="00700214" w:rsidP="00060ACD">
            <w:pPr>
              <w:keepNext/>
              <w:rPr>
                <w:rFonts w:ascii="Calibri" w:hAnsi="Calibri"/>
                <w:sz w:val="10"/>
                <w:szCs w:val="10"/>
              </w:rPr>
            </w:pPr>
          </w:p>
          <w:p w14:paraId="6E2302E5" w14:textId="77777777" w:rsidR="008268D5" w:rsidRPr="005F3A69" w:rsidRDefault="008268D5" w:rsidP="00060ACD">
            <w:pPr>
              <w:keepNext/>
              <w:rPr>
                <w:rFonts w:ascii="Calibri" w:hAnsi="Calibri"/>
                <w:sz w:val="10"/>
                <w:szCs w:val="10"/>
              </w:rPr>
            </w:pPr>
            <w:r w:rsidRPr="005F3A69">
              <w:rPr>
                <w:rFonts w:ascii="Calibri" w:hAnsi="Calibri"/>
                <w:b/>
                <w:sz w:val="10"/>
                <w:szCs w:val="10"/>
              </w:rPr>
              <w:t>condition 3:</w:t>
            </w:r>
          </w:p>
          <w:p w14:paraId="5032F2F7" w14:textId="77777777" w:rsidR="00C15EB1" w:rsidRPr="005F3A69" w:rsidRDefault="008268D5" w:rsidP="00060ACD">
            <w:pPr>
              <w:keepNext/>
              <w:rPr>
                <w:rFonts w:ascii="Calibri" w:hAnsi="Calibri"/>
                <w:sz w:val="10"/>
                <w:szCs w:val="10"/>
              </w:rPr>
            </w:pPr>
            <w:r w:rsidRPr="005F3A69">
              <w:rPr>
                <w:rFonts w:ascii="Calibri" w:hAnsi="Calibri"/>
                <w:sz w:val="10"/>
                <w:szCs w:val="10"/>
              </w:rPr>
              <w:t>[</w:t>
            </w:r>
            <w:r w:rsidR="00C15EB1" w:rsidRPr="005F3A69">
              <w:rPr>
                <w:rFonts w:ascii="Calibri" w:hAnsi="Calibri"/>
                <w:sz w:val="10"/>
                <w:szCs w:val="10"/>
              </w:rPr>
              <w:t>one of the following two</w:t>
            </w:r>
            <w:r w:rsidR="008A25FD" w:rsidRPr="005F3A69">
              <w:rPr>
                <w:rFonts w:ascii="Calibri" w:hAnsi="Calibri"/>
                <w:sz w:val="10"/>
                <w:szCs w:val="10"/>
              </w:rPr>
              <w:t xml:space="preserve"> (a or b below)</w:t>
            </w:r>
            <w:r w:rsidR="00C15EB1" w:rsidRPr="005F3A69">
              <w:rPr>
                <w:rFonts w:ascii="Calibri" w:hAnsi="Calibri"/>
                <w:sz w:val="10"/>
                <w:szCs w:val="10"/>
              </w:rPr>
              <w:t xml:space="preserve"> are true:</w:t>
            </w:r>
          </w:p>
          <w:p w14:paraId="4D9FDD99" w14:textId="77777777" w:rsidR="00C15EB1" w:rsidRPr="005F3A69" w:rsidRDefault="008A25FD" w:rsidP="00060ACD">
            <w:pPr>
              <w:keepNext/>
              <w:rPr>
                <w:rFonts w:ascii="Calibri" w:hAnsi="Calibri"/>
                <w:sz w:val="10"/>
                <w:szCs w:val="10"/>
              </w:rPr>
            </w:pPr>
            <w:proofErr w:type="gramStart"/>
            <w:r w:rsidRPr="005F3A69">
              <w:rPr>
                <w:rFonts w:ascii="Calibri" w:hAnsi="Calibri"/>
                <w:b/>
                <w:sz w:val="10"/>
                <w:szCs w:val="10"/>
              </w:rPr>
              <w:t>a:</w:t>
            </w:r>
            <w:r w:rsidRPr="005F3A69">
              <w:rPr>
                <w:rFonts w:ascii="Calibri" w:hAnsi="Calibri"/>
                <w:sz w:val="10"/>
                <w:szCs w:val="10"/>
              </w:rPr>
              <w:t>{</w:t>
            </w:r>
            <w:proofErr w:type="gramEnd"/>
            <w:r w:rsidR="00582974" w:rsidRPr="005F3A69">
              <w:rPr>
                <w:rFonts w:ascii="Calibri-Light" w:hAnsi="Calibri-Light" w:cs="Calibri-Light"/>
                <w:sz w:val="10"/>
                <w:szCs w:val="10"/>
              </w:rPr>
              <w:t xml:space="preserve">K03=yes and </w:t>
            </w:r>
            <w:r w:rsidR="00B507D3" w:rsidRPr="005F3A69">
              <w:rPr>
                <w:rFonts w:ascii="Calibri-Light" w:hAnsi="Calibri-Light" w:cs="Calibri-Light"/>
                <w:sz w:val="10"/>
                <w:szCs w:val="10"/>
              </w:rPr>
              <w:t>G13</w:t>
            </w:r>
            <w:r w:rsidR="00582974" w:rsidRPr="005F3A69">
              <w:rPr>
                <w:rFonts w:ascii="Calibri-Light" w:hAnsi="Calibri-Light" w:cs="Calibri-Light"/>
                <w:sz w:val="10"/>
                <w:szCs w:val="10"/>
              </w:rPr>
              <w:t>=yes}</w:t>
            </w:r>
            <w:r w:rsidR="00C15EB1" w:rsidRPr="005F3A69">
              <w:rPr>
                <w:rFonts w:ascii="Calibri" w:hAnsi="Calibri"/>
                <w:sz w:val="10"/>
                <w:szCs w:val="10"/>
              </w:rPr>
              <w:t>,</w:t>
            </w:r>
          </w:p>
          <w:p w14:paraId="090517B1" w14:textId="77777777" w:rsidR="00C15EB1" w:rsidRPr="005F3A69" w:rsidRDefault="008A25FD" w:rsidP="00060ACD">
            <w:pPr>
              <w:keepNext/>
              <w:rPr>
                <w:rFonts w:ascii="Calibri" w:hAnsi="Calibri"/>
                <w:b/>
                <w:sz w:val="10"/>
                <w:szCs w:val="10"/>
              </w:rPr>
            </w:pPr>
            <w:proofErr w:type="gramStart"/>
            <w:r w:rsidRPr="005F3A69">
              <w:rPr>
                <w:rFonts w:ascii="Calibri" w:hAnsi="Calibri"/>
                <w:b/>
                <w:sz w:val="10"/>
                <w:szCs w:val="10"/>
              </w:rPr>
              <w:t>b:</w:t>
            </w:r>
            <w:r w:rsidRPr="005F3A69">
              <w:rPr>
                <w:rFonts w:ascii="Calibri" w:hAnsi="Calibri"/>
                <w:sz w:val="10"/>
                <w:szCs w:val="10"/>
              </w:rPr>
              <w:t>{</w:t>
            </w:r>
            <w:proofErr w:type="gramEnd"/>
            <w:r w:rsidRPr="005F3A69">
              <w:rPr>
                <w:rFonts w:ascii="Calibri" w:hAnsi="Calibri"/>
                <w:sz w:val="10"/>
                <w:szCs w:val="10"/>
              </w:rPr>
              <w:t>Responses in B04, B05 , B06, B07, B08, B09 and use of Logic Table for Determining Alteration Type and HERS Verification Requirements result in the term "</w:t>
            </w:r>
            <w:proofErr w:type="spellStart"/>
            <w:r w:rsidRPr="005F3A69">
              <w:rPr>
                <w:rFonts w:ascii="Calibri" w:hAnsi="Calibri"/>
                <w:sz w:val="10"/>
                <w:szCs w:val="10"/>
              </w:rPr>
              <w:t>DctLk</w:t>
            </w:r>
            <w:proofErr w:type="spellEnd"/>
            <w:r w:rsidRPr="005F3A69">
              <w:rPr>
                <w:rFonts w:ascii="Calibri" w:hAnsi="Calibri"/>
                <w:sz w:val="10"/>
                <w:szCs w:val="10"/>
              </w:rPr>
              <w:t>" appears in the HERS column}],</w:t>
            </w:r>
            <w:r w:rsidR="00C15EB1" w:rsidRPr="005F3A69">
              <w:rPr>
                <w:rFonts w:ascii="Calibri" w:hAnsi="Calibri"/>
                <w:b/>
                <w:sz w:val="10"/>
                <w:szCs w:val="10"/>
              </w:rPr>
              <w:t>then</w:t>
            </w:r>
          </w:p>
          <w:p w14:paraId="236AA45D" w14:textId="77777777" w:rsidR="00C15EB1" w:rsidRPr="005F3A69" w:rsidRDefault="00C15EB1" w:rsidP="00060ACD">
            <w:pPr>
              <w:keepNext/>
              <w:rPr>
                <w:rFonts w:ascii="Calibri" w:hAnsi="Calibri"/>
                <w:sz w:val="10"/>
                <w:szCs w:val="10"/>
              </w:rPr>
            </w:pPr>
            <w:r w:rsidRPr="005F3A69">
              <w:rPr>
                <w:rFonts w:ascii="Calibri" w:hAnsi="Calibri"/>
                <w:sz w:val="10"/>
                <w:szCs w:val="10"/>
              </w:rPr>
              <w:t xml:space="preserve">user input numeric value, </w:t>
            </w:r>
            <w:proofErr w:type="spellStart"/>
            <w:r w:rsidRPr="005F3A69">
              <w:rPr>
                <w:rFonts w:ascii="Calibri" w:hAnsi="Calibri"/>
                <w:sz w:val="10"/>
                <w:szCs w:val="10"/>
              </w:rPr>
              <w:t>x.xx</w:t>
            </w:r>
            <w:proofErr w:type="spellEnd"/>
            <w:r w:rsidRPr="005F3A69">
              <w:rPr>
                <w:rFonts w:ascii="Calibri" w:hAnsi="Calibri"/>
                <w:sz w:val="10"/>
                <w:szCs w:val="10"/>
              </w:rPr>
              <w:t>,</w:t>
            </w:r>
          </w:p>
          <w:p w14:paraId="4D304D11" w14:textId="77777777" w:rsidR="00C15EB1" w:rsidRPr="005F3A69" w:rsidRDefault="00C15EB1" w:rsidP="00060ACD">
            <w:pPr>
              <w:keepNext/>
              <w:rPr>
                <w:rFonts w:asciiTheme="minorHAnsi" w:hAnsiTheme="minorHAnsi"/>
                <w:sz w:val="14"/>
                <w:szCs w:val="14"/>
              </w:rPr>
            </w:pPr>
            <w:r w:rsidRPr="005F3A69">
              <w:rPr>
                <w:rFonts w:ascii="Calibri" w:hAnsi="Calibri"/>
                <w:b/>
                <w:sz w:val="10"/>
                <w:szCs w:val="10"/>
              </w:rPr>
              <w:t>else</w:t>
            </w:r>
            <w:r w:rsidRPr="005F3A69">
              <w:rPr>
                <w:rFonts w:ascii="Calibri" w:hAnsi="Calibri"/>
                <w:sz w:val="10"/>
                <w:szCs w:val="10"/>
              </w:rPr>
              <w:t xml:space="preserve"> text value= n/a&gt;&gt;</w:t>
            </w:r>
          </w:p>
        </w:tc>
      </w:tr>
      <w:tr w:rsidR="00880958" w:rsidRPr="005F3A69" w14:paraId="051F2302" w14:textId="77777777">
        <w:trPr>
          <w:cantSplit/>
          <w:trHeight w:val="278"/>
        </w:trPr>
        <w:tc>
          <w:tcPr>
            <w:tcW w:w="895" w:type="dxa"/>
            <w:shd w:val="clear" w:color="auto" w:fill="auto"/>
            <w:vAlign w:val="bottom"/>
          </w:tcPr>
          <w:p w14:paraId="6D83C5A9" w14:textId="77777777" w:rsidR="00C15EB1" w:rsidRPr="005F3A69" w:rsidRDefault="00C15EB1" w:rsidP="00380970">
            <w:pPr>
              <w:keepNext/>
              <w:rPr>
                <w:rFonts w:ascii="Calibri" w:hAnsi="Calibri"/>
                <w:sz w:val="18"/>
                <w:szCs w:val="18"/>
              </w:rPr>
            </w:pPr>
          </w:p>
        </w:tc>
        <w:tc>
          <w:tcPr>
            <w:tcW w:w="1080" w:type="dxa"/>
            <w:shd w:val="clear" w:color="auto" w:fill="auto"/>
            <w:vAlign w:val="bottom"/>
          </w:tcPr>
          <w:p w14:paraId="7342D2E9" w14:textId="77777777" w:rsidR="00C15EB1" w:rsidRPr="005F3A69" w:rsidRDefault="00C15EB1" w:rsidP="00380970">
            <w:pPr>
              <w:keepNext/>
              <w:rPr>
                <w:rFonts w:ascii="Calibri" w:hAnsi="Calibri"/>
                <w:sz w:val="18"/>
                <w:szCs w:val="18"/>
              </w:rPr>
            </w:pPr>
          </w:p>
        </w:tc>
        <w:tc>
          <w:tcPr>
            <w:tcW w:w="1080" w:type="dxa"/>
          </w:tcPr>
          <w:p w14:paraId="65A231D9" w14:textId="77777777" w:rsidR="00C15EB1" w:rsidRPr="005F3A69" w:rsidRDefault="00C15EB1" w:rsidP="00380970">
            <w:pPr>
              <w:keepNext/>
              <w:rPr>
                <w:rFonts w:ascii="Calibri" w:hAnsi="Calibri"/>
                <w:sz w:val="18"/>
                <w:szCs w:val="18"/>
              </w:rPr>
            </w:pPr>
          </w:p>
        </w:tc>
        <w:tc>
          <w:tcPr>
            <w:tcW w:w="720" w:type="dxa"/>
          </w:tcPr>
          <w:p w14:paraId="1A5F3FC1" w14:textId="77777777" w:rsidR="00C15EB1" w:rsidRPr="005F3A69" w:rsidRDefault="00C15EB1" w:rsidP="00380970">
            <w:pPr>
              <w:keepNext/>
              <w:rPr>
                <w:rFonts w:ascii="Calibri" w:hAnsi="Calibri"/>
                <w:sz w:val="18"/>
                <w:szCs w:val="18"/>
              </w:rPr>
            </w:pPr>
          </w:p>
        </w:tc>
        <w:tc>
          <w:tcPr>
            <w:tcW w:w="900" w:type="dxa"/>
          </w:tcPr>
          <w:p w14:paraId="531D947F" w14:textId="77777777" w:rsidR="00C15EB1" w:rsidRPr="005F3A69" w:rsidRDefault="00C15EB1" w:rsidP="00380970">
            <w:pPr>
              <w:keepNext/>
              <w:rPr>
                <w:rFonts w:ascii="Calibri" w:hAnsi="Calibri"/>
                <w:sz w:val="18"/>
                <w:szCs w:val="18"/>
              </w:rPr>
            </w:pPr>
          </w:p>
        </w:tc>
        <w:tc>
          <w:tcPr>
            <w:tcW w:w="900" w:type="dxa"/>
            <w:shd w:val="clear" w:color="auto" w:fill="auto"/>
            <w:vAlign w:val="bottom"/>
          </w:tcPr>
          <w:p w14:paraId="30D6AD9F" w14:textId="77777777" w:rsidR="00C15EB1" w:rsidRPr="005F3A69" w:rsidRDefault="00C15EB1" w:rsidP="00380970">
            <w:pPr>
              <w:keepNext/>
              <w:rPr>
                <w:rFonts w:ascii="Calibri" w:hAnsi="Calibri"/>
                <w:sz w:val="18"/>
                <w:szCs w:val="18"/>
              </w:rPr>
            </w:pPr>
          </w:p>
        </w:tc>
        <w:tc>
          <w:tcPr>
            <w:tcW w:w="900" w:type="dxa"/>
            <w:shd w:val="clear" w:color="auto" w:fill="auto"/>
            <w:vAlign w:val="bottom"/>
          </w:tcPr>
          <w:p w14:paraId="36CF6C4D" w14:textId="77777777" w:rsidR="00C15EB1" w:rsidRPr="005F3A69" w:rsidRDefault="00C15EB1" w:rsidP="00380970">
            <w:pPr>
              <w:keepNext/>
              <w:rPr>
                <w:rFonts w:ascii="Calibri" w:hAnsi="Calibri"/>
                <w:sz w:val="18"/>
                <w:szCs w:val="18"/>
              </w:rPr>
            </w:pPr>
          </w:p>
        </w:tc>
        <w:tc>
          <w:tcPr>
            <w:tcW w:w="900" w:type="dxa"/>
            <w:shd w:val="clear" w:color="auto" w:fill="auto"/>
            <w:vAlign w:val="bottom"/>
          </w:tcPr>
          <w:p w14:paraId="4E7AA103" w14:textId="77777777" w:rsidR="00C15EB1" w:rsidRPr="005F3A69" w:rsidRDefault="00C15EB1" w:rsidP="00380970">
            <w:pPr>
              <w:keepNext/>
              <w:rPr>
                <w:rFonts w:ascii="Calibri" w:hAnsi="Calibri"/>
                <w:sz w:val="18"/>
                <w:szCs w:val="18"/>
              </w:rPr>
            </w:pPr>
          </w:p>
        </w:tc>
        <w:tc>
          <w:tcPr>
            <w:tcW w:w="900" w:type="dxa"/>
            <w:shd w:val="clear" w:color="auto" w:fill="auto"/>
            <w:vAlign w:val="bottom"/>
          </w:tcPr>
          <w:p w14:paraId="517FBE2A" w14:textId="77777777" w:rsidR="00C15EB1" w:rsidRPr="005F3A69" w:rsidRDefault="00C15EB1" w:rsidP="00380970">
            <w:pPr>
              <w:keepNext/>
              <w:rPr>
                <w:rFonts w:ascii="Calibri" w:hAnsi="Calibri"/>
                <w:sz w:val="18"/>
                <w:szCs w:val="18"/>
              </w:rPr>
            </w:pPr>
          </w:p>
        </w:tc>
        <w:tc>
          <w:tcPr>
            <w:tcW w:w="990" w:type="dxa"/>
          </w:tcPr>
          <w:p w14:paraId="2CAF3570" w14:textId="77777777" w:rsidR="00C15EB1" w:rsidRPr="005F3A69" w:rsidRDefault="00C15EB1" w:rsidP="00380970">
            <w:pPr>
              <w:keepNext/>
              <w:rPr>
                <w:rFonts w:ascii="Calibri" w:hAnsi="Calibri"/>
                <w:sz w:val="18"/>
                <w:szCs w:val="18"/>
              </w:rPr>
            </w:pPr>
          </w:p>
        </w:tc>
        <w:tc>
          <w:tcPr>
            <w:tcW w:w="1080" w:type="dxa"/>
            <w:shd w:val="clear" w:color="auto" w:fill="auto"/>
            <w:vAlign w:val="bottom"/>
          </w:tcPr>
          <w:p w14:paraId="58A1DDE8" w14:textId="77777777" w:rsidR="00C15EB1" w:rsidRPr="005F3A69" w:rsidRDefault="00C15EB1" w:rsidP="00380970">
            <w:pPr>
              <w:keepNext/>
              <w:rPr>
                <w:rFonts w:ascii="Calibri" w:hAnsi="Calibri"/>
                <w:sz w:val="18"/>
                <w:szCs w:val="18"/>
              </w:rPr>
            </w:pPr>
          </w:p>
        </w:tc>
        <w:tc>
          <w:tcPr>
            <w:tcW w:w="900" w:type="dxa"/>
            <w:shd w:val="clear" w:color="auto" w:fill="auto"/>
            <w:vAlign w:val="bottom"/>
          </w:tcPr>
          <w:p w14:paraId="54CAED6A" w14:textId="77777777" w:rsidR="00C15EB1" w:rsidRPr="005F3A69" w:rsidRDefault="00C15EB1" w:rsidP="00380970">
            <w:pPr>
              <w:keepNext/>
              <w:rPr>
                <w:rFonts w:ascii="Calibri" w:hAnsi="Calibri"/>
                <w:sz w:val="18"/>
                <w:szCs w:val="18"/>
              </w:rPr>
            </w:pPr>
          </w:p>
        </w:tc>
        <w:tc>
          <w:tcPr>
            <w:tcW w:w="1170" w:type="dxa"/>
          </w:tcPr>
          <w:p w14:paraId="0802D713" w14:textId="77777777" w:rsidR="00C15EB1" w:rsidRPr="005F3A69" w:rsidRDefault="00C15EB1" w:rsidP="00380970">
            <w:pPr>
              <w:keepNext/>
              <w:rPr>
                <w:rFonts w:ascii="Calibri" w:hAnsi="Calibri"/>
                <w:sz w:val="18"/>
                <w:szCs w:val="18"/>
              </w:rPr>
            </w:pPr>
          </w:p>
        </w:tc>
        <w:tc>
          <w:tcPr>
            <w:tcW w:w="1080" w:type="dxa"/>
          </w:tcPr>
          <w:p w14:paraId="7001A607" w14:textId="77777777" w:rsidR="00C15EB1" w:rsidRPr="005F3A69" w:rsidRDefault="00C15EB1" w:rsidP="00380970">
            <w:pPr>
              <w:keepNext/>
              <w:rPr>
                <w:rFonts w:ascii="Calibri" w:hAnsi="Calibri"/>
                <w:sz w:val="18"/>
                <w:szCs w:val="18"/>
              </w:rPr>
            </w:pPr>
          </w:p>
        </w:tc>
        <w:tc>
          <w:tcPr>
            <w:tcW w:w="895" w:type="dxa"/>
          </w:tcPr>
          <w:p w14:paraId="0A4B483E" w14:textId="77777777" w:rsidR="00C15EB1" w:rsidRPr="005F3A69" w:rsidRDefault="00C15EB1" w:rsidP="00380970">
            <w:pPr>
              <w:keepNext/>
              <w:rPr>
                <w:rFonts w:ascii="Calibri" w:hAnsi="Calibri"/>
                <w:sz w:val="18"/>
                <w:szCs w:val="18"/>
              </w:rPr>
            </w:pPr>
          </w:p>
        </w:tc>
      </w:tr>
      <w:tr w:rsidR="00C15EB1" w:rsidRPr="005F3A69" w14:paraId="7956D73E" w14:textId="77777777">
        <w:trPr>
          <w:cantSplit/>
          <w:trHeight w:val="222"/>
        </w:trPr>
        <w:tc>
          <w:tcPr>
            <w:tcW w:w="14390" w:type="dxa"/>
            <w:gridSpan w:val="15"/>
          </w:tcPr>
          <w:p w14:paraId="168EA4D9" w14:textId="77777777" w:rsidR="00C15EB1" w:rsidRPr="005F3A69" w:rsidRDefault="00C15EB1" w:rsidP="00380970">
            <w:pPr>
              <w:keepNext/>
              <w:rPr>
                <w:rFonts w:ascii="Calibri" w:hAnsi="Calibri"/>
                <w:sz w:val="18"/>
                <w:szCs w:val="18"/>
              </w:rPr>
            </w:pPr>
            <w:r w:rsidRPr="005F3A69">
              <w:rPr>
                <w:rFonts w:ascii="Calibri" w:hAnsi="Calibri"/>
                <w:sz w:val="18"/>
                <w:szCs w:val="18"/>
              </w:rPr>
              <w:t>Notes:</w:t>
            </w:r>
          </w:p>
        </w:tc>
      </w:tr>
    </w:tbl>
    <w:p w14:paraId="138C717E" w14:textId="77777777" w:rsidR="003B0CFE" w:rsidRPr="005F3A69" w:rsidRDefault="003B0CFE" w:rsidP="008846F4">
      <w:pPr>
        <w:rPr>
          <w:rFonts w:ascii="Calibri" w:hAnsi="Calibri"/>
          <w:sz w:val="18"/>
          <w:szCs w:val="18"/>
        </w:rPr>
      </w:pPr>
    </w:p>
    <w:p w14:paraId="0DEAADF1" w14:textId="77777777" w:rsidR="003B0CFE" w:rsidRPr="005F3A69" w:rsidRDefault="003B0CFE" w:rsidP="008846F4">
      <w:pPr>
        <w:rPr>
          <w:rFonts w:ascii="Calibri" w:hAnsi="Calibr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063"/>
        <w:gridCol w:w="1064"/>
        <w:gridCol w:w="1064"/>
        <w:gridCol w:w="1064"/>
        <w:gridCol w:w="1064"/>
        <w:gridCol w:w="1063"/>
        <w:gridCol w:w="1064"/>
        <w:gridCol w:w="1064"/>
        <w:gridCol w:w="1064"/>
        <w:gridCol w:w="1064"/>
        <w:gridCol w:w="1440"/>
        <w:gridCol w:w="1260"/>
        <w:gridCol w:w="1278"/>
      </w:tblGrid>
      <w:tr w:rsidR="007C1661" w:rsidRPr="005F3A69" w14:paraId="7763F168" w14:textId="77777777">
        <w:trPr>
          <w:cantSplit/>
        </w:trPr>
        <w:tc>
          <w:tcPr>
            <w:tcW w:w="14616" w:type="dxa"/>
            <w:gridSpan w:val="13"/>
          </w:tcPr>
          <w:p w14:paraId="7F1FAEBE" w14:textId="77777777" w:rsidR="007C1661" w:rsidRPr="005F3A69" w:rsidRDefault="007C1661" w:rsidP="00E75CF4">
            <w:pPr>
              <w:keepNext/>
              <w:rPr>
                <w:rFonts w:ascii="Calibri" w:hAnsi="Calibri"/>
                <w:b/>
                <w:sz w:val="18"/>
                <w:szCs w:val="18"/>
              </w:rPr>
            </w:pPr>
            <w:r w:rsidRPr="005F3A69">
              <w:rPr>
                <w:rFonts w:ascii="Calibri" w:hAnsi="Calibri"/>
                <w:b/>
                <w:sz w:val="18"/>
                <w:szCs w:val="18"/>
              </w:rPr>
              <w:lastRenderedPageBreak/>
              <w:t xml:space="preserve">H. Installed Air Filter Device Information  </w:t>
            </w:r>
          </w:p>
          <w:p w14:paraId="7D7FB810" w14:textId="3D9F7F0D" w:rsidR="007C1661" w:rsidRPr="005F3A69" w:rsidRDefault="007C1661" w:rsidP="00E75CF4">
            <w:pPr>
              <w:keepNext/>
              <w:rPr>
                <w:rFonts w:ascii="Calibri" w:hAnsi="Calibri"/>
                <w:sz w:val="18"/>
                <w:szCs w:val="18"/>
              </w:rPr>
            </w:pPr>
            <w:r w:rsidRPr="005F3A69">
              <w:rPr>
                <w:rFonts w:ascii="Calibri" w:hAnsi="Calibri"/>
                <w:sz w:val="18"/>
                <w:szCs w:val="18"/>
              </w:rPr>
              <w:t xml:space="preserve">Mandatory requirements for air filter devices are specified Section 150.0(m)12.  The installer shall place a sticker in or near </w:t>
            </w:r>
            <w:r w:rsidR="00CB6B6F" w:rsidRPr="005F3A69">
              <w:rPr>
                <w:rFonts w:ascii="Calibri" w:hAnsi="Calibri"/>
                <w:sz w:val="18"/>
                <w:szCs w:val="18"/>
              </w:rPr>
              <w:t xml:space="preserve">each </w:t>
            </w:r>
            <w:r w:rsidRPr="005F3A69">
              <w:rPr>
                <w:rFonts w:ascii="Calibri" w:hAnsi="Calibri"/>
                <w:sz w:val="18"/>
                <w:szCs w:val="18"/>
              </w:rPr>
              <w:t>filter grille</w:t>
            </w:r>
            <w:r w:rsidR="005532C9" w:rsidRPr="005F3A69">
              <w:rPr>
                <w:rFonts w:ascii="Calibri" w:hAnsi="Calibri"/>
                <w:sz w:val="18"/>
                <w:szCs w:val="18"/>
              </w:rPr>
              <w:t>/rack</w:t>
            </w:r>
            <w:r w:rsidRPr="005F3A69">
              <w:rPr>
                <w:rFonts w:ascii="Calibri" w:hAnsi="Calibri"/>
                <w:sz w:val="18"/>
                <w:szCs w:val="18"/>
              </w:rPr>
              <w:t xml:space="preserve"> </w:t>
            </w:r>
            <w:r w:rsidR="00CE0270" w:rsidRPr="005F3A69">
              <w:rPr>
                <w:rFonts w:ascii="Calibri" w:hAnsi="Calibri"/>
                <w:sz w:val="18"/>
                <w:szCs w:val="18"/>
              </w:rPr>
              <w:t xml:space="preserve">that displays </w:t>
            </w:r>
            <w:r w:rsidRPr="005F3A69">
              <w:rPr>
                <w:rFonts w:ascii="Calibri" w:hAnsi="Calibri"/>
                <w:sz w:val="18"/>
                <w:szCs w:val="18"/>
              </w:rPr>
              <w:t xml:space="preserve">the design airflow rate </w:t>
            </w:r>
            <w:r w:rsidR="00CB6B6F" w:rsidRPr="005F3A69">
              <w:rPr>
                <w:rFonts w:ascii="Calibri" w:hAnsi="Calibri"/>
                <w:sz w:val="18"/>
                <w:szCs w:val="18"/>
              </w:rPr>
              <w:t xml:space="preserve">for that filter grille/rack </w:t>
            </w:r>
            <w:r w:rsidRPr="005F3A69">
              <w:rPr>
                <w:rFonts w:ascii="Calibri" w:hAnsi="Calibri"/>
                <w:sz w:val="18"/>
                <w:szCs w:val="18"/>
              </w:rPr>
              <w:t xml:space="preserve">and the maximum allowed clean filter pressure </w:t>
            </w:r>
            <w:proofErr w:type="gramStart"/>
            <w:r w:rsidRPr="005F3A69">
              <w:rPr>
                <w:rFonts w:ascii="Calibri" w:hAnsi="Calibri"/>
                <w:sz w:val="18"/>
                <w:szCs w:val="18"/>
              </w:rPr>
              <w:t>drop</w:t>
            </w:r>
            <w:proofErr w:type="gramEnd"/>
            <w:r w:rsidRPr="005F3A69">
              <w:rPr>
                <w:rFonts w:ascii="Calibri" w:hAnsi="Calibri"/>
                <w:sz w:val="18"/>
                <w:szCs w:val="18"/>
              </w:rPr>
              <w:t xml:space="preserve"> at the design airflow rate.  This will inform the occupant of the airflow vs pressure drop performance required for replacement air filters.</w:t>
            </w:r>
          </w:p>
          <w:p w14:paraId="27C5468F" w14:textId="77777777" w:rsidR="00257FE5" w:rsidRPr="005F3A69" w:rsidRDefault="00257FE5" w:rsidP="00E75CF4">
            <w:pPr>
              <w:keepNext/>
              <w:rPr>
                <w:rFonts w:asciiTheme="minorHAnsi" w:hAnsiTheme="minorHAnsi"/>
                <w:sz w:val="16"/>
                <w:szCs w:val="16"/>
              </w:rPr>
            </w:pPr>
          </w:p>
          <w:p w14:paraId="5630A275" w14:textId="77777777" w:rsidR="007C1661" w:rsidRPr="005F3A69" w:rsidRDefault="005F0EA8" w:rsidP="00E75CF4">
            <w:pPr>
              <w:keepNext/>
              <w:rPr>
                <w:rFonts w:ascii="Calibri" w:hAnsi="Calibri"/>
                <w:sz w:val="18"/>
                <w:szCs w:val="18"/>
              </w:rPr>
            </w:pPr>
            <w:r w:rsidRPr="005F3A69">
              <w:rPr>
                <w:rFonts w:asciiTheme="minorHAnsi" w:hAnsiTheme="minorHAnsi"/>
                <w:b/>
                <w:sz w:val="16"/>
                <w:szCs w:val="16"/>
              </w:rPr>
              <w:t>&lt;&lt;</w:t>
            </w:r>
            <w:r w:rsidR="00257FE5" w:rsidRPr="005F3A69">
              <w:rPr>
                <w:rFonts w:asciiTheme="minorHAnsi" w:hAnsiTheme="minorHAnsi"/>
                <w:b/>
                <w:sz w:val="16"/>
                <w:szCs w:val="16"/>
              </w:rPr>
              <w:t>If</w:t>
            </w:r>
            <w:r w:rsidR="00257FE5" w:rsidRPr="005F3A69">
              <w:rPr>
                <w:rFonts w:asciiTheme="minorHAnsi" w:hAnsiTheme="minorHAnsi"/>
                <w:sz w:val="16"/>
                <w:szCs w:val="16"/>
              </w:rPr>
              <w:t xml:space="preserve"> Section G does not apply, </w:t>
            </w:r>
            <w:r w:rsidR="00257FE5" w:rsidRPr="005F3A69">
              <w:rPr>
                <w:rFonts w:asciiTheme="minorHAnsi" w:hAnsiTheme="minorHAnsi"/>
                <w:b/>
                <w:sz w:val="16"/>
                <w:szCs w:val="16"/>
              </w:rPr>
              <w:t>then</w:t>
            </w:r>
            <w:r w:rsidR="00257FE5" w:rsidRPr="005F3A69">
              <w:rPr>
                <w:rFonts w:asciiTheme="minorHAnsi" w:hAnsiTheme="minorHAnsi"/>
                <w:sz w:val="16"/>
                <w:szCs w:val="16"/>
              </w:rPr>
              <w:t xml:space="preserve"> display the section does not apply </w:t>
            </w:r>
            <w:proofErr w:type="gramStart"/>
            <w:r w:rsidR="00257FE5" w:rsidRPr="005F3A69">
              <w:rPr>
                <w:rFonts w:asciiTheme="minorHAnsi" w:hAnsiTheme="minorHAnsi"/>
                <w:sz w:val="16"/>
                <w:szCs w:val="16"/>
              </w:rPr>
              <w:t xml:space="preserve">message;  </w:t>
            </w:r>
            <w:r w:rsidR="00257FE5" w:rsidRPr="005F3A69">
              <w:rPr>
                <w:rFonts w:asciiTheme="minorHAnsi" w:hAnsiTheme="minorHAnsi"/>
                <w:b/>
                <w:sz w:val="16"/>
                <w:szCs w:val="16"/>
              </w:rPr>
              <w:t>elseif</w:t>
            </w:r>
            <w:proofErr w:type="gramEnd"/>
            <w:r w:rsidR="00257FE5" w:rsidRPr="005F3A69">
              <w:rPr>
                <w:rFonts w:asciiTheme="minorHAnsi" w:hAnsiTheme="minorHAnsi"/>
                <w:sz w:val="16"/>
                <w:szCs w:val="16"/>
              </w:rPr>
              <w:t xml:space="preserve"> there are no </w:t>
            </w:r>
            <w:r w:rsidRPr="005F3A69">
              <w:rPr>
                <w:rFonts w:asciiTheme="minorHAnsi" w:hAnsiTheme="minorHAnsi"/>
                <w:sz w:val="16"/>
                <w:szCs w:val="16"/>
              </w:rPr>
              <w:t>duct systems</w:t>
            </w:r>
            <w:r w:rsidR="00257FE5" w:rsidRPr="005F3A69">
              <w:rPr>
                <w:rFonts w:asciiTheme="minorHAnsi" w:hAnsiTheme="minorHAnsi"/>
                <w:sz w:val="16"/>
                <w:szCs w:val="16"/>
              </w:rPr>
              <w:t xml:space="preserve"> in G03 that have a value in G04 equal to "&gt;10ft", </w:t>
            </w:r>
            <w:r w:rsidR="007C1661" w:rsidRPr="005F3A69">
              <w:rPr>
                <w:rFonts w:ascii="Calibri" w:hAnsi="Calibri"/>
                <w:sz w:val="18"/>
                <w:szCs w:val="18"/>
              </w:rPr>
              <w:t xml:space="preserve">then display the section does not apply message; </w:t>
            </w:r>
          </w:p>
          <w:p w14:paraId="22D5396C" w14:textId="77777777" w:rsidR="00257FE5" w:rsidRPr="005F3A69" w:rsidRDefault="00257FE5" w:rsidP="00E75CF4">
            <w:pPr>
              <w:keepNext/>
              <w:rPr>
                <w:rFonts w:ascii="Calibri" w:hAnsi="Calibri"/>
                <w:sz w:val="18"/>
                <w:szCs w:val="18"/>
              </w:rPr>
            </w:pPr>
          </w:p>
          <w:p w14:paraId="6908B2AF" w14:textId="77777777" w:rsidR="007C1661" w:rsidRPr="005F3A69" w:rsidRDefault="007C1661" w:rsidP="00CE2266">
            <w:pPr>
              <w:keepNext/>
              <w:rPr>
                <w:rFonts w:ascii="Calibri" w:hAnsi="Calibri"/>
                <w:sz w:val="18"/>
                <w:szCs w:val="18"/>
              </w:rPr>
            </w:pPr>
            <w:r w:rsidRPr="005F3A69">
              <w:rPr>
                <w:rFonts w:ascii="Calibri" w:hAnsi="Calibri"/>
                <w:b/>
                <w:sz w:val="18"/>
                <w:szCs w:val="18"/>
              </w:rPr>
              <w:t>else</w:t>
            </w:r>
            <w:r w:rsidRPr="005F3A69">
              <w:rPr>
                <w:rFonts w:ascii="Calibri" w:hAnsi="Calibri"/>
                <w:sz w:val="18"/>
                <w:szCs w:val="18"/>
              </w:rPr>
              <w:t xml:space="preserve"> require one row of data (each) for the quantity of air filter devices in </w:t>
            </w:r>
            <w:r w:rsidR="001F0833" w:rsidRPr="005F3A69">
              <w:rPr>
                <w:rFonts w:ascii="Calibri" w:hAnsi="Calibri"/>
                <w:sz w:val="18"/>
                <w:szCs w:val="18"/>
              </w:rPr>
              <w:t>G</w:t>
            </w:r>
            <w:r w:rsidRPr="005F3A69">
              <w:rPr>
                <w:rFonts w:ascii="Calibri" w:hAnsi="Calibri"/>
                <w:sz w:val="18"/>
                <w:szCs w:val="18"/>
              </w:rPr>
              <w:t xml:space="preserve">12 for each of the </w:t>
            </w:r>
            <w:r w:rsidR="005F0EA8" w:rsidRPr="005F3A69">
              <w:rPr>
                <w:rFonts w:ascii="Calibri" w:hAnsi="Calibri"/>
                <w:sz w:val="18"/>
                <w:szCs w:val="18"/>
              </w:rPr>
              <w:t>duct systems</w:t>
            </w:r>
            <w:r w:rsidRPr="005F3A69">
              <w:rPr>
                <w:rFonts w:ascii="Calibri" w:hAnsi="Calibri"/>
                <w:sz w:val="18"/>
                <w:szCs w:val="18"/>
              </w:rPr>
              <w:t xml:space="preserve"> listed in G03 for which </w:t>
            </w:r>
            <w:r w:rsidR="00016E95" w:rsidRPr="005F3A69">
              <w:rPr>
                <w:rFonts w:ascii="Calibri" w:hAnsi="Calibri"/>
                <w:sz w:val="18"/>
                <w:szCs w:val="18"/>
              </w:rPr>
              <w:t xml:space="preserve">the </w:t>
            </w:r>
            <w:r w:rsidRPr="005F3A69">
              <w:rPr>
                <w:rFonts w:ascii="Calibri" w:hAnsi="Calibri"/>
                <w:sz w:val="18"/>
                <w:szCs w:val="18"/>
              </w:rPr>
              <w:t xml:space="preserve">value in </w:t>
            </w:r>
            <w:r w:rsidR="002D684F" w:rsidRPr="005F3A69">
              <w:rPr>
                <w:rFonts w:ascii="Calibri" w:hAnsi="Calibri"/>
                <w:sz w:val="18"/>
                <w:szCs w:val="18"/>
              </w:rPr>
              <w:t>G04</w:t>
            </w:r>
            <w:r w:rsidR="005F0EA8" w:rsidRPr="005F3A69">
              <w:rPr>
                <w:rFonts w:ascii="Calibri" w:hAnsi="Calibri"/>
                <w:sz w:val="18"/>
                <w:szCs w:val="18"/>
              </w:rPr>
              <w:t>=[</w:t>
            </w:r>
            <w:r w:rsidRPr="005F3A69">
              <w:rPr>
                <w:rFonts w:ascii="Calibri" w:hAnsi="Calibri"/>
                <w:sz w:val="18"/>
                <w:szCs w:val="18"/>
              </w:rPr>
              <w:t>&gt;10ft</w:t>
            </w:r>
            <w:proofErr w:type="gramStart"/>
            <w:r w:rsidR="005F0EA8" w:rsidRPr="005F3A69">
              <w:rPr>
                <w:rFonts w:ascii="Calibri" w:hAnsi="Calibri"/>
                <w:sz w:val="18"/>
                <w:szCs w:val="18"/>
              </w:rPr>
              <w:t>]</w:t>
            </w:r>
            <w:r w:rsidRPr="005F3A69">
              <w:rPr>
                <w:rFonts w:ascii="Calibri" w:hAnsi="Calibri"/>
                <w:sz w:val="18"/>
                <w:szCs w:val="18"/>
              </w:rPr>
              <w:t>;</w:t>
            </w:r>
            <w:proofErr w:type="gramEnd"/>
          </w:p>
          <w:p w14:paraId="0DBBC43C" w14:textId="77777777" w:rsidR="007C1661" w:rsidRPr="005F3A69" w:rsidRDefault="007C1661" w:rsidP="00826A62">
            <w:pPr>
              <w:keepNext/>
              <w:rPr>
                <w:rFonts w:ascii="Calibri" w:hAnsi="Calibri"/>
                <w:sz w:val="18"/>
                <w:szCs w:val="18"/>
              </w:rPr>
            </w:pPr>
          </w:p>
        </w:tc>
      </w:tr>
      <w:tr w:rsidR="00985DE5" w:rsidRPr="005F3A69" w14:paraId="635A3D6C" w14:textId="77777777">
        <w:trPr>
          <w:cantSplit/>
          <w:trHeight w:val="134"/>
        </w:trPr>
        <w:tc>
          <w:tcPr>
            <w:tcW w:w="1063" w:type="dxa"/>
            <w:shd w:val="clear" w:color="auto" w:fill="auto"/>
            <w:vAlign w:val="bottom"/>
          </w:tcPr>
          <w:p w14:paraId="50312B26" w14:textId="77777777" w:rsidR="007C1661" w:rsidRPr="005F3A69" w:rsidRDefault="007C1661" w:rsidP="00C56B79">
            <w:pPr>
              <w:keepNext/>
              <w:jc w:val="center"/>
              <w:rPr>
                <w:rFonts w:ascii="Calibri" w:hAnsi="Calibri"/>
                <w:sz w:val="18"/>
                <w:szCs w:val="18"/>
              </w:rPr>
            </w:pPr>
            <w:r w:rsidRPr="005F3A69">
              <w:rPr>
                <w:rFonts w:ascii="Calibri" w:hAnsi="Calibri"/>
                <w:sz w:val="18"/>
                <w:szCs w:val="18"/>
              </w:rPr>
              <w:t>01</w:t>
            </w:r>
          </w:p>
        </w:tc>
        <w:tc>
          <w:tcPr>
            <w:tcW w:w="1064" w:type="dxa"/>
            <w:shd w:val="clear" w:color="auto" w:fill="auto"/>
            <w:vAlign w:val="bottom"/>
          </w:tcPr>
          <w:p w14:paraId="09514120" w14:textId="77777777" w:rsidR="007C1661" w:rsidRPr="005F3A69" w:rsidRDefault="007C1661" w:rsidP="00C56B79">
            <w:pPr>
              <w:keepNext/>
              <w:jc w:val="center"/>
              <w:rPr>
                <w:rFonts w:ascii="Calibri" w:hAnsi="Calibri"/>
                <w:sz w:val="18"/>
                <w:szCs w:val="18"/>
              </w:rPr>
            </w:pPr>
            <w:r w:rsidRPr="005F3A69">
              <w:rPr>
                <w:rFonts w:ascii="Calibri" w:hAnsi="Calibri"/>
                <w:sz w:val="18"/>
                <w:szCs w:val="18"/>
              </w:rPr>
              <w:t>02</w:t>
            </w:r>
          </w:p>
        </w:tc>
        <w:tc>
          <w:tcPr>
            <w:tcW w:w="1064" w:type="dxa"/>
          </w:tcPr>
          <w:p w14:paraId="0D3C26D2" w14:textId="77777777" w:rsidR="007C1661" w:rsidRPr="005F3A69" w:rsidRDefault="007C1661" w:rsidP="00C56B79">
            <w:pPr>
              <w:keepNext/>
              <w:jc w:val="center"/>
              <w:rPr>
                <w:rFonts w:ascii="Calibri" w:hAnsi="Calibri"/>
                <w:sz w:val="18"/>
                <w:szCs w:val="18"/>
              </w:rPr>
            </w:pPr>
            <w:r w:rsidRPr="005F3A69">
              <w:rPr>
                <w:rFonts w:ascii="Calibri" w:hAnsi="Calibri"/>
                <w:sz w:val="18"/>
                <w:szCs w:val="18"/>
              </w:rPr>
              <w:t>03</w:t>
            </w:r>
          </w:p>
        </w:tc>
        <w:tc>
          <w:tcPr>
            <w:tcW w:w="1064" w:type="dxa"/>
            <w:shd w:val="clear" w:color="auto" w:fill="auto"/>
          </w:tcPr>
          <w:p w14:paraId="57A9F09F" w14:textId="77777777" w:rsidR="007C1661" w:rsidRPr="005F3A69" w:rsidRDefault="007C1661" w:rsidP="00C56B79">
            <w:pPr>
              <w:keepNext/>
              <w:jc w:val="center"/>
              <w:rPr>
                <w:rFonts w:ascii="Calibri" w:hAnsi="Calibri"/>
                <w:sz w:val="18"/>
                <w:szCs w:val="18"/>
              </w:rPr>
            </w:pPr>
            <w:r w:rsidRPr="005F3A69">
              <w:rPr>
                <w:rFonts w:ascii="Calibri" w:hAnsi="Calibri"/>
                <w:sz w:val="18"/>
                <w:szCs w:val="18"/>
              </w:rPr>
              <w:t>04</w:t>
            </w:r>
          </w:p>
        </w:tc>
        <w:tc>
          <w:tcPr>
            <w:tcW w:w="1064" w:type="dxa"/>
            <w:shd w:val="clear" w:color="auto" w:fill="auto"/>
            <w:vAlign w:val="bottom"/>
          </w:tcPr>
          <w:p w14:paraId="2D80F5A7" w14:textId="77777777" w:rsidR="007C1661" w:rsidRPr="005F3A69" w:rsidRDefault="007C1661" w:rsidP="00C56B79">
            <w:pPr>
              <w:keepNext/>
              <w:jc w:val="center"/>
              <w:rPr>
                <w:rFonts w:ascii="Calibri" w:hAnsi="Calibri"/>
                <w:sz w:val="18"/>
                <w:szCs w:val="18"/>
              </w:rPr>
            </w:pPr>
            <w:r w:rsidRPr="005F3A69">
              <w:rPr>
                <w:rFonts w:ascii="Calibri" w:hAnsi="Calibri"/>
                <w:sz w:val="18"/>
                <w:szCs w:val="18"/>
              </w:rPr>
              <w:t>05</w:t>
            </w:r>
          </w:p>
        </w:tc>
        <w:tc>
          <w:tcPr>
            <w:tcW w:w="1063" w:type="dxa"/>
            <w:shd w:val="clear" w:color="auto" w:fill="auto"/>
            <w:vAlign w:val="bottom"/>
          </w:tcPr>
          <w:p w14:paraId="475CE51A" w14:textId="77777777" w:rsidR="007C1661" w:rsidRPr="005F3A69" w:rsidRDefault="007C1661" w:rsidP="00C56B79">
            <w:pPr>
              <w:keepNext/>
              <w:jc w:val="center"/>
              <w:rPr>
                <w:rFonts w:ascii="Calibri" w:hAnsi="Calibri"/>
                <w:sz w:val="18"/>
                <w:szCs w:val="18"/>
              </w:rPr>
            </w:pPr>
            <w:r w:rsidRPr="005F3A69">
              <w:rPr>
                <w:rFonts w:ascii="Calibri" w:hAnsi="Calibri"/>
                <w:sz w:val="18"/>
                <w:szCs w:val="18"/>
              </w:rPr>
              <w:t>06</w:t>
            </w:r>
          </w:p>
        </w:tc>
        <w:tc>
          <w:tcPr>
            <w:tcW w:w="1064" w:type="dxa"/>
            <w:shd w:val="clear" w:color="auto" w:fill="auto"/>
            <w:vAlign w:val="bottom"/>
          </w:tcPr>
          <w:p w14:paraId="51CE03B1" w14:textId="77777777" w:rsidR="007C1661" w:rsidRPr="005F3A69" w:rsidRDefault="007C1661" w:rsidP="00C56B79">
            <w:pPr>
              <w:keepNext/>
              <w:jc w:val="center"/>
              <w:rPr>
                <w:rFonts w:ascii="Calibri" w:hAnsi="Calibri"/>
                <w:sz w:val="18"/>
                <w:szCs w:val="18"/>
              </w:rPr>
            </w:pPr>
            <w:r w:rsidRPr="005F3A69">
              <w:rPr>
                <w:rFonts w:ascii="Calibri" w:hAnsi="Calibri"/>
                <w:sz w:val="18"/>
                <w:szCs w:val="18"/>
              </w:rPr>
              <w:t>07</w:t>
            </w:r>
          </w:p>
        </w:tc>
        <w:tc>
          <w:tcPr>
            <w:tcW w:w="1064" w:type="dxa"/>
            <w:shd w:val="clear" w:color="auto" w:fill="auto"/>
            <w:vAlign w:val="bottom"/>
          </w:tcPr>
          <w:p w14:paraId="677070B2" w14:textId="77777777" w:rsidR="007C1661" w:rsidRPr="005F3A69" w:rsidRDefault="007C1661" w:rsidP="00C56B79">
            <w:pPr>
              <w:keepNext/>
              <w:jc w:val="center"/>
              <w:rPr>
                <w:rFonts w:ascii="Calibri" w:hAnsi="Calibri"/>
                <w:sz w:val="18"/>
                <w:szCs w:val="18"/>
              </w:rPr>
            </w:pPr>
            <w:r w:rsidRPr="005F3A69">
              <w:rPr>
                <w:rFonts w:ascii="Calibri" w:hAnsi="Calibri"/>
                <w:sz w:val="18"/>
                <w:szCs w:val="18"/>
              </w:rPr>
              <w:t>08</w:t>
            </w:r>
          </w:p>
        </w:tc>
        <w:tc>
          <w:tcPr>
            <w:tcW w:w="1064" w:type="dxa"/>
          </w:tcPr>
          <w:p w14:paraId="5FA03CDF" w14:textId="77777777" w:rsidR="007C1661" w:rsidRPr="005F3A69" w:rsidRDefault="007C1661" w:rsidP="00C56B79">
            <w:pPr>
              <w:keepNext/>
              <w:jc w:val="center"/>
              <w:rPr>
                <w:rFonts w:ascii="Calibri" w:hAnsi="Calibri"/>
                <w:sz w:val="18"/>
                <w:szCs w:val="18"/>
              </w:rPr>
            </w:pPr>
            <w:r w:rsidRPr="005F3A69">
              <w:rPr>
                <w:rFonts w:ascii="Calibri" w:hAnsi="Calibri"/>
                <w:sz w:val="18"/>
                <w:szCs w:val="18"/>
              </w:rPr>
              <w:t>09</w:t>
            </w:r>
          </w:p>
        </w:tc>
        <w:tc>
          <w:tcPr>
            <w:tcW w:w="1064" w:type="dxa"/>
          </w:tcPr>
          <w:p w14:paraId="214C198B" w14:textId="77777777" w:rsidR="007C1661" w:rsidRPr="005F3A69" w:rsidRDefault="007C1661" w:rsidP="00C56B79">
            <w:pPr>
              <w:keepNext/>
              <w:jc w:val="center"/>
              <w:rPr>
                <w:rFonts w:ascii="Calibri" w:hAnsi="Calibri"/>
                <w:sz w:val="18"/>
                <w:szCs w:val="18"/>
              </w:rPr>
            </w:pPr>
            <w:r w:rsidRPr="005F3A69">
              <w:rPr>
                <w:rFonts w:ascii="Calibri" w:hAnsi="Calibri"/>
                <w:sz w:val="18"/>
                <w:szCs w:val="18"/>
              </w:rPr>
              <w:t>10</w:t>
            </w:r>
          </w:p>
        </w:tc>
        <w:tc>
          <w:tcPr>
            <w:tcW w:w="1440" w:type="dxa"/>
          </w:tcPr>
          <w:p w14:paraId="7F7CBDDD" w14:textId="77777777" w:rsidR="007C1661" w:rsidRPr="005F3A69" w:rsidRDefault="007C1661" w:rsidP="00C56B79">
            <w:pPr>
              <w:keepNext/>
              <w:jc w:val="center"/>
              <w:rPr>
                <w:rFonts w:ascii="Calibri" w:hAnsi="Calibri"/>
                <w:sz w:val="18"/>
                <w:szCs w:val="18"/>
              </w:rPr>
            </w:pPr>
            <w:r w:rsidRPr="005F3A69">
              <w:rPr>
                <w:rFonts w:ascii="Calibri" w:hAnsi="Calibri"/>
                <w:sz w:val="18"/>
                <w:szCs w:val="18"/>
              </w:rPr>
              <w:t>11</w:t>
            </w:r>
          </w:p>
        </w:tc>
        <w:tc>
          <w:tcPr>
            <w:tcW w:w="1260" w:type="dxa"/>
          </w:tcPr>
          <w:p w14:paraId="6F8CB55A" w14:textId="77777777" w:rsidR="007C1661" w:rsidRPr="005F3A69" w:rsidRDefault="007C1661" w:rsidP="00C56B79">
            <w:pPr>
              <w:keepNext/>
              <w:jc w:val="center"/>
              <w:rPr>
                <w:rFonts w:ascii="Calibri" w:hAnsi="Calibri"/>
                <w:sz w:val="18"/>
                <w:szCs w:val="18"/>
              </w:rPr>
            </w:pPr>
            <w:r w:rsidRPr="005F3A69">
              <w:rPr>
                <w:rFonts w:ascii="Calibri" w:hAnsi="Calibri"/>
                <w:sz w:val="18"/>
                <w:szCs w:val="18"/>
              </w:rPr>
              <w:t>12</w:t>
            </w:r>
          </w:p>
        </w:tc>
        <w:tc>
          <w:tcPr>
            <w:tcW w:w="1278" w:type="dxa"/>
            <w:shd w:val="clear" w:color="auto" w:fill="auto"/>
            <w:vAlign w:val="bottom"/>
          </w:tcPr>
          <w:p w14:paraId="04163775" w14:textId="77777777" w:rsidR="007C1661" w:rsidRPr="005F3A69" w:rsidRDefault="007C1661" w:rsidP="00C56B79">
            <w:pPr>
              <w:keepNext/>
              <w:jc w:val="center"/>
              <w:rPr>
                <w:rFonts w:ascii="Calibri" w:hAnsi="Calibri"/>
                <w:sz w:val="18"/>
                <w:szCs w:val="18"/>
              </w:rPr>
            </w:pPr>
            <w:r w:rsidRPr="005F3A69">
              <w:rPr>
                <w:rFonts w:ascii="Calibri" w:hAnsi="Calibri"/>
                <w:sz w:val="18"/>
                <w:szCs w:val="18"/>
              </w:rPr>
              <w:t>13</w:t>
            </w:r>
          </w:p>
        </w:tc>
      </w:tr>
      <w:tr w:rsidR="00985DE5" w:rsidRPr="005F3A69" w14:paraId="4FB78575" w14:textId="77777777">
        <w:trPr>
          <w:cantSplit/>
          <w:trHeight w:val="576"/>
        </w:trPr>
        <w:tc>
          <w:tcPr>
            <w:tcW w:w="1063" w:type="dxa"/>
            <w:shd w:val="clear" w:color="auto" w:fill="auto"/>
            <w:vAlign w:val="bottom"/>
          </w:tcPr>
          <w:p w14:paraId="17F341BC" w14:textId="77777777" w:rsidR="007C1661" w:rsidRPr="005F3A69" w:rsidRDefault="007C1661" w:rsidP="00896B27">
            <w:pPr>
              <w:keepNext/>
              <w:jc w:val="center"/>
              <w:rPr>
                <w:rFonts w:ascii="Calibri" w:hAnsi="Calibri"/>
                <w:sz w:val="18"/>
                <w:szCs w:val="18"/>
              </w:rPr>
            </w:pPr>
            <w:r w:rsidRPr="005F3A69">
              <w:rPr>
                <w:rFonts w:ascii="Calibri" w:hAnsi="Calibri"/>
                <w:sz w:val="18"/>
                <w:szCs w:val="18"/>
              </w:rPr>
              <w:t xml:space="preserve">SC System </w:t>
            </w:r>
            <w:r w:rsidR="00896B27" w:rsidRPr="005F3A69">
              <w:rPr>
                <w:rFonts w:ascii="Calibri" w:hAnsi="Calibri"/>
                <w:sz w:val="18"/>
                <w:szCs w:val="18"/>
              </w:rPr>
              <w:t>ID/</w:t>
            </w:r>
            <w:r w:rsidRPr="005F3A69">
              <w:rPr>
                <w:rFonts w:ascii="Calibri" w:hAnsi="Calibri"/>
                <w:sz w:val="18"/>
                <w:szCs w:val="18"/>
              </w:rPr>
              <w:t>Name</w:t>
            </w:r>
            <w:r w:rsidR="00896B27" w:rsidRPr="005F3A69">
              <w:rPr>
                <w:rFonts w:ascii="Calibri" w:hAnsi="Calibri"/>
                <w:sz w:val="18"/>
                <w:szCs w:val="18"/>
              </w:rPr>
              <w:t xml:space="preserve"> from CF1R</w:t>
            </w:r>
          </w:p>
        </w:tc>
        <w:tc>
          <w:tcPr>
            <w:tcW w:w="1064" w:type="dxa"/>
            <w:shd w:val="clear" w:color="auto" w:fill="auto"/>
            <w:vAlign w:val="bottom"/>
          </w:tcPr>
          <w:p w14:paraId="6A2D998B" w14:textId="77777777" w:rsidR="007C1661" w:rsidRPr="005F3A69" w:rsidRDefault="007C1661" w:rsidP="007C1661">
            <w:pPr>
              <w:keepNext/>
              <w:jc w:val="center"/>
              <w:rPr>
                <w:rFonts w:ascii="Calibri" w:hAnsi="Calibri"/>
                <w:sz w:val="18"/>
                <w:szCs w:val="18"/>
              </w:rPr>
            </w:pPr>
            <w:r w:rsidRPr="005F3A69">
              <w:rPr>
                <w:rFonts w:ascii="Calibri" w:hAnsi="Calibri"/>
                <w:sz w:val="18"/>
                <w:szCs w:val="18"/>
              </w:rPr>
              <w:t xml:space="preserve">SC System </w:t>
            </w:r>
          </w:p>
          <w:p w14:paraId="726857F0" w14:textId="77777777" w:rsidR="007C1661" w:rsidRPr="005F3A69" w:rsidRDefault="00896B27" w:rsidP="007C1661">
            <w:pPr>
              <w:keepNext/>
              <w:jc w:val="center"/>
              <w:rPr>
                <w:rFonts w:ascii="Calibri" w:hAnsi="Calibri"/>
                <w:sz w:val="18"/>
                <w:szCs w:val="18"/>
              </w:rPr>
            </w:pPr>
            <w:r w:rsidRPr="005F3A69">
              <w:rPr>
                <w:rFonts w:ascii="Calibri" w:hAnsi="Calibri"/>
                <w:sz w:val="18"/>
                <w:szCs w:val="18"/>
              </w:rPr>
              <w:t xml:space="preserve">Description of </w:t>
            </w:r>
            <w:r w:rsidR="007C1661" w:rsidRPr="005F3A69">
              <w:rPr>
                <w:rFonts w:ascii="Calibri" w:hAnsi="Calibri"/>
                <w:sz w:val="18"/>
                <w:szCs w:val="18"/>
              </w:rPr>
              <w:t>Area Served</w:t>
            </w:r>
          </w:p>
        </w:tc>
        <w:tc>
          <w:tcPr>
            <w:tcW w:w="1064" w:type="dxa"/>
            <w:vAlign w:val="bottom"/>
          </w:tcPr>
          <w:p w14:paraId="2802885A" w14:textId="77777777" w:rsidR="007C1661" w:rsidRPr="005F3A69" w:rsidRDefault="007C1661" w:rsidP="007C1661">
            <w:pPr>
              <w:keepNext/>
              <w:jc w:val="center"/>
              <w:rPr>
                <w:rFonts w:ascii="Calibri" w:hAnsi="Calibri"/>
                <w:sz w:val="18"/>
                <w:szCs w:val="18"/>
              </w:rPr>
            </w:pPr>
            <w:r w:rsidRPr="005F3A69">
              <w:rPr>
                <w:rFonts w:ascii="Calibri" w:hAnsi="Calibri"/>
                <w:sz w:val="18"/>
                <w:szCs w:val="18"/>
              </w:rPr>
              <w:t>Indoor Unit Name or Description of Area Served</w:t>
            </w:r>
          </w:p>
        </w:tc>
        <w:tc>
          <w:tcPr>
            <w:tcW w:w="1064" w:type="dxa"/>
            <w:shd w:val="clear" w:color="auto" w:fill="auto"/>
            <w:vAlign w:val="bottom"/>
          </w:tcPr>
          <w:p w14:paraId="0435A969" w14:textId="77777777" w:rsidR="007C1661" w:rsidRPr="005F3A69" w:rsidRDefault="007C1661" w:rsidP="00896B27">
            <w:pPr>
              <w:keepNext/>
              <w:jc w:val="center"/>
              <w:rPr>
                <w:rFonts w:ascii="Calibri" w:hAnsi="Calibri"/>
                <w:sz w:val="18"/>
                <w:szCs w:val="18"/>
              </w:rPr>
            </w:pPr>
            <w:r w:rsidRPr="005F3A69">
              <w:rPr>
                <w:rFonts w:ascii="Calibri" w:hAnsi="Calibri"/>
                <w:sz w:val="18"/>
                <w:szCs w:val="18"/>
              </w:rPr>
              <w:t>Air Filter Name</w:t>
            </w:r>
            <w:r w:rsidR="00896B27" w:rsidRPr="005F3A69">
              <w:t xml:space="preserve"> </w:t>
            </w:r>
            <w:r w:rsidR="00896B27" w:rsidRPr="005F3A69">
              <w:rPr>
                <w:rFonts w:ascii="Calibri" w:hAnsi="Calibri"/>
                <w:sz w:val="18"/>
                <w:szCs w:val="18"/>
              </w:rPr>
              <w:t>or Description of Location</w:t>
            </w:r>
          </w:p>
        </w:tc>
        <w:tc>
          <w:tcPr>
            <w:tcW w:w="1064" w:type="dxa"/>
            <w:shd w:val="clear" w:color="auto" w:fill="auto"/>
            <w:vAlign w:val="bottom"/>
          </w:tcPr>
          <w:p w14:paraId="19B0C3EA" w14:textId="2AD9EF43" w:rsidR="007C1661" w:rsidRPr="005F3A69" w:rsidRDefault="007C1661" w:rsidP="007C1661">
            <w:pPr>
              <w:keepNext/>
              <w:jc w:val="center"/>
              <w:rPr>
                <w:rFonts w:ascii="Calibri" w:hAnsi="Calibri"/>
                <w:sz w:val="18"/>
                <w:szCs w:val="18"/>
              </w:rPr>
            </w:pPr>
            <w:r w:rsidRPr="005F3A69">
              <w:rPr>
                <w:rFonts w:ascii="Calibri" w:hAnsi="Calibri"/>
                <w:sz w:val="18"/>
                <w:szCs w:val="18"/>
              </w:rPr>
              <w:t xml:space="preserve">Air Filter </w:t>
            </w:r>
            <w:r w:rsidR="00CB6B6F" w:rsidRPr="005F3A69">
              <w:rPr>
                <w:rFonts w:ascii="Calibri" w:hAnsi="Calibri"/>
                <w:sz w:val="18"/>
                <w:szCs w:val="18"/>
              </w:rPr>
              <w:t xml:space="preserve">Rack </w:t>
            </w:r>
            <w:r w:rsidRPr="005F3A69">
              <w:rPr>
                <w:rFonts w:ascii="Calibri" w:hAnsi="Calibri"/>
                <w:sz w:val="18"/>
                <w:szCs w:val="18"/>
              </w:rPr>
              <w:t>Type</w:t>
            </w:r>
          </w:p>
        </w:tc>
        <w:tc>
          <w:tcPr>
            <w:tcW w:w="1063" w:type="dxa"/>
            <w:shd w:val="clear" w:color="auto" w:fill="auto"/>
            <w:vAlign w:val="bottom"/>
          </w:tcPr>
          <w:p w14:paraId="2D58A646" w14:textId="77777777" w:rsidR="007C1661" w:rsidRPr="005F3A69" w:rsidRDefault="007C1661" w:rsidP="007C1661">
            <w:pPr>
              <w:keepNext/>
              <w:jc w:val="center"/>
              <w:rPr>
                <w:rFonts w:ascii="Calibri" w:hAnsi="Calibri"/>
                <w:sz w:val="18"/>
                <w:szCs w:val="18"/>
              </w:rPr>
            </w:pPr>
            <w:r w:rsidRPr="005F3A69">
              <w:rPr>
                <w:rFonts w:ascii="Calibri" w:hAnsi="Calibri"/>
                <w:sz w:val="18"/>
                <w:szCs w:val="18"/>
              </w:rPr>
              <w:t xml:space="preserve">Design Airflow Rate </w:t>
            </w:r>
          </w:p>
          <w:p w14:paraId="3CEFA319" w14:textId="77777777" w:rsidR="007C1661" w:rsidRPr="005F3A69" w:rsidRDefault="007C1661" w:rsidP="007C1661">
            <w:pPr>
              <w:keepNext/>
              <w:jc w:val="center"/>
              <w:rPr>
                <w:rFonts w:ascii="Calibri" w:hAnsi="Calibri"/>
                <w:sz w:val="18"/>
                <w:szCs w:val="18"/>
              </w:rPr>
            </w:pPr>
            <w:r w:rsidRPr="005F3A69">
              <w:rPr>
                <w:rFonts w:ascii="Calibri" w:hAnsi="Calibri"/>
                <w:sz w:val="18"/>
                <w:szCs w:val="18"/>
              </w:rPr>
              <w:t xml:space="preserve">for Air Filter Device </w:t>
            </w:r>
          </w:p>
          <w:p w14:paraId="5050BD7D" w14:textId="77777777" w:rsidR="007C1661" w:rsidRPr="005F3A69" w:rsidRDefault="007C1661" w:rsidP="007C1661">
            <w:pPr>
              <w:keepNext/>
              <w:jc w:val="center"/>
              <w:rPr>
                <w:rFonts w:ascii="Calibri" w:hAnsi="Calibri"/>
                <w:sz w:val="18"/>
                <w:szCs w:val="18"/>
              </w:rPr>
            </w:pPr>
            <w:r w:rsidRPr="005F3A69">
              <w:rPr>
                <w:rFonts w:ascii="Calibri" w:hAnsi="Calibri"/>
                <w:sz w:val="18"/>
                <w:szCs w:val="18"/>
              </w:rPr>
              <w:t>(cfm)</w:t>
            </w:r>
          </w:p>
        </w:tc>
        <w:tc>
          <w:tcPr>
            <w:tcW w:w="1064" w:type="dxa"/>
            <w:shd w:val="clear" w:color="auto" w:fill="auto"/>
            <w:vAlign w:val="bottom"/>
          </w:tcPr>
          <w:p w14:paraId="44824238" w14:textId="77777777" w:rsidR="007C1661" w:rsidRPr="005F3A69" w:rsidRDefault="007C1661" w:rsidP="007C1661">
            <w:pPr>
              <w:keepNext/>
              <w:jc w:val="center"/>
              <w:rPr>
                <w:rFonts w:ascii="Calibri" w:hAnsi="Calibri"/>
                <w:sz w:val="18"/>
                <w:szCs w:val="18"/>
              </w:rPr>
            </w:pPr>
            <w:r w:rsidRPr="005F3A69">
              <w:rPr>
                <w:rFonts w:ascii="Calibri" w:hAnsi="Calibri"/>
                <w:sz w:val="18"/>
                <w:szCs w:val="18"/>
              </w:rPr>
              <w:t>Air Filter Nominal Depth (inch)</w:t>
            </w:r>
          </w:p>
        </w:tc>
        <w:tc>
          <w:tcPr>
            <w:tcW w:w="1064" w:type="dxa"/>
            <w:vAlign w:val="bottom"/>
          </w:tcPr>
          <w:p w14:paraId="54334811" w14:textId="77777777" w:rsidR="007C1661" w:rsidRPr="005F3A69" w:rsidRDefault="007C1661" w:rsidP="007C1661">
            <w:pPr>
              <w:jc w:val="center"/>
              <w:rPr>
                <w:rFonts w:ascii="Calibri" w:hAnsi="Calibri"/>
                <w:sz w:val="18"/>
                <w:szCs w:val="18"/>
              </w:rPr>
            </w:pPr>
            <w:r w:rsidRPr="005F3A69">
              <w:rPr>
                <w:rFonts w:ascii="Calibri" w:hAnsi="Calibri"/>
                <w:sz w:val="18"/>
                <w:szCs w:val="18"/>
              </w:rPr>
              <w:t>Air Filter Nominal Length</w:t>
            </w:r>
          </w:p>
          <w:p w14:paraId="4E609954" w14:textId="77777777" w:rsidR="007C1661" w:rsidRPr="005F3A69" w:rsidRDefault="007C1661" w:rsidP="007C1661">
            <w:pPr>
              <w:keepNext/>
              <w:jc w:val="center"/>
              <w:rPr>
                <w:rFonts w:ascii="Calibri" w:hAnsi="Calibri"/>
                <w:sz w:val="18"/>
                <w:szCs w:val="18"/>
              </w:rPr>
            </w:pPr>
            <w:r w:rsidRPr="005F3A69">
              <w:rPr>
                <w:rFonts w:ascii="Calibri" w:hAnsi="Calibri"/>
                <w:sz w:val="18"/>
                <w:szCs w:val="18"/>
              </w:rPr>
              <w:t>(inch)</w:t>
            </w:r>
          </w:p>
        </w:tc>
        <w:tc>
          <w:tcPr>
            <w:tcW w:w="1064" w:type="dxa"/>
            <w:vAlign w:val="bottom"/>
          </w:tcPr>
          <w:p w14:paraId="6AE70D98" w14:textId="77777777" w:rsidR="007C1661" w:rsidRPr="005F3A69" w:rsidRDefault="007C1661" w:rsidP="007C1661">
            <w:pPr>
              <w:jc w:val="center"/>
              <w:rPr>
                <w:rFonts w:ascii="Calibri" w:hAnsi="Calibri"/>
                <w:sz w:val="18"/>
                <w:szCs w:val="18"/>
              </w:rPr>
            </w:pPr>
            <w:r w:rsidRPr="005F3A69">
              <w:rPr>
                <w:rFonts w:ascii="Calibri" w:hAnsi="Calibri"/>
                <w:sz w:val="18"/>
                <w:szCs w:val="18"/>
              </w:rPr>
              <w:t>Air Filter Nominal Width</w:t>
            </w:r>
          </w:p>
          <w:p w14:paraId="3D017781" w14:textId="77777777" w:rsidR="007C1661" w:rsidRPr="005F3A69" w:rsidRDefault="007C1661" w:rsidP="007C1661">
            <w:pPr>
              <w:keepNext/>
              <w:jc w:val="center"/>
              <w:rPr>
                <w:rFonts w:ascii="Calibri" w:hAnsi="Calibri"/>
                <w:sz w:val="18"/>
                <w:szCs w:val="18"/>
              </w:rPr>
            </w:pPr>
            <w:r w:rsidRPr="005F3A69">
              <w:rPr>
                <w:rFonts w:ascii="Calibri" w:hAnsi="Calibri"/>
                <w:sz w:val="18"/>
                <w:szCs w:val="18"/>
              </w:rPr>
              <w:t>(inch)</w:t>
            </w:r>
          </w:p>
        </w:tc>
        <w:tc>
          <w:tcPr>
            <w:tcW w:w="1064" w:type="dxa"/>
            <w:vAlign w:val="bottom"/>
          </w:tcPr>
          <w:p w14:paraId="7C52704B" w14:textId="77777777" w:rsidR="007C1661" w:rsidRPr="005F3A69" w:rsidRDefault="007C1661" w:rsidP="007C1661">
            <w:pPr>
              <w:jc w:val="center"/>
              <w:rPr>
                <w:rFonts w:ascii="Calibri" w:hAnsi="Calibri"/>
                <w:sz w:val="18"/>
                <w:szCs w:val="18"/>
              </w:rPr>
            </w:pPr>
            <w:r w:rsidRPr="005F3A69">
              <w:rPr>
                <w:rFonts w:ascii="Calibri" w:hAnsi="Calibri"/>
                <w:sz w:val="18"/>
                <w:szCs w:val="18"/>
              </w:rPr>
              <w:t xml:space="preserve">Air Filter </w:t>
            </w:r>
          </w:p>
          <w:p w14:paraId="01AAE4B0" w14:textId="77777777" w:rsidR="007C1661" w:rsidRPr="005F3A69" w:rsidRDefault="007C1661" w:rsidP="007C1661">
            <w:pPr>
              <w:jc w:val="center"/>
              <w:rPr>
                <w:rFonts w:ascii="Calibri" w:hAnsi="Calibri"/>
                <w:sz w:val="18"/>
                <w:szCs w:val="18"/>
              </w:rPr>
            </w:pPr>
            <w:r w:rsidRPr="005F3A69">
              <w:rPr>
                <w:rFonts w:ascii="Calibri" w:hAnsi="Calibri"/>
                <w:sz w:val="18"/>
                <w:szCs w:val="18"/>
              </w:rPr>
              <w:t>Calculated Nominal Face Area</w:t>
            </w:r>
          </w:p>
          <w:p w14:paraId="1413D5BC" w14:textId="77777777" w:rsidR="007C1661" w:rsidRPr="005F3A69" w:rsidRDefault="007C1661" w:rsidP="007C1661">
            <w:pPr>
              <w:keepNext/>
              <w:jc w:val="center"/>
              <w:rPr>
                <w:rFonts w:ascii="Calibri" w:hAnsi="Calibri"/>
                <w:sz w:val="18"/>
                <w:szCs w:val="18"/>
              </w:rPr>
            </w:pPr>
            <w:r w:rsidRPr="005F3A69">
              <w:rPr>
                <w:rFonts w:ascii="Calibri" w:hAnsi="Calibri"/>
                <w:sz w:val="18"/>
                <w:szCs w:val="18"/>
              </w:rPr>
              <w:t>(inch</w:t>
            </w:r>
            <w:r w:rsidRPr="005F3A69">
              <w:rPr>
                <w:rFonts w:ascii="Calibri" w:hAnsi="Calibri"/>
                <w:sz w:val="18"/>
                <w:szCs w:val="18"/>
                <w:vertAlign w:val="superscript"/>
              </w:rPr>
              <w:t>2</w:t>
            </w:r>
            <w:r w:rsidRPr="005F3A69">
              <w:rPr>
                <w:rFonts w:ascii="Calibri" w:hAnsi="Calibri"/>
                <w:sz w:val="18"/>
                <w:szCs w:val="18"/>
              </w:rPr>
              <w:t>)</w:t>
            </w:r>
          </w:p>
        </w:tc>
        <w:tc>
          <w:tcPr>
            <w:tcW w:w="1440" w:type="dxa"/>
            <w:vAlign w:val="bottom"/>
          </w:tcPr>
          <w:p w14:paraId="57FB3DB4" w14:textId="77777777" w:rsidR="007C1661" w:rsidRPr="005F3A69" w:rsidRDefault="007C1661" w:rsidP="007C1661">
            <w:pPr>
              <w:jc w:val="center"/>
              <w:rPr>
                <w:rFonts w:ascii="Calibri" w:hAnsi="Calibri"/>
                <w:sz w:val="18"/>
                <w:szCs w:val="18"/>
              </w:rPr>
            </w:pPr>
            <w:r w:rsidRPr="005F3A69">
              <w:rPr>
                <w:rFonts w:ascii="Calibri" w:hAnsi="Calibri"/>
                <w:sz w:val="18"/>
                <w:szCs w:val="18"/>
              </w:rPr>
              <w:t xml:space="preserve">Air Filter Required </w:t>
            </w:r>
          </w:p>
          <w:p w14:paraId="5C7AF9E8" w14:textId="77777777" w:rsidR="007C1661" w:rsidRPr="005F3A69" w:rsidRDefault="007C1661" w:rsidP="007C1661">
            <w:pPr>
              <w:jc w:val="center"/>
              <w:rPr>
                <w:rFonts w:ascii="Calibri" w:hAnsi="Calibri"/>
                <w:sz w:val="18"/>
                <w:szCs w:val="18"/>
              </w:rPr>
            </w:pPr>
            <w:r w:rsidRPr="005F3A69">
              <w:rPr>
                <w:rFonts w:ascii="Calibri" w:hAnsi="Calibri"/>
                <w:sz w:val="18"/>
                <w:szCs w:val="18"/>
              </w:rPr>
              <w:t>Minimum Face Area</w:t>
            </w:r>
          </w:p>
          <w:p w14:paraId="74D2191D" w14:textId="77777777" w:rsidR="007C1661" w:rsidRPr="005F3A69" w:rsidRDefault="007C1661" w:rsidP="007C1661">
            <w:pPr>
              <w:keepNext/>
              <w:jc w:val="center"/>
              <w:rPr>
                <w:rFonts w:ascii="Calibri" w:hAnsi="Calibri"/>
                <w:sz w:val="18"/>
                <w:szCs w:val="18"/>
              </w:rPr>
            </w:pPr>
            <w:r w:rsidRPr="005F3A69">
              <w:rPr>
                <w:rFonts w:ascii="Calibri" w:hAnsi="Calibri"/>
                <w:sz w:val="18"/>
                <w:szCs w:val="18"/>
              </w:rPr>
              <w:t>(inch</w:t>
            </w:r>
            <w:r w:rsidRPr="005F3A69">
              <w:rPr>
                <w:rFonts w:ascii="Calibri" w:hAnsi="Calibri"/>
                <w:sz w:val="18"/>
                <w:szCs w:val="18"/>
                <w:vertAlign w:val="superscript"/>
              </w:rPr>
              <w:t>2</w:t>
            </w:r>
            <w:r w:rsidRPr="005F3A69">
              <w:rPr>
                <w:rFonts w:ascii="Calibri" w:hAnsi="Calibri"/>
                <w:sz w:val="18"/>
                <w:szCs w:val="18"/>
              </w:rPr>
              <w:t>)</w:t>
            </w:r>
          </w:p>
        </w:tc>
        <w:tc>
          <w:tcPr>
            <w:tcW w:w="1260" w:type="dxa"/>
            <w:vAlign w:val="bottom"/>
          </w:tcPr>
          <w:p w14:paraId="3B1A5397" w14:textId="77777777" w:rsidR="007C1661" w:rsidRPr="005F3A69" w:rsidRDefault="007C1661" w:rsidP="007C1661">
            <w:pPr>
              <w:keepNext/>
              <w:jc w:val="center"/>
              <w:rPr>
                <w:rFonts w:ascii="Calibri" w:hAnsi="Calibri"/>
                <w:sz w:val="18"/>
                <w:szCs w:val="18"/>
              </w:rPr>
            </w:pPr>
            <w:r w:rsidRPr="005F3A69">
              <w:rPr>
                <w:rFonts w:ascii="Calibri" w:hAnsi="Calibri"/>
                <w:sz w:val="18"/>
                <w:szCs w:val="18"/>
              </w:rPr>
              <w:t>Face Area Compliance</w:t>
            </w:r>
          </w:p>
        </w:tc>
        <w:tc>
          <w:tcPr>
            <w:tcW w:w="1278" w:type="dxa"/>
            <w:shd w:val="clear" w:color="auto" w:fill="auto"/>
            <w:vAlign w:val="bottom"/>
          </w:tcPr>
          <w:p w14:paraId="7C058A9D" w14:textId="77777777" w:rsidR="007C1661" w:rsidRPr="005F3A69" w:rsidRDefault="007C1661" w:rsidP="007C1661">
            <w:pPr>
              <w:keepNext/>
              <w:jc w:val="center"/>
              <w:rPr>
                <w:rFonts w:ascii="Calibri" w:hAnsi="Calibri"/>
                <w:sz w:val="18"/>
                <w:szCs w:val="18"/>
              </w:rPr>
            </w:pPr>
            <w:r w:rsidRPr="005F3A69">
              <w:rPr>
                <w:rFonts w:ascii="Calibri" w:hAnsi="Calibri"/>
                <w:sz w:val="18"/>
                <w:szCs w:val="18"/>
              </w:rPr>
              <w:t xml:space="preserve">Design Allowable Pressure Drop for Air Filter Device </w:t>
            </w:r>
          </w:p>
          <w:p w14:paraId="7BA3A32A" w14:textId="77777777" w:rsidR="007C1661" w:rsidRPr="005F3A69" w:rsidRDefault="007C1661" w:rsidP="007C1661">
            <w:pPr>
              <w:keepNext/>
              <w:jc w:val="center"/>
              <w:rPr>
                <w:rFonts w:ascii="Calibri" w:hAnsi="Calibri"/>
                <w:sz w:val="18"/>
                <w:szCs w:val="18"/>
              </w:rPr>
            </w:pPr>
            <w:r w:rsidRPr="005F3A69">
              <w:rPr>
                <w:rFonts w:ascii="Calibri" w:hAnsi="Calibri"/>
                <w:sz w:val="18"/>
                <w:szCs w:val="18"/>
              </w:rPr>
              <w:t>(</w:t>
            </w:r>
            <w:proofErr w:type="gramStart"/>
            <w:r w:rsidRPr="005F3A69">
              <w:rPr>
                <w:rFonts w:ascii="Calibri" w:hAnsi="Calibri"/>
                <w:sz w:val="18"/>
                <w:szCs w:val="18"/>
              </w:rPr>
              <w:t>inch</w:t>
            </w:r>
            <w:proofErr w:type="gramEnd"/>
            <w:r w:rsidRPr="005F3A69">
              <w:rPr>
                <w:rFonts w:ascii="Calibri" w:hAnsi="Calibri"/>
                <w:sz w:val="18"/>
                <w:szCs w:val="18"/>
              </w:rPr>
              <w:t xml:space="preserve"> W.C.) </w:t>
            </w:r>
          </w:p>
        </w:tc>
      </w:tr>
      <w:tr w:rsidR="00985DE5" w:rsidRPr="005F3A69" w14:paraId="41815ABC" w14:textId="77777777">
        <w:trPr>
          <w:cantSplit/>
          <w:trHeight w:val="395"/>
        </w:trPr>
        <w:tc>
          <w:tcPr>
            <w:tcW w:w="1063" w:type="dxa"/>
            <w:shd w:val="clear" w:color="auto" w:fill="auto"/>
          </w:tcPr>
          <w:p w14:paraId="4E87B571" w14:textId="77777777" w:rsidR="007C1661" w:rsidRPr="005F3A69" w:rsidRDefault="007C1661" w:rsidP="007C1661">
            <w:pPr>
              <w:keepNext/>
              <w:rPr>
                <w:rFonts w:ascii="Calibri" w:hAnsi="Calibri"/>
                <w:sz w:val="16"/>
                <w:szCs w:val="16"/>
              </w:rPr>
            </w:pPr>
            <w:r w:rsidRPr="005F3A69">
              <w:rPr>
                <w:rFonts w:asciiTheme="minorHAnsi" w:hAnsiTheme="minorHAnsi"/>
                <w:sz w:val="16"/>
                <w:szCs w:val="16"/>
              </w:rPr>
              <w:t>&lt;&lt;reference value from B01&gt;&gt;</w:t>
            </w:r>
          </w:p>
        </w:tc>
        <w:tc>
          <w:tcPr>
            <w:tcW w:w="1064" w:type="dxa"/>
            <w:shd w:val="clear" w:color="auto" w:fill="auto"/>
          </w:tcPr>
          <w:p w14:paraId="47488505" w14:textId="77777777" w:rsidR="007C1661" w:rsidRPr="005F3A69" w:rsidRDefault="007C1661" w:rsidP="007C1661">
            <w:pPr>
              <w:keepNext/>
              <w:rPr>
                <w:rFonts w:ascii="Calibri" w:hAnsi="Calibri"/>
                <w:sz w:val="16"/>
                <w:szCs w:val="16"/>
              </w:rPr>
            </w:pPr>
            <w:r w:rsidRPr="005F3A69">
              <w:rPr>
                <w:rFonts w:ascii="Calibri" w:hAnsi="Calibri"/>
                <w:sz w:val="16"/>
                <w:szCs w:val="16"/>
              </w:rPr>
              <w:t xml:space="preserve">&lt;&lt;auto filled from B02&gt;&gt; </w:t>
            </w:r>
          </w:p>
        </w:tc>
        <w:tc>
          <w:tcPr>
            <w:tcW w:w="1064" w:type="dxa"/>
          </w:tcPr>
          <w:p w14:paraId="4423E9E8" w14:textId="77777777" w:rsidR="007C1661" w:rsidRPr="005F3A69" w:rsidRDefault="007C1661" w:rsidP="00896B27">
            <w:pPr>
              <w:rPr>
                <w:rFonts w:ascii="Calibri" w:hAnsi="Calibri"/>
                <w:sz w:val="16"/>
                <w:szCs w:val="16"/>
              </w:rPr>
            </w:pPr>
            <w:r w:rsidRPr="005F3A69">
              <w:rPr>
                <w:rFonts w:ascii="Calibri" w:hAnsi="Calibri"/>
                <w:sz w:val="16"/>
                <w:szCs w:val="16"/>
              </w:rPr>
              <w:t xml:space="preserve">&lt;&lt;auto filled from </w:t>
            </w:r>
            <w:r w:rsidR="00896B27" w:rsidRPr="005F3A69">
              <w:rPr>
                <w:rFonts w:ascii="Calibri" w:hAnsi="Calibri"/>
                <w:sz w:val="16"/>
                <w:szCs w:val="16"/>
              </w:rPr>
              <w:t>G03</w:t>
            </w:r>
          </w:p>
        </w:tc>
        <w:tc>
          <w:tcPr>
            <w:tcW w:w="1064" w:type="dxa"/>
            <w:shd w:val="clear" w:color="auto" w:fill="auto"/>
          </w:tcPr>
          <w:p w14:paraId="30D141FF" w14:textId="77777777" w:rsidR="007C1661" w:rsidRPr="005F3A69" w:rsidRDefault="007C1661" w:rsidP="007C1661">
            <w:pPr>
              <w:rPr>
                <w:rFonts w:ascii="Calibri" w:hAnsi="Calibri"/>
                <w:sz w:val="16"/>
                <w:szCs w:val="16"/>
              </w:rPr>
            </w:pPr>
            <w:r w:rsidRPr="005F3A69">
              <w:rPr>
                <w:rFonts w:ascii="Calibri" w:hAnsi="Calibri"/>
                <w:sz w:val="16"/>
                <w:szCs w:val="16"/>
              </w:rPr>
              <w:t>&lt;&lt;user input text, maximum 20 characters&gt;&gt;</w:t>
            </w:r>
          </w:p>
        </w:tc>
        <w:tc>
          <w:tcPr>
            <w:tcW w:w="1064" w:type="dxa"/>
            <w:shd w:val="clear" w:color="auto" w:fill="auto"/>
          </w:tcPr>
          <w:p w14:paraId="66DDAFDF" w14:textId="77777777" w:rsidR="007C1661" w:rsidRPr="005F3A69" w:rsidRDefault="007C1661" w:rsidP="007C1661">
            <w:pPr>
              <w:rPr>
                <w:rFonts w:ascii="Calibri" w:hAnsi="Calibri"/>
                <w:sz w:val="16"/>
                <w:szCs w:val="16"/>
              </w:rPr>
            </w:pPr>
            <w:r w:rsidRPr="005F3A69">
              <w:rPr>
                <w:rFonts w:ascii="Calibri" w:hAnsi="Calibri"/>
                <w:sz w:val="16"/>
                <w:szCs w:val="16"/>
              </w:rPr>
              <w:t>&lt;&lt;</w:t>
            </w:r>
            <w:proofErr w:type="gramStart"/>
            <w:r w:rsidRPr="005F3A69">
              <w:rPr>
                <w:rFonts w:ascii="Calibri" w:hAnsi="Calibri"/>
                <w:sz w:val="16"/>
                <w:szCs w:val="16"/>
              </w:rPr>
              <w:t>user</w:t>
            </w:r>
            <w:proofErr w:type="gramEnd"/>
            <w:r w:rsidRPr="005F3A69">
              <w:rPr>
                <w:rFonts w:ascii="Calibri" w:hAnsi="Calibri"/>
                <w:sz w:val="16"/>
                <w:szCs w:val="16"/>
              </w:rPr>
              <w:t xml:space="preserve"> select f</w:t>
            </w:r>
            <w:r w:rsidR="00985DE5" w:rsidRPr="005F3A69">
              <w:rPr>
                <w:rFonts w:ascii="Calibri" w:hAnsi="Calibri"/>
                <w:sz w:val="16"/>
                <w:szCs w:val="16"/>
              </w:rPr>
              <w:t>r</w:t>
            </w:r>
            <w:r w:rsidRPr="005F3A69">
              <w:rPr>
                <w:rFonts w:ascii="Calibri" w:hAnsi="Calibri"/>
                <w:sz w:val="16"/>
                <w:szCs w:val="16"/>
              </w:rPr>
              <w:t xml:space="preserve">om list:  </w:t>
            </w:r>
          </w:p>
          <w:p w14:paraId="61B0EEDA" w14:textId="77777777" w:rsidR="007C1661" w:rsidRPr="005F3A69" w:rsidRDefault="007C1661" w:rsidP="007C1661">
            <w:pPr>
              <w:rPr>
                <w:rFonts w:ascii="Calibri" w:hAnsi="Calibri"/>
                <w:sz w:val="16"/>
                <w:szCs w:val="16"/>
              </w:rPr>
            </w:pPr>
            <w:r w:rsidRPr="005F3A69">
              <w:rPr>
                <w:rFonts w:ascii="Calibri" w:hAnsi="Calibri"/>
                <w:sz w:val="16"/>
                <w:szCs w:val="16"/>
              </w:rPr>
              <w:t>*Filter Grille</w:t>
            </w:r>
          </w:p>
          <w:p w14:paraId="5BC8102A" w14:textId="05BCB981" w:rsidR="007C1661" w:rsidRPr="005F3A69" w:rsidRDefault="007C1661" w:rsidP="007C1661">
            <w:pPr>
              <w:rPr>
                <w:rFonts w:ascii="Calibri" w:hAnsi="Calibri"/>
                <w:sz w:val="16"/>
                <w:szCs w:val="16"/>
              </w:rPr>
            </w:pPr>
            <w:r w:rsidRPr="005F3A69">
              <w:rPr>
                <w:rFonts w:ascii="Calibri" w:hAnsi="Calibri"/>
                <w:sz w:val="16"/>
                <w:szCs w:val="16"/>
              </w:rPr>
              <w:t>*Mounted</w:t>
            </w:r>
            <w:r w:rsidR="00CB6B6F" w:rsidRPr="005F3A69">
              <w:rPr>
                <w:rFonts w:ascii="Calibri" w:hAnsi="Calibri"/>
                <w:sz w:val="16"/>
                <w:szCs w:val="16"/>
              </w:rPr>
              <w:t xml:space="preserve"> at air handler</w:t>
            </w:r>
          </w:p>
          <w:p w14:paraId="2520F579" w14:textId="34254D60" w:rsidR="007C1661" w:rsidRPr="005F3A69" w:rsidRDefault="007C1661" w:rsidP="007C1661">
            <w:pPr>
              <w:rPr>
                <w:rFonts w:ascii="Calibri" w:hAnsi="Calibri"/>
                <w:sz w:val="16"/>
                <w:szCs w:val="16"/>
              </w:rPr>
            </w:pPr>
            <w:r w:rsidRPr="005F3A69">
              <w:rPr>
                <w:rFonts w:ascii="Calibri" w:hAnsi="Calibri"/>
                <w:sz w:val="16"/>
                <w:szCs w:val="16"/>
              </w:rPr>
              <w:t>*Mounted</w:t>
            </w:r>
            <w:r w:rsidR="00CB6B6F" w:rsidRPr="005F3A69">
              <w:rPr>
                <w:rFonts w:ascii="Calibri" w:hAnsi="Calibri"/>
                <w:sz w:val="16"/>
                <w:szCs w:val="16"/>
              </w:rPr>
              <w:t xml:space="preserve"> in-line between return grille and air handler</w:t>
            </w:r>
          </w:p>
          <w:p w14:paraId="7C75F11B" w14:textId="77777777" w:rsidR="007C1661" w:rsidRPr="005F3A69" w:rsidRDefault="007C1661" w:rsidP="007C1661">
            <w:pPr>
              <w:keepNext/>
              <w:rPr>
                <w:rFonts w:ascii="Calibri" w:hAnsi="Calibri"/>
                <w:sz w:val="16"/>
                <w:szCs w:val="16"/>
              </w:rPr>
            </w:pPr>
            <w:r w:rsidRPr="005F3A69">
              <w:rPr>
                <w:rFonts w:ascii="Calibri" w:hAnsi="Calibri"/>
                <w:sz w:val="16"/>
                <w:szCs w:val="16"/>
              </w:rPr>
              <w:t>&gt;&gt;</w:t>
            </w:r>
          </w:p>
        </w:tc>
        <w:tc>
          <w:tcPr>
            <w:tcW w:w="1063" w:type="dxa"/>
            <w:shd w:val="clear" w:color="auto" w:fill="auto"/>
          </w:tcPr>
          <w:p w14:paraId="53AF83F5" w14:textId="77777777" w:rsidR="007C1661" w:rsidRPr="005F3A69" w:rsidRDefault="007C1661" w:rsidP="007C1661">
            <w:pPr>
              <w:keepNext/>
              <w:rPr>
                <w:rFonts w:ascii="Calibri" w:hAnsi="Calibri"/>
                <w:sz w:val="16"/>
                <w:szCs w:val="16"/>
              </w:rPr>
            </w:pPr>
            <w:r w:rsidRPr="005F3A69">
              <w:rPr>
                <w:rFonts w:ascii="Calibri" w:hAnsi="Calibri"/>
                <w:sz w:val="16"/>
                <w:szCs w:val="16"/>
              </w:rPr>
              <w:t xml:space="preserve">&lt;&lt;user enter value </w:t>
            </w:r>
            <w:proofErr w:type="gramStart"/>
            <w:r w:rsidRPr="005F3A69">
              <w:rPr>
                <w:rFonts w:ascii="Calibri" w:hAnsi="Calibri"/>
                <w:sz w:val="16"/>
                <w:szCs w:val="16"/>
              </w:rPr>
              <w:t xml:space="preserve">numeric;  </w:t>
            </w:r>
            <w:proofErr w:type="spellStart"/>
            <w:r w:rsidRPr="005F3A69">
              <w:rPr>
                <w:rFonts w:ascii="Calibri" w:hAnsi="Calibri"/>
                <w:sz w:val="16"/>
                <w:szCs w:val="16"/>
              </w:rPr>
              <w:t>xxx</w:t>
            </w:r>
            <w:r w:rsidR="00016E95" w:rsidRPr="005F3A69">
              <w:rPr>
                <w:rFonts w:ascii="Calibri" w:hAnsi="Calibri"/>
                <w:sz w:val="16"/>
                <w:szCs w:val="16"/>
              </w:rPr>
              <w:t>x</w:t>
            </w:r>
            <w:proofErr w:type="spellEnd"/>
            <w:proofErr w:type="gramEnd"/>
            <w:r w:rsidRPr="005F3A69">
              <w:rPr>
                <w:rFonts w:ascii="Calibri" w:hAnsi="Calibri"/>
                <w:sz w:val="16"/>
                <w:szCs w:val="16"/>
              </w:rPr>
              <w:t>&gt;&gt;</w:t>
            </w:r>
          </w:p>
        </w:tc>
        <w:tc>
          <w:tcPr>
            <w:tcW w:w="1064" w:type="dxa"/>
            <w:shd w:val="clear" w:color="auto" w:fill="auto"/>
          </w:tcPr>
          <w:p w14:paraId="0F661E41" w14:textId="77777777" w:rsidR="007C1661" w:rsidRPr="005F3A69" w:rsidRDefault="007C1661" w:rsidP="007C1661">
            <w:pPr>
              <w:keepNext/>
              <w:rPr>
                <w:rFonts w:ascii="Calibri" w:hAnsi="Calibri"/>
                <w:sz w:val="16"/>
                <w:szCs w:val="16"/>
              </w:rPr>
            </w:pPr>
            <w:r w:rsidRPr="005F3A69">
              <w:rPr>
                <w:rFonts w:ascii="Calibri" w:hAnsi="Calibri"/>
                <w:sz w:val="16"/>
                <w:szCs w:val="16"/>
              </w:rPr>
              <w:t>&lt;&lt;</w:t>
            </w:r>
            <w:proofErr w:type="gramStart"/>
            <w:r w:rsidRPr="005F3A69">
              <w:rPr>
                <w:rFonts w:ascii="Calibri" w:hAnsi="Calibri"/>
                <w:sz w:val="16"/>
                <w:szCs w:val="16"/>
              </w:rPr>
              <w:t>user</w:t>
            </w:r>
            <w:proofErr w:type="gramEnd"/>
            <w:r w:rsidRPr="005F3A69">
              <w:rPr>
                <w:rFonts w:ascii="Calibri" w:hAnsi="Calibri"/>
                <w:sz w:val="16"/>
                <w:szCs w:val="16"/>
              </w:rPr>
              <w:t xml:space="preserve"> enter integer value ≥1&gt;&gt;</w:t>
            </w:r>
          </w:p>
        </w:tc>
        <w:tc>
          <w:tcPr>
            <w:tcW w:w="1064" w:type="dxa"/>
          </w:tcPr>
          <w:p w14:paraId="5BA36BB1" w14:textId="77777777" w:rsidR="007C1661" w:rsidRPr="005F3A69" w:rsidRDefault="007C1661" w:rsidP="007C1661">
            <w:pPr>
              <w:keepNext/>
              <w:rPr>
                <w:rFonts w:ascii="Calibri" w:hAnsi="Calibri"/>
                <w:sz w:val="16"/>
                <w:szCs w:val="16"/>
              </w:rPr>
            </w:pPr>
            <w:r w:rsidRPr="005F3A69">
              <w:rPr>
                <w:rFonts w:ascii="Calibri" w:hAnsi="Calibri"/>
                <w:sz w:val="16"/>
                <w:szCs w:val="16"/>
              </w:rPr>
              <w:t>&lt;&lt;</w:t>
            </w:r>
            <w:proofErr w:type="gramStart"/>
            <w:r w:rsidRPr="005F3A69">
              <w:rPr>
                <w:rFonts w:ascii="Calibri" w:hAnsi="Calibri"/>
                <w:sz w:val="16"/>
                <w:szCs w:val="16"/>
              </w:rPr>
              <w:t>user</w:t>
            </w:r>
            <w:proofErr w:type="gramEnd"/>
            <w:r w:rsidRPr="005F3A69">
              <w:rPr>
                <w:rFonts w:ascii="Calibri" w:hAnsi="Calibri"/>
                <w:sz w:val="16"/>
                <w:szCs w:val="16"/>
              </w:rPr>
              <w:t xml:space="preserve"> enter integer value ≥1</w:t>
            </w:r>
          </w:p>
          <w:p w14:paraId="27675B77" w14:textId="77777777" w:rsidR="007C1661" w:rsidRPr="005F3A69" w:rsidRDefault="007C1661" w:rsidP="007C1661">
            <w:pPr>
              <w:keepNext/>
              <w:rPr>
                <w:rFonts w:ascii="Calibri" w:hAnsi="Calibri"/>
                <w:sz w:val="16"/>
                <w:szCs w:val="16"/>
              </w:rPr>
            </w:pPr>
            <w:r w:rsidRPr="005F3A69">
              <w:rPr>
                <w:rFonts w:ascii="Calibri" w:hAnsi="Calibri"/>
                <w:sz w:val="16"/>
                <w:szCs w:val="16"/>
              </w:rPr>
              <w:t>&gt;&gt;</w:t>
            </w:r>
          </w:p>
        </w:tc>
        <w:tc>
          <w:tcPr>
            <w:tcW w:w="1064" w:type="dxa"/>
          </w:tcPr>
          <w:p w14:paraId="432CA8DD" w14:textId="77777777" w:rsidR="007C1661" w:rsidRPr="005F3A69" w:rsidRDefault="007C1661" w:rsidP="007C1661">
            <w:pPr>
              <w:keepNext/>
              <w:rPr>
                <w:rFonts w:ascii="Calibri" w:hAnsi="Calibri"/>
                <w:sz w:val="16"/>
                <w:szCs w:val="16"/>
              </w:rPr>
            </w:pPr>
            <w:r w:rsidRPr="005F3A69">
              <w:rPr>
                <w:rFonts w:ascii="Calibri" w:hAnsi="Calibri"/>
                <w:sz w:val="16"/>
                <w:szCs w:val="16"/>
              </w:rPr>
              <w:t>&lt;&lt;</w:t>
            </w:r>
            <w:proofErr w:type="gramStart"/>
            <w:r w:rsidRPr="005F3A69">
              <w:rPr>
                <w:rFonts w:ascii="Calibri" w:hAnsi="Calibri"/>
                <w:sz w:val="16"/>
                <w:szCs w:val="16"/>
              </w:rPr>
              <w:t>user</w:t>
            </w:r>
            <w:proofErr w:type="gramEnd"/>
            <w:r w:rsidRPr="005F3A69">
              <w:rPr>
                <w:rFonts w:ascii="Calibri" w:hAnsi="Calibri"/>
                <w:sz w:val="16"/>
                <w:szCs w:val="16"/>
              </w:rPr>
              <w:t xml:space="preserve"> enter integer value ≥1</w:t>
            </w:r>
          </w:p>
          <w:p w14:paraId="23570ED0" w14:textId="77777777" w:rsidR="007C1661" w:rsidRPr="005F3A69" w:rsidRDefault="007C1661" w:rsidP="007C1661">
            <w:pPr>
              <w:keepNext/>
              <w:rPr>
                <w:rFonts w:ascii="Calibri" w:hAnsi="Calibri"/>
                <w:sz w:val="16"/>
                <w:szCs w:val="16"/>
              </w:rPr>
            </w:pPr>
            <w:r w:rsidRPr="005F3A69">
              <w:rPr>
                <w:rFonts w:ascii="Calibri" w:hAnsi="Calibri"/>
                <w:sz w:val="16"/>
                <w:szCs w:val="16"/>
              </w:rPr>
              <w:t>&gt;&gt;</w:t>
            </w:r>
          </w:p>
        </w:tc>
        <w:tc>
          <w:tcPr>
            <w:tcW w:w="1064" w:type="dxa"/>
          </w:tcPr>
          <w:p w14:paraId="5DE003F3" w14:textId="77777777" w:rsidR="007C1661" w:rsidRPr="005F3A69" w:rsidRDefault="007C1661" w:rsidP="007C1661">
            <w:pPr>
              <w:keepNext/>
              <w:rPr>
                <w:rFonts w:ascii="Calibri" w:hAnsi="Calibri"/>
                <w:sz w:val="16"/>
                <w:szCs w:val="16"/>
              </w:rPr>
            </w:pPr>
            <w:r w:rsidRPr="005F3A69">
              <w:rPr>
                <w:rFonts w:ascii="Calibri" w:hAnsi="Calibri"/>
                <w:sz w:val="16"/>
                <w:szCs w:val="16"/>
              </w:rPr>
              <w:t>&lt;&lt;calculated numeric value= (</w:t>
            </w:r>
            <w:r w:rsidR="00896B27" w:rsidRPr="005F3A69">
              <w:rPr>
                <w:rFonts w:ascii="Calibri" w:hAnsi="Calibri"/>
                <w:sz w:val="16"/>
                <w:szCs w:val="16"/>
              </w:rPr>
              <w:t>H</w:t>
            </w:r>
            <w:r w:rsidRPr="005F3A69">
              <w:rPr>
                <w:rFonts w:ascii="Calibri" w:hAnsi="Calibri"/>
                <w:sz w:val="16"/>
                <w:szCs w:val="16"/>
              </w:rPr>
              <w:t>08*</w:t>
            </w:r>
            <w:r w:rsidR="00896B27" w:rsidRPr="005F3A69">
              <w:rPr>
                <w:rFonts w:ascii="Calibri" w:hAnsi="Calibri"/>
                <w:sz w:val="16"/>
                <w:szCs w:val="16"/>
              </w:rPr>
              <w:t>H</w:t>
            </w:r>
            <w:r w:rsidRPr="005F3A69">
              <w:rPr>
                <w:rFonts w:ascii="Calibri" w:hAnsi="Calibri"/>
                <w:sz w:val="16"/>
                <w:szCs w:val="16"/>
              </w:rPr>
              <w:t>09)</w:t>
            </w:r>
          </w:p>
          <w:p w14:paraId="76045891" w14:textId="77777777" w:rsidR="007C1661" w:rsidRPr="005F3A69" w:rsidRDefault="007C1661" w:rsidP="007C1661">
            <w:pPr>
              <w:keepNext/>
              <w:rPr>
                <w:rFonts w:ascii="Calibri" w:hAnsi="Calibri"/>
                <w:sz w:val="16"/>
                <w:szCs w:val="16"/>
              </w:rPr>
            </w:pPr>
            <w:r w:rsidRPr="005F3A69">
              <w:rPr>
                <w:rFonts w:ascii="Calibri" w:hAnsi="Calibri"/>
                <w:sz w:val="16"/>
                <w:szCs w:val="16"/>
              </w:rPr>
              <w:t>&gt;&gt;</w:t>
            </w:r>
          </w:p>
        </w:tc>
        <w:tc>
          <w:tcPr>
            <w:tcW w:w="1440" w:type="dxa"/>
          </w:tcPr>
          <w:p w14:paraId="1FC6A3F8" w14:textId="77777777" w:rsidR="00896B27" w:rsidRPr="005F3A69" w:rsidRDefault="007C1661" w:rsidP="007C1661">
            <w:pPr>
              <w:rPr>
                <w:rFonts w:ascii="Calibri" w:hAnsi="Calibri"/>
                <w:sz w:val="16"/>
                <w:szCs w:val="16"/>
              </w:rPr>
            </w:pPr>
            <w:r w:rsidRPr="005F3A69">
              <w:rPr>
                <w:rFonts w:ascii="Calibri" w:hAnsi="Calibri"/>
                <w:sz w:val="16"/>
                <w:szCs w:val="16"/>
              </w:rPr>
              <w:t>&lt;&lt;</w:t>
            </w:r>
            <w:r w:rsidRPr="005F3A69">
              <w:rPr>
                <w:rFonts w:ascii="Calibri" w:hAnsi="Calibri"/>
                <w:b/>
                <w:sz w:val="16"/>
                <w:szCs w:val="16"/>
              </w:rPr>
              <w:t>if</w:t>
            </w:r>
            <w:r w:rsidRPr="005F3A69">
              <w:rPr>
                <w:rFonts w:ascii="Calibri" w:hAnsi="Calibri"/>
                <w:sz w:val="16"/>
                <w:szCs w:val="16"/>
              </w:rPr>
              <w:t xml:space="preserve"> </w:t>
            </w:r>
            <w:r w:rsidR="00896B27" w:rsidRPr="005F3A69">
              <w:rPr>
                <w:rFonts w:ascii="Calibri" w:hAnsi="Calibri"/>
                <w:sz w:val="16"/>
                <w:szCs w:val="16"/>
              </w:rPr>
              <w:t>H</w:t>
            </w:r>
            <w:r w:rsidRPr="005F3A69">
              <w:rPr>
                <w:rFonts w:ascii="Calibri" w:hAnsi="Calibri"/>
                <w:sz w:val="16"/>
                <w:szCs w:val="16"/>
              </w:rPr>
              <w:t xml:space="preserve">07=1, </w:t>
            </w:r>
          </w:p>
          <w:p w14:paraId="228D2D26" w14:textId="77777777" w:rsidR="007C1661" w:rsidRPr="005F3A69" w:rsidRDefault="007C1661" w:rsidP="007C1661">
            <w:pPr>
              <w:rPr>
                <w:rFonts w:ascii="Calibri" w:hAnsi="Calibri" w:cs="Calibri"/>
                <w:sz w:val="16"/>
                <w:szCs w:val="16"/>
              </w:rPr>
            </w:pPr>
            <w:r w:rsidRPr="005F3A69">
              <w:rPr>
                <w:rFonts w:ascii="Calibri" w:hAnsi="Calibri"/>
                <w:b/>
                <w:sz w:val="16"/>
                <w:szCs w:val="16"/>
              </w:rPr>
              <w:t>then</w:t>
            </w:r>
            <w:r w:rsidRPr="005F3A69">
              <w:rPr>
                <w:rFonts w:ascii="Calibri" w:hAnsi="Calibri"/>
                <w:sz w:val="16"/>
                <w:szCs w:val="16"/>
              </w:rPr>
              <w:t xml:space="preserve"> calculated value</w:t>
            </w:r>
            <w:proofErr w:type="gramStart"/>
            <w:r w:rsidRPr="005F3A69">
              <w:rPr>
                <w:rFonts w:ascii="Calibri" w:hAnsi="Calibri"/>
                <w:sz w:val="16"/>
                <w:szCs w:val="16"/>
              </w:rPr>
              <w:t>=(</w:t>
            </w:r>
            <w:proofErr w:type="gramEnd"/>
            <w:r w:rsidR="00896B27" w:rsidRPr="005F3A69">
              <w:rPr>
                <w:rFonts w:ascii="Calibri" w:hAnsi="Calibri"/>
                <w:sz w:val="16"/>
                <w:szCs w:val="16"/>
              </w:rPr>
              <w:t>H</w:t>
            </w:r>
            <w:r w:rsidRPr="005F3A69">
              <w:rPr>
                <w:rFonts w:ascii="Calibri" w:hAnsi="Calibri"/>
                <w:sz w:val="16"/>
                <w:szCs w:val="16"/>
              </w:rPr>
              <w:t xml:space="preserve">06 </w:t>
            </w:r>
            <w:r w:rsidRPr="005F3A69">
              <w:rPr>
                <w:rFonts w:ascii="Calibri" w:hAnsi="Calibri" w:cs="Calibri"/>
                <w:sz w:val="16"/>
                <w:szCs w:val="16"/>
              </w:rPr>
              <w:t>÷ 150) *144,</w:t>
            </w:r>
          </w:p>
          <w:p w14:paraId="1D09CC4B" w14:textId="77777777" w:rsidR="007C1661" w:rsidRPr="005F3A69" w:rsidRDefault="007C1661" w:rsidP="006D4C65">
            <w:pPr>
              <w:keepNext/>
              <w:rPr>
                <w:rFonts w:ascii="Calibri" w:hAnsi="Calibri"/>
                <w:sz w:val="16"/>
                <w:szCs w:val="16"/>
              </w:rPr>
            </w:pPr>
            <w:r w:rsidRPr="005F3A69">
              <w:rPr>
                <w:rFonts w:ascii="Calibri" w:hAnsi="Calibri" w:cs="Calibri"/>
                <w:b/>
                <w:sz w:val="16"/>
                <w:szCs w:val="16"/>
              </w:rPr>
              <w:t>else</w:t>
            </w:r>
            <w:r w:rsidRPr="005F3A69">
              <w:rPr>
                <w:rFonts w:ascii="Calibri" w:hAnsi="Calibri" w:cs="Calibri"/>
                <w:sz w:val="16"/>
                <w:szCs w:val="16"/>
              </w:rPr>
              <w:t xml:space="preserve"> display text</w:t>
            </w:r>
            <w:r w:rsidR="006D4C65" w:rsidRPr="005F3A69">
              <w:rPr>
                <w:rFonts w:ascii="Calibri" w:hAnsi="Calibri" w:cs="Calibri"/>
                <w:sz w:val="16"/>
                <w:szCs w:val="16"/>
              </w:rPr>
              <w:t xml:space="preserve"> value = </w:t>
            </w:r>
            <w:r w:rsidRPr="005F3A69">
              <w:rPr>
                <w:rFonts w:ascii="Calibri" w:hAnsi="Calibri" w:cs="Calibri"/>
                <w:sz w:val="16"/>
                <w:szCs w:val="16"/>
              </w:rPr>
              <w:t>"specified by system designer"</w:t>
            </w:r>
          </w:p>
        </w:tc>
        <w:tc>
          <w:tcPr>
            <w:tcW w:w="1260" w:type="dxa"/>
          </w:tcPr>
          <w:p w14:paraId="1BEF29A6" w14:textId="77777777" w:rsidR="007C1661" w:rsidRPr="005F3A69" w:rsidRDefault="007C1661" w:rsidP="007C1661">
            <w:pPr>
              <w:rPr>
                <w:rFonts w:ascii="Calibri" w:hAnsi="Calibri"/>
                <w:sz w:val="16"/>
                <w:szCs w:val="16"/>
              </w:rPr>
            </w:pPr>
            <w:r w:rsidRPr="005F3A69">
              <w:rPr>
                <w:rFonts w:ascii="Calibri" w:hAnsi="Calibri"/>
                <w:sz w:val="16"/>
                <w:szCs w:val="16"/>
              </w:rPr>
              <w:t xml:space="preserve">&lt;&lt;if value in </w:t>
            </w:r>
            <w:r w:rsidR="00896B27" w:rsidRPr="005F3A69">
              <w:rPr>
                <w:rFonts w:ascii="Calibri" w:hAnsi="Calibri"/>
                <w:sz w:val="16"/>
                <w:szCs w:val="16"/>
              </w:rPr>
              <w:t>H</w:t>
            </w:r>
            <w:r w:rsidRPr="005F3A69">
              <w:rPr>
                <w:rFonts w:ascii="Calibri" w:hAnsi="Calibri"/>
                <w:sz w:val="16"/>
                <w:szCs w:val="16"/>
              </w:rPr>
              <w:t>11=</w:t>
            </w:r>
            <w:r w:rsidRPr="005F3A69">
              <w:t xml:space="preserve"> "</w:t>
            </w:r>
            <w:r w:rsidRPr="005F3A69">
              <w:rPr>
                <w:rFonts w:ascii="Calibri" w:hAnsi="Calibri"/>
                <w:sz w:val="16"/>
                <w:szCs w:val="16"/>
              </w:rPr>
              <w:t>specified by system designer",</w:t>
            </w:r>
          </w:p>
          <w:p w14:paraId="411D74F6" w14:textId="77777777" w:rsidR="007C1661" w:rsidRPr="005F3A69" w:rsidRDefault="007C1661" w:rsidP="007C1661">
            <w:pPr>
              <w:rPr>
                <w:rFonts w:ascii="Calibri" w:hAnsi="Calibri"/>
                <w:sz w:val="16"/>
                <w:szCs w:val="16"/>
              </w:rPr>
            </w:pPr>
            <w:r w:rsidRPr="005F3A69">
              <w:rPr>
                <w:rFonts w:ascii="Calibri" w:hAnsi="Calibri"/>
                <w:sz w:val="16"/>
                <w:szCs w:val="16"/>
              </w:rPr>
              <w:t>then display text</w:t>
            </w:r>
            <w:r w:rsidR="006D4C65" w:rsidRPr="005F3A69">
              <w:rPr>
                <w:rFonts w:ascii="Calibri" w:hAnsi="Calibri"/>
                <w:sz w:val="16"/>
                <w:szCs w:val="16"/>
              </w:rPr>
              <w:t xml:space="preserve"> value =</w:t>
            </w:r>
            <w:r w:rsidRPr="005F3A69">
              <w:t xml:space="preserve"> "</w:t>
            </w:r>
            <w:r w:rsidRPr="005F3A69">
              <w:rPr>
                <w:rFonts w:ascii="Calibri" w:hAnsi="Calibri"/>
                <w:sz w:val="16"/>
                <w:szCs w:val="16"/>
              </w:rPr>
              <w:t>specified by system designer</w:t>
            </w:r>
            <w:proofErr w:type="gramStart"/>
            <w:r w:rsidRPr="005F3A69">
              <w:rPr>
                <w:rFonts w:ascii="Calibri" w:hAnsi="Calibri"/>
                <w:sz w:val="16"/>
                <w:szCs w:val="16"/>
              </w:rPr>
              <w:t>";</w:t>
            </w:r>
            <w:proofErr w:type="gramEnd"/>
          </w:p>
          <w:p w14:paraId="221CC8ED" w14:textId="77777777" w:rsidR="007C1661" w:rsidRPr="005F3A69" w:rsidRDefault="007C1661" w:rsidP="007C1661">
            <w:pPr>
              <w:rPr>
                <w:rFonts w:ascii="Calibri" w:hAnsi="Calibri"/>
                <w:sz w:val="16"/>
                <w:szCs w:val="16"/>
              </w:rPr>
            </w:pPr>
            <w:r w:rsidRPr="005F3A69">
              <w:rPr>
                <w:rFonts w:ascii="Calibri" w:hAnsi="Calibri"/>
                <w:sz w:val="16"/>
                <w:szCs w:val="16"/>
              </w:rPr>
              <w:t xml:space="preserve">elseif </w:t>
            </w:r>
            <w:r w:rsidR="00896B27" w:rsidRPr="005F3A69">
              <w:rPr>
                <w:rFonts w:ascii="Calibri" w:hAnsi="Calibri"/>
                <w:sz w:val="16"/>
                <w:szCs w:val="16"/>
              </w:rPr>
              <w:t>H</w:t>
            </w:r>
            <w:r w:rsidRPr="005F3A69">
              <w:rPr>
                <w:rFonts w:ascii="Calibri" w:hAnsi="Calibri"/>
                <w:sz w:val="16"/>
                <w:szCs w:val="16"/>
              </w:rPr>
              <w:t>10</w:t>
            </w:r>
            <w:r w:rsidRPr="005F3A69">
              <w:rPr>
                <w:rFonts w:ascii="Calibri" w:hAnsi="Calibri" w:cs="Calibri"/>
                <w:sz w:val="16"/>
                <w:szCs w:val="16"/>
              </w:rPr>
              <w:t>≥</w:t>
            </w:r>
            <w:r w:rsidR="00896B27" w:rsidRPr="005F3A69">
              <w:rPr>
                <w:rFonts w:ascii="Calibri" w:hAnsi="Calibri"/>
                <w:sz w:val="16"/>
                <w:szCs w:val="16"/>
              </w:rPr>
              <w:t>H</w:t>
            </w:r>
            <w:r w:rsidRPr="005F3A69">
              <w:rPr>
                <w:rFonts w:ascii="Calibri" w:hAnsi="Calibri"/>
                <w:sz w:val="16"/>
                <w:szCs w:val="16"/>
              </w:rPr>
              <w:t>11,</w:t>
            </w:r>
          </w:p>
          <w:p w14:paraId="4554F17B" w14:textId="77777777" w:rsidR="007C1661" w:rsidRPr="005F3A69" w:rsidRDefault="007C1661" w:rsidP="007C1661">
            <w:pPr>
              <w:rPr>
                <w:rFonts w:ascii="Calibri" w:hAnsi="Calibri"/>
                <w:sz w:val="16"/>
                <w:szCs w:val="16"/>
              </w:rPr>
            </w:pPr>
            <w:r w:rsidRPr="005F3A69">
              <w:rPr>
                <w:rFonts w:ascii="Calibri" w:hAnsi="Calibri"/>
                <w:sz w:val="16"/>
                <w:szCs w:val="16"/>
              </w:rPr>
              <w:t>then display text: "complies",</w:t>
            </w:r>
          </w:p>
          <w:p w14:paraId="66C0DD2A" w14:textId="77777777" w:rsidR="007C1661" w:rsidRPr="005F3A69" w:rsidRDefault="007C1661" w:rsidP="007C1661">
            <w:pPr>
              <w:keepNext/>
              <w:rPr>
                <w:rFonts w:ascii="Calibri" w:hAnsi="Calibri"/>
                <w:sz w:val="16"/>
                <w:szCs w:val="16"/>
              </w:rPr>
            </w:pPr>
            <w:r w:rsidRPr="005F3A69">
              <w:rPr>
                <w:rFonts w:ascii="Calibri" w:hAnsi="Calibri"/>
                <w:sz w:val="16"/>
                <w:szCs w:val="16"/>
              </w:rPr>
              <w:t xml:space="preserve">else display </w:t>
            </w:r>
            <w:proofErr w:type="spellStart"/>
            <w:r w:rsidRPr="005F3A69">
              <w:rPr>
                <w:rFonts w:ascii="Calibri" w:hAnsi="Calibri"/>
                <w:sz w:val="16"/>
                <w:szCs w:val="16"/>
              </w:rPr>
              <w:t>text:"does</w:t>
            </w:r>
            <w:proofErr w:type="spellEnd"/>
            <w:r w:rsidRPr="005F3A69">
              <w:rPr>
                <w:rFonts w:ascii="Calibri" w:hAnsi="Calibri"/>
                <w:sz w:val="16"/>
                <w:szCs w:val="16"/>
              </w:rPr>
              <w:t xml:space="preserve"> not comply"&gt;&gt;</w:t>
            </w:r>
          </w:p>
        </w:tc>
        <w:tc>
          <w:tcPr>
            <w:tcW w:w="1278" w:type="dxa"/>
            <w:shd w:val="clear" w:color="auto" w:fill="auto"/>
          </w:tcPr>
          <w:p w14:paraId="0FF17A2A" w14:textId="77777777" w:rsidR="00985DE5" w:rsidRPr="005F3A69" w:rsidRDefault="007C1661" w:rsidP="00985DE5">
            <w:pPr>
              <w:keepNext/>
              <w:rPr>
                <w:rFonts w:ascii="Calibri" w:hAnsi="Calibri"/>
                <w:sz w:val="16"/>
                <w:szCs w:val="16"/>
              </w:rPr>
            </w:pPr>
            <w:r w:rsidRPr="005F3A69">
              <w:rPr>
                <w:rFonts w:ascii="Calibri" w:hAnsi="Calibri"/>
                <w:sz w:val="16"/>
                <w:szCs w:val="16"/>
              </w:rPr>
              <w:t>&lt;&lt;</w:t>
            </w:r>
            <w:r w:rsidR="00985DE5" w:rsidRPr="005F3A69">
              <w:rPr>
                <w:rFonts w:ascii="Calibri" w:hAnsi="Calibri"/>
                <w:sz w:val="16"/>
                <w:szCs w:val="16"/>
              </w:rPr>
              <w:t xml:space="preserve">if value in </w:t>
            </w:r>
            <w:r w:rsidR="006D4C65" w:rsidRPr="005F3A69">
              <w:rPr>
                <w:rFonts w:ascii="Calibri" w:hAnsi="Calibri"/>
                <w:sz w:val="16"/>
                <w:szCs w:val="16"/>
              </w:rPr>
              <w:t>H</w:t>
            </w:r>
            <w:r w:rsidR="00985DE5" w:rsidRPr="005F3A69">
              <w:rPr>
                <w:rFonts w:ascii="Calibri" w:hAnsi="Calibri"/>
                <w:sz w:val="16"/>
                <w:szCs w:val="16"/>
              </w:rPr>
              <w:t>07=1,</w:t>
            </w:r>
          </w:p>
          <w:p w14:paraId="3DE851EF" w14:textId="77777777" w:rsidR="00985DE5" w:rsidRPr="005F3A69" w:rsidRDefault="00985DE5" w:rsidP="00985DE5">
            <w:pPr>
              <w:keepNext/>
              <w:rPr>
                <w:rFonts w:ascii="Calibri" w:hAnsi="Calibri"/>
                <w:sz w:val="16"/>
                <w:szCs w:val="16"/>
              </w:rPr>
            </w:pPr>
            <w:r w:rsidRPr="005F3A69">
              <w:rPr>
                <w:rFonts w:ascii="Calibri" w:hAnsi="Calibri"/>
                <w:sz w:val="16"/>
                <w:szCs w:val="16"/>
              </w:rPr>
              <w:t xml:space="preserve">then value = </w:t>
            </w:r>
            <w:proofErr w:type="gramStart"/>
            <w:r w:rsidRPr="005F3A69">
              <w:rPr>
                <w:rFonts w:ascii="Calibri" w:hAnsi="Calibri"/>
                <w:sz w:val="16"/>
                <w:szCs w:val="16"/>
              </w:rPr>
              <w:t>0.1;</w:t>
            </w:r>
            <w:proofErr w:type="gramEnd"/>
          </w:p>
          <w:p w14:paraId="149C0BE7" w14:textId="77777777" w:rsidR="007C1661" w:rsidRPr="005F3A69" w:rsidRDefault="00985DE5" w:rsidP="00985DE5">
            <w:pPr>
              <w:keepNext/>
              <w:rPr>
                <w:rFonts w:ascii="Calibri" w:hAnsi="Calibri"/>
                <w:sz w:val="16"/>
                <w:szCs w:val="16"/>
              </w:rPr>
            </w:pPr>
            <w:r w:rsidRPr="005F3A69">
              <w:rPr>
                <w:rFonts w:ascii="Calibri" w:hAnsi="Calibri"/>
                <w:sz w:val="16"/>
                <w:szCs w:val="16"/>
              </w:rPr>
              <w:t xml:space="preserve">else </w:t>
            </w:r>
            <w:proofErr w:type="gramStart"/>
            <w:r w:rsidR="007C1661" w:rsidRPr="005F3A69">
              <w:rPr>
                <w:rFonts w:ascii="Calibri" w:hAnsi="Calibri"/>
                <w:sz w:val="16"/>
                <w:szCs w:val="16"/>
              </w:rPr>
              <w:t>user</w:t>
            </w:r>
            <w:proofErr w:type="gramEnd"/>
            <w:r w:rsidR="007C1661" w:rsidRPr="005F3A69">
              <w:rPr>
                <w:rFonts w:ascii="Calibri" w:hAnsi="Calibri"/>
                <w:sz w:val="16"/>
                <w:szCs w:val="16"/>
              </w:rPr>
              <w:t xml:space="preserve"> enter value, numeric, </w:t>
            </w:r>
            <w:proofErr w:type="spellStart"/>
            <w:r w:rsidR="007C1661" w:rsidRPr="005F3A69">
              <w:rPr>
                <w:rFonts w:ascii="Calibri" w:hAnsi="Calibri"/>
                <w:sz w:val="16"/>
                <w:szCs w:val="16"/>
              </w:rPr>
              <w:t>x.xx</w:t>
            </w:r>
            <w:proofErr w:type="spellEnd"/>
            <w:r w:rsidR="007C1661" w:rsidRPr="005F3A69">
              <w:rPr>
                <w:rFonts w:ascii="Calibri" w:hAnsi="Calibri"/>
                <w:sz w:val="16"/>
                <w:szCs w:val="16"/>
              </w:rPr>
              <w:t>&gt;&gt;</w:t>
            </w:r>
          </w:p>
        </w:tc>
      </w:tr>
      <w:tr w:rsidR="00985DE5" w:rsidRPr="005F3A69" w14:paraId="62E04B50" w14:textId="77777777">
        <w:trPr>
          <w:cantSplit/>
          <w:trHeight w:val="467"/>
        </w:trPr>
        <w:tc>
          <w:tcPr>
            <w:tcW w:w="1063" w:type="dxa"/>
            <w:shd w:val="clear" w:color="auto" w:fill="auto"/>
          </w:tcPr>
          <w:p w14:paraId="1A82B285" w14:textId="77777777" w:rsidR="007C1661" w:rsidRPr="005F3A69" w:rsidRDefault="007C1661" w:rsidP="007C1661">
            <w:pPr>
              <w:keepNext/>
              <w:rPr>
                <w:rFonts w:ascii="Calibri" w:hAnsi="Calibri"/>
                <w:sz w:val="16"/>
                <w:szCs w:val="16"/>
              </w:rPr>
            </w:pPr>
          </w:p>
        </w:tc>
        <w:tc>
          <w:tcPr>
            <w:tcW w:w="1064" w:type="dxa"/>
            <w:shd w:val="clear" w:color="auto" w:fill="auto"/>
          </w:tcPr>
          <w:p w14:paraId="23075217" w14:textId="77777777" w:rsidR="007C1661" w:rsidRPr="005F3A69" w:rsidRDefault="007C1661" w:rsidP="007C1661">
            <w:pPr>
              <w:keepNext/>
              <w:rPr>
                <w:rFonts w:ascii="Calibri" w:hAnsi="Calibri"/>
                <w:sz w:val="16"/>
                <w:szCs w:val="16"/>
              </w:rPr>
            </w:pPr>
          </w:p>
        </w:tc>
        <w:tc>
          <w:tcPr>
            <w:tcW w:w="1064" w:type="dxa"/>
          </w:tcPr>
          <w:p w14:paraId="6AE4F18D" w14:textId="77777777" w:rsidR="007C1661" w:rsidRPr="005F3A69" w:rsidRDefault="007C1661" w:rsidP="007C1661">
            <w:pPr>
              <w:keepNext/>
              <w:rPr>
                <w:rFonts w:ascii="Calibri" w:hAnsi="Calibri"/>
                <w:sz w:val="16"/>
                <w:szCs w:val="16"/>
              </w:rPr>
            </w:pPr>
          </w:p>
        </w:tc>
        <w:tc>
          <w:tcPr>
            <w:tcW w:w="1064" w:type="dxa"/>
            <w:shd w:val="clear" w:color="auto" w:fill="auto"/>
          </w:tcPr>
          <w:p w14:paraId="6C13AD13" w14:textId="77777777" w:rsidR="007C1661" w:rsidRPr="005F3A69" w:rsidRDefault="007C1661" w:rsidP="007C1661">
            <w:pPr>
              <w:keepNext/>
              <w:rPr>
                <w:rFonts w:ascii="Calibri" w:hAnsi="Calibri"/>
                <w:sz w:val="16"/>
                <w:szCs w:val="16"/>
              </w:rPr>
            </w:pPr>
          </w:p>
        </w:tc>
        <w:tc>
          <w:tcPr>
            <w:tcW w:w="1064" w:type="dxa"/>
            <w:shd w:val="clear" w:color="auto" w:fill="auto"/>
          </w:tcPr>
          <w:p w14:paraId="49E39FAC" w14:textId="77777777" w:rsidR="007C1661" w:rsidRPr="005F3A69" w:rsidRDefault="007C1661" w:rsidP="007C1661">
            <w:pPr>
              <w:keepNext/>
              <w:rPr>
                <w:rFonts w:ascii="Calibri" w:hAnsi="Calibri"/>
                <w:sz w:val="16"/>
                <w:szCs w:val="16"/>
              </w:rPr>
            </w:pPr>
          </w:p>
        </w:tc>
        <w:tc>
          <w:tcPr>
            <w:tcW w:w="1063" w:type="dxa"/>
          </w:tcPr>
          <w:p w14:paraId="3C71675F" w14:textId="77777777" w:rsidR="007C1661" w:rsidRPr="005F3A69" w:rsidRDefault="007C1661" w:rsidP="007C1661">
            <w:pPr>
              <w:keepNext/>
              <w:rPr>
                <w:rFonts w:ascii="Calibri" w:hAnsi="Calibri"/>
                <w:sz w:val="16"/>
                <w:szCs w:val="16"/>
              </w:rPr>
            </w:pPr>
          </w:p>
        </w:tc>
        <w:tc>
          <w:tcPr>
            <w:tcW w:w="1064" w:type="dxa"/>
            <w:shd w:val="clear" w:color="auto" w:fill="auto"/>
          </w:tcPr>
          <w:p w14:paraId="659771D7" w14:textId="77777777" w:rsidR="007C1661" w:rsidRPr="005F3A69" w:rsidRDefault="007C1661" w:rsidP="007C1661">
            <w:pPr>
              <w:keepNext/>
              <w:rPr>
                <w:rFonts w:ascii="Calibri" w:hAnsi="Calibri"/>
                <w:sz w:val="16"/>
                <w:szCs w:val="16"/>
              </w:rPr>
            </w:pPr>
          </w:p>
        </w:tc>
        <w:tc>
          <w:tcPr>
            <w:tcW w:w="1064" w:type="dxa"/>
            <w:shd w:val="clear" w:color="auto" w:fill="auto"/>
          </w:tcPr>
          <w:p w14:paraId="7DF72622" w14:textId="77777777" w:rsidR="007C1661" w:rsidRPr="005F3A69" w:rsidRDefault="007C1661" w:rsidP="007C1661">
            <w:pPr>
              <w:keepNext/>
              <w:rPr>
                <w:rFonts w:ascii="Calibri" w:hAnsi="Calibri"/>
                <w:sz w:val="16"/>
                <w:szCs w:val="16"/>
              </w:rPr>
            </w:pPr>
          </w:p>
        </w:tc>
        <w:tc>
          <w:tcPr>
            <w:tcW w:w="1064" w:type="dxa"/>
          </w:tcPr>
          <w:p w14:paraId="0D7EEF2D" w14:textId="77777777" w:rsidR="007C1661" w:rsidRPr="005F3A69" w:rsidRDefault="007C1661" w:rsidP="007C1661">
            <w:pPr>
              <w:keepNext/>
              <w:rPr>
                <w:rFonts w:ascii="Calibri" w:hAnsi="Calibri"/>
                <w:sz w:val="16"/>
                <w:szCs w:val="16"/>
              </w:rPr>
            </w:pPr>
          </w:p>
        </w:tc>
        <w:tc>
          <w:tcPr>
            <w:tcW w:w="1064" w:type="dxa"/>
          </w:tcPr>
          <w:p w14:paraId="59AA3889" w14:textId="77777777" w:rsidR="007C1661" w:rsidRPr="005F3A69" w:rsidRDefault="007C1661" w:rsidP="007C1661">
            <w:pPr>
              <w:keepNext/>
              <w:rPr>
                <w:rFonts w:ascii="Calibri" w:hAnsi="Calibri"/>
                <w:sz w:val="16"/>
                <w:szCs w:val="16"/>
              </w:rPr>
            </w:pPr>
          </w:p>
        </w:tc>
        <w:tc>
          <w:tcPr>
            <w:tcW w:w="1440" w:type="dxa"/>
          </w:tcPr>
          <w:p w14:paraId="7247B988" w14:textId="77777777" w:rsidR="007C1661" w:rsidRPr="005F3A69" w:rsidRDefault="007C1661" w:rsidP="007C1661">
            <w:pPr>
              <w:keepNext/>
              <w:rPr>
                <w:rFonts w:ascii="Calibri" w:hAnsi="Calibri"/>
                <w:sz w:val="16"/>
                <w:szCs w:val="16"/>
              </w:rPr>
            </w:pPr>
          </w:p>
        </w:tc>
        <w:tc>
          <w:tcPr>
            <w:tcW w:w="1260" w:type="dxa"/>
          </w:tcPr>
          <w:p w14:paraId="44A58779" w14:textId="77777777" w:rsidR="007C1661" w:rsidRPr="005F3A69" w:rsidRDefault="007C1661" w:rsidP="007C1661">
            <w:pPr>
              <w:keepNext/>
              <w:rPr>
                <w:rFonts w:ascii="Calibri" w:hAnsi="Calibri"/>
                <w:sz w:val="16"/>
                <w:szCs w:val="16"/>
              </w:rPr>
            </w:pPr>
          </w:p>
        </w:tc>
        <w:tc>
          <w:tcPr>
            <w:tcW w:w="1278" w:type="dxa"/>
            <w:shd w:val="clear" w:color="auto" w:fill="auto"/>
          </w:tcPr>
          <w:p w14:paraId="1D4B0A8B" w14:textId="77777777" w:rsidR="007C1661" w:rsidRPr="005F3A69" w:rsidRDefault="007C1661" w:rsidP="007C1661">
            <w:pPr>
              <w:keepNext/>
              <w:rPr>
                <w:rFonts w:ascii="Calibri" w:hAnsi="Calibri"/>
                <w:sz w:val="16"/>
                <w:szCs w:val="16"/>
              </w:rPr>
            </w:pPr>
          </w:p>
        </w:tc>
      </w:tr>
      <w:tr w:rsidR="007C1661" w:rsidRPr="005F3A69" w14:paraId="54FF67B9" w14:textId="77777777">
        <w:trPr>
          <w:cantSplit/>
        </w:trPr>
        <w:tc>
          <w:tcPr>
            <w:tcW w:w="14616" w:type="dxa"/>
            <w:gridSpan w:val="13"/>
          </w:tcPr>
          <w:p w14:paraId="51B62D94" w14:textId="77777777" w:rsidR="007C1661" w:rsidRPr="005F3A69" w:rsidRDefault="007C1661" w:rsidP="007C1661">
            <w:pPr>
              <w:keepNext/>
              <w:rPr>
                <w:rFonts w:ascii="Calibri" w:hAnsi="Calibri"/>
                <w:sz w:val="18"/>
                <w:szCs w:val="18"/>
              </w:rPr>
            </w:pPr>
            <w:r w:rsidRPr="005F3A69">
              <w:rPr>
                <w:rFonts w:ascii="Calibri" w:hAnsi="Calibri"/>
                <w:sz w:val="18"/>
                <w:szCs w:val="18"/>
              </w:rPr>
              <w:t>Notes:</w:t>
            </w:r>
          </w:p>
        </w:tc>
      </w:tr>
    </w:tbl>
    <w:p w14:paraId="653AFFB1" w14:textId="77777777" w:rsidR="000F413D" w:rsidRPr="005F3A69" w:rsidRDefault="000F413D"/>
    <w:tbl>
      <w:tblPr>
        <w:tblW w:w="5025"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50"/>
        <w:gridCol w:w="6"/>
        <w:gridCol w:w="14214"/>
        <w:gridCol w:w="19"/>
      </w:tblGrid>
      <w:tr w:rsidR="000F413D" w:rsidRPr="005F3A69" w14:paraId="7B070C9C" w14:textId="77777777" w:rsidTr="00A72FC1">
        <w:trPr>
          <w:cantSplit/>
        </w:trPr>
        <w:tc>
          <w:tcPr>
            <w:tcW w:w="14689" w:type="dxa"/>
            <w:gridSpan w:val="4"/>
            <w:shd w:val="clear" w:color="auto" w:fill="auto"/>
          </w:tcPr>
          <w:p w14:paraId="23702130" w14:textId="77777777" w:rsidR="000F413D" w:rsidRPr="005F3A69" w:rsidRDefault="00AD1D84" w:rsidP="003A3D89">
            <w:pPr>
              <w:keepNext/>
              <w:rPr>
                <w:rFonts w:ascii="Calibri" w:hAnsi="Calibri"/>
                <w:b/>
                <w:sz w:val="18"/>
                <w:szCs w:val="18"/>
              </w:rPr>
            </w:pPr>
            <w:r w:rsidRPr="005F3A69">
              <w:rPr>
                <w:rFonts w:ascii="Calibri" w:hAnsi="Calibri"/>
                <w:b/>
                <w:sz w:val="18"/>
                <w:szCs w:val="18"/>
              </w:rPr>
              <w:lastRenderedPageBreak/>
              <w:t>I</w:t>
            </w:r>
            <w:r w:rsidR="000F413D" w:rsidRPr="005F3A69">
              <w:rPr>
                <w:rFonts w:ascii="Calibri" w:hAnsi="Calibri"/>
                <w:b/>
                <w:sz w:val="18"/>
                <w:szCs w:val="18"/>
              </w:rPr>
              <w:t xml:space="preserve">. Air Filter Device Requirements  </w:t>
            </w:r>
          </w:p>
          <w:p w14:paraId="1FB5F9E5" w14:textId="77777777" w:rsidR="00E81E88" w:rsidRPr="005F3A69" w:rsidRDefault="00E81E88" w:rsidP="003A3D89">
            <w:pPr>
              <w:keepNext/>
              <w:rPr>
                <w:rFonts w:ascii="Calibri" w:hAnsi="Calibri"/>
                <w:sz w:val="18"/>
                <w:szCs w:val="18"/>
              </w:rPr>
            </w:pPr>
            <w:r w:rsidRPr="005F3A69">
              <w:rPr>
                <w:rFonts w:ascii="Calibri" w:hAnsi="Calibri"/>
                <w:sz w:val="18"/>
                <w:szCs w:val="18"/>
              </w:rPr>
              <w:t>&lt;&lt;if section H does not apply, then display the section does not apply message; elseif Section H applies, then display section I.</w:t>
            </w:r>
          </w:p>
          <w:p w14:paraId="2340764C" w14:textId="2CFED29E" w:rsidR="00DD0C9F" w:rsidRPr="005F3A69" w:rsidRDefault="00F44A99" w:rsidP="00985DE5">
            <w:pPr>
              <w:keepNext/>
              <w:rPr>
                <w:rFonts w:ascii="Calibri" w:hAnsi="Calibri"/>
                <w:sz w:val="18"/>
                <w:szCs w:val="18"/>
              </w:rPr>
            </w:pPr>
            <w:r w:rsidRPr="005F3A69">
              <w:rPr>
                <w:rFonts w:ascii="Calibri" w:hAnsi="Calibri"/>
                <w:sz w:val="18"/>
                <w:szCs w:val="18"/>
              </w:rPr>
              <w:t>Mandatory Air Filter Device Requirements can be found in Section 150.0(m)12A-E.  Some mandatory requirements may apply in addition to those listed below.</w:t>
            </w:r>
          </w:p>
        </w:tc>
      </w:tr>
      <w:tr w:rsidR="000F413D" w:rsidRPr="005F3A69" w14:paraId="418594B3" w14:textId="77777777" w:rsidTr="00A72FC1">
        <w:trPr>
          <w:cantSplit/>
        </w:trPr>
        <w:tc>
          <w:tcPr>
            <w:tcW w:w="456" w:type="dxa"/>
            <w:gridSpan w:val="2"/>
            <w:shd w:val="clear" w:color="auto" w:fill="auto"/>
            <w:vAlign w:val="center"/>
          </w:tcPr>
          <w:p w14:paraId="587BB60E" w14:textId="77777777" w:rsidR="000F413D" w:rsidRPr="005F3A69" w:rsidRDefault="000F413D" w:rsidP="003A3D89">
            <w:pPr>
              <w:keepNext/>
              <w:jc w:val="center"/>
              <w:rPr>
                <w:rFonts w:ascii="Calibri" w:hAnsi="Calibri"/>
                <w:sz w:val="18"/>
                <w:szCs w:val="18"/>
              </w:rPr>
            </w:pPr>
            <w:r w:rsidRPr="005F3A69">
              <w:rPr>
                <w:rFonts w:ascii="Calibri" w:hAnsi="Calibri"/>
                <w:sz w:val="18"/>
                <w:szCs w:val="18"/>
              </w:rPr>
              <w:t>01</w:t>
            </w:r>
          </w:p>
        </w:tc>
        <w:tc>
          <w:tcPr>
            <w:tcW w:w="14233" w:type="dxa"/>
            <w:gridSpan w:val="2"/>
            <w:shd w:val="clear" w:color="auto" w:fill="auto"/>
          </w:tcPr>
          <w:p w14:paraId="1D041AD1" w14:textId="6B2075C8" w:rsidR="000F413D" w:rsidRPr="005F3A69" w:rsidRDefault="00E47E74" w:rsidP="00DD1539">
            <w:pPr>
              <w:spacing w:after="60"/>
              <w:rPr>
                <w:rFonts w:ascii="Calibri" w:hAnsi="Calibri"/>
                <w:sz w:val="18"/>
                <w:szCs w:val="18"/>
              </w:rPr>
            </w:pPr>
            <w:r w:rsidRPr="005F3A69">
              <w:rPr>
                <w:rFonts w:ascii="Calibri" w:hAnsi="Calibri"/>
                <w:sz w:val="18"/>
                <w:szCs w:val="18"/>
              </w:rPr>
              <w:t>A</w:t>
            </w:r>
            <w:r w:rsidR="000F413D" w:rsidRPr="005F3A69">
              <w:rPr>
                <w:rFonts w:ascii="Calibri" w:hAnsi="Calibri"/>
                <w:sz w:val="18"/>
                <w:szCs w:val="18"/>
              </w:rPr>
              <w:t xml:space="preserve">ll recirculated air and all outdoor air </w:t>
            </w:r>
            <w:r w:rsidRPr="005F3A69">
              <w:rPr>
                <w:rFonts w:ascii="Calibri" w:hAnsi="Calibri"/>
                <w:sz w:val="18"/>
                <w:szCs w:val="18"/>
              </w:rPr>
              <w:t xml:space="preserve">(including make up air) </w:t>
            </w:r>
            <w:r w:rsidR="000F413D" w:rsidRPr="005F3A69">
              <w:rPr>
                <w:rFonts w:ascii="Calibri" w:hAnsi="Calibri"/>
                <w:sz w:val="18"/>
                <w:szCs w:val="18"/>
              </w:rPr>
              <w:t xml:space="preserve">supplied to the occupiable space </w:t>
            </w:r>
            <w:r w:rsidRPr="005F3A69">
              <w:rPr>
                <w:rFonts w:ascii="Calibri" w:hAnsi="Calibri"/>
                <w:sz w:val="18"/>
                <w:szCs w:val="18"/>
              </w:rPr>
              <w:t xml:space="preserve">shall be </w:t>
            </w:r>
            <w:r w:rsidR="000F413D" w:rsidRPr="005F3A69">
              <w:rPr>
                <w:rFonts w:ascii="Calibri" w:hAnsi="Calibri"/>
                <w:sz w:val="18"/>
                <w:szCs w:val="18"/>
              </w:rPr>
              <w:t>filtered before passing through the system's thermal conditioning components.</w:t>
            </w:r>
          </w:p>
        </w:tc>
      </w:tr>
      <w:tr w:rsidR="000F413D" w:rsidRPr="005F3A69" w14:paraId="2A8487E5" w14:textId="77777777" w:rsidTr="00A72FC1">
        <w:trPr>
          <w:cantSplit/>
        </w:trPr>
        <w:tc>
          <w:tcPr>
            <w:tcW w:w="456" w:type="dxa"/>
            <w:gridSpan w:val="2"/>
            <w:shd w:val="clear" w:color="auto" w:fill="auto"/>
            <w:vAlign w:val="center"/>
          </w:tcPr>
          <w:p w14:paraId="3CA66986" w14:textId="77777777" w:rsidR="000F413D" w:rsidRPr="005F3A69" w:rsidRDefault="000F413D" w:rsidP="003A3D89">
            <w:pPr>
              <w:keepNext/>
              <w:jc w:val="center"/>
              <w:rPr>
                <w:rFonts w:ascii="Calibri" w:hAnsi="Calibri"/>
                <w:sz w:val="18"/>
                <w:szCs w:val="18"/>
              </w:rPr>
            </w:pPr>
            <w:r w:rsidRPr="005F3A69">
              <w:rPr>
                <w:rFonts w:ascii="Calibri" w:hAnsi="Calibri"/>
                <w:sz w:val="18"/>
                <w:szCs w:val="18"/>
              </w:rPr>
              <w:t>02</w:t>
            </w:r>
          </w:p>
        </w:tc>
        <w:tc>
          <w:tcPr>
            <w:tcW w:w="14233" w:type="dxa"/>
            <w:gridSpan w:val="2"/>
            <w:shd w:val="clear" w:color="auto" w:fill="auto"/>
          </w:tcPr>
          <w:p w14:paraId="572B12FE" w14:textId="216FDA36" w:rsidR="000F413D" w:rsidRPr="005F3A69" w:rsidRDefault="000F413D" w:rsidP="00E91B1E">
            <w:pPr>
              <w:spacing w:after="60"/>
              <w:rPr>
                <w:rFonts w:ascii="Calibri" w:hAnsi="Calibri"/>
                <w:sz w:val="18"/>
                <w:szCs w:val="18"/>
              </w:rPr>
            </w:pPr>
            <w:r w:rsidRPr="005F3A69">
              <w:rPr>
                <w:rFonts w:ascii="Calibri" w:hAnsi="Calibri"/>
                <w:sz w:val="18"/>
                <w:szCs w:val="18"/>
              </w:rPr>
              <w:t xml:space="preserve">The </w:t>
            </w:r>
            <w:r w:rsidR="00E47E74" w:rsidRPr="005F3A69">
              <w:rPr>
                <w:rFonts w:ascii="Calibri" w:hAnsi="Calibri"/>
                <w:sz w:val="18"/>
                <w:szCs w:val="18"/>
              </w:rPr>
              <w:t xml:space="preserve">space conditioning </w:t>
            </w:r>
            <w:r w:rsidRPr="005F3A69">
              <w:rPr>
                <w:rFonts w:ascii="Calibri" w:hAnsi="Calibri"/>
                <w:sz w:val="18"/>
                <w:szCs w:val="18"/>
              </w:rPr>
              <w:t>system shall be designed to accommodate the clean-filter pressure drop imposed by the system air filter device(s). The design airflow rate and maximum allowable clean-filter pressure drop at the design airflow rate applicable to each air filter shall be determined</w:t>
            </w:r>
            <w:r w:rsidR="00E91B1E" w:rsidRPr="005F3A69">
              <w:t xml:space="preserve"> </w:t>
            </w:r>
            <w:r w:rsidR="00E91B1E" w:rsidRPr="005F3A69">
              <w:rPr>
                <w:rFonts w:ascii="Calibri" w:hAnsi="Calibri"/>
                <w:sz w:val="18"/>
                <w:szCs w:val="18"/>
              </w:rPr>
              <w:t xml:space="preserve">by the system designer. The system installer shall affix a sticker/label to each </w:t>
            </w:r>
            <w:r w:rsidRPr="005F3A69">
              <w:rPr>
                <w:rFonts w:ascii="Calibri" w:hAnsi="Calibri"/>
                <w:sz w:val="18"/>
                <w:szCs w:val="18"/>
              </w:rPr>
              <w:t xml:space="preserve">system air filter </w:t>
            </w:r>
            <w:r w:rsidR="00E91B1E" w:rsidRPr="005F3A69">
              <w:rPr>
                <w:rFonts w:ascii="Calibri" w:hAnsi="Calibri"/>
                <w:sz w:val="18"/>
                <w:szCs w:val="18"/>
              </w:rPr>
              <w:t xml:space="preserve">grille/rack </w:t>
            </w:r>
            <w:r w:rsidRPr="005F3A69">
              <w:rPr>
                <w:rFonts w:ascii="Calibri" w:hAnsi="Calibri"/>
                <w:sz w:val="18"/>
                <w:szCs w:val="18"/>
              </w:rPr>
              <w:t xml:space="preserve">location </w:t>
            </w:r>
            <w:r w:rsidR="00E91B1E" w:rsidRPr="005F3A69">
              <w:rPr>
                <w:rFonts w:ascii="Calibri" w:hAnsi="Calibri"/>
                <w:sz w:val="18"/>
                <w:szCs w:val="18"/>
              </w:rPr>
              <w:t xml:space="preserve">that </w:t>
            </w:r>
            <w:r w:rsidRPr="005F3A69">
              <w:rPr>
                <w:rFonts w:ascii="Calibri" w:hAnsi="Calibri"/>
                <w:sz w:val="18"/>
                <w:szCs w:val="18"/>
              </w:rPr>
              <w:t>disclose</w:t>
            </w:r>
            <w:r w:rsidR="00E91B1E" w:rsidRPr="005F3A69">
              <w:rPr>
                <w:rFonts w:ascii="Calibri" w:hAnsi="Calibri"/>
                <w:sz w:val="18"/>
                <w:szCs w:val="18"/>
              </w:rPr>
              <w:t>s</w:t>
            </w:r>
            <w:r w:rsidRPr="005F3A69">
              <w:rPr>
                <w:rFonts w:ascii="Calibri" w:hAnsi="Calibri"/>
                <w:sz w:val="18"/>
                <w:szCs w:val="18"/>
              </w:rPr>
              <w:t xml:space="preserve"> the </w:t>
            </w:r>
            <w:r w:rsidR="00E91B1E" w:rsidRPr="005F3A69">
              <w:rPr>
                <w:rFonts w:ascii="Calibri" w:hAnsi="Calibri"/>
                <w:sz w:val="18"/>
                <w:szCs w:val="18"/>
              </w:rPr>
              <w:t xml:space="preserve">filter's </w:t>
            </w:r>
            <w:r w:rsidRPr="005F3A69">
              <w:rPr>
                <w:rFonts w:ascii="Calibri" w:hAnsi="Calibri"/>
                <w:sz w:val="18"/>
                <w:szCs w:val="18"/>
              </w:rPr>
              <w:t xml:space="preserve">design airflow rate and the </w:t>
            </w:r>
            <w:r w:rsidR="00E91B1E" w:rsidRPr="005F3A69">
              <w:rPr>
                <w:rFonts w:ascii="Calibri" w:hAnsi="Calibri"/>
                <w:sz w:val="18"/>
                <w:szCs w:val="18"/>
              </w:rPr>
              <w:t xml:space="preserve">filter's </w:t>
            </w:r>
            <w:r w:rsidRPr="005F3A69">
              <w:rPr>
                <w:rFonts w:ascii="Calibri" w:hAnsi="Calibri"/>
                <w:sz w:val="18"/>
                <w:szCs w:val="18"/>
              </w:rPr>
              <w:t>maximum allowable clean-filter pressure drop</w:t>
            </w:r>
            <w:r w:rsidR="00E91B1E" w:rsidRPr="005F3A69">
              <w:t xml:space="preserve"> </w:t>
            </w:r>
            <w:r w:rsidR="00E91B1E" w:rsidRPr="005F3A69">
              <w:rPr>
                <w:rFonts w:ascii="Calibri" w:hAnsi="Calibri"/>
                <w:sz w:val="18"/>
                <w:szCs w:val="18"/>
              </w:rPr>
              <w:t>at the design airflow rate</w:t>
            </w:r>
            <w:r w:rsidRPr="005F3A69">
              <w:rPr>
                <w:rFonts w:ascii="Calibri" w:hAnsi="Calibri"/>
                <w:sz w:val="18"/>
                <w:szCs w:val="18"/>
              </w:rPr>
              <w:t xml:space="preserve">.  The </w:t>
            </w:r>
            <w:r w:rsidR="00E91B1E" w:rsidRPr="005F3A69">
              <w:rPr>
                <w:rFonts w:ascii="Calibri" w:hAnsi="Calibri"/>
                <w:sz w:val="18"/>
                <w:szCs w:val="18"/>
              </w:rPr>
              <w:t>sticker/</w:t>
            </w:r>
            <w:r w:rsidRPr="005F3A69">
              <w:rPr>
                <w:rFonts w:ascii="Calibri" w:hAnsi="Calibri"/>
                <w:sz w:val="18"/>
                <w:szCs w:val="18"/>
              </w:rPr>
              <w:t xml:space="preserve">label shall be permanently affixed to the air filter </w:t>
            </w:r>
            <w:r w:rsidR="00E91B1E" w:rsidRPr="005F3A69">
              <w:rPr>
                <w:rFonts w:ascii="Calibri" w:hAnsi="Calibri"/>
                <w:sz w:val="18"/>
                <w:szCs w:val="18"/>
              </w:rPr>
              <w:t>grille/rack</w:t>
            </w:r>
            <w:r w:rsidRPr="005F3A69">
              <w:rPr>
                <w:rFonts w:ascii="Calibri" w:hAnsi="Calibri"/>
                <w:sz w:val="18"/>
                <w:szCs w:val="18"/>
              </w:rPr>
              <w:t>, readily legible, and visible to a person replacing the air filter</w:t>
            </w:r>
            <w:r w:rsidR="00E91B1E" w:rsidRPr="005F3A69">
              <w:rPr>
                <w:rFonts w:ascii="Calibri" w:hAnsi="Calibri"/>
                <w:sz w:val="18"/>
                <w:szCs w:val="18"/>
              </w:rPr>
              <w:t>.</w:t>
            </w:r>
          </w:p>
        </w:tc>
      </w:tr>
      <w:tr w:rsidR="000F413D" w:rsidRPr="005F3A69" w14:paraId="1C13DDB3" w14:textId="77777777" w:rsidTr="00A72FC1">
        <w:trPr>
          <w:cantSplit/>
        </w:trPr>
        <w:tc>
          <w:tcPr>
            <w:tcW w:w="456" w:type="dxa"/>
            <w:gridSpan w:val="2"/>
            <w:shd w:val="clear" w:color="auto" w:fill="auto"/>
            <w:vAlign w:val="center"/>
          </w:tcPr>
          <w:p w14:paraId="395E2C11" w14:textId="77777777" w:rsidR="000F413D" w:rsidRPr="005F3A69" w:rsidRDefault="000F413D" w:rsidP="00516471">
            <w:pPr>
              <w:keepNext/>
              <w:jc w:val="center"/>
              <w:rPr>
                <w:rFonts w:ascii="Calibri" w:hAnsi="Calibri"/>
                <w:sz w:val="18"/>
                <w:szCs w:val="18"/>
              </w:rPr>
            </w:pPr>
            <w:r w:rsidRPr="005F3A69">
              <w:rPr>
                <w:rFonts w:ascii="Calibri" w:hAnsi="Calibri"/>
                <w:sz w:val="18"/>
                <w:szCs w:val="18"/>
              </w:rPr>
              <w:t>03</w:t>
            </w:r>
          </w:p>
        </w:tc>
        <w:tc>
          <w:tcPr>
            <w:tcW w:w="14233" w:type="dxa"/>
            <w:gridSpan w:val="2"/>
            <w:shd w:val="clear" w:color="auto" w:fill="auto"/>
          </w:tcPr>
          <w:p w14:paraId="6CCD53C7" w14:textId="77777777" w:rsidR="000F413D" w:rsidRPr="005F3A69" w:rsidRDefault="000F413D" w:rsidP="00516471">
            <w:pPr>
              <w:spacing w:after="60"/>
              <w:rPr>
                <w:rFonts w:ascii="Calibri" w:hAnsi="Calibri"/>
                <w:sz w:val="18"/>
                <w:szCs w:val="18"/>
              </w:rPr>
            </w:pPr>
            <w:r w:rsidRPr="005F3A69">
              <w:rPr>
                <w:rFonts w:ascii="Calibri" w:hAnsi="Calibri"/>
                <w:sz w:val="18"/>
                <w:szCs w:val="18"/>
              </w:rPr>
              <w:t>All system air filter devices shall be located and installed in such a manner as to allow access and regular service by the system owner.</w:t>
            </w:r>
          </w:p>
        </w:tc>
      </w:tr>
      <w:tr w:rsidR="000F413D" w:rsidRPr="005F3A69" w14:paraId="4D9117DB" w14:textId="77777777" w:rsidTr="00A72FC1">
        <w:trPr>
          <w:cantSplit/>
        </w:trPr>
        <w:tc>
          <w:tcPr>
            <w:tcW w:w="456" w:type="dxa"/>
            <w:gridSpan w:val="2"/>
            <w:shd w:val="clear" w:color="auto" w:fill="auto"/>
            <w:vAlign w:val="center"/>
          </w:tcPr>
          <w:p w14:paraId="412CDECA" w14:textId="77777777" w:rsidR="000F413D" w:rsidRPr="005F3A69" w:rsidRDefault="000F413D" w:rsidP="00516471">
            <w:pPr>
              <w:keepNext/>
              <w:jc w:val="center"/>
              <w:rPr>
                <w:rFonts w:ascii="Calibri" w:hAnsi="Calibri"/>
                <w:sz w:val="18"/>
                <w:szCs w:val="18"/>
              </w:rPr>
            </w:pPr>
            <w:r w:rsidRPr="005F3A69">
              <w:rPr>
                <w:rFonts w:ascii="Calibri" w:hAnsi="Calibri"/>
                <w:sz w:val="18"/>
                <w:szCs w:val="18"/>
              </w:rPr>
              <w:t>04</w:t>
            </w:r>
          </w:p>
        </w:tc>
        <w:tc>
          <w:tcPr>
            <w:tcW w:w="14233" w:type="dxa"/>
            <w:gridSpan w:val="2"/>
            <w:shd w:val="clear" w:color="auto" w:fill="auto"/>
          </w:tcPr>
          <w:p w14:paraId="716BBF26" w14:textId="77777777" w:rsidR="00D403BD" w:rsidRPr="005F3A69" w:rsidRDefault="000F413D" w:rsidP="00BE25AC">
            <w:pPr>
              <w:spacing w:after="60"/>
              <w:rPr>
                <w:rFonts w:ascii="Calibri" w:hAnsi="Calibri"/>
                <w:sz w:val="18"/>
                <w:szCs w:val="18"/>
              </w:rPr>
            </w:pPr>
            <w:r w:rsidRPr="005F3A69">
              <w:rPr>
                <w:rFonts w:ascii="Calibri" w:hAnsi="Calibri"/>
                <w:sz w:val="18"/>
                <w:szCs w:val="18"/>
              </w:rPr>
              <w:t>The system shall be provided with air filter</w:t>
            </w:r>
            <w:r w:rsidR="00BE25AC" w:rsidRPr="005F3A69">
              <w:rPr>
                <w:rFonts w:ascii="Calibri" w:hAnsi="Calibri"/>
                <w:sz w:val="18"/>
                <w:szCs w:val="18"/>
              </w:rPr>
              <w:t>s</w:t>
            </w:r>
            <w:r w:rsidRPr="005F3A69">
              <w:rPr>
                <w:rFonts w:ascii="Calibri" w:hAnsi="Calibri"/>
                <w:sz w:val="18"/>
                <w:szCs w:val="18"/>
              </w:rPr>
              <w:t xml:space="preserve"> having a designated efficiency equal to or greater than MERV </w:t>
            </w:r>
            <w:r w:rsidR="005532C9" w:rsidRPr="005F3A69">
              <w:rPr>
                <w:rFonts w:ascii="Calibri" w:hAnsi="Calibri"/>
                <w:sz w:val="18"/>
                <w:szCs w:val="18"/>
              </w:rPr>
              <w:t xml:space="preserve">13 </w:t>
            </w:r>
            <w:r w:rsidRPr="005F3A69">
              <w:rPr>
                <w:rFonts w:ascii="Calibri" w:hAnsi="Calibri"/>
                <w:sz w:val="18"/>
                <w:szCs w:val="18"/>
              </w:rPr>
              <w:t>when tested in accordance with ASHRAE Standard 52.2, or a particle size efficiency rating equal to or greater than 50</w:t>
            </w:r>
            <w:r w:rsidR="00E91B1E" w:rsidRPr="005F3A69">
              <w:rPr>
                <w:rFonts w:ascii="Calibri" w:hAnsi="Calibri"/>
                <w:sz w:val="18"/>
                <w:szCs w:val="18"/>
              </w:rPr>
              <w:t xml:space="preserve"> percent</w:t>
            </w:r>
            <w:r w:rsidRPr="005F3A69">
              <w:rPr>
                <w:rFonts w:ascii="Calibri" w:hAnsi="Calibri"/>
                <w:sz w:val="18"/>
                <w:szCs w:val="18"/>
              </w:rPr>
              <w:t xml:space="preserve"> in the </w:t>
            </w:r>
            <w:r w:rsidR="00E91B1E" w:rsidRPr="005F3A69">
              <w:rPr>
                <w:rFonts w:ascii="Calibri" w:hAnsi="Calibri"/>
                <w:sz w:val="18"/>
                <w:szCs w:val="18"/>
              </w:rPr>
              <w:t>0.30-1.0</w:t>
            </w:r>
            <w:r w:rsidRPr="005F3A69">
              <w:rPr>
                <w:rFonts w:ascii="Calibri" w:hAnsi="Calibri"/>
                <w:sz w:val="18"/>
                <w:szCs w:val="18"/>
              </w:rPr>
              <w:t xml:space="preserve"> </w:t>
            </w:r>
            <w:proofErr w:type="spellStart"/>
            <w:r w:rsidR="00714715" w:rsidRPr="005F3A69">
              <w:rPr>
                <w:rFonts w:ascii="Calibri" w:hAnsi="Calibri"/>
                <w:sz w:val="18"/>
                <w:szCs w:val="18"/>
              </w:rPr>
              <w:t>μm</w:t>
            </w:r>
            <w:proofErr w:type="spellEnd"/>
            <w:r w:rsidR="00714715" w:rsidRPr="005F3A69" w:rsidDel="00714715">
              <w:rPr>
                <w:rFonts w:ascii="Calibri" w:hAnsi="Calibri"/>
                <w:sz w:val="18"/>
                <w:szCs w:val="18"/>
              </w:rPr>
              <w:t xml:space="preserve"> </w:t>
            </w:r>
            <w:r w:rsidRPr="005F3A69">
              <w:rPr>
                <w:rFonts w:ascii="Calibri" w:hAnsi="Calibri"/>
                <w:sz w:val="18"/>
                <w:szCs w:val="18"/>
              </w:rPr>
              <w:t xml:space="preserve">range </w:t>
            </w:r>
            <w:r w:rsidR="00714715" w:rsidRPr="005F3A69">
              <w:rPr>
                <w:rFonts w:ascii="Calibri" w:hAnsi="Calibri"/>
                <w:sz w:val="18"/>
                <w:szCs w:val="18"/>
              </w:rPr>
              <w:t xml:space="preserve">and equal to or greater than 85 percent in the 1.0-3.0 </w:t>
            </w:r>
            <w:proofErr w:type="spellStart"/>
            <w:r w:rsidR="00714715" w:rsidRPr="005F3A69">
              <w:rPr>
                <w:rFonts w:ascii="Calibri" w:hAnsi="Calibri"/>
                <w:sz w:val="18"/>
                <w:szCs w:val="18"/>
              </w:rPr>
              <w:t>μm</w:t>
            </w:r>
            <w:proofErr w:type="spellEnd"/>
            <w:r w:rsidR="00714715" w:rsidRPr="005F3A69">
              <w:rPr>
                <w:rFonts w:ascii="Calibri" w:hAnsi="Calibri"/>
                <w:sz w:val="18"/>
                <w:szCs w:val="18"/>
              </w:rPr>
              <w:t xml:space="preserve"> range </w:t>
            </w:r>
            <w:r w:rsidRPr="005F3A69">
              <w:rPr>
                <w:rFonts w:ascii="Calibri" w:hAnsi="Calibri"/>
                <w:sz w:val="18"/>
                <w:szCs w:val="18"/>
              </w:rPr>
              <w:t>when tested in accordance with AHRI Standard 680.</w:t>
            </w:r>
          </w:p>
        </w:tc>
      </w:tr>
      <w:tr w:rsidR="000F413D" w:rsidRPr="005F3A69" w14:paraId="06AC863D" w14:textId="77777777" w:rsidTr="00A72FC1">
        <w:trPr>
          <w:cantSplit/>
        </w:trPr>
        <w:tc>
          <w:tcPr>
            <w:tcW w:w="456" w:type="dxa"/>
            <w:gridSpan w:val="2"/>
            <w:shd w:val="clear" w:color="auto" w:fill="auto"/>
            <w:vAlign w:val="center"/>
          </w:tcPr>
          <w:p w14:paraId="524CFA8F" w14:textId="77777777" w:rsidR="000F413D" w:rsidRPr="005F3A69" w:rsidRDefault="000F413D" w:rsidP="00516471">
            <w:pPr>
              <w:keepNext/>
              <w:jc w:val="center"/>
              <w:rPr>
                <w:rFonts w:ascii="Calibri" w:hAnsi="Calibri"/>
                <w:sz w:val="18"/>
                <w:szCs w:val="18"/>
              </w:rPr>
            </w:pPr>
            <w:r w:rsidRPr="005F3A69">
              <w:rPr>
                <w:rFonts w:ascii="Calibri" w:hAnsi="Calibri"/>
                <w:sz w:val="18"/>
                <w:szCs w:val="18"/>
              </w:rPr>
              <w:t>05</w:t>
            </w:r>
          </w:p>
        </w:tc>
        <w:tc>
          <w:tcPr>
            <w:tcW w:w="14233" w:type="dxa"/>
            <w:gridSpan w:val="2"/>
            <w:shd w:val="clear" w:color="auto" w:fill="auto"/>
          </w:tcPr>
          <w:p w14:paraId="6E351D28" w14:textId="77777777" w:rsidR="000F413D" w:rsidRPr="005F3A69" w:rsidRDefault="000F413D" w:rsidP="00714715">
            <w:pPr>
              <w:spacing w:after="60"/>
              <w:rPr>
                <w:rFonts w:ascii="Calibri" w:hAnsi="Calibri"/>
                <w:sz w:val="18"/>
                <w:szCs w:val="18"/>
              </w:rPr>
            </w:pPr>
            <w:r w:rsidRPr="005F3A69">
              <w:rPr>
                <w:rFonts w:ascii="Calibri" w:hAnsi="Calibri"/>
                <w:sz w:val="18"/>
                <w:szCs w:val="18"/>
              </w:rPr>
              <w:t>The system shall be provided with air filter</w:t>
            </w:r>
            <w:r w:rsidR="00714715" w:rsidRPr="005F3A69">
              <w:rPr>
                <w:rFonts w:ascii="Calibri" w:hAnsi="Calibri"/>
                <w:sz w:val="18"/>
                <w:szCs w:val="18"/>
              </w:rPr>
              <w:t>s</w:t>
            </w:r>
            <w:r w:rsidRPr="005F3A69">
              <w:rPr>
                <w:rFonts w:ascii="Calibri" w:hAnsi="Calibri"/>
                <w:sz w:val="18"/>
                <w:szCs w:val="18"/>
              </w:rPr>
              <w:t xml:space="preserve"> that </w:t>
            </w:r>
            <w:r w:rsidR="00714715" w:rsidRPr="005F3A69">
              <w:rPr>
                <w:rFonts w:ascii="Calibri" w:hAnsi="Calibri"/>
                <w:sz w:val="18"/>
                <w:szCs w:val="18"/>
              </w:rPr>
              <w:t xml:space="preserve">have </w:t>
            </w:r>
            <w:r w:rsidRPr="005F3A69">
              <w:rPr>
                <w:rFonts w:ascii="Calibri" w:hAnsi="Calibri"/>
                <w:sz w:val="18"/>
                <w:szCs w:val="18"/>
              </w:rPr>
              <w:t xml:space="preserve">been labeled by the manufacturer to disclose efficiency and pressure drop ratings that conform to the efficiency and pressure drop requirements for the air filter </w:t>
            </w:r>
            <w:r w:rsidR="00714715" w:rsidRPr="005F3A69">
              <w:rPr>
                <w:rFonts w:ascii="Calibri" w:hAnsi="Calibri"/>
                <w:sz w:val="18"/>
                <w:szCs w:val="18"/>
              </w:rPr>
              <w:t>grilles/racks</w:t>
            </w:r>
            <w:r w:rsidRPr="005F3A69">
              <w:rPr>
                <w:rFonts w:ascii="Calibri" w:hAnsi="Calibri"/>
                <w:sz w:val="18"/>
                <w:szCs w:val="18"/>
              </w:rPr>
              <w:t>.</w:t>
            </w:r>
          </w:p>
        </w:tc>
      </w:tr>
      <w:tr w:rsidR="001A4C3F" w:rsidRPr="005F3A69" w14:paraId="74F8E215" w14:textId="77777777" w:rsidTr="00A72FC1">
        <w:trPr>
          <w:gridAfter w:val="1"/>
          <w:wAfter w:w="19" w:type="dxa"/>
          <w:cantSplit/>
        </w:trPr>
        <w:tc>
          <w:tcPr>
            <w:tcW w:w="450" w:type="dxa"/>
            <w:shd w:val="clear" w:color="auto" w:fill="auto"/>
            <w:vAlign w:val="center"/>
          </w:tcPr>
          <w:p w14:paraId="65522819" w14:textId="2FBE2B13" w:rsidR="00F44A99" w:rsidRPr="005F3A69" w:rsidRDefault="00F44A99" w:rsidP="00516471">
            <w:pPr>
              <w:keepNext/>
              <w:jc w:val="center"/>
              <w:rPr>
                <w:rFonts w:ascii="Calibri" w:hAnsi="Calibri"/>
                <w:sz w:val="18"/>
                <w:szCs w:val="18"/>
              </w:rPr>
            </w:pPr>
            <w:r w:rsidRPr="005F3A69">
              <w:rPr>
                <w:rFonts w:ascii="Calibri" w:hAnsi="Calibri"/>
                <w:sz w:val="18"/>
                <w:szCs w:val="18"/>
              </w:rPr>
              <w:t>06</w:t>
            </w:r>
          </w:p>
        </w:tc>
        <w:tc>
          <w:tcPr>
            <w:tcW w:w="14220" w:type="dxa"/>
            <w:gridSpan w:val="2"/>
            <w:shd w:val="clear" w:color="auto" w:fill="auto"/>
          </w:tcPr>
          <w:p w14:paraId="1BD928A4" w14:textId="3EFCA986" w:rsidR="00F44A99" w:rsidRPr="005F3A69" w:rsidRDefault="00F44A99" w:rsidP="00F44A99">
            <w:pPr>
              <w:pStyle w:val="NormalWeb"/>
              <w:spacing w:before="0" w:beforeAutospacing="0" w:after="0" w:afterAutospacing="0"/>
              <w:rPr>
                <w:rFonts w:ascii="Calibri" w:hAnsi="Calibri" w:cs="Calibri"/>
                <w:sz w:val="18"/>
                <w:szCs w:val="18"/>
              </w:rPr>
            </w:pPr>
            <w:r w:rsidRPr="005F3A69">
              <w:rPr>
                <w:rFonts w:ascii="Calibri" w:hAnsi="Calibri" w:cs="Calibri"/>
                <w:sz w:val="18"/>
                <w:szCs w:val="18"/>
              </w:rPr>
              <w:t>Filter racks or grilles shall use gaskets, sealing, or other means to close gaps around inserted filters and prevent air from bypassing the filter.</w:t>
            </w:r>
          </w:p>
        </w:tc>
      </w:tr>
      <w:tr w:rsidR="000F413D" w:rsidRPr="005F3A69" w14:paraId="4747858A" w14:textId="77777777" w:rsidTr="00A72FC1">
        <w:trPr>
          <w:cantSplit/>
        </w:trPr>
        <w:tc>
          <w:tcPr>
            <w:tcW w:w="14689" w:type="dxa"/>
            <w:gridSpan w:val="4"/>
            <w:shd w:val="clear" w:color="auto" w:fill="auto"/>
            <w:vAlign w:val="center"/>
          </w:tcPr>
          <w:p w14:paraId="23A68BA2" w14:textId="77777777" w:rsidR="000F413D" w:rsidRPr="005F3A69" w:rsidRDefault="000F413D" w:rsidP="00DD1539">
            <w:pPr>
              <w:keepNext/>
              <w:rPr>
                <w:rFonts w:ascii="Calibri" w:hAnsi="Calibri"/>
                <w:b/>
                <w:sz w:val="18"/>
                <w:szCs w:val="18"/>
              </w:rPr>
            </w:pPr>
            <w:r w:rsidRPr="005F3A69">
              <w:rPr>
                <w:rFonts w:ascii="Calibri" w:hAnsi="Calibri"/>
                <w:b/>
                <w:sz w:val="18"/>
                <w:szCs w:val="18"/>
              </w:rPr>
              <w:t xml:space="preserve">The responsible person’s signature on this compliance document affirms that all applicable requirements in this table have been met.  </w:t>
            </w:r>
          </w:p>
        </w:tc>
      </w:tr>
    </w:tbl>
    <w:p w14:paraId="1DDAE81C" w14:textId="77777777" w:rsidR="000F413D" w:rsidRPr="005F3A69" w:rsidRDefault="000F413D" w:rsidP="008846F4">
      <w:pPr>
        <w:rPr>
          <w:rFonts w:ascii="Calibri" w:hAnsi="Calibri"/>
          <w:sz w:val="18"/>
          <w:szCs w:val="18"/>
        </w:rPr>
      </w:pPr>
    </w:p>
    <w:tbl>
      <w:tblPr>
        <w:tblW w:w="500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89"/>
        <w:gridCol w:w="1171"/>
        <w:gridCol w:w="1261"/>
        <w:gridCol w:w="1833"/>
        <w:gridCol w:w="1834"/>
        <w:gridCol w:w="1833"/>
        <w:gridCol w:w="1834"/>
        <w:gridCol w:w="1833"/>
        <w:gridCol w:w="1834"/>
      </w:tblGrid>
      <w:tr w:rsidR="0054675D" w:rsidRPr="005F3A69" w14:paraId="3BD87164" w14:textId="77777777" w:rsidTr="1CDB9BDF">
        <w:trPr>
          <w:cantSplit/>
        </w:trPr>
        <w:tc>
          <w:tcPr>
            <w:tcW w:w="14622" w:type="dxa"/>
            <w:gridSpan w:val="9"/>
          </w:tcPr>
          <w:p w14:paraId="72074001" w14:textId="77777777" w:rsidR="0054675D" w:rsidRPr="005F3A69" w:rsidRDefault="0054675D" w:rsidP="00FE10E8">
            <w:pPr>
              <w:keepNext/>
              <w:rPr>
                <w:rFonts w:ascii="Calibri" w:hAnsi="Calibri"/>
                <w:b/>
                <w:sz w:val="18"/>
                <w:szCs w:val="18"/>
              </w:rPr>
            </w:pPr>
            <w:r w:rsidRPr="005F3A69">
              <w:rPr>
                <w:rFonts w:ascii="Calibri" w:hAnsi="Calibri"/>
                <w:b/>
                <w:sz w:val="18"/>
                <w:szCs w:val="18"/>
              </w:rPr>
              <w:lastRenderedPageBreak/>
              <w:t>J. HERS Verification Requirements for Duct Systems</w:t>
            </w:r>
          </w:p>
          <w:p w14:paraId="1B2F4B4B" w14:textId="77777777" w:rsidR="003C1569" w:rsidRPr="005F3A69" w:rsidRDefault="0054675D" w:rsidP="00E96728">
            <w:pPr>
              <w:keepNext/>
              <w:rPr>
                <w:rFonts w:ascii="Calibri" w:hAnsi="Calibri"/>
                <w:sz w:val="18"/>
                <w:szCs w:val="18"/>
              </w:rPr>
            </w:pPr>
            <w:r w:rsidRPr="005F3A69">
              <w:rPr>
                <w:rFonts w:ascii="Calibri" w:hAnsi="Calibri"/>
                <w:sz w:val="18"/>
                <w:szCs w:val="18"/>
              </w:rPr>
              <w:t>&lt;&lt;</w:t>
            </w:r>
            <w:r w:rsidR="00727427" w:rsidRPr="005F3A69">
              <w:rPr>
                <w:rFonts w:ascii="Calibri" w:hAnsi="Calibri"/>
                <w:sz w:val="18"/>
                <w:szCs w:val="18"/>
              </w:rPr>
              <w:t>if both sections F and G do not apply, then display the section does not apply message, else</w:t>
            </w:r>
            <w:r w:rsidRPr="005F3A69">
              <w:rPr>
                <w:rFonts w:ascii="Calibri" w:hAnsi="Calibri"/>
                <w:sz w:val="18"/>
                <w:szCs w:val="18"/>
              </w:rPr>
              <w:t xml:space="preserve"> require one row of data in this table for each of the indoor units listed in </w:t>
            </w:r>
            <w:proofErr w:type="gramStart"/>
            <w:r w:rsidR="003C1569" w:rsidRPr="005F3A69">
              <w:rPr>
                <w:rFonts w:ascii="Calibri" w:hAnsi="Calibri"/>
                <w:sz w:val="18"/>
                <w:szCs w:val="18"/>
              </w:rPr>
              <w:t>F03;</w:t>
            </w:r>
            <w:proofErr w:type="gramEnd"/>
          </w:p>
          <w:p w14:paraId="00684980" w14:textId="77777777" w:rsidR="0054675D" w:rsidRPr="005F3A69" w:rsidRDefault="003C1569" w:rsidP="00E96728">
            <w:pPr>
              <w:keepNext/>
              <w:rPr>
                <w:rFonts w:ascii="Calibri" w:hAnsi="Calibri"/>
                <w:b/>
                <w:sz w:val="18"/>
                <w:szCs w:val="18"/>
              </w:rPr>
            </w:pPr>
            <w:r w:rsidRPr="005F3A69">
              <w:rPr>
                <w:rFonts w:ascii="Calibri" w:hAnsi="Calibri"/>
                <w:b/>
                <w:sz w:val="18"/>
                <w:szCs w:val="18"/>
              </w:rPr>
              <w:t>also</w:t>
            </w:r>
            <w:r w:rsidRPr="005F3A69">
              <w:rPr>
                <w:rFonts w:ascii="Calibri" w:hAnsi="Calibri"/>
                <w:sz w:val="18"/>
                <w:szCs w:val="18"/>
              </w:rPr>
              <w:t xml:space="preserve"> require one row of data in this table for each of the indoor units listed in G03</w:t>
            </w:r>
            <w:r w:rsidR="0054675D" w:rsidRPr="005F3A69">
              <w:rPr>
                <w:rFonts w:ascii="Calibri" w:hAnsi="Calibri"/>
                <w:sz w:val="18"/>
                <w:szCs w:val="18"/>
              </w:rPr>
              <w:t>&gt;&gt;</w:t>
            </w:r>
          </w:p>
        </w:tc>
      </w:tr>
      <w:tr w:rsidR="001C7D94" w:rsidRPr="005F3A69" w14:paraId="528D685F" w14:textId="77777777" w:rsidTr="1CDB9BDF">
        <w:trPr>
          <w:cantSplit/>
          <w:trHeight w:val="188"/>
        </w:trPr>
        <w:tc>
          <w:tcPr>
            <w:tcW w:w="1189" w:type="dxa"/>
            <w:shd w:val="clear" w:color="auto" w:fill="auto"/>
            <w:vAlign w:val="bottom"/>
          </w:tcPr>
          <w:p w14:paraId="7982E484" w14:textId="77777777" w:rsidR="001C7D94" w:rsidRPr="005F3A69" w:rsidRDefault="001C7D94" w:rsidP="00FE10E8">
            <w:pPr>
              <w:keepNext/>
              <w:jc w:val="center"/>
              <w:rPr>
                <w:rFonts w:ascii="Calibri" w:hAnsi="Calibri"/>
                <w:sz w:val="18"/>
                <w:szCs w:val="18"/>
              </w:rPr>
            </w:pPr>
            <w:r w:rsidRPr="005F3A69">
              <w:rPr>
                <w:rFonts w:ascii="Calibri" w:hAnsi="Calibri"/>
                <w:sz w:val="18"/>
                <w:szCs w:val="18"/>
              </w:rPr>
              <w:t>01</w:t>
            </w:r>
          </w:p>
        </w:tc>
        <w:tc>
          <w:tcPr>
            <w:tcW w:w="1171" w:type="dxa"/>
            <w:shd w:val="clear" w:color="auto" w:fill="auto"/>
            <w:vAlign w:val="bottom"/>
          </w:tcPr>
          <w:p w14:paraId="2D85865A" w14:textId="77777777" w:rsidR="001C7D94" w:rsidRPr="005F3A69" w:rsidRDefault="001C7D94" w:rsidP="00FE10E8">
            <w:pPr>
              <w:keepNext/>
              <w:jc w:val="center"/>
              <w:rPr>
                <w:rFonts w:ascii="Calibri" w:hAnsi="Calibri"/>
                <w:sz w:val="18"/>
                <w:szCs w:val="18"/>
              </w:rPr>
            </w:pPr>
            <w:r w:rsidRPr="005F3A69">
              <w:rPr>
                <w:rFonts w:ascii="Calibri" w:hAnsi="Calibri"/>
                <w:sz w:val="18"/>
                <w:szCs w:val="18"/>
              </w:rPr>
              <w:t>02</w:t>
            </w:r>
          </w:p>
        </w:tc>
        <w:tc>
          <w:tcPr>
            <w:tcW w:w="1261" w:type="dxa"/>
          </w:tcPr>
          <w:p w14:paraId="768001D5" w14:textId="77777777" w:rsidR="001C7D94" w:rsidRPr="005F3A69" w:rsidRDefault="001C7D94" w:rsidP="00FE10E8">
            <w:pPr>
              <w:keepNext/>
              <w:jc w:val="center"/>
              <w:rPr>
                <w:rFonts w:ascii="Calibri" w:hAnsi="Calibri"/>
                <w:sz w:val="18"/>
                <w:szCs w:val="18"/>
              </w:rPr>
            </w:pPr>
            <w:r w:rsidRPr="005F3A69">
              <w:rPr>
                <w:rFonts w:ascii="Calibri" w:hAnsi="Calibri"/>
                <w:sz w:val="18"/>
                <w:szCs w:val="18"/>
              </w:rPr>
              <w:t>03</w:t>
            </w:r>
          </w:p>
        </w:tc>
        <w:tc>
          <w:tcPr>
            <w:tcW w:w="1833" w:type="dxa"/>
            <w:shd w:val="clear" w:color="auto" w:fill="auto"/>
          </w:tcPr>
          <w:p w14:paraId="27D35219" w14:textId="77777777" w:rsidR="001C7D94" w:rsidRPr="005F3A69" w:rsidRDefault="001C7D94" w:rsidP="00FE10E8">
            <w:pPr>
              <w:keepNext/>
              <w:jc w:val="center"/>
              <w:rPr>
                <w:rFonts w:ascii="Calibri" w:hAnsi="Calibri"/>
                <w:sz w:val="18"/>
                <w:szCs w:val="18"/>
              </w:rPr>
            </w:pPr>
            <w:r w:rsidRPr="005F3A69">
              <w:rPr>
                <w:rFonts w:ascii="Calibri" w:hAnsi="Calibri"/>
                <w:sz w:val="18"/>
                <w:szCs w:val="18"/>
              </w:rPr>
              <w:t>04</w:t>
            </w:r>
          </w:p>
        </w:tc>
        <w:tc>
          <w:tcPr>
            <w:tcW w:w="1834" w:type="dxa"/>
            <w:shd w:val="clear" w:color="auto" w:fill="auto"/>
            <w:vAlign w:val="bottom"/>
          </w:tcPr>
          <w:p w14:paraId="71015D86" w14:textId="77777777" w:rsidR="001C7D94" w:rsidRPr="005F3A69" w:rsidRDefault="001C7D94" w:rsidP="00FE10E8">
            <w:pPr>
              <w:keepNext/>
              <w:jc w:val="center"/>
              <w:rPr>
                <w:rFonts w:ascii="Calibri" w:hAnsi="Calibri"/>
                <w:sz w:val="18"/>
                <w:szCs w:val="18"/>
              </w:rPr>
            </w:pPr>
            <w:r w:rsidRPr="005F3A69">
              <w:rPr>
                <w:rFonts w:ascii="Calibri" w:hAnsi="Calibri"/>
                <w:sz w:val="18"/>
                <w:szCs w:val="18"/>
              </w:rPr>
              <w:t>05</w:t>
            </w:r>
          </w:p>
        </w:tc>
        <w:tc>
          <w:tcPr>
            <w:tcW w:w="1833" w:type="dxa"/>
            <w:shd w:val="clear" w:color="auto" w:fill="auto"/>
            <w:vAlign w:val="bottom"/>
          </w:tcPr>
          <w:p w14:paraId="5C6DD2B7" w14:textId="77777777" w:rsidR="001C7D94" w:rsidRPr="005F3A69" w:rsidRDefault="001C7D94" w:rsidP="00326360">
            <w:pPr>
              <w:keepNext/>
              <w:jc w:val="center"/>
              <w:rPr>
                <w:rFonts w:ascii="Calibri" w:hAnsi="Calibri"/>
                <w:sz w:val="18"/>
                <w:szCs w:val="18"/>
              </w:rPr>
            </w:pPr>
            <w:r w:rsidRPr="005F3A69">
              <w:rPr>
                <w:rFonts w:ascii="Calibri" w:hAnsi="Calibri"/>
                <w:sz w:val="18"/>
                <w:szCs w:val="18"/>
              </w:rPr>
              <w:t>06</w:t>
            </w:r>
          </w:p>
        </w:tc>
        <w:tc>
          <w:tcPr>
            <w:tcW w:w="1834" w:type="dxa"/>
            <w:shd w:val="clear" w:color="auto" w:fill="auto"/>
            <w:vAlign w:val="bottom"/>
          </w:tcPr>
          <w:p w14:paraId="7C39AC31" w14:textId="77777777" w:rsidR="001C7D94" w:rsidRPr="005F3A69" w:rsidRDefault="001C7D94" w:rsidP="00326360">
            <w:pPr>
              <w:keepNext/>
              <w:jc w:val="center"/>
              <w:rPr>
                <w:rFonts w:ascii="Calibri" w:hAnsi="Calibri"/>
                <w:sz w:val="18"/>
                <w:szCs w:val="18"/>
              </w:rPr>
            </w:pPr>
            <w:r w:rsidRPr="005F3A69">
              <w:rPr>
                <w:rFonts w:ascii="Calibri" w:hAnsi="Calibri"/>
                <w:sz w:val="18"/>
                <w:szCs w:val="18"/>
              </w:rPr>
              <w:t>07</w:t>
            </w:r>
          </w:p>
        </w:tc>
        <w:tc>
          <w:tcPr>
            <w:tcW w:w="1833" w:type="dxa"/>
            <w:shd w:val="clear" w:color="auto" w:fill="auto"/>
            <w:vAlign w:val="bottom"/>
          </w:tcPr>
          <w:p w14:paraId="4B8FBB5A" w14:textId="77777777" w:rsidR="001C7D94" w:rsidRPr="005F3A69" w:rsidRDefault="001C7D94" w:rsidP="00326360">
            <w:pPr>
              <w:keepNext/>
              <w:jc w:val="center"/>
              <w:rPr>
                <w:rFonts w:ascii="Calibri" w:hAnsi="Calibri"/>
                <w:sz w:val="18"/>
                <w:szCs w:val="18"/>
              </w:rPr>
            </w:pPr>
            <w:r w:rsidRPr="005F3A69">
              <w:rPr>
                <w:rFonts w:ascii="Calibri" w:hAnsi="Calibri"/>
                <w:sz w:val="18"/>
                <w:szCs w:val="18"/>
              </w:rPr>
              <w:t>08</w:t>
            </w:r>
          </w:p>
        </w:tc>
        <w:tc>
          <w:tcPr>
            <w:tcW w:w="1834" w:type="dxa"/>
            <w:shd w:val="clear" w:color="auto" w:fill="auto"/>
            <w:vAlign w:val="bottom"/>
          </w:tcPr>
          <w:p w14:paraId="641346BB" w14:textId="77777777" w:rsidR="001C7D94" w:rsidRPr="005F3A69" w:rsidRDefault="001C7D94" w:rsidP="00FE10E8">
            <w:pPr>
              <w:keepNext/>
              <w:jc w:val="center"/>
              <w:rPr>
                <w:rFonts w:ascii="Calibri" w:hAnsi="Calibri"/>
                <w:sz w:val="18"/>
                <w:szCs w:val="18"/>
              </w:rPr>
            </w:pPr>
            <w:r w:rsidRPr="005F3A69">
              <w:rPr>
                <w:rFonts w:ascii="Calibri" w:hAnsi="Calibri"/>
                <w:sz w:val="18"/>
                <w:szCs w:val="18"/>
              </w:rPr>
              <w:t>09</w:t>
            </w:r>
          </w:p>
        </w:tc>
      </w:tr>
      <w:tr w:rsidR="00680F70" w:rsidRPr="005F3A69" w14:paraId="6D2F903A" w14:textId="77777777" w:rsidTr="1CDB9BDF">
        <w:trPr>
          <w:cantSplit/>
          <w:trHeight w:val="320"/>
        </w:trPr>
        <w:tc>
          <w:tcPr>
            <w:tcW w:w="1189" w:type="dxa"/>
            <w:vMerge w:val="restart"/>
            <w:shd w:val="clear" w:color="auto" w:fill="auto"/>
            <w:vAlign w:val="bottom"/>
          </w:tcPr>
          <w:p w14:paraId="15E9E8B2" w14:textId="77777777" w:rsidR="00680F70" w:rsidRPr="005F3A69" w:rsidRDefault="00680F70" w:rsidP="00680F70">
            <w:pPr>
              <w:keepNext/>
              <w:jc w:val="center"/>
              <w:rPr>
                <w:rFonts w:ascii="Calibri" w:hAnsi="Calibri"/>
                <w:sz w:val="18"/>
                <w:szCs w:val="18"/>
              </w:rPr>
            </w:pPr>
          </w:p>
        </w:tc>
        <w:tc>
          <w:tcPr>
            <w:tcW w:w="1171" w:type="dxa"/>
            <w:vMerge w:val="restart"/>
            <w:shd w:val="clear" w:color="auto" w:fill="auto"/>
            <w:vAlign w:val="bottom"/>
          </w:tcPr>
          <w:p w14:paraId="4990A285" w14:textId="77777777" w:rsidR="00680F70" w:rsidRPr="005F3A69" w:rsidRDefault="00680F70" w:rsidP="00680F70">
            <w:pPr>
              <w:keepNext/>
              <w:jc w:val="center"/>
              <w:rPr>
                <w:rFonts w:ascii="Calibri" w:hAnsi="Calibri"/>
                <w:sz w:val="18"/>
                <w:szCs w:val="18"/>
              </w:rPr>
            </w:pPr>
          </w:p>
        </w:tc>
        <w:tc>
          <w:tcPr>
            <w:tcW w:w="1261" w:type="dxa"/>
            <w:vMerge w:val="restart"/>
            <w:vAlign w:val="bottom"/>
          </w:tcPr>
          <w:p w14:paraId="4CB7A873" w14:textId="77777777" w:rsidR="00680F70" w:rsidRPr="005F3A69" w:rsidRDefault="00680F70" w:rsidP="00680F70">
            <w:pPr>
              <w:keepNext/>
              <w:jc w:val="center"/>
              <w:rPr>
                <w:rFonts w:ascii="Calibri" w:hAnsi="Calibri"/>
                <w:sz w:val="18"/>
                <w:szCs w:val="18"/>
              </w:rPr>
            </w:pPr>
          </w:p>
        </w:tc>
        <w:tc>
          <w:tcPr>
            <w:tcW w:w="1833" w:type="dxa"/>
            <w:vMerge w:val="restart"/>
            <w:shd w:val="clear" w:color="auto" w:fill="auto"/>
            <w:vAlign w:val="bottom"/>
          </w:tcPr>
          <w:p w14:paraId="6734AF77" w14:textId="2518856F" w:rsidR="00680F70" w:rsidRPr="005F3A69" w:rsidRDefault="00680F70" w:rsidP="00680F70">
            <w:pPr>
              <w:keepNext/>
              <w:jc w:val="center"/>
              <w:rPr>
                <w:rFonts w:ascii="Calibri" w:hAnsi="Calibri"/>
                <w:sz w:val="18"/>
                <w:szCs w:val="18"/>
              </w:rPr>
            </w:pPr>
          </w:p>
        </w:tc>
        <w:tc>
          <w:tcPr>
            <w:tcW w:w="1834" w:type="dxa"/>
            <w:tcBorders>
              <w:bottom w:val="nil"/>
            </w:tcBorders>
            <w:shd w:val="clear" w:color="auto" w:fill="auto"/>
            <w:vAlign w:val="bottom"/>
          </w:tcPr>
          <w:p w14:paraId="1AD2721B" w14:textId="2851D89A" w:rsidR="00680F70" w:rsidRPr="005F3A69" w:rsidRDefault="004D1731" w:rsidP="00680F70">
            <w:pPr>
              <w:keepNext/>
              <w:jc w:val="center"/>
              <w:rPr>
                <w:rFonts w:ascii="Calibri" w:hAnsi="Calibri"/>
                <w:sz w:val="18"/>
                <w:szCs w:val="18"/>
              </w:rPr>
            </w:pPr>
            <w:r w:rsidRPr="005F3A69">
              <w:rPr>
                <w:rFonts w:ascii="Calibri" w:hAnsi="Calibri"/>
                <w:sz w:val="18"/>
                <w:szCs w:val="18"/>
              </w:rPr>
              <w:t>MCH-20</w:t>
            </w:r>
          </w:p>
        </w:tc>
        <w:tc>
          <w:tcPr>
            <w:tcW w:w="1833" w:type="dxa"/>
            <w:tcBorders>
              <w:bottom w:val="nil"/>
            </w:tcBorders>
            <w:shd w:val="clear" w:color="auto" w:fill="auto"/>
            <w:vAlign w:val="bottom"/>
          </w:tcPr>
          <w:p w14:paraId="790C9B0B" w14:textId="0BEC12C2" w:rsidR="00680F70" w:rsidRPr="005F3A69" w:rsidRDefault="004D1731" w:rsidP="00680F70">
            <w:pPr>
              <w:keepNext/>
              <w:jc w:val="center"/>
              <w:rPr>
                <w:rFonts w:ascii="Calibri" w:hAnsi="Calibri"/>
                <w:sz w:val="18"/>
                <w:szCs w:val="18"/>
              </w:rPr>
            </w:pPr>
            <w:r w:rsidRPr="005F3A69">
              <w:rPr>
                <w:rFonts w:ascii="Calibri" w:hAnsi="Calibri"/>
                <w:sz w:val="18"/>
                <w:szCs w:val="18"/>
              </w:rPr>
              <w:t>MCH-21</w:t>
            </w:r>
          </w:p>
        </w:tc>
        <w:tc>
          <w:tcPr>
            <w:tcW w:w="1834" w:type="dxa"/>
            <w:tcBorders>
              <w:bottom w:val="nil"/>
            </w:tcBorders>
            <w:shd w:val="clear" w:color="auto" w:fill="auto"/>
            <w:vAlign w:val="bottom"/>
          </w:tcPr>
          <w:p w14:paraId="0ADC03DD" w14:textId="4A24D19B" w:rsidR="00680F70" w:rsidRPr="005F3A69" w:rsidRDefault="004D1731" w:rsidP="00680F70">
            <w:pPr>
              <w:keepNext/>
              <w:jc w:val="center"/>
              <w:rPr>
                <w:rFonts w:ascii="Calibri" w:hAnsi="Calibri"/>
                <w:sz w:val="18"/>
                <w:szCs w:val="18"/>
              </w:rPr>
            </w:pPr>
            <w:r w:rsidRPr="005F3A69">
              <w:rPr>
                <w:rFonts w:ascii="Calibri" w:hAnsi="Calibri"/>
                <w:sz w:val="18"/>
                <w:szCs w:val="18"/>
              </w:rPr>
              <w:t>MCH-22</w:t>
            </w:r>
          </w:p>
        </w:tc>
        <w:tc>
          <w:tcPr>
            <w:tcW w:w="1833" w:type="dxa"/>
            <w:tcBorders>
              <w:bottom w:val="nil"/>
            </w:tcBorders>
            <w:shd w:val="clear" w:color="auto" w:fill="auto"/>
            <w:vAlign w:val="bottom"/>
          </w:tcPr>
          <w:p w14:paraId="666BBB36" w14:textId="0614F99B" w:rsidR="00680F70" w:rsidRPr="005F3A69" w:rsidRDefault="004D1731" w:rsidP="00680F70">
            <w:pPr>
              <w:keepNext/>
              <w:jc w:val="center"/>
              <w:rPr>
                <w:rFonts w:ascii="Calibri" w:hAnsi="Calibri"/>
                <w:sz w:val="18"/>
                <w:szCs w:val="18"/>
              </w:rPr>
            </w:pPr>
            <w:r w:rsidRPr="005F3A69">
              <w:rPr>
                <w:rFonts w:ascii="Calibri" w:hAnsi="Calibri"/>
                <w:sz w:val="18"/>
                <w:szCs w:val="18"/>
              </w:rPr>
              <w:t>MCH-23</w:t>
            </w:r>
          </w:p>
        </w:tc>
        <w:tc>
          <w:tcPr>
            <w:tcW w:w="1834" w:type="dxa"/>
            <w:tcBorders>
              <w:bottom w:val="nil"/>
            </w:tcBorders>
            <w:shd w:val="clear" w:color="auto" w:fill="auto"/>
            <w:vAlign w:val="bottom"/>
          </w:tcPr>
          <w:p w14:paraId="5F196B20" w14:textId="40D70B05" w:rsidR="00680F70" w:rsidRPr="005F3A69" w:rsidRDefault="004D1731" w:rsidP="00680F70">
            <w:pPr>
              <w:keepNext/>
              <w:jc w:val="center"/>
              <w:rPr>
                <w:rFonts w:ascii="Calibri" w:hAnsi="Calibri"/>
                <w:sz w:val="18"/>
                <w:szCs w:val="18"/>
              </w:rPr>
            </w:pPr>
            <w:r w:rsidRPr="005F3A69">
              <w:rPr>
                <w:rFonts w:ascii="Calibri" w:hAnsi="Calibri"/>
                <w:sz w:val="18"/>
                <w:szCs w:val="18"/>
              </w:rPr>
              <w:t xml:space="preserve"> MCH-28</w:t>
            </w:r>
          </w:p>
        </w:tc>
      </w:tr>
      <w:tr w:rsidR="00680F70" w:rsidRPr="005F3A69" w14:paraId="408DA8F6" w14:textId="77777777" w:rsidTr="1CDB9BDF">
        <w:trPr>
          <w:cantSplit/>
          <w:trHeight w:val="319"/>
        </w:trPr>
        <w:tc>
          <w:tcPr>
            <w:tcW w:w="1189" w:type="dxa"/>
            <w:vMerge/>
            <w:vAlign w:val="bottom"/>
          </w:tcPr>
          <w:p w14:paraId="77B0AE51" w14:textId="77777777" w:rsidR="00680F70" w:rsidRPr="005F3A69" w:rsidRDefault="00680F70" w:rsidP="00680F70">
            <w:pPr>
              <w:keepNext/>
              <w:jc w:val="center"/>
              <w:rPr>
                <w:rFonts w:ascii="Calibri" w:hAnsi="Calibri"/>
                <w:sz w:val="18"/>
                <w:szCs w:val="18"/>
              </w:rPr>
            </w:pPr>
          </w:p>
        </w:tc>
        <w:tc>
          <w:tcPr>
            <w:tcW w:w="1171" w:type="dxa"/>
            <w:vMerge/>
            <w:vAlign w:val="bottom"/>
          </w:tcPr>
          <w:p w14:paraId="501C49D1" w14:textId="77777777" w:rsidR="00680F70" w:rsidRPr="005F3A69" w:rsidRDefault="00680F70" w:rsidP="00680F70">
            <w:pPr>
              <w:keepNext/>
              <w:jc w:val="center"/>
              <w:rPr>
                <w:rFonts w:ascii="Calibri" w:hAnsi="Calibri"/>
                <w:sz w:val="18"/>
                <w:szCs w:val="18"/>
              </w:rPr>
            </w:pPr>
          </w:p>
        </w:tc>
        <w:tc>
          <w:tcPr>
            <w:tcW w:w="1261" w:type="dxa"/>
            <w:vMerge/>
            <w:vAlign w:val="bottom"/>
          </w:tcPr>
          <w:p w14:paraId="6848C272" w14:textId="77777777" w:rsidR="00680F70" w:rsidRPr="005F3A69" w:rsidRDefault="00680F70" w:rsidP="00680F70">
            <w:pPr>
              <w:keepNext/>
              <w:jc w:val="center"/>
              <w:rPr>
                <w:rFonts w:ascii="Calibri" w:hAnsi="Calibri"/>
                <w:sz w:val="18"/>
                <w:szCs w:val="18"/>
              </w:rPr>
            </w:pPr>
          </w:p>
        </w:tc>
        <w:tc>
          <w:tcPr>
            <w:tcW w:w="1833" w:type="dxa"/>
            <w:vMerge/>
            <w:vAlign w:val="bottom"/>
          </w:tcPr>
          <w:p w14:paraId="5C8AA9F8" w14:textId="77777777" w:rsidR="00680F70" w:rsidRPr="005F3A69" w:rsidRDefault="00680F70" w:rsidP="00680F70">
            <w:pPr>
              <w:keepNext/>
              <w:jc w:val="center"/>
              <w:rPr>
                <w:rFonts w:ascii="Calibri" w:hAnsi="Calibri"/>
                <w:sz w:val="18"/>
                <w:szCs w:val="18"/>
              </w:rPr>
            </w:pPr>
          </w:p>
        </w:tc>
        <w:tc>
          <w:tcPr>
            <w:tcW w:w="1834" w:type="dxa"/>
            <w:tcBorders>
              <w:bottom w:val="nil"/>
            </w:tcBorders>
            <w:shd w:val="clear" w:color="auto" w:fill="auto"/>
            <w:vAlign w:val="bottom"/>
          </w:tcPr>
          <w:p w14:paraId="4EA76CFA" w14:textId="77777777" w:rsidR="00680F70" w:rsidRPr="005F3A69" w:rsidRDefault="00680F70" w:rsidP="00680F70">
            <w:pPr>
              <w:keepNext/>
              <w:jc w:val="center"/>
              <w:rPr>
                <w:rFonts w:ascii="Calibri" w:hAnsi="Calibri"/>
                <w:sz w:val="18"/>
                <w:szCs w:val="18"/>
              </w:rPr>
            </w:pPr>
          </w:p>
        </w:tc>
        <w:tc>
          <w:tcPr>
            <w:tcW w:w="1833" w:type="dxa"/>
            <w:tcBorders>
              <w:bottom w:val="nil"/>
            </w:tcBorders>
            <w:shd w:val="clear" w:color="auto" w:fill="auto"/>
            <w:vAlign w:val="bottom"/>
          </w:tcPr>
          <w:p w14:paraId="080CA384" w14:textId="77777777" w:rsidR="00680F70" w:rsidRPr="005F3A69" w:rsidRDefault="00680F70" w:rsidP="00680F70">
            <w:pPr>
              <w:keepNext/>
              <w:jc w:val="center"/>
              <w:rPr>
                <w:rFonts w:ascii="Calibri" w:hAnsi="Calibri"/>
                <w:sz w:val="18"/>
                <w:szCs w:val="18"/>
              </w:rPr>
            </w:pPr>
          </w:p>
        </w:tc>
        <w:tc>
          <w:tcPr>
            <w:tcW w:w="1834" w:type="dxa"/>
            <w:tcBorders>
              <w:bottom w:val="nil"/>
            </w:tcBorders>
            <w:shd w:val="clear" w:color="auto" w:fill="auto"/>
            <w:vAlign w:val="bottom"/>
          </w:tcPr>
          <w:p w14:paraId="67E9B99F" w14:textId="77777777" w:rsidR="00680F70" w:rsidRPr="005F3A69" w:rsidRDefault="00680F70" w:rsidP="00680F70">
            <w:pPr>
              <w:keepNext/>
              <w:jc w:val="center"/>
              <w:rPr>
                <w:rFonts w:ascii="Calibri" w:hAnsi="Calibri"/>
                <w:sz w:val="18"/>
                <w:szCs w:val="18"/>
              </w:rPr>
            </w:pPr>
          </w:p>
        </w:tc>
        <w:tc>
          <w:tcPr>
            <w:tcW w:w="1833" w:type="dxa"/>
            <w:tcBorders>
              <w:bottom w:val="nil"/>
            </w:tcBorders>
            <w:shd w:val="clear" w:color="auto" w:fill="auto"/>
            <w:vAlign w:val="bottom"/>
          </w:tcPr>
          <w:p w14:paraId="0C82EB39" w14:textId="77777777" w:rsidR="00680F70" w:rsidRPr="005F3A69" w:rsidRDefault="00680F70" w:rsidP="00680F70">
            <w:pPr>
              <w:keepNext/>
              <w:jc w:val="center"/>
              <w:rPr>
                <w:rFonts w:ascii="Calibri" w:hAnsi="Calibri"/>
                <w:sz w:val="18"/>
                <w:szCs w:val="18"/>
              </w:rPr>
            </w:pPr>
          </w:p>
        </w:tc>
        <w:tc>
          <w:tcPr>
            <w:tcW w:w="1834" w:type="dxa"/>
            <w:tcBorders>
              <w:bottom w:val="nil"/>
            </w:tcBorders>
            <w:shd w:val="clear" w:color="auto" w:fill="auto"/>
            <w:vAlign w:val="bottom"/>
          </w:tcPr>
          <w:p w14:paraId="4A58825B" w14:textId="4DCA14BE" w:rsidR="00680F70" w:rsidRPr="005F3A69" w:rsidRDefault="00680F70" w:rsidP="00680F70">
            <w:pPr>
              <w:keepNext/>
              <w:jc w:val="center"/>
              <w:rPr>
                <w:rFonts w:ascii="Calibri" w:hAnsi="Calibri"/>
                <w:sz w:val="18"/>
                <w:szCs w:val="18"/>
              </w:rPr>
            </w:pPr>
          </w:p>
        </w:tc>
      </w:tr>
      <w:tr w:rsidR="00680F70" w:rsidRPr="005F3A69" w14:paraId="6D0C72F2" w14:textId="77777777" w:rsidTr="1CDB9BDF">
        <w:trPr>
          <w:cantSplit/>
          <w:trHeight w:val="1017"/>
        </w:trPr>
        <w:tc>
          <w:tcPr>
            <w:tcW w:w="1189" w:type="dxa"/>
            <w:tcBorders>
              <w:top w:val="nil"/>
            </w:tcBorders>
            <w:shd w:val="clear" w:color="auto" w:fill="auto"/>
            <w:vAlign w:val="bottom"/>
          </w:tcPr>
          <w:p w14:paraId="54BCE699" w14:textId="77777777" w:rsidR="00680F70" w:rsidRPr="005F3A69" w:rsidRDefault="00680F70" w:rsidP="00680F70">
            <w:pPr>
              <w:keepNext/>
              <w:jc w:val="center"/>
              <w:rPr>
                <w:rFonts w:ascii="Calibri" w:hAnsi="Calibri"/>
                <w:sz w:val="18"/>
                <w:szCs w:val="18"/>
              </w:rPr>
            </w:pPr>
            <w:r w:rsidRPr="005F3A69">
              <w:rPr>
                <w:rFonts w:ascii="Calibri" w:hAnsi="Calibri"/>
                <w:sz w:val="18"/>
                <w:szCs w:val="18"/>
              </w:rPr>
              <w:t>SC System Identification or Name</w:t>
            </w:r>
          </w:p>
        </w:tc>
        <w:tc>
          <w:tcPr>
            <w:tcW w:w="1171" w:type="dxa"/>
            <w:tcBorders>
              <w:top w:val="nil"/>
            </w:tcBorders>
            <w:shd w:val="clear" w:color="auto" w:fill="auto"/>
            <w:vAlign w:val="bottom"/>
          </w:tcPr>
          <w:p w14:paraId="6DE75A37" w14:textId="77777777" w:rsidR="00680F70" w:rsidRPr="005F3A69" w:rsidRDefault="00680F70" w:rsidP="00680F70">
            <w:pPr>
              <w:keepNext/>
              <w:jc w:val="center"/>
              <w:rPr>
                <w:rFonts w:ascii="Calibri" w:hAnsi="Calibri"/>
                <w:sz w:val="18"/>
                <w:szCs w:val="18"/>
              </w:rPr>
            </w:pPr>
            <w:r w:rsidRPr="005F3A69">
              <w:rPr>
                <w:rFonts w:ascii="Calibri" w:hAnsi="Calibri"/>
                <w:sz w:val="18"/>
                <w:szCs w:val="18"/>
              </w:rPr>
              <w:t>SC System Description of Area Served</w:t>
            </w:r>
          </w:p>
        </w:tc>
        <w:tc>
          <w:tcPr>
            <w:tcW w:w="1261" w:type="dxa"/>
            <w:tcBorders>
              <w:top w:val="nil"/>
            </w:tcBorders>
            <w:vAlign w:val="bottom"/>
          </w:tcPr>
          <w:p w14:paraId="5F7CD9A1" w14:textId="77777777" w:rsidR="00680F70" w:rsidRPr="005F3A69" w:rsidRDefault="00680F70" w:rsidP="00680F70">
            <w:pPr>
              <w:keepNext/>
              <w:jc w:val="center"/>
              <w:rPr>
                <w:rFonts w:ascii="Calibri" w:hAnsi="Calibri"/>
                <w:sz w:val="18"/>
                <w:szCs w:val="18"/>
              </w:rPr>
            </w:pPr>
            <w:r w:rsidRPr="005F3A69">
              <w:rPr>
                <w:rFonts w:ascii="Calibri" w:hAnsi="Calibri"/>
                <w:sz w:val="18"/>
                <w:szCs w:val="18"/>
              </w:rPr>
              <w:t>Indoor Unit Name or Description of Area Served</w:t>
            </w:r>
          </w:p>
        </w:tc>
        <w:tc>
          <w:tcPr>
            <w:tcW w:w="1833" w:type="dxa"/>
            <w:tcBorders>
              <w:top w:val="nil"/>
            </w:tcBorders>
            <w:shd w:val="clear" w:color="auto" w:fill="auto"/>
            <w:vAlign w:val="bottom"/>
          </w:tcPr>
          <w:p w14:paraId="53B5D3D2" w14:textId="77777777" w:rsidR="00680F70" w:rsidRPr="005F3A69" w:rsidRDefault="00680F70" w:rsidP="00680F70">
            <w:pPr>
              <w:keepNext/>
              <w:jc w:val="center"/>
              <w:rPr>
                <w:rFonts w:ascii="Calibri" w:hAnsi="Calibri"/>
                <w:sz w:val="18"/>
                <w:szCs w:val="18"/>
              </w:rPr>
            </w:pPr>
            <w:r w:rsidRPr="005F3A69">
              <w:rPr>
                <w:rFonts w:ascii="Calibri" w:hAnsi="Calibri"/>
                <w:sz w:val="18"/>
                <w:szCs w:val="18"/>
              </w:rPr>
              <w:t>Exemption</w:t>
            </w:r>
          </w:p>
          <w:p w14:paraId="018C136F" w14:textId="77777777" w:rsidR="00680F70" w:rsidRPr="005F3A69" w:rsidRDefault="00680F70" w:rsidP="00680F70">
            <w:pPr>
              <w:keepNext/>
              <w:jc w:val="center"/>
              <w:rPr>
                <w:rFonts w:ascii="Calibri" w:hAnsi="Calibri"/>
                <w:sz w:val="18"/>
                <w:szCs w:val="18"/>
              </w:rPr>
            </w:pPr>
            <w:r w:rsidRPr="005F3A69">
              <w:rPr>
                <w:rFonts w:ascii="Calibri" w:hAnsi="Calibri"/>
                <w:sz w:val="18"/>
                <w:szCs w:val="18"/>
              </w:rPr>
              <w:t>From Duct Leakage Requirements</w:t>
            </w:r>
          </w:p>
        </w:tc>
        <w:tc>
          <w:tcPr>
            <w:tcW w:w="1834" w:type="dxa"/>
            <w:tcBorders>
              <w:top w:val="nil"/>
            </w:tcBorders>
            <w:shd w:val="clear" w:color="auto" w:fill="auto"/>
            <w:vAlign w:val="bottom"/>
          </w:tcPr>
          <w:p w14:paraId="75D22B44" w14:textId="77777777" w:rsidR="00680F70" w:rsidRPr="005F3A69" w:rsidRDefault="00680F70" w:rsidP="00680F70">
            <w:pPr>
              <w:keepNext/>
              <w:jc w:val="center"/>
              <w:rPr>
                <w:rFonts w:ascii="Calibri" w:hAnsi="Calibri"/>
                <w:sz w:val="18"/>
                <w:szCs w:val="18"/>
              </w:rPr>
            </w:pPr>
            <w:r w:rsidRPr="005F3A69">
              <w:rPr>
                <w:rFonts w:ascii="Calibri" w:hAnsi="Calibri"/>
                <w:sz w:val="18"/>
                <w:szCs w:val="18"/>
              </w:rPr>
              <w:t>Duct Leakage Test</w:t>
            </w:r>
          </w:p>
        </w:tc>
        <w:tc>
          <w:tcPr>
            <w:tcW w:w="1833" w:type="dxa"/>
            <w:tcBorders>
              <w:top w:val="nil"/>
            </w:tcBorders>
            <w:shd w:val="clear" w:color="auto" w:fill="auto"/>
            <w:vAlign w:val="bottom"/>
          </w:tcPr>
          <w:p w14:paraId="1AD2B469" w14:textId="77777777" w:rsidR="00680F70" w:rsidRPr="005F3A69" w:rsidRDefault="00680F70" w:rsidP="00680F70">
            <w:pPr>
              <w:keepNext/>
              <w:jc w:val="center"/>
              <w:rPr>
                <w:rFonts w:ascii="Calibri" w:hAnsi="Calibri"/>
                <w:sz w:val="18"/>
                <w:szCs w:val="18"/>
              </w:rPr>
            </w:pPr>
            <w:r w:rsidRPr="005F3A69">
              <w:rPr>
                <w:rFonts w:ascii="Calibri" w:hAnsi="Calibri"/>
                <w:sz w:val="18"/>
                <w:szCs w:val="18"/>
              </w:rPr>
              <w:t>Duct Location Verification</w:t>
            </w:r>
          </w:p>
        </w:tc>
        <w:tc>
          <w:tcPr>
            <w:tcW w:w="1834" w:type="dxa"/>
            <w:tcBorders>
              <w:top w:val="nil"/>
            </w:tcBorders>
            <w:shd w:val="clear" w:color="auto" w:fill="auto"/>
            <w:vAlign w:val="bottom"/>
          </w:tcPr>
          <w:p w14:paraId="205FE3F5" w14:textId="77777777" w:rsidR="00680F70" w:rsidRPr="005F3A69" w:rsidRDefault="00680F70" w:rsidP="00680F70">
            <w:pPr>
              <w:keepNext/>
              <w:jc w:val="center"/>
              <w:rPr>
                <w:rFonts w:ascii="Calibri" w:hAnsi="Calibri"/>
                <w:sz w:val="18"/>
                <w:szCs w:val="18"/>
              </w:rPr>
            </w:pPr>
            <w:r w:rsidRPr="005F3A69">
              <w:rPr>
                <w:rFonts w:ascii="Calibri" w:hAnsi="Calibri"/>
                <w:sz w:val="18"/>
                <w:szCs w:val="18"/>
              </w:rPr>
              <w:t>AHU Fan Efficacy (W/cfm)</w:t>
            </w:r>
          </w:p>
        </w:tc>
        <w:tc>
          <w:tcPr>
            <w:tcW w:w="1833" w:type="dxa"/>
            <w:tcBorders>
              <w:top w:val="nil"/>
            </w:tcBorders>
            <w:shd w:val="clear" w:color="auto" w:fill="auto"/>
            <w:vAlign w:val="bottom"/>
          </w:tcPr>
          <w:p w14:paraId="19B8F03E" w14:textId="77777777" w:rsidR="00680F70" w:rsidRPr="005F3A69" w:rsidRDefault="00680F70" w:rsidP="00680F70">
            <w:pPr>
              <w:keepNext/>
              <w:jc w:val="center"/>
              <w:rPr>
                <w:rFonts w:ascii="Calibri" w:hAnsi="Calibri"/>
                <w:sz w:val="18"/>
                <w:szCs w:val="18"/>
              </w:rPr>
            </w:pPr>
            <w:r w:rsidRPr="005F3A69">
              <w:rPr>
                <w:rFonts w:ascii="Calibri" w:hAnsi="Calibri"/>
                <w:sz w:val="18"/>
                <w:szCs w:val="18"/>
              </w:rPr>
              <w:t>AHU Airflow Rate</w:t>
            </w:r>
          </w:p>
          <w:p w14:paraId="66E543E0" w14:textId="77777777" w:rsidR="00680F70" w:rsidRPr="005F3A69" w:rsidRDefault="00680F70" w:rsidP="00680F70">
            <w:pPr>
              <w:keepNext/>
              <w:jc w:val="center"/>
              <w:rPr>
                <w:rFonts w:ascii="Calibri" w:hAnsi="Calibri"/>
                <w:sz w:val="18"/>
                <w:szCs w:val="18"/>
              </w:rPr>
            </w:pPr>
            <w:r w:rsidRPr="005F3A69">
              <w:rPr>
                <w:rFonts w:ascii="Calibri" w:hAnsi="Calibri"/>
                <w:sz w:val="18"/>
                <w:szCs w:val="18"/>
              </w:rPr>
              <w:t>(cfm/ton)</w:t>
            </w:r>
          </w:p>
        </w:tc>
        <w:tc>
          <w:tcPr>
            <w:tcW w:w="1834" w:type="dxa"/>
            <w:tcBorders>
              <w:top w:val="nil"/>
            </w:tcBorders>
            <w:shd w:val="clear" w:color="auto" w:fill="auto"/>
            <w:vAlign w:val="bottom"/>
          </w:tcPr>
          <w:p w14:paraId="0469E1EA" w14:textId="77777777" w:rsidR="00680F70" w:rsidRPr="005F3A69" w:rsidRDefault="00680F70" w:rsidP="00680F70">
            <w:pPr>
              <w:keepNext/>
              <w:jc w:val="center"/>
              <w:rPr>
                <w:rFonts w:ascii="Calibri" w:hAnsi="Calibri"/>
                <w:sz w:val="18"/>
                <w:szCs w:val="18"/>
              </w:rPr>
            </w:pPr>
            <w:r w:rsidRPr="005F3A69">
              <w:rPr>
                <w:rFonts w:ascii="Calibri" w:hAnsi="Calibri"/>
                <w:sz w:val="18"/>
                <w:szCs w:val="18"/>
              </w:rPr>
              <w:t>Return Duct Design - Table 150.0-B or C</w:t>
            </w:r>
          </w:p>
        </w:tc>
      </w:tr>
      <w:tr w:rsidR="00680F70" w:rsidRPr="005F3A69" w14:paraId="1A02E1F0" w14:textId="77777777" w:rsidTr="1CDB9BDF">
        <w:trPr>
          <w:cantSplit/>
        </w:trPr>
        <w:tc>
          <w:tcPr>
            <w:tcW w:w="1189" w:type="dxa"/>
            <w:shd w:val="clear" w:color="auto" w:fill="auto"/>
          </w:tcPr>
          <w:p w14:paraId="11A29CD0" w14:textId="77777777" w:rsidR="00680F70" w:rsidRPr="005F3A69" w:rsidRDefault="00680F70" w:rsidP="00680F70">
            <w:pPr>
              <w:keepNext/>
              <w:rPr>
                <w:rFonts w:ascii="Calibri" w:hAnsi="Calibri"/>
                <w:sz w:val="14"/>
                <w:szCs w:val="14"/>
              </w:rPr>
            </w:pPr>
            <w:r w:rsidRPr="005F3A69">
              <w:rPr>
                <w:rFonts w:asciiTheme="minorHAnsi" w:hAnsiTheme="minorHAnsi"/>
                <w:sz w:val="14"/>
                <w:szCs w:val="14"/>
              </w:rPr>
              <w:t>&lt;&lt;reference value from B01&gt;&gt;</w:t>
            </w:r>
          </w:p>
        </w:tc>
        <w:tc>
          <w:tcPr>
            <w:tcW w:w="1171" w:type="dxa"/>
            <w:shd w:val="clear" w:color="auto" w:fill="auto"/>
          </w:tcPr>
          <w:p w14:paraId="26668472" w14:textId="77777777" w:rsidR="00680F70" w:rsidRPr="005F3A69" w:rsidRDefault="00680F70" w:rsidP="00680F70">
            <w:pPr>
              <w:keepNext/>
              <w:rPr>
                <w:rFonts w:ascii="Calibri" w:hAnsi="Calibri"/>
                <w:sz w:val="14"/>
                <w:szCs w:val="14"/>
              </w:rPr>
            </w:pPr>
            <w:r w:rsidRPr="005F3A69">
              <w:rPr>
                <w:rFonts w:ascii="Calibri" w:hAnsi="Calibri"/>
                <w:sz w:val="14"/>
                <w:szCs w:val="14"/>
              </w:rPr>
              <w:t xml:space="preserve">&lt;&lt;auto filled from B02&gt;&gt; </w:t>
            </w:r>
          </w:p>
        </w:tc>
        <w:tc>
          <w:tcPr>
            <w:tcW w:w="1261" w:type="dxa"/>
          </w:tcPr>
          <w:p w14:paraId="45F3DBAF" w14:textId="77777777" w:rsidR="00680F70" w:rsidRPr="005F3A69" w:rsidRDefault="00680F70" w:rsidP="00680F70">
            <w:pPr>
              <w:keepNext/>
              <w:rPr>
                <w:rFonts w:asciiTheme="minorHAnsi" w:hAnsiTheme="minorHAnsi"/>
                <w:sz w:val="14"/>
                <w:szCs w:val="14"/>
              </w:rPr>
            </w:pPr>
            <w:r w:rsidRPr="005F3A69">
              <w:rPr>
                <w:rFonts w:ascii="Calibri" w:hAnsi="Calibri"/>
                <w:sz w:val="16"/>
                <w:szCs w:val="16"/>
              </w:rPr>
              <w:t>&lt;&lt;auto filled from F03 or G03 as applicable</w:t>
            </w:r>
          </w:p>
        </w:tc>
        <w:tc>
          <w:tcPr>
            <w:tcW w:w="1833" w:type="dxa"/>
            <w:shd w:val="clear" w:color="auto" w:fill="auto"/>
          </w:tcPr>
          <w:p w14:paraId="373FB359"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 xml:space="preserve">&lt;&lt; calculated field: </w:t>
            </w:r>
          </w:p>
          <w:p w14:paraId="21D030F4"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Default text Value= "No Exemptions</w:t>
            </w:r>
            <w:proofErr w:type="gramStart"/>
            <w:r w:rsidRPr="005F3A69">
              <w:rPr>
                <w:rFonts w:asciiTheme="minorHAnsi" w:hAnsiTheme="minorHAnsi"/>
                <w:sz w:val="14"/>
                <w:szCs w:val="14"/>
              </w:rPr>
              <w:t>";</w:t>
            </w:r>
            <w:proofErr w:type="gramEnd"/>
          </w:p>
          <w:p w14:paraId="4AF2CF64" w14:textId="77777777" w:rsidR="00680F70" w:rsidRPr="005F3A69" w:rsidRDefault="00680F70" w:rsidP="00680F70">
            <w:pPr>
              <w:keepNext/>
              <w:rPr>
                <w:rFonts w:asciiTheme="minorHAnsi" w:hAnsiTheme="minorHAnsi"/>
                <w:sz w:val="14"/>
                <w:szCs w:val="14"/>
              </w:rPr>
            </w:pPr>
          </w:p>
          <w:p w14:paraId="600B057E"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allow user to override the default and pick one of the following three text values from list:</w:t>
            </w:r>
          </w:p>
          <w:p w14:paraId="21DEAEA2"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w:t>
            </w:r>
            <w:r w:rsidRPr="005F3A69">
              <w:rPr>
                <w:sz w:val="14"/>
                <w:szCs w:val="14"/>
              </w:rPr>
              <w:t xml:space="preserve"> </w:t>
            </w:r>
            <w:r w:rsidRPr="005F3A69">
              <w:rPr>
                <w:rFonts w:asciiTheme="minorHAnsi" w:hAnsiTheme="minorHAnsi"/>
                <w:sz w:val="14"/>
                <w:szCs w:val="14"/>
              </w:rPr>
              <w:t xml:space="preserve">Ducts have previously been sealed, tested, and certified by a HERS </w:t>
            </w:r>
            <w:proofErr w:type="gramStart"/>
            <w:r w:rsidRPr="005F3A69">
              <w:rPr>
                <w:rFonts w:asciiTheme="minorHAnsi" w:hAnsiTheme="minorHAnsi"/>
                <w:sz w:val="14"/>
                <w:szCs w:val="14"/>
              </w:rPr>
              <w:t>rater;</w:t>
            </w:r>
            <w:proofErr w:type="gramEnd"/>
          </w:p>
          <w:p w14:paraId="76DE39FD" w14:textId="563EB88F" w:rsidR="00680F70" w:rsidRPr="005F3A69" w:rsidRDefault="00680F70" w:rsidP="1CDB9BDF">
            <w:pPr>
              <w:keepNext/>
              <w:rPr>
                <w:rFonts w:asciiTheme="minorHAnsi" w:hAnsiTheme="minorHAnsi"/>
                <w:sz w:val="14"/>
                <w:szCs w:val="14"/>
              </w:rPr>
            </w:pPr>
            <w:r w:rsidRPr="1CDB9BDF">
              <w:rPr>
                <w:rFonts w:asciiTheme="minorHAnsi" w:hAnsiTheme="minorHAnsi"/>
                <w:sz w:val="14"/>
                <w:szCs w:val="14"/>
              </w:rPr>
              <w:t>*</w:t>
            </w:r>
            <w:r w:rsidRPr="1CDB9BDF">
              <w:rPr>
                <w:sz w:val="14"/>
                <w:szCs w:val="14"/>
              </w:rPr>
              <w:t xml:space="preserve"> </w:t>
            </w:r>
            <w:r w:rsidRPr="1CDB9BDF">
              <w:rPr>
                <w:rFonts w:asciiTheme="minorHAnsi" w:hAnsiTheme="minorHAnsi"/>
                <w:sz w:val="14"/>
                <w:szCs w:val="14"/>
              </w:rPr>
              <w:t xml:space="preserve">Duct system has less than 40 ft of </w:t>
            </w:r>
            <w:proofErr w:type="gramStart"/>
            <w:r w:rsidRPr="1CDB9BDF">
              <w:rPr>
                <w:rFonts w:asciiTheme="minorHAnsi" w:hAnsiTheme="minorHAnsi"/>
                <w:sz w:val="14"/>
                <w:szCs w:val="14"/>
              </w:rPr>
              <w:t>duct;</w:t>
            </w:r>
            <w:proofErr w:type="gramEnd"/>
          </w:p>
          <w:p w14:paraId="4663A781"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w:t>
            </w:r>
            <w:r w:rsidRPr="005F3A69">
              <w:rPr>
                <w:sz w:val="14"/>
                <w:szCs w:val="14"/>
              </w:rPr>
              <w:t xml:space="preserve"> </w:t>
            </w:r>
            <w:r w:rsidRPr="005F3A69">
              <w:rPr>
                <w:rFonts w:asciiTheme="minorHAnsi" w:hAnsiTheme="minorHAnsi"/>
                <w:sz w:val="14"/>
                <w:szCs w:val="14"/>
              </w:rPr>
              <w:t xml:space="preserve">Duct system is insulated or sealed with </w:t>
            </w:r>
            <w:proofErr w:type="gramStart"/>
            <w:r w:rsidRPr="005F3A69">
              <w:rPr>
                <w:rFonts w:asciiTheme="minorHAnsi" w:hAnsiTheme="minorHAnsi"/>
                <w:sz w:val="14"/>
                <w:szCs w:val="14"/>
              </w:rPr>
              <w:t>asbestos;</w:t>
            </w:r>
            <w:proofErr w:type="gramEnd"/>
          </w:p>
          <w:p w14:paraId="781DDECB" w14:textId="77777777" w:rsidR="00680F70" w:rsidRPr="005F3A69" w:rsidRDefault="00680F70" w:rsidP="00680F70">
            <w:pPr>
              <w:keepNext/>
              <w:rPr>
                <w:rFonts w:asciiTheme="minorHAnsi" w:hAnsiTheme="minorHAnsi"/>
                <w:sz w:val="14"/>
                <w:szCs w:val="14"/>
              </w:rPr>
            </w:pPr>
          </w:p>
          <w:p w14:paraId="2CF91745"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flag non-default values and report in project status notes field; The enforcement agency may require additional documentation as validation&gt;&gt;</w:t>
            </w:r>
          </w:p>
        </w:tc>
        <w:tc>
          <w:tcPr>
            <w:tcW w:w="1834" w:type="dxa"/>
            <w:shd w:val="clear" w:color="auto" w:fill="auto"/>
          </w:tcPr>
          <w:p w14:paraId="6AFE7FEA"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 xml:space="preserve">&lt;&lt;Calculated field: </w:t>
            </w:r>
          </w:p>
          <w:p w14:paraId="407E29A5"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if J04 ≠ No Exemptions,</w:t>
            </w:r>
          </w:p>
          <w:p w14:paraId="43107FAD"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 xml:space="preserve">then display result = </w:t>
            </w:r>
            <w:proofErr w:type="gramStart"/>
            <w:r w:rsidRPr="005F3A69">
              <w:rPr>
                <w:rFonts w:asciiTheme="minorHAnsi" w:hAnsiTheme="minorHAnsi"/>
                <w:sz w:val="14"/>
                <w:szCs w:val="14"/>
              </w:rPr>
              <w:t>no;</w:t>
            </w:r>
            <w:proofErr w:type="gramEnd"/>
          </w:p>
          <w:p w14:paraId="6AFED66E" w14:textId="77777777" w:rsidR="00680F70" w:rsidRPr="005F3A69" w:rsidRDefault="00680F70" w:rsidP="00680F70">
            <w:pPr>
              <w:keepNext/>
              <w:rPr>
                <w:rFonts w:asciiTheme="minorHAnsi" w:hAnsiTheme="minorHAnsi"/>
                <w:sz w:val="14"/>
                <w:szCs w:val="14"/>
              </w:rPr>
            </w:pPr>
          </w:p>
          <w:p w14:paraId="4D7517D8"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elseif J04= No Exemptions,</w:t>
            </w:r>
          </w:p>
          <w:p w14:paraId="2020AA3D"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then determine the result for this field by the user responses in B04, B</w:t>
            </w:r>
            <w:proofErr w:type="gramStart"/>
            <w:r w:rsidRPr="005F3A69">
              <w:rPr>
                <w:rFonts w:asciiTheme="minorHAnsi" w:hAnsiTheme="minorHAnsi"/>
                <w:sz w:val="14"/>
                <w:szCs w:val="14"/>
              </w:rPr>
              <w:t>05 ,</w:t>
            </w:r>
            <w:proofErr w:type="gramEnd"/>
            <w:r w:rsidRPr="005F3A69">
              <w:rPr>
                <w:rFonts w:asciiTheme="minorHAnsi" w:hAnsiTheme="minorHAnsi"/>
                <w:sz w:val="14"/>
                <w:szCs w:val="14"/>
              </w:rPr>
              <w:t xml:space="preserve"> B06, B07, B08, B09 and use of Logic Table for Determining Alteration Type and HERS Verification Requirements (inserted below section B); constrain user input for fields B04-B09 to allow only the available combinations of responses given in the Logic Table in rows a through t;  </w:t>
            </w:r>
          </w:p>
          <w:p w14:paraId="202FA7CD"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 xml:space="preserve">If the term </w:t>
            </w:r>
            <w:r w:rsidRPr="005F3A69">
              <w:rPr>
                <w:rFonts w:asciiTheme="minorHAnsi" w:hAnsiTheme="minorHAnsi"/>
                <w:b/>
                <w:sz w:val="14"/>
                <w:szCs w:val="14"/>
              </w:rPr>
              <w:t>"</w:t>
            </w:r>
            <w:proofErr w:type="spellStart"/>
            <w:r w:rsidRPr="005F3A69">
              <w:rPr>
                <w:rFonts w:asciiTheme="minorHAnsi" w:hAnsiTheme="minorHAnsi"/>
                <w:b/>
                <w:sz w:val="14"/>
                <w:szCs w:val="14"/>
              </w:rPr>
              <w:t>DctLk</w:t>
            </w:r>
            <w:proofErr w:type="spellEnd"/>
            <w:r w:rsidRPr="005F3A69">
              <w:rPr>
                <w:rFonts w:asciiTheme="minorHAnsi" w:hAnsiTheme="minorHAnsi"/>
                <w:b/>
                <w:sz w:val="14"/>
                <w:szCs w:val="14"/>
              </w:rPr>
              <w:t>"</w:t>
            </w:r>
            <w:r w:rsidRPr="005F3A69">
              <w:rPr>
                <w:rFonts w:asciiTheme="minorHAnsi" w:hAnsiTheme="minorHAnsi"/>
                <w:sz w:val="14"/>
                <w:szCs w:val="14"/>
              </w:rPr>
              <w:t xml:space="preserve"> appears in the HERS column, then display text result= "yes" in this field (duct leakage test required</w:t>
            </w:r>
            <w:proofErr w:type="gramStart"/>
            <w:r w:rsidRPr="005F3A69">
              <w:rPr>
                <w:rFonts w:asciiTheme="minorHAnsi" w:hAnsiTheme="minorHAnsi"/>
                <w:sz w:val="14"/>
                <w:szCs w:val="14"/>
              </w:rPr>
              <w:t>);</w:t>
            </w:r>
            <w:proofErr w:type="gramEnd"/>
          </w:p>
          <w:p w14:paraId="5F451B71" w14:textId="77777777" w:rsidR="00680F70" w:rsidRPr="005F3A69" w:rsidRDefault="00680F70" w:rsidP="00680F70">
            <w:pPr>
              <w:keepNext/>
              <w:rPr>
                <w:rFonts w:ascii="Calibri" w:hAnsi="Calibri"/>
                <w:i/>
                <w:sz w:val="14"/>
                <w:szCs w:val="14"/>
              </w:rPr>
            </w:pPr>
            <w:proofErr w:type="spellStart"/>
            <w:r w:rsidRPr="005F3A69">
              <w:rPr>
                <w:rFonts w:asciiTheme="minorHAnsi" w:hAnsiTheme="minorHAnsi"/>
                <w:sz w:val="14"/>
                <w:szCs w:val="14"/>
              </w:rPr>
              <w:t>elsif</w:t>
            </w:r>
            <w:proofErr w:type="spellEnd"/>
            <w:r w:rsidRPr="005F3A69">
              <w:rPr>
                <w:rFonts w:asciiTheme="minorHAnsi" w:hAnsiTheme="minorHAnsi"/>
                <w:sz w:val="14"/>
                <w:szCs w:val="14"/>
              </w:rPr>
              <w:t xml:space="preserve"> the term </w:t>
            </w:r>
            <w:r w:rsidRPr="005F3A69">
              <w:rPr>
                <w:rFonts w:asciiTheme="minorHAnsi" w:hAnsiTheme="minorHAnsi"/>
                <w:b/>
                <w:sz w:val="14"/>
                <w:szCs w:val="14"/>
              </w:rPr>
              <w:t>"</w:t>
            </w:r>
            <w:proofErr w:type="spellStart"/>
            <w:r w:rsidRPr="005F3A69">
              <w:rPr>
                <w:rFonts w:asciiTheme="minorHAnsi" w:hAnsiTheme="minorHAnsi"/>
                <w:b/>
                <w:sz w:val="14"/>
                <w:szCs w:val="14"/>
              </w:rPr>
              <w:t>DctLk</w:t>
            </w:r>
            <w:proofErr w:type="spellEnd"/>
            <w:r w:rsidRPr="005F3A69">
              <w:rPr>
                <w:rFonts w:asciiTheme="minorHAnsi" w:hAnsiTheme="minorHAnsi"/>
                <w:b/>
                <w:sz w:val="14"/>
                <w:szCs w:val="14"/>
              </w:rPr>
              <w:t>"</w:t>
            </w:r>
            <w:r w:rsidRPr="005F3A69">
              <w:rPr>
                <w:rFonts w:asciiTheme="minorHAnsi" w:hAnsiTheme="minorHAnsi"/>
                <w:sz w:val="14"/>
                <w:szCs w:val="14"/>
              </w:rPr>
              <w:t xml:space="preserve"> does not appear in the HERS column, then display result= "no" in this field &gt;&gt;</w:t>
            </w:r>
          </w:p>
        </w:tc>
        <w:tc>
          <w:tcPr>
            <w:tcW w:w="1833" w:type="dxa"/>
            <w:shd w:val="clear" w:color="auto" w:fill="auto"/>
          </w:tcPr>
          <w:p w14:paraId="15A731DE" w14:textId="79F58342" w:rsidR="00680F70" w:rsidRPr="005F3A69" w:rsidRDefault="00680F70" w:rsidP="00D1402E">
            <w:pPr>
              <w:keepNext/>
              <w:rPr>
                <w:rFonts w:asciiTheme="minorHAnsi" w:hAnsiTheme="minorHAnsi"/>
                <w:sz w:val="14"/>
                <w:szCs w:val="14"/>
              </w:rPr>
            </w:pPr>
            <w:r w:rsidRPr="005F3A69">
              <w:rPr>
                <w:rFonts w:asciiTheme="minorHAnsi" w:hAnsiTheme="minorHAnsi"/>
                <w:sz w:val="14"/>
                <w:szCs w:val="14"/>
              </w:rPr>
              <w:t>&lt;&lt;</w:t>
            </w:r>
            <w:r w:rsidR="00D1402E" w:rsidRPr="005F3A69">
              <w:rPr>
                <w:rFonts w:asciiTheme="minorHAnsi" w:hAnsiTheme="minorHAnsi"/>
                <w:sz w:val="14"/>
                <w:szCs w:val="14"/>
              </w:rPr>
              <w:t xml:space="preserve">if the value </w:t>
            </w:r>
            <w:r w:rsidR="00960CDB" w:rsidRPr="005F3A69">
              <w:rPr>
                <w:rFonts w:asciiTheme="minorHAnsi" w:hAnsiTheme="minorHAnsi"/>
                <w:sz w:val="14"/>
                <w:szCs w:val="14"/>
              </w:rPr>
              <w:t>in F10 or G10 = *</w:t>
            </w:r>
            <w:r w:rsidR="001D6A38" w:rsidRPr="005F3A69">
              <w:rPr>
                <w:rFonts w:asciiTheme="minorHAnsi" w:hAnsiTheme="minorHAnsi"/>
                <w:sz w:val="14"/>
                <w:szCs w:val="14"/>
              </w:rPr>
              <w:t xml:space="preserve">ducts </w:t>
            </w:r>
            <w:r w:rsidR="00960CDB" w:rsidRPr="005F3A69">
              <w:rPr>
                <w:rFonts w:asciiTheme="minorHAnsi" w:hAnsiTheme="minorHAnsi"/>
                <w:sz w:val="14"/>
                <w:szCs w:val="14"/>
              </w:rPr>
              <w:t>uninsulated or &lt;R-6 ducts</w:t>
            </w:r>
            <w:r w:rsidR="001D6A38" w:rsidRPr="005F3A69">
              <w:rPr>
                <w:rFonts w:asciiTheme="minorHAnsi" w:hAnsiTheme="minorHAnsi"/>
                <w:sz w:val="14"/>
                <w:szCs w:val="14"/>
              </w:rPr>
              <w:t xml:space="preserve"> entirely</w:t>
            </w:r>
            <w:r w:rsidR="00960CDB" w:rsidRPr="005F3A69">
              <w:rPr>
                <w:rFonts w:asciiTheme="minorHAnsi" w:hAnsiTheme="minorHAnsi"/>
                <w:sz w:val="14"/>
                <w:szCs w:val="14"/>
              </w:rPr>
              <w:t xml:space="preserve"> in conditioned space, then result = </w:t>
            </w:r>
            <w:proofErr w:type="gramStart"/>
            <w:r w:rsidR="00960CDB" w:rsidRPr="005F3A69">
              <w:rPr>
                <w:rFonts w:asciiTheme="minorHAnsi" w:hAnsiTheme="minorHAnsi"/>
                <w:sz w:val="14"/>
                <w:szCs w:val="14"/>
              </w:rPr>
              <w:t>yes;</w:t>
            </w:r>
            <w:proofErr w:type="gramEnd"/>
          </w:p>
          <w:p w14:paraId="4A30E053" w14:textId="77777777" w:rsidR="00680F70" w:rsidRPr="005F3A69" w:rsidRDefault="00680F70" w:rsidP="00680F70">
            <w:pPr>
              <w:keepNext/>
              <w:rPr>
                <w:rFonts w:asciiTheme="minorHAnsi" w:hAnsiTheme="minorHAnsi"/>
                <w:sz w:val="14"/>
                <w:szCs w:val="14"/>
              </w:rPr>
            </w:pPr>
          </w:p>
          <w:p w14:paraId="501A9F5A" w14:textId="77777777" w:rsidR="00680F70" w:rsidRPr="005F3A69" w:rsidRDefault="00680F70" w:rsidP="00680F70">
            <w:pPr>
              <w:keepNext/>
              <w:rPr>
                <w:rFonts w:asciiTheme="minorHAnsi" w:hAnsiTheme="minorHAnsi"/>
                <w:sz w:val="14"/>
                <w:szCs w:val="14"/>
              </w:rPr>
            </w:pPr>
            <w:r w:rsidRPr="005F3A69">
              <w:rPr>
                <w:rFonts w:asciiTheme="minorHAnsi" w:hAnsiTheme="minorHAnsi"/>
                <w:b/>
                <w:sz w:val="14"/>
                <w:szCs w:val="14"/>
              </w:rPr>
              <w:t>else</w:t>
            </w:r>
            <w:r w:rsidRPr="005F3A69">
              <w:rPr>
                <w:rFonts w:asciiTheme="minorHAnsi" w:hAnsiTheme="minorHAnsi"/>
                <w:sz w:val="14"/>
                <w:szCs w:val="14"/>
              </w:rPr>
              <w:t xml:space="preserve"> display text result="no"&gt;&gt;</w:t>
            </w:r>
          </w:p>
          <w:p w14:paraId="28601950" w14:textId="77777777" w:rsidR="00680F70" w:rsidRPr="005F3A69" w:rsidRDefault="00680F70" w:rsidP="00680F70">
            <w:pPr>
              <w:keepNext/>
              <w:rPr>
                <w:rFonts w:asciiTheme="minorHAnsi" w:hAnsiTheme="minorHAnsi"/>
                <w:sz w:val="14"/>
                <w:szCs w:val="14"/>
              </w:rPr>
            </w:pPr>
          </w:p>
          <w:p w14:paraId="09B7CED5" w14:textId="77777777" w:rsidR="00680F70" w:rsidRPr="005F3A69" w:rsidRDefault="00680F70" w:rsidP="00680F70">
            <w:pPr>
              <w:keepNext/>
              <w:rPr>
                <w:rFonts w:ascii="Calibri" w:hAnsi="Calibri"/>
                <w:sz w:val="14"/>
                <w:szCs w:val="14"/>
              </w:rPr>
            </w:pPr>
          </w:p>
        </w:tc>
        <w:tc>
          <w:tcPr>
            <w:tcW w:w="1834" w:type="dxa"/>
            <w:shd w:val="clear" w:color="auto" w:fill="auto"/>
          </w:tcPr>
          <w:p w14:paraId="6B8680C4"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&lt;</w:t>
            </w:r>
            <w:proofErr w:type="gramStart"/>
            <w:r w:rsidRPr="005F3A69">
              <w:rPr>
                <w:rFonts w:asciiTheme="minorHAnsi" w:hAnsiTheme="minorHAnsi"/>
                <w:sz w:val="14"/>
                <w:szCs w:val="14"/>
              </w:rPr>
              <w:t>&lt;  Calculated</w:t>
            </w:r>
            <w:proofErr w:type="gramEnd"/>
            <w:r w:rsidRPr="005F3A69">
              <w:rPr>
                <w:rFonts w:asciiTheme="minorHAnsi" w:hAnsiTheme="minorHAnsi"/>
                <w:sz w:val="14"/>
                <w:szCs w:val="14"/>
              </w:rPr>
              <w:t xml:space="preserve"> field:</w:t>
            </w:r>
          </w:p>
          <w:p w14:paraId="2206D2AB"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if G14=no</w:t>
            </w:r>
          </w:p>
          <w:p w14:paraId="7ACCC083"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then result=no</w:t>
            </w:r>
          </w:p>
          <w:p w14:paraId="1C024BFE" w14:textId="77777777" w:rsidR="00680F70" w:rsidRPr="005F3A69" w:rsidRDefault="00680F70" w:rsidP="00680F70">
            <w:pPr>
              <w:keepNext/>
              <w:rPr>
                <w:rFonts w:asciiTheme="minorHAnsi" w:hAnsiTheme="minorHAnsi"/>
                <w:sz w:val="14"/>
                <w:szCs w:val="14"/>
              </w:rPr>
            </w:pPr>
          </w:p>
          <w:p w14:paraId="1F2A000E" w14:textId="77777777" w:rsidR="00680F70" w:rsidRPr="005F3A69" w:rsidRDefault="00680F70" w:rsidP="00680F70">
            <w:pPr>
              <w:keepNext/>
              <w:rPr>
                <w:rFonts w:asciiTheme="minorHAnsi" w:hAnsiTheme="minorHAnsi"/>
                <w:sz w:val="14"/>
                <w:szCs w:val="14"/>
              </w:rPr>
            </w:pPr>
            <w:r w:rsidRPr="005F3A69">
              <w:rPr>
                <w:rFonts w:asciiTheme="minorHAnsi" w:hAnsiTheme="minorHAnsi"/>
                <w:b/>
                <w:sz w:val="14"/>
                <w:szCs w:val="14"/>
              </w:rPr>
              <w:t>elseif</w:t>
            </w:r>
            <w:r w:rsidRPr="005F3A69">
              <w:rPr>
                <w:rFonts w:asciiTheme="minorHAnsi" w:hAnsiTheme="minorHAnsi"/>
                <w:sz w:val="14"/>
                <w:szCs w:val="14"/>
              </w:rPr>
              <w:t xml:space="preserve"> the value in G11= "HERS Verified Fan Efficacy (W/cfm) and Airflow Rate (cfm/ton)",</w:t>
            </w:r>
          </w:p>
          <w:p w14:paraId="2950D614" w14:textId="77777777" w:rsidR="00680F70" w:rsidRPr="005F3A69" w:rsidRDefault="00680F70" w:rsidP="00680F70">
            <w:pPr>
              <w:keepNext/>
              <w:rPr>
                <w:rFonts w:asciiTheme="minorHAnsi" w:hAnsiTheme="minorHAnsi"/>
                <w:sz w:val="14"/>
                <w:szCs w:val="14"/>
              </w:rPr>
            </w:pPr>
            <w:r w:rsidRPr="005F3A69">
              <w:rPr>
                <w:rFonts w:asciiTheme="minorHAnsi" w:hAnsiTheme="minorHAnsi"/>
                <w:b/>
                <w:sz w:val="14"/>
                <w:szCs w:val="14"/>
              </w:rPr>
              <w:t>then</w:t>
            </w:r>
            <w:r w:rsidRPr="005F3A69">
              <w:rPr>
                <w:rFonts w:asciiTheme="minorHAnsi" w:hAnsiTheme="minorHAnsi"/>
                <w:sz w:val="14"/>
                <w:szCs w:val="14"/>
              </w:rPr>
              <w:t xml:space="preserve"> display text result in this field="yes</w:t>
            </w:r>
            <w:proofErr w:type="gramStart"/>
            <w:r w:rsidRPr="005F3A69">
              <w:rPr>
                <w:rFonts w:asciiTheme="minorHAnsi" w:hAnsiTheme="minorHAnsi"/>
                <w:sz w:val="14"/>
                <w:szCs w:val="14"/>
              </w:rPr>
              <w:t>";</w:t>
            </w:r>
            <w:proofErr w:type="gramEnd"/>
          </w:p>
          <w:p w14:paraId="1D319190" w14:textId="77777777" w:rsidR="00680F70" w:rsidRPr="005F3A69" w:rsidRDefault="00680F70" w:rsidP="00680F70">
            <w:pPr>
              <w:keepNext/>
              <w:rPr>
                <w:rFonts w:asciiTheme="minorHAnsi" w:hAnsiTheme="minorHAnsi"/>
                <w:sz w:val="14"/>
                <w:szCs w:val="14"/>
              </w:rPr>
            </w:pPr>
          </w:p>
          <w:p w14:paraId="11AA020E" w14:textId="77777777" w:rsidR="00680F70" w:rsidRPr="005F3A69" w:rsidRDefault="00680F70" w:rsidP="00680F70">
            <w:pPr>
              <w:keepNext/>
              <w:rPr>
                <w:rFonts w:asciiTheme="minorHAnsi" w:hAnsiTheme="minorHAnsi"/>
                <w:sz w:val="14"/>
                <w:szCs w:val="14"/>
              </w:rPr>
            </w:pPr>
            <w:r w:rsidRPr="005F3A69">
              <w:rPr>
                <w:rFonts w:ascii="Calibri" w:hAnsi="Calibri"/>
                <w:b/>
                <w:sz w:val="14"/>
                <w:szCs w:val="14"/>
              </w:rPr>
              <w:t>elseif</w:t>
            </w:r>
            <w:r w:rsidRPr="005F3A69">
              <w:rPr>
                <w:rFonts w:ascii="Calibri" w:hAnsi="Calibri"/>
                <w:sz w:val="14"/>
                <w:szCs w:val="14"/>
              </w:rPr>
              <w:t xml:space="preserve"> </w:t>
            </w:r>
            <w:proofErr w:type="gramStart"/>
            <w:r w:rsidRPr="005F3A69">
              <w:rPr>
                <w:rFonts w:asciiTheme="minorHAnsi" w:hAnsiTheme="minorHAnsi"/>
                <w:sz w:val="14"/>
                <w:szCs w:val="14"/>
              </w:rPr>
              <w:t>all of</w:t>
            </w:r>
            <w:proofErr w:type="gramEnd"/>
            <w:r w:rsidRPr="005F3A69">
              <w:rPr>
                <w:rFonts w:asciiTheme="minorHAnsi" w:hAnsiTheme="minorHAnsi"/>
                <w:sz w:val="14"/>
                <w:szCs w:val="14"/>
              </w:rPr>
              <w:t xml:space="preserve"> the following five conditions are true: </w:t>
            </w:r>
          </w:p>
          <w:p w14:paraId="421D842A"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**B09=yes</w:t>
            </w:r>
          </w:p>
          <w:p w14:paraId="01641820"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**C07=no cooling</w:t>
            </w:r>
          </w:p>
          <w:p w14:paraId="77FE476F" w14:textId="77777777" w:rsidR="00680F70" w:rsidRPr="005F3A69" w:rsidRDefault="00680F70" w:rsidP="00680F70">
            <w:pPr>
              <w:keepNext/>
              <w:rPr>
                <w:rFonts w:ascii="Calibri" w:hAnsi="Calibri"/>
                <w:sz w:val="14"/>
                <w:szCs w:val="14"/>
              </w:rPr>
            </w:pPr>
            <w:r w:rsidRPr="005F3A69">
              <w:rPr>
                <w:rFonts w:asciiTheme="minorHAnsi" w:hAnsiTheme="minorHAnsi"/>
                <w:sz w:val="14"/>
                <w:szCs w:val="14"/>
              </w:rPr>
              <w:t>**</w:t>
            </w:r>
            <w:r w:rsidRPr="005F3A69">
              <w:rPr>
                <w:rFonts w:ascii="Calibri" w:hAnsi="Calibri"/>
                <w:sz w:val="14"/>
                <w:szCs w:val="14"/>
              </w:rPr>
              <w:t xml:space="preserve">C14=CFI System, </w:t>
            </w:r>
          </w:p>
          <w:p w14:paraId="710755EC" w14:textId="77777777" w:rsidR="00680F70" w:rsidRPr="005F3A69" w:rsidRDefault="00680F70" w:rsidP="00680F70">
            <w:pPr>
              <w:keepNext/>
              <w:rPr>
                <w:rFonts w:ascii="Calibri" w:hAnsi="Calibri"/>
                <w:sz w:val="14"/>
                <w:szCs w:val="14"/>
              </w:rPr>
            </w:pPr>
            <w:r w:rsidRPr="005F3A69">
              <w:rPr>
                <w:rFonts w:ascii="Calibri" w:hAnsi="Calibri"/>
                <w:sz w:val="14"/>
                <w:szCs w:val="14"/>
              </w:rPr>
              <w:t>**G13=yes,</w:t>
            </w:r>
          </w:p>
          <w:p w14:paraId="417839FE" w14:textId="77777777" w:rsidR="00680F70" w:rsidRPr="005F3A69" w:rsidRDefault="00680F70" w:rsidP="00680F70">
            <w:pPr>
              <w:keepNext/>
              <w:rPr>
                <w:rFonts w:ascii="Calibri" w:hAnsi="Calibri"/>
                <w:sz w:val="14"/>
                <w:szCs w:val="14"/>
              </w:rPr>
            </w:pPr>
            <w:r w:rsidRPr="005F3A69">
              <w:rPr>
                <w:rFonts w:ascii="Calibri" w:hAnsi="Calibri"/>
                <w:sz w:val="14"/>
                <w:szCs w:val="14"/>
              </w:rPr>
              <w:t xml:space="preserve">**G14=yes, </w:t>
            </w:r>
          </w:p>
          <w:p w14:paraId="3C559778" w14:textId="77777777" w:rsidR="00680F70" w:rsidRPr="005F3A69" w:rsidRDefault="00680F70" w:rsidP="00680F70">
            <w:pPr>
              <w:keepNext/>
              <w:rPr>
                <w:rFonts w:ascii="Calibri" w:hAnsi="Calibri"/>
                <w:sz w:val="14"/>
                <w:szCs w:val="14"/>
              </w:rPr>
            </w:pPr>
            <w:r w:rsidRPr="005F3A69">
              <w:rPr>
                <w:rFonts w:ascii="Calibri" w:hAnsi="Calibri"/>
                <w:sz w:val="14"/>
                <w:szCs w:val="14"/>
              </w:rPr>
              <w:t xml:space="preserve">then result= </w:t>
            </w:r>
            <w:proofErr w:type="gramStart"/>
            <w:r w:rsidRPr="005F3A69">
              <w:rPr>
                <w:rFonts w:ascii="Calibri" w:hAnsi="Calibri"/>
                <w:sz w:val="14"/>
                <w:szCs w:val="14"/>
              </w:rPr>
              <w:t>yes;</w:t>
            </w:r>
            <w:proofErr w:type="gramEnd"/>
          </w:p>
          <w:p w14:paraId="3AA0BA66" w14:textId="77777777" w:rsidR="00680F70" w:rsidRPr="005F3A69" w:rsidRDefault="00680F70" w:rsidP="00680F70">
            <w:pPr>
              <w:keepNext/>
              <w:rPr>
                <w:rFonts w:asciiTheme="minorHAnsi" w:hAnsiTheme="minorHAnsi"/>
                <w:sz w:val="14"/>
                <w:szCs w:val="14"/>
              </w:rPr>
            </w:pPr>
          </w:p>
          <w:p w14:paraId="431BB2CC" w14:textId="77777777" w:rsidR="00680F70" w:rsidRPr="005F3A69" w:rsidRDefault="00680F70" w:rsidP="00680F70">
            <w:pPr>
              <w:keepNext/>
              <w:rPr>
                <w:rFonts w:ascii="Calibri" w:hAnsi="Calibri"/>
                <w:sz w:val="14"/>
                <w:szCs w:val="14"/>
              </w:rPr>
            </w:pPr>
            <w:r w:rsidRPr="005F3A69">
              <w:rPr>
                <w:rFonts w:asciiTheme="minorHAnsi" w:hAnsiTheme="minorHAnsi"/>
                <w:sz w:val="14"/>
                <w:szCs w:val="14"/>
              </w:rPr>
              <w:t>else display text result="no"&gt;&gt;</w:t>
            </w:r>
          </w:p>
        </w:tc>
        <w:tc>
          <w:tcPr>
            <w:tcW w:w="1833" w:type="dxa"/>
            <w:shd w:val="clear" w:color="auto" w:fill="auto"/>
          </w:tcPr>
          <w:p w14:paraId="18A70A7D"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&lt;&lt; Calculated field:</w:t>
            </w:r>
          </w:p>
          <w:p w14:paraId="5B4A10BC"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if the value in F11 or G13=no,</w:t>
            </w:r>
          </w:p>
          <w:p w14:paraId="4370E665"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then result ="no</w:t>
            </w:r>
            <w:proofErr w:type="gramStart"/>
            <w:r w:rsidRPr="005F3A69">
              <w:rPr>
                <w:rFonts w:asciiTheme="minorHAnsi" w:hAnsiTheme="minorHAnsi"/>
                <w:sz w:val="14"/>
                <w:szCs w:val="14"/>
              </w:rPr>
              <w:t>";</w:t>
            </w:r>
            <w:proofErr w:type="gramEnd"/>
          </w:p>
          <w:p w14:paraId="5D439252" w14:textId="77777777" w:rsidR="00680F70" w:rsidRPr="005F3A69" w:rsidRDefault="00680F70" w:rsidP="00680F70">
            <w:pPr>
              <w:keepNext/>
              <w:rPr>
                <w:rFonts w:asciiTheme="minorHAnsi" w:hAnsiTheme="minorHAnsi"/>
                <w:sz w:val="14"/>
                <w:szCs w:val="14"/>
              </w:rPr>
            </w:pPr>
          </w:p>
          <w:p w14:paraId="045147A2" w14:textId="77777777" w:rsidR="00680F70" w:rsidRPr="005F3A69" w:rsidRDefault="00680F70" w:rsidP="00680F70">
            <w:pPr>
              <w:keepNext/>
              <w:rPr>
                <w:rFonts w:asciiTheme="minorHAnsi" w:hAnsiTheme="minorHAnsi"/>
                <w:sz w:val="14"/>
                <w:szCs w:val="14"/>
              </w:rPr>
            </w:pPr>
            <w:r w:rsidRPr="005F3A69">
              <w:rPr>
                <w:rFonts w:asciiTheme="minorHAnsi" w:hAnsiTheme="minorHAnsi"/>
                <w:b/>
                <w:sz w:val="14"/>
                <w:szCs w:val="14"/>
              </w:rPr>
              <w:t>elseif</w:t>
            </w:r>
            <w:r w:rsidRPr="005F3A69">
              <w:rPr>
                <w:rFonts w:asciiTheme="minorHAnsi" w:hAnsiTheme="minorHAnsi"/>
                <w:sz w:val="14"/>
                <w:szCs w:val="14"/>
              </w:rPr>
              <w:t xml:space="preserve"> the value in G11= "HERS Verified Fan Efficacy (W/cfm) and Airflow Rate (cfm/ton)",</w:t>
            </w:r>
          </w:p>
          <w:p w14:paraId="3D35BE49" w14:textId="77777777" w:rsidR="00680F70" w:rsidRPr="005F3A69" w:rsidRDefault="00680F70" w:rsidP="00680F70">
            <w:pPr>
              <w:keepNext/>
              <w:rPr>
                <w:rFonts w:asciiTheme="minorHAnsi" w:hAnsiTheme="minorHAnsi"/>
                <w:sz w:val="14"/>
                <w:szCs w:val="14"/>
              </w:rPr>
            </w:pPr>
            <w:r w:rsidRPr="005F3A69">
              <w:rPr>
                <w:rFonts w:asciiTheme="minorHAnsi" w:hAnsiTheme="minorHAnsi"/>
                <w:b/>
                <w:sz w:val="14"/>
                <w:szCs w:val="14"/>
              </w:rPr>
              <w:t>then</w:t>
            </w:r>
            <w:r w:rsidRPr="005F3A69">
              <w:rPr>
                <w:rFonts w:asciiTheme="minorHAnsi" w:hAnsiTheme="minorHAnsi"/>
                <w:sz w:val="14"/>
                <w:szCs w:val="14"/>
              </w:rPr>
              <w:t xml:space="preserve"> display text result in this field="yes</w:t>
            </w:r>
            <w:proofErr w:type="gramStart"/>
            <w:r w:rsidRPr="005F3A69">
              <w:rPr>
                <w:rFonts w:asciiTheme="minorHAnsi" w:hAnsiTheme="minorHAnsi"/>
                <w:sz w:val="14"/>
                <w:szCs w:val="14"/>
              </w:rPr>
              <w:t>";</w:t>
            </w:r>
            <w:proofErr w:type="gramEnd"/>
          </w:p>
          <w:p w14:paraId="51D1C558" w14:textId="77777777" w:rsidR="00680F70" w:rsidRPr="005F3A69" w:rsidRDefault="00680F70" w:rsidP="00680F70">
            <w:pPr>
              <w:keepNext/>
              <w:rPr>
                <w:rFonts w:asciiTheme="minorHAnsi" w:hAnsiTheme="minorHAnsi"/>
                <w:sz w:val="14"/>
                <w:szCs w:val="14"/>
              </w:rPr>
            </w:pPr>
          </w:p>
          <w:p w14:paraId="778C9E1A" w14:textId="77777777" w:rsidR="00680F70" w:rsidRPr="005F3A69" w:rsidRDefault="00680F70" w:rsidP="00680F70">
            <w:pPr>
              <w:keepNext/>
              <w:rPr>
                <w:rFonts w:asciiTheme="minorHAnsi" w:hAnsiTheme="minorHAnsi"/>
                <w:sz w:val="14"/>
                <w:szCs w:val="14"/>
              </w:rPr>
            </w:pPr>
            <w:r w:rsidRPr="005F3A69">
              <w:rPr>
                <w:rFonts w:asciiTheme="minorHAnsi" w:hAnsiTheme="minorHAnsi"/>
                <w:b/>
                <w:sz w:val="14"/>
                <w:szCs w:val="14"/>
              </w:rPr>
              <w:t>elseif</w:t>
            </w:r>
            <w:r w:rsidRPr="005F3A69">
              <w:rPr>
                <w:rFonts w:asciiTheme="minorHAnsi" w:hAnsiTheme="minorHAnsi"/>
                <w:sz w:val="14"/>
                <w:szCs w:val="14"/>
              </w:rPr>
              <w:t xml:space="preserve"> the value inK03=yes, </w:t>
            </w:r>
            <w:r w:rsidRPr="005F3A69">
              <w:rPr>
                <w:rFonts w:asciiTheme="minorHAnsi" w:hAnsiTheme="minorHAnsi"/>
                <w:b/>
                <w:sz w:val="14"/>
                <w:szCs w:val="14"/>
              </w:rPr>
              <w:t>AND</w:t>
            </w:r>
            <w:r w:rsidRPr="005F3A69">
              <w:rPr>
                <w:rFonts w:asciiTheme="minorHAnsi" w:hAnsiTheme="minorHAnsi"/>
                <w:sz w:val="14"/>
                <w:szCs w:val="14"/>
              </w:rPr>
              <w:t xml:space="preserve"> the value in J09=no, </w:t>
            </w:r>
          </w:p>
          <w:p w14:paraId="689A432E" w14:textId="77777777" w:rsidR="00680F70" w:rsidRPr="005F3A69" w:rsidRDefault="00680F70" w:rsidP="00680F70">
            <w:pPr>
              <w:keepNext/>
              <w:rPr>
                <w:rFonts w:asciiTheme="minorHAnsi" w:hAnsiTheme="minorHAnsi"/>
                <w:sz w:val="14"/>
                <w:szCs w:val="14"/>
              </w:rPr>
            </w:pPr>
            <w:r w:rsidRPr="005F3A69">
              <w:rPr>
                <w:rFonts w:asciiTheme="minorHAnsi" w:hAnsiTheme="minorHAnsi"/>
                <w:b/>
                <w:sz w:val="14"/>
                <w:szCs w:val="14"/>
              </w:rPr>
              <w:t>then</w:t>
            </w:r>
            <w:r w:rsidRPr="005F3A69">
              <w:rPr>
                <w:rFonts w:asciiTheme="minorHAnsi" w:hAnsiTheme="minorHAnsi"/>
                <w:sz w:val="14"/>
                <w:szCs w:val="14"/>
              </w:rPr>
              <w:t xml:space="preserve"> text result in this field=</w:t>
            </w:r>
            <w:proofErr w:type="gramStart"/>
            <w:r w:rsidRPr="005F3A69">
              <w:rPr>
                <w:rFonts w:asciiTheme="minorHAnsi" w:hAnsiTheme="minorHAnsi"/>
                <w:sz w:val="14"/>
                <w:szCs w:val="14"/>
              </w:rPr>
              <w:t>yes;</w:t>
            </w:r>
            <w:proofErr w:type="gramEnd"/>
          </w:p>
          <w:p w14:paraId="01101FBF" w14:textId="77777777" w:rsidR="00680F70" w:rsidRPr="005F3A69" w:rsidRDefault="00680F70" w:rsidP="00680F70">
            <w:pPr>
              <w:keepNext/>
              <w:rPr>
                <w:rFonts w:asciiTheme="minorHAnsi" w:hAnsiTheme="minorHAnsi"/>
                <w:sz w:val="14"/>
                <w:szCs w:val="14"/>
              </w:rPr>
            </w:pPr>
          </w:p>
          <w:p w14:paraId="629E824E" w14:textId="77777777" w:rsidR="00680F70" w:rsidRPr="005F3A69" w:rsidRDefault="00680F70" w:rsidP="00680F70">
            <w:pPr>
              <w:keepNext/>
              <w:rPr>
                <w:rFonts w:asciiTheme="minorHAnsi" w:hAnsiTheme="minorHAnsi"/>
                <w:sz w:val="14"/>
                <w:szCs w:val="14"/>
              </w:rPr>
            </w:pPr>
            <w:r w:rsidRPr="005F3A69">
              <w:rPr>
                <w:rFonts w:ascii="Calibri" w:hAnsi="Calibri"/>
                <w:b/>
                <w:sz w:val="14"/>
                <w:szCs w:val="14"/>
              </w:rPr>
              <w:t>elseif</w:t>
            </w:r>
            <w:r w:rsidRPr="005F3A69">
              <w:rPr>
                <w:rFonts w:ascii="Calibri" w:hAnsi="Calibri"/>
                <w:sz w:val="14"/>
                <w:szCs w:val="14"/>
              </w:rPr>
              <w:t xml:space="preserve"> </w:t>
            </w:r>
            <w:proofErr w:type="gramStart"/>
            <w:r w:rsidRPr="005F3A69">
              <w:rPr>
                <w:rFonts w:asciiTheme="minorHAnsi" w:hAnsiTheme="minorHAnsi"/>
                <w:sz w:val="14"/>
                <w:szCs w:val="14"/>
              </w:rPr>
              <w:t>all of</w:t>
            </w:r>
            <w:proofErr w:type="gramEnd"/>
            <w:r w:rsidRPr="005F3A69">
              <w:rPr>
                <w:rFonts w:asciiTheme="minorHAnsi" w:hAnsiTheme="minorHAnsi"/>
                <w:sz w:val="14"/>
                <w:szCs w:val="14"/>
              </w:rPr>
              <w:t xml:space="preserve"> the following five conditions are true: </w:t>
            </w:r>
          </w:p>
          <w:p w14:paraId="75F9D2B6"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**B09=yes</w:t>
            </w:r>
          </w:p>
          <w:p w14:paraId="0C157666"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**C07=no cooling</w:t>
            </w:r>
          </w:p>
          <w:p w14:paraId="2E6BD849" w14:textId="77777777" w:rsidR="00680F70" w:rsidRPr="005F3A69" w:rsidRDefault="00680F70" w:rsidP="00680F70">
            <w:pPr>
              <w:keepNext/>
              <w:rPr>
                <w:rFonts w:ascii="Calibri" w:hAnsi="Calibri"/>
                <w:sz w:val="14"/>
                <w:szCs w:val="14"/>
              </w:rPr>
            </w:pPr>
            <w:r w:rsidRPr="005F3A69">
              <w:rPr>
                <w:rFonts w:asciiTheme="minorHAnsi" w:hAnsiTheme="minorHAnsi"/>
                <w:sz w:val="14"/>
                <w:szCs w:val="14"/>
              </w:rPr>
              <w:t>**</w:t>
            </w:r>
            <w:r w:rsidRPr="005F3A69">
              <w:rPr>
                <w:rFonts w:ascii="Calibri" w:hAnsi="Calibri"/>
                <w:sz w:val="14"/>
                <w:szCs w:val="14"/>
              </w:rPr>
              <w:t>C14=CFI System,</w:t>
            </w:r>
          </w:p>
          <w:p w14:paraId="7A5528F4" w14:textId="77777777" w:rsidR="00680F70" w:rsidRPr="005F3A69" w:rsidRDefault="00680F70" w:rsidP="00680F70">
            <w:pPr>
              <w:keepNext/>
              <w:rPr>
                <w:rFonts w:ascii="Calibri" w:hAnsi="Calibri"/>
                <w:sz w:val="14"/>
                <w:szCs w:val="14"/>
              </w:rPr>
            </w:pPr>
            <w:r w:rsidRPr="005F3A69">
              <w:rPr>
                <w:rFonts w:ascii="Calibri" w:hAnsi="Calibri"/>
                <w:sz w:val="14"/>
                <w:szCs w:val="14"/>
              </w:rPr>
              <w:t>**G13=yes,</w:t>
            </w:r>
          </w:p>
          <w:p w14:paraId="301120F0" w14:textId="77777777" w:rsidR="00680F70" w:rsidRPr="005F3A69" w:rsidRDefault="00680F70" w:rsidP="00680F70">
            <w:pPr>
              <w:keepNext/>
              <w:rPr>
                <w:rFonts w:ascii="Calibri" w:hAnsi="Calibri"/>
                <w:sz w:val="14"/>
                <w:szCs w:val="14"/>
              </w:rPr>
            </w:pPr>
            <w:r w:rsidRPr="005F3A69">
              <w:rPr>
                <w:rFonts w:ascii="Calibri" w:hAnsi="Calibri"/>
                <w:sz w:val="14"/>
                <w:szCs w:val="14"/>
              </w:rPr>
              <w:t xml:space="preserve">**G14=yes,  </w:t>
            </w:r>
          </w:p>
          <w:p w14:paraId="1C295A40" w14:textId="77777777" w:rsidR="00680F70" w:rsidRPr="005F3A69" w:rsidRDefault="00680F70" w:rsidP="00680F70">
            <w:pPr>
              <w:keepNext/>
              <w:rPr>
                <w:rFonts w:ascii="Calibri" w:hAnsi="Calibri"/>
                <w:sz w:val="14"/>
                <w:szCs w:val="14"/>
              </w:rPr>
            </w:pPr>
            <w:r w:rsidRPr="005F3A69">
              <w:rPr>
                <w:rFonts w:ascii="Calibri" w:hAnsi="Calibri"/>
                <w:sz w:val="14"/>
                <w:szCs w:val="14"/>
              </w:rPr>
              <w:t xml:space="preserve">then result= </w:t>
            </w:r>
            <w:proofErr w:type="gramStart"/>
            <w:r w:rsidRPr="005F3A69">
              <w:rPr>
                <w:rFonts w:ascii="Calibri" w:hAnsi="Calibri"/>
                <w:sz w:val="14"/>
                <w:szCs w:val="14"/>
              </w:rPr>
              <w:t>yes;</w:t>
            </w:r>
            <w:proofErr w:type="gramEnd"/>
          </w:p>
          <w:p w14:paraId="79781287" w14:textId="77777777" w:rsidR="00680F70" w:rsidRPr="005F3A69" w:rsidRDefault="00680F70" w:rsidP="00680F70">
            <w:pPr>
              <w:keepNext/>
              <w:rPr>
                <w:rFonts w:asciiTheme="minorHAnsi" w:hAnsiTheme="minorHAnsi"/>
                <w:sz w:val="14"/>
                <w:szCs w:val="14"/>
              </w:rPr>
            </w:pPr>
          </w:p>
          <w:p w14:paraId="0E6BB79D" w14:textId="77777777" w:rsidR="00680F70" w:rsidRPr="005F3A69" w:rsidRDefault="00680F70" w:rsidP="00680F70">
            <w:pPr>
              <w:keepNext/>
              <w:rPr>
                <w:rFonts w:ascii="Calibri" w:hAnsi="Calibri"/>
                <w:sz w:val="14"/>
                <w:szCs w:val="14"/>
              </w:rPr>
            </w:pPr>
            <w:r w:rsidRPr="005F3A69">
              <w:rPr>
                <w:rFonts w:asciiTheme="minorHAnsi" w:hAnsiTheme="minorHAnsi"/>
                <w:sz w:val="14"/>
                <w:szCs w:val="14"/>
              </w:rPr>
              <w:t>else display text result="no"&gt;&gt;</w:t>
            </w:r>
          </w:p>
        </w:tc>
        <w:tc>
          <w:tcPr>
            <w:tcW w:w="1834" w:type="dxa"/>
            <w:shd w:val="clear" w:color="auto" w:fill="auto"/>
          </w:tcPr>
          <w:p w14:paraId="556FAB2B"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&lt;</w:t>
            </w:r>
            <w:proofErr w:type="gramStart"/>
            <w:r w:rsidRPr="005F3A69">
              <w:rPr>
                <w:rFonts w:asciiTheme="minorHAnsi" w:hAnsiTheme="minorHAnsi"/>
                <w:sz w:val="14"/>
                <w:szCs w:val="14"/>
              </w:rPr>
              <w:t>&lt;  Calculated</w:t>
            </w:r>
            <w:proofErr w:type="gramEnd"/>
            <w:r w:rsidRPr="005F3A69">
              <w:rPr>
                <w:rFonts w:asciiTheme="minorHAnsi" w:hAnsiTheme="minorHAnsi"/>
                <w:sz w:val="14"/>
                <w:szCs w:val="14"/>
              </w:rPr>
              <w:t xml:space="preserve"> field:</w:t>
            </w:r>
          </w:p>
          <w:p w14:paraId="3806861C"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if the value in G11= [HERS verified Return Duct Design per Table 150.0-B, C</w:t>
            </w:r>
            <w:proofErr w:type="gramStart"/>
            <w:r w:rsidRPr="005F3A69">
              <w:rPr>
                <w:rFonts w:asciiTheme="minorHAnsi" w:hAnsiTheme="minorHAnsi"/>
                <w:sz w:val="14"/>
                <w:szCs w:val="14"/>
              </w:rPr>
              <w:t>];</w:t>
            </w:r>
            <w:proofErr w:type="gramEnd"/>
          </w:p>
          <w:p w14:paraId="6D53B2D1" w14:textId="77777777" w:rsidR="00680F70" w:rsidRPr="005F3A69" w:rsidRDefault="00680F70" w:rsidP="00680F70">
            <w:pPr>
              <w:keepNext/>
              <w:rPr>
                <w:rFonts w:asciiTheme="minorHAnsi" w:hAnsiTheme="minorHAnsi"/>
                <w:sz w:val="14"/>
                <w:szCs w:val="14"/>
              </w:rPr>
            </w:pPr>
            <w:r w:rsidRPr="005F3A69">
              <w:rPr>
                <w:rFonts w:asciiTheme="minorHAnsi" w:hAnsiTheme="minorHAnsi"/>
                <w:sz w:val="14"/>
                <w:szCs w:val="14"/>
              </w:rPr>
              <w:t>then display text result in this field="yes</w:t>
            </w:r>
            <w:proofErr w:type="gramStart"/>
            <w:r w:rsidRPr="005F3A69">
              <w:rPr>
                <w:rFonts w:asciiTheme="minorHAnsi" w:hAnsiTheme="minorHAnsi"/>
                <w:sz w:val="14"/>
                <w:szCs w:val="14"/>
              </w:rPr>
              <w:t>";</w:t>
            </w:r>
            <w:proofErr w:type="gramEnd"/>
          </w:p>
          <w:p w14:paraId="3EFFE32D" w14:textId="77777777" w:rsidR="00680F70" w:rsidRPr="005F3A69" w:rsidRDefault="00680F70" w:rsidP="00680F70">
            <w:pPr>
              <w:keepNext/>
              <w:rPr>
                <w:rFonts w:asciiTheme="minorHAnsi" w:hAnsiTheme="minorHAnsi"/>
                <w:sz w:val="14"/>
                <w:szCs w:val="14"/>
              </w:rPr>
            </w:pPr>
          </w:p>
          <w:p w14:paraId="79BB1ADF" w14:textId="77777777" w:rsidR="00680F70" w:rsidRPr="005F3A69" w:rsidRDefault="00680F70" w:rsidP="00680F70">
            <w:pPr>
              <w:keepNext/>
              <w:rPr>
                <w:rFonts w:ascii="Calibri" w:hAnsi="Calibri"/>
                <w:sz w:val="14"/>
                <w:szCs w:val="14"/>
              </w:rPr>
            </w:pPr>
            <w:r w:rsidRPr="005F3A69">
              <w:rPr>
                <w:rFonts w:asciiTheme="minorHAnsi" w:hAnsiTheme="minorHAnsi"/>
                <w:sz w:val="14"/>
                <w:szCs w:val="14"/>
              </w:rPr>
              <w:t>else display text result="no"&gt;&gt;</w:t>
            </w:r>
          </w:p>
        </w:tc>
      </w:tr>
      <w:tr w:rsidR="00680F70" w:rsidRPr="005F3A69" w14:paraId="6CED15A7" w14:textId="77777777" w:rsidTr="1CDB9BDF">
        <w:trPr>
          <w:cantSplit/>
          <w:trHeight w:val="332"/>
        </w:trPr>
        <w:tc>
          <w:tcPr>
            <w:tcW w:w="1189" w:type="dxa"/>
            <w:shd w:val="clear" w:color="auto" w:fill="auto"/>
            <w:vAlign w:val="bottom"/>
          </w:tcPr>
          <w:p w14:paraId="7BA270A7" w14:textId="77777777" w:rsidR="00680F70" w:rsidRPr="005F3A69" w:rsidRDefault="00680F70" w:rsidP="00680F70">
            <w:pPr>
              <w:keepNext/>
              <w:jc w:val="center"/>
              <w:rPr>
                <w:rFonts w:ascii="Calibri" w:hAnsi="Calibri"/>
                <w:sz w:val="18"/>
                <w:szCs w:val="18"/>
              </w:rPr>
            </w:pPr>
          </w:p>
        </w:tc>
        <w:tc>
          <w:tcPr>
            <w:tcW w:w="1171" w:type="dxa"/>
            <w:shd w:val="clear" w:color="auto" w:fill="auto"/>
            <w:vAlign w:val="bottom"/>
          </w:tcPr>
          <w:p w14:paraId="21C8A6EA" w14:textId="77777777" w:rsidR="00680F70" w:rsidRPr="005F3A69" w:rsidRDefault="00680F70" w:rsidP="00680F70">
            <w:pPr>
              <w:keepNext/>
              <w:jc w:val="center"/>
              <w:rPr>
                <w:rFonts w:ascii="Calibri" w:hAnsi="Calibri"/>
                <w:sz w:val="18"/>
                <w:szCs w:val="18"/>
              </w:rPr>
            </w:pPr>
          </w:p>
        </w:tc>
        <w:tc>
          <w:tcPr>
            <w:tcW w:w="1261" w:type="dxa"/>
            <w:vAlign w:val="bottom"/>
          </w:tcPr>
          <w:p w14:paraId="29B81662" w14:textId="77777777" w:rsidR="00680F70" w:rsidRPr="005F3A69" w:rsidRDefault="00680F70" w:rsidP="00680F70">
            <w:pPr>
              <w:keepNext/>
              <w:jc w:val="center"/>
              <w:rPr>
                <w:rFonts w:ascii="Calibri" w:hAnsi="Calibri"/>
                <w:sz w:val="18"/>
                <w:szCs w:val="18"/>
              </w:rPr>
            </w:pPr>
          </w:p>
        </w:tc>
        <w:tc>
          <w:tcPr>
            <w:tcW w:w="1833" w:type="dxa"/>
            <w:shd w:val="clear" w:color="auto" w:fill="auto"/>
            <w:vAlign w:val="bottom"/>
          </w:tcPr>
          <w:p w14:paraId="163F69FF" w14:textId="77777777" w:rsidR="00680F70" w:rsidRPr="005F3A69" w:rsidRDefault="00680F70" w:rsidP="00680F70">
            <w:pPr>
              <w:keepNext/>
              <w:jc w:val="center"/>
              <w:rPr>
                <w:rFonts w:ascii="Calibri" w:hAnsi="Calibri"/>
                <w:sz w:val="18"/>
                <w:szCs w:val="18"/>
              </w:rPr>
            </w:pPr>
          </w:p>
        </w:tc>
        <w:tc>
          <w:tcPr>
            <w:tcW w:w="1834" w:type="dxa"/>
            <w:shd w:val="clear" w:color="auto" w:fill="auto"/>
            <w:vAlign w:val="bottom"/>
          </w:tcPr>
          <w:p w14:paraId="19D21E8D" w14:textId="77777777" w:rsidR="00680F70" w:rsidRPr="005F3A69" w:rsidRDefault="00680F70" w:rsidP="00680F70">
            <w:pPr>
              <w:keepNext/>
              <w:jc w:val="center"/>
              <w:rPr>
                <w:rFonts w:ascii="Calibri" w:hAnsi="Calibri"/>
                <w:sz w:val="18"/>
                <w:szCs w:val="18"/>
              </w:rPr>
            </w:pPr>
          </w:p>
        </w:tc>
        <w:tc>
          <w:tcPr>
            <w:tcW w:w="1833" w:type="dxa"/>
            <w:shd w:val="clear" w:color="auto" w:fill="auto"/>
            <w:vAlign w:val="bottom"/>
          </w:tcPr>
          <w:p w14:paraId="2CEAC291" w14:textId="77777777" w:rsidR="00680F70" w:rsidRPr="005F3A69" w:rsidRDefault="00680F70" w:rsidP="00680F70">
            <w:pPr>
              <w:keepNext/>
              <w:jc w:val="center"/>
              <w:rPr>
                <w:rFonts w:ascii="Calibri" w:hAnsi="Calibri"/>
                <w:sz w:val="18"/>
                <w:szCs w:val="18"/>
              </w:rPr>
            </w:pPr>
          </w:p>
        </w:tc>
        <w:tc>
          <w:tcPr>
            <w:tcW w:w="1834" w:type="dxa"/>
            <w:shd w:val="clear" w:color="auto" w:fill="auto"/>
            <w:vAlign w:val="bottom"/>
          </w:tcPr>
          <w:p w14:paraId="4537091F" w14:textId="77777777" w:rsidR="00680F70" w:rsidRPr="005F3A69" w:rsidRDefault="00680F70" w:rsidP="00680F70">
            <w:pPr>
              <w:keepNext/>
              <w:jc w:val="center"/>
              <w:rPr>
                <w:rFonts w:ascii="Calibri" w:hAnsi="Calibri"/>
                <w:sz w:val="18"/>
                <w:szCs w:val="18"/>
              </w:rPr>
            </w:pPr>
          </w:p>
        </w:tc>
        <w:tc>
          <w:tcPr>
            <w:tcW w:w="1833" w:type="dxa"/>
            <w:shd w:val="clear" w:color="auto" w:fill="auto"/>
            <w:vAlign w:val="bottom"/>
          </w:tcPr>
          <w:p w14:paraId="6B65B8EF" w14:textId="77777777" w:rsidR="00680F70" w:rsidRPr="005F3A69" w:rsidRDefault="00680F70" w:rsidP="00680F70">
            <w:pPr>
              <w:keepNext/>
              <w:jc w:val="center"/>
              <w:rPr>
                <w:rFonts w:ascii="Calibri" w:hAnsi="Calibri"/>
                <w:sz w:val="18"/>
                <w:szCs w:val="18"/>
              </w:rPr>
            </w:pPr>
          </w:p>
        </w:tc>
        <w:tc>
          <w:tcPr>
            <w:tcW w:w="1834" w:type="dxa"/>
            <w:shd w:val="clear" w:color="auto" w:fill="auto"/>
            <w:vAlign w:val="bottom"/>
          </w:tcPr>
          <w:p w14:paraId="38749E63" w14:textId="77777777" w:rsidR="00680F70" w:rsidRPr="005F3A69" w:rsidRDefault="00680F70" w:rsidP="00680F70">
            <w:pPr>
              <w:keepNext/>
              <w:jc w:val="center"/>
              <w:rPr>
                <w:rFonts w:ascii="Calibri" w:hAnsi="Calibri"/>
                <w:sz w:val="18"/>
                <w:szCs w:val="18"/>
              </w:rPr>
            </w:pPr>
          </w:p>
        </w:tc>
      </w:tr>
      <w:tr w:rsidR="00680F70" w:rsidRPr="005F3A69" w14:paraId="5338EDD5" w14:textId="77777777" w:rsidTr="1CDB9BDF">
        <w:trPr>
          <w:cantSplit/>
        </w:trPr>
        <w:tc>
          <w:tcPr>
            <w:tcW w:w="14622" w:type="dxa"/>
            <w:gridSpan w:val="9"/>
          </w:tcPr>
          <w:p w14:paraId="5E6491C4" w14:textId="77777777" w:rsidR="00680F70" w:rsidRPr="005F3A69" w:rsidRDefault="00680F70" w:rsidP="00680F70">
            <w:pPr>
              <w:keepNext/>
              <w:rPr>
                <w:rFonts w:ascii="Calibri" w:hAnsi="Calibri"/>
                <w:sz w:val="18"/>
                <w:szCs w:val="18"/>
              </w:rPr>
            </w:pPr>
            <w:r w:rsidRPr="005F3A69">
              <w:rPr>
                <w:rFonts w:ascii="Calibri" w:hAnsi="Calibri"/>
                <w:sz w:val="18"/>
                <w:szCs w:val="18"/>
              </w:rPr>
              <w:t>Notes:</w:t>
            </w:r>
          </w:p>
        </w:tc>
      </w:tr>
    </w:tbl>
    <w:p w14:paraId="4A08F838" w14:textId="77777777" w:rsidR="008730AC" w:rsidRPr="005F3A69" w:rsidRDefault="008730AC" w:rsidP="008846F4">
      <w:pPr>
        <w:rPr>
          <w:rFonts w:ascii="Calibri" w:hAnsi="Calibri"/>
          <w:sz w:val="18"/>
          <w:szCs w:val="18"/>
        </w:rPr>
      </w:pPr>
    </w:p>
    <w:p w14:paraId="55274F23" w14:textId="77777777" w:rsidR="008730AC" w:rsidRPr="005F3A69" w:rsidRDefault="008730AC" w:rsidP="008846F4">
      <w:pPr>
        <w:rPr>
          <w:rFonts w:ascii="Calibri" w:hAnsi="Calibri"/>
          <w:sz w:val="18"/>
          <w:szCs w:val="18"/>
        </w:rPr>
      </w:pPr>
    </w:p>
    <w:p w14:paraId="6013E6E7" w14:textId="77777777" w:rsidR="00E96728" w:rsidRPr="005F3A69" w:rsidRDefault="00E96728" w:rsidP="008846F4">
      <w:pPr>
        <w:rPr>
          <w:rFonts w:ascii="Calibri" w:hAnsi="Calibri"/>
          <w:sz w:val="18"/>
          <w:szCs w:val="18"/>
        </w:rPr>
      </w:pP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866"/>
        <w:gridCol w:w="4866"/>
        <w:gridCol w:w="4866"/>
      </w:tblGrid>
      <w:tr w:rsidR="00E96728" w:rsidRPr="005F3A69" w14:paraId="4F6F7F88" w14:textId="77777777" w:rsidTr="009A277F">
        <w:trPr>
          <w:cantSplit/>
        </w:trPr>
        <w:tc>
          <w:tcPr>
            <w:tcW w:w="14598" w:type="dxa"/>
            <w:gridSpan w:val="3"/>
          </w:tcPr>
          <w:p w14:paraId="768E090D" w14:textId="77777777" w:rsidR="00E96728" w:rsidRPr="005F3A69" w:rsidRDefault="00F33883" w:rsidP="002D684F">
            <w:pPr>
              <w:keepNext/>
              <w:rPr>
                <w:rFonts w:ascii="Calibri" w:hAnsi="Calibri"/>
                <w:b/>
                <w:szCs w:val="18"/>
              </w:rPr>
            </w:pPr>
            <w:r w:rsidRPr="005F3A69">
              <w:rPr>
                <w:rFonts w:ascii="Calibri" w:hAnsi="Calibri"/>
                <w:b/>
                <w:szCs w:val="18"/>
              </w:rPr>
              <w:lastRenderedPageBreak/>
              <w:t>K</w:t>
            </w:r>
            <w:r w:rsidR="00E96728" w:rsidRPr="005F3A69">
              <w:rPr>
                <w:rFonts w:ascii="Calibri" w:hAnsi="Calibri"/>
                <w:b/>
                <w:szCs w:val="18"/>
              </w:rPr>
              <w:t>. HERS Verification Requirements for Space Conditioning Equipment</w:t>
            </w:r>
          </w:p>
          <w:p w14:paraId="41FE2F75" w14:textId="77777777" w:rsidR="00E96728" w:rsidRPr="005F3A69" w:rsidRDefault="00E96728" w:rsidP="00F33883">
            <w:pPr>
              <w:keepNext/>
              <w:rPr>
                <w:rFonts w:ascii="Calibri" w:hAnsi="Calibri"/>
                <w:b/>
                <w:szCs w:val="18"/>
              </w:rPr>
            </w:pPr>
            <w:r w:rsidRPr="005F3A69">
              <w:rPr>
                <w:rFonts w:ascii="Calibri" w:hAnsi="Calibri"/>
                <w:sz w:val="18"/>
                <w:szCs w:val="18"/>
              </w:rPr>
              <w:t xml:space="preserve">&lt;&lt;require one row of data in this table for each of the SC Systems listed in </w:t>
            </w:r>
            <w:r w:rsidR="00F33883" w:rsidRPr="005F3A69">
              <w:rPr>
                <w:rFonts w:ascii="Calibri" w:hAnsi="Calibri"/>
                <w:sz w:val="18"/>
                <w:szCs w:val="18"/>
              </w:rPr>
              <w:t>Section C</w:t>
            </w:r>
            <w:r w:rsidRPr="005F3A69">
              <w:rPr>
                <w:rFonts w:ascii="Calibri" w:hAnsi="Calibri"/>
                <w:sz w:val="18"/>
                <w:szCs w:val="18"/>
              </w:rPr>
              <w:t>&gt;&gt;</w:t>
            </w:r>
          </w:p>
        </w:tc>
      </w:tr>
      <w:tr w:rsidR="00E96728" w:rsidRPr="005F3A69" w14:paraId="6EFBEDB9" w14:textId="77777777" w:rsidTr="009A277F">
        <w:trPr>
          <w:cantSplit/>
          <w:trHeight w:val="305"/>
        </w:trPr>
        <w:tc>
          <w:tcPr>
            <w:tcW w:w="4866" w:type="dxa"/>
            <w:vAlign w:val="center"/>
          </w:tcPr>
          <w:p w14:paraId="037C710E" w14:textId="77777777" w:rsidR="00E96728" w:rsidRPr="005F3A69" w:rsidRDefault="00E96728" w:rsidP="002D684F">
            <w:pPr>
              <w:keepNext/>
              <w:jc w:val="center"/>
              <w:rPr>
                <w:rFonts w:ascii="Calibri" w:hAnsi="Calibri"/>
                <w:sz w:val="18"/>
                <w:szCs w:val="18"/>
              </w:rPr>
            </w:pPr>
            <w:r w:rsidRPr="005F3A69">
              <w:rPr>
                <w:rFonts w:ascii="Calibri" w:hAnsi="Calibri"/>
                <w:sz w:val="18"/>
                <w:szCs w:val="18"/>
              </w:rPr>
              <w:t xml:space="preserve"> 01</w:t>
            </w:r>
          </w:p>
        </w:tc>
        <w:tc>
          <w:tcPr>
            <w:tcW w:w="4866" w:type="dxa"/>
            <w:vAlign w:val="center"/>
          </w:tcPr>
          <w:p w14:paraId="5809E819" w14:textId="77777777" w:rsidR="00E96728" w:rsidRPr="005F3A69" w:rsidRDefault="00E96728" w:rsidP="002D684F">
            <w:pPr>
              <w:keepNext/>
              <w:jc w:val="center"/>
              <w:rPr>
                <w:rFonts w:ascii="Calibri" w:hAnsi="Calibri"/>
                <w:sz w:val="18"/>
                <w:szCs w:val="18"/>
              </w:rPr>
            </w:pPr>
            <w:r w:rsidRPr="005F3A69">
              <w:rPr>
                <w:rFonts w:ascii="Calibri" w:hAnsi="Calibri"/>
                <w:sz w:val="18"/>
                <w:szCs w:val="18"/>
              </w:rPr>
              <w:t>02</w:t>
            </w:r>
          </w:p>
        </w:tc>
        <w:tc>
          <w:tcPr>
            <w:tcW w:w="4866" w:type="dxa"/>
            <w:tcBorders>
              <w:bottom w:val="single" w:sz="4" w:space="0" w:color="auto"/>
            </w:tcBorders>
            <w:vAlign w:val="center"/>
          </w:tcPr>
          <w:p w14:paraId="0F19E1E6" w14:textId="77777777" w:rsidR="00E96728" w:rsidRPr="005F3A69" w:rsidRDefault="00E96728" w:rsidP="002D684F">
            <w:pPr>
              <w:keepNext/>
              <w:jc w:val="center"/>
              <w:rPr>
                <w:rFonts w:ascii="Calibri" w:hAnsi="Calibri"/>
                <w:sz w:val="18"/>
                <w:szCs w:val="18"/>
              </w:rPr>
            </w:pPr>
            <w:r w:rsidRPr="005F3A69">
              <w:rPr>
                <w:rFonts w:ascii="Calibri" w:hAnsi="Calibri"/>
                <w:sz w:val="18"/>
                <w:szCs w:val="18"/>
              </w:rPr>
              <w:t>03</w:t>
            </w:r>
          </w:p>
        </w:tc>
      </w:tr>
      <w:tr w:rsidR="006D13D5" w:rsidRPr="005F3A69" w14:paraId="2FA4B935" w14:textId="77777777" w:rsidTr="009A277F">
        <w:trPr>
          <w:cantSplit/>
          <w:trHeight w:val="105"/>
        </w:trPr>
        <w:tc>
          <w:tcPr>
            <w:tcW w:w="4866" w:type="dxa"/>
            <w:vMerge w:val="restart"/>
            <w:vAlign w:val="bottom"/>
          </w:tcPr>
          <w:p w14:paraId="51DBC2C0" w14:textId="77777777" w:rsidR="006D13D5" w:rsidRPr="005F3A69" w:rsidRDefault="006D13D5" w:rsidP="002D684F">
            <w:pPr>
              <w:keepNext/>
              <w:rPr>
                <w:rFonts w:ascii="Calibri" w:hAnsi="Calibri"/>
                <w:sz w:val="18"/>
                <w:szCs w:val="18"/>
              </w:rPr>
            </w:pPr>
          </w:p>
        </w:tc>
        <w:tc>
          <w:tcPr>
            <w:tcW w:w="4866" w:type="dxa"/>
            <w:vMerge w:val="restart"/>
            <w:tcBorders>
              <w:top w:val="nil"/>
            </w:tcBorders>
            <w:vAlign w:val="bottom"/>
          </w:tcPr>
          <w:p w14:paraId="76CB12FE" w14:textId="77777777" w:rsidR="006D13D5" w:rsidRPr="005F3A69" w:rsidRDefault="006D13D5" w:rsidP="002D684F">
            <w:pPr>
              <w:keepNext/>
              <w:rPr>
                <w:rFonts w:ascii="Calibri" w:hAnsi="Calibri"/>
                <w:sz w:val="18"/>
                <w:szCs w:val="18"/>
              </w:rPr>
            </w:pPr>
          </w:p>
        </w:tc>
        <w:tc>
          <w:tcPr>
            <w:tcW w:w="4866" w:type="dxa"/>
            <w:tcBorders>
              <w:top w:val="single" w:sz="4" w:space="0" w:color="auto"/>
              <w:bottom w:val="single" w:sz="4" w:space="0" w:color="auto"/>
            </w:tcBorders>
            <w:vAlign w:val="bottom"/>
          </w:tcPr>
          <w:p w14:paraId="67A492E8" w14:textId="77777777" w:rsidR="006D13D5" w:rsidRPr="005F3A69" w:rsidRDefault="006D13D5" w:rsidP="002D684F">
            <w:pPr>
              <w:keepNext/>
              <w:jc w:val="center"/>
              <w:rPr>
                <w:rFonts w:ascii="Calibri" w:hAnsi="Calibri"/>
                <w:sz w:val="18"/>
                <w:szCs w:val="18"/>
              </w:rPr>
            </w:pPr>
            <w:r w:rsidRPr="005F3A69">
              <w:rPr>
                <w:rFonts w:ascii="Calibri" w:hAnsi="Calibri"/>
                <w:sz w:val="18"/>
                <w:szCs w:val="18"/>
              </w:rPr>
              <w:t>MCH-25</w:t>
            </w:r>
          </w:p>
        </w:tc>
      </w:tr>
      <w:tr w:rsidR="006D13D5" w:rsidRPr="005F3A69" w14:paraId="2F67F462" w14:textId="77777777" w:rsidTr="009A277F">
        <w:trPr>
          <w:cantSplit/>
          <w:trHeight w:val="104"/>
        </w:trPr>
        <w:tc>
          <w:tcPr>
            <w:tcW w:w="4866" w:type="dxa"/>
            <w:vMerge/>
            <w:tcBorders>
              <w:bottom w:val="nil"/>
            </w:tcBorders>
            <w:vAlign w:val="bottom"/>
          </w:tcPr>
          <w:p w14:paraId="55B9132C" w14:textId="77777777" w:rsidR="006D13D5" w:rsidRPr="005F3A69" w:rsidRDefault="006D13D5" w:rsidP="002D684F">
            <w:pPr>
              <w:keepNext/>
              <w:rPr>
                <w:rFonts w:ascii="Calibri" w:hAnsi="Calibri"/>
                <w:sz w:val="18"/>
                <w:szCs w:val="18"/>
              </w:rPr>
            </w:pPr>
          </w:p>
        </w:tc>
        <w:tc>
          <w:tcPr>
            <w:tcW w:w="4866" w:type="dxa"/>
            <w:vMerge/>
            <w:tcBorders>
              <w:bottom w:val="nil"/>
            </w:tcBorders>
            <w:vAlign w:val="bottom"/>
          </w:tcPr>
          <w:p w14:paraId="38216E2E" w14:textId="77777777" w:rsidR="006D13D5" w:rsidRPr="005F3A69" w:rsidRDefault="006D13D5" w:rsidP="002D684F">
            <w:pPr>
              <w:keepNext/>
              <w:rPr>
                <w:rFonts w:ascii="Calibri" w:hAnsi="Calibri"/>
                <w:sz w:val="18"/>
                <w:szCs w:val="18"/>
              </w:rPr>
            </w:pPr>
          </w:p>
        </w:tc>
        <w:tc>
          <w:tcPr>
            <w:tcW w:w="4866" w:type="dxa"/>
            <w:tcBorders>
              <w:top w:val="single" w:sz="4" w:space="0" w:color="auto"/>
              <w:bottom w:val="nil"/>
            </w:tcBorders>
            <w:vAlign w:val="bottom"/>
          </w:tcPr>
          <w:p w14:paraId="758CA377" w14:textId="77777777" w:rsidR="006D13D5" w:rsidRPr="005F3A69" w:rsidRDefault="006D13D5" w:rsidP="002D684F">
            <w:pPr>
              <w:keepNext/>
              <w:jc w:val="center"/>
              <w:rPr>
                <w:rFonts w:ascii="Calibri" w:hAnsi="Calibri"/>
                <w:sz w:val="18"/>
                <w:szCs w:val="18"/>
              </w:rPr>
            </w:pPr>
          </w:p>
        </w:tc>
      </w:tr>
      <w:tr w:rsidR="00E96728" w:rsidRPr="005F3A69" w14:paraId="2805D924" w14:textId="77777777" w:rsidTr="009A277F">
        <w:trPr>
          <w:cantSplit/>
          <w:trHeight w:val="972"/>
        </w:trPr>
        <w:tc>
          <w:tcPr>
            <w:tcW w:w="4866" w:type="dxa"/>
            <w:tcBorders>
              <w:top w:val="nil"/>
            </w:tcBorders>
            <w:vAlign w:val="bottom"/>
          </w:tcPr>
          <w:p w14:paraId="5D61E172" w14:textId="77777777" w:rsidR="00E96728" w:rsidRPr="005F3A69" w:rsidRDefault="00E96728" w:rsidP="002D684F">
            <w:pPr>
              <w:keepNext/>
              <w:jc w:val="center"/>
              <w:rPr>
                <w:rFonts w:ascii="Calibri" w:hAnsi="Calibri"/>
                <w:sz w:val="18"/>
                <w:szCs w:val="18"/>
              </w:rPr>
            </w:pPr>
            <w:r w:rsidRPr="005F3A69">
              <w:rPr>
                <w:rFonts w:ascii="Calibri" w:hAnsi="Calibri"/>
                <w:sz w:val="18"/>
                <w:szCs w:val="18"/>
              </w:rPr>
              <w:t>SC System ID/Name from CF1R</w:t>
            </w:r>
          </w:p>
        </w:tc>
        <w:tc>
          <w:tcPr>
            <w:tcW w:w="4866" w:type="dxa"/>
            <w:tcBorders>
              <w:top w:val="nil"/>
            </w:tcBorders>
            <w:vAlign w:val="bottom"/>
          </w:tcPr>
          <w:p w14:paraId="0F12BF4A" w14:textId="77777777" w:rsidR="00E96728" w:rsidRPr="005F3A69" w:rsidRDefault="00E96728" w:rsidP="002D684F">
            <w:pPr>
              <w:keepNext/>
              <w:jc w:val="center"/>
              <w:rPr>
                <w:rFonts w:ascii="Calibri" w:hAnsi="Calibri"/>
                <w:sz w:val="18"/>
                <w:szCs w:val="18"/>
              </w:rPr>
            </w:pPr>
            <w:r w:rsidRPr="005F3A69">
              <w:rPr>
                <w:rFonts w:ascii="Calibri" w:hAnsi="Calibri"/>
                <w:sz w:val="18"/>
                <w:szCs w:val="18"/>
              </w:rPr>
              <w:t>SC System Description of Area Served</w:t>
            </w:r>
          </w:p>
        </w:tc>
        <w:tc>
          <w:tcPr>
            <w:tcW w:w="4866" w:type="dxa"/>
            <w:tcBorders>
              <w:top w:val="nil"/>
            </w:tcBorders>
            <w:vAlign w:val="bottom"/>
          </w:tcPr>
          <w:p w14:paraId="5D412A6F" w14:textId="77777777" w:rsidR="00E96728" w:rsidRPr="005F3A69" w:rsidRDefault="00E96728" w:rsidP="002D684F">
            <w:pPr>
              <w:keepNext/>
              <w:jc w:val="center"/>
              <w:rPr>
                <w:rFonts w:ascii="Calibri" w:hAnsi="Calibri"/>
                <w:sz w:val="18"/>
                <w:szCs w:val="18"/>
              </w:rPr>
            </w:pPr>
            <w:r w:rsidRPr="005F3A69">
              <w:rPr>
                <w:rFonts w:ascii="Calibri" w:hAnsi="Calibri"/>
                <w:sz w:val="18"/>
                <w:szCs w:val="18"/>
              </w:rPr>
              <w:t>Refrigerant Charge</w:t>
            </w:r>
          </w:p>
        </w:tc>
      </w:tr>
      <w:tr w:rsidR="00E96728" w:rsidRPr="005F3A69" w14:paraId="708B363F" w14:textId="77777777" w:rsidTr="009A277F">
        <w:trPr>
          <w:cantSplit/>
        </w:trPr>
        <w:tc>
          <w:tcPr>
            <w:tcW w:w="4866" w:type="dxa"/>
          </w:tcPr>
          <w:p w14:paraId="0367F460" w14:textId="77777777" w:rsidR="00E96728" w:rsidRPr="005F3A69" w:rsidRDefault="00E96728" w:rsidP="002D684F">
            <w:pPr>
              <w:keepNext/>
              <w:rPr>
                <w:rFonts w:ascii="Calibri" w:hAnsi="Calibri"/>
                <w:sz w:val="16"/>
                <w:szCs w:val="16"/>
              </w:rPr>
            </w:pPr>
            <w:r w:rsidRPr="005F3A69">
              <w:rPr>
                <w:rFonts w:ascii="Calibri" w:hAnsi="Calibri"/>
                <w:sz w:val="16"/>
                <w:szCs w:val="16"/>
              </w:rPr>
              <w:t xml:space="preserve">&lt;&lt;auto filled </w:t>
            </w:r>
            <w:proofErr w:type="gramStart"/>
            <w:r w:rsidRPr="005F3A69">
              <w:rPr>
                <w:rFonts w:ascii="Calibri" w:hAnsi="Calibri"/>
                <w:sz w:val="16"/>
                <w:szCs w:val="16"/>
              </w:rPr>
              <w:t xml:space="preserve">from  </w:t>
            </w:r>
            <w:r w:rsidR="005A0A08" w:rsidRPr="005F3A69">
              <w:rPr>
                <w:rFonts w:ascii="Calibri" w:hAnsi="Calibri"/>
                <w:sz w:val="16"/>
                <w:szCs w:val="16"/>
              </w:rPr>
              <w:t>B</w:t>
            </w:r>
            <w:proofErr w:type="gramEnd"/>
            <w:r w:rsidRPr="005F3A69">
              <w:rPr>
                <w:rFonts w:ascii="Calibri" w:hAnsi="Calibri"/>
                <w:sz w:val="16"/>
                <w:szCs w:val="16"/>
              </w:rPr>
              <w:t>01&gt;&gt;</w:t>
            </w:r>
          </w:p>
        </w:tc>
        <w:tc>
          <w:tcPr>
            <w:tcW w:w="4866" w:type="dxa"/>
          </w:tcPr>
          <w:p w14:paraId="4616C67D" w14:textId="77777777" w:rsidR="00E96728" w:rsidRPr="005F3A69" w:rsidRDefault="00E96728" w:rsidP="002D684F">
            <w:pPr>
              <w:keepNext/>
              <w:rPr>
                <w:rFonts w:ascii="Calibri" w:hAnsi="Calibri"/>
                <w:sz w:val="16"/>
                <w:szCs w:val="16"/>
              </w:rPr>
            </w:pPr>
            <w:r w:rsidRPr="005F3A69">
              <w:rPr>
                <w:rFonts w:ascii="Calibri" w:hAnsi="Calibri"/>
                <w:sz w:val="16"/>
                <w:szCs w:val="16"/>
              </w:rPr>
              <w:t xml:space="preserve">&lt;&lt;auto filled from </w:t>
            </w:r>
            <w:r w:rsidR="005A0A08" w:rsidRPr="005F3A69">
              <w:rPr>
                <w:rFonts w:ascii="Calibri" w:hAnsi="Calibri"/>
                <w:sz w:val="16"/>
                <w:szCs w:val="16"/>
              </w:rPr>
              <w:t>B</w:t>
            </w:r>
            <w:r w:rsidRPr="005F3A69">
              <w:rPr>
                <w:rFonts w:ascii="Calibri" w:hAnsi="Calibri"/>
                <w:sz w:val="16"/>
                <w:szCs w:val="16"/>
              </w:rPr>
              <w:t>02&gt;&gt;</w:t>
            </w:r>
          </w:p>
        </w:tc>
        <w:tc>
          <w:tcPr>
            <w:tcW w:w="4866" w:type="dxa"/>
          </w:tcPr>
          <w:p w14:paraId="72C98B6A" w14:textId="77777777" w:rsidR="00643B5A" w:rsidRPr="005F3A69" w:rsidRDefault="00E96728" w:rsidP="00E96728">
            <w:pPr>
              <w:keepNext/>
              <w:rPr>
                <w:rFonts w:ascii="Calibri" w:hAnsi="Calibri"/>
                <w:sz w:val="14"/>
                <w:szCs w:val="14"/>
              </w:rPr>
            </w:pPr>
            <w:r w:rsidRPr="005F3A69">
              <w:rPr>
                <w:rFonts w:ascii="Calibri" w:hAnsi="Calibri"/>
                <w:sz w:val="14"/>
                <w:szCs w:val="14"/>
              </w:rPr>
              <w:t>&lt;</w:t>
            </w:r>
            <w:proofErr w:type="gramStart"/>
            <w:r w:rsidRPr="005F3A69">
              <w:rPr>
                <w:rFonts w:ascii="Calibri" w:hAnsi="Calibri"/>
                <w:sz w:val="14"/>
                <w:szCs w:val="14"/>
              </w:rPr>
              <w:t>&lt;  Calculated</w:t>
            </w:r>
            <w:proofErr w:type="gramEnd"/>
            <w:r w:rsidRPr="005F3A69">
              <w:rPr>
                <w:rFonts w:ascii="Calibri" w:hAnsi="Calibri"/>
                <w:sz w:val="14"/>
                <w:szCs w:val="14"/>
              </w:rPr>
              <w:t xml:space="preserve"> field: </w:t>
            </w:r>
          </w:p>
          <w:p w14:paraId="38F651D3" w14:textId="77777777" w:rsidR="00E96728" w:rsidRPr="005F3A69" w:rsidRDefault="00E96728" w:rsidP="00E96728">
            <w:pPr>
              <w:keepNext/>
              <w:rPr>
                <w:rFonts w:ascii="Calibri" w:hAnsi="Calibri"/>
                <w:sz w:val="14"/>
                <w:szCs w:val="14"/>
              </w:rPr>
            </w:pPr>
            <w:r w:rsidRPr="005F3A69">
              <w:rPr>
                <w:rFonts w:ascii="Calibri" w:hAnsi="Calibri"/>
                <w:b/>
                <w:sz w:val="14"/>
                <w:szCs w:val="14"/>
              </w:rPr>
              <w:t>If</w:t>
            </w:r>
            <w:r w:rsidRPr="005F3A69">
              <w:rPr>
                <w:rFonts w:ascii="Calibri" w:hAnsi="Calibri"/>
                <w:sz w:val="14"/>
                <w:szCs w:val="14"/>
              </w:rPr>
              <w:t xml:space="preserve"> [</w:t>
            </w:r>
            <w:r w:rsidR="00643B5A" w:rsidRPr="005F3A69">
              <w:rPr>
                <w:rFonts w:ascii="Calibri" w:hAnsi="Calibri"/>
                <w:sz w:val="14"/>
                <w:szCs w:val="14"/>
              </w:rPr>
              <w:t>C07</w:t>
            </w:r>
            <w:r w:rsidRPr="005F3A69">
              <w:rPr>
                <w:rFonts w:ascii="Calibri" w:hAnsi="Calibri"/>
                <w:sz w:val="14"/>
                <w:szCs w:val="14"/>
              </w:rPr>
              <w:t xml:space="preserve"> or </w:t>
            </w:r>
            <w:r w:rsidR="00643B5A" w:rsidRPr="005F3A69">
              <w:rPr>
                <w:rFonts w:ascii="Calibri" w:hAnsi="Calibri"/>
                <w:sz w:val="14"/>
                <w:szCs w:val="14"/>
              </w:rPr>
              <w:t>C03</w:t>
            </w:r>
            <w:r w:rsidRPr="005F3A69">
              <w:rPr>
                <w:rFonts w:ascii="Calibri" w:hAnsi="Calibri"/>
                <w:sz w:val="14"/>
                <w:szCs w:val="14"/>
              </w:rPr>
              <w:t>] = one of the following 2 values:</w:t>
            </w:r>
          </w:p>
          <w:p w14:paraId="5CADF048" w14:textId="77777777" w:rsidR="00E96728" w:rsidRPr="005F3A69" w:rsidRDefault="00E96728" w:rsidP="00E96728">
            <w:pPr>
              <w:keepNext/>
              <w:rPr>
                <w:rFonts w:ascii="Calibri" w:hAnsi="Calibri"/>
                <w:sz w:val="14"/>
                <w:szCs w:val="14"/>
              </w:rPr>
            </w:pPr>
            <w:r w:rsidRPr="005F3A69">
              <w:rPr>
                <w:rFonts w:ascii="Calibri" w:hAnsi="Calibri"/>
                <w:sz w:val="14"/>
                <w:szCs w:val="14"/>
              </w:rPr>
              <w:t>*non-</w:t>
            </w:r>
            <w:proofErr w:type="spellStart"/>
            <w:r w:rsidRPr="005F3A69">
              <w:rPr>
                <w:rFonts w:ascii="Calibri" w:hAnsi="Calibri"/>
                <w:sz w:val="14"/>
                <w:szCs w:val="14"/>
              </w:rPr>
              <w:t>airsource</w:t>
            </w:r>
            <w:proofErr w:type="spellEnd"/>
            <w:r w:rsidRPr="005F3A69">
              <w:rPr>
                <w:rFonts w:ascii="Calibri" w:hAnsi="Calibri"/>
                <w:sz w:val="14"/>
                <w:szCs w:val="14"/>
              </w:rPr>
              <w:t xml:space="preserve"> heat pump</w:t>
            </w:r>
          </w:p>
          <w:p w14:paraId="17E7D1D3" w14:textId="77777777" w:rsidR="00E96728" w:rsidRPr="005F3A69" w:rsidRDefault="00E96728" w:rsidP="00E96728">
            <w:pPr>
              <w:keepNext/>
              <w:rPr>
                <w:rFonts w:ascii="Calibri" w:hAnsi="Calibri"/>
                <w:sz w:val="14"/>
                <w:szCs w:val="14"/>
              </w:rPr>
            </w:pPr>
            <w:r w:rsidRPr="005F3A69">
              <w:rPr>
                <w:rFonts w:ascii="Calibri" w:hAnsi="Calibri"/>
                <w:sz w:val="14"/>
                <w:szCs w:val="14"/>
              </w:rPr>
              <w:t>*non-air-cooled air conditioner</w:t>
            </w:r>
          </w:p>
          <w:p w14:paraId="3369530F" w14:textId="77777777" w:rsidR="00E96728" w:rsidRPr="005F3A69" w:rsidRDefault="00643B5A" w:rsidP="00E96728">
            <w:pPr>
              <w:keepNext/>
              <w:rPr>
                <w:rFonts w:ascii="Calibri" w:hAnsi="Calibri"/>
                <w:sz w:val="14"/>
                <w:szCs w:val="14"/>
              </w:rPr>
            </w:pPr>
            <w:r w:rsidRPr="005F3A69">
              <w:rPr>
                <w:rFonts w:ascii="Calibri" w:hAnsi="Calibri"/>
                <w:b/>
                <w:sz w:val="14"/>
                <w:szCs w:val="14"/>
              </w:rPr>
              <w:t>t</w:t>
            </w:r>
            <w:r w:rsidR="00E96728" w:rsidRPr="005F3A69">
              <w:rPr>
                <w:rFonts w:ascii="Calibri" w:hAnsi="Calibri"/>
                <w:b/>
                <w:sz w:val="14"/>
                <w:szCs w:val="14"/>
              </w:rPr>
              <w:t>hen</w:t>
            </w:r>
            <w:r w:rsidR="00E96728" w:rsidRPr="005F3A69">
              <w:rPr>
                <w:rFonts w:ascii="Calibri" w:hAnsi="Calibri"/>
                <w:sz w:val="14"/>
                <w:szCs w:val="14"/>
              </w:rPr>
              <w:t xml:space="preserve"> result = </w:t>
            </w:r>
            <w:proofErr w:type="gramStart"/>
            <w:r w:rsidR="00E96728" w:rsidRPr="005F3A69">
              <w:rPr>
                <w:rFonts w:ascii="Calibri" w:hAnsi="Calibri"/>
                <w:sz w:val="14"/>
                <w:szCs w:val="14"/>
              </w:rPr>
              <w:t>no;</w:t>
            </w:r>
            <w:proofErr w:type="gramEnd"/>
          </w:p>
          <w:p w14:paraId="6AA44442" w14:textId="77777777" w:rsidR="00E96728" w:rsidRPr="005F3A69" w:rsidRDefault="00E96728" w:rsidP="00E96728">
            <w:pPr>
              <w:keepNext/>
              <w:rPr>
                <w:rFonts w:ascii="Calibri" w:hAnsi="Calibri"/>
                <w:sz w:val="14"/>
                <w:szCs w:val="14"/>
              </w:rPr>
            </w:pPr>
          </w:p>
          <w:p w14:paraId="3ADB81B3" w14:textId="77777777" w:rsidR="00E96728" w:rsidRPr="005F3A69" w:rsidRDefault="00643B5A" w:rsidP="00E96728">
            <w:pPr>
              <w:keepNext/>
              <w:rPr>
                <w:rFonts w:ascii="Calibri" w:hAnsi="Calibri"/>
                <w:sz w:val="14"/>
                <w:szCs w:val="14"/>
              </w:rPr>
            </w:pPr>
            <w:r w:rsidRPr="005F3A69">
              <w:rPr>
                <w:rFonts w:ascii="Calibri" w:hAnsi="Calibri"/>
                <w:b/>
                <w:sz w:val="14"/>
                <w:szCs w:val="14"/>
              </w:rPr>
              <w:t>e</w:t>
            </w:r>
            <w:r w:rsidR="00E96728" w:rsidRPr="005F3A69">
              <w:rPr>
                <w:rFonts w:ascii="Calibri" w:hAnsi="Calibri"/>
                <w:b/>
                <w:sz w:val="14"/>
                <w:szCs w:val="14"/>
              </w:rPr>
              <w:t>lse</w:t>
            </w:r>
            <w:r w:rsidR="00E96728" w:rsidRPr="005F3A69">
              <w:rPr>
                <w:rFonts w:ascii="Calibri" w:hAnsi="Calibri"/>
                <w:sz w:val="14"/>
                <w:szCs w:val="14"/>
              </w:rPr>
              <w:t xml:space="preserve"> determine value by</w:t>
            </w:r>
            <w:r w:rsidR="00F33883" w:rsidRPr="005F3A69">
              <w:rPr>
                <w:rFonts w:ascii="Calibri" w:hAnsi="Calibri"/>
                <w:sz w:val="14"/>
                <w:szCs w:val="14"/>
              </w:rPr>
              <w:t xml:space="preserve"> the user responses in B04, B05</w:t>
            </w:r>
            <w:r w:rsidR="00E96728" w:rsidRPr="005F3A69">
              <w:rPr>
                <w:rFonts w:ascii="Calibri" w:hAnsi="Calibri"/>
                <w:sz w:val="14"/>
                <w:szCs w:val="14"/>
              </w:rPr>
              <w:t xml:space="preserve">, B06, B07, B08, B09 and use of "Logic Table for Determining Alteration Type and HERS Verification Requirements" (inserted below section B); constrain user input for fields B04-B09 to allow only the available combinations of responses given in the Logic Table in rows a through </w:t>
            </w:r>
            <w:proofErr w:type="gramStart"/>
            <w:r w:rsidR="00E96728" w:rsidRPr="005F3A69">
              <w:rPr>
                <w:rFonts w:ascii="Calibri" w:hAnsi="Calibri"/>
                <w:sz w:val="14"/>
                <w:szCs w:val="14"/>
              </w:rPr>
              <w:t>t;</w:t>
            </w:r>
            <w:proofErr w:type="gramEnd"/>
            <w:r w:rsidR="00E96728" w:rsidRPr="005F3A69">
              <w:rPr>
                <w:rFonts w:ascii="Calibri" w:hAnsi="Calibri"/>
                <w:sz w:val="14"/>
                <w:szCs w:val="14"/>
              </w:rPr>
              <w:t xml:space="preserve">  </w:t>
            </w:r>
          </w:p>
          <w:p w14:paraId="120B952F" w14:textId="77777777" w:rsidR="00E96728" w:rsidRPr="005F3A69" w:rsidRDefault="00E96728" w:rsidP="00E96728">
            <w:pPr>
              <w:keepNext/>
              <w:rPr>
                <w:rFonts w:ascii="Calibri" w:hAnsi="Calibri"/>
                <w:sz w:val="14"/>
                <w:szCs w:val="14"/>
              </w:rPr>
            </w:pPr>
          </w:p>
          <w:p w14:paraId="6166E7CA" w14:textId="77777777" w:rsidR="00E96728" w:rsidRPr="005F3A69" w:rsidRDefault="00E96728" w:rsidP="00E96728">
            <w:pPr>
              <w:keepNext/>
              <w:rPr>
                <w:rFonts w:ascii="Calibri" w:hAnsi="Calibri"/>
                <w:sz w:val="14"/>
                <w:szCs w:val="14"/>
              </w:rPr>
            </w:pPr>
            <w:r w:rsidRPr="005F3A69">
              <w:rPr>
                <w:rFonts w:ascii="Calibri" w:hAnsi="Calibri"/>
                <w:b/>
                <w:sz w:val="14"/>
                <w:szCs w:val="14"/>
              </w:rPr>
              <w:t>If</w:t>
            </w:r>
            <w:r w:rsidRPr="005F3A69">
              <w:rPr>
                <w:rFonts w:ascii="Calibri" w:hAnsi="Calibri"/>
                <w:sz w:val="14"/>
                <w:szCs w:val="14"/>
              </w:rPr>
              <w:t xml:space="preserve"> the term "RC" appears in the HERS column,</w:t>
            </w:r>
            <w:r w:rsidR="00F33883" w:rsidRPr="005F3A69">
              <w:rPr>
                <w:rFonts w:ascii="Calibri" w:hAnsi="Calibri"/>
                <w:sz w:val="14"/>
                <w:szCs w:val="14"/>
              </w:rPr>
              <w:t xml:space="preserve"> </w:t>
            </w:r>
            <w:r w:rsidR="00F33883" w:rsidRPr="005F3A69">
              <w:rPr>
                <w:rFonts w:ascii="Calibri" w:hAnsi="Calibri"/>
                <w:b/>
                <w:sz w:val="14"/>
                <w:szCs w:val="14"/>
              </w:rPr>
              <w:t>and</w:t>
            </w:r>
            <w:r w:rsidR="00F33883" w:rsidRPr="005F3A69">
              <w:rPr>
                <w:rFonts w:ascii="Calibri" w:hAnsi="Calibri"/>
                <w:sz w:val="14"/>
                <w:szCs w:val="14"/>
              </w:rPr>
              <w:t xml:space="preserve"> A02 =one of the CZ values </w:t>
            </w:r>
            <w:r w:rsidRPr="005F3A69">
              <w:rPr>
                <w:rFonts w:ascii="Calibri" w:hAnsi="Calibri"/>
                <w:sz w:val="14"/>
                <w:szCs w:val="14"/>
              </w:rPr>
              <w:t>in the following list:</w:t>
            </w:r>
          </w:p>
          <w:p w14:paraId="43D727AB" w14:textId="77777777" w:rsidR="00E96728" w:rsidRPr="005F3A69" w:rsidRDefault="00E96728" w:rsidP="00E96728">
            <w:pPr>
              <w:keepNext/>
              <w:rPr>
                <w:rFonts w:ascii="Calibri" w:hAnsi="Calibri"/>
                <w:sz w:val="14"/>
                <w:szCs w:val="14"/>
              </w:rPr>
            </w:pPr>
            <w:r w:rsidRPr="005F3A69">
              <w:rPr>
                <w:rFonts w:ascii="Calibri" w:hAnsi="Calibri"/>
                <w:sz w:val="14"/>
                <w:szCs w:val="14"/>
              </w:rPr>
              <w:t>2,</w:t>
            </w:r>
            <w:r w:rsidR="00F33883" w:rsidRPr="005F3A69">
              <w:rPr>
                <w:rFonts w:ascii="Calibri" w:hAnsi="Calibri"/>
                <w:sz w:val="14"/>
                <w:szCs w:val="14"/>
              </w:rPr>
              <w:t xml:space="preserve"> </w:t>
            </w:r>
            <w:r w:rsidRPr="005F3A69">
              <w:rPr>
                <w:rFonts w:ascii="Calibri" w:hAnsi="Calibri"/>
                <w:sz w:val="14"/>
                <w:szCs w:val="14"/>
              </w:rPr>
              <w:t>8,</w:t>
            </w:r>
            <w:r w:rsidR="00F33883" w:rsidRPr="005F3A69">
              <w:rPr>
                <w:rFonts w:ascii="Calibri" w:hAnsi="Calibri"/>
                <w:sz w:val="14"/>
                <w:szCs w:val="14"/>
              </w:rPr>
              <w:t xml:space="preserve"> </w:t>
            </w:r>
            <w:r w:rsidRPr="005F3A69">
              <w:rPr>
                <w:rFonts w:ascii="Calibri" w:hAnsi="Calibri"/>
                <w:sz w:val="14"/>
                <w:szCs w:val="14"/>
              </w:rPr>
              <w:t>9,</w:t>
            </w:r>
            <w:r w:rsidR="00F33883" w:rsidRPr="005F3A69">
              <w:rPr>
                <w:rFonts w:ascii="Calibri" w:hAnsi="Calibri"/>
                <w:sz w:val="14"/>
                <w:szCs w:val="14"/>
              </w:rPr>
              <w:t xml:space="preserve"> </w:t>
            </w:r>
            <w:r w:rsidRPr="005F3A69">
              <w:rPr>
                <w:rFonts w:ascii="Calibri" w:hAnsi="Calibri"/>
                <w:sz w:val="14"/>
                <w:szCs w:val="14"/>
              </w:rPr>
              <w:t>10,</w:t>
            </w:r>
            <w:r w:rsidR="00F33883" w:rsidRPr="005F3A69">
              <w:rPr>
                <w:rFonts w:ascii="Calibri" w:hAnsi="Calibri"/>
                <w:sz w:val="14"/>
                <w:szCs w:val="14"/>
              </w:rPr>
              <w:t xml:space="preserve"> </w:t>
            </w:r>
            <w:r w:rsidRPr="005F3A69">
              <w:rPr>
                <w:rFonts w:ascii="Calibri" w:hAnsi="Calibri"/>
                <w:sz w:val="14"/>
                <w:szCs w:val="14"/>
              </w:rPr>
              <w:t>11,</w:t>
            </w:r>
            <w:r w:rsidR="00F33883" w:rsidRPr="005F3A69">
              <w:rPr>
                <w:rFonts w:ascii="Calibri" w:hAnsi="Calibri"/>
                <w:sz w:val="14"/>
                <w:szCs w:val="14"/>
              </w:rPr>
              <w:t xml:space="preserve"> </w:t>
            </w:r>
            <w:r w:rsidRPr="005F3A69">
              <w:rPr>
                <w:rFonts w:ascii="Calibri" w:hAnsi="Calibri"/>
                <w:sz w:val="14"/>
                <w:szCs w:val="14"/>
              </w:rPr>
              <w:t>12,</w:t>
            </w:r>
            <w:r w:rsidR="00F33883" w:rsidRPr="005F3A69">
              <w:rPr>
                <w:rFonts w:ascii="Calibri" w:hAnsi="Calibri"/>
                <w:sz w:val="14"/>
                <w:szCs w:val="14"/>
              </w:rPr>
              <w:t xml:space="preserve"> </w:t>
            </w:r>
            <w:r w:rsidRPr="005F3A69">
              <w:rPr>
                <w:rFonts w:ascii="Calibri" w:hAnsi="Calibri"/>
                <w:sz w:val="14"/>
                <w:szCs w:val="14"/>
              </w:rPr>
              <w:t>13,</w:t>
            </w:r>
            <w:r w:rsidR="00F33883" w:rsidRPr="005F3A69">
              <w:rPr>
                <w:rFonts w:ascii="Calibri" w:hAnsi="Calibri"/>
                <w:sz w:val="14"/>
                <w:szCs w:val="14"/>
              </w:rPr>
              <w:t xml:space="preserve"> </w:t>
            </w:r>
            <w:r w:rsidRPr="005F3A69">
              <w:rPr>
                <w:rFonts w:ascii="Calibri" w:hAnsi="Calibri"/>
                <w:sz w:val="14"/>
                <w:szCs w:val="14"/>
              </w:rPr>
              <w:t>14,</w:t>
            </w:r>
            <w:r w:rsidR="00F33883" w:rsidRPr="005F3A69">
              <w:rPr>
                <w:rFonts w:ascii="Calibri" w:hAnsi="Calibri"/>
                <w:sz w:val="14"/>
                <w:szCs w:val="14"/>
              </w:rPr>
              <w:t xml:space="preserve"> 15, </w:t>
            </w:r>
          </w:p>
          <w:p w14:paraId="3019AB8E" w14:textId="77777777" w:rsidR="00E96728" w:rsidRPr="005F3A69" w:rsidRDefault="00E96728" w:rsidP="00E96728">
            <w:pPr>
              <w:keepNext/>
              <w:rPr>
                <w:rFonts w:ascii="Calibri" w:hAnsi="Calibri"/>
                <w:sz w:val="14"/>
                <w:szCs w:val="14"/>
              </w:rPr>
            </w:pPr>
            <w:r w:rsidRPr="005F3A69">
              <w:rPr>
                <w:rFonts w:ascii="Calibri" w:hAnsi="Calibri"/>
                <w:sz w:val="14"/>
                <w:szCs w:val="14"/>
              </w:rPr>
              <w:t>then display</w:t>
            </w:r>
            <w:r w:rsidR="00643B5A" w:rsidRPr="005F3A69">
              <w:rPr>
                <w:rFonts w:ascii="Calibri" w:hAnsi="Calibri"/>
                <w:sz w:val="14"/>
                <w:szCs w:val="14"/>
              </w:rPr>
              <w:t xml:space="preserve"> text</w:t>
            </w:r>
            <w:r w:rsidRPr="005F3A69">
              <w:rPr>
                <w:rFonts w:ascii="Calibri" w:hAnsi="Calibri"/>
                <w:sz w:val="14"/>
                <w:szCs w:val="14"/>
              </w:rPr>
              <w:t xml:space="preserve"> result</w:t>
            </w:r>
            <w:r w:rsidR="00643B5A" w:rsidRPr="005F3A69">
              <w:t xml:space="preserve"> </w:t>
            </w:r>
            <w:r w:rsidR="00643B5A" w:rsidRPr="005F3A69">
              <w:rPr>
                <w:rFonts w:ascii="Calibri" w:hAnsi="Calibri"/>
                <w:sz w:val="14"/>
                <w:szCs w:val="14"/>
              </w:rPr>
              <w:t>in this field</w:t>
            </w:r>
            <w:r w:rsidRPr="005F3A69">
              <w:rPr>
                <w:rFonts w:ascii="Calibri" w:hAnsi="Calibri"/>
                <w:sz w:val="14"/>
                <w:szCs w:val="14"/>
              </w:rPr>
              <w:t xml:space="preserve"> = </w:t>
            </w:r>
            <w:proofErr w:type="gramStart"/>
            <w:r w:rsidRPr="005F3A69">
              <w:rPr>
                <w:rFonts w:ascii="Calibri" w:hAnsi="Calibri"/>
                <w:sz w:val="14"/>
                <w:szCs w:val="14"/>
              </w:rPr>
              <w:t>yes;</w:t>
            </w:r>
            <w:proofErr w:type="gramEnd"/>
          </w:p>
          <w:p w14:paraId="63D737A8" w14:textId="77777777" w:rsidR="00E96728" w:rsidRPr="005F3A69" w:rsidRDefault="00E96728" w:rsidP="00E96728">
            <w:pPr>
              <w:keepNext/>
              <w:rPr>
                <w:rFonts w:ascii="Calibri" w:hAnsi="Calibri"/>
                <w:sz w:val="14"/>
                <w:szCs w:val="14"/>
              </w:rPr>
            </w:pPr>
          </w:p>
          <w:p w14:paraId="527F1666" w14:textId="77777777" w:rsidR="00E96728" w:rsidRPr="005F3A69" w:rsidRDefault="00E96728" w:rsidP="00E96728">
            <w:pPr>
              <w:keepNext/>
              <w:rPr>
                <w:rFonts w:ascii="Calibri" w:hAnsi="Calibri"/>
                <w:sz w:val="16"/>
                <w:szCs w:val="16"/>
              </w:rPr>
            </w:pPr>
            <w:r w:rsidRPr="005F3A69">
              <w:rPr>
                <w:rFonts w:ascii="Calibri" w:hAnsi="Calibri"/>
                <w:sz w:val="14"/>
                <w:szCs w:val="14"/>
              </w:rPr>
              <w:t>else display result = no&gt;&gt;</w:t>
            </w:r>
          </w:p>
        </w:tc>
      </w:tr>
      <w:tr w:rsidR="00E96728" w:rsidRPr="005F3A69" w14:paraId="529C7AB5" w14:textId="77777777" w:rsidTr="009A277F">
        <w:trPr>
          <w:cantSplit/>
          <w:trHeight w:val="332"/>
        </w:trPr>
        <w:tc>
          <w:tcPr>
            <w:tcW w:w="4866" w:type="dxa"/>
            <w:vAlign w:val="bottom"/>
          </w:tcPr>
          <w:p w14:paraId="27ACFE02" w14:textId="77777777" w:rsidR="00E96728" w:rsidRPr="005F3A69" w:rsidRDefault="00E96728" w:rsidP="002D684F">
            <w:pPr>
              <w:keepNext/>
              <w:rPr>
                <w:rFonts w:ascii="Calibri" w:hAnsi="Calibri"/>
                <w:sz w:val="18"/>
                <w:szCs w:val="18"/>
              </w:rPr>
            </w:pPr>
          </w:p>
        </w:tc>
        <w:tc>
          <w:tcPr>
            <w:tcW w:w="4866" w:type="dxa"/>
          </w:tcPr>
          <w:p w14:paraId="32995497" w14:textId="77777777" w:rsidR="00E96728" w:rsidRPr="005F3A69" w:rsidRDefault="00E96728" w:rsidP="002D684F">
            <w:pPr>
              <w:keepNext/>
              <w:rPr>
                <w:rFonts w:ascii="Calibri" w:hAnsi="Calibri"/>
                <w:sz w:val="18"/>
                <w:szCs w:val="18"/>
              </w:rPr>
            </w:pPr>
          </w:p>
        </w:tc>
        <w:tc>
          <w:tcPr>
            <w:tcW w:w="4866" w:type="dxa"/>
            <w:vAlign w:val="bottom"/>
          </w:tcPr>
          <w:p w14:paraId="3F4EF1BB" w14:textId="77777777" w:rsidR="00E96728" w:rsidRPr="005F3A69" w:rsidRDefault="00E96728" w:rsidP="002D684F">
            <w:pPr>
              <w:keepNext/>
              <w:rPr>
                <w:rFonts w:ascii="Calibri" w:hAnsi="Calibri"/>
                <w:sz w:val="18"/>
                <w:szCs w:val="18"/>
              </w:rPr>
            </w:pPr>
          </w:p>
        </w:tc>
      </w:tr>
      <w:tr w:rsidR="00E96728" w:rsidRPr="005F3A69" w14:paraId="53D711FF" w14:textId="77777777" w:rsidTr="009A277F">
        <w:trPr>
          <w:cantSplit/>
        </w:trPr>
        <w:tc>
          <w:tcPr>
            <w:tcW w:w="14598" w:type="dxa"/>
            <w:gridSpan w:val="3"/>
          </w:tcPr>
          <w:p w14:paraId="581C618C" w14:textId="77777777" w:rsidR="00E96728" w:rsidRPr="005F3A69" w:rsidRDefault="00E96728" w:rsidP="002D684F">
            <w:pPr>
              <w:rPr>
                <w:rFonts w:ascii="Calibri" w:hAnsi="Calibri"/>
                <w:sz w:val="18"/>
                <w:szCs w:val="18"/>
              </w:rPr>
            </w:pPr>
            <w:r w:rsidRPr="005F3A69">
              <w:rPr>
                <w:rFonts w:ascii="Calibri" w:hAnsi="Calibri"/>
                <w:sz w:val="18"/>
                <w:szCs w:val="18"/>
              </w:rPr>
              <w:t>Notes:</w:t>
            </w:r>
          </w:p>
        </w:tc>
      </w:tr>
    </w:tbl>
    <w:p w14:paraId="7CDA512E" w14:textId="77777777" w:rsidR="00E96728" w:rsidRPr="005F3A69" w:rsidRDefault="00E96728" w:rsidP="008846F4">
      <w:pPr>
        <w:rPr>
          <w:rFonts w:ascii="Calibri" w:hAnsi="Calibri"/>
          <w:sz w:val="18"/>
          <w:szCs w:val="18"/>
        </w:rPr>
      </w:pPr>
    </w:p>
    <w:tbl>
      <w:tblPr>
        <w:tblW w:w="4998" w:type="pct"/>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
        <w:gridCol w:w="468"/>
        <w:gridCol w:w="14130"/>
      </w:tblGrid>
      <w:tr w:rsidR="008730AC" w:rsidRPr="005F3A69" w14:paraId="0D6F042F" w14:textId="77777777">
        <w:trPr>
          <w:gridBefore w:val="1"/>
          <w:wBefore w:w="12" w:type="dxa"/>
          <w:cantSplit/>
        </w:trPr>
        <w:tc>
          <w:tcPr>
            <w:tcW w:w="14598" w:type="dxa"/>
            <w:gridSpan w:val="2"/>
            <w:shd w:val="clear" w:color="auto" w:fill="auto"/>
          </w:tcPr>
          <w:p w14:paraId="5E6940FA" w14:textId="77777777" w:rsidR="008730AC" w:rsidRPr="005F3A69" w:rsidRDefault="00F33883" w:rsidP="00F33883">
            <w:pPr>
              <w:keepNext/>
              <w:rPr>
                <w:rFonts w:ascii="Calibri" w:hAnsi="Calibri"/>
                <w:b/>
                <w:sz w:val="18"/>
                <w:szCs w:val="18"/>
              </w:rPr>
            </w:pPr>
            <w:r w:rsidRPr="005F3A69">
              <w:rPr>
                <w:rFonts w:ascii="Calibri" w:hAnsi="Calibri"/>
                <w:b/>
                <w:sz w:val="18"/>
                <w:szCs w:val="18"/>
              </w:rPr>
              <w:lastRenderedPageBreak/>
              <w:t>L</w:t>
            </w:r>
            <w:r w:rsidR="008730AC" w:rsidRPr="005F3A69">
              <w:rPr>
                <w:rFonts w:ascii="Calibri" w:hAnsi="Calibri"/>
                <w:b/>
                <w:sz w:val="18"/>
                <w:szCs w:val="18"/>
              </w:rPr>
              <w:t>. Space Conditioning Systems, Ducts and Fans – Mandatory Requi</w:t>
            </w:r>
            <w:r w:rsidR="00F555C6" w:rsidRPr="005F3A69">
              <w:rPr>
                <w:rFonts w:ascii="Calibri" w:hAnsi="Calibri"/>
                <w:b/>
                <w:sz w:val="18"/>
                <w:szCs w:val="18"/>
              </w:rPr>
              <w:t>rements and Additional Measures</w:t>
            </w:r>
          </w:p>
          <w:p w14:paraId="06EEACFC" w14:textId="77777777" w:rsidR="00BB569C" w:rsidRPr="005F3A69" w:rsidRDefault="008730AC" w:rsidP="00F33883">
            <w:pPr>
              <w:keepNext/>
              <w:rPr>
                <w:rFonts w:ascii="Calibri" w:hAnsi="Calibri"/>
                <w:b/>
                <w:sz w:val="18"/>
                <w:szCs w:val="18"/>
              </w:rPr>
            </w:pPr>
            <w:r w:rsidRPr="005F3A69">
              <w:rPr>
                <w:rFonts w:asciiTheme="minorHAnsi" w:eastAsia="Cambria" w:hAnsiTheme="minorHAnsi"/>
                <w:sz w:val="18"/>
                <w:szCs w:val="18"/>
              </w:rPr>
              <w:t xml:space="preserve">Additional mandatory requirements from </w:t>
            </w:r>
            <w:r w:rsidR="00E3382B" w:rsidRPr="005F3A69">
              <w:rPr>
                <w:rFonts w:asciiTheme="minorHAnsi" w:eastAsia="Cambria" w:hAnsiTheme="minorHAnsi"/>
                <w:sz w:val="18"/>
                <w:szCs w:val="18"/>
              </w:rPr>
              <w:t xml:space="preserve">Section </w:t>
            </w:r>
            <w:r w:rsidRPr="005F3A69">
              <w:rPr>
                <w:rFonts w:asciiTheme="minorHAnsi" w:eastAsia="Cambria" w:hAnsiTheme="minorHAnsi"/>
                <w:sz w:val="18"/>
                <w:szCs w:val="18"/>
              </w:rPr>
              <w:t xml:space="preserve">150.0 that are not listed here may </w:t>
            </w:r>
            <w:r w:rsidR="009715BD" w:rsidRPr="005F3A69">
              <w:rPr>
                <w:rFonts w:asciiTheme="minorHAnsi" w:eastAsia="Cambria" w:hAnsiTheme="minorHAnsi"/>
                <w:sz w:val="18"/>
                <w:szCs w:val="18"/>
              </w:rPr>
              <w:t xml:space="preserve">be applicable </w:t>
            </w:r>
            <w:r w:rsidRPr="005F3A69">
              <w:rPr>
                <w:rFonts w:asciiTheme="minorHAnsi" w:eastAsia="Cambria" w:hAnsiTheme="minorHAnsi"/>
                <w:sz w:val="18"/>
                <w:szCs w:val="18"/>
              </w:rPr>
              <w:t xml:space="preserve">to </w:t>
            </w:r>
            <w:r w:rsidR="009715BD" w:rsidRPr="005F3A69">
              <w:rPr>
                <w:rFonts w:asciiTheme="minorHAnsi" w:eastAsia="Cambria" w:hAnsiTheme="minorHAnsi"/>
                <w:sz w:val="18"/>
                <w:szCs w:val="18"/>
              </w:rPr>
              <w:t xml:space="preserve">some </w:t>
            </w:r>
            <w:r w:rsidRPr="005F3A69">
              <w:rPr>
                <w:rFonts w:asciiTheme="minorHAnsi" w:eastAsia="Cambria" w:hAnsiTheme="minorHAnsi"/>
                <w:sz w:val="18"/>
                <w:szCs w:val="18"/>
              </w:rPr>
              <w:t xml:space="preserve">systems.  These requirements may </w:t>
            </w:r>
            <w:r w:rsidR="009715BD" w:rsidRPr="005F3A69">
              <w:rPr>
                <w:rFonts w:asciiTheme="minorHAnsi" w:eastAsia="Cambria" w:hAnsiTheme="minorHAnsi"/>
                <w:sz w:val="18"/>
                <w:szCs w:val="18"/>
              </w:rPr>
              <w:t xml:space="preserve">be applicable to </w:t>
            </w:r>
            <w:r w:rsidRPr="005F3A69">
              <w:rPr>
                <w:rFonts w:asciiTheme="minorHAnsi" w:eastAsia="Cambria" w:hAnsiTheme="minorHAnsi"/>
                <w:sz w:val="18"/>
                <w:szCs w:val="18"/>
              </w:rPr>
              <w:t xml:space="preserve">only newly installed equipment </w:t>
            </w:r>
            <w:r w:rsidR="009715BD" w:rsidRPr="005F3A69">
              <w:rPr>
                <w:rFonts w:asciiTheme="minorHAnsi" w:eastAsia="Cambria" w:hAnsiTheme="minorHAnsi"/>
                <w:sz w:val="18"/>
                <w:szCs w:val="18"/>
              </w:rPr>
              <w:t xml:space="preserve">or </w:t>
            </w:r>
            <w:r w:rsidRPr="005F3A69">
              <w:rPr>
                <w:rFonts w:asciiTheme="minorHAnsi" w:eastAsia="Cambria" w:hAnsiTheme="minorHAnsi"/>
                <w:sz w:val="18"/>
                <w:szCs w:val="18"/>
              </w:rPr>
              <w:t>portions of the system that are altered.  Existing equipment may be exempt from these requirements.</w:t>
            </w:r>
          </w:p>
        </w:tc>
      </w:tr>
      <w:tr w:rsidR="006E7B9D" w:rsidRPr="005F3A69" w14:paraId="5FD3838C"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10" w:type="dxa"/>
            <w:gridSpan w:val="3"/>
            <w:shd w:val="clear" w:color="auto" w:fill="auto"/>
            <w:vAlign w:val="center"/>
          </w:tcPr>
          <w:p w14:paraId="7700413C" w14:textId="77777777" w:rsidR="006E7B9D" w:rsidRPr="005F3A69" w:rsidRDefault="006E7B9D" w:rsidP="00F33883">
            <w:pPr>
              <w:keepNext/>
              <w:rPr>
                <w:rFonts w:asciiTheme="minorHAnsi" w:eastAsia="Cambria" w:hAnsiTheme="minorHAnsi"/>
                <w:b/>
                <w:sz w:val="18"/>
                <w:szCs w:val="18"/>
              </w:rPr>
            </w:pPr>
            <w:r w:rsidRPr="005F3A69">
              <w:rPr>
                <w:rFonts w:asciiTheme="minorHAnsi" w:eastAsia="Cambria" w:hAnsiTheme="minorHAnsi"/>
                <w:b/>
                <w:sz w:val="18"/>
                <w:szCs w:val="18"/>
              </w:rPr>
              <w:t>Heating Equipment</w:t>
            </w:r>
          </w:p>
        </w:tc>
      </w:tr>
      <w:tr w:rsidR="008730AC" w:rsidRPr="005F3A69" w14:paraId="1BA606EB"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506A694D" w14:textId="77777777" w:rsidR="008730AC" w:rsidRPr="005F3A69" w:rsidRDefault="008730AC" w:rsidP="00F33883">
            <w:pPr>
              <w:keepNext/>
              <w:rPr>
                <w:rFonts w:asciiTheme="minorHAnsi" w:eastAsia="Cambria" w:hAnsiTheme="minorHAnsi"/>
                <w:sz w:val="18"/>
                <w:szCs w:val="18"/>
              </w:rPr>
            </w:pPr>
            <w:r w:rsidRPr="005F3A69">
              <w:rPr>
                <w:rFonts w:asciiTheme="minorHAnsi" w:eastAsia="Cambria" w:hAnsiTheme="minorHAnsi"/>
                <w:sz w:val="18"/>
                <w:szCs w:val="18"/>
              </w:rPr>
              <w:t>01</w:t>
            </w:r>
          </w:p>
        </w:tc>
        <w:tc>
          <w:tcPr>
            <w:tcW w:w="14130" w:type="dxa"/>
            <w:shd w:val="clear" w:color="auto" w:fill="auto"/>
            <w:vAlign w:val="center"/>
          </w:tcPr>
          <w:p w14:paraId="1D5687D7" w14:textId="77777777" w:rsidR="008730AC" w:rsidRPr="005F3A69" w:rsidRDefault="008730AC" w:rsidP="00F33883">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 xml:space="preserve">Equipment Efficiency: All heating equipment must meet the minimum efficiency requirements of </w:t>
            </w:r>
            <w:r w:rsidR="00E3382B" w:rsidRPr="005F3A69">
              <w:rPr>
                <w:rFonts w:asciiTheme="minorHAnsi" w:eastAsia="Cambria" w:hAnsiTheme="minorHAnsi"/>
                <w:sz w:val="18"/>
                <w:szCs w:val="18"/>
              </w:rPr>
              <w:t xml:space="preserve">Section </w:t>
            </w:r>
            <w:r w:rsidRPr="005F3A69">
              <w:rPr>
                <w:rFonts w:asciiTheme="minorHAnsi" w:eastAsia="Cambria" w:hAnsiTheme="minorHAnsi"/>
                <w:sz w:val="18"/>
                <w:szCs w:val="18"/>
              </w:rPr>
              <w:t xml:space="preserve">110.1 and </w:t>
            </w:r>
            <w:r w:rsidR="00E3382B" w:rsidRPr="005F3A69">
              <w:rPr>
                <w:rFonts w:asciiTheme="minorHAnsi" w:eastAsia="Cambria" w:hAnsiTheme="minorHAnsi"/>
                <w:sz w:val="18"/>
                <w:szCs w:val="18"/>
              </w:rPr>
              <w:t xml:space="preserve">Section </w:t>
            </w:r>
            <w:r w:rsidRPr="005F3A69">
              <w:rPr>
                <w:rFonts w:asciiTheme="minorHAnsi" w:eastAsia="Cambria" w:hAnsiTheme="minorHAnsi"/>
                <w:sz w:val="18"/>
                <w:szCs w:val="18"/>
              </w:rPr>
              <w:t>110.2(a) and the Appliance Efficiency Regulations.</w:t>
            </w:r>
          </w:p>
        </w:tc>
      </w:tr>
      <w:tr w:rsidR="008730AC" w:rsidRPr="005F3A69" w14:paraId="10DAC0B7"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4B64279B" w14:textId="77777777" w:rsidR="008730AC" w:rsidRPr="005F3A69" w:rsidRDefault="008730AC" w:rsidP="00F33883">
            <w:pPr>
              <w:keepNext/>
              <w:rPr>
                <w:rFonts w:asciiTheme="minorHAnsi" w:eastAsia="Cambria" w:hAnsiTheme="minorHAnsi"/>
                <w:sz w:val="18"/>
                <w:szCs w:val="18"/>
              </w:rPr>
            </w:pPr>
            <w:r w:rsidRPr="005F3A69">
              <w:rPr>
                <w:rFonts w:asciiTheme="minorHAnsi" w:eastAsia="Cambria" w:hAnsiTheme="minorHAnsi"/>
                <w:sz w:val="18"/>
                <w:szCs w:val="18"/>
              </w:rPr>
              <w:t>02</w:t>
            </w:r>
          </w:p>
        </w:tc>
        <w:tc>
          <w:tcPr>
            <w:tcW w:w="14130" w:type="dxa"/>
            <w:shd w:val="clear" w:color="auto" w:fill="auto"/>
            <w:vAlign w:val="center"/>
          </w:tcPr>
          <w:p w14:paraId="5C505506" w14:textId="77777777" w:rsidR="008730AC" w:rsidRPr="005F3A69" w:rsidRDefault="008730AC" w:rsidP="00BC5BE4">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 xml:space="preserve">Controls: </w:t>
            </w:r>
            <w:r w:rsidR="00362F1D" w:rsidRPr="005F3A69">
              <w:rPr>
                <w:rFonts w:asciiTheme="minorHAnsi" w:eastAsia="Cambria" w:hAnsiTheme="minorHAnsi"/>
                <w:sz w:val="18"/>
                <w:szCs w:val="18"/>
              </w:rPr>
              <w:t xml:space="preserve"> </w:t>
            </w:r>
            <w:r w:rsidRPr="005F3A69">
              <w:rPr>
                <w:rFonts w:asciiTheme="minorHAnsi" w:eastAsia="Cambria" w:hAnsiTheme="minorHAnsi"/>
                <w:sz w:val="18"/>
                <w:szCs w:val="18"/>
              </w:rPr>
              <w:t xml:space="preserve">All unitary heating systems, including heat pumps, must be controlled by a setback thermostat. </w:t>
            </w:r>
            <w:r w:rsidR="00362F1D" w:rsidRPr="005F3A69">
              <w:rPr>
                <w:rFonts w:asciiTheme="minorHAnsi" w:eastAsia="Cambria" w:hAnsiTheme="minorHAnsi"/>
                <w:sz w:val="18"/>
                <w:szCs w:val="18"/>
              </w:rPr>
              <w:t xml:space="preserve"> </w:t>
            </w:r>
            <w:r w:rsidRPr="005F3A69">
              <w:rPr>
                <w:rFonts w:asciiTheme="minorHAnsi" w:eastAsia="Cambria" w:hAnsiTheme="minorHAnsi"/>
                <w:sz w:val="18"/>
                <w:szCs w:val="18"/>
              </w:rPr>
              <w:t xml:space="preserve">These thermostats must be capable of allowing the occupant to program the temperature set points for at least four different periods in 24 hours. </w:t>
            </w:r>
            <w:r w:rsidR="00E3382B" w:rsidRPr="005F3A69">
              <w:rPr>
                <w:rFonts w:asciiTheme="minorHAnsi" w:eastAsia="Cambria" w:hAnsiTheme="minorHAnsi"/>
                <w:sz w:val="18"/>
                <w:szCs w:val="18"/>
              </w:rPr>
              <w:t xml:space="preserve">See Sections </w:t>
            </w:r>
            <w:r w:rsidRPr="005F3A69">
              <w:rPr>
                <w:rFonts w:asciiTheme="minorHAnsi" w:eastAsia="Cambria" w:hAnsiTheme="minorHAnsi"/>
                <w:sz w:val="18"/>
                <w:szCs w:val="18"/>
              </w:rPr>
              <w:t>150.0(</w:t>
            </w:r>
            <w:proofErr w:type="spellStart"/>
            <w:r w:rsidRPr="005F3A69">
              <w:rPr>
                <w:rFonts w:asciiTheme="minorHAnsi" w:eastAsia="Cambria" w:hAnsiTheme="minorHAnsi"/>
                <w:sz w:val="18"/>
                <w:szCs w:val="18"/>
              </w:rPr>
              <w:t>i</w:t>
            </w:r>
            <w:proofErr w:type="spellEnd"/>
            <w:r w:rsidRPr="005F3A69">
              <w:rPr>
                <w:rFonts w:asciiTheme="minorHAnsi" w:eastAsia="Cambria" w:hAnsiTheme="minorHAnsi"/>
                <w:sz w:val="18"/>
                <w:szCs w:val="18"/>
              </w:rPr>
              <w:t>), 110.2(</w:t>
            </w:r>
            <w:r w:rsidR="00BC5BE4" w:rsidRPr="005F3A69">
              <w:rPr>
                <w:rFonts w:asciiTheme="minorHAnsi" w:eastAsia="Cambria" w:hAnsiTheme="minorHAnsi"/>
                <w:sz w:val="18"/>
                <w:szCs w:val="18"/>
              </w:rPr>
              <w:t>c</w:t>
            </w:r>
            <w:r w:rsidRPr="005F3A69">
              <w:rPr>
                <w:rFonts w:asciiTheme="minorHAnsi" w:eastAsia="Cambria" w:hAnsiTheme="minorHAnsi"/>
                <w:sz w:val="18"/>
                <w:szCs w:val="18"/>
              </w:rPr>
              <w:t>)</w:t>
            </w:r>
            <w:r w:rsidR="00362F1D" w:rsidRPr="005F3A69">
              <w:rPr>
                <w:rFonts w:asciiTheme="minorHAnsi" w:eastAsia="Cambria" w:hAnsiTheme="minorHAnsi"/>
                <w:sz w:val="18"/>
                <w:szCs w:val="18"/>
              </w:rPr>
              <w:t>.</w:t>
            </w:r>
          </w:p>
        </w:tc>
      </w:tr>
      <w:tr w:rsidR="008730AC" w:rsidRPr="005F3A69" w14:paraId="5E75CE77"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31FF7C9" w14:textId="77777777" w:rsidR="008730AC" w:rsidRPr="005F3A69" w:rsidRDefault="008730AC" w:rsidP="00F33883">
            <w:pPr>
              <w:keepNext/>
              <w:rPr>
                <w:rFonts w:asciiTheme="minorHAnsi" w:eastAsia="Cambria" w:hAnsiTheme="minorHAnsi"/>
                <w:sz w:val="18"/>
                <w:szCs w:val="18"/>
              </w:rPr>
            </w:pPr>
            <w:r w:rsidRPr="005F3A69">
              <w:rPr>
                <w:rFonts w:asciiTheme="minorHAnsi" w:eastAsia="Cambria" w:hAnsiTheme="minorHAnsi"/>
                <w:sz w:val="18"/>
                <w:szCs w:val="18"/>
              </w:rPr>
              <w:t>03</w:t>
            </w:r>
          </w:p>
        </w:tc>
        <w:tc>
          <w:tcPr>
            <w:tcW w:w="14130" w:type="dxa"/>
            <w:shd w:val="clear" w:color="auto" w:fill="auto"/>
            <w:vAlign w:val="center"/>
          </w:tcPr>
          <w:p w14:paraId="6C71A28C" w14:textId="77777777" w:rsidR="008730AC" w:rsidRPr="005F3A69" w:rsidRDefault="008730AC" w:rsidP="00F33883">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 xml:space="preserve">Sizing: </w:t>
            </w:r>
            <w:r w:rsidR="00362F1D" w:rsidRPr="005F3A69">
              <w:rPr>
                <w:rFonts w:asciiTheme="minorHAnsi" w:eastAsia="Cambria" w:hAnsiTheme="minorHAnsi"/>
                <w:sz w:val="18"/>
                <w:szCs w:val="18"/>
              </w:rPr>
              <w:t xml:space="preserve"> </w:t>
            </w:r>
            <w:r w:rsidRPr="005F3A69">
              <w:rPr>
                <w:rFonts w:asciiTheme="minorHAnsi" w:eastAsia="Cambria" w:hAnsiTheme="minorHAnsi"/>
                <w:sz w:val="18"/>
                <w:szCs w:val="18"/>
              </w:rPr>
              <w:t xml:space="preserve">Heating load calculations must be done on portions of the building served by new heating systems to prevent inadvertent </w:t>
            </w:r>
            <w:proofErr w:type="spellStart"/>
            <w:r w:rsidRPr="005F3A69">
              <w:rPr>
                <w:rFonts w:asciiTheme="minorHAnsi" w:eastAsia="Cambria" w:hAnsiTheme="minorHAnsi"/>
                <w:sz w:val="18"/>
                <w:szCs w:val="18"/>
              </w:rPr>
              <w:t>undersizing</w:t>
            </w:r>
            <w:proofErr w:type="spellEnd"/>
            <w:r w:rsidRPr="005F3A69">
              <w:rPr>
                <w:rFonts w:asciiTheme="minorHAnsi" w:eastAsia="Cambria" w:hAnsiTheme="minorHAnsi"/>
                <w:sz w:val="18"/>
                <w:szCs w:val="18"/>
              </w:rPr>
              <w:t xml:space="preserve"> or oversizing. </w:t>
            </w:r>
            <w:r w:rsidR="00E3382B" w:rsidRPr="005F3A69">
              <w:rPr>
                <w:rFonts w:asciiTheme="minorHAnsi" w:eastAsia="Cambria" w:hAnsiTheme="minorHAnsi"/>
                <w:sz w:val="18"/>
                <w:szCs w:val="18"/>
              </w:rPr>
              <w:t xml:space="preserve">See sections </w:t>
            </w:r>
            <w:r w:rsidRPr="005F3A69">
              <w:rPr>
                <w:rFonts w:asciiTheme="minorHAnsi" w:eastAsia="Cambria" w:hAnsiTheme="minorHAnsi"/>
                <w:sz w:val="18"/>
                <w:szCs w:val="18"/>
              </w:rPr>
              <w:t>150.0(h)1 and 2)</w:t>
            </w:r>
            <w:r w:rsidR="00362F1D" w:rsidRPr="005F3A69">
              <w:rPr>
                <w:rFonts w:asciiTheme="minorHAnsi" w:eastAsia="Cambria" w:hAnsiTheme="minorHAnsi"/>
                <w:sz w:val="18"/>
                <w:szCs w:val="18"/>
              </w:rPr>
              <w:t>.</w:t>
            </w:r>
          </w:p>
        </w:tc>
      </w:tr>
      <w:tr w:rsidR="008730AC" w:rsidRPr="005F3A69" w14:paraId="6529BCF5"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687EA3F0" w14:textId="77777777" w:rsidR="008730AC" w:rsidRPr="005F3A69" w:rsidRDefault="008730AC" w:rsidP="00F33883">
            <w:pPr>
              <w:keepNext/>
              <w:rPr>
                <w:rFonts w:asciiTheme="minorHAnsi" w:eastAsia="Cambria" w:hAnsiTheme="minorHAnsi"/>
                <w:sz w:val="18"/>
                <w:szCs w:val="18"/>
              </w:rPr>
            </w:pPr>
            <w:r w:rsidRPr="005F3A69">
              <w:rPr>
                <w:rFonts w:asciiTheme="minorHAnsi" w:eastAsia="Cambria" w:hAnsiTheme="minorHAnsi"/>
                <w:sz w:val="18"/>
                <w:szCs w:val="18"/>
              </w:rPr>
              <w:t>04</w:t>
            </w:r>
          </w:p>
        </w:tc>
        <w:tc>
          <w:tcPr>
            <w:tcW w:w="14130" w:type="dxa"/>
            <w:shd w:val="clear" w:color="auto" w:fill="auto"/>
            <w:vAlign w:val="center"/>
          </w:tcPr>
          <w:p w14:paraId="5D641FED" w14:textId="77777777" w:rsidR="008730AC" w:rsidRPr="005F3A69" w:rsidRDefault="008730AC" w:rsidP="00F33883">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 xml:space="preserve">Furnace Temperature Rise: Central forced-air heating furnace installations must be configured to operate at or below the furnace manufacturer's maximum inlet-to-outlet temperature rise specification. </w:t>
            </w:r>
            <w:r w:rsidR="00E3382B" w:rsidRPr="005F3A69">
              <w:rPr>
                <w:rFonts w:asciiTheme="minorHAnsi" w:eastAsia="Cambria" w:hAnsiTheme="minorHAnsi"/>
                <w:sz w:val="18"/>
                <w:szCs w:val="18"/>
              </w:rPr>
              <w:t>See Section</w:t>
            </w:r>
            <w:r w:rsidR="00362F1D" w:rsidRPr="005F3A69">
              <w:rPr>
                <w:rFonts w:asciiTheme="minorHAnsi" w:eastAsia="Cambria" w:hAnsiTheme="minorHAnsi"/>
                <w:sz w:val="18"/>
                <w:szCs w:val="18"/>
              </w:rPr>
              <w:t xml:space="preserve"> </w:t>
            </w:r>
            <w:r w:rsidRPr="005F3A69">
              <w:rPr>
                <w:rFonts w:asciiTheme="minorHAnsi" w:eastAsia="Cambria" w:hAnsiTheme="minorHAnsi"/>
                <w:sz w:val="18"/>
                <w:szCs w:val="18"/>
              </w:rPr>
              <w:t>150.0(h)4</w:t>
            </w:r>
            <w:r w:rsidR="00362F1D" w:rsidRPr="005F3A69">
              <w:rPr>
                <w:rFonts w:asciiTheme="minorHAnsi" w:eastAsia="Cambria" w:hAnsiTheme="minorHAnsi"/>
                <w:sz w:val="18"/>
                <w:szCs w:val="18"/>
              </w:rPr>
              <w:t>.</w:t>
            </w:r>
          </w:p>
        </w:tc>
      </w:tr>
      <w:tr w:rsidR="008730AC" w:rsidRPr="005F3A69" w14:paraId="0D060C20"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0D42F87F" w14:textId="77777777" w:rsidR="008730AC" w:rsidRPr="005F3A69" w:rsidRDefault="008730AC" w:rsidP="00F33883">
            <w:pPr>
              <w:keepNext/>
              <w:rPr>
                <w:rFonts w:asciiTheme="minorHAnsi" w:eastAsia="Cambria" w:hAnsiTheme="minorHAnsi"/>
                <w:sz w:val="18"/>
                <w:szCs w:val="18"/>
              </w:rPr>
            </w:pPr>
            <w:r w:rsidRPr="005F3A69">
              <w:rPr>
                <w:rFonts w:asciiTheme="minorHAnsi" w:eastAsia="Cambria" w:hAnsiTheme="minorHAnsi"/>
                <w:sz w:val="18"/>
                <w:szCs w:val="18"/>
              </w:rPr>
              <w:t>05</w:t>
            </w:r>
          </w:p>
        </w:tc>
        <w:tc>
          <w:tcPr>
            <w:tcW w:w="14130" w:type="dxa"/>
            <w:shd w:val="clear" w:color="auto" w:fill="auto"/>
            <w:vAlign w:val="center"/>
          </w:tcPr>
          <w:p w14:paraId="5D43CC6B" w14:textId="77777777" w:rsidR="008730AC" w:rsidRPr="005F3A69" w:rsidRDefault="008730AC" w:rsidP="00F33883">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 xml:space="preserve">Standby Losses and Pilot Lights: Fan-type central furnaces may not have a continuously burning pilot light. </w:t>
            </w:r>
            <w:r w:rsidR="005C309B" w:rsidRPr="005F3A69">
              <w:rPr>
                <w:rFonts w:asciiTheme="minorHAnsi" w:eastAsia="Cambria" w:hAnsiTheme="minorHAnsi"/>
                <w:sz w:val="18"/>
                <w:szCs w:val="18"/>
              </w:rPr>
              <w:t xml:space="preserve">Section </w:t>
            </w:r>
            <w:r w:rsidRPr="005F3A69">
              <w:rPr>
                <w:rFonts w:asciiTheme="minorHAnsi" w:eastAsia="Cambria" w:hAnsiTheme="minorHAnsi"/>
                <w:sz w:val="18"/>
                <w:szCs w:val="18"/>
              </w:rPr>
              <w:t xml:space="preserve">110.5 and </w:t>
            </w:r>
            <w:r w:rsidR="005C309B" w:rsidRPr="005F3A69">
              <w:rPr>
                <w:rFonts w:asciiTheme="minorHAnsi" w:eastAsia="Cambria" w:hAnsiTheme="minorHAnsi"/>
                <w:sz w:val="18"/>
                <w:szCs w:val="18"/>
              </w:rPr>
              <w:t xml:space="preserve">Section </w:t>
            </w:r>
            <w:r w:rsidRPr="005F3A69">
              <w:rPr>
                <w:rFonts w:asciiTheme="minorHAnsi" w:eastAsia="Cambria" w:hAnsiTheme="minorHAnsi"/>
                <w:sz w:val="18"/>
                <w:szCs w:val="18"/>
              </w:rPr>
              <w:t>110.2(d)</w:t>
            </w:r>
            <w:r w:rsidR="005C309B" w:rsidRPr="005F3A69">
              <w:rPr>
                <w:rFonts w:asciiTheme="minorHAnsi" w:eastAsia="Cambria" w:hAnsiTheme="minorHAnsi"/>
                <w:sz w:val="18"/>
                <w:szCs w:val="18"/>
              </w:rPr>
              <w:t>.</w:t>
            </w:r>
          </w:p>
        </w:tc>
      </w:tr>
      <w:tr w:rsidR="006E7B9D" w:rsidRPr="005F3A69" w14:paraId="2F9BF234"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10" w:type="dxa"/>
            <w:gridSpan w:val="3"/>
            <w:shd w:val="clear" w:color="auto" w:fill="auto"/>
            <w:vAlign w:val="center"/>
          </w:tcPr>
          <w:p w14:paraId="3C0BE6A4" w14:textId="77777777" w:rsidR="006E7B9D" w:rsidRPr="005F3A69" w:rsidRDefault="006E7B9D" w:rsidP="00F33883">
            <w:pPr>
              <w:keepNext/>
              <w:widowControl w:val="0"/>
              <w:autoSpaceDE w:val="0"/>
              <w:autoSpaceDN w:val="0"/>
              <w:adjustRightInd w:val="0"/>
              <w:rPr>
                <w:rFonts w:asciiTheme="minorHAnsi" w:eastAsia="Cambria" w:hAnsiTheme="minorHAnsi"/>
                <w:b/>
                <w:sz w:val="18"/>
                <w:szCs w:val="18"/>
              </w:rPr>
            </w:pPr>
            <w:r w:rsidRPr="005F3A69">
              <w:rPr>
                <w:rFonts w:asciiTheme="minorHAnsi" w:eastAsia="Cambria" w:hAnsiTheme="minorHAnsi"/>
                <w:b/>
                <w:sz w:val="18"/>
                <w:szCs w:val="18"/>
              </w:rPr>
              <w:t>Cooling Equipment</w:t>
            </w:r>
          </w:p>
        </w:tc>
      </w:tr>
      <w:tr w:rsidR="008730AC" w:rsidRPr="005F3A69" w14:paraId="482B33C0"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0CA77974" w14:textId="77777777" w:rsidR="008730AC" w:rsidRPr="005F3A69" w:rsidRDefault="008730AC" w:rsidP="00F33883">
            <w:pPr>
              <w:keepNext/>
              <w:rPr>
                <w:rFonts w:asciiTheme="minorHAnsi" w:eastAsia="Cambria" w:hAnsiTheme="minorHAnsi"/>
                <w:sz w:val="18"/>
                <w:szCs w:val="18"/>
              </w:rPr>
            </w:pPr>
            <w:r w:rsidRPr="005F3A69">
              <w:rPr>
                <w:rFonts w:asciiTheme="minorHAnsi" w:eastAsia="Cambria" w:hAnsiTheme="minorHAnsi"/>
                <w:sz w:val="18"/>
                <w:szCs w:val="18"/>
              </w:rPr>
              <w:t>06</w:t>
            </w:r>
          </w:p>
        </w:tc>
        <w:tc>
          <w:tcPr>
            <w:tcW w:w="14130" w:type="dxa"/>
            <w:shd w:val="clear" w:color="auto" w:fill="auto"/>
            <w:vAlign w:val="center"/>
          </w:tcPr>
          <w:p w14:paraId="0FEB1256" w14:textId="77777777" w:rsidR="008730AC" w:rsidRPr="005F3A69" w:rsidRDefault="006E7B9D" w:rsidP="00F33883">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 xml:space="preserve">Equipment Efficiency: </w:t>
            </w:r>
            <w:r w:rsidR="00362F1D" w:rsidRPr="005F3A69">
              <w:rPr>
                <w:rFonts w:asciiTheme="minorHAnsi" w:eastAsia="Cambria" w:hAnsiTheme="minorHAnsi"/>
                <w:sz w:val="18"/>
                <w:szCs w:val="18"/>
              </w:rPr>
              <w:t xml:space="preserve"> </w:t>
            </w:r>
            <w:r w:rsidRPr="005F3A69">
              <w:rPr>
                <w:rFonts w:asciiTheme="minorHAnsi" w:eastAsia="Cambria" w:hAnsiTheme="minorHAnsi"/>
                <w:sz w:val="18"/>
                <w:szCs w:val="18"/>
              </w:rPr>
              <w:t xml:space="preserve">All </w:t>
            </w:r>
            <w:r w:rsidR="005A54D0" w:rsidRPr="005F3A69">
              <w:rPr>
                <w:rFonts w:asciiTheme="minorHAnsi" w:eastAsia="Cambria" w:hAnsiTheme="minorHAnsi"/>
                <w:sz w:val="18"/>
                <w:szCs w:val="18"/>
              </w:rPr>
              <w:t>cooling</w:t>
            </w:r>
            <w:r w:rsidRPr="005F3A69">
              <w:rPr>
                <w:rFonts w:asciiTheme="minorHAnsi" w:eastAsia="Cambria" w:hAnsiTheme="minorHAnsi"/>
                <w:sz w:val="18"/>
                <w:szCs w:val="18"/>
              </w:rPr>
              <w:t xml:space="preserve"> equipment must meet the minimum efficiency requirements of </w:t>
            </w:r>
            <w:r w:rsidR="005C309B" w:rsidRPr="005F3A69">
              <w:rPr>
                <w:rFonts w:asciiTheme="minorHAnsi" w:eastAsia="Cambria" w:hAnsiTheme="minorHAnsi"/>
                <w:sz w:val="18"/>
                <w:szCs w:val="18"/>
              </w:rPr>
              <w:t xml:space="preserve">Section </w:t>
            </w:r>
            <w:r w:rsidRPr="005F3A69">
              <w:rPr>
                <w:rFonts w:asciiTheme="minorHAnsi" w:eastAsia="Cambria" w:hAnsiTheme="minorHAnsi"/>
                <w:sz w:val="18"/>
                <w:szCs w:val="18"/>
              </w:rPr>
              <w:t xml:space="preserve">110.1 and </w:t>
            </w:r>
            <w:r w:rsidR="005C309B" w:rsidRPr="005F3A69">
              <w:rPr>
                <w:rFonts w:asciiTheme="minorHAnsi" w:eastAsia="Cambria" w:hAnsiTheme="minorHAnsi"/>
                <w:sz w:val="18"/>
                <w:szCs w:val="18"/>
              </w:rPr>
              <w:t xml:space="preserve">Section </w:t>
            </w:r>
            <w:r w:rsidRPr="005F3A69">
              <w:rPr>
                <w:rFonts w:asciiTheme="minorHAnsi" w:eastAsia="Cambria" w:hAnsiTheme="minorHAnsi"/>
                <w:sz w:val="18"/>
                <w:szCs w:val="18"/>
              </w:rPr>
              <w:t>110.2(a) and the Appliance Efficiency Regulations.</w:t>
            </w:r>
          </w:p>
        </w:tc>
      </w:tr>
      <w:tr w:rsidR="008730AC" w:rsidRPr="005F3A69" w14:paraId="4DF432B2"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C6D23AB" w14:textId="77777777" w:rsidR="008730AC" w:rsidRPr="005F3A69" w:rsidRDefault="008730AC" w:rsidP="00F33883">
            <w:pPr>
              <w:keepNext/>
              <w:rPr>
                <w:rFonts w:asciiTheme="minorHAnsi" w:eastAsia="Cambria" w:hAnsiTheme="minorHAnsi"/>
                <w:sz w:val="18"/>
                <w:szCs w:val="18"/>
              </w:rPr>
            </w:pPr>
            <w:r w:rsidRPr="005F3A69">
              <w:rPr>
                <w:rFonts w:asciiTheme="minorHAnsi" w:eastAsia="Cambria" w:hAnsiTheme="minorHAnsi"/>
                <w:sz w:val="18"/>
                <w:szCs w:val="18"/>
              </w:rPr>
              <w:t>07</w:t>
            </w:r>
          </w:p>
        </w:tc>
        <w:tc>
          <w:tcPr>
            <w:tcW w:w="14130" w:type="dxa"/>
            <w:shd w:val="clear" w:color="auto" w:fill="auto"/>
            <w:vAlign w:val="center"/>
          </w:tcPr>
          <w:p w14:paraId="41FE2592" w14:textId="77777777" w:rsidR="008730AC" w:rsidRPr="005F3A69" w:rsidRDefault="006E7B9D" w:rsidP="00F33883">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 xml:space="preserve">Refrigerant Line Insulation:  All refrigerant line insulation in split system air conditioners and heat pumps must meet the R-value and protection requirements of </w:t>
            </w:r>
            <w:r w:rsidR="005C309B" w:rsidRPr="005F3A69">
              <w:rPr>
                <w:rFonts w:asciiTheme="minorHAnsi" w:eastAsia="Cambria" w:hAnsiTheme="minorHAnsi"/>
                <w:sz w:val="18"/>
                <w:szCs w:val="18"/>
              </w:rPr>
              <w:t xml:space="preserve">Section </w:t>
            </w:r>
            <w:r w:rsidRPr="005F3A69">
              <w:rPr>
                <w:rFonts w:asciiTheme="minorHAnsi" w:eastAsia="Cambria" w:hAnsiTheme="minorHAnsi"/>
                <w:sz w:val="18"/>
                <w:szCs w:val="18"/>
              </w:rPr>
              <w:t xml:space="preserve">150.0(j)2 and 3, and </w:t>
            </w:r>
            <w:r w:rsidR="005C309B" w:rsidRPr="005F3A69">
              <w:rPr>
                <w:rFonts w:asciiTheme="minorHAnsi" w:eastAsia="Cambria" w:hAnsiTheme="minorHAnsi"/>
                <w:sz w:val="18"/>
                <w:szCs w:val="18"/>
              </w:rPr>
              <w:t xml:space="preserve">Section </w:t>
            </w:r>
            <w:r w:rsidRPr="005F3A69">
              <w:rPr>
                <w:rFonts w:asciiTheme="minorHAnsi" w:eastAsia="Cambria" w:hAnsiTheme="minorHAnsi"/>
                <w:sz w:val="18"/>
                <w:szCs w:val="18"/>
              </w:rPr>
              <w:t>150.0(m)9</w:t>
            </w:r>
            <w:r w:rsidR="005C309B" w:rsidRPr="005F3A69">
              <w:rPr>
                <w:rFonts w:asciiTheme="minorHAnsi" w:eastAsia="Cambria" w:hAnsiTheme="minorHAnsi"/>
                <w:sz w:val="18"/>
                <w:szCs w:val="18"/>
              </w:rPr>
              <w:t>.</w:t>
            </w:r>
          </w:p>
        </w:tc>
      </w:tr>
      <w:tr w:rsidR="008730AC" w:rsidRPr="005F3A69" w14:paraId="00CD6173"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C49BCA5" w14:textId="77777777" w:rsidR="008730AC" w:rsidRPr="005F3A69" w:rsidRDefault="008730AC" w:rsidP="00F33883">
            <w:pPr>
              <w:keepNext/>
              <w:rPr>
                <w:rFonts w:asciiTheme="minorHAnsi" w:eastAsia="Cambria" w:hAnsiTheme="minorHAnsi"/>
                <w:sz w:val="18"/>
                <w:szCs w:val="18"/>
              </w:rPr>
            </w:pPr>
            <w:r w:rsidRPr="005F3A69">
              <w:rPr>
                <w:rFonts w:asciiTheme="minorHAnsi" w:eastAsia="Cambria" w:hAnsiTheme="minorHAnsi"/>
                <w:sz w:val="18"/>
                <w:szCs w:val="18"/>
              </w:rPr>
              <w:t>08</w:t>
            </w:r>
          </w:p>
        </w:tc>
        <w:tc>
          <w:tcPr>
            <w:tcW w:w="14130" w:type="dxa"/>
            <w:shd w:val="clear" w:color="auto" w:fill="auto"/>
            <w:vAlign w:val="center"/>
          </w:tcPr>
          <w:p w14:paraId="23D6C196" w14:textId="77777777" w:rsidR="008730AC" w:rsidRPr="005F3A69" w:rsidRDefault="006E7B9D" w:rsidP="00F33883">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 xml:space="preserve">Condensing Unit Location: </w:t>
            </w:r>
            <w:r w:rsidR="00362F1D" w:rsidRPr="005F3A69">
              <w:rPr>
                <w:rFonts w:asciiTheme="minorHAnsi" w:eastAsia="Cambria" w:hAnsiTheme="minorHAnsi"/>
                <w:sz w:val="18"/>
                <w:szCs w:val="18"/>
              </w:rPr>
              <w:t xml:space="preserve"> </w:t>
            </w:r>
            <w:r w:rsidRPr="005F3A69">
              <w:rPr>
                <w:rFonts w:asciiTheme="minorHAnsi" w:eastAsia="Cambria" w:hAnsiTheme="minorHAnsi"/>
                <w:sz w:val="18"/>
                <w:szCs w:val="18"/>
              </w:rPr>
              <w:t xml:space="preserve">Condensing units shall not be placed within </w:t>
            </w:r>
            <w:r w:rsidR="005C309B" w:rsidRPr="005F3A69">
              <w:rPr>
                <w:rFonts w:asciiTheme="minorHAnsi" w:eastAsia="Cambria" w:hAnsiTheme="minorHAnsi"/>
                <w:sz w:val="18"/>
                <w:szCs w:val="18"/>
              </w:rPr>
              <w:t xml:space="preserve">5 </w:t>
            </w:r>
            <w:r w:rsidRPr="005F3A69">
              <w:rPr>
                <w:rFonts w:asciiTheme="minorHAnsi" w:eastAsia="Cambria" w:hAnsiTheme="minorHAnsi"/>
                <w:sz w:val="18"/>
                <w:szCs w:val="18"/>
              </w:rPr>
              <w:t xml:space="preserve">feet of a dryer vent outlet. </w:t>
            </w:r>
            <w:r w:rsidR="00AF38CD" w:rsidRPr="005F3A69">
              <w:rPr>
                <w:rFonts w:asciiTheme="minorHAnsi" w:eastAsia="Cambria" w:hAnsiTheme="minorHAnsi"/>
                <w:sz w:val="18"/>
                <w:szCs w:val="18"/>
              </w:rPr>
              <w:t xml:space="preserve">See Section </w:t>
            </w:r>
            <w:r w:rsidRPr="005F3A69">
              <w:rPr>
                <w:rFonts w:asciiTheme="minorHAnsi" w:eastAsia="Cambria" w:hAnsiTheme="minorHAnsi"/>
                <w:sz w:val="18"/>
                <w:szCs w:val="18"/>
              </w:rPr>
              <w:t>150.0(h)3</w:t>
            </w:r>
            <w:r w:rsidR="005C309B" w:rsidRPr="005F3A69">
              <w:rPr>
                <w:rFonts w:asciiTheme="minorHAnsi" w:eastAsia="Cambria" w:hAnsiTheme="minorHAnsi"/>
                <w:sz w:val="18"/>
                <w:szCs w:val="18"/>
              </w:rPr>
              <w:t>A</w:t>
            </w:r>
            <w:r w:rsidR="00AF38CD" w:rsidRPr="005F3A69">
              <w:rPr>
                <w:rFonts w:asciiTheme="minorHAnsi" w:eastAsia="Cambria" w:hAnsiTheme="minorHAnsi"/>
                <w:sz w:val="18"/>
                <w:szCs w:val="18"/>
              </w:rPr>
              <w:t>.</w:t>
            </w:r>
          </w:p>
        </w:tc>
      </w:tr>
      <w:tr w:rsidR="00BF2D90" w:rsidRPr="005F3A69" w14:paraId="04977ABE"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622036F7" w14:textId="77777777" w:rsidR="00BF2D90" w:rsidRPr="005F3A69" w:rsidRDefault="00BF2D90" w:rsidP="00F33883">
            <w:pPr>
              <w:keepNext/>
              <w:rPr>
                <w:rFonts w:asciiTheme="minorHAnsi" w:eastAsia="Cambria" w:hAnsiTheme="minorHAnsi"/>
                <w:sz w:val="18"/>
                <w:szCs w:val="18"/>
              </w:rPr>
            </w:pPr>
            <w:r w:rsidRPr="005F3A69">
              <w:rPr>
                <w:rFonts w:asciiTheme="minorHAnsi" w:eastAsia="Cambria" w:hAnsiTheme="minorHAnsi"/>
                <w:sz w:val="18"/>
                <w:szCs w:val="18"/>
              </w:rPr>
              <w:t>09</w:t>
            </w:r>
          </w:p>
        </w:tc>
        <w:tc>
          <w:tcPr>
            <w:tcW w:w="14130" w:type="dxa"/>
            <w:shd w:val="clear" w:color="auto" w:fill="auto"/>
            <w:vAlign w:val="center"/>
          </w:tcPr>
          <w:p w14:paraId="08E998CC" w14:textId="77777777" w:rsidR="00BF2D90" w:rsidRPr="005F3A69" w:rsidRDefault="00BF2D90" w:rsidP="00F33883">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 xml:space="preserve">Liquid Line Filter Drier: </w:t>
            </w:r>
            <w:r w:rsidR="00F33883" w:rsidRPr="005F3A69">
              <w:rPr>
                <w:rFonts w:asciiTheme="minorHAnsi" w:eastAsia="Cambria" w:hAnsiTheme="minorHAnsi"/>
                <w:sz w:val="18"/>
                <w:szCs w:val="18"/>
              </w:rPr>
              <w:t xml:space="preserve">A </w:t>
            </w:r>
            <w:r w:rsidRPr="005F3A69">
              <w:rPr>
                <w:rFonts w:asciiTheme="minorHAnsi" w:eastAsia="Cambria" w:hAnsiTheme="minorHAnsi"/>
                <w:sz w:val="18"/>
                <w:szCs w:val="18"/>
              </w:rPr>
              <w:t>liquid line filter drier shall be installed according to the manufacturer’s specifications</w:t>
            </w:r>
            <w:r w:rsidR="00F33883" w:rsidRPr="005F3A69">
              <w:rPr>
                <w:rFonts w:asciiTheme="minorHAnsi" w:eastAsia="Cambria" w:hAnsiTheme="minorHAnsi"/>
                <w:sz w:val="18"/>
                <w:szCs w:val="18"/>
              </w:rPr>
              <w:t xml:space="preserve"> 150.0(h)3B</w:t>
            </w:r>
            <w:r w:rsidRPr="005F3A69">
              <w:rPr>
                <w:rFonts w:asciiTheme="minorHAnsi" w:eastAsia="Cambria" w:hAnsiTheme="minorHAnsi"/>
                <w:sz w:val="18"/>
                <w:szCs w:val="18"/>
              </w:rPr>
              <w:t>.</w:t>
            </w:r>
          </w:p>
        </w:tc>
      </w:tr>
      <w:tr w:rsidR="008730AC" w:rsidRPr="005F3A69" w14:paraId="548DF7D3"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424C7A14" w14:textId="77777777" w:rsidR="008730AC" w:rsidRPr="005F3A69" w:rsidRDefault="00BF2D90" w:rsidP="00F33883">
            <w:pPr>
              <w:keepNext/>
              <w:rPr>
                <w:rFonts w:asciiTheme="minorHAnsi" w:eastAsia="Cambria" w:hAnsiTheme="minorHAnsi"/>
                <w:sz w:val="18"/>
                <w:szCs w:val="18"/>
              </w:rPr>
            </w:pPr>
            <w:r w:rsidRPr="005F3A69">
              <w:rPr>
                <w:rFonts w:asciiTheme="minorHAnsi" w:eastAsia="Cambria" w:hAnsiTheme="minorHAnsi"/>
                <w:sz w:val="18"/>
                <w:szCs w:val="18"/>
              </w:rPr>
              <w:t>10</w:t>
            </w:r>
          </w:p>
        </w:tc>
        <w:tc>
          <w:tcPr>
            <w:tcW w:w="14130" w:type="dxa"/>
            <w:shd w:val="clear" w:color="auto" w:fill="auto"/>
            <w:vAlign w:val="center"/>
          </w:tcPr>
          <w:p w14:paraId="0AF42DCE" w14:textId="77777777" w:rsidR="008730AC" w:rsidRPr="005F3A69" w:rsidRDefault="006E7B9D" w:rsidP="00F33883">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 xml:space="preserve">Sizing: Cooling load calculations must be done on portions of the building served by new cooling systems to prevent inadvertent </w:t>
            </w:r>
            <w:proofErr w:type="spellStart"/>
            <w:r w:rsidRPr="005F3A69">
              <w:rPr>
                <w:rFonts w:asciiTheme="minorHAnsi" w:eastAsia="Cambria" w:hAnsiTheme="minorHAnsi"/>
                <w:sz w:val="18"/>
                <w:szCs w:val="18"/>
              </w:rPr>
              <w:t>undersizing</w:t>
            </w:r>
            <w:proofErr w:type="spellEnd"/>
            <w:r w:rsidRPr="005F3A69">
              <w:rPr>
                <w:rFonts w:asciiTheme="minorHAnsi" w:eastAsia="Cambria" w:hAnsiTheme="minorHAnsi"/>
                <w:sz w:val="18"/>
                <w:szCs w:val="18"/>
              </w:rPr>
              <w:t xml:space="preserve"> or oversizing. </w:t>
            </w:r>
            <w:r w:rsidR="005C309B" w:rsidRPr="005F3A69">
              <w:rPr>
                <w:rFonts w:asciiTheme="minorHAnsi" w:eastAsia="Cambria" w:hAnsiTheme="minorHAnsi"/>
                <w:sz w:val="18"/>
                <w:szCs w:val="18"/>
              </w:rPr>
              <w:t xml:space="preserve">See Section </w:t>
            </w:r>
            <w:r w:rsidRPr="005F3A69">
              <w:rPr>
                <w:rFonts w:asciiTheme="minorHAnsi" w:eastAsia="Cambria" w:hAnsiTheme="minorHAnsi"/>
                <w:sz w:val="18"/>
                <w:szCs w:val="18"/>
              </w:rPr>
              <w:t>150.0(h)1 and 2</w:t>
            </w:r>
            <w:r w:rsidR="005C309B" w:rsidRPr="005F3A69">
              <w:rPr>
                <w:rFonts w:asciiTheme="minorHAnsi" w:eastAsia="Cambria" w:hAnsiTheme="minorHAnsi"/>
                <w:sz w:val="18"/>
                <w:szCs w:val="18"/>
              </w:rPr>
              <w:t>.</w:t>
            </w:r>
          </w:p>
        </w:tc>
      </w:tr>
      <w:tr w:rsidR="006E7B9D" w:rsidRPr="005F3A69" w14:paraId="109B726E"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10" w:type="dxa"/>
            <w:gridSpan w:val="3"/>
            <w:shd w:val="clear" w:color="auto" w:fill="auto"/>
            <w:vAlign w:val="center"/>
          </w:tcPr>
          <w:p w14:paraId="65693823" w14:textId="77777777" w:rsidR="006E7B9D" w:rsidRPr="005F3A69" w:rsidRDefault="006E7B9D" w:rsidP="00F33883">
            <w:pPr>
              <w:keepNext/>
              <w:widowControl w:val="0"/>
              <w:autoSpaceDE w:val="0"/>
              <w:autoSpaceDN w:val="0"/>
              <w:adjustRightInd w:val="0"/>
              <w:rPr>
                <w:rFonts w:asciiTheme="minorHAnsi" w:eastAsia="Cambria" w:hAnsiTheme="minorHAnsi"/>
                <w:b/>
                <w:sz w:val="18"/>
                <w:szCs w:val="18"/>
              </w:rPr>
            </w:pPr>
            <w:r w:rsidRPr="005F3A69">
              <w:rPr>
                <w:rFonts w:asciiTheme="minorHAnsi" w:eastAsia="Cambria" w:hAnsiTheme="minorHAnsi"/>
                <w:b/>
                <w:sz w:val="18"/>
                <w:szCs w:val="18"/>
              </w:rPr>
              <w:t>Air Distribution System Ducts, Plenums and Fans</w:t>
            </w:r>
          </w:p>
        </w:tc>
      </w:tr>
      <w:tr w:rsidR="006E7B9D" w:rsidRPr="005F3A69" w14:paraId="58A33371"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3681A607" w14:textId="77777777" w:rsidR="006E7B9D" w:rsidRPr="005F3A69" w:rsidRDefault="00BF2D90" w:rsidP="00F33883">
            <w:pPr>
              <w:keepNext/>
              <w:rPr>
                <w:rFonts w:asciiTheme="minorHAnsi" w:eastAsia="Cambria" w:hAnsiTheme="minorHAnsi"/>
                <w:sz w:val="18"/>
                <w:szCs w:val="18"/>
              </w:rPr>
            </w:pPr>
            <w:r w:rsidRPr="005F3A69">
              <w:rPr>
                <w:rFonts w:asciiTheme="minorHAnsi" w:eastAsia="Cambria" w:hAnsiTheme="minorHAnsi"/>
                <w:sz w:val="18"/>
                <w:szCs w:val="18"/>
              </w:rPr>
              <w:t>11</w:t>
            </w:r>
          </w:p>
        </w:tc>
        <w:tc>
          <w:tcPr>
            <w:tcW w:w="14130" w:type="dxa"/>
            <w:shd w:val="clear" w:color="auto" w:fill="auto"/>
            <w:vAlign w:val="center"/>
          </w:tcPr>
          <w:p w14:paraId="26CB19A2" w14:textId="5AB97E40" w:rsidR="00BB569C" w:rsidRPr="005F3A69" w:rsidRDefault="006E7B9D" w:rsidP="00F33883">
            <w:pPr>
              <w:keepNext/>
              <w:widowControl w:val="0"/>
              <w:autoSpaceDE w:val="0"/>
              <w:autoSpaceDN w:val="0"/>
              <w:adjustRightInd w:val="0"/>
              <w:contextualSpacing/>
              <w:rPr>
                <w:rFonts w:asciiTheme="minorHAnsi" w:eastAsia="Cambria" w:hAnsiTheme="minorHAnsi"/>
                <w:sz w:val="18"/>
                <w:szCs w:val="18"/>
              </w:rPr>
            </w:pPr>
            <w:r w:rsidRPr="005F3A69">
              <w:rPr>
                <w:rFonts w:asciiTheme="minorHAnsi" w:eastAsia="Cambria" w:hAnsiTheme="minorHAnsi"/>
                <w:sz w:val="18"/>
                <w:szCs w:val="18"/>
              </w:rPr>
              <w:t xml:space="preserve">Insulation: </w:t>
            </w:r>
            <w:r w:rsidR="00362F1D" w:rsidRPr="005F3A69">
              <w:rPr>
                <w:rFonts w:asciiTheme="minorHAnsi" w:eastAsia="Cambria" w:hAnsiTheme="minorHAnsi"/>
                <w:sz w:val="18"/>
                <w:szCs w:val="18"/>
              </w:rPr>
              <w:t xml:space="preserve"> </w:t>
            </w:r>
            <w:r w:rsidR="00F33883" w:rsidRPr="005F3A69">
              <w:rPr>
                <w:rFonts w:asciiTheme="minorHAnsi" w:eastAsia="Cambria" w:hAnsiTheme="minorHAnsi"/>
                <w:sz w:val="18"/>
                <w:szCs w:val="18"/>
              </w:rPr>
              <w:t>The</w:t>
            </w:r>
            <w:r w:rsidRPr="005F3A69">
              <w:rPr>
                <w:rFonts w:asciiTheme="minorHAnsi" w:eastAsia="Cambria" w:hAnsiTheme="minorHAnsi"/>
                <w:sz w:val="18"/>
                <w:szCs w:val="18"/>
              </w:rPr>
              <w:t xml:space="preserve"> minimum duct insulation value is R-6</w:t>
            </w:r>
            <w:r w:rsidR="00DE6A8B" w:rsidRPr="005F3A69">
              <w:rPr>
                <w:rFonts w:asciiTheme="minorHAnsi" w:eastAsia="Cambria" w:hAnsiTheme="minorHAnsi"/>
                <w:sz w:val="18"/>
                <w:szCs w:val="18"/>
              </w:rPr>
              <w:t xml:space="preserve"> or ducts can be uninsulated if the duct system is located entirely in conditioned space</w:t>
            </w:r>
            <w:r w:rsidRPr="005F3A69">
              <w:rPr>
                <w:rFonts w:asciiTheme="minorHAnsi" w:eastAsia="Cambria" w:hAnsiTheme="minorHAnsi"/>
                <w:sz w:val="18"/>
                <w:szCs w:val="18"/>
              </w:rPr>
              <w:t xml:space="preserve">. Note that higher values may be required by the prescriptive or performance requirements. </w:t>
            </w:r>
            <w:r w:rsidR="006F23C1" w:rsidRPr="005F3A69">
              <w:rPr>
                <w:rFonts w:asciiTheme="minorHAnsi" w:eastAsia="Cambria" w:hAnsiTheme="minorHAnsi"/>
                <w:sz w:val="18"/>
                <w:szCs w:val="18"/>
              </w:rPr>
              <w:t>S</w:t>
            </w:r>
            <w:r w:rsidR="00AF38CD" w:rsidRPr="005F3A69">
              <w:rPr>
                <w:rFonts w:asciiTheme="minorHAnsi" w:eastAsia="Cambria" w:hAnsiTheme="minorHAnsi"/>
                <w:sz w:val="18"/>
                <w:szCs w:val="18"/>
              </w:rPr>
              <w:t xml:space="preserve">ee Section </w:t>
            </w:r>
            <w:r w:rsidRPr="005F3A69">
              <w:rPr>
                <w:rFonts w:asciiTheme="minorHAnsi" w:eastAsia="Cambria" w:hAnsiTheme="minorHAnsi"/>
                <w:sz w:val="18"/>
                <w:szCs w:val="18"/>
              </w:rPr>
              <w:t>150.0(m)1</w:t>
            </w:r>
            <w:r w:rsidR="00E4242C" w:rsidRPr="005F3A69">
              <w:rPr>
                <w:rFonts w:asciiTheme="minorHAnsi" w:eastAsia="Cambria" w:hAnsiTheme="minorHAnsi"/>
                <w:sz w:val="18"/>
                <w:szCs w:val="18"/>
              </w:rPr>
              <w:t>B for exceptions.</w:t>
            </w:r>
          </w:p>
        </w:tc>
      </w:tr>
      <w:tr w:rsidR="006E7B9D" w:rsidRPr="005F3A69" w14:paraId="3D4129FA"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07F95CDB" w14:textId="77777777" w:rsidR="006E7B9D" w:rsidRPr="005F3A69" w:rsidRDefault="00BF2D90" w:rsidP="00F33883">
            <w:pPr>
              <w:keepNext/>
              <w:rPr>
                <w:rFonts w:asciiTheme="minorHAnsi" w:eastAsia="Cambria" w:hAnsiTheme="minorHAnsi"/>
                <w:sz w:val="18"/>
                <w:szCs w:val="18"/>
              </w:rPr>
            </w:pPr>
            <w:r w:rsidRPr="005F3A69">
              <w:rPr>
                <w:rFonts w:asciiTheme="minorHAnsi" w:eastAsia="Cambria" w:hAnsiTheme="minorHAnsi"/>
                <w:sz w:val="18"/>
                <w:szCs w:val="18"/>
              </w:rPr>
              <w:t>12</w:t>
            </w:r>
          </w:p>
        </w:tc>
        <w:tc>
          <w:tcPr>
            <w:tcW w:w="14130" w:type="dxa"/>
            <w:shd w:val="clear" w:color="auto" w:fill="auto"/>
            <w:vAlign w:val="center"/>
          </w:tcPr>
          <w:p w14:paraId="046BF921" w14:textId="74F33A4B" w:rsidR="00BB569C" w:rsidRPr="005F3A69" w:rsidRDefault="006E7B9D" w:rsidP="00BB0F9B">
            <w:pPr>
              <w:keepNext/>
              <w:rPr>
                <w:rFonts w:asciiTheme="minorHAnsi" w:eastAsia="Cambria" w:hAnsiTheme="minorHAnsi"/>
                <w:sz w:val="18"/>
                <w:szCs w:val="18"/>
              </w:rPr>
            </w:pPr>
            <w:r w:rsidRPr="005F3A69">
              <w:rPr>
                <w:rFonts w:asciiTheme="minorHAnsi" w:eastAsia="Cambria" w:hAnsiTheme="minorHAnsi"/>
                <w:sz w:val="18"/>
                <w:szCs w:val="18"/>
              </w:rPr>
              <w:t xml:space="preserve">Connections and Closures: All </w:t>
            </w:r>
            <w:r w:rsidR="006F23C1" w:rsidRPr="005F3A69">
              <w:rPr>
                <w:rFonts w:asciiTheme="minorHAnsi" w:eastAsia="Cambria" w:hAnsiTheme="minorHAnsi"/>
                <w:sz w:val="18"/>
                <w:szCs w:val="18"/>
              </w:rPr>
              <w:t xml:space="preserve">installed </w:t>
            </w:r>
            <w:r w:rsidRPr="005F3A69">
              <w:rPr>
                <w:rFonts w:asciiTheme="minorHAnsi" w:eastAsia="Cambria" w:hAnsiTheme="minorHAnsi"/>
                <w:sz w:val="18"/>
                <w:szCs w:val="18"/>
              </w:rPr>
              <w:t>air-distribution system ducts and plenums</w:t>
            </w:r>
            <w:r w:rsidR="006F23C1" w:rsidRPr="005F3A69">
              <w:rPr>
                <w:rFonts w:asciiTheme="minorHAnsi" w:eastAsia="Cambria" w:hAnsiTheme="minorHAnsi"/>
                <w:sz w:val="18"/>
                <w:szCs w:val="18"/>
              </w:rPr>
              <w:t xml:space="preserve"> must </w:t>
            </w:r>
            <w:r w:rsidRPr="005F3A69">
              <w:rPr>
                <w:rFonts w:asciiTheme="minorHAnsi" w:eastAsia="Cambria" w:hAnsiTheme="minorHAnsi"/>
                <w:sz w:val="18"/>
                <w:szCs w:val="18"/>
              </w:rPr>
              <w:t>meet the requirements of CMC Sections 601.0, 602.0, 603.0, 604.0, 605.0 and ANSI/SMACNA-006-2006</w:t>
            </w:r>
            <w:r w:rsidR="00E4242C" w:rsidRPr="005F3A69">
              <w:rPr>
                <w:rFonts w:asciiTheme="minorHAnsi" w:eastAsia="Cambria" w:hAnsiTheme="minorHAnsi"/>
                <w:sz w:val="18"/>
                <w:szCs w:val="18"/>
              </w:rPr>
              <w:t>.</w:t>
            </w:r>
          </w:p>
        </w:tc>
      </w:tr>
      <w:tr w:rsidR="00D159F0" w:rsidRPr="005F3A69" w14:paraId="3B34CEAD"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14610" w:type="dxa"/>
            <w:gridSpan w:val="3"/>
            <w:shd w:val="clear" w:color="auto" w:fill="auto"/>
            <w:vAlign w:val="center"/>
          </w:tcPr>
          <w:p w14:paraId="07F41E23" w14:textId="77777777" w:rsidR="00D159F0" w:rsidRPr="005F3A69" w:rsidRDefault="00D159F0" w:rsidP="00F33883">
            <w:pPr>
              <w:keepNext/>
              <w:widowControl w:val="0"/>
              <w:autoSpaceDE w:val="0"/>
              <w:autoSpaceDN w:val="0"/>
              <w:adjustRightInd w:val="0"/>
              <w:rPr>
                <w:rFonts w:asciiTheme="minorHAnsi" w:eastAsia="Cambria" w:hAnsiTheme="minorHAnsi"/>
                <w:b/>
                <w:sz w:val="18"/>
                <w:szCs w:val="18"/>
              </w:rPr>
            </w:pPr>
            <w:r w:rsidRPr="005F3A69">
              <w:rPr>
                <w:rFonts w:asciiTheme="minorHAnsi" w:eastAsia="Cambria" w:hAnsiTheme="minorHAnsi"/>
                <w:b/>
                <w:sz w:val="18"/>
                <w:szCs w:val="18"/>
              </w:rPr>
              <w:t xml:space="preserve">Heat Pump Thermostat </w:t>
            </w:r>
          </w:p>
        </w:tc>
      </w:tr>
      <w:tr w:rsidR="00D159F0" w:rsidRPr="005F3A69" w14:paraId="20A2F2F5"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73E991E5" w14:textId="77777777" w:rsidR="00D159F0" w:rsidRPr="005F3A69" w:rsidRDefault="00BF2D90" w:rsidP="00F33883">
            <w:pPr>
              <w:keepNext/>
              <w:rPr>
                <w:rFonts w:asciiTheme="minorHAnsi" w:eastAsia="Cambria" w:hAnsiTheme="minorHAnsi"/>
                <w:sz w:val="18"/>
                <w:szCs w:val="18"/>
              </w:rPr>
            </w:pPr>
            <w:r w:rsidRPr="005F3A69">
              <w:rPr>
                <w:rFonts w:asciiTheme="minorHAnsi" w:eastAsia="Cambria" w:hAnsiTheme="minorHAnsi"/>
                <w:sz w:val="18"/>
                <w:szCs w:val="18"/>
              </w:rPr>
              <w:t>13</w:t>
            </w:r>
          </w:p>
        </w:tc>
        <w:tc>
          <w:tcPr>
            <w:tcW w:w="14130" w:type="dxa"/>
            <w:shd w:val="clear" w:color="auto" w:fill="auto"/>
            <w:vAlign w:val="center"/>
          </w:tcPr>
          <w:p w14:paraId="628EF03B" w14:textId="77777777" w:rsidR="00D159F0" w:rsidRPr="005F3A69" w:rsidRDefault="00D159F0" w:rsidP="00F33883">
            <w:pPr>
              <w:keepNext/>
              <w:rPr>
                <w:rFonts w:asciiTheme="minorHAnsi" w:eastAsia="Cambria" w:hAnsiTheme="minorHAnsi"/>
                <w:sz w:val="18"/>
                <w:szCs w:val="18"/>
              </w:rPr>
            </w:pPr>
            <w:r w:rsidRPr="005F3A69">
              <w:rPr>
                <w:rFonts w:ascii="Calibri" w:hAnsi="Calibri"/>
                <w:sz w:val="18"/>
                <w:szCs w:val="18"/>
              </w:rPr>
              <w:t>A thermostat shall be installed that meets the requirements of Section 110.2(b) and Section 110.2(c)</w:t>
            </w:r>
            <w:r w:rsidR="00AF38CD" w:rsidRPr="005F3A69">
              <w:rPr>
                <w:rFonts w:ascii="Calibri" w:hAnsi="Calibri"/>
                <w:sz w:val="18"/>
                <w:szCs w:val="18"/>
              </w:rPr>
              <w:t>.</w:t>
            </w:r>
          </w:p>
        </w:tc>
      </w:tr>
      <w:tr w:rsidR="00D159F0" w:rsidRPr="005F3A69" w14:paraId="386641D2"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264F6D95" w14:textId="77777777" w:rsidR="00D159F0" w:rsidRPr="005F3A69" w:rsidRDefault="00BF2D90" w:rsidP="00F33883">
            <w:pPr>
              <w:keepNext/>
              <w:rPr>
                <w:rFonts w:asciiTheme="minorHAnsi" w:eastAsia="Cambria" w:hAnsiTheme="minorHAnsi"/>
                <w:sz w:val="18"/>
                <w:szCs w:val="18"/>
              </w:rPr>
            </w:pPr>
            <w:r w:rsidRPr="005F3A69">
              <w:rPr>
                <w:rFonts w:asciiTheme="minorHAnsi" w:eastAsia="Cambria" w:hAnsiTheme="minorHAnsi"/>
                <w:sz w:val="18"/>
                <w:szCs w:val="18"/>
              </w:rPr>
              <w:t>14</w:t>
            </w:r>
          </w:p>
        </w:tc>
        <w:tc>
          <w:tcPr>
            <w:tcW w:w="14130" w:type="dxa"/>
            <w:shd w:val="clear" w:color="auto" w:fill="auto"/>
            <w:vAlign w:val="center"/>
          </w:tcPr>
          <w:p w14:paraId="502BB908" w14:textId="77777777" w:rsidR="00D159F0" w:rsidRPr="005F3A69" w:rsidRDefault="00D159F0" w:rsidP="00F33883">
            <w:pPr>
              <w:keepNext/>
              <w:rPr>
                <w:rFonts w:asciiTheme="minorHAnsi" w:eastAsia="Cambria" w:hAnsiTheme="minorHAnsi"/>
                <w:sz w:val="18"/>
                <w:szCs w:val="18"/>
              </w:rPr>
            </w:pPr>
            <w:r w:rsidRPr="005F3A69">
              <w:rPr>
                <w:rFonts w:ascii="Calibri" w:hAnsi="Calibri"/>
                <w:sz w:val="18"/>
                <w:szCs w:val="18"/>
              </w:rPr>
              <w:t>The thermostat shall be installed in accordance with the manufacturers published installation specifications.</w:t>
            </w:r>
          </w:p>
        </w:tc>
      </w:tr>
      <w:tr w:rsidR="00D159F0" w:rsidRPr="005F3A69" w14:paraId="7B430C88"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45F7EDEE" w14:textId="77777777" w:rsidR="00D159F0" w:rsidRPr="005F3A69" w:rsidRDefault="00BF2D90" w:rsidP="00F33883">
            <w:pPr>
              <w:keepNext/>
              <w:rPr>
                <w:rFonts w:asciiTheme="minorHAnsi" w:eastAsia="Cambria" w:hAnsiTheme="minorHAnsi"/>
                <w:sz w:val="18"/>
                <w:szCs w:val="18"/>
              </w:rPr>
            </w:pPr>
            <w:r w:rsidRPr="005F3A69">
              <w:rPr>
                <w:rFonts w:asciiTheme="minorHAnsi" w:eastAsia="Cambria" w:hAnsiTheme="minorHAnsi"/>
                <w:sz w:val="18"/>
                <w:szCs w:val="18"/>
              </w:rPr>
              <w:t>15</w:t>
            </w:r>
          </w:p>
        </w:tc>
        <w:tc>
          <w:tcPr>
            <w:tcW w:w="14130" w:type="dxa"/>
            <w:shd w:val="clear" w:color="auto" w:fill="auto"/>
            <w:vAlign w:val="center"/>
          </w:tcPr>
          <w:p w14:paraId="536F98BA" w14:textId="77777777" w:rsidR="00D159F0" w:rsidRPr="005F3A69" w:rsidRDefault="00D159F0" w:rsidP="00F33883">
            <w:pPr>
              <w:keepNext/>
              <w:rPr>
                <w:rFonts w:asciiTheme="minorHAnsi" w:eastAsia="Cambria" w:hAnsiTheme="minorHAnsi"/>
                <w:sz w:val="18"/>
                <w:szCs w:val="18"/>
              </w:rPr>
            </w:pPr>
            <w:r w:rsidRPr="005F3A69">
              <w:rPr>
                <w:rFonts w:ascii="Calibri" w:hAnsi="Calibri"/>
                <w:sz w:val="18"/>
                <w:szCs w:val="18"/>
              </w:rPr>
              <w:t xml:space="preserve">First stage of heating </w:t>
            </w:r>
            <w:r w:rsidR="00AF38CD" w:rsidRPr="005F3A69">
              <w:rPr>
                <w:rFonts w:ascii="Calibri" w:hAnsi="Calibri"/>
                <w:sz w:val="18"/>
                <w:szCs w:val="18"/>
              </w:rPr>
              <w:t>shall be assigned to</w:t>
            </w:r>
            <w:r w:rsidRPr="005F3A69">
              <w:rPr>
                <w:rFonts w:ascii="Calibri" w:hAnsi="Calibri"/>
                <w:sz w:val="18"/>
                <w:szCs w:val="18"/>
              </w:rPr>
              <w:t xml:space="preserve"> heat pump</w:t>
            </w:r>
            <w:r w:rsidR="00362F1D" w:rsidRPr="005F3A69">
              <w:rPr>
                <w:rFonts w:ascii="Calibri" w:hAnsi="Calibri"/>
                <w:sz w:val="18"/>
                <w:szCs w:val="18"/>
              </w:rPr>
              <w:t xml:space="preserve"> heating</w:t>
            </w:r>
            <w:r w:rsidRPr="005F3A69">
              <w:rPr>
                <w:rFonts w:ascii="Calibri" w:hAnsi="Calibri"/>
                <w:sz w:val="18"/>
                <w:szCs w:val="18"/>
              </w:rPr>
              <w:t>.</w:t>
            </w:r>
          </w:p>
        </w:tc>
      </w:tr>
      <w:tr w:rsidR="00D159F0" w:rsidRPr="005F3A69" w14:paraId="1A8A640E" w14:textId="77777777">
        <w:tblPrEx>
          <w:tblBorders>
            <w:top w:val="none" w:sz="0" w:space="0" w:color="auto"/>
          </w:tblBorders>
          <w:tblCellMar>
            <w:left w:w="115" w:type="dxa"/>
            <w:right w:w="115" w:type="dxa"/>
          </w:tblCellMar>
          <w:tblLook w:val="0000" w:firstRow="0" w:lastRow="0" w:firstColumn="0" w:lastColumn="0" w:noHBand="0" w:noVBand="0"/>
        </w:tblPrEx>
        <w:trPr>
          <w:cantSplit/>
          <w:trHeight w:val="259"/>
        </w:trPr>
        <w:tc>
          <w:tcPr>
            <w:tcW w:w="480" w:type="dxa"/>
            <w:gridSpan w:val="2"/>
            <w:shd w:val="clear" w:color="auto" w:fill="auto"/>
            <w:vAlign w:val="center"/>
          </w:tcPr>
          <w:p w14:paraId="5644AC00" w14:textId="77777777" w:rsidR="00D159F0" w:rsidRPr="005F3A69" w:rsidRDefault="00BF2D90" w:rsidP="00F33883">
            <w:pPr>
              <w:keepNext/>
              <w:rPr>
                <w:rFonts w:asciiTheme="minorHAnsi" w:eastAsia="Cambria" w:hAnsiTheme="minorHAnsi"/>
                <w:sz w:val="18"/>
                <w:szCs w:val="18"/>
              </w:rPr>
            </w:pPr>
            <w:r w:rsidRPr="005F3A69">
              <w:rPr>
                <w:rFonts w:asciiTheme="minorHAnsi" w:eastAsia="Cambria" w:hAnsiTheme="minorHAnsi"/>
                <w:sz w:val="18"/>
                <w:szCs w:val="18"/>
              </w:rPr>
              <w:t>16</w:t>
            </w:r>
          </w:p>
        </w:tc>
        <w:tc>
          <w:tcPr>
            <w:tcW w:w="14130" w:type="dxa"/>
            <w:shd w:val="clear" w:color="auto" w:fill="auto"/>
            <w:vAlign w:val="center"/>
          </w:tcPr>
          <w:p w14:paraId="238759BD" w14:textId="77777777" w:rsidR="00D159F0" w:rsidRPr="005F3A69" w:rsidRDefault="00D159F0" w:rsidP="00F33883">
            <w:pPr>
              <w:keepNext/>
              <w:rPr>
                <w:rFonts w:asciiTheme="minorHAnsi" w:eastAsia="Cambria" w:hAnsiTheme="minorHAnsi"/>
                <w:sz w:val="18"/>
                <w:szCs w:val="18"/>
              </w:rPr>
            </w:pPr>
            <w:r w:rsidRPr="005F3A69">
              <w:rPr>
                <w:rFonts w:ascii="Calibri" w:hAnsi="Calibri"/>
                <w:sz w:val="18"/>
                <w:szCs w:val="18"/>
              </w:rPr>
              <w:t>Second stage back up heat</w:t>
            </w:r>
            <w:r w:rsidR="00AF38CD" w:rsidRPr="005F3A69">
              <w:rPr>
                <w:rFonts w:ascii="Calibri" w:hAnsi="Calibri"/>
                <w:sz w:val="18"/>
                <w:szCs w:val="18"/>
              </w:rPr>
              <w:t>ing shall be</w:t>
            </w:r>
            <w:r w:rsidRPr="005F3A69">
              <w:rPr>
                <w:rFonts w:ascii="Calibri" w:hAnsi="Calibri"/>
                <w:sz w:val="18"/>
                <w:szCs w:val="18"/>
              </w:rPr>
              <w:t xml:space="preserve"> set to come on only when the indoor set temperature cannot be met.</w:t>
            </w:r>
          </w:p>
        </w:tc>
      </w:tr>
      <w:tr w:rsidR="006E7B9D" w:rsidRPr="00851462" w14:paraId="42972B58" w14:textId="7777777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c>
          <w:tcPr>
            <w:tcW w:w="14610" w:type="dxa"/>
            <w:gridSpan w:val="3"/>
            <w:shd w:val="clear" w:color="auto" w:fill="auto"/>
          </w:tcPr>
          <w:p w14:paraId="4A2D2FFF" w14:textId="77777777" w:rsidR="006E7B9D" w:rsidRPr="00851462" w:rsidRDefault="006E7B9D">
            <w:pPr>
              <w:rPr>
                <w:rFonts w:ascii="Calibri" w:hAnsi="Calibri"/>
                <w:b/>
                <w:sz w:val="18"/>
                <w:szCs w:val="18"/>
              </w:rPr>
            </w:pPr>
            <w:r w:rsidRPr="005F3A69">
              <w:rPr>
                <w:rFonts w:ascii="Calibri" w:hAnsi="Calibri"/>
                <w:b/>
                <w:sz w:val="18"/>
                <w:szCs w:val="18"/>
              </w:rPr>
              <w:t>The responsible person’s signature on this compliance document affirms that all applicable requirements in this table have been met.</w:t>
            </w:r>
          </w:p>
        </w:tc>
      </w:tr>
    </w:tbl>
    <w:p w14:paraId="3C66A36A" w14:textId="77777777" w:rsidR="000F413D" w:rsidRPr="00851462" w:rsidRDefault="000F413D" w:rsidP="0035199F">
      <w:pPr>
        <w:rPr>
          <w:rFonts w:ascii="Calibri" w:hAnsi="Calibri"/>
          <w:sz w:val="18"/>
          <w:szCs w:val="18"/>
        </w:rPr>
      </w:pPr>
    </w:p>
    <w:p w14:paraId="4897E82F" w14:textId="77777777" w:rsidR="003F5196" w:rsidRPr="00851462" w:rsidRDefault="003F5196" w:rsidP="0035199F">
      <w:pPr>
        <w:rPr>
          <w:rFonts w:ascii="Calibri" w:hAnsi="Calibri"/>
          <w:sz w:val="18"/>
          <w:szCs w:val="18"/>
        </w:rPr>
      </w:pPr>
    </w:p>
    <w:p w14:paraId="0DEB590F" w14:textId="77777777" w:rsidR="003F5196" w:rsidRPr="00851462" w:rsidRDefault="003F5196" w:rsidP="0035199F">
      <w:pPr>
        <w:rPr>
          <w:rFonts w:ascii="Calibri" w:hAnsi="Calibri"/>
          <w:sz w:val="18"/>
          <w:szCs w:val="18"/>
        </w:rPr>
      </w:pPr>
    </w:p>
    <w:sectPr w:rsidR="003F5196" w:rsidRPr="00851462" w:rsidSect="002B0F40">
      <w:headerReference w:type="even" r:id="rId19"/>
      <w:headerReference w:type="default" r:id="rId20"/>
      <w:headerReference w:type="first" r:id="rId21"/>
      <w:pgSz w:w="15840" w:h="12240" w:orient="landscape" w:code="1"/>
      <w:pgMar w:top="1296" w:right="720" w:bottom="1008" w:left="720" w:header="720" w:footer="72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C9C514" w14:textId="77777777" w:rsidR="00DE4295" w:rsidRDefault="00DE4295">
      <w:r>
        <w:separator/>
      </w:r>
    </w:p>
  </w:endnote>
  <w:endnote w:type="continuationSeparator" w:id="0">
    <w:p w14:paraId="7315BAC0" w14:textId="77777777" w:rsidR="00DE4295" w:rsidRDefault="00DE4295">
      <w:r>
        <w:continuationSeparator/>
      </w:r>
    </w:p>
  </w:endnote>
  <w:endnote w:type="continuationNotice" w:id="1">
    <w:p w14:paraId="56005FC9" w14:textId="77777777" w:rsidR="00DE4295" w:rsidRDefault="00DE42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Light">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865CC" w14:textId="495AE6A5" w:rsidR="006B69EF" w:rsidRPr="00307732" w:rsidRDefault="006B69EF" w:rsidP="005F0677">
    <w:pPr>
      <w:pStyle w:val="Footer"/>
    </w:pPr>
    <w:r w:rsidRPr="00307732">
      <w:t xml:space="preserve">Registration Number:                                                                                        Registration Date/Time:                                                                           HERS Provider:                       </w:t>
    </w:r>
  </w:p>
  <w:p w14:paraId="0A961263" w14:textId="43BEC846" w:rsidR="006B69EF" w:rsidRPr="00307732" w:rsidRDefault="006B69EF" w:rsidP="005F0677">
    <w:pPr>
      <w:pStyle w:val="Footer"/>
    </w:pPr>
    <w:r w:rsidRPr="00307732">
      <w:t>CA Building Energy Efficiency Standards - 2022 Residential Compliance</w:t>
    </w:r>
    <w:r w:rsidRPr="00307732">
      <w:tab/>
    </w:r>
    <w:r w:rsidRPr="00307732">
      <w:tab/>
    </w:r>
    <w:r w:rsidRPr="00307732">
      <w:tab/>
      <w:t>January 2022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F01B35" w14:textId="0755279C" w:rsidR="006B69EF" w:rsidRPr="005F0677" w:rsidRDefault="006B69EF" w:rsidP="005F0677">
    <w:pPr>
      <w:pStyle w:val="Footer"/>
    </w:pPr>
    <w:r w:rsidRPr="005F0677">
      <w:t>CA Building Energy Efficiency Standards - 2022 Residential Compliance</w:t>
    </w:r>
    <w:r w:rsidRPr="005F0677">
      <w:tab/>
    </w:r>
    <w:r w:rsidRPr="005F0677">
      <w:tab/>
    </w:r>
    <w:r w:rsidRPr="005F0677">
      <w:tab/>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8EC14B" w14:textId="77777777" w:rsidR="00DE4295" w:rsidRDefault="00DE4295">
      <w:r>
        <w:separator/>
      </w:r>
    </w:p>
  </w:footnote>
  <w:footnote w:type="continuationSeparator" w:id="0">
    <w:p w14:paraId="76F3650A" w14:textId="77777777" w:rsidR="00DE4295" w:rsidRDefault="00DE4295">
      <w:r>
        <w:continuationSeparator/>
      </w:r>
    </w:p>
  </w:footnote>
  <w:footnote w:type="continuationNotice" w:id="1">
    <w:p w14:paraId="07B71657" w14:textId="77777777" w:rsidR="00DE4295" w:rsidRDefault="00DE429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4E57D" w14:textId="77777777" w:rsidR="006B69EF" w:rsidRDefault="00000000">
    <w:pPr>
      <w:pStyle w:val="Header"/>
    </w:pPr>
    <w:r>
      <w:rPr>
        <w:noProof/>
      </w:rPr>
      <w:pict w14:anchorId="3F0E92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66" o:spid="_x0000_s1033" type="#_x0000_t75" alt="" style="position:absolute;margin-left:0;margin-top:0;width:10in;height:540pt;z-index:-251658238;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F91CF" w14:textId="77777777" w:rsidR="002814F6" w:rsidRPr="003C6CE1" w:rsidRDefault="002814F6" w:rsidP="002814F6">
    <w:pPr>
      <w:tabs>
        <w:tab w:val="center" w:pos="4320"/>
        <w:tab w:val="right" w:pos="8640"/>
      </w:tabs>
      <w:ind w:left="360"/>
      <w:jc w:val="center"/>
      <w:rPr>
        <w:rFonts w:ascii="Arial" w:hAnsi="Arial" w:cs="Arial"/>
        <w:sz w:val="24"/>
        <w:szCs w:val="24"/>
      </w:rPr>
    </w:pPr>
    <w:r w:rsidRPr="003C6CE1">
      <w:rPr>
        <w:rFonts w:ascii="Calibri" w:hAnsi="Calibri" w:cs="Calibri"/>
        <w:noProof/>
        <w:sz w:val="28"/>
        <w:szCs w:val="28"/>
      </w:rPr>
      <w:drawing>
        <wp:anchor distT="0" distB="0" distL="114300" distR="114300" simplePos="0" relativeHeight="251659776" behindDoc="0" locked="0" layoutInCell="1" allowOverlap="1" wp14:anchorId="0EA2598D" wp14:editId="05523AB6">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noProof/>
        <w:sz w:val="28"/>
        <w:szCs w:val="28"/>
      </w:rPr>
      <w:t>SPACE CONDITIONING SYSTEMS DUCTS AND FANS</w:t>
    </w:r>
  </w:p>
  <w:p w14:paraId="73F963B9" w14:textId="77777777" w:rsidR="002814F6" w:rsidRPr="003C6CE1" w:rsidRDefault="002814F6" w:rsidP="002814F6">
    <w:pPr>
      <w:tabs>
        <w:tab w:val="center" w:pos="4320"/>
        <w:tab w:val="right" w:pos="8640"/>
      </w:tabs>
      <w:ind w:left="360"/>
      <w:rPr>
        <w:rFonts w:ascii="Arial" w:hAnsi="Arial" w:cs="Arial"/>
        <w:sz w:val="24"/>
        <w:szCs w:val="24"/>
      </w:rPr>
    </w:pPr>
    <w:r w:rsidRPr="003C6CE1">
      <w:rPr>
        <w:rFonts w:ascii="Arial" w:hAnsi="Arial" w:cs="Arial"/>
        <w:sz w:val="24"/>
        <w:szCs w:val="24"/>
      </w:rPr>
      <w:ptab w:relativeTo="margin" w:alignment="center" w:leader="none"/>
    </w:r>
    <w:r w:rsidRPr="003C6CE1">
      <w:rPr>
        <w:rFonts w:ascii="Arial" w:hAnsi="Arial" w:cs="Arial"/>
        <w:sz w:val="24"/>
        <w:szCs w:val="24"/>
      </w:rPr>
      <w:ptab w:relativeTo="margin" w:alignment="right" w:leader="none"/>
    </w:r>
    <w:r w:rsidRPr="003C6CE1">
      <w:rPr>
        <w:rFonts w:ascii="Calibri" w:hAnsi="Calibri" w:cs="Calibri"/>
        <w:sz w:val="28"/>
        <w:szCs w:val="28"/>
      </w:rPr>
      <w:t>CEC-CF</w:t>
    </w:r>
    <w:r>
      <w:rPr>
        <w:rFonts w:ascii="Calibri" w:hAnsi="Calibri" w:cs="Calibri"/>
        <w:sz w:val="28"/>
        <w:szCs w:val="28"/>
      </w:rPr>
      <w:t>2</w:t>
    </w:r>
    <w:r w:rsidRPr="003C6CE1">
      <w:rPr>
        <w:rFonts w:ascii="Calibri" w:hAnsi="Calibri" w:cs="Calibri"/>
        <w:sz w:val="28"/>
        <w:szCs w:val="28"/>
      </w:rPr>
      <w:t>R-</w:t>
    </w:r>
    <w:r>
      <w:rPr>
        <w:rFonts w:ascii="Calibri" w:hAnsi="Calibri" w:cs="Calibri"/>
        <w:sz w:val="28"/>
        <w:szCs w:val="28"/>
      </w:rPr>
      <w:t>MCH</w:t>
    </w:r>
    <w:r w:rsidRPr="003C6CE1">
      <w:rPr>
        <w:rFonts w:ascii="Calibri" w:hAnsi="Calibri" w:cs="Calibri"/>
        <w:sz w:val="28"/>
        <w:szCs w:val="28"/>
      </w:rPr>
      <w:t>-01-E</w:t>
    </w:r>
  </w:p>
  <w:p w14:paraId="4173B2E2" w14:textId="77777777" w:rsidR="002814F6" w:rsidRPr="003C6CE1" w:rsidRDefault="002814F6" w:rsidP="002814F6">
    <w:pPr>
      <w:spacing w:after="160" w:line="259" w:lineRule="auto"/>
      <w:ind w:left="360"/>
    </w:pPr>
    <w:r w:rsidRPr="003C6CE1">
      <w:rPr>
        <w:rFonts w:ascii="Arial" w:eastAsia="Calibri" w:hAnsi="Arial" w:cs="Arial"/>
        <w:sz w:val="24"/>
        <w:szCs w:val="22"/>
      </w:rPr>
      <w:ptab w:relativeTo="margin" w:alignment="center" w:leader="none"/>
    </w:r>
    <w:r w:rsidRPr="003C6CE1">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55C16" w14:textId="77777777" w:rsidR="006B69EF" w:rsidRDefault="00000000">
    <w:pPr>
      <w:pStyle w:val="Header"/>
    </w:pPr>
    <w:r>
      <w:rPr>
        <w:noProof/>
      </w:rPr>
      <w:pict w14:anchorId="2BE5F5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65" o:spid="_x0000_s1031" type="#_x0000_t75" alt="" style="position:absolute;margin-left:0;margin-top:0;width:10in;height:540pt;z-index:-251658239;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27633" w14:textId="77777777" w:rsidR="006B69EF" w:rsidRDefault="00000000">
    <w:pPr>
      <w:pStyle w:val="Header"/>
    </w:pPr>
    <w:r>
      <w:rPr>
        <w:noProof/>
      </w:rPr>
      <w:pict w14:anchorId="4A55DA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69" o:spid="_x0000_s1030" type="#_x0000_t75" alt="" style="position:absolute;margin-left:0;margin-top:0;width:10in;height:540pt;z-index:-251658235;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7321"/>
      <w:gridCol w:w="4439"/>
      <w:gridCol w:w="2882"/>
    </w:tblGrid>
    <w:tr w:rsidR="006B69EF" w:rsidRPr="00F85124" w14:paraId="7FAFCDA3" w14:textId="77777777">
      <w:trPr>
        <w:cantSplit/>
        <w:trHeight w:val="288"/>
      </w:trPr>
      <w:tc>
        <w:tcPr>
          <w:tcW w:w="4016" w:type="pct"/>
          <w:gridSpan w:val="2"/>
          <w:tcBorders>
            <w:right w:val="nil"/>
          </w:tcBorders>
          <w:vAlign w:val="center"/>
        </w:tcPr>
        <w:p w14:paraId="51306FC1" w14:textId="77777777" w:rsidR="006B69EF" w:rsidRPr="00D6732C" w:rsidRDefault="006B69EF" w:rsidP="00A20629">
          <w:pPr>
            <w:pStyle w:val="Heading1"/>
            <w:rPr>
              <w:rFonts w:asciiTheme="minorHAnsi" w:hAnsiTheme="minorHAnsi"/>
              <w:b w:val="0"/>
              <w:bCs/>
              <w:sz w:val="20"/>
            </w:rPr>
          </w:pPr>
          <w:r w:rsidRPr="00D6732C">
            <w:rPr>
              <w:rFonts w:asciiTheme="minorHAnsi" w:hAnsiTheme="minorHAnsi"/>
              <w:b w:val="0"/>
              <w:bCs/>
              <w:sz w:val="20"/>
            </w:rPr>
            <w:t>CERTIFICATE OF INSTALLATION - USER INSTRUCTIONS</w:t>
          </w:r>
        </w:p>
      </w:tc>
      <w:tc>
        <w:tcPr>
          <w:tcW w:w="984" w:type="pct"/>
          <w:tcBorders>
            <w:left w:val="nil"/>
          </w:tcBorders>
          <w:tcMar>
            <w:left w:w="115" w:type="dxa"/>
            <w:right w:w="115" w:type="dxa"/>
          </w:tcMar>
          <w:vAlign w:val="center"/>
        </w:tcPr>
        <w:p w14:paraId="4A3C204C" w14:textId="77777777" w:rsidR="006B69EF" w:rsidRPr="00D6732C" w:rsidRDefault="006B69EF" w:rsidP="002369FC">
          <w:pPr>
            <w:pStyle w:val="Heading1"/>
            <w:jc w:val="right"/>
            <w:rPr>
              <w:rFonts w:asciiTheme="minorHAnsi" w:hAnsiTheme="minorHAnsi"/>
              <w:b w:val="0"/>
              <w:bCs/>
              <w:sz w:val="20"/>
            </w:rPr>
          </w:pPr>
          <w:r w:rsidRPr="00D6732C">
            <w:rPr>
              <w:rFonts w:asciiTheme="minorHAnsi" w:hAnsiTheme="minorHAnsi"/>
              <w:b w:val="0"/>
              <w:bCs/>
              <w:sz w:val="20"/>
            </w:rPr>
            <w:t>CF2R-MCH-01-E</w:t>
          </w:r>
        </w:p>
      </w:tc>
    </w:tr>
    <w:tr w:rsidR="006B69EF" w:rsidRPr="00F85124" w14:paraId="6B842BEE" w14:textId="77777777">
      <w:trPr>
        <w:cantSplit/>
        <w:trHeight w:val="288"/>
      </w:trPr>
      <w:tc>
        <w:tcPr>
          <w:tcW w:w="2500" w:type="pct"/>
          <w:tcBorders>
            <w:right w:val="nil"/>
          </w:tcBorders>
        </w:tcPr>
        <w:p w14:paraId="1670D1BD" w14:textId="77777777" w:rsidR="006B69EF" w:rsidRPr="00D6732C" w:rsidRDefault="006B69EF" w:rsidP="00A20629">
          <w:pPr>
            <w:tabs>
              <w:tab w:val="right" w:pos="10543"/>
            </w:tabs>
            <w:rPr>
              <w:rFonts w:asciiTheme="minorHAnsi" w:hAnsiTheme="minorHAnsi"/>
              <w:sz w:val="12"/>
              <w:szCs w:val="12"/>
            </w:rPr>
          </w:pPr>
          <w:r w:rsidRPr="00D6732C">
            <w:rPr>
              <w:rFonts w:asciiTheme="minorHAnsi" w:hAnsiTheme="minorHAnsi"/>
              <w:bCs/>
            </w:rPr>
            <w:t>Space Conditioning Systems Ducts and Fans - MCH-01</w:t>
          </w:r>
        </w:p>
      </w:tc>
      <w:tc>
        <w:tcPr>
          <w:tcW w:w="2500" w:type="pct"/>
          <w:gridSpan w:val="2"/>
          <w:tcBorders>
            <w:left w:val="nil"/>
          </w:tcBorders>
        </w:tcPr>
        <w:p w14:paraId="012B0C51" w14:textId="6C908304" w:rsidR="006B69EF" w:rsidRPr="00D6732C" w:rsidRDefault="006B69EF" w:rsidP="00254DD2">
          <w:pPr>
            <w:pStyle w:val="ListParagraph"/>
            <w:tabs>
              <w:tab w:val="right" w:pos="10543"/>
            </w:tabs>
            <w:ind w:left="1080"/>
            <w:jc w:val="right"/>
            <w:rPr>
              <w:rFonts w:asciiTheme="minorHAnsi" w:hAnsiTheme="minorHAnsi"/>
              <w:sz w:val="12"/>
              <w:szCs w:val="12"/>
            </w:rPr>
          </w:pPr>
          <w:r w:rsidRPr="00D6732C">
            <w:rPr>
              <w:rFonts w:asciiTheme="minorHAnsi" w:hAnsiTheme="minorHAnsi"/>
            </w:rPr>
            <w:t xml:space="preserve">(Page </w:t>
          </w:r>
          <w:r>
            <w:fldChar w:fldCharType="begin"/>
          </w:r>
          <w:r>
            <w:instrText xml:space="preserve"> PAGE   \* MERGEFORMAT </w:instrText>
          </w:r>
          <w:r>
            <w:fldChar w:fldCharType="separate"/>
          </w:r>
          <w:r>
            <w:rPr>
              <w:rFonts w:asciiTheme="minorHAnsi" w:hAnsiTheme="minorHAnsi"/>
              <w:noProof/>
            </w:rPr>
            <w:t>7</w:t>
          </w:r>
          <w:r>
            <w:rPr>
              <w:rFonts w:asciiTheme="minorHAnsi" w:hAnsiTheme="minorHAnsi"/>
              <w:noProof/>
            </w:rPr>
            <w:fldChar w:fldCharType="end"/>
          </w:r>
          <w:r w:rsidRPr="00D6732C">
            <w:rPr>
              <w:rFonts w:asciiTheme="minorHAnsi" w:hAnsiTheme="minorHAnsi"/>
            </w:rPr>
            <w:t xml:space="preserve"> of </w:t>
          </w:r>
          <w:fldSimple w:instr="SECTIONPAGES   \* MERGEFORMAT">
            <w:r w:rsidR="00D534A5" w:rsidRPr="00D534A5">
              <w:rPr>
                <w:rFonts w:asciiTheme="minorHAnsi" w:hAnsiTheme="minorHAnsi"/>
                <w:noProof/>
              </w:rPr>
              <w:t>7</w:t>
            </w:r>
          </w:fldSimple>
          <w:r w:rsidRPr="00D6732C">
            <w:rPr>
              <w:rFonts w:asciiTheme="minorHAnsi" w:hAnsiTheme="minorHAnsi"/>
              <w:bCs/>
            </w:rPr>
            <w:t>)</w:t>
          </w:r>
        </w:p>
      </w:tc>
    </w:tr>
  </w:tbl>
  <w:p w14:paraId="4896459E" w14:textId="77777777" w:rsidR="006B69EF" w:rsidRDefault="00000000">
    <w:pPr>
      <w:pStyle w:val="Header"/>
    </w:pPr>
    <w:r>
      <w:rPr>
        <w:rFonts w:asciiTheme="minorHAnsi" w:hAnsiTheme="minorHAnsi"/>
        <w:b/>
        <w:bCs/>
        <w:noProof/>
      </w:rPr>
      <w:pict w14:anchorId="0C9C38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70" o:spid="_x0000_s1029" type="#_x0000_t75" alt="" style="position:absolute;margin-left:0;margin-top:0;width:10in;height:540pt;z-index:-251658234;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0F9FD" w14:textId="77777777" w:rsidR="006B69EF" w:rsidRDefault="00000000">
    <w:pPr>
      <w:pStyle w:val="Header"/>
    </w:pPr>
    <w:r>
      <w:rPr>
        <w:noProof/>
      </w:rPr>
      <w:pict w14:anchorId="0E3896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68" o:spid="_x0000_s1028" type="#_x0000_t75" alt="" style="position:absolute;margin-left:0;margin-top:0;width:10in;height:540pt;z-index:-251658236;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365414" w14:textId="77777777" w:rsidR="006B69EF" w:rsidRDefault="00000000">
    <w:pPr>
      <w:pStyle w:val="Header"/>
    </w:pPr>
    <w:r>
      <w:rPr>
        <w:noProof/>
      </w:rPr>
      <w:pict w14:anchorId="0FC38B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72" o:spid="_x0000_s1027" type="#_x0000_t75" alt="" style="position:absolute;margin-left:0;margin-top:0;width:10in;height:540pt;z-index:-251658232;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466"/>
      <w:gridCol w:w="1294"/>
      <w:gridCol w:w="2882"/>
    </w:tblGrid>
    <w:tr w:rsidR="006B69EF" w:rsidRPr="00F85124" w14:paraId="619471F0" w14:textId="77777777">
      <w:trPr>
        <w:cantSplit/>
        <w:trHeight w:val="288"/>
      </w:trPr>
      <w:tc>
        <w:tcPr>
          <w:tcW w:w="4016" w:type="pct"/>
          <w:gridSpan w:val="2"/>
          <w:tcBorders>
            <w:right w:val="nil"/>
          </w:tcBorders>
          <w:vAlign w:val="center"/>
        </w:tcPr>
        <w:p w14:paraId="51FC2C60" w14:textId="77777777" w:rsidR="006B69EF" w:rsidRPr="00F85124" w:rsidRDefault="006B69EF" w:rsidP="00A20629">
          <w:pPr>
            <w:pStyle w:val="Heading1"/>
            <w:rPr>
              <w:rFonts w:ascii="Calibri" w:hAnsi="Calibri"/>
              <w:b w:val="0"/>
              <w:bCs/>
              <w:sz w:val="20"/>
            </w:rPr>
          </w:pPr>
          <w:r>
            <w:rPr>
              <w:rFonts w:ascii="Calibri" w:hAnsi="Calibri"/>
              <w:b w:val="0"/>
              <w:bCs/>
              <w:sz w:val="20"/>
            </w:rPr>
            <w:t xml:space="preserve">CERTIFICATE OF INSTALLATION - </w:t>
          </w:r>
          <w:r w:rsidRPr="0035199F">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523F4DB1" w14:textId="77777777" w:rsidR="006B69EF" w:rsidRPr="00F85124" w:rsidRDefault="006B69EF" w:rsidP="002369FC">
          <w:pPr>
            <w:pStyle w:val="Heading1"/>
            <w:jc w:val="right"/>
            <w:rPr>
              <w:rFonts w:ascii="Calibri" w:hAnsi="Calibri"/>
              <w:b w:val="0"/>
              <w:bCs/>
              <w:sz w:val="20"/>
            </w:rPr>
          </w:pPr>
          <w:r>
            <w:rPr>
              <w:rFonts w:ascii="Calibri" w:hAnsi="Calibri"/>
              <w:b w:val="0"/>
              <w:bCs/>
              <w:sz w:val="20"/>
            </w:rPr>
            <w:t>CF2R-MCH-01-E</w:t>
          </w:r>
        </w:p>
      </w:tc>
    </w:tr>
    <w:tr w:rsidR="006B69EF" w:rsidRPr="00F85124" w14:paraId="100ECC6C" w14:textId="77777777">
      <w:trPr>
        <w:cantSplit/>
        <w:trHeight w:val="288"/>
      </w:trPr>
      <w:tc>
        <w:tcPr>
          <w:tcW w:w="3574" w:type="pct"/>
          <w:tcBorders>
            <w:right w:val="nil"/>
          </w:tcBorders>
        </w:tcPr>
        <w:p w14:paraId="16E400F2" w14:textId="77777777" w:rsidR="006B69EF" w:rsidRPr="00F85124" w:rsidRDefault="006B69EF" w:rsidP="00F6468E">
          <w:pPr>
            <w:tabs>
              <w:tab w:val="right" w:pos="10543"/>
            </w:tabs>
            <w:rPr>
              <w:rFonts w:ascii="Calibri" w:hAnsi="Calibri"/>
              <w:sz w:val="12"/>
              <w:szCs w:val="12"/>
            </w:rPr>
          </w:pPr>
          <w:r>
            <w:rPr>
              <w:rFonts w:ascii="Calibri" w:hAnsi="Calibri"/>
              <w:bCs/>
            </w:rPr>
            <w:t>Space Conditioning Systems Ducts and Fans</w:t>
          </w:r>
        </w:p>
      </w:tc>
      <w:tc>
        <w:tcPr>
          <w:tcW w:w="1426" w:type="pct"/>
          <w:gridSpan w:val="2"/>
          <w:tcBorders>
            <w:left w:val="nil"/>
          </w:tcBorders>
        </w:tcPr>
        <w:p w14:paraId="440507F3" w14:textId="3D23B4B5" w:rsidR="006B69EF" w:rsidRPr="00EE33DE" w:rsidRDefault="006B69EF" w:rsidP="0035199F">
          <w:pPr>
            <w:tabs>
              <w:tab w:val="right" w:pos="10543"/>
            </w:tabs>
            <w:jc w:val="right"/>
            <w:rPr>
              <w:rFonts w:asciiTheme="minorHAnsi" w:hAnsiTheme="minorHAnsi"/>
              <w:sz w:val="12"/>
              <w:szCs w:val="12"/>
            </w:rPr>
          </w:pPr>
          <w:r w:rsidRPr="00EE33DE">
            <w:rPr>
              <w:rFonts w:asciiTheme="minorHAnsi" w:hAnsiTheme="minorHAnsi"/>
              <w:bCs/>
            </w:rPr>
            <w:t xml:space="preserve">(Page </w:t>
          </w:r>
          <w:r w:rsidRPr="00EE33DE">
            <w:rPr>
              <w:rStyle w:val="PageNumber"/>
              <w:rFonts w:asciiTheme="minorHAnsi" w:hAnsiTheme="minorHAnsi"/>
            </w:rPr>
            <w:fldChar w:fldCharType="begin"/>
          </w:r>
          <w:r w:rsidRPr="00EE33DE">
            <w:rPr>
              <w:rStyle w:val="PageNumber"/>
              <w:rFonts w:asciiTheme="minorHAnsi" w:hAnsiTheme="minorHAnsi"/>
            </w:rPr>
            <w:instrText xml:space="preserve"> PAGE </w:instrText>
          </w:r>
          <w:r w:rsidRPr="00EE33DE">
            <w:rPr>
              <w:rStyle w:val="PageNumber"/>
              <w:rFonts w:asciiTheme="minorHAnsi" w:hAnsiTheme="minorHAnsi"/>
            </w:rPr>
            <w:fldChar w:fldCharType="separate"/>
          </w:r>
          <w:r>
            <w:rPr>
              <w:rStyle w:val="PageNumber"/>
              <w:rFonts w:asciiTheme="minorHAnsi" w:hAnsiTheme="minorHAnsi"/>
              <w:noProof/>
            </w:rPr>
            <w:t>17</w:t>
          </w:r>
          <w:r w:rsidRPr="00EE33DE">
            <w:rPr>
              <w:rStyle w:val="PageNumber"/>
              <w:rFonts w:asciiTheme="minorHAnsi" w:hAnsiTheme="minorHAnsi"/>
            </w:rPr>
            <w:fldChar w:fldCharType="end"/>
          </w:r>
          <w:r w:rsidRPr="00EE33DE">
            <w:rPr>
              <w:rFonts w:asciiTheme="minorHAnsi" w:hAnsiTheme="minorHAnsi"/>
              <w:bCs/>
            </w:rPr>
            <w:t xml:space="preserve"> of </w:t>
          </w:r>
          <w:fldSimple w:instr="SECTIONPAGES   \* MERGEFORMAT">
            <w:r w:rsidR="00D534A5" w:rsidRPr="00D534A5">
              <w:rPr>
                <w:rFonts w:asciiTheme="minorHAnsi" w:hAnsiTheme="minorHAnsi"/>
                <w:bCs/>
                <w:noProof/>
              </w:rPr>
              <w:t>15</w:t>
            </w:r>
          </w:fldSimple>
          <w:r w:rsidRPr="00EE33DE">
            <w:rPr>
              <w:rFonts w:asciiTheme="minorHAnsi" w:hAnsiTheme="minorHAnsi"/>
              <w:bCs/>
            </w:rPr>
            <w:t>)</w:t>
          </w:r>
        </w:p>
      </w:tc>
    </w:tr>
  </w:tbl>
  <w:p w14:paraId="22C5083A" w14:textId="77777777" w:rsidR="006B69EF" w:rsidRDefault="00000000">
    <w:pPr>
      <w:pStyle w:val="Header"/>
    </w:pPr>
    <w:r>
      <w:rPr>
        <w:rFonts w:ascii="Calibri" w:hAnsi="Calibri"/>
        <w:b/>
        <w:bCs/>
        <w:noProof/>
      </w:rPr>
      <w:pict w14:anchorId="3EC8C3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73" o:spid="_x0000_s1026" type="#_x0000_t75" alt="" style="position:absolute;margin-left:0;margin-top:0;width:10in;height:540pt;z-index:-251658231;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456FE3" w14:textId="77777777" w:rsidR="006B69EF" w:rsidRDefault="00000000">
    <w:pPr>
      <w:pStyle w:val="Header"/>
    </w:pPr>
    <w:r>
      <w:rPr>
        <w:noProof/>
      </w:rPr>
      <w:pict w14:anchorId="711836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143271" o:spid="_x0000_s1025" type="#_x0000_t75" alt="" style="position:absolute;margin-left:0;margin-top:0;width:10in;height:540pt;z-index:-251658233;mso-wrap-edited:f;mso-width-percent:0;mso-height-percent:0;mso-position-horizontal:center;mso-position-horizontal-relative:margin;mso-position-vertical:center;mso-position-vertical-relative:margin;mso-width-percent:0;mso-height-percent:0"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3"/>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2" w15:restartNumberingAfterBreak="0">
    <w:nsid w:val="13125372"/>
    <w:multiLevelType w:val="hybridMultilevel"/>
    <w:tmpl w:val="FE6876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206F74"/>
    <w:multiLevelType w:val="hybridMultilevel"/>
    <w:tmpl w:val="FE6876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B2C1A87"/>
    <w:multiLevelType w:val="hybridMultilevel"/>
    <w:tmpl w:val="D384FA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6455D8B"/>
    <w:multiLevelType w:val="multilevel"/>
    <w:tmpl w:val="38DE0982"/>
    <w:lvl w:ilvl="0">
      <w:start w:val="2"/>
      <w:numFmt w:val="decimal"/>
      <w:pStyle w:val="Style4"/>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6" w15:restartNumberingAfterBreak="0">
    <w:nsid w:val="33074264"/>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EA8786B"/>
    <w:multiLevelType w:val="hybridMultilevel"/>
    <w:tmpl w:val="CCCAD7BE"/>
    <w:lvl w:ilvl="0" w:tplc="20048BE0">
      <w:start w:val="1"/>
      <w:numFmt w:val="decimal"/>
      <w:lvlText w:val="%1."/>
      <w:lvlJc w:val="left"/>
      <w:pPr>
        <w:ind w:left="360" w:hanging="360"/>
      </w:pPr>
      <w:rPr>
        <w:rFonts w:cs="Times New Roman"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338080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7C04307"/>
    <w:multiLevelType w:val="singleLevel"/>
    <w:tmpl w:val="D9040760"/>
    <w:lvl w:ilvl="0">
      <w:start w:val="1"/>
      <w:numFmt w:val="decimal"/>
      <w:lvlText w:val="%1."/>
      <w:lvlJc w:val="left"/>
      <w:pPr>
        <w:tabs>
          <w:tab w:val="num" w:pos="1080"/>
        </w:tabs>
        <w:ind w:left="1080" w:hanging="360"/>
      </w:pPr>
      <w:rPr>
        <w:rFonts w:cs="Times New Roman"/>
      </w:rPr>
    </w:lvl>
  </w:abstractNum>
  <w:abstractNum w:abstractNumId="10" w15:restartNumberingAfterBreak="0">
    <w:nsid w:val="5AD26970"/>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4AC5D3F"/>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65E6A3A"/>
    <w:multiLevelType w:val="hybridMultilevel"/>
    <w:tmpl w:val="6BF02D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6B486821"/>
    <w:multiLevelType w:val="hybridMultilevel"/>
    <w:tmpl w:val="8E3E4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A8A6557"/>
    <w:multiLevelType w:val="hybridMultilevel"/>
    <w:tmpl w:val="A5542CB4"/>
    <w:lvl w:ilvl="0" w:tplc="412480F0">
      <w:start w:val="1"/>
      <w:numFmt w:val="decimal"/>
      <w:lvlText w:val="%1."/>
      <w:lvlJc w:val="left"/>
      <w:pPr>
        <w:ind w:left="360" w:hanging="360"/>
      </w:pPr>
      <w:rPr>
        <w:rFonts w:asciiTheme="minorHAnsi" w:hAnsiTheme="minorHAnsi" w:cs="Times New Roman" w:hint="default"/>
        <w:sz w:val="20"/>
        <w:szCs w:val="20"/>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1645814858">
    <w:abstractNumId w:val="1"/>
  </w:num>
  <w:num w:numId="2" w16cid:durableId="1309897281">
    <w:abstractNumId w:val="0"/>
  </w:num>
  <w:num w:numId="3" w16cid:durableId="1539512815">
    <w:abstractNumId w:val="5"/>
  </w:num>
  <w:num w:numId="4" w16cid:durableId="2025277707">
    <w:abstractNumId w:val="7"/>
  </w:num>
  <w:num w:numId="5" w16cid:durableId="1074204811">
    <w:abstractNumId w:val="12"/>
  </w:num>
  <w:num w:numId="6" w16cid:durableId="660423440">
    <w:abstractNumId w:val="11"/>
  </w:num>
  <w:num w:numId="7" w16cid:durableId="1018197751">
    <w:abstractNumId w:val="9"/>
  </w:num>
  <w:num w:numId="8" w16cid:durableId="898974737">
    <w:abstractNumId w:val="8"/>
  </w:num>
  <w:num w:numId="9" w16cid:durableId="1891843182">
    <w:abstractNumId w:val="13"/>
  </w:num>
  <w:num w:numId="10" w16cid:durableId="1112481565">
    <w:abstractNumId w:val="10"/>
  </w:num>
  <w:num w:numId="11" w16cid:durableId="594286406">
    <w:abstractNumId w:val="6"/>
  </w:num>
  <w:num w:numId="12" w16cid:durableId="202599553">
    <w:abstractNumId w:val="14"/>
  </w:num>
  <w:num w:numId="13" w16cid:durableId="269629994">
    <w:abstractNumId w:val="4"/>
  </w:num>
  <w:num w:numId="14" w16cid:durableId="1038896777">
    <w:abstractNumId w:val="2"/>
  </w:num>
  <w:num w:numId="15" w16cid:durableId="1932424709">
    <w:abstractNumId w:val="3"/>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hewmaker, Michael@Energy">
    <w15:presenceInfo w15:providerId="AD" w15:userId="S::michael.shewmaker@energy.ca.gov::cb82df3a-38ca-44c6-b621-0d2fa4353328"/>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oNotTrackMoves/>
  <w:doNotTrackFormatting/>
  <w:documentProtection w:edit="trackedChanges" w:enforcement="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777B2F"/>
    <w:rsid w:val="000009A7"/>
    <w:rsid w:val="000016CE"/>
    <w:rsid w:val="00003076"/>
    <w:rsid w:val="000031F8"/>
    <w:rsid w:val="000036FF"/>
    <w:rsid w:val="0000390D"/>
    <w:rsid w:val="00007A64"/>
    <w:rsid w:val="00010658"/>
    <w:rsid w:val="0001083A"/>
    <w:rsid w:val="00010F64"/>
    <w:rsid w:val="000126D5"/>
    <w:rsid w:val="00013B2A"/>
    <w:rsid w:val="00015CD5"/>
    <w:rsid w:val="000161AF"/>
    <w:rsid w:val="00016E95"/>
    <w:rsid w:val="000215FE"/>
    <w:rsid w:val="00021E6F"/>
    <w:rsid w:val="000222EC"/>
    <w:rsid w:val="000226B9"/>
    <w:rsid w:val="00023B6F"/>
    <w:rsid w:val="00026750"/>
    <w:rsid w:val="000277B8"/>
    <w:rsid w:val="00031066"/>
    <w:rsid w:val="00031A18"/>
    <w:rsid w:val="000346D1"/>
    <w:rsid w:val="00034F4B"/>
    <w:rsid w:val="00035A79"/>
    <w:rsid w:val="0003670F"/>
    <w:rsid w:val="00037926"/>
    <w:rsid w:val="000400FE"/>
    <w:rsid w:val="000417B3"/>
    <w:rsid w:val="00042508"/>
    <w:rsid w:val="00043181"/>
    <w:rsid w:val="000445D7"/>
    <w:rsid w:val="00045C77"/>
    <w:rsid w:val="00046EB6"/>
    <w:rsid w:val="000470D7"/>
    <w:rsid w:val="000471F6"/>
    <w:rsid w:val="00047B1F"/>
    <w:rsid w:val="000519FE"/>
    <w:rsid w:val="00051E0B"/>
    <w:rsid w:val="00051F14"/>
    <w:rsid w:val="00053A0E"/>
    <w:rsid w:val="0006016B"/>
    <w:rsid w:val="000607E6"/>
    <w:rsid w:val="00060ACD"/>
    <w:rsid w:val="000610E8"/>
    <w:rsid w:val="00062BCA"/>
    <w:rsid w:val="00062CDE"/>
    <w:rsid w:val="000631C6"/>
    <w:rsid w:val="000631C9"/>
    <w:rsid w:val="000634FF"/>
    <w:rsid w:val="000644B7"/>
    <w:rsid w:val="0006451C"/>
    <w:rsid w:val="00065910"/>
    <w:rsid w:val="00071398"/>
    <w:rsid w:val="0007146B"/>
    <w:rsid w:val="00072013"/>
    <w:rsid w:val="0007247B"/>
    <w:rsid w:val="000755A8"/>
    <w:rsid w:val="000757BC"/>
    <w:rsid w:val="0007590A"/>
    <w:rsid w:val="00076F08"/>
    <w:rsid w:val="000801A3"/>
    <w:rsid w:val="000802EA"/>
    <w:rsid w:val="00080506"/>
    <w:rsid w:val="00080A37"/>
    <w:rsid w:val="00080EEE"/>
    <w:rsid w:val="0008294C"/>
    <w:rsid w:val="00084AA9"/>
    <w:rsid w:val="000861F1"/>
    <w:rsid w:val="000863ED"/>
    <w:rsid w:val="00086C5D"/>
    <w:rsid w:val="000871F7"/>
    <w:rsid w:val="00091139"/>
    <w:rsid w:val="0009186D"/>
    <w:rsid w:val="00091D81"/>
    <w:rsid w:val="0009391D"/>
    <w:rsid w:val="00093DBB"/>
    <w:rsid w:val="00094EF2"/>
    <w:rsid w:val="00095361"/>
    <w:rsid w:val="0009607C"/>
    <w:rsid w:val="000964E2"/>
    <w:rsid w:val="000A0D0A"/>
    <w:rsid w:val="000A0D18"/>
    <w:rsid w:val="000A105B"/>
    <w:rsid w:val="000A1BED"/>
    <w:rsid w:val="000A1F02"/>
    <w:rsid w:val="000A23E5"/>
    <w:rsid w:val="000A35C7"/>
    <w:rsid w:val="000A4A99"/>
    <w:rsid w:val="000A51C8"/>
    <w:rsid w:val="000A6113"/>
    <w:rsid w:val="000B0804"/>
    <w:rsid w:val="000B101B"/>
    <w:rsid w:val="000B1D07"/>
    <w:rsid w:val="000B2D12"/>
    <w:rsid w:val="000B3CAF"/>
    <w:rsid w:val="000B3D60"/>
    <w:rsid w:val="000B4491"/>
    <w:rsid w:val="000B7F1D"/>
    <w:rsid w:val="000C00FC"/>
    <w:rsid w:val="000C1A4A"/>
    <w:rsid w:val="000C1FFA"/>
    <w:rsid w:val="000C2427"/>
    <w:rsid w:val="000C2BB4"/>
    <w:rsid w:val="000C4B79"/>
    <w:rsid w:val="000C4C97"/>
    <w:rsid w:val="000C6426"/>
    <w:rsid w:val="000C6B8F"/>
    <w:rsid w:val="000C7320"/>
    <w:rsid w:val="000D07EA"/>
    <w:rsid w:val="000D25DB"/>
    <w:rsid w:val="000D45A1"/>
    <w:rsid w:val="000D45E6"/>
    <w:rsid w:val="000D508A"/>
    <w:rsid w:val="000D5794"/>
    <w:rsid w:val="000D6702"/>
    <w:rsid w:val="000D6F0D"/>
    <w:rsid w:val="000D78D5"/>
    <w:rsid w:val="000D7C25"/>
    <w:rsid w:val="000D7DA8"/>
    <w:rsid w:val="000E0BE1"/>
    <w:rsid w:val="000E1DF0"/>
    <w:rsid w:val="000E2206"/>
    <w:rsid w:val="000E244F"/>
    <w:rsid w:val="000E3766"/>
    <w:rsid w:val="000E53E9"/>
    <w:rsid w:val="000E59FB"/>
    <w:rsid w:val="000E6B78"/>
    <w:rsid w:val="000E6CB8"/>
    <w:rsid w:val="000E7297"/>
    <w:rsid w:val="000E7ABD"/>
    <w:rsid w:val="000F070F"/>
    <w:rsid w:val="000F0BA7"/>
    <w:rsid w:val="000F1E4A"/>
    <w:rsid w:val="000F202C"/>
    <w:rsid w:val="000F2A61"/>
    <w:rsid w:val="000F413D"/>
    <w:rsid w:val="000F67E7"/>
    <w:rsid w:val="000F754C"/>
    <w:rsid w:val="00101201"/>
    <w:rsid w:val="0010166D"/>
    <w:rsid w:val="001030C1"/>
    <w:rsid w:val="001037C7"/>
    <w:rsid w:val="00104232"/>
    <w:rsid w:val="00104F99"/>
    <w:rsid w:val="00105FF8"/>
    <w:rsid w:val="00111AFD"/>
    <w:rsid w:val="00112545"/>
    <w:rsid w:val="001128B2"/>
    <w:rsid w:val="001131A2"/>
    <w:rsid w:val="001136CA"/>
    <w:rsid w:val="00116421"/>
    <w:rsid w:val="00116FFE"/>
    <w:rsid w:val="00121927"/>
    <w:rsid w:val="00122A49"/>
    <w:rsid w:val="00125592"/>
    <w:rsid w:val="00126B71"/>
    <w:rsid w:val="00126F26"/>
    <w:rsid w:val="00130210"/>
    <w:rsid w:val="001305CE"/>
    <w:rsid w:val="001306F6"/>
    <w:rsid w:val="001315EE"/>
    <w:rsid w:val="001325A2"/>
    <w:rsid w:val="001345D1"/>
    <w:rsid w:val="00135763"/>
    <w:rsid w:val="00136E88"/>
    <w:rsid w:val="00137AA4"/>
    <w:rsid w:val="001403C2"/>
    <w:rsid w:val="0014061B"/>
    <w:rsid w:val="00142FD3"/>
    <w:rsid w:val="00143C83"/>
    <w:rsid w:val="00145641"/>
    <w:rsid w:val="00147EFB"/>
    <w:rsid w:val="00147F4A"/>
    <w:rsid w:val="00151F1D"/>
    <w:rsid w:val="001524F0"/>
    <w:rsid w:val="001552ED"/>
    <w:rsid w:val="00155ACD"/>
    <w:rsid w:val="001568F5"/>
    <w:rsid w:val="0015696C"/>
    <w:rsid w:val="00156F7A"/>
    <w:rsid w:val="001577AB"/>
    <w:rsid w:val="001600C0"/>
    <w:rsid w:val="001600E7"/>
    <w:rsid w:val="001615D7"/>
    <w:rsid w:val="00162081"/>
    <w:rsid w:val="00162930"/>
    <w:rsid w:val="0016481A"/>
    <w:rsid w:val="0017124B"/>
    <w:rsid w:val="00171597"/>
    <w:rsid w:val="00171CEB"/>
    <w:rsid w:val="0017334A"/>
    <w:rsid w:val="00173712"/>
    <w:rsid w:val="001739FA"/>
    <w:rsid w:val="00174BD1"/>
    <w:rsid w:val="0017592C"/>
    <w:rsid w:val="00175D42"/>
    <w:rsid w:val="00176884"/>
    <w:rsid w:val="00176ED3"/>
    <w:rsid w:val="00177C44"/>
    <w:rsid w:val="00180B6D"/>
    <w:rsid w:val="00181190"/>
    <w:rsid w:val="00181308"/>
    <w:rsid w:val="001819FF"/>
    <w:rsid w:val="00181B09"/>
    <w:rsid w:val="00181EA5"/>
    <w:rsid w:val="00183F2F"/>
    <w:rsid w:val="00184533"/>
    <w:rsid w:val="00185100"/>
    <w:rsid w:val="00186CCE"/>
    <w:rsid w:val="00191337"/>
    <w:rsid w:val="001919B3"/>
    <w:rsid w:val="00192959"/>
    <w:rsid w:val="00193917"/>
    <w:rsid w:val="0019543B"/>
    <w:rsid w:val="0019624F"/>
    <w:rsid w:val="00197ED6"/>
    <w:rsid w:val="001A3693"/>
    <w:rsid w:val="001A4267"/>
    <w:rsid w:val="001A4C3F"/>
    <w:rsid w:val="001A5583"/>
    <w:rsid w:val="001A5724"/>
    <w:rsid w:val="001A7412"/>
    <w:rsid w:val="001B1EDC"/>
    <w:rsid w:val="001B4C6B"/>
    <w:rsid w:val="001B5BA4"/>
    <w:rsid w:val="001C0ED6"/>
    <w:rsid w:val="001C3158"/>
    <w:rsid w:val="001C3EEA"/>
    <w:rsid w:val="001C44F0"/>
    <w:rsid w:val="001C5487"/>
    <w:rsid w:val="001C54DA"/>
    <w:rsid w:val="001C5A05"/>
    <w:rsid w:val="001C6AE4"/>
    <w:rsid w:val="001C7D94"/>
    <w:rsid w:val="001D01D2"/>
    <w:rsid w:val="001D1BDD"/>
    <w:rsid w:val="001D2654"/>
    <w:rsid w:val="001D6A38"/>
    <w:rsid w:val="001D71E4"/>
    <w:rsid w:val="001D726A"/>
    <w:rsid w:val="001D7E33"/>
    <w:rsid w:val="001E22BC"/>
    <w:rsid w:val="001E3C52"/>
    <w:rsid w:val="001E47B4"/>
    <w:rsid w:val="001E4990"/>
    <w:rsid w:val="001F0833"/>
    <w:rsid w:val="001F0E8D"/>
    <w:rsid w:val="001F14FC"/>
    <w:rsid w:val="001F20EE"/>
    <w:rsid w:val="001F299E"/>
    <w:rsid w:val="001F5077"/>
    <w:rsid w:val="001F64CF"/>
    <w:rsid w:val="001F6EDB"/>
    <w:rsid w:val="00200835"/>
    <w:rsid w:val="00200E53"/>
    <w:rsid w:val="0020134B"/>
    <w:rsid w:val="00202608"/>
    <w:rsid w:val="00203003"/>
    <w:rsid w:val="00206039"/>
    <w:rsid w:val="002065CB"/>
    <w:rsid w:val="00206AD2"/>
    <w:rsid w:val="002105BE"/>
    <w:rsid w:val="00213E8E"/>
    <w:rsid w:val="00214A4A"/>
    <w:rsid w:val="002151EA"/>
    <w:rsid w:val="00216AA6"/>
    <w:rsid w:val="00216C55"/>
    <w:rsid w:val="00216D03"/>
    <w:rsid w:val="00217C9E"/>
    <w:rsid w:val="00222156"/>
    <w:rsid w:val="00222F6D"/>
    <w:rsid w:val="002241A5"/>
    <w:rsid w:val="00230CA5"/>
    <w:rsid w:val="00230D38"/>
    <w:rsid w:val="00231393"/>
    <w:rsid w:val="00231B69"/>
    <w:rsid w:val="00231D3F"/>
    <w:rsid w:val="00233D09"/>
    <w:rsid w:val="00235124"/>
    <w:rsid w:val="002354BB"/>
    <w:rsid w:val="0023612B"/>
    <w:rsid w:val="0023666B"/>
    <w:rsid w:val="002369FC"/>
    <w:rsid w:val="00236FD2"/>
    <w:rsid w:val="00237172"/>
    <w:rsid w:val="00237A36"/>
    <w:rsid w:val="00237AE4"/>
    <w:rsid w:val="002407A6"/>
    <w:rsid w:val="002420D2"/>
    <w:rsid w:val="0024219E"/>
    <w:rsid w:val="00243047"/>
    <w:rsid w:val="0024332B"/>
    <w:rsid w:val="00244578"/>
    <w:rsid w:val="0024504F"/>
    <w:rsid w:val="00245A1B"/>
    <w:rsid w:val="00245AF0"/>
    <w:rsid w:val="00247765"/>
    <w:rsid w:val="00247B2A"/>
    <w:rsid w:val="00251B09"/>
    <w:rsid w:val="00252FCD"/>
    <w:rsid w:val="002532A8"/>
    <w:rsid w:val="00254DD2"/>
    <w:rsid w:val="002553A5"/>
    <w:rsid w:val="0025547C"/>
    <w:rsid w:val="002562A4"/>
    <w:rsid w:val="00257FE5"/>
    <w:rsid w:val="002615BC"/>
    <w:rsid w:val="00262454"/>
    <w:rsid w:val="00262721"/>
    <w:rsid w:val="002641C7"/>
    <w:rsid w:val="002643C4"/>
    <w:rsid w:val="00270181"/>
    <w:rsid w:val="00270657"/>
    <w:rsid w:val="002710BB"/>
    <w:rsid w:val="002719D2"/>
    <w:rsid w:val="00271E1D"/>
    <w:rsid w:val="00274618"/>
    <w:rsid w:val="002756B9"/>
    <w:rsid w:val="00275DB7"/>
    <w:rsid w:val="00277212"/>
    <w:rsid w:val="002814F6"/>
    <w:rsid w:val="00281866"/>
    <w:rsid w:val="00281C08"/>
    <w:rsid w:val="00281F61"/>
    <w:rsid w:val="002841F2"/>
    <w:rsid w:val="0028466E"/>
    <w:rsid w:val="00284AFC"/>
    <w:rsid w:val="00284C8F"/>
    <w:rsid w:val="0028534D"/>
    <w:rsid w:val="00285A7C"/>
    <w:rsid w:val="00285BA3"/>
    <w:rsid w:val="0028649B"/>
    <w:rsid w:val="00287573"/>
    <w:rsid w:val="00287FBE"/>
    <w:rsid w:val="002905D8"/>
    <w:rsid w:val="0029073D"/>
    <w:rsid w:val="00291F72"/>
    <w:rsid w:val="00292231"/>
    <w:rsid w:val="002927B9"/>
    <w:rsid w:val="00293C12"/>
    <w:rsid w:val="002945CD"/>
    <w:rsid w:val="00295ED5"/>
    <w:rsid w:val="0029653A"/>
    <w:rsid w:val="0029776A"/>
    <w:rsid w:val="00297DAD"/>
    <w:rsid w:val="002A018B"/>
    <w:rsid w:val="002A1004"/>
    <w:rsid w:val="002A1812"/>
    <w:rsid w:val="002A18B8"/>
    <w:rsid w:val="002A199B"/>
    <w:rsid w:val="002A3F41"/>
    <w:rsid w:val="002A644A"/>
    <w:rsid w:val="002A6A1F"/>
    <w:rsid w:val="002B0F40"/>
    <w:rsid w:val="002B2393"/>
    <w:rsid w:val="002B2642"/>
    <w:rsid w:val="002B36A9"/>
    <w:rsid w:val="002B4F6F"/>
    <w:rsid w:val="002B566B"/>
    <w:rsid w:val="002B6686"/>
    <w:rsid w:val="002C107D"/>
    <w:rsid w:val="002C131A"/>
    <w:rsid w:val="002C1EAE"/>
    <w:rsid w:val="002C32C8"/>
    <w:rsid w:val="002C3C8B"/>
    <w:rsid w:val="002C586B"/>
    <w:rsid w:val="002C7EFD"/>
    <w:rsid w:val="002D00A6"/>
    <w:rsid w:val="002D06AE"/>
    <w:rsid w:val="002D1475"/>
    <w:rsid w:val="002D2E8F"/>
    <w:rsid w:val="002D3B3F"/>
    <w:rsid w:val="002D3BA6"/>
    <w:rsid w:val="002D61F8"/>
    <w:rsid w:val="002D6333"/>
    <w:rsid w:val="002D648A"/>
    <w:rsid w:val="002D680A"/>
    <w:rsid w:val="002D684F"/>
    <w:rsid w:val="002D7DB8"/>
    <w:rsid w:val="002E07DC"/>
    <w:rsid w:val="002E0818"/>
    <w:rsid w:val="002E233B"/>
    <w:rsid w:val="002E2C6E"/>
    <w:rsid w:val="002E32F9"/>
    <w:rsid w:val="002E3676"/>
    <w:rsid w:val="002E3B51"/>
    <w:rsid w:val="002E3B86"/>
    <w:rsid w:val="002E3D4D"/>
    <w:rsid w:val="002E42FC"/>
    <w:rsid w:val="002E5159"/>
    <w:rsid w:val="002E62BB"/>
    <w:rsid w:val="002E7941"/>
    <w:rsid w:val="002F0194"/>
    <w:rsid w:val="002F07ED"/>
    <w:rsid w:val="002F0913"/>
    <w:rsid w:val="002F14B9"/>
    <w:rsid w:val="002F27B3"/>
    <w:rsid w:val="002F40A7"/>
    <w:rsid w:val="002F5AD8"/>
    <w:rsid w:val="002F6775"/>
    <w:rsid w:val="002F6794"/>
    <w:rsid w:val="002F6DFF"/>
    <w:rsid w:val="002F7021"/>
    <w:rsid w:val="002F7A16"/>
    <w:rsid w:val="002F7F6F"/>
    <w:rsid w:val="00300224"/>
    <w:rsid w:val="00303FFC"/>
    <w:rsid w:val="003051D0"/>
    <w:rsid w:val="00306026"/>
    <w:rsid w:val="00306762"/>
    <w:rsid w:val="00307732"/>
    <w:rsid w:val="00312884"/>
    <w:rsid w:val="00313D5A"/>
    <w:rsid w:val="003142A6"/>
    <w:rsid w:val="00314D52"/>
    <w:rsid w:val="00314EC3"/>
    <w:rsid w:val="00317EDB"/>
    <w:rsid w:val="0032018D"/>
    <w:rsid w:val="00320374"/>
    <w:rsid w:val="0032048E"/>
    <w:rsid w:val="00320EE3"/>
    <w:rsid w:val="00320F01"/>
    <w:rsid w:val="00320F51"/>
    <w:rsid w:val="0032194D"/>
    <w:rsid w:val="003247CA"/>
    <w:rsid w:val="00324FDC"/>
    <w:rsid w:val="003256B1"/>
    <w:rsid w:val="00325DEA"/>
    <w:rsid w:val="00326360"/>
    <w:rsid w:val="00326BF7"/>
    <w:rsid w:val="00330A70"/>
    <w:rsid w:val="00330F80"/>
    <w:rsid w:val="0033113E"/>
    <w:rsid w:val="003322A6"/>
    <w:rsid w:val="003328EB"/>
    <w:rsid w:val="00332F98"/>
    <w:rsid w:val="00335022"/>
    <w:rsid w:val="00335643"/>
    <w:rsid w:val="00335A30"/>
    <w:rsid w:val="00337397"/>
    <w:rsid w:val="00337A80"/>
    <w:rsid w:val="00340CE9"/>
    <w:rsid w:val="003427C0"/>
    <w:rsid w:val="00345A89"/>
    <w:rsid w:val="003465F6"/>
    <w:rsid w:val="003500C8"/>
    <w:rsid w:val="00350A8C"/>
    <w:rsid w:val="003512C2"/>
    <w:rsid w:val="0035199F"/>
    <w:rsid w:val="00352765"/>
    <w:rsid w:val="00352B76"/>
    <w:rsid w:val="00353C3B"/>
    <w:rsid w:val="00353CE1"/>
    <w:rsid w:val="00353F90"/>
    <w:rsid w:val="0035603C"/>
    <w:rsid w:val="00357343"/>
    <w:rsid w:val="00360BC0"/>
    <w:rsid w:val="00360D6F"/>
    <w:rsid w:val="00362F1D"/>
    <w:rsid w:val="00363A97"/>
    <w:rsid w:val="00364142"/>
    <w:rsid w:val="003649EC"/>
    <w:rsid w:val="00365441"/>
    <w:rsid w:val="00365FA2"/>
    <w:rsid w:val="00370666"/>
    <w:rsid w:val="00371157"/>
    <w:rsid w:val="003722E9"/>
    <w:rsid w:val="00372700"/>
    <w:rsid w:val="0037382B"/>
    <w:rsid w:val="00376E66"/>
    <w:rsid w:val="00376EAA"/>
    <w:rsid w:val="00377126"/>
    <w:rsid w:val="00380474"/>
    <w:rsid w:val="00380970"/>
    <w:rsid w:val="003809C0"/>
    <w:rsid w:val="00384A3B"/>
    <w:rsid w:val="00384DCB"/>
    <w:rsid w:val="003850E9"/>
    <w:rsid w:val="00386209"/>
    <w:rsid w:val="0038684E"/>
    <w:rsid w:val="00387880"/>
    <w:rsid w:val="003903AB"/>
    <w:rsid w:val="00390476"/>
    <w:rsid w:val="0039142A"/>
    <w:rsid w:val="00391EB5"/>
    <w:rsid w:val="00392860"/>
    <w:rsid w:val="00394C8C"/>
    <w:rsid w:val="00395329"/>
    <w:rsid w:val="003957AE"/>
    <w:rsid w:val="003974B0"/>
    <w:rsid w:val="003A30F6"/>
    <w:rsid w:val="003A3B66"/>
    <w:rsid w:val="003A3D89"/>
    <w:rsid w:val="003A4BD6"/>
    <w:rsid w:val="003A60B5"/>
    <w:rsid w:val="003A6F6B"/>
    <w:rsid w:val="003B0CFE"/>
    <w:rsid w:val="003B3641"/>
    <w:rsid w:val="003B46BF"/>
    <w:rsid w:val="003B494A"/>
    <w:rsid w:val="003B556A"/>
    <w:rsid w:val="003B5B3C"/>
    <w:rsid w:val="003B6D67"/>
    <w:rsid w:val="003B7EE6"/>
    <w:rsid w:val="003C0549"/>
    <w:rsid w:val="003C12F7"/>
    <w:rsid w:val="003C1569"/>
    <w:rsid w:val="003C36E9"/>
    <w:rsid w:val="003C3FF1"/>
    <w:rsid w:val="003C41F9"/>
    <w:rsid w:val="003C5900"/>
    <w:rsid w:val="003C7B7A"/>
    <w:rsid w:val="003D0AA6"/>
    <w:rsid w:val="003D193E"/>
    <w:rsid w:val="003D2AB3"/>
    <w:rsid w:val="003D349A"/>
    <w:rsid w:val="003D3D2E"/>
    <w:rsid w:val="003D5036"/>
    <w:rsid w:val="003D5183"/>
    <w:rsid w:val="003D5350"/>
    <w:rsid w:val="003D61BA"/>
    <w:rsid w:val="003D673B"/>
    <w:rsid w:val="003D6EB5"/>
    <w:rsid w:val="003D72D1"/>
    <w:rsid w:val="003E06EB"/>
    <w:rsid w:val="003E1094"/>
    <w:rsid w:val="003E1652"/>
    <w:rsid w:val="003E1E09"/>
    <w:rsid w:val="003E22AB"/>
    <w:rsid w:val="003E2830"/>
    <w:rsid w:val="003E36D1"/>
    <w:rsid w:val="003E461D"/>
    <w:rsid w:val="003E4F35"/>
    <w:rsid w:val="003E5235"/>
    <w:rsid w:val="003E72DB"/>
    <w:rsid w:val="003F064C"/>
    <w:rsid w:val="003F185D"/>
    <w:rsid w:val="003F1C6F"/>
    <w:rsid w:val="003F49BD"/>
    <w:rsid w:val="003F5196"/>
    <w:rsid w:val="003F5D4E"/>
    <w:rsid w:val="003F6A76"/>
    <w:rsid w:val="003F6C8D"/>
    <w:rsid w:val="003F6CED"/>
    <w:rsid w:val="00400C66"/>
    <w:rsid w:val="00400F23"/>
    <w:rsid w:val="004016C1"/>
    <w:rsid w:val="00401F81"/>
    <w:rsid w:val="00405468"/>
    <w:rsid w:val="00412665"/>
    <w:rsid w:val="0041315D"/>
    <w:rsid w:val="00414AB5"/>
    <w:rsid w:val="00415F43"/>
    <w:rsid w:val="00415FD0"/>
    <w:rsid w:val="00416D98"/>
    <w:rsid w:val="004217F8"/>
    <w:rsid w:val="004224A0"/>
    <w:rsid w:val="004232AB"/>
    <w:rsid w:val="00423C41"/>
    <w:rsid w:val="004251C7"/>
    <w:rsid w:val="00425CF3"/>
    <w:rsid w:val="00430476"/>
    <w:rsid w:val="00430650"/>
    <w:rsid w:val="00430CEA"/>
    <w:rsid w:val="00431A34"/>
    <w:rsid w:val="00432098"/>
    <w:rsid w:val="0043284A"/>
    <w:rsid w:val="00432A13"/>
    <w:rsid w:val="0043390E"/>
    <w:rsid w:val="0043422C"/>
    <w:rsid w:val="00435279"/>
    <w:rsid w:val="004356A0"/>
    <w:rsid w:val="00435E57"/>
    <w:rsid w:val="00437EEF"/>
    <w:rsid w:val="00440657"/>
    <w:rsid w:val="00440841"/>
    <w:rsid w:val="00442492"/>
    <w:rsid w:val="00443514"/>
    <w:rsid w:val="00445438"/>
    <w:rsid w:val="004468C8"/>
    <w:rsid w:val="004507D3"/>
    <w:rsid w:val="00450B1B"/>
    <w:rsid w:val="004510F5"/>
    <w:rsid w:val="00452390"/>
    <w:rsid w:val="00452589"/>
    <w:rsid w:val="00454C3D"/>
    <w:rsid w:val="0045695E"/>
    <w:rsid w:val="004603FF"/>
    <w:rsid w:val="004619D4"/>
    <w:rsid w:val="00462AC1"/>
    <w:rsid w:val="004637A1"/>
    <w:rsid w:val="00464964"/>
    <w:rsid w:val="004652A7"/>
    <w:rsid w:val="004653BA"/>
    <w:rsid w:val="00465479"/>
    <w:rsid w:val="00466765"/>
    <w:rsid w:val="0046705B"/>
    <w:rsid w:val="00470319"/>
    <w:rsid w:val="00470951"/>
    <w:rsid w:val="004714DE"/>
    <w:rsid w:val="00472167"/>
    <w:rsid w:val="0047272A"/>
    <w:rsid w:val="00472B7E"/>
    <w:rsid w:val="00473606"/>
    <w:rsid w:val="004737C4"/>
    <w:rsid w:val="004741A6"/>
    <w:rsid w:val="00474509"/>
    <w:rsid w:val="00474A7A"/>
    <w:rsid w:val="00475987"/>
    <w:rsid w:val="00477D56"/>
    <w:rsid w:val="0048031E"/>
    <w:rsid w:val="004809EE"/>
    <w:rsid w:val="0048526E"/>
    <w:rsid w:val="00486237"/>
    <w:rsid w:val="00486F0B"/>
    <w:rsid w:val="00487022"/>
    <w:rsid w:val="0049036B"/>
    <w:rsid w:val="0049072F"/>
    <w:rsid w:val="004913FA"/>
    <w:rsid w:val="00492D16"/>
    <w:rsid w:val="004944D6"/>
    <w:rsid w:val="004948E2"/>
    <w:rsid w:val="00496E54"/>
    <w:rsid w:val="0049778F"/>
    <w:rsid w:val="004A0561"/>
    <w:rsid w:val="004A0937"/>
    <w:rsid w:val="004A1BEB"/>
    <w:rsid w:val="004A264A"/>
    <w:rsid w:val="004A2C4B"/>
    <w:rsid w:val="004A2FDE"/>
    <w:rsid w:val="004A3747"/>
    <w:rsid w:val="004A4DC0"/>
    <w:rsid w:val="004A5C7F"/>
    <w:rsid w:val="004A6E0D"/>
    <w:rsid w:val="004A6E7F"/>
    <w:rsid w:val="004B0818"/>
    <w:rsid w:val="004B1012"/>
    <w:rsid w:val="004B1078"/>
    <w:rsid w:val="004B19AF"/>
    <w:rsid w:val="004B26E3"/>
    <w:rsid w:val="004B2C18"/>
    <w:rsid w:val="004B3A6C"/>
    <w:rsid w:val="004B4423"/>
    <w:rsid w:val="004B4582"/>
    <w:rsid w:val="004B57A1"/>
    <w:rsid w:val="004B6A3E"/>
    <w:rsid w:val="004B7BD2"/>
    <w:rsid w:val="004C23D9"/>
    <w:rsid w:val="004C2C61"/>
    <w:rsid w:val="004C5851"/>
    <w:rsid w:val="004C5860"/>
    <w:rsid w:val="004C70DA"/>
    <w:rsid w:val="004D1731"/>
    <w:rsid w:val="004D17DC"/>
    <w:rsid w:val="004D1CE3"/>
    <w:rsid w:val="004D287C"/>
    <w:rsid w:val="004D288F"/>
    <w:rsid w:val="004D3D34"/>
    <w:rsid w:val="004D4B28"/>
    <w:rsid w:val="004D570F"/>
    <w:rsid w:val="004D683D"/>
    <w:rsid w:val="004D6C4A"/>
    <w:rsid w:val="004D722F"/>
    <w:rsid w:val="004DB854"/>
    <w:rsid w:val="004E112A"/>
    <w:rsid w:val="004E22E9"/>
    <w:rsid w:val="004E230B"/>
    <w:rsid w:val="004E261E"/>
    <w:rsid w:val="004E6521"/>
    <w:rsid w:val="004E670E"/>
    <w:rsid w:val="004F0A7F"/>
    <w:rsid w:val="004F2313"/>
    <w:rsid w:val="004F40C1"/>
    <w:rsid w:val="004F4BAD"/>
    <w:rsid w:val="004F59FF"/>
    <w:rsid w:val="00500214"/>
    <w:rsid w:val="0050226E"/>
    <w:rsid w:val="005043D6"/>
    <w:rsid w:val="00507653"/>
    <w:rsid w:val="00512C31"/>
    <w:rsid w:val="00513D83"/>
    <w:rsid w:val="00514ADB"/>
    <w:rsid w:val="0051572C"/>
    <w:rsid w:val="00516471"/>
    <w:rsid w:val="00516E2B"/>
    <w:rsid w:val="00520412"/>
    <w:rsid w:val="00520AFF"/>
    <w:rsid w:val="005222CB"/>
    <w:rsid w:val="00522926"/>
    <w:rsid w:val="005229AB"/>
    <w:rsid w:val="0052315C"/>
    <w:rsid w:val="0052329B"/>
    <w:rsid w:val="00524BBF"/>
    <w:rsid w:val="00524C14"/>
    <w:rsid w:val="005264ED"/>
    <w:rsid w:val="005278E7"/>
    <w:rsid w:val="00527ACC"/>
    <w:rsid w:val="00530F4C"/>
    <w:rsid w:val="00531044"/>
    <w:rsid w:val="005317A2"/>
    <w:rsid w:val="00532124"/>
    <w:rsid w:val="00532B26"/>
    <w:rsid w:val="005340A2"/>
    <w:rsid w:val="00536AA4"/>
    <w:rsid w:val="00540548"/>
    <w:rsid w:val="00541293"/>
    <w:rsid w:val="005412F6"/>
    <w:rsid w:val="00543302"/>
    <w:rsid w:val="00543720"/>
    <w:rsid w:val="005437EB"/>
    <w:rsid w:val="00543D22"/>
    <w:rsid w:val="00543E09"/>
    <w:rsid w:val="0054675D"/>
    <w:rsid w:val="00551599"/>
    <w:rsid w:val="00552425"/>
    <w:rsid w:val="00552A3E"/>
    <w:rsid w:val="00552F18"/>
    <w:rsid w:val="005532C9"/>
    <w:rsid w:val="00555884"/>
    <w:rsid w:val="00562BA8"/>
    <w:rsid w:val="00563AC0"/>
    <w:rsid w:val="005678C7"/>
    <w:rsid w:val="00567CA1"/>
    <w:rsid w:val="00572B72"/>
    <w:rsid w:val="00573417"/>
    <w:rsid w:val="005735D7"/>
    <w:rsid w:val="00574E6A"/>
    <w:rsid w:val="00580886"/>
    <w:rsid w:val="005813CE"/>
    <w:rsid w:val="005821CB"/>
    <w:rsid w:val="005824F3"/>
    <w:rsid w:val="00582974"/>
    <w:rsid w:val="005877FC"/>
    <w:rsid w:val="00587D54"/>
    <w:rsid w:val="0059070E"/>
    <w:rsid w:val="00594C36"/>
    <w:rsid w:val="005969FC"/>
    <w:rsid w:val="005A0659"/>
    <w:rsid w:val="005A0A08"/>
    <w:rsid w:val="005A1C95"/>
    <w:rsid w:val="005A2AA3"/>
    <w:rsid w:val="005A3DC4"/>
    <w:rsid w:val="005A4DB0"/>
    <w:rsid w:val="005A527B"/>
    <w:rsid w:val="005A52E4"/>
    <w:rsid w:val="005A54D0"/>
    <w:rsid w:val="005A625E"/>
    <w:rsid w:val="005A64F8"/>
    <w:rsid w:val="005A76F2"/>
    <w:rsid w:val="005B0F58"/>
    <w:rsid w:val="005B16A0"/>
    <w:rsid w:val="005B19D7"/>
    <w:rsid w:val="005B29E1"/>
    <w:rsid w:val="005B7507"/>
    <w:rsid w:val="005C309B"/>
    <w:rsid w:val="005C36D6"/>
    <w:rsid w:val="005C4233"/>
    <w:rsid w:val="005C5038"/>
    <w:rsid w:val="005C73C7"/>
    <w:rsid w:val="005D0612"/>
    <w:rsid w:val="005D15B1"/>
    <w:rsid w:val="005D1843"/>
    <w:rsid w:val="005D2752"/>
    <w:rsid w:val="005D2A61"/>
    <w:rsid w:val="005D30D4"/>
    <w:rsid w:val="005D55AF"/>
    <w:rsid w:val="005D55BB"/>
    <w:rsid w:val="005E23CD"/>
    <w:rsid w:val="005E2724"/>
    <w:rsid w:val="005E3E55"/>
    <w:rsid w:val="005E68FF"/>
    <w:rsid w:val="005E69C6"/>
    <w:rsid w:val="005E7F02"/>
    <w:rsid w:val="005F0677"/>
    <w:rsid w:val="005F0EA8"/>
    <w:rsid w:val="005F178B"/>
    <w:rsid w:val="005F3A69"/>
    <w:rsid w:val="005F4CDC"/>
    <w:rsid w:val="005F620A"/>
    <w:rsid w:val="005F63A6"/>
    <w:rsid w:val="005F646B"/>
    <w:rsid w:val="005F6B5B"/>
    <w:rsid w:val="005F6D3E"/>
    <w:rsid w:val="005F7844"/>
    <w:rsid w:val="006016EB"/>
    <w:rsid w:val="006019F9"/>
    <w:rsid w:val="00601C19"/>
    <w:rsid w:val="00605243"/>
    <w:rsid w:val="00605944"/>
    <w:rsid w:val="0060689C"/>
    <w:rsid w:val="00606A4E"/>
    <w:rsid w:val="00611910"/>
    <w:rsid w:val="00613F4A"/>
    <w:rsid w:val="00614193"/>
    <w:rsid w:val="00614268"/>
    <w:rsid w:val="00616C4D"/>
    <w:rsid w:val="00617B42"/>
    <w:rsid w:val="006200D7"/>
    <w:rsid w:val="006200E9"/>
    <w:rsid w:val="006227B1"/>
    <w:rsid w:val="00622990"/>
    <w:rsid w:val="00622F0C"/>
    <w:rsid w:val="0062332B"/>
    <w:rsid w:val="00623CFE"/>
    <w:rsid w:val="00623D5B"/>
    <w:rsid w:val="0062599F"/>
    <w:rsid w:val="00626240"/>
    <w:rsid w:val="006269B3"/>
    <w:rsid w:val="00627B03"/>
    <w:rsid w:val="006302A6"/>
    <w:rsid w:val="00631115"/>
    <w:rsid w:val="00631AEF"/>
    <w:rsid w:val="00632F51"/>
    <w:rsid w:val="00632F73"/>
    <w:rsid w:val="006343F5"/>
    <w:rsid w:val="00637220"/>
    <w:rsid w:val="00637650"/>
    <w:rsid w:val="006410A4"/>
    <w:rsid w:val="006411CF"/>
    <w:rsid w:val="00641793"/>
    <w:rsid w:val="00641C71"/>
    <w:rsid w:val="0064300C"/>
    <w:rsid w:val="0064366F"/>
    <w:rsid w:val="00643B5A"/>
    <w:rsid w:val="00644D21"/>
    <w:rsid w:val="00646221"/>
    <w:rsid w:val="00646463"/>
    <w:rsid w:val="00647027"/>
    <w:rsid w:val="006509B1"/>
    <w:rsid w:val="00652633"/>
    <w:rsid w:val="0065306D"/>
    <w:rsid w:val="00654F37"/>
    <w:rsid w:val="00655DAC"/>
    <w:rsid w:val="006562EF"/>
    <w:rsid w:val="00657EC7"/>
    <w:rsid w:val="0066142F"/>
    <w:rsid w:val="00661C7F"/>
    <w:rsid w:val="00662CA8"/>
    <w:rsid w:val="00663AF7"/>
    <w:rsid w:val="00663DC7"/>
    <w:rsid w:val="006658FF"/>
    <w:rsid w:val="00665DEC"/>
    <w:rsid w:val="00666250"/>
    <w:rsid w:val="0066627B"/>
    <w:rsid w:val="00667362"/>
    <w:rsid w:val="00674FED"/>
    <w:rsid w:val="0067503F"/>
    <w:rsid w:val="0067611C"/>
    <w:rsid w:val="00677BB6"/>
    <w:rsid w:val="00680BAB"/>
    <w:rsid w:val="00680F70"/>
    <w:rsid w:val="0068226F"/>
    <w:rsid w:val="00682CBA"/>
    <w:rsid w:val="00682E52"/>
    <w:rsid w:val="00685203"/>
    <w:rsid w:val="00685BF5"/>
    <w:rsid w:val="00685D72"/>
    <w:rsid w:val="00686B8B"/>
    <w:rsid w:val="00690DF5"/>
    <w:rsid w:val="00691CED"/>
    <w:rsid w:val="00692EDF"/>
    <w:rsid w:val="0069306B"/>
    <w:rsid w:val="006930E5"/>
    <w:rsid w:val="00693781"/>
    <w:rsid w:val="006947E6"/>
    <w:rsid w:val="00695B4E"/>
    <w:rsid w:val="00697467"/>
    <w:rsid w:val="00697E29"/>
    <w:rsid w:val="006A0584"/>
    <w:rsid w:val="006A0622"/>
    <w:rsid w:val="006A156C"/>
    <w:rsid w:val="006A1C37"/>
    <w:rsid w:val="006A26C2"/>
    <w:rsid w:val="006A3125"/>
    <w:rsid w:val="006A371C"/>
    <w:rsid w:val="006A47DD"/>
    <w:rsid w:val="006A57F1"/>
    <w:rsid w:val="006A722E"/>
    <w:rsid w:val="006B0575"/>
    <w:rsid w:val="006B1949"/>
    <w:rsid w:val="006B406F"/>
    <w:rsid w:val="006B4081"/>
    <w:rsid w:val="006B4494"/>
    <w:rsid w:val="006B631C"/>
    <w:rsid w:val="006B69EF"/>
    <w:rsid w:val="006B6D1C"/>
    <w:rsid w:val="006C0044"/>
    <w:rsid w:val="006C0E98"/>
    <w:rsid w:val="006C11F9"/>
    <w:rsid w:val="006C1E26"/>
    <w:rsid w:val="006C2592"/>
    <w:rsid w:val="006C2731"/>
    <w:rsid w:val="006C3F63"/>
    <w:rsid w:val="006C4E43"/>
    <w:rsid w:val="006C6F70"/>
    <w:rsid w:val="006C7335"/>
    <w:rsid w:val="006C7406"/>
    <w:rsid w:val="006D0CB5"/>
    <w:rsid w:val="006D0D71"/>
    <w:rsid w:val="006D13D5"/>
    <w:rsid w:val="006D21DC"/>
    <w:rsid w:val="006D2CD4"/>
    <w:rsid w:val="006D35F7"/>
    <w:rsid w:val="006D4C65"/>
    <w:rsid w:val="006D4D01"/>
    <w:rsid w:val="006D4E67"/>
    <w:rsid w:val="006D6328"/>
    <w:rsid w:val="006D648F"/>
    <w:rsid w:val="006D7492"/>
    <w:rsid w:val="006E0131"/>
    <w:rsid w:val="006E0E02"/>
    <w:rsid w:val="006E1FC1"/>
    <w:rsid w:val="006E4D9B"/>
    <w:rsid w:val="006E5F17"/>
    <w:rsid w:val="006E5FA7"/>
    <w:rsid w:val="006E6DA4"/>
    <w:rsid w:val="006E7142"/>
    <w:rsid w:val="006E781A"/>
    <w:rsid w:val="006E7988"/>
    <w:rsid w:val="006E7B9D"/>
    <w:rsid w:val="006F0277"/>
    <w:rsid w:val="006F0546"/>
    <w:rsid w:val="006F0652"/>
    <w:rsid w:val="006F12BA"/>
    <w:rsid w:val="006F23C1"/>
    <w:rsid w:val="006F2C70"/>
    <w:rsid w:val="006F31A3"/>
    <w:rsid w:val="006F5702"/>
    <w:rsid w:val="006F6B45"/>
    <w:rsid w:val="00700214"/>
    <w:rsid w:val="0070354F"/>
    <w:rsid w:val="00704B79"/>
    <w:rsid w:val="0070625E"/>
    <w:rsid w:val="0070639B"/>
    <w:rsid w:val="00706747"/>
    <w:rsid w:val="00706FFC"/>
    <w:rsid w:val="007108CC"/>
    <w:rsid w:val="00714442"/>
    <w:rsid w:val="00714715"/>
    <w:rsid w:val="00714C1B"/>
    <w:rsid w:val="00714CBC"/>
    <w:rsid w:val="00714DAD"/>
    <w:rsid w:val="0071761E"/>
    <w:rsid w:val="00717C53"/>
    <w:rsid w:val="00717DEA"/>
    <w:rsid w:val="00720306"/>
    <w:rsid w:val="0072286F"/>
    <w:rsid w:val="00723136"/>
    <w:rsid w:val="00725DBD"/>
    <w:rsid w:val="00727427"/>
    <w:rsid w:val="00727658"/>
    <w:rsid w:val="00731769"/>
    <w:rsid w:val="0073412E"/>
    <w:rsid w:val="00737E88"/>
    <w:rsid w:val="00737FB0"/>
    <w:rsid w:val="007402F3"/>
    <w:rsid w:val="007421C3"/>
    <w:rsid w:val="00743217"/>
    <w:rsid w:val="0074424A"/>
    <w:rsid w:val="00750DAB"/>
    <w:rsid w:val="0075147E"/>
    <w:rsid w:val="00751673"/>
    <w:rsid w:val="00751A1C"/>
    <w:rsid w:val="00751F56"/>
    <w:rsid w:val="00752310"/>
    <w:rsid w:val="00753CFA"/>
    <w:rsid w:val="007551EC"/>
    <w:rsid w:val="0076102F"/>
    <w:rsid w:val="0076161D"/>
    <w:rsid w:val="00761C61"/>
    <w:rsid w:val="0076282D"/>
    <w:rsid w:val="00762B64"/>
    <w:rsid w:val="00762E33"/>
    <w:rsid w:val="007635A5"/>
    <w:rsid w:val="00763FF5"/>
    <w:rsid w:val="00764221"/>
    <w:rsid w:val="0076441C"/>
    <w:rsid w:val="007654B4"/>
    <w:rsid w:val="00765F67"/>
    <w:rsid w:val="00767CA8"/>
    <w:rsid w:val="00770715"/>
    <w:rsid w:val="007738E8"/>
    <w:rsid w:val="0077396D"/>
    <w:rsid w:val="0077426D"/>
    <w:rsid w:val="007752EC"/>
    <w:rsid w:val="007755D6"/>
    <w:rsid w:val="007756F6"/>
    <w:rsid w:val="00776799"/>
    <w:rsid w:val="007770C5"/>
    <w:rsid w:val="007772D7"/>
    <w:rsid w:val="00777B2F"/>
    <w:rsid w:val="00777EB3"/>
    <w:rsid w:val="00780A09"/>
    <w:rsid w:val="007821F5"/>
    <w:rsid w:val="00784515"/>
    <w:rsid w:val="00784D27"/>
    <w:rsid w:val="00785B34"/>
    <w:rsid w:val="00785E74"/>
    <w:rsid w:val="00787C67"/>
    <w:rsid w:val="00790726"/>
    <w:rsid w:val="007931AC"/>
    <w:rsid w:val="00793E1C"/>
    <w:rsid w:val="007946A0"/>
    <w:rsid w:val="00795D04"/>
    <w:rsid w:val="00795EB8"/>
    <w:rsid w:val="00797224"/>
    <w:rsid w:val="00797290"/>
    <w:rsid w:val="00797860"/>
    <w:rsid w:val="007A2B47"/>
    <w:rsid w:val="007A2FF6"/>
    <w:rsid w:val="007A4560"/>
    <w:rsid w:val="007A4603"/>
    <w:rsid w:val="007A473A"/>
    <w:rsid w:val="007A68AD"/>
    <w:rsid w:val="007B0261"/>
    <w:rsid w:val="007B32C3"/>
    <w:rsid w:val="007B4242"/>
    <w:rsid w:val="007B4BEA"/>
    <w:rsid w:val="007B645E"/>
    <w:rsid w:val="007C12FC"/>
    <w:rsid w:val="007C1661"/>
    <w:rsid w:val="007C24A3"/>
    <w:rsid w:val="007C4172"/>
    <w:rsid w:val="007C4881"/>
    <w:rsid w:val="007C4891"/>
    <w:rsid w:val="007D0027"/>
    <w:rsid w:val="007D060B"/>
    <w:rsid w:val="007D0D8F"/>
    <w:rsid w:val="007D15CC"/>
    <w:rsid w:val="007D1872"/>
    <w:rsid w:val="007D19B2"/>
    <w:rsid w:val="007D2DD3"/>
    <w:rsid w:val="007D3CF9"/>
    <w:rsid w:val="007D401C"/>
    <w:rsid w:val="007D726A"/>
    <w:rsid w:val="007D77F0"/>
    <w:rsid w:val="007D7803"/>
    <w:rsid w:val="007E2383"/>
    <w:rsid w:val="007E26E9"/>
    <w:rsid w:val="007E2934"/>
    <w:rsid w:val="007E32B3"/>
    <w:rsid w:val="007E3BA8"/>
    <w:rsid w:val="007E49E0"/>
    <w:rsid w:val="007E61A9"/>
    <w:rsid w:val="007F22F5"/>
    <w:rsid w:val="007F284B"/>
    <w:rsid w:val="007F33EF"/>
    <w:rsid w:val="007F3E17"/>
    <w:rsid w:val="007F4CEE"/>
    <w:rsid w:val="007F57DC"/>
    <w:rsid w:val="007F59EB"/>
    <w:rsid w:val="007F5C28"/>
    <w:rsid w:val="007F6B97"/>
    <w:rsid w:val="00801F5C"/>
    <w:rsid w:val="008022E4"/>
    <w:rsid w:val="00803F95"/>
    <w:rsid w:val="00804C36"/>
    <w:rsid w:val="00806FF1"/>
    <w:rsid w:val="00807045"/>
    <w:rsid w:val="008108A2"/>
    <w:rsid w:val="00811EC2"/>
    <w:rsid w:val="00811FEA"/>
    <w:rsid w:val="008129CD"/>
    <w:rsid w:val="008140A7"/>
    <w:rsid w:val="00815AA1"/>
    <w:rsid w:val="0081628C"/>
    <w:rsid w:val="00816401"/>
    <w:rsid w:val="0081686E"/>
    <w:rsid w:val="00817CEE"/>
    <w:rsid w:val="00821F42"/>
    <w:rsid w:val="008224EE"/>
    <w:rsid w:val="00822C02"/>
    <w:rsid w:val="0082448D"/>
    <w:rsid w:val="00825211"/>
    <w:rsid w:val="00825320"/>
    <w:rsid w:val="008268D5"/>
    <w:rsid w:val="00826A62"/>
    <w:rsid w:val="00827844"/>
    <w:rsid w:val="00827D29"/>
    <w:rsid w:val="008318B8"/>
    <w:rsid w:val="008332FC"/>
    <w:rsid w:val="00834779"/>
    <w:rsid w:val="008353B6"/>
    <w:rsid w:val="0083592E"/>
    <w:rsid w:val="00836258"/>
    <w:rsid w:val="00837895"/>
    <w:rsid w:val="00840560"/>
    <w:rsid w:val="008406D9"/>
    <w:rsid w:val="00841186"/>
    <w:rsid w:val="00841B72"/>
    <w:rsid w:val="00843B2C"/>
    <w:rsid w:val="008459F6"/>
    <w:rsid w:val="00845D6F"/>
    <w:rsid w:val="00846AE7"/>
    <w:rsid w:val="00847AC3"/>
    <w:rsid w:val="00847E91"/>
    <w:rsid w:val="00847EF3"/>
    <w:rsid w:val="00851462"/>
    <w:rsid w:val="0085268F"/>
    <w:rsid w:val="00852BAE"/>
    <w:rsid w:val="00853177"/>
    <w:rsid w:val="008540F3"/>
    <w:rsid w:val="00857939"/>
    <w:rsid w:val="0086044E"/>
    <w:rsid w:val="00860A70"/>
    <w:rsid w:val="00860E60"/>
    <w:rsid w:val="00861580"/>
    <w:rsid w:val="00861BF8"/>
    <w:rsid w:val="008625AC"/>
    <w:rsid w:val="00862A62"/>
    <w:rsid w:val="00865861"/>
    <w:rsid w:val="008658B8"/>
    <w:rsid w:val="008660DE"/>
    <w:rsid w:val="00866ABB"/>
    <w:rsid w:val="00866AF2"/>
    <w:rsid w:val="00870511"/>
    <w:rsid w:val="00870CC3"/>
    <w:rsid w:val="00870E0C"/>
    <w:rsid w:val="008730AC"/>
    <w:rsid w:val="00873A16"/>
    <w:rsid w:val="008744F1"/>
    <w:rsid w:val="00875C96"/>
    <w:rsid w:val="00875DA8"/>
    <w:rsid w:val="00877F58"/>
    <w:rsid w:val="00880958"/>
    <w:rsid w:val="008812CA"/>
    <w:rsid w:val="00881DC9"/>
    <w:rsid w:val="00881FD4"/>
    <w:rsid w:val="00882BE5"/>
    <w:rsid w:val="008846F4"/>
    <w:rsid w:val="00885676"/>
    <w:rsid w:val="008858FA"/>
    <w:rsid w:val="00886660"/>
    <w:rsid w:val="00887BC4"/>
    <w:rsid w:val="00890B25"/>
    <w:rsid w:val="00890DB2"/>
    <w:rsid w:val="00890DCD"/>
    <w:rsid w:val="00893633"/>
    <w:rsid w:val="00893E48"/>
    <w:rsid w:val="00894C8D"/>
    <w:rsid w:val="00894E3E"/>
    <w:rsid w:val="00896B27"/>
    <w:rsid w:val="008A0853"/>
    <w:rsid w:val="008A1593"/>
    <w:rsid w:val="008A1B9C"/>
    <w:rsid w:val="008A25FD"/>
    <w:rsid w:val="008A2DD0"/>
    <w:rsid w:val="008A528A"/>
    <w:rsid w:val="008A5B91"/>
    <w:rsid w:val="008A6B97"/>
    <w:rsid w:val="008A7891"/>
    <w:rsid w:val="008A7F5C"/>
    <w:rsid w:val="008B05CC"/>
    <w:rsid w:val="008B0B23"/>
    <w:rsid w:val="008B1733"/>
    <w:rsid w:val="008B28C3"/>
    <w:rsid w:val="008B2D24"/>
    <w:rsid w:val="008B45D7"/>
    <w:rsid w:val="008B54A2"/>
    <w:rsid w:val="008B5C3E"/>
    <w:rsid w:val="008C025B"/>
    <w:rsid w:val="008C10F1"/>
    <w:rsid w:val="008C23D7"/>
    <w:rsid w:val="008C253B"/>
    <w:rsid w:val="008C5D8D"/>
    <w:rsid w:val="008C765C"/>
    <w:rsid w:val="008D054D"/>
    <w:rsid w:val="008D0B8D"/>
    <w:rsid w:val="008D3743"/>
    <w:rsid w:val="008D3813"/>
    <w:rsid w:val="008D5873"/>
    <w:rsid w:val="008E0D47"/>
    <w:rsid w:val="008E10A1"/>
    <w:rsid w:val="008E328E"/>
    <w:rsid w:val="008E429B"/>
    <w:rsid w:val="008E4542"/>
    <w:rsid w:val="008E588A"/>
    <w:rsid w:val="008E656E"/>
    <w:rsid w:val="008F1106"/>
    <w:rsid w:val="008F1900"/>
    <w:rsid w:val="008F3CBC"/>
    <w:rsid w:val="008F657D"/>
    <w:rsid w:val="008F7E77"/>
    <w:rsid w:val="00900286"/>
    <w:rsid w:val="0090068F"/>
    <w:rsid w:val="00900B93"/>
    <w:rsid w:val="00900C86"/>
    <w:rsid w:val="009010CA"/>
    <w:rsid w:val="00901629"/>
    <w:rsid w:val="009033CE"/>
    <w:rsid w:val="00904DC9"/>
    <w:rsid w:val="00910674"/>
    <w:rsid w:val="009119ED"/>
    <w:rsid w:val="009120FF"/>
    <w:rsid w:val="009148E8"/>
    <w:rsid w:val="00914C15"/>
    <w:rsid w:val="00915BCF"/>
    <w:rsid w:val="00915FCC"/>
    <w:rsid w:val="009164AC"/>
    <w:rsid w:val="00916C50"/>
    <w:rsid w:val="0091716A"/>
    <w:rsid w:val="009206C7"/>
    <w:rsid w:val="00922006"/>
    <w:rsid w:val="009223E0"/>
    <w:rsid w:val="00925402"/>
    <w:rsid w:val="00927356"/>
    <w:rsid w:val="0093052C"/>
    <w:rsid w:val="00930A59"/>
    <w:rsid w:val="009317AC"/>
    <w:rsid w:val="00931B1A"/>
    <w:rsid w:val="0093207C"/>
    <w:rsid w:val="009345AD"/>
    <w:rsid w:val="009379DB"/>
    <w:rsid w:val="00937D19"/>
    <w:rsid w:val="00937D85"/>
    <w:rsid w:val="00941459"/>
    <w:rsid w:val="00941530"/>
    <w:rsid w:val="00941B19"/>
    <w:rsid w:val="00941E17"/>
    <w:rsid w:val="00943268"/>
    <w:rsid w:val="009437C6"/>
    <w:rsid w:val="00943F75"/>
    <w:rsid w:val="00944D19"/>
    <w:rsid w:val="00946688"/>
    <w:rsid w:val="00946BF4"/>
    <w:rsid w:val="00951527"/>
    <w:rsid w:val="00951856"/>
    <w:rsid w:val="00951A08"/>
    <w:rsid w:val="00951F8F"/>
    <w:rsid w:val="009524DE"/>
    <w:rsid w:val="009537A3"/>
    <w:rsid w:val="009539D3"/>
    <w:rsid w:val="00955A9A"/>
    <w:rsid w:val="009564C7"/>
    <w:rsid w:val="009572B7"/>
    <w:rsid w:val="00960CDB"/>
    <w:rsid w:val="00961568"/>
    <w:rsid w:val="00961C5B"/>
    <w:rsid w:val="009620F6"/>
    <w:rsid w:val="009622D2"/>
    <w:rsid w:val="009706CE"/>
    <w:rsid w:val="00970AC4"/>
    <w:rsid w:val="00970D23"/>
    <w:rsid w:val="009715BD"/>
    <w:rsid w:val="00972766"/>
    <w:rsid w:val="009727B8"/>
    <w:rsid w:val="00973E29"/>
    <w:rsid w:val="0097504B"/>
    <w:rsid w:val="0097558E"/>
    <w:rsid w:val="009764A9"/>
    <w:rsid w:val="00976637"/>
    <w:rsid w:val="00977832"/>
    <w:rsid w:val="00980FB6"/>
    <w:rsid w:val="0098136D"/>
    <w:rsid w:val="00982535"/>
    <w:rsid w:val="00985DE5"/>
    <w:rsid w:val="0098629E"/>
    <w:rsid w:val="00986586"/>
    <w:rsid w:val="00991164"/>
    <w:rsid w:val="0099177A"/>
    <w:rsid w:val="00991802"/>
    <w:rsid w:val="00992035"/>
    <w:rsid w:val="00992EF8"/>
    <w:rsid w:val="0099342A"/>
    <w:rsid w:val="009938B0"/>
    <w:rsid w:val="009A059F"/>
    <w:rsid w:val="009A082E"/>
    <w:rsid w:val="009A0A74"/>
    <w:rsid w:val="009A1F14"/>
    <w:rsid w:val="009A277F"/>
    <w:rsid w:val="009A2D99"/>
    <w:rsid w:val="009A3318"/>
    <w:rsid w:val="009A5338"/>
    <w:rsid w:val="009A58A8"/>
    <w:rsid w:val="009A689C"/>
    <w:rsid w:val="009A698F"/>
    <w:rsid w:val="009A6B37"/>
    <w:rsid w:val="009A6CEC"/>
    <w:rsid w:val="009A6F10"/>
    <w:rsid w:val="009B0A29"/>
    <w:rsid w:val="009B1AE7"/>
    <w:rsid w:val="009B67AC"/>
    <w:rsid w:val="009B6EE6"/>
    <w:rsid w:val="009C1175"/>
    <w:rsid w:val="009C1F4E"/>
    <w:rsid w:val="009C404C"/>
    <w:rsid w:val="009C4992"/>
    <w:rsid w:val="009C4B49"/>
    <w:rsid w:val="009C4F9A"/>
    <w:rsid w:val="009C5A15"/>
    <w:rsid w:val="009C70C5"/>
    <w:rsid w:val="009D0F10"/>
    <w:rsid w:val="009D21E8"/>
    <w:rsid w:val="009D3EF5"/>
    <w:rsid w:val="009D4A00"/>
    <w:rsid w:val="009E0018"/>
    <w:rsid w:val="009E0BB1"/>
    <w:rsid w:val="009E286D"/>
    <w:rsid w:val="009E2E57"/>
    <w:rsid w:val="009E2F56"/>
    <w:rsid w:val="009E3BB5"/>
    <w:rsid w:val="009E6B59"/>
    <w:rsid w:val="009E74BD"/>
    <w:rsid w:val="009F054B"/>
    <w:rsid w:val="009F0F3D"/>
    <w:rsid w:val="009F14C6"/>
    <w:rsid w:val="009F17D2"/>
    <w:rsid w:val="009F2090"/>
    <w:rsid w:val="009F2C48"/>
    <w:rsid w:val="00A0027A"/>
    <w:rsid w:val="00A00AE7"/>
    <w:rsid w:val="00A01268"/>
    <w:rsid w:val="00A02090"/>
    <w:rsid w:val="00A03926"/>
    <w:rsid w:val="00A0464A"/>
    <w:rsid w:val="00A05D8F"/>
    <w:rsid w:val="00A07D19"/>
    <w:rsid w:val="00A11030"/>
    <w:rsid w:val="00A11155"/>
    <w:rsid w:val="00A11991"/>
    <w:rsid w:val="00A12015"/>
    <w:rsid w:val="00A12B19"/>
    <w:rsid w:val="00A1635F"/>
    <w:rsid w:val="00A16546"/>
    <w:rsid w:val="00A16BBF"/>
    <w:rsid w:val="00A17AAC"/>
    <w:rsid w:val="00A20063"/>
    <w:rsid w:val="00A20629"/>
    <w:rsid w:val="00A20A30"/>
    <w:rsid w:val="00A20A3C"/>
    <w:rsid w:val="00A22E02"/>
    <w:rsid w:val="00A24BE2"/>
    <w:rsid w:val="00A24F9F"/>
    <w:rsid w:val="00A25287"/>
    <w:rsid w:val="00A275EE"/>
    <w:rsid w:val="00A27F4F"/>
    <w:rsid w:val="00A3165F"/>
    <w:rsid w:val="00A33A50"/>
    <w:rsid w:val="00A33D4F"/>
    <w:rsid w:val="00A3438B"/>
    <w:rsid w:val="00A34954"/>
    <w:rsid w:val="00A34F6A"/>
    <w:rsid w:val="00A3539E"/>
    <w:rsid w:val="00A369FD"/>
    <w:rsid w:val="00A36CE6"/>
    <w:rsid w:val="00A36EC8"/>
    <w:rsid w:val="00A373F5"/>
    <w:rsid w:val="00A4026A"/>
    <w:rsid w:val="00A4179A"/>
    <w:rsid w:val="00A42C60"/>
    <w:rsid w:val="00A44A18"/>
    <w:rsid w:val="00A469CB"/>
    <w:rsid w:val="00A46AEC"/>
    <w:rsid w:val="00A50E6D"/>
    <w:rsid w:val="00A510AA"/>
    <w:rsid w:val="00A51249"/>
    <w:rsid w:val="00A51851"/>
    <w:rsid w:val="00A51E92"/>
    <w:rsid w:val="00A52637"/>
    <w:rsid w:val="00A52E5E"/>
    <w:rsid w:val="00A55365"/>
    <w:rsid w:val="00A55444"/>
    <w:rsid w:val="00A56156"/>
    <w:rsid w:val="00A600A9"/>
    <w:rsid w:val="00A60A58"/>
    <w:rsid w:val="00A64ED1"/>
    <w:rsid w:val="00A6716E"/>
    <w:rsid w:val="00A677BB"/>
    <w:rsid w:val="00A67BC6"/>
    <w:rsid w:val="00A702F0"/>
    <w:rsid w:val="00A70722"/>
    <w:rsid w:val="00A716D2"/>
    <w:rsid w:val="00A718DC"/>
    <w:rsid w:val="00A72FC1"/>
    <w:rsid w:val="00A742B3"/>
    <w:rsid w:val="00A74703"/>
    <w:rsid w:val="00A75B9B"/>
    <w:rsid w:val="00A75E18"/>
    <w:rsid w:val="00A76033"/>
    <w:rsid w:val="00A81137"/>
    <w:rsid w:val="00A81966"/>
    <w:rsid w:val="00A84A66"/>
    <w:rsid w:val="00A84A91"/>
    <w:rsid w:val="00A8595C"/>
    <w:rsid w:val="00A86AE7"/>
    <w:rsid w:val="00A86B66"/>
    <w:rsid w:val="00A86CA2"/>
    <w:rsid w:val="00A86EF5"/>
    <w:rsid w:val="00A87572"/>
    <w:rsid w:val="00A87B11"/>
    <w:rsid w:val="00A92F12"/>
    <w:rsid w:val="00A935AE"/>
    <w:rsid w:val="00A94DF7"/>
    <w:rsid w:val="00A960D9"/>
    <w:rsid w:val="00A96758"/>
    <w:rsid w:val="00A96C9B"/>
    <w:rsid w:val="00AA01C1"/>
    <w:rsid w:val="00AA0C37"/>
    <w:rsid w:val="00AA18EC"/>
    <w:rsid w:val="00AA3A4C"/>
    <w:rsid w:val="00AA6537"/>
    <w:rsid w:val="00AA767E"/>
    <w:rsid w:val="00AB033A"/>
    <w:rsid w:val="00AB1578"/>
    <w:rsid w:val="00AB2BD9"/>
    <w:rsid w:val="00AB3EA0"/>
    <w:rsid w:val="00AB4166"/>
    <w:rsid w:val="00AB542E"/>
    <w:rsid w:val="00AB55BB"/>
    <w:rsid w:val="00AB659F"/>
    <w:rsid w:val="00AB703A"/>
    <w:rsid w:val="00AC0308"/>
    <w:rsid w:val="00AC13F3"/>
    <w:rsid w:val="00AC14C2"/>
    <w:rsid w:val="00AC1F44"/>
    <w:rsid w:val="00AC2C0E"/>
    <w:rsid w:val="00AC348D"/>
    <w:rsid w:val="00AC4755"/>
    <w:rsid w:val="00AC4ABF"/>
    <w:rsid w:val="00AC5DE9"/>
    <w:rsid w:val="00AC65B1"/>
    <w:rsid w:val="00AC6AD7"/>
    <w:rsid w:val="00AD147E"/>
    <w:rsid w:val="00AD1D84"/>
    <w:rsid w:val="00AD2115"/>
    <w:rsid w:val="00AD3DF7"/>
    <w:rsid w:val="00AD4FAE"/>
    <w:rsid w:val="00AD5A7C"/>
    <w:rsid w:val="00AD67BC"/>
    <w:rsid w:val="00AD73E2"/>
    <w:rsid w:val="00AD7A98"/>
    <w:rsid w:val="00AE39CC"/>
    <w:rsid w:val="00AE7B33"/>
    <w:rsid w:val="00AF0A5D"/>
    <w:rsid w:val="00AF13FC"/>
    <w:rsid w:val="00AF364A"/>
    <w:rsid w:val="00AF38CD"/>
    <w:rsid w:val="00AF4004"/>
    <w:rsid w:val="00AF450A"/>
    <w:rsid w:val="00AF46BC"/>
    <w:rsid w:val="00AF66BD"/>
    <w:rsid w:val="00AF6CE7"/>
    <w:rsid w:val="00AF784D"/>
    <w:rsid w:val="00B0028B"/>
    <w:rsid w:val="00B00B17"/>
    <w:rsid w:val="00B00F37"/>
    <w:rsid w:val="00B01676"/>
    <w:rsid w:val="00B01E75"/>
    <w:rsid w:val="00B023AE"/>
    <w:rsid w:val="00B02E79"/>
    <w:rsid w:val="00B03435"/>
    <w:rsid w:val="00B04334"/>
    <w:rsid w:val="00B0570C"/>
    <w:rsid w:val="00B0584E"/>
    <w:rsid w:val="00B07005"/>
    <w:rsid w:val="00B109CE"/>
    <w:rsid w:val="00B10B9C"/>
    <w:rsid w:val="00B10DF6"/>
    <w:rsid w:val="00B116A7"/>
    <w:rsid w:val="00B133B3"/>
    <w:rsid w:val="00B17F24"/>
    <w:rsid w:val="00B21B17"/>
    <w:rsid w:val="00B22B28"/>
    <w:rsid w:val="00B230A1"/>
    <w:rsid w:val="00B23304"/>
    <w:rsid w:val="00B237DA"/>
    <w:rsid w:val="00B240DD"/>
    <w:rsid w:val="00B2459E"/>
    <w:rsid w:val="00B273D8"/>
    <w:rsid w:val="00B274E4"/>
    <w:rsid w:val="00B27A2A"/>
    <w:rsid w:val="00B27C35"/>
    <w:rsid w:val="00B30893"/>
    <w:rsid w:val="00B32200"/>
    <w:rsid w:val="00B32A14"/>
    <w:rsid w:val="00B3336B"/>
    <w:rsid w:val="00B33471"/>
    <w:rsid w:val="00B3398E"/>
    <w:rsid w:val="00B33A62"/>
    <w:rsid w:val="00B33EE2"/>
    <w:rsid w:val="00B34290"/>
    <w:rsid w:val="00B345F7"/>
    <w:rsid w:val="00B352EF"/>
    <w:rsid w:val="00B35C45"/>
    <w:rsid w:val="00B401EA"/>
    <w:rsid w:val="00B4146E"/>
    <w:rsid w:val="00B41DD8"/>
    <w:rsid w:val="00B4216F"/>
    <w:rsid w:val="00B42735"/>
    <w:rsid w:val="00B429F3"/>
    <w:rsid w:val="00B43304"/>
    <w:rsid w:val="00B446FE"/>
    <w:rsid w:val="00B4680D"/>
    <w:rsid w:val="00B47B99"/>
    <w:rsid w:val="00B507D3"/>
    <w:rsid w:val="00B50F98"/>
    <w:rsid w:val="00B5119B"/>
    <w:rsid w:val="00B5122D"/>
    <w:rsid w:val="00B51352"/>
    <w:rsid w:val="00B524E0"/>
    <w:rsid w:val="00B5431F"/>
    <w:rsid w:val="00B546BE"/>
    <w:rsid w:val="00B54A42"/>
    <w:rsid w:val="00B54D8E"/>
    <w:rsid w:val="00B55F60"/>
    <w:rsid w:val="00B56493"/>
    <w:rsid w:val="00B56901"/>
    <w:rsid w:val="00B56CB7"/>
    <w:rsid w:val="00B574E1"/>
    <w:rsid w:val="00B5761E"/>
    <w:rsid w:val="00B57FDE"/>
    <w:rsid w:val="00B60640"/>
    <w:rsid w:val="00B6136E"/>
    <w:rsid w:val="00B6238C"/>
    <w:rsid w:val="00B625D7"/>
    <w:rsid w:val="00B651AA"/>
    <w:rsid w:val="00B6647D"/>
    <w:rsid w:val="00B71D29"/>
    <w:rsid w:val="00B71F9E"/>
    <w:rsid w:val="00B72661"/>
    <w:rsid w:val="00B73E17"/>
    <w:rsid w:val="00B73F71"/>
    <w:rsid w:val="00B75012"/>
    <w:rsid w:val="00B778B9"/>
    <w:rsid w:val="00B7799D"/>
    <w:rsid w:val="00B77F99"/>
    <w:rsid w:val="00B81A83"/>
    <w:rsid w:val="00B82CAC"/>
    <w:rsid w:val="00B82F13"/>
    <w:rsid w:val="00B82F48"/>
    <w:rsid w:val="00B83314"/>
    <w:rsid w:val="00B834C1"/>
    <w:rsid w:val="00B83B46"/>
    <w:rsid w:val="00B86748"/>
    <w:rsid w:val="00B867D6"/>
    <w:rsid w:val="00B869B6"/>
    <w:rsid w:val="00B86C64"/>
    <w:rsid w:val="00B8726A"/>
    <w:rsid w:val="00B90943"/>
    <w:rsid w:val="00B91DAC"/>
    <w:rsid w:val="00B936A2"/>
    <w:rsid w:val="00B93C34"/>
    <w:rsid w:val="00B964FA"/>
    <w:rsid w:val="00B96567"/>
    <w:rsid w:val="00B96812"/>
    <w:rsid w:val="00B972D7"/>
    <w:rsid w:val="00B97A72"/>
    <w:rsid w:val="00BA02F4"/>
    <w:rsid w:val="00BA2927"/>
    <w:rsid w:val="00BA3419"/>
    <w:rsid w:val="00BA478A"/>
    <w:rsid w:val="00BA5725"/>
    <w:rsid w:val="00BA590F"/>
    <w:rsid w:val="00BA6169"/>
    <w:rsid w:val="00BA6FA0"/>
    <w:rsid w:val="00BB0F9B"/>
    <w:rsid w:val="00BB239B"/>
    <w:rsid w:val="00BB3589"/>
    <w:rsid w:val="00BB4142"/>
    <w:rsid w:val="00BB4CE3"/>
    <w:rsid w:val="00BB5107"/>
    <w:rsid w:val="00BB569C"/>
    <w:rsid w:val="00BB6444"/>
    <w:rsid w:val="00BB6DA2"/>
    <w:rsid w:val="00BC0A2C"/>
    <w:rsid w:val="00BC16AD"/>
    <w:rsid w:val="00BC33C4"/>
    <w:rsid w:val="00BC427E"/>
    <w:rsid w:val="00BC47CB"/>
    <w:rsid w:val="00BC4C95"/>
    <w:rsid w:val="00BC5BE4"/>
    <w:rsid w:val="00BC6224"/>
    <w:rsid w:val="00BC6F83"/>
    <w:rsid w:val="00BD0514"/>
    <w:rsid w:val="00BD40B4"/>
    <w:rsid w:val="00BD600C"/>
    <w:rsid w:val="00BD64AB"/>
    <w:rsid w:val="00BD71C5"/>
    <w:rsid w:val="00BD7BA2"/>
    <w:rsid w:val="00BD7DA4"/>
    <w:rsid w:val="00BE04AD"/>
    <w:rsid w:val="00BE0BF4"/>
    <w:rsid w:val="00BE0D1A"/>
    <w:rsid w:val="00BE0EF1"/>
    <w:rsid w:val="00BE200C"/>
    <w:rsid w:val="00BE2145"/>
    <w:rsid w:val="00BE25AC"/>
    <w:rsid w:val="00BE3070"/>
    <w:rsid w:val="00BE4ADE"/>
    <w:rsid w:val="00BE780E"/>
    <w:rsid w:val="00BE7F99"/>
    <w:rsid w:val="00BF1F01"/>
    <w:rsid w:val="00BF2635"/>
    <w:rsid w:val="00BF26E9"/>
    <w:rsid w:val="00BF2D90"/>
    <w:rsid w:val="00BF4725"/>
    <w:rsid w:val="00BF530C"/>
    <w:rsid w:val="00BF6480"/>
    <w:rsid w:val="00BF6A75"/>
    <w:rsid w:val="00C01F8F"/>
    <w:rsid w:val="00C0383D"/>
    <w:rsid w:val="00C04326"/>
    <w:rsid w:val="00C04EA8"/>
    <w:rsid w:val="00C0513E"/>
    <w:rsid w:val="00C05B14"/>
    <w:rsid w:val="00C05DEA"/>
    <w:rsid w:val="00C06085"/>
    <w:rsid w:val="00C060F0"/>
    <w:rsid w:val="00C06AE0"/>
    <w:rsid w:val="00C072DB"/>
    <w:rsid w:val="00C07882"/>
    <w:rsid w:val="00C107D2"/>
    <w:rsid w:val="00C12ADB"/>
    <w:rsid w:val="00C13757"/>
    <w:rsid w:val="00C14210"/>
    <w:rsid w:val="00C15EB1"/>
    <w:rsid w:val="00C16655"/>
    <w:rsid w:val="00C173DB"/>
    <w:rsid w:val="00C17C07"/>
    <w:rsid w:val="00C20DF7"/>
    <w:rsid w:val="00C21D8E"/>
    <w:rsid w:val="00C24665"/>
    <w:rsid w:val="00C2497D"/>
    <w:rsid w:val="00C24A3C"/>
    <w:rsid w:val="00C26685"/>
    <w:rsid w:val="00C26BD8"/>
    <w:rsid w:val="00C27AD1"/>
    <w:rsid w:val="00C3019B"/>
    <w:rsid w:val="00C30FB6"/>
    <w:rsid w:val="00C30FDD"/>
    <w:rsid w:val="00C31DDC"/>
    <w:rsid w:val="00C32697"/>
    <w:rsid w:val="00C32C72"/>
    <w:rsid w:val="00C330BE"/>
    <w:rsid w:val="00C3362F"/>
    <w:rsid w:val="00C3451A"/>
    <w:rsid w:val="00C35471"/>
    <w:rsid w:val="00C367B7"/>
    <w:rsid w:val="00C36879"/>
    <w:rsid w:val="00C374B0"/>
    <w:rsid w:val="00C40D30"/>
    <w:rsid w:val="00C41F63"/>
    <w:rsid w:val="00C42AF0"/>
    <w:rsid w:val="00C42DEA"/>
    <w:rsid w:val="00C44DA2"/>
    <w:rsid w:val="00C4579C"/>
    <w:rsid w:val="00C477A7"/>
    <w:rsid w:val="00C50E08"/>
    <w:rsid w:val="00C51314"/>
    <w:rsid w:val="00C51617"/>
    <w:rsid w:val="00C51D75"/>
    <w:rsid w:val="00C548CB"/>
    <w:rsid w:val="00C549B8"/>
    <w:rsid w:val="00C55233"/>
    <w:rsid w:val="00C56B79"/>
    <w:rsid w:val="00C5702B"/>
    <w:rsid w:val="00C573AE"/>
    <w:rsid w:val="00C57E4D"/>
    <w:rsid w:val="00C60365"/>
    <w:rsid w:val="00C6068F"/>
    <w:rsid w:val="00C60B12"/>
    <w:rsid w:val="00C60DF3"/>
    <w:rsid w:val="00C63DAB"/>
    <w:rsid w:val="00C63E57"/>
    <w:rsid w:val="00C65399"/>
    <w:rsid w:val="00C65717"/>
    <w:rsid w:val="00C65957"/>
    <w:rsid w:val="00C66DD5"/>
    <w:rsid w:val="00C67054"/>
    <w:rsid w:val="00C67305"/>
    <w:rsid w:val="00C67FED"/>
    <w:rsid w:val="00C70384"/>
    <w:rsid w:val="00C71032"/>
    <w:rsid w:val="00C717A6"/>
    <w:rsid w:val="00C71EA2"/>
    <w:rsid w:val="00C72974"/>
    <w:rsid w:val="00C73E32"/>
    <w:rsid w:val="00C74B38"/>
    <w:rsid w:val="00C753DB"/>
    <w:rsid w:val="00C75B83"/>
    <w:rsid w:val="00C77CB0"/>
    <w:rsid w:val="00C84D21"/>
    <w:rsid w:val="00C86E8A"/>
    <w:rsid w:val="00C871AA"/>
    <w:rsid w:val="00C8726A"/>
    <w:rsid w:val="00C874DA"/>
    <w:rsid w:val="00C9091B"/>
    <w:rsid w:val="00C92045"/>
    <w:rsid w:val="00C95756"/>
    <w:rsid w:val="00CA0126"/>
    <w:rsid w:val="00CA0C20"/>
    <w:rsid w:val="00CA0EFF"/>
    <w:rsid w:val="00CA129C"/>
    <w:rsid w:val="00CA1A3D"/>
    <w:rsid w:val="00CA1FA3"/>
    <w:rsid w:val="00CA2CCA"/>
    <w:rsid w:val="00CA4870"/>
    <w:rsid w:val="00CA61DD"/>
    <w:rsid w:val="00CA7DCC"/>
    <w:rsid w:val="00CB1FBF"/>
    <w:rsid w:val="00CB2826"/>
    <w:rsid w:val="00CB303E"/>
    <w:rsid w:val="00CB3AC5"/>
    <w:rsid w:val="00CB3D99"/>
    <w:rsid w:val="00CB4ED1"/>
    <w:rsid w:val="00CB6B6F"/>
    <w:rsid w:val="00CB6D83"/>
    <w:rsid w:val="00CB7159"/>
    <w:rsid w:val="00CC211E"/>
    <w:rsid w:val="00CC2F36"/>
    <w:rsid w:val="00CC325A"/>
    <w:rsid w:val="00CC3614"/>
    <w:rsid w:val="00CC3DEC"/>
    <w:rsid w:val="00CC6E96"/>
    <w:rsid w:val="00CD322A"/>
    <w:rsid w:val="00CD394A"/>
    <w:rsid w:val="00CD3EBD"/>
    <w:rsid w:val="00CD5DBC"/>
    <w:rsid w:val="00CD5F68"/>
    <w:rsid w:val="00CD7D13"/>
    <w:rsid w:val="00CE0193"/>
    <w:rsid w:val="00CE0270"/>
    <w:rsid w:val="00CE0AD9"/>
    <w:rsid w:val="00CE1FB6"/>
    <w:rsid w:val="00CE2183"/>
    <w:rsid w:val="00CE2266"/>
    <w:rsid w:val="00CE2409"/>
    <w:rsid w:val="00CE33A8"/>
    <w:rsid w:val="00CE4AF0"/>
    <w:rsid w:val="00CE4CCD"/>
    <w:rsid w:val="00CE5470"/>
    <w:rsid w:val="00CE5D3C"/>
    <w:rsid w:val="00CE6EA5"/>
    <w:rsid w:val="00CF2C96"/>
    <w:rsid w:val="00CF5A5C"/>
    <w:rsid w:val="00CF6791"/>
    <w:rsid w:val="00D00C1A"/>
    <w:rsid w:val="00D01766"/>
    <w:rsid w:val="00D04FC9"/>
    <w:rsid w:val="00D05A28"/>
    <w:rsid w:val="00D06E4B"/>
    <w:rsid w:val="00D070C6"/>
    <w:rsid w:val="00D12FCB"/>
    <w:rsid w:val="00D1366B"/>
    <w:rsid w:val="00D13AA7"/>
    <w:rsid w:val="00D13C00"/>
    <w:rsid w:val="00D1402E"/>
    <w:rsid w:val="00D1452A"/>
    <w:rsid w:val="00D159F0"/>
    <w:rsid w:val="00D15DC3"/>
    <w:rsid w:val="00D165AA"/>
    <w:rsid w:val="00D1733C"/>
    <w:rsid w:val="00D17E5B"/>
    <w:rsid w:val="00D20D86"/>
    <w:rsid w:val="00D2175B"/>
    <w:rsid w:val="00D219B0"/>
    <w:rsid w:val="00D22B86"/>
    <w:rsid w:val="00D2673F"/>
    <w:rsid w:val="00D26F32"/>
    <w:rsid w:val="00D31BD1"/>
    <w:rsid w:val="00D32BE4"/>
    <w:rsid w:val="00D32E73"/>
    <w:rsid w:val="00D32EC6"/>
    <w:rsid w:val="00D3333B"/>
    <w:rsid w:val="00D35026"/>
    <w:rsid w:val="00D362F6"/>
    <w:rsid w:val="00D403BD"/>
    <w:rsid w:val="00D41A18"/>
    <w:rsid w:val="00D430F6"/>
    <w:rsid w:val="00D44C19"/>
    <w:rsid w:val="00D462C2"/>
    <w:rsid w:val="00D475D3"/>
    <w:rsid w:val="00D47F2D"/>
    <w:rsid w:val="00D50B07"/>
    <w:rsid w:val="00D517EC"/>
    <w:rsid w:val="00D534A5"/>
    <w:rsid w:val="00D53733"/>
    <w:rsid w:val="00D54E9A"/>
    <w:rsid w:val="00D56CD8"/>
    <w:rsid w:val="00D62DB5"/>
    <w:rsid w:val="00D635CD"/>
    <w:rsid w:val="00D63ED6"/>
    <w:rsid w:val="00D66740"/>
    <w:rsid w:val="00D67071"/>
    <w:rsid w:val="00D6732C"/>
    <w:rsid w:val="00D70D8B"/>
    <w:rsid w:val="00D75C1C"/>
    <w:rsid w:val="00D77E2E"/>
    <w:rsid w:val="00D804BD"/>
    <w:rsid w:val="00D81ED4"/>
    <w:rsid w:val="00D82516"/>
    <w:rsid w:val="00D82A5C"/>
    <w:rsid w:val="00D82BDC"/>
    <w:rsid w:val="00D82C48"/>
    <w:rsid w:val="00D83599"/>
    <w:rsid w:val="00D83CD6"/>
    <w:rsid w:val="00D84532"/>
    <w:rsid w:val="00D8556C"/>
    <w:rsid w:val="00D8612F"/>
    <w:rsid w:val="00D87559"/>
    <w:rsid w:val="00D916A4"/>
    <w:rsid w:val="00D91B69"/>
    <w:rsid w:val="00D93193"/>
    <w:rsid w:val="00D93810"/>
    <w:rsid w:val="00D95758"/>
    <w:rsid w:val="00D9641A"/>
    <w:rsid w:val="00D96D0D"/>
    <w:rsid w:val="00D97617"/>
    <w:rsid w:val="00DA149F"/>
    <w:rsid w:val="00DA19DB"/>
    <w:rsid w:val="00DA23E0"/>
    <w:rsid w:val="00DA2699"/>
    <w:rsid w:val="00DA3D14"/>
    <w:rsid w:val="00DA41D8"/>
    <w:rsid w:val="00DA5592"/>
    <w:rsid w:val="00DA5AC7"/>
    <w:rsid w:val="00DA6171"/>
    <w:rsid w:val="00DA7914"/>
    <w:rsid w:val="00DB17CA"/>
    <w:rsid w:val="00DB2049"/>
    <w:rsid w:val="00DB44FE"/>
    <w:rsid w:val="00DB49D1"/>
    <w:rsid w:val="00DB4B8F"/>
    <w:rsid w:val="00DB5125"/>
    <w:rsid w:val="00DB6D65"/>
    <w:rsid w:val="00DB7356"/>
    <w:rsid w:val="00DB7CB2"/>
    <w:rsid w:val="00DC0280"/>
    <w:rsid w:val="00DC0321"/>
    <w:rsid w:val="00DC0505"/>
    <w:rsid w:val="00DC051A"/>
    <w:rsid w:val="00DC06DB"/>
    <w:rsid w:val="00DC1AA9"/>
    <w:rsid w:val="00DC20F2"/>
    <w:rsid w:val="00DC242D"/>
    <w:rsid w:val="00DC265F"/>
    <w:rsid w:val="00DC6782"/>
    <w:rsid w:val="00DC6879"/>
    <w:rsid w:val="00DC7484"/>
    <w:rsid w:val="00DC7A37"/>
    <w:rsid w:val="00DD03E5"/>
    <w:rsid w:val="00DD0C9F"/>
    <w:rsid w:val="00DD1539"/>
    <w:rsid w:val="00DD29F2"/>
    <w:rsid w:val="00DD2B0C"/>
    <w:rsid w:val="00DD4EE1"/>
    <w:rsid w:val="00DD54E7"/>
    <w:rsid w:val="00DD5CB8"/>
    <w:rsid w:val="00DD7285"/>
    <w:rsid w:val="00DE0192"/>
    <w:rsid w:val="00DE0768"/>
    <w:rsid w:val="00DE0AD3"/>
    <w:rsid w:val="00DE2208"/>
    <w:rsid w:val="00DE3E61"/>
    <w:rsid w:val="00DE4295"/>
    <w:rsid w:val="00DE451F"/>
    <w:rsid w:val="00DE4647"/>
    <w:rsid w:val="00DE4D3B"/>
    <w:rsid w:val="00DE6332"/>
    <w:rsid w:val="00DE6991"/>
    <w:rsid w:val="00DE6A8B"/>
    <w:rsid w:val="00DE7F30"/>
    <w:rsid w:val="00DF074F"/>
    <w:rsid w:val="00DF1740"/>
    <w:rsid w:val="00DF19EA"/>
    <w:rsid w:val="00DF2ECC"/>
    <w:rsid w:val="00DF5069"/>
    <w:rsid w:val="00DF6614"/>
    <w:rsid w:val="00DF6ADD"/>
    <w:rsid w:val="00E00E19"/>
    <w:rsid w:val="00E00E2C"/>
    <w:rsid w:val="00E00F00"/>
    <w:rsid w:val="00E04005"/>
    <w:rsid w:val="00E0589A"/>
    <w:rsid w:val="00E074BC"/>
    <w:rsid w:val="00E07CDA"/>
    <w:rsid w:val="00E10A36"/>
    <w:rsid w:val="00E12912"/>
    <w:rsid w:val="00E12AFD"/>
    <w:rsid w:val="00E12DCB"/>
    <w:rsid w:val="00E12FCC"/>
    <w:rsid w:val="00E131AE"/>
    <w:rsid w:val="00E138B9"/>
    <w:rsid w:val="00E1414A"/>
    <w:rsid w:val="00E14328"/>
    <w:rsid w:val="00E14401"/>
    <w:rsid w:val="00E167A8"/>
    <w:rsid w:val="00E1720A"/>
    <w:rsid w:val="00E21217"/>
    <w:rsid w:val="00E21C47"/>
    <w:rsid w:val="00E224A4"/>
    <w:rsid w:val="00E22AAF"/>
    <w:rsid w:val="00E2323D"/>
    <w:rsid w:val="00E23A7C"/>
    <w:rsid w:val="00E259DF"/>
    <w:rsid w:val="00E25F01"/>
    <w:rsid w:val="00E3026D"/>
    <w:rsid w:val="00E311C0"/>
    <w:rsid w:val="00E32025"/>
    <w:rsid w:val="00E32371"/>
    <w:rsid w:val="00E336A6"/>
    <w:rsid w:val="00E3382B"/>
    <w:rsid w:val="00E35EAF"/>
    <w:rsid w:val="00E36AEC"/>
    <w:rsid w:val="00E40256"/>
    <w:rsid w:val="00E40A37"/>
    <w:rsid w:val="00E419F7"/>
    <w:rsid w:val="00E41DF7"/>
    <w:rsid w:val="00E4242C"/>
    <w:rsid w:val="00E42B8E"/>
    <w:rsid w:val="00E42CE9"/>
    <w:rsid w:val="00E42E63"/>
    <w:rsid w:val="00E44014"/>
    <w:rsid w:val="00E44617"/>
    <w:rsid w:val="00E45327"/>
    <w:rsid w:val="00E4720B"/>
    <w:rsid w:val="00E47E74"/>
    <w:rsid w:val="00E47FB6"/>
    <w:rsid w:val="00E506DB"/>
    <w:rsid w:val="00E510FF"/>
    <w:rsid w:val="00E51D7F"/>
    <w:rsid w:val="00E5357A"/>
    <w:rsid w:val="00E55DB5"/>
    <w:rsid w:val="00E570A4"/>
    <w:rsid w:val="00E60A05"/>
    <w:rsid w:val="00E61ADA"/>
    <w:rsid w:val="00E61C29"/>
    <w:rsid w:val="00E62909"/>
    <w:rsid w:val="00E6411D"/>
    <w:rsid w:val="00E66261"/>
    <w:rsid w:val="00E6776C"/>
    <w:rsid w:val="00E719F4"/>
    <w:rsid w:val="00E72366"/>
    <w:rsid w:val="00E73448"/>
    <w:rsid w:val="00E756C6"/>
    <w:rsid w:val="00E75CF4"/>
    <w:rsid w:val="00E76912"/>
    <w:rsid w:val="00E779B8"/>
    <w:rsid w:val="00E80238"/>
    <w:rsid w:val="00E8095A"/>
    <w:rsid w:val="00E81C65"/>
    <w:rsid w:val="00E81E88"/>
    <w:rsid w:val="00E824FB"/>
    <w:rsid w:val="00E829EB"/>
    <w:rsid w:val="00E83BAE"/>
    <w:rsid w:val="00E84EF3"/>
    <w:rsid w:val="00E85989"/>
    <w:rsid w:val="00E85B0C"/>
    <w:rsid w:val="00E85E9E"/>
    <w:rsid w:val="00E8775B"/>
    <w:rsid w:val="00E91B1E"/>
    <w:rsid w:val="00E93D64"/>
    <w:rsid w:val="00E946D0"/>
    <w:rsid w:val="00E9472F"/>
    <w:rsid w:val="00E952B4"/>
    <w:rsid w:val="00E9540C"/>
    <w:rsid w:val="00E96728"/>
    <w:rsid w:val="00E97A34"/>
    <w:rsid w:val="00EA01E6"/>
    <w:rsid w:val="00EA04F8"/>
    <w:rsid w:val="00EB00C7"/>
    <w:rsid w:val="00EB1719"/>
    <w:rsid w:val="00EB1846"/>
    <w:rsid w:val="00EB19D1"/>
    <w:rsid w:val="00EB2EB2"/>
    <w:rsid w:val="00EB42BF"/>
    <w:rsid w:val="00EB4954"/>
    <w:rsid w:val="00EB59AF"/>
    <w:rsid w:val="00EB5C2C"/>
    <w:rsid w:val="00EB607A"/>
    <w:rsid w:val="00EB6A58"/>
    <w:rsid w:val="00EB75D6"/>
    <w:rsid w:val="00EC0B00"/>
    <w:rsid w:val="00EC6D39"/>
    <w:rsid w:val="00EC7819"/>
    <w:rsid w:val="00ED0EBB"/>
    <w:rsid w:val="00ED0FA1"/>
    <w:rsid w:val="00ED3573"/>
    <w:rsid w:val="00ED424B"/>
    <w:rsid w:val="00EE19D8"/>
    <w:rsid w:val="00EE1F18"/>
    <w:rsid w:val="00EE2A79"/>
    <w:rsid w:val="00EE33DE"/>
    <w:rsid w:val="00EE35D0"/>
    <w:rsid w:val="00EE51F0"/>
    <w:rsid w:val="00EE5276"/>
    <w:rsid w:val="00EE660D"/>
    <w:rsid w:val="00EE7347"/>
    <w:rsid w:val="00EE77ED"/>
    <w:rsid w:val="00EF00B4"/>
    <w:rsid w:val="00EF11E9"/>
    <w:rsid w:val="00EF1254"/>
    <w:rsid w:val="00EF13C4"/>
    <w:rsid w:val="00EF1F28"/>
    <w:rsid w:val="00EF3BEE"/>
    <w:rsid w:val="00EF5316"/>
    <w:rsid w:val="00EF6ACA"/>
    <w:rsid w:val="00EF7497"/>
    <w:rsid w:val="00F00493"/>
    <w:rsid w:val="00F0066E"/>
    <w:rsid w:val="00F00B7C"/>
    <w:rsid w:val="00F00FDC"/>
    <w:rsid w:val="00F01AE1"/>
    <w:rsid w:val="00F028D6"/>
    <w:rsid w:val="00F03C64"/>
    <w:rsid w:val="00F04B2E"/>
    <w:rsid w:val="00F051C5"/>
    <w:rsid w:val="00F065A7"/>
    <w:rsid w:val="00F06F7E"/>
    <w:rsid w:val="00F101A0"/>
    <w:rsid w:val="00F110C2"/>
    <w:rsid w:val="00F11A2B"/>
    <w:rsid w:val="00F13AB0"/>
    <w:rsid w:val="00F150BF"/>
    <w:rsid w:val="00F15361"/>
    <w:rsid w:val="00F15E89"/>
    <w:rsid w:val="00F203BD"/>
    <w:rsid w:val="00F20F71"/>
    <w:rsid w:val="00F21CD3"/>
    <w:rsid w:val="00F230AF"/>
    <w:rsid w:val="00F23B4A"/>
    <w:rsid w:val="00F23F66"/>
    <w:rsid w:val="00F244E9"/>
    <w:rsid w:val="00F2550E"/>
    <w:rsid w:val="00F25D56"/>
    <w:rsid w:val="00F25E01"/>
    <w:rsid w:val="00F27BDA"/>
    <w:rsid w:val="00F30B10"/>
    <w:rsid w:val="00F319D1"/>
    <w:rsid w:val="00F33883"/>
    <w:rsid w:val="00F35E95"/>
    <w:rsid w:val="00F36001"/>
    <w:rsid w:val="00F36AB6"/>
    <w:rsid w:val="00F378D8"/>
    <w:rsid w:val="00F37D46"/>
    <w:rsid w:val="00F433FC"/>
    <w:rsid w:val="00F4463F"/>
    <w:rsid w:val="00F44A99"/>
    <w:rsid w:val="00F45C5A"/>
    <w:rsid w:val="00F45CAA"/>
    <w:rsid w:val="00F46770"/>
    <w:rsid w:val="00F5085E"/>
    <w:rsid w:val="00F512AC"/>
    <w:rsid w:val="00F52219"/>
    <w:rsid w:val="00F52C30"/>
    <w:rsid w:val="00F53F9A"/>
    <w:rsid w:val="00F555C6"/>
    <w:rsid w:val="00F55CB4"/>
    <w:rsid w:val="00F5614E"/>
    <w:rsid w:val="00F60828"/>
    <w:rsid w:val="00F60E55"/>
    <w:rsid w:val="00F61920"/>
    <w:rsid w:val="00F61F94"/>
    <w:rsid w:val="00F6376C"/>
    <w:rsid w:val="00F63B9E"/>
    <w:rsid w:val="00F63CD7"/>
    <w:rsid w:val="00F63E4B"/>
    <w:rsid w:val="00F6468E"/>
    <w:rsid w:val="00F6637F"/>
    <w:rsid w:val="00F724C9"/>
    <w:rsid w:val="00F725F3"/>
    <w:rsid w:val="00F739C8"/>
    <w:rsid w:val="00F74FE8"/>
    <w:rsid w:val="00F76642"/>
    <w:rsid w:val="00F7772B"/>
    <w:rsid w:val="00F80632"/>
    <w:rsid w:val="00F81046"/>
    <w:rsid w:val="00F818DB"/>
    <w:rsid w:val="00F82115"/>
    <w:rsid w:val="00F821B1"/>
    <w:rsid w:val="00F82310"/>
    <w:rsid w:val="00F840AC"/>
    <w:rsid w:val="00F844C5"/>
    <w:rsid w:val="00F85124"/>
    <w:rsid w:val="00F85D64"/>
    <w:rsid w:val="00F9128E"/>
    <w:rsid w:val="00F95FA6"/>
    <w:rsid w:val="00F97401"/>
    <w:rsid w:val="00F97A50"/>
    <w:rsid w:val="00FA1346"/>
    <w:rsid w:val="00FA2A4E"/>
    <w:rsid w:val="00FA2F41"/>
    <w:rsid w:val="00FA4A52"/>
    <w:rsid w:val="00FA6685"/>
    <w:rsid w:val="00FA7C37"/>
    <w:rsid w:val="00FB1C23"/>
    <w:rsid w:val="00FB2FA7"/>
    <w:rsid w:val="00FB3189"/>
    <w:rsid w:val="00FB3217"/>
    <w:rsid w:val="00FB5A92"/>
    <w:rsid w:val="00FB79FB"/>
    <w:rsid w:val="00FC0300"/>
    <w:rsid w:val="00FC0FDA"/>
    <w:rsid w:val="00FC14B0"/>
    <w:rsid w:val="00FC25BE"/>
    <w:rsid w:val="00FC2A0E"/>
    <w:rsid w:val="00FC30B1"/>
    <w:rsid w:val="00FC6165"/>
    <w:rsid w:val="00FC61DD"/>
    <w:rsid w:val="00FC62F2"/>
    <w:rsid w:val="00FC6F26"/>
    <w:rsid w:val="00FC769F"/>
    <w:rsid w:val="00FD0D34"/>
    <w:rsid w:val="00FD1218"/>
    <w:rsid w:val="00FD2B2F"/>
    <w:rsid w:val="00FD3283"/>
    <w:rsid w:val="00FD33E9"/>
    <w:rsid w:val="00FD3686"/>
    <w:rsid w:val="00FD380D"/>
    <w:rsid w:val="00FD3F8A"/>
    <w:rsid w:val="00FD5EB7"/>
    <w:rsid w:val="00FD615A"/>
    <w:rsid w:val="00FD6CEE"/>
    <w:rsid w:val="00FE01F3"/>
    <w:rsid w:val="00FE07CF"/>
    <w:rsid w:val="00FE10E8"/>
    <w:rsid w:val="00FE11F3"/>
    <w:rsid w:val="00FE153B"/>
    <w:rsid w:val="00FE336D"/>
    <w:rsid w:val="00FE3830"/>
    <w:rsid w:val="00FE3982"/>
    <w:rsid w:val="00FE553C"/>
    <w:rsid w:val="00FF0B39"/>
    <w:rsid w:val="00FF2622"/>
    <w:rsid w:val="00FF2753"/>
    <w:rsid w:val="00FF3C1C"/>
    <w:rsid w:val="00FF6C82"/>
    <w:rsid w:val="00FF6F76"/>
    <w:rsid w:val="00FF750E"/>
    <w:rsid w:val="00FF7B47"/>
    <w:rsid w:val="08C42580"/>
    <w:rsid w:val="0AEF8464"/>
    <w:rsid w:val="16E48D35"/>
    <w:rsid w:val="1CDB9BDF"/>
    <w:rsid w:val="1DC0DDFC"/>
    <w:rsid w:val="37C9CF31"/>
    <w:rsid w:val="4157891A"/>
    <w:rsid w:val="4FEAA61E"/>
    <w:rsid w:val="577650B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E32E9A"/>
  <w15:docId w15:val="{65204782-A0B3-6045-A616-5A3CC16C4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1"/>
    <w:lsdException w:name="header" w:lock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4992"/>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DA5AC7"/>
    <w:pPr>
      <w:keepNext/>
      <w:numPr>
        <w:ilvl w:val="1"/>
        <w:numId w:val="1"/>
      </w:numPr>
      <w:pBdr>
        <w:top w:val="single" w:sz="4" w:space="1" w:color="auto"/>
      </w:pBdr>
      <w:tabs>
        <w:tab w:val="clear" w:pos="180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DA5AC7"/>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885676"/>
    <w:rPr>
      <w:rFonts w:cs="Times New Roman"/>
      <w:b/>
      <w:sz w:val="30"/>
    </w:rPr>
  </w:style>
  <w:style w:type="character" w:customStyle="1" w:styleId="Heading2Char">
    <w:name w:val="Heading 2 Char"/>
    <w:aliases w:val="h2 Char,h21 Char,h22 Char"/>
    <w:basedOn w:val="DefaultParagraphFont"/>
    <w:link w:val="Heading2"/>
    <w:uiPriority w:val="99"/>
    <w:rsid w:val="00EB3B5F"/>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Cs w:val="20"/>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tabs>
        <w:tab w:val="clear" w:pos="-2966"/>
        <w:tab w:val="num" w:pos="720"/>
      </w:tabs>
      <w:spacing w:before="120"/>
      <w:ind w:left="720" w:hanging="36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5F0677"/>
    <w:pPr>
      <w:pBdr>
        <w:top w:val="single" w:sz="4" w:space="1" w:color="auto"/>
      </w:pBdr>
      <w:tabs>
        <w:tab w:val="center" w:pos="6480"/>
        <w:tab w:val="center" w:pos="11520"/>
        <w:tab w:val="right" w:pos="14400"/>
      </w:tabs>
    </w:pPr>
    <w:rPr>
      <w:rFonts w:ascii="Calibri" w:hAnsi="Calibri"/>
    </w:rPr>
  </w:style>
  <w:style w:type="character" w:customStyle="1" w:styleId="FooterChar">
    <w:name w:val="Footer Char"/>
    <w:basedOn w:val="DefaultParagraphFont"/>
    <w:link w:val="Footer"/>
    <w:uiPriority w:val="99"/>
    <w:locked/>
    <w:rsid w:val="005F0677"/>
    <w:rPr>
      <w:rFonts w:ascii="Calibri" w:hAnsi="Calibri"/>
      <w:sz w:val="20"/>
      <w:szCs w:val="20"/>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CE4CCD"/>
    <w:rPr>
      <w:rFonts w:cs="Times New Roman"/>
    </w:rPr>
  </w:style>
  <w:style w:type="paragraph" w:styleId="ListNumber3">
    <w:name w:val="List Number 3"/>
    <w:basedOn w:val="Normal"/>
    <w:uiPriority w:val="99"/>
    <w:rsid w:val="00A75B9B"/>
    <w:pPr>
      <w:tabs>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rsid w:val="00EB3B5F"/>
    <w:rPr>
      <w:sz w:val="0"/>
      <w:szCs w:val="0"/>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rPr>
      <w:sz w:val="20"/>
      <w:szCs w:val="20"/>
    </w:rPr>
  </w:style>
  <w:style w:type="table" w:styleId="TableGrid">
    <w:name w:val="Table Grid"/>
    <w:basedOn w:val="TableNormal"/>
    <w:uiPriority w:val="99"/>
    <w:rsid w:val="009727B8"/>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 w:val="20"/>
      <w:szCs w:val="24"/>
    </w:rPr>
  </w:style>
  <w:style w:type="character" w:customStyle="1" w:styleId="Style1Char">
    <w:name w:val="Style1 Char"/>
    <w:basedOn w:val="DefaultParagraphFont"/>
    <w:link w:val="Style1"/>
    <w:uiPriority w:val="99"/>
    <w:locked/>
    <w:rsid w:val="00080A37"/>
    <w:rPr>
      <w:rFonts w:cs="Times New Roman"/>
      <w:b/>
      <w:sz w:val="24"/>
      <w:szCs w:val="24"/>
      <w:lang w:val="en-US" w:eastAsia="en-US" w:bidi="ar-SA"/>
    </w:rPr>
  </w:style>
  <w:style w:type="character" w:styleId="Hyperlink">
    <w:name w:val="Hyperlink"/>
    <w:basedOn w:val="DefaultParagraphFont"/>
    <w:uiPriority w:val="99"/>
    <w:rsid w:val="00486237"/>
    <w:rPr>
      <w:rFonts w:cs="Times New Roman"/>
      <w:color w:val="0000FF"/>
      <w:u w:val="single"/>
    </w:rPr>
  </w:style>
  <w:style w:type="paragraph" w:customStyle="1" w:styleId="BulletB1Number">
    <w:name w:val="Bullet B (1. Number)"/>
    <w:basedOn w:val="Normal"/>
    <w:uiPriority w:val="99"/>
    <w:rsid w:val="007E3BA8"/>
    <w:pPr>
      <w:spacing w:before="120"/>
      <w:ind w:left="720" w:hanging="360"/>
    </w:pPr>
  </w:style>
  <w:style w:type="character" w:customStyle="1" w:styleId="Char-Bold">
    <w:name w:val="Char - Bold"/>
    <w:basedOn w:val="DefaultParagraphFont"/>
    <w:uiPriority w:val="99"/>
    <w:rsid w:val="007E3BA8"/>
    <w:rPr>
      <w:rFonts w:cs="Times New Roman"/>
      <w:b/>
      <w:bCs/>
    </w:rPr>
  </w:style>
  <w:style w:type="paragraph" w:styleId="ListParagraph">
    <w:name w:val="List Paragraph"/>
    <w:basedOn w:val="Normal"/>
    <w:uiPriority w:val="34"/>
    <w:qFormat/>
    <w:rsid w:val="00AD2115"/>
    <w:pPr>
      <w:ind w:left="720"/>
      <w:contextualSpacing/>
    </w:pPr>
  </w:style>
  <w:style w:type="character" w:styleId="PageNumber">
    <w:name w:val="page number"/>
    <w:basedOn w:val="DefaultParagraphFont"/>
    <w:uiPriority w:val="99"/>
    <w:rsid w:val="006E6DA4"/>
    <w:rPr>
      <w:rFonts w:cs="Times New Roman"/>
    </w:rPr>
  </w:style>
  <w:style w:type="paragraph" w:styleId="PlainText">
    <w:name w:val="Plain Text"/>
    <w:basedOn w:val="Normal"/>
    <w:link w:val="PlainTextChar"/>
    <w:uiPriority w:val="99"/>
    <w:unhideWhenUsed/>
    <w:rsid w:val="00380970"/>
    <w:rPr>
      <w:rFonts w:ascii="Consolas" w:hAnsi="Consolas"/>
      <w:sz w:val="21"/>
      <w:szCs w:val="21"/>
    </w:rPr>
  </w:style>
  <w:style w:type="character" w:customStyle="1" w:styleId="PlainTextChar">
    <w:name w:val="Plain Text Char"/>
    <w:basedOn w:val="DefaultParagraphFont"/>
    <w:link w:val="PlainText"/>
    <w:uiPriority w:val="99"/>
    <w:rsid w:val="00380970"/>
    <w:rPr>
      <w:rFonts w:ascii="Consolas" w:hAnsi="Consolas"/>
      <w:sz w:val="21"/>
      <w:szCs w:val="21"/>
    </w:rPr>
  </w:style>
  <w:style w:type="paragraph" w:styleId="NormalWeb">
    <w:name w:val="Normal (Web)"/>
    <w:basedOn w:val="Normal"/>
    <w:uiPriority w:val="99"/>
    <w:unhideWhenUsed/>
    <w:rsid w:val="00F44A99"/>
    <w:pPr>
      <w:spacing w:before="100" w:beforeAutospacing="1" w:after="100" w:afterAutospacing="1"/>
    </w:pPr>
    <w:rPr>
      <w:sz w:val="24"/>
      <w:szCs w:val="24"/>
    </w:rPr>
  </w:style>
  <w:style w:type="character" w:styleId="UnresolvedMention">
    <w:name w:val="Unresolved Mention"/>
    <w:basedOn w:val="DefaultParagraphFont"/>
    <w:uiPriority w:val="99"/>
    <w:unhideWhenUsed/>
    <w:rsid w:val="00C0513E"/>
    <w:rPr>
      <w:color w:val="605E5C"/>
      <w:shd w:val="clear" w:color="auto" w:fill="E1DFDD"/>
    </w:rPr>
  </w:style>
  <w:style w:type="character" w:styleId="Mention">
    <w:name w:val="Mention"/>
    <w:basedOn w:val="DefaultParagraphFont"/>
    <w:uiPriority w:val="99"/>
    <w:unhideWhenUsed/>
    <w:rsid w:val="00C0513E"/>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5888210">
      <w:marLeft w:val="0"/>
      <w:marRight w:val="0"/>
      <w:marTop w:val="0"/>
      <w:marBottom w:val="0"/>
      <w:divBdr>
        <w:top w:val="none" w:sz="0" w:space="0" w:color="auto"/>
        <w:left w:val="none" w:sz="0" w:space="0" w:color="auto"/>
        <w:bottom w:val="none" w:sz="0" w:space="0" w:color="auto"/>
        <w:right w:val="none" w:sz="0" w:space="0" w:color="auto"/>
      </w:divBdr>
    </w:div>
    <w:div w:id="315888211">
      <w:marLeft w:val="0"/>
      <w:marRight w:val="0"/>
      <w:marTop w:val="0"/>
      <w:marBottom w:val="0"/>
      <w:divBdr>
        <w:top w:val="none" w:sz="0" w:space="0" w:color="auto"/>
        <w:left w:val="none" w:sz="0" w:space="0" w:color="auto"/>
        <w:bottom w:val="none" w:sz="0" w:space="0" w:color="auto"/>
        <w:right w:val="none" w:sz="0" w:space="0" w:color="auto"/>
      </w:divBdr>
    </w:div>
    <w:div w:id="416025154">
      <w:bodyDiv w:val="1"/>
      <w:marLeft w:val="0"/>
      <w:marRight w:val="0"/>
      <w:marTop w:val="0"/>
      <w:marBottom w:val="0"/>
      <w:divBdr>
        <w:top w:val="none" w:sz="0" w:space="0" w:color="auto"/>
        <w:left w:val="none" w:sz="0" w:space="0" w:color="auto"/>
        <w:bottom w:val="none" w:sz="0" w:space="0" w:color="auto"/>
        <w:right w:val="none" w:sz="0" w:space="0" w:color="auto"/>
      </w:divBdr>
      <w:divsChild>
        <w:div w:id="1724912041">
          <w:marLeft w:val="0"/>
          <w:marRight w:val="0"/>
          <w:marTop w:val="0"/>
          <w:marBottom w:val="0"/>
          <w:divBdr>
            <w:top w:val="none" w:sz="0" w:space="0" w:color="auto"/>
            <w:left w:val="none" w:sz="0" w:space="0" w:color="auto"/>
            <w:bottom w:val="none" w:sz="0" w:space="0" w:color="auto"/>
            <w:right w:val="none" w:sz="0" w:space="0" w:color="auto"/>
          </w:divBdr>
          <w:divsChild>
            <w:div w:id="199557566">
              <w:marLeft w:val="0"/>
              <w:marRight w:val="0"/>
              <w:marTop w:val="0"/>
              <w:marBottom w:val="0"/>
              <w:divBdr>
                <w:top w:val="none" w:sz="0" w:space="0" w:color="auto"/>
                <w:left w:val="none" w:sz="0" w:space="0" w:color="auto"/>
                <w:bottom w:val="none" w:sz="0" w:space="0" w:color="auto"/>
                <w:right w:val="none" w:sz="0" w:space="0" w:color="auto"/>
              </w:divBdr>
              <w:divsChild>
                <w:div w:id="73624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819769">
      <w:bodyDiv w:val="1"/>
      <w:marLeft w:val="0"/>
      <w:marRight w:val="0"/>
      <w:marTop w:val="0"/>
      <w:marBottom w:val="0"/>
      <w:divBdr>
        <w:top w:val="none" w:sz="0" w:space="0" w:color="auto"/>
        <w:left w:val="none" w:sz="0" w:space="0" w:color="auto"/>
        <w:bottom w:val="none" w:sz="0" w:space="0" w:color="auto"/>
        <w:right w:val="none" w:sz="0" w:space="0" w:color="auto"/>
      </w:divBdr>
    </w:div>
    <w:div w:id="456222690">
      <w:bodyDiv w:val="1"/>
      <w:marLeft w:val="0"/>
      <w:marRight w:val="0"/>
      <w:marTop w:val="0"/>
      <w:marBottom w:val="0"/>
      <w:divBdr>
        <w:top w:val="none" w:sz="0" w:space="0" w:color="auto"/>
        <w:left w:val="none" w:sz="0" w:space="0" w:color="auto"/>
        <w:bottom w:val="none" w:sz="0" w:space="0" w:color="auto"/>
        <w:right w:val="none" w:sz="0" w:space="0" w:color="auto"/>
      </w:divBdr>
    </w:div>
    <w:div w:id="701059065">
      <w:bodyDiv w:val="1"/>
      <w:marLeft w:val="0"/>
      <w:marRight w:val="0"/>
      <w:marTop w:val="0"/>
      <w:marBottom w:val="0"/>
      <w:divBdr>
        <w:top w:val="none" w:sz="0" w:space="0" w:color="auto"/>
        <w:left w:val="none" w:sz="0" w:space="0" w:color="auto"/>
        <w:bottom w:val="none" w:sz="0" w:space="0" w:color="auto"/>
        <w:right w:val="none" w:sz="0" w:space="0" w:color="auto"/>
      </w:divBdr>
      <w:divsChild>
        <w:div w:id="1011296523">
          <w:marLeft w:val="0"/>
          <w:marRight w:val="0"/>
          <w:marTop w:val="0"/>
          <w:marBottom w:val="0"/>
          <w:divBdr>
            <w:top w:val="none" w:sz="0" w:space="0" w:color="auto"/>
            <w:left w:val="none" w:sz="0" w:space="0" w:color="auto"/>
            <w:bottom w:val="none" w:sz="0" w:space="0" w:color="auto"/>
            <w:right w:val="none" w:sz="0" w:space="0" w:color="auto"/>
          </w:divBdr>
          <w:divsChild>
            <w:div w:id="288126098">
              <w:marLeft w:val="0"/>
              <w:marRight w:val="0"/>
              <w:marTop w:val="0"/>
              <w:marBottom w:val="0"/>
              <w:divBdr>
                <w:top w:val="none" w:sz="0" w:space="0" w:color="auto"/>
                <w:left w:val="none" w:sz="0" w:space="0" w:color="auto"/>
                <w:bottom w:val="none" w:sz="0" w:space="0" w:color="auto"/>
                <w:right w:val="none" w:sz="0" w:space="0" w:color="auto"/>
              </w:divBdr>
              <w:divsChild>
                <w:div w:id="56684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300450">
      <w:bodyDiv w:val="1"/>
      <w:marLeft w:val="0"/>
      <w:marRight w:val="0"/>
      <w:marTop w:val="0"/>
      <w:marBottom w:val="0"/>
      <w:divBdr>
        <w:top w:val="none" w:sz="0" w:space="0" w:color="auto"/>
        <w:left w:val="none" w:sz="0" w:space="0" w:color="auto"/>
        <w:bottom w:val="none" w:sz="0" w:space="0" w:color="auto"/>
        <w:right w:val="none" w:sz="0" w:space="0" w:color="auto"/>
      </w:divBdr>
    </w:div>
    <w:div w:id="1076853315">
      <w:bodyDiv w:val="1"/>
      <w:marLeft w:val="0"/>
      <w:marRight w:val="0"/>
      <w:marTop w:val="0"/>
      <w:marBottom w:val="0"/>
      <w:divBdr>
        <w:top w:val="none" w:sz="0" w:space="0" w:color="auto"/>
        <w:left w:val="none" w:sz="0" w:space="0" w:color="auto"/>
        <w:bottom w:val="none" w:sz="0" w:space="0" w:color="auto"/>
        <w:right w:val="none" w:sz="0" w:space="0" w:color="auto"/>
      </w:divBdr>
    </w:div>
    <w:div w:id="1102186210">
      <w:bodyDiv w:val="1"/>
      <w:marLeft w:val="0"/>
      <w:marRight w:val="0"/>
      <w:marTop w:val="0"/>
      <w:marBottom w:val="0"/>
      <w:divBdr>
        <w:top w:val="none" w:sz="0" w:space="0" w:color="auto"/>
        <w:left w:val="none" w:sz="0" w:space="0" w:color="auto"/>
        <w:bottom w:val="none" w:sz="0" w:space="0" w:color="auto"/>
        <w:right w:val="none" w:sz="0" w:space="0" w:color="auto"/>
      </w:divBdr>
    </w:div>
    <w:div w:id="1369910393">
      <w:bodyDiv w:val="1"/>
      <w:marLeft w:val="0"/>
      <w:marRight w:val="0"/>
      <w:marTop w:val="0"/>
      <w:marBottom w:val="0"/>
      <w:divBdr>
        <w:top w:val="none" w:sz="0" w:space="0" w:color="auto"/>
        <w:left w:val="none" w:sz="0" w:space="0" w:color="auto"/>
        <w:bottom w:val="none" w:sz="0" w:space="0" w:color="auto"/>
        <w:right w:val="none" w:sz="0" w:space="0" w:color="auto"/>
      </w:divBdr>
    </w:div>
    <w:div w:id="1590385969">
      <w:bodyDiv w:val="1"/>
      <w:marLeft w:val="0"/>
      <w:marRight w:val="0"/>
      <w:marTop w:val="0"/>
      <w:marBottom w:val="0"/>
      <w:divBdr>
        <w:top w:val="none" w:sz="0" w:space="0" w:color="auto"/>
        <w:left w:val="none" w:sz="0" w:space="0" w:color="auto"/>
        <w:bottom w:val="none" w:sz="0" w:space="0" w:color="auto"/>
        <w:right w:val="none" w:sz="0" w:space="0" w:color="auto"/>
      </w:divBdr>
    </w:div>
    <w:div w:id="2021079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header" Target="header9.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4.xm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oawc xmlns="785685f2-c2e1-4352-89aa-3faca8eaba52" xsi:nil="true"/>
    <sipv xmlns="785685f2-c2e1-4352-89aa-3faca8eaba52" xsi:nil="true"/>
    <_x0074_mv6 xmlns="785685f2-c2e1-4352-89aa-3faca8eaba52">
      <UserInfo>
        <DisplayName/>
        <AccountId xsi:nil="true"/>
        <AccountType/>
      </UserInfo>
    </_x0074_mv6>
    <b26d xmlns="785685f2-c2e1-4352-89aa-3faca8eaba52" xsi:nil="true"/>
    <DateCCOReviewed xmlns="785685f2-c2e1-4352-89aa-3faca8eaba52" xsi:nil="true"/>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83826A-3E5C-488A-A720-2EDD059AB855}">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2.xml><?xml version="1.0" encoding="utf-8"?>
<ds:datastoreItem xmlns:ds="http://schemas.openxmlformats.org/officeDocument/2006/customXml" ds:itemID="{BAA85141-4A96-4812-84E2-8F197402618C}">
  <ds:schemaRefs>
    <ds:schemaRef ds:uri="http://schemas.microsoft.com/sharepoint/v3/contenttype/forms"/>
  </ds:schemaRefs>
</ds:datastoreItem>
</file>

<file path=customXml/itemProps3.xml><?xml version="1.0" encoding="utf-8"?>
<ds:datastoreItem xmlns:ds="http://schemas.openxmlformats.org/officeDocument/2006/customXml" ds:itemID="{996927F5-6A17-4F9F-A052-37611069D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0C36359-95B4-4F11-AAC1-CCDD4E272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29</Pages>
  <Words>12596</Words>
  <Characters>71802</Characters>
  <Application>Microsoft Office Word</Application>
  <DocSecurity>0</DocSecurity>
  <Lines>598</Lines>
  <Paragraphs>168</Paragraphs>
  <ScaleCrop>false</ScaleCrop>
  <Company>California Energy Commission</Company>
  <LinksUpToDate>false</LinksUpToDate>
  <CharactersWithSpaces>84230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Shewmaker, Michael@Energy</dc:creator>
  <cp:lastModifiedBy>Shewmaker, Michael@Energy</cp:lastModifiedBy>
  <cp:revision>81</cp:revision>
  <cp:lastPrinted>2021-11-20T15:58:00Z</cp:lastPrinted>
  <dcterms:created xsi:type="dcterms:W3CDTF">2022-02-03T03:16:00Z</dcterms:created>
  <dcterms:modified xsi:type="dcterms:W3CDTF">2022-12-13T18:44:00Z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ies>
</file>