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1A676" w14:textId="78D327D9" w:rsidR="002C1D48" w:rsidRPr="00764083" w:rsidRDefault="002C1D48" w:rsidP="002C1D48">
      <w:pPr>
        <w:spacing w:after="0"/>
        <w:jc w:val="center"/>
        <w:rPr>
          <w:b/>
          <w:bCs/>
        </w:rPr>
      </w:pPr>
      <w:r w:rsidRPr="00764083">
        <w:rPr>
          <w:b/>
          <w:bCs/>
        </w:rPr>
        <w:t>RB V2022.</w:t>
      </w:r>
      <w:r w:rsidR="00D640EF" w:rsidRPr="00764083">
        <w:rPr>
          <w:b/>
          <w:bCs/>
        </w:rPr>
        <w:t>1</w:t>
      </w:r>
      <w:r w:rsidRPr="00764083">
        <w:rPr>
          <w:b/>
          <w:bCs/>
        </w:rPr>
        <w:t>.000 – Change Notes</w:t>
      </w:r>
    </w:p>
    <w:p w14:paraId="06C5E38E" w14:textId="0214A566" w:rsidR="002C1D48" w:rsidRPr="00764083" w:rsidRDefault="006A474C" w:rsidP="00FC12DB">
      <w:pPr>
        <w:spacing w:after="0"/>
        <w:jc w:val="center"/>
        <w:rPr>
          <w:bCs/>
          <w:u w:val="single"/>
        </w:rPr>
      </w:pPr>
      <w:r w:rsidRPr="00764083">
        <w:rPr>
          <w:b/>
          <w:bCs/>
        </w:rPr>
        <w:t>High</w:t>
      </w:r>
      <w:r w:rsidR="00FC12DB" w:rsidRPr="00764083">
        <w:rPr>
          <w:b/>
          <w:bCs/>
        </w:rPr>
        <w:t>-</w:t>
      </w:r>
      <w:r w:rsidR="00561931" w:rsidRPr="00764083">
        <w:rPr>
          <w:b/>
          <w:bCs/>
        </w:rPr>
        <w:t>R</w:t>
      </w:r>
      <w:r w:rsidR="00FC12DB" w:rsidRPr="00764083">
        <w:rPr>
          <w:b/>
          <w:bCs/>
        </w:rPr>
        <w:t xml:space="preserve">ise </w:t>
      </w:r>
      <w:r w:rsidR="000C08D1" w:rsidRPr="00764083">
        <w:rPr>
          <w:b/>
          <w:bCs/>
        </w:rPr>
        <w:t>Non-Residential</w:t>
      </w:r>
    </w:p>
    <w:p w14:paraId="46BF9715" w14:textId="77777777" w:rsidR="002C1D48" w:rsidRPr="00764083" w:rsidRDefault="002C1D48" w:rsidP="004A5F95">
      <w:pPr>
        <w:spacing w:after="0"/>
        <w:rPr>
          <w:bCs/>
          <w:u w:val="single"/>
        </w:rPr>
      </w:pPr>
    </w:p>
    <w:p w14:paraId="216CB302" w14:textId="30EF6CEE" w:rsidR="5F53F4CD" w:rsidRPr="00764083" w:rsidRDefault="5F53F4CD" w:rsidP="292348D0">
      <w:pPr>
        <w:spacing w:after="0"/>
        <w:rPr>
          <w:b/>
          <w:bCs/>
        </w:rPr>
      </w:pPr>
    </w:p>
    <w:p w14:paraId="5367C11C" w14:textId="229DEDD9" w:rsidR="568B27ED" w:rsidRDefault="568B27ED" w:rsidP="2ACCAC56">
      <w:pPr>
        <w:spacing w:after="0"/>
        <w:rPr>
          <w:ins w:id="0" w:author="Shewmaker, Michael@Energy" w:date="2022-11-03T21:16:00Z"/>
          <w:u w:val="single"/>
        </w:rPr>
      </w:pPr>
      <w:ins w:id="1" w:author="Shewmaker, Michael@Energy" w:date="2022-11-03T21:16:00Z">
        <w:r w:rsidRPr="2ACCAC56">
          <w:rPr>
            <w:u w:val="single"/>
          </w:rPr>
          <w:t>NRCV-MCH-24b</w:t>
        </w:r>
      </w:ins>
    </w:p>
    <w:p w14:paraId="2A417937" w14:textId="19AA2F40" w:rsidR="568B27ED" w:rsidRDefault="568B27ED" w:rsidP="0092471A">
      <w:pPr>
        <w:pStyle w:val="ListParagraph"/>
        <w:numPr>
          <w:ilvl w:val="0"/>
          <w:numId w:val="1"/>
        </w:numPr>
        <w:spacing w:after="0"/>
        <w:rPr>
          <w:ins w:id="2" w:author="Shewmaker, Michael@Energy" w:date="2022-11-03T21:16:00Z"/>
          <w:u w:val="single"/>
        </w:rPr>
      </w:pPr>
      <w:ins w:id="3" w:author="Shewmaker, Michael@Energy" w:date="2022-11-03T21:16:00Z">
        <w:r w:rsidRPr="2ACCAC56">
          <w:rPr>
            <w:u w:val="single"/>
          </w:rPr>
          <w:t>C06 – revised pseudo code</w:t>
        </w:r>
      </w:ins>
    </w:p>
    <w:p w14:paraId="4F82C537" w14:textId="1F4EC473" w:rsidR="568B27ED" w:rsidRDefault="568B27ED" w:rsidP="0092471A">
      <w:pPr>
        <w:pStyle w:val="ListParagraph"/>
        <w:numPr>
          <w:ilvl w:val="1"/>
          <w:numId w:val="1"/>
        </w:numPr>
        <w:spacing w:after="0"/>
        <w:rPr>
          <w:ins w:id="4" w:author="Shewmaker, Michael@Energy" w:date="2022-11-03T21:16:00Z"/>
          <w:u w:val="single"/>
        </w:rPr>
      </w:pPr>
      <w:ins w:id="5" w:author="Shewmaker, Michael@Energy" w:date="2022-11-03T21:16:00Z">
        <w:r w:rsidRPr="2C6B0D68">
          <w:rPr>
            <w:u w:val="single"/>
          </w:rPr>
          <w:t>Add range check, value must be &lt;= A11 to proceed</w:t>
        </w:r>
      </w:ins>
    </w:p>
    <w:p w14:paraId="0EAD2339" w14:textId="4405A552" w:rsidR="2ACCAC56" w:rsidRDefault="2ACCAC56" w:rsidP="2ACCAC56">
      <w:pPr>
        <w:spacing w:after="0"/>
        <w:rPr>
          <w:ins w:id="6" w:author="Shewmaker, Michael@Energy" w:date="2022-11-03T21:16:00Z"/>
          <w:u w:val="single"/>
        </w:rPr>
      </w:pPr>
    </w:p>
    <w:p w14:paraId="40EDA259" w14:textId="18A3F85D" w:rsidR="578CA1B7" w:rsidRPr="0092471A" w:rsidRDefault="578CA1B7" w:rsidP="2EB8B82F">
      <w:pPr>
        <w:spacing w:after="0"/>
        <w:rPr>
          <w:u w:val="single"/>
        </w:rPr>
      </w:pPr>
      <w:r w:rsidRPr="0092471A">
        <w:rPr>
          <w:u w:val="single"/>
        </w:rPr>
        <w:t>NRCV-MCH-27b</w:t>
      </w:r>
    </w:p>
    <w:p w14:paraId="5E27032F" w14:textId="795DB1DE" w:rsidR="578CA1B7" w:rsidRPr="0092471A" w:rsidRDefault="00DF1239" w:rsidP="2EB8B82F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>A</w:t>
      </w:r>
      <w:ins w:id="7" w:author="Alhabibi, Haider@Energy" w:date="2022-11-03T13:40:00Z">
        <w:r w:rsidR="00670D37">
          <w:rPr>
            <w:rFonts w:eastAsiaTheme="minorEastAsia"/>
          </w:rPr>
          <w:t>08</w:t>
        </w:r>
      </w:ins>
      <w:r w:rsidR="00D63E39" w:rsidRPr="0092471A">
        <w:rPr>
          <w:rFonts w:eastAsiaTheme="minorEastAsia"/>
        </w:rPr>
        <w:t xml:space="preserve"> – revised pseudo code </w:t>
      </w:r>
    </w:p>
    <w:p w14:paraId="55D5398E" w14:textId="46BABB92" w:rsidR="578CA1B7" w:rsidRPr="0092471A" w:rsidRDefault="0043786D" w:rsidP="2EB8B82F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>Remove the reference to NRCV-MCH-27c</w:t>
      </w:r>
    </w:p>
    <w:p w14:paraId="69CCDE0E" w14:textId="2EE56B99" w:rsidR="578CA1B7" w:rsidRPr="00764083" w:rsidRDefault="578CA1B7" w:rsidP="2EB8B82F">
      <w:pPr>
        <w:spacing w:after="0"/>
        <w:ind w:left="720"/>
        <w:rPr>
          <w:rFonts w:eastAsiaTheme="minorEastAsia"/>
        </w:rPr>
      </w:pPr>
    </w:p>
    <w:p w14:paraId="2E11D9EC" w14:textId="0FF8A22A" w:rsidR="578CA1B7" w:rsidRPr="00764083" w:rsidRDefault="578CA1B7" w:rsidP="578CA1B7">
      <w:pPr>
        <w:spacing w:after="0"/>
        <w:rPr>
          <w:u w:val="single"/>
        </w:rPr>
      </w:pPr>
      <w:r w:rsidRPr="00764083">
        <w:rPr>
          <w:u w:val="single"/>
        </w:rPr>
        <w:t>NRCV-MCH-27c</w:t>
      </w:r>
    </w:p>
    <w:p w14:paraId="2807C01F" w14:textId="2F980274" w:rsidR="578CA1B7" w:rsidRPr="00764083" w:rsidRDefault="578CA1B7" w:rsidP="578CA1B7">
      <w:pPr>
        <w:pStyle w:val="ListParagraph"/>
        <w:numPr>
          <w:ilvl w:val="0"/>
          <w:numId w:val="2"/>
        </w:numPr>
        <w:spacing w:after="0"/>
        <w:rPr>
          <w:rFonts w:eastAsiaTheme="minorEastAsia"/>
          <w:color w:val="000000" w:themeColor="text1"/>
        </w:rPr>
      </w:pPr>
      <w:r w:rsidRPr="00764083">
        <w:rPr>
          <w:rFonts w:ascii="Calibri" w:eastAsia="Calibri" w:hAnsi="Calibri" w:cs="Calibri"/>
          <w:color w:val="000000" w:themeColor="text1"/>
        </w:rPr>
        <w:t xml:space="preserve">Removed this variant from the compliance </w:t>
      </w:r>
      <w:proofErr w:type="gramStart"/>
      <w:r w:rsidRPr="00764083">
        <w:rPr>
          <w:rFonts w:ascii="Calibri" w:eastAsia="Calibri" w:hAnsi="Calibri" w:cs="Calibri"/>
          <w:color w:val="000000" w:themeColor="text1"/>
        </w:rPr>
        <w:t>documents</w:t>
      </w:r>
      <w:r w:rsidR="548C5FA4" w:rsidRPr="00764083">
        <w:rPr>
          <w:rFonts w:ascii="Calibri" w:eastAsia="Calibri" w:hAnsi="Calibri" w:cs="Calibri"/>
          <w:color w:val="000000" w:themeColor="text1"/>
        </w:rPr>
        <w:t xml:space="preserve"> </w:t>
      </w:r>
      <w:r w:rsidR="004B7EA4" w:rsidRPr="00764083">
        <w:rPr>
          <w:rFonts w:ascii="Calibri" w:eastAsia="Calibri" w:hAnsi="Calibri" w:cs="Calibri"/>
          <w:color w:val="000000" w:themeColor="text1"/>
        </w:rPr>
        <w:t xml:space="preserve"> </w:t>
      </w:r>
      <w:r w:rsidR="004B7EA4" w:rsidRPr="00764083">
        <w:rPr>
          <w:rFonts w:ascii="Wingdings" w:eastAsia="Wingdings" w:hAnsi="Wingdings" w:cs="Wingdings"/>
          <w:color w:val="FF0000"/>
        </w:rPr>
        <w:t>à</w:t>
      </w:r>
      <w:proofErr w:type="gramEnd"/>
      <w:r w:rsidR="004B7EA4" w:rsidRPr="00764083">
        <w:rPr>
          <w:rFonts w:ascii="Calibri" w:eastAsia="Calibri" w:hAnsi="Calibri" w:cs="Calibri"/>
          <w:color w:val="FF0000"/>
        </w:rPr>
        <w:t xml:space="preserve"> no action needed</w:t>
      </w:r>
    </w:p>
    <w:p w14:paraId="73BEE567" w14:textId="39849453" w:rsidR="578CA1B7" w:rsidRPr="00764083" w:rsidRDefault="578CA1B7" w:rsidP="578CA1B7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5FB7E496" w14:textId="77777777" w:rsidR="00932DCD" w:rsidRPr="00764083" w:rsidRDefault="00932DCD" w:rsidP="00932DCD">
      <w:pPr>
        <w:spacing w:after="0"/>
        <w:rPr>
          <w:u w:val="single"/>
        </w:rPr>
      </w:pPr>
      <w:r w:rsidRPr="00764083">
        <w:rPr>
          <w:u w:val="single"/>
        </w:rPr>
        <w:t>NRCV-PLB-21</w:t>
      </w:r>
    </w:p>
    <w:p w14:paraId="61FAB360" w14:textId="5C6BD806" w:rsidR="00DF1239" w:rsidRPr="0092471A" w:rsidRDefault="009272C0" w:rsidP="00932DCD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bookmarkStart w:id="8" w:name="_Hlk111040906"/>
      <w:r w:rsidRPr="0092471A">
        <w:rPr>
          <w:rFonts w:eastAsiaTheme="minorEastAsia"/>
        </w:rPr>
        <w:t>Section</w:t>
      </w:r>
      <w:r w:rsidR="00850AC4" w:rsidRPr="0092471A">
        <w:rPr>
          <w:rFonts w:eastAsiaTheme="minorEastAsia"/>
        </w:rPr>
        <w:t xml:space="preserve"> </w:t>
      </w:r>
      <w:r w:rsidR="00430445" w:rsidRPr="0092471A">
        <w:rPr>
          <w:rFonts w:eastAsiaTheme="minorEastAsia"/>
        </w:rPr>
        <w:t>B</w:t>
      </w:r>
      <w:r w:rsidR="00D42C49" w:rsidRPr="0092471A">
        <w:rPr>
          <w:rFonts w:eastAsiaTheme="minorEastAsia"/>
        </w:rPr>
        <w:t>1</w:t>
      </w:r>
      <w:r w:rsidR="00430445" w:rsidRPr="0092471A">
        <w:rPr>
          <w:rFonts w:eastAsiaTheme="minorEastAsia"/>
        </w:rPr>
        <w:t xml:space="preserve"> – </w:t>
      </w:r>
      <w:r w:rsidR="00D63E39" w:rsidRPr="0092471A">
        <w:rPr>
          <w:rFonts w:eastAsiaTheme="minorEastAsia"/>
        </w:rPr>
        <w:t>revised</w:t>
      </w:r>
      <w:r w:rsidR="00430445" w:rsidRPr="0092471A">
        <w:rPr>
          <w:rFonts w:eastAsiaTheme="minorEastAsia"/>
        </w:rPr>
        <w:t xml:space="preserve"> </w:t>
      </w:r>
      <w:r w:rsidR="00D63E39" w:rsidRPr="0092471A">
        <w:rPr>
          <w:rFonts w:eastAsiaTheme="minorEastAsia"/>
        </w:rPr>
        <w:t xml:space="preserve">pseudo code </w:t>
      </w:r>
      <w:r w:rsidR="009C3240" w:rsidRPr="0092471A">
        <w:rPr>
          <w:rFonts w:eastAsiaTheme="minorEastAsia"/>
        </w:rPr>
        <w:t>for all fields</w:t>
      </w:r>
    </w:p>
    <w:bookmarkEnd w:id="8"/>
    <w:p w14:paraId="64C914AB" w14:textId="167688D4" w:rsidR="007074FB" w:rsidRPr="0092471A" w:rsidRDefault="009272C0" w:rsidP="007074FB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>Section</w:t>
      </w:r>
      <w:r w:rsidR="007074FB" w:rsidRPr="0092471A">
        <w:rPr>
          <w:rFonts w:eastAsiaTheme="minorEastAsia"/>
        </w:rPr>
        <w:t xml:space="preserve"> B2 – revised pseudo code for all fields</w:t>
      </w:r>
    </w:p>
    <w:p w14:paraId="71DFB083" w14:textId="559E3650" w:rsidR="0071244C" w:rsidRPr="0092471A" w:rsidRDefault="0071244C" w:rsidP="0071244C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bookmarkStart w:id="9" w:name="_Hlk114754696"/>
      <w:r w:rsidRPr="0092471A">
        <w:rPr>
          <w:rFonts w:eastAsiaTheme="minorEastAsia"/>
        </w:rPr>
        <w:t xml:space="preserve">C2.02 – revised pseudo code </w:t>
      </w:r>
    </w:p>
    <w:p w14:paraId="2D839431" w14:textId="77777777" w:rsidR="0071244C" w:rsidRPr="0092471A" w:rsidRDefault="0071244C" w:rsidP="0071244C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>Remove Sanden value</w:t>
      </w:r>
    </w:p>
    <w:bookmarkEnd w:id="9"/>
    <w:p w14:paraId="78E41CA8" w14:textId="26C495DB" w:rsidR="00C97856" w:rsidRPr="0092471A" w:rsidRDefault="00C97856" w:rsidP="00C97856">
      <w:pPr>
        <w:pStyle w:val="ListParagraph"/>
        <w:numPr>
          <w:ilvl w:val="0"/>
          <w:numId w:val="30"/>
        </w:numPr>
        <w:rPr>
          <w:rFonts w:eastAsiaTheme="minorEastAsia"/>
        </w:rPr>
      </w:pPr>
      <w:r w:rsidRPr="0092471A">
        <w:rPr>
          <w:rFonts w:eastAsiaTheme="minorEastAsia"/>
        </w:rPr>
        <w:t xml:space="preserve">C2.03 – revised pseudo code </w:t>
      </w:r>
    </w:p>
    <w:p w14:paraId="622C3F4E" w14:textId="27D5735F" w:rsidR="00C97856" w:rsidRPr="0092471A" w:rsidRDefault="00C97856" w:rsidP="00C97856">
      <w:pPr>
        <w:pStyle w:val="ListParagraph"/>
        <w:numPr>
          <w:ilvl w:val="1"/>
          <w:numId w:val="30"/>
        </w:numPr>
        <w:rPr>
          <w:rFonts w:eastAsiaTheme="minorEastAsia"/>
        </w:rPr>
      </w:pPr>
      <w:r w:rsidRPr="0092471A">
        <w:rPr>
          <w:rFonts w:eastAsiaTheme="minorEastAsia"/>
        </w:rPr>
        <w:t xml:space="preserve">Remove </w:t>
      </w:r>
      <w:r w:rsidR="00422F24" w:rsidRPr="0092471A">
        <w:rPr>
          <w:rFonts w:eastAsiaTheme="minorEastAsia"/>
        </w:rPr>
        <w:t xml:space="preserve">reference from </w:t>
      </w:r>
      <w:r w:rsidRPr="0092471A">
        <w:rPr>
          <w:rFonts w:eastAsiaTheme="minorEastAsia"/>
        </w:rPr>
        <w:t>NRCC</w:t>
      </w:r>
    </w:p>
    <w:p w14:paraId="6EA8FE03" w14:textId="724D372F" w:rsidR="003A679B" w:rsidRPr="0092471A" w:rsidRDefault="003A679B" w:rsidP="003A679B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 xml:space="preserve">Section </w:t>
      </w:r>
      <w:r w:rsidR="00383C49" w:rsidRPr="0092471A">
        <w:rPr>
          <w:rFonts w:eastAsiaTheme="minorEastAsia"/>
        </w:rPr>
        <w:t>D</w:t>
      </w:r>
      <w:r w:rsidRPr="0092471A">
        <w:rPr>
          <w:rFonts w:eastAsiaTheme="minorEastAsia"/>
        </w:rPr>
        <w:t xml:space="preserve"> – revised pseudo code for all fields</w:t>
      </w:r>
    </w:p>
    <w:p w14:paraId="06ECC8F0" w14:textId="5B404FC9" w:rsidR="00383C49" w:rsidRPr="00764083" w:rsidRDefault="00383C49" w:rsidP="00383C49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764083">
        <w:rPr>
          <w:rFonts w:eastAsiaTheme="minorEastAsia"/>
        </w:rPr>
        <w:t>Section E – revised pseudo code for all fields</w:t>
      </w:r>
      <w:r w:rsidR="00615DDC" w:rsidRPr="00764083">
        <w:rPr>
          <w:rFonts w:eastAsiaTheme="minorEastAsia"/>
        </w:rPr>
        <w:t xml:space="preserve"> </w:t>
      </w:r>
      <w:r w:rsidR="00615DDC" w:rsidRPr="00764083">
        <w:rPr>
          <w:rFonts w:ascii="Wingdings" w:eastAsiaTheme="minorEastAsia" w:hAnsi="Wingdings" w:cs="Wingdings"/>
          <w:color w:val="FF0000"/>
        </w:rPr>
        <w:t>à</w:t>
      </w:r>
      <w:r w:rsidR="00615DDC" w:rsidRPr="00764083">
        <w:rPr>
          <w:rFonts w:eastAsiaTheme="minorEastAsia"/>
          <w:color w:val="FF0000"/>
        </w:rPr>
        <w:t xml:space="preserve"> </w:t>
      </w:r>
      <w:r w:rsidR="009151F8" w:rsidRPr="00764083">
        <w:rPr>
          <w:rFonts w:eastAsiaTheme="minorEastAsia"/>
          <w:color w:val="FF0000"/>
        </w:rPr>
        <w:t>doc. layout</w:t>
      </w:r>
      <w:r w:rsidR="00615DDC" w:rsidRPr="00764083">
        <w:rPr>
          <w:rFonts w:eastAsiaTheme="minorEastAsia"/>
          <w:color w:val="FF0000"/>
        </w:rPr>
        <w:t xml:space="preserve"> change only</w:t>
      </w:r>
    </w:p>
    <w:p w14:paraId="3F7E4FA0" w14:textId="45889C1A" w:rsidR="00932DCD" w:rsidRPr="00764083" w:rsidRDefault="00932DCD" w:rsidP="00932DCD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764083">
        <w:rPr>
          <w:rFonts w:ascii="Calibri" w:eastAsia="Calibri" w:hAnsi="Calibri" w:cs="Calibri"/>
          <w:color w:val="000000" w:themeColor="text1"/>
        </w:rPr>
        <w:t xml:space="preserve">Changed </w:t>
      </w:r>
      <w:r w:rsidRPr="00764083">
        <w:t xml:space="preserve">the reference to </w:t>
      </w:r>
      <w:r w:rsidRPr="00764083">
        <w:rPr>
          <w:b/>
          <w:bCs/>
        </w:rPr>
        <w:t>D0</w:t>
      </w:r>
      <w:r w:rsidR="00510A4A" w:rsidRPr="00764083">
        <w:rPr>
          <w:b/>
          <w:bCs/>
        </w:rPr>
        <w:t>1, D02</w:t>
      </w:r>
      <w:r w:rsidR="00DF2F95" w:rsidRPr="00764083">
        <w:rPr>
          <w:b/>
          <w:bCs/>
        </w:rPr>
        <w:t>, D03</w:t>
      </w:r>
      <w:r w:rsidRPr="00764083">
        <w:t xml:space="preserve"> </w:t>
      </w:r>
      <w:r w:rsidR="00804186" w:rsidRPr="00764083">
        <w:rPr>
          <w:rFonts w:ascii="Calibri" w:eastAsia="Calibri" w:hAnsi="Calibri" w:cs="Calibri"/>
          <w:color w:val="000000" w:themeColor="text1"/>
        </w:rPr>
        <w:t>in</w:t>
      </w:r>
      <w:r w:rsidRPr="00764083">
        <w:rPr>
          <w:rFonts w:ascii="Calibri" w:eastAsia="Calibri" w:hAnsi="Calibri" w:cs="Calibri"/>
          <w:color w:val="000000" w:themeColor="text1"/>
        </w:rPr>
        <w:t xml:space="preserve"> the doc layout only</w:t>
      </w:r>
    </w:p>
    <w:p w14:paraId="1805A93D" w14:textId="17CC7949" w:rsidR="00932DCD" w:rsidRPr="00764083" w:rsidRDefault="00932DCD" w:rsidP="00932DCD">
      <w:pPr>
        <w:spacing w:after="0"/>
      </w:pPr>
    </w:p>
    <w:p w14:paraId="4995AF33" w14:textId="78D0A1C0" w:rsidR="25D7DF59" w:rsidRPr="00764083" w:rsidRDefault="25D7DF59" w:rsidP="25D7DF59">
      <w:pPr>
        <w:spacing w:after="0"/>
      </w:pPr>
      <w:r w:rsidRPr="00764083">
        <w:rPr>
          <w:u w:val="single"/>
        </w:rPr>
        <w:t>NRCV-PLB-22</w:t>
      </w:r>
    </w:p>
    <w:p w14:paraId="65135CCD" w14:textId="4716F5D6" w:rsidR="25D7DF59" w:rsidRPr="00764083" w:rsidRDefault="25D7DF59" w:rsidP="25D7DF59">
      <w:pPr>
        <w:pStyle w:val="ListParagraph"/>
        <w:numPr>
          <w:ilvl w:val="0"/>
          <w:numId w:val="29"/>
        </w:numPr>
        <w:spacing w:after="0"/>
        <w:rPr>
          <w:rFonts w:eastAsiaTheme="minorEastAsia"/>
        </w:rPr>
      </w:pPr>
      <w:r w:rsidRPr="00764083">
        <w:rPr>
          <w:b/>
          <w:bCs/>
        </w:rPr>
        <w:t>A2.09 - “Drain Water Recovery”</w:t>
      </w:r>
      <w:r w:rsidRPr="00764083">
        <w:t xml:space="preserve"> added to Top section </w:t>
      </w:r>
      <w:r w:rsidR="00390EC2" w:rsidRPr="00764083">
        <w:t>(</w:t>
      </w:r>
      <w:r w:rsidRPr="00764083">
        <w:t>in Doc layout only to match with bottom section</w:t>
      </w:r>
      <w:r w:rsidR="00390EC2" w:rsidRPr="00764083">
        <w:t>)</w:t>
      </w:r>
      <w:r w:rsidR="006C62B6" w:rsidRPr="00764083">
        <w:t xml:space="preserve"> </w:t>
      </w:r>
      <w:r w:rsidR="006C62B6" w:rsidRPr="00764083">
        <w:rPr>
          <w:rFonts w:ascii="Wingdings" w:eastAsia="Wingdings" w:hAnsi="Wingdings" w:cs="Wingdings"/>
          <w:color w:val="FF0000"/>
        </w:rPr>
        <w:t>à</w:t>
      </w:r>
      <w:r w:rsidR="006C62B6" w:rsidRPr="00764083">
        <w:rPr>
          <w:color w:val="FF0000"/>
        </w:rPr>
        <w:t xml:space="preserve"> </w:t>
      </w:r>
      <w:r w:rsidR="009C13D1" w:rsidRPr="00764083">
        <w:rPr>
          <w:color w:val="FF0000"/>
        </w:rPr>
        <w:t>doc. layout</w:t>
      </w:r>
      <w:r w:rsidR="006C62B6" w:rsidRPr="00764083">
        <w:rPr>
          <w:color w:val="FF0000"/>
        </w:rPr>
        <w:t xml:space="preserve"> change only</w:t>
      </w:r>
    </w:p>
    <w:p w14:paraId="79D1A072" w14:textId="20CB1CC3" w:rsidR="25D7DF59" w:rsidRPr="00764083" w:rsidRDefault="25D7DF59" w:rsidP="25D7DF59">
      <w:pPr>
        <w:pStyle w:val="ListParagraph"/>
        <w:numPr>
          <w:ilvl w:val="0"/>
          <w:numId w:val="29"/>
        </w:numPr>
        <w:spacing w:after="0"/>
        <w:rPr>
          <w:color w:val="FF0000"/>
        </w:rPr>
      </w:pPr>
      <w:r w:rsidRPr="00764083">
        <w:t xml:space="preserve">Section B – corrected the fields numbers </w:t>
      </w:r>
      <w:r w:rsidR="00737288" w:rsidRPr="00764083">
        <w:t>(</w:t>
      </w:r>
      <w:r w:rsidR="00737288" w:rsidRPr="00764083">
        <w:rPr>
          <w:rFonts w:ascii="Calibri" w:eastAsia="Calibri" w:hAnsi="Calibri" w:cs="Calibri"/>
          <w:color w:val="000000" w:themeColor="text1"/>
        </w:rPr>
        <w:t>in the doc layout only)</w:t>
      </w:r>
      <w:r w:rsidR="00ED0760" w:rsidRPr="00764083">
        <w:rPr>
          <w:rFonts w:ascii="Calibri" w:eastAsia="Calibri" w:hAnsi="Calibri" w:cs="Calibri"/>
          <w:color w:val="000000" w:themeColor="text1"/>
        </w:rPr>
        <w:t xml:space="preserve"> </w:t>
      </w:r>
      <w:r w:rsidR="00ED0760" w:rsidRPr="00764083">
        <w:rPr>
          <w:rFonts w:ascii="Wingdings" w:eastAsia="Wingdings" w:hAnsi="Wingdings" w:cs="Wingdings"/>
          <w:color w:val="FF0000"/>
        </w:rPr>
        <w:t>à</w:t>
      </w:r>
      <w:r w:rsidR="00ED0760" w:rsidRPr="00764083">
        <w:rPr>
          <w:rFonts w:ascii="Calibri" w:eastAsia="Calibri" w:hAnsi="Calibri" w:cs="Calibri"/>
          <w:color w:val="FF0000"/>
        </w:rPr>
        <w:t xml:space="preserve"> </w:t>
      </w:r>
      <w:r w:rsidR="009C13D1" w:rsidRPr="00764083">
        <w:rPr>
          <w:rFonts w:ascii="Calibri" w:eastAsia="Calibri" w:hAnsi="Calibri" w:cs="Calibri"/>
          <w:color w:val="FF0000"/>
        </w:rPr>
        <w:t>doc. layout</w:t>
      </w:r>
      <w:r w:rsidR="00ED0760" w:rsidRPr="00764083">
        <w:rPr>
          <w:rFonts w:ascii="Calibri" w:eastAsia="Calibri" w:hAnsi="Calibri" w:cs="Calibri"/>
          <w:color w:val="FF0000"/>
        </w:rPr>
        <w:t xml:space="preserve"> change only</w:t>
      </w:r>
    </w:p>
    <w:p w14:paraId="520178B8" w14:textId="4614A1DA" w:rsidR="25D7DF59" w:rsidRPr="00764083" w:rsidRDefault="25D7DF59" w:rsidP="25D7DF59">
      <w:pPr>
        <w:pStyle w:val="ListParagraph"/>
        <w:numPr>
          <w:ilvl w:val="0"/>
          <w:numId w:val="29"/>
        </w:numPr>
        <w:spacing w:after="0"/>
        <w:rPr>
          <w:rFonts w:eastAsiaTheme="minorEastAsia"/>
          <w:b/>
          <w:bCs/>
        </w:rPr>
      </w:pPr>
      <w:r w:rsidRPr="00764083">
        <w:rPr>
          <w:b/>
          <w:bCs/>
        </w:rPr>
        <w:t>B2.09 - “Drain Water Recovery”</w:t>
      </w:r>
      <w:r w:rsidRPr="00764083">
        <w:t xml:space="preserve"> added to Top section </w:t>
      </w:r>
      <w:r w:rsidR="00390EC2" w:rsidRPr="00764083">
        <w:t>(</w:t>
      </w:r>
      <w:r w:rsidRPr="00764083">
        <w:t>in Doc layout only to match with bottom section</w:t>
      </w:r>
      <w:r w:rsidR="00390EC2" w:rsidRPr="00764083">
        <w:t>)</w:t>
      </w:r>
      <w:r w:rsidR="00ED0760" w:rsidRPr="00764083">
        <w:rPr>
          <w:color w:val="FF0000"/>
        </w:rPr>
        <w:t xml:space="preserve"> </w:t>
      </w:r>
      <w:r w:rsidR="00ED0760" w:rsidRPr="00764083">
        <w:rPr>
          <w:rFonts w:ascii="Wingdings" w:eastAsia="Wingdings" w:hAnsi="Wingdings" w:cs="Wingdings"/>
          <w:color w:val="FF0000"/>
        </w:rPr>
        <w:t>à</w:t>
      </w:r>
      <w:r w:rsidR="00ED0760" w:rsidRPr="00764083">
        <w:rPr>
          <w:color w:val="FF0000"/>
        </w:rPr>
        <w:t xml:space="preserve"> </w:t>
      </w:r>
      <w:r w:rsidR="00BD2441" w:rsidRPr="00764083">
        <w:rPr>
          <w:color w:val="FF0000"/>
        </w:rPr>
        <w:t>doc. layout</w:t>
      </w:r>
      <w:r w:rsidR="00ED0760" w:rsidRPr="00764083">
        <w:rPr>
          <w:color w:val="FF0000"/>
        </w:rPr>
        <w:t xml:space="preserve"> change only</w:t>
      </w:r>
    </w:p>
    <w:p w14:paraId="2BB30D40" w14:textId="40D65978" w:rsidR="00D51975" w:rsidRPr="0092471A" w:rsidRDefault="00D51975" w:rsidP="00D51975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>Section A – revised pseudo code for all fields</w:t>
      </w:r>
    </w:p>
    <w:p w14:paraId="77A28793" w14:textId="7321FE7E" w:rsidR="00D832E7" w:rsidRPr="0092471A" w:rsidRDefault="00D832E7" w:rsidP="00D832E7">
      <w:pPr>
        <w:pStyle w:val="ListParagraph"/>
        <w:numPr>
          <w:ilvl w:val="0"/>
          <w:numId w:val="30"/>
        </w:numPr>
        <w:rPr>
          <w:rFonts w:eastAsiaTheme="minorEastAsia"/>
        </w:rPr>
      </w:pPr>
      <w:r w:rsidRPr="0092471A">
        <w:rPr>
          <w:rFonts w:eastAsiaTheme="minorEastAsia"/>
        </w:rPr>
        <w:t>Section A2 – revised pseudo code for all fields</w:t>
      </w:r>
    </w:p>
    <w:p w14:paraId="2CFBD8C1" w14:textId="4A897726" w:rsidR="00D832E7" w:rsidRPr="0092471A" w:rsidRDefault="00D832E7" w:rsidP="00D832E7">
      <w:pPr>
        <w:pStyle w:val="ListParagraph"/>
        <w:numPr>
          <w:ilvl w:val="0"/>
          <w:numId w:val="30"/>
        </w:numPr>
        <w:rPr>
          <w:rFonts w:eastAsiaTheme="minorEastAsia"/>
        </w:rPr>
      </w:pPr>
      <w:r w:rsidRPr="0092471A">
        <w:rPr>
          <w:rFonts w:eastAsiaTheme="minorEastAsia"/>
        </w:rPr>
        <w:t>Section C – revised pseudo code for fields</w:t>
      </w:r>
      <w:r w:rsidR="004A2560" w:rsidRPr="0092471A">
        <w:rPr>
          <w:rFonts w:eastAsiaTheme="minorEastAsia"/>
        </w:rPr>
        <w:t xml:space="preserve"> # 02, 03, 04, 05 and 06</w:t>
      </w:r>
    </w:p>
    <w:p w14:paraId="3F935966" w14:textId="119F0466" w:rsidR="004A2560" w:rsidRPr="0092471A" w:rsidRDefault="004A2560" w:rsidP="004A2560">
      <w:pPr>
        <w:pStyle w:val="ListParagraph"/>
        <w:numPr>
          <w:ilvl w:val="0"/>
          <w:numId w:val="30"/>
        </w:numPr>
        <w:rPr>
          <w:rFonts w:eastAsiaTheme="minorEastAsia"/>
        </w:rPr>
      </w:pPr>
      <w:r w:rsidRPr="0092471A">
        <w:rPr>
          <w:rFonts w:eastAsiaTheme="minorEastAsia"/>
        </w:rPr>
        <w:t>Section G – revised pseudo code for fields # 02, 03, 04, 05</w:t>
      </w:r>
      <w:r w:rsidR="00C73DDB" w:rsidRPr="0092471A">
        <w:rPr>
          <w:rFonts w:eastAsiaTheme="minorEastAsia"/>
        </w:rPr>
        <w:t xml:space="preserve">, </w:t>
      </w:r>
      <w:r w:rsidRPr="0092471A">
        <w:rPr>
          <w:rFonts w:eastAsiaTheme="minorEastAsia"/>
        </w:rPr>
        <w:t>06</w:t>
      </w:r>
      <w:r w:rsidR="00C73DDB" w:rsidRPr="0092471A">
        <w:rPr>
          <w:rFonts w:eastAsiaTheme="minorEastAsia"/>
        </w:rPr>
        <w:t>, 07, 08, and 09</w:t>
      </w:r>
    </w:p>
    <w:p w14:paraId="24DB9B6D" w14:textId="605C0481" w:rsidR="00D435B0" w:rsidRPr="00764083" w:rsidRDefault="00D435B0" w:rsidP="00D435B0">
      <w:pPr>
        <w:pStyle w:val="ListParagraph"/>
        <w:numPr>
          <w:ilvl w:val="0"/>
          <w:numId w:val="29"/>
        </w:numPr>
        <w:spacing w:after="0"/>
        <w:rPr>
          <w:rFonts w:eastAsiaTheme="minorEastAsia"/>
          <w:color w:val="000000" w:themeColor="text1"/>
        </w:rPr>
      </w:pPr>
      <w:r w:rsidRPr="00764083">
        <w:rPr>
          <w:rFonts w:ascii="Calibri" w:eastAsia="Calibri" w:hAnsi="Calibri" w:cs="Calibri"/>
          <w:color w:val="000000" w:themeColor="text1"/>
        </w:rPr>
        <w:t>G06 - revised pseudo code</w:t>
      </w:r>
      <w:r w:rsidR="00AF4D25" w:rsidRPr="00764083">
        <w:rPr>
          <w:rFonts w:ascii="Calibri" w:eastAsia="Calibri" w:hAnsi="Calibri" w:cs="Calibri"/>
          <w:color w:val="FF0000"/>
        </w:rPr>
        <w:t xml:space="preserve"> </w:t>
      </w:r>
      <w:r w:rsidR="00AF4D25" w:rsidRPr="00764083">
        <w:rPr>
          <w:rFonts w:ascii="Wingdings" w:eastAsia="Wingdings" w:hAnsi="Wingdings" w:cs="Wingdings"/>
          <w:color w:val="FF0000"/>
        </w:rPr>
        <w:t>à</w:t>
      </w:r>
      <w:r w:rsidR="00AF4D25" w:rsidRPr="00764083">
        <w:rPr>
          <w:rFonts w:ascii="Calibri" w:eastAsia="Calibri" w:hAnsi="Calibri" w:cs="Calibri"/>
          <w:color w:val="FF0000"/>
        </w:rPr>
        <w:t xml:space="preserve"> </w:t>
      </w:r>
      <w:r w:rsidR="00BD2441" w:rsidRPr="00764083">
        <w:rPr>
          <w:rFonts w:ascii="Calibri" w:eastAsia="Calibri" w:hAnsi="Calibri" w:cs="Calibri"/>
          <w:color w:val="FF0000"/>
        </w:rPr>
        <w:t>doc. layout</w:t>
      </w:r>
      <w:r w:rsidR="00AF4D25" w:rsidRPr="00764083">
        <w:rPr>
          <w:rFonts w:ascii="Calibri" w:eastAsia="Calibri" w:hAnsi="Calibri" w:cs="Calibri"/>
          <w:color w:val="FF0000"/>
        </w:rPr>
        <w:t xml:space="preserve"> change only</w:t>
      </w:r>
    </w:p>
    <w:p w14:paraId="17E674A0" w14:textId="19E2A1B6" w:rsidR="00D435B0" w:rsidRPr="00764083" w:rsidRDefault="00D435B0" w:rsidP="00D435B0">
      <w:pPr>
        <w:pStyle w:val="ListParagraph"/>
        <w:numPr>
          <w:ilvl w:val="1"/>
          <w:numId w:val="29"/>
        </w:numPr>
        <w:rPr>
          <w:rFonts w:eastAsiaTheme="minorEastAsia"/>
          <w:color w:val="000000" w:themeColor="text1"/>
        </w:rPr>
      </w:pPr>
      <w:r w:rsidRPr="00764083">
        <w:rPr>
          <w:rFonts w:ascii="Calibri" w:eastAsia="Calibri" w:hAnsi="Calibri" w:cs="Calibri"/>
          <w:color w:val="000000" w:themeColor="text1"/>
        </w:rPr>
        <w:t xml:space="preserve">Changed the reference to </w:t>
      </w:r>
      <w:r w:rsidRPr="00764083">
        <w:rPr>
          <w:rFonts w:ascii="Calibri" w:eastAsia="Calibri" w:hAnsi="Calibri" w:cs="Calibri"/>
          <w:b/>
          <w:bCs/>
          <w:color w:val="000000" w:themeColor="text1"/>
        </w:rPr>
        <w:t xml:space="preserve">G05 </w:t>
      </w:r>
      <w:r w:rsidR="00DE5F9F" w:rsidRPr="00764083">
        <w:rPr>
          <w:rFonts w:ascii="Calibri" w:eastAsia="Calibri" w:hAnsi="Calibri" w:cs="Calibri"/>
          <w:color w:val="000000" w:themeColor="text1"/>
        </w:rPr>
        <w:t>(i</w:t>
      </w:r>
      <w:r w:rsidRPr="00764083">
        <w:rPr>
          <w:rFonts w:ascii="Calibri" w:eastAsia="Calibri" w:hAnsi="Calibri" w:cs="Calibri"/>
          <w:color w:val="000000" w:themeColor="text1"/>
        </w:rPr>
        <w:t>n doc layout only</w:t>
      </w:r>
      <w:r w:rsidR="00DE5F9F" w:rsidRPr="00764083">
        <w:rPr>
          <w:rFonts w:ascii="Calibri" w:eastAsia="Calibri" w:hAnsi="Calibri" w:cs="Calibri"/>
          <w:color w:val="000000" w:themeColor="text1"/>
        </w:rPr>
        <w:t>)</w:t>
      </w:r>
      <w:r w:rsidRPr="00764083">
        <w:rPr>
          <w:rFonts w:ascii="Calibri" w:eastAsia="Calibri" w:hAnsi="Calibri" w:cs="Calibri"/>
          <w:color w:val="000000" w:themeColor="text1"/>
        </w:rPr>
        <w:t>.</w:t>
      </w:r>
    </w:p>
    <w:p w14:paraId="54268610" w14:textId="6330BB5B" w:rsidR="27720962" w:rsidRPr="00764083" w:rsidRDefault="27720962" w:rsidP="27720962">
      <w:pPr>
        <w:pStyle w:val="ListParagraph"/>
        <w:numPr>
          <w:ilvl w:val="0"/>
          <w:numId w:val="29"/>
        </w:numPr>
        <w:spacing w:after="0"/>
        <w:rPr>
          <w:rFonts w:eastAsiaTheme="minorEastAsia"/>
          <w:b/>
          <w:bCs/>
        </w:rPr>
      </w:pPr>
      <w:r w:rsidRPr="00764083">
        <w:t xml:space="preserve">H06 – revised pseudo code </w:t>
      </w:r>
      <w:r w:rsidR="00085F71" w:rsidRPr="00764083">
        <w:rPr>
          <w:rFonts w:ascii="Wingdings" w:eastAsia="Wingdings" w:hAnsi="Wingdings" w:cs="Wingdings"/>
          <w:color w:val="FF0000"/>
        </w:rPr>
        <w:t>à</w:t>
      </w:r>
      <w:r w:rsidR="00085F71" w:rsidRPr="00764083">
        <w:rPr>
          <w:color w:val="FF0000"/>
        </w:rPr>
        <w:t xml:space="preserve"> </w:t>
      </w:r>
      <w:r w:rsidR="00BD2441" w:rsidRPr="00764083">
        <w:rPr>
          <w:color w:val="FF0000"/>
        </w:rPr>
        <w:t>doc. layout</w:t>
      </w:r>
      <w:r w:rsidR="00085F71" w:rsidRPr="00764083">
        <w:rPr>
          <w:color w:val="FF0000"/>
        </w:rPr>
        <w:t xml:space="preserve"> change only</w:t>
      </w:r>
    </w:p>
    <w:p w14:paraId="0A6BC2E0" w14:textId="5550505B" w:rsidR="27720962" w:rsidRPr="00764083" w:rsidRDefault="27720962" w:rsidP="292348D0">
      <w:pPr>
        <w:pStyle w:val="ListParagraph"/>
        <w:numPr>
          <w:ilvl w:val="1"/>
          <w:numId w:val="29"/>
        </w:numPr>
        <w:spacing w:after="0"/>
        <w:rPr>
          <w:rFonts w:eastAsiaTheme="minorEastAsia"/>
          <w:b/>
          <w:bCs/>
          <w:u w:val="single"/>
        </w:rPr>
      </w:pPr>
      <w:r w:rsidRPr="00764083">
        <w:t xml:space="preserve">Changed the reference to </w:t>
      </w:r>
      <w:r w:rsidRPr="00764083">
        <w:rPr>
          <w:b/>
          <w:bCs/>
        </w:rPr>
        <w:t>H03, H04, H05</w:t>
      </w:r>
      <w:r w:rsidR="00934FFB" w:rsidRPr="00764083">
        <w:rPr>
          <w:b/>
          <w:bCs/>
        </w:rPr>
        <w:t xml:space="preserve"> </w:t>
      </w:r>
      <w:r w:rsidR="00934FFB" w:rsidRPr="00764083">
        <w:rPr>
          <w:rFonts w:ascii="Calibri" w:eastAsia="Calibri" w:hAnsi="Calibri" w:cs="Calibri"/>
          <w:color w:val="000000" w:themeColor="text1"/>
        </w:rPr>
        <w:t>(in doc layout only).</w:t>
      </w:r>
    </w:p>
    <w:p w14:paraId="243E4C24" w14:textId="423AA69C" w:rsidR="25D7DF59" w:rsidRPr="00764083" w:rsidRDefault="25D7DF59" w:rsidP="25D7DF59">
      <w:pPr>
        <w:spacing w:after="0"/>
      </w:pPr>
    </w:p>
    <w:p w14:paraId="0A740732" w14:textId="43662B5C" w:rsidR="25D7DF59" w:rsidRPr="0092471A" w:rsidRDefault="00CC0915" w:rsidP="25D7DF59">
      <w:pPr>
        <w:spacing w:after="0"/>
        <w:rPr>
          <w:u w:val="single"/>
        </w:rPr>
      </w:pPr>
      <w:r w:rsidRPr="0092471A">
        <w:rPr>
          <w:u w:val="single"/>
        </w:rPr>
        <w:t>NRCV-MCH-32</w:t>
      </w:r>
    </w:p>
    <w:p w14:paraId="00F058F4" w14:textId="7439D586" w:rsidR="00CC0915" w:rsidRPr="0092471A" w:rsidRDefault="00CC0915" w:rsidP="00CC0915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 w:rsidRPr="0092471A">
        <w:rPr>
          <w:rFonts w:eastAsiaTheme="minorEastAsia"/>
        </w:rPr>
        <w:t xml:space="preserve">B09 – revised pseudo code </w:t>
      </w:r>
    </w:p>
    <w:p w14:paraId="1F9127F7" w14:textId="146AA73F" w:rsidR="00CC0915" w:rsidRPr="00764083" w:rsidRDefault="002A0B75" w:rsidP="00CC0915">
      <w:pPr>
        <w:pStyle w:val="ListParagraph"/>
        <w:numPr>
          <w:ilvl w:val="1"/>
          <w:numId w:val="30"/>
        </w:numPr>
        <w:spacing w:after="0"/>
        <w:rPr>
          <w:rFonts w:eastAsiaTheme="minorEastAsia"/>
        </w:rPr>
      </w:pPr>
      <w:r w:rsidRPr="00764083">
        <w:rPr>
          <w:rFonts w:eastAsiaTheme="minorEastAsia"/>
        </w:rPr>
        <w:t>Replace the table</w:t>
      </w:r>
      <w:r w:rsidR="00AA7E93" w:rsidRPr="00764083">
        <w:rPr>
          <w:rFonts w:eastAsiaTheme="minorEastAsia"/>
        </w:rPr>
        <w:t>s</w:t>
      </w:r>
      <w:r w:rsidRPr="00764083">
        <w:rPr>
          <w:rFonts w:eastAsiaTheme="minorEastAsia"/>
        </w:rPr>
        <w:t xml:space="preserve"> referenc</w:t>
      </w:r>
      <w:r w:rsidR="008A6C17" w:rsidRPr="00764083">
        <w:rPr>
          <w:rFonts w:eastAsiaTheme="minorEastAsia"/>
        </w:rPr>
        <w:t xml:space="preserve">e to </w:t>
      </w:r>
      <w:r w:rsidR="008A6C17" w:rsidRPr="00764083">
        <w:rPr>
          <w:rFonts w:eastAsiaTheme="minorEastAsia"/>
          <w:b/>
          <w:bCs/>
        </w:rPr>
        <w:t>C2</w:t>
      </w:r>
      <w:r w:rsidR="008A6C17" w:rsidRPr="00764083">
        <w:rPr>
          <w:rFonts w:eastAsiaTheme="minorEastAsia"/>
        </w:rPr>
        <w:t xml:space="preserve"> and </w:t>
      </w:r>
      <w:r w:rsidR="008A6C17" w:rsidRPr="00764083">
        <w:rPr>
          <w:rFonts w:eastAsiaTheme="minorEastAsia"/>
          <w:b/>
          <w:bCs/>
        </w:rPr>
        <w:t>C</w:t>
      </w:r>
    </w:p>
    <w:p w14:paraId="77BFC20B" w14:textId="59A5ECEC" w:rsidR="009871F0" w:rsidRPr="0092471A" w:rsidRDefault="009871F0" w:rsidP="009871F0">
      <w:pPr>
        <w:pStyle w:val="ListParagraph"/>
        <w:numPr>
          <w:ilvl w:val="2"/>
          <w:numId w:val="30"/>
        </w:numPr>
        <w:spacing w:after="0"/>
        <w:rPr>
          <w:rFonts w:eastAsiaTheme="minorEastAsia"/>
        </w:rPr>
      </w:pPr>
      <w:proofErr w:type="spellStart"/>
      <w:r w:rsidRPr="0092471A">
        <w:rPr>
          <w:rFonts w:eastAsiaTheme="minorEastAsia"/>
        </w:rPr>
        <w:lastRenderedPageBreak/>
        <w:t>displayterm</w:t>
      </w:r>
      <w:proofErr w:type="spellEnd"/>
      <w:r w:rsidRPr="0092471A">
        <w:rPr>
          <w:rFonts w:eastAsiaTheme="minorEastAsia"/>
        </w:rPr>
        <w:t xml:space="preserve"> for the first NA should be change to “</w:t>
      </w:r>
      <w:r w:rsidR="009A73CD" w:rsidRPr="0092471A">
        <w:rPr>
          <w:rFonts w:eastAsiaTheme="minorEastAsia"/>
        </w:rPr>
        <w:t>N/A – See Table C2”</w:t>
      </w:r>
    </w:p>
    <w:p w14:paraId="58987B1B" w14:textId="38D93C70" w:rsidR="2DD80BDD" w:rsidRDefault="2DD80BDD" w:rsidP="00CC0915">
      <w:pPr>
        <w:spacing w:after="0"/>
      </w:pPr>
    </w:p>
    <w:sectPr w:rsidR="2DD8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4CC"/>
    <w:multiLevelType w:val="hybridMultilevel"/>
    <w:tmpl w:val="B0A67E0A"/>
    <w:lvl w:ilvl="0" w:tplc="D3863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0D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8E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62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01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5E1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41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C3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81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0C5F"/>
    <w:multiLevelType w:val="hybridMultilevel"/>
    <w:tmpl w:val="9B82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A0B30"/>
    <w:multiLevelType w:val="hybridMultilevel"/>
    <w:tmpl w:val="9E602F64"/>
    <w:lvl w:ilvl="0" w:tplc="7F70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2A6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C8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4E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EE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01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C4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4B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03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05FE"/>
    <w:multiLevelType w:val="hybridMultilevel"/>
    <w:tmpl w:val="FFFFFFFF"/>
    <w:lvl w:ilvl="0" w:tplc="08342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A9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E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8D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E0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6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CF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6F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60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51E26"/>
    <w:multiLevelType w:val="hybridMultilevel"/>
    <w:tmpl w:val="E458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F6182"/>
    <w:multiLevelType w:val="hybridMultilevel"/>
    <w:tmpl w:val="B6648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23486"/>
    <w:multiLevelType w:val="hybridMultilevel"/>
    <w:tmpl w:val="FFFFFFFF"/>
    <w:lvl w:ilvl="0" w:tplc="8306E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00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0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D29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B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23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E5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EAF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20873"/>
    <w:multiLevelType w:val="hybridMultilevel"/>
    <w:tmpl w:val="C640F9EA"/>
    <w:lvl w:ilvl="0" w:tplc="095C6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7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A8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64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65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41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2D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EE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04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64645"/>
    <w:multiLevelType w:val="hybridMultilevel"/>
    <w:tmpl w:val="EBA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E308F"/>
    <w:multiLevelType w:val="hybridMultilevel"/>
    <w:tmpl w:val="47F4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039A8"/>
    <w:multiLevelType w:val="hybridMultilevel"/>
    <w:tmpl w:val="FFFFFFFF"/>
    <w:lvl w:ilvl="0" w:tplc="3FBEB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E2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03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C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8C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E2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8B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80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B6132"/>
    <w:multiLevelType w:val="hybridMultilevel"/>
    <w:tmpl w:val="0F2ED6BA"/>
    <w:lvl w:ilvl="0" w:tplc="34DAF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D63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2A1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42F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A5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189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4C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EB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82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32F13"/>
    <w:multiLevelType w:val="hybridMultilevel"/>
    <w:tmpl w:val="75AE0E90"/>
    <w:lvl w:ilvl="0" w:tplc="F7F05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03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C4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40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40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E5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AE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EA2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88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76470"/>
    <w:multiLevelType w:val="hybridMultilevel"/>
    <w:tmpl w:val="FFFFFFFF"/>
    <w:lvl w:ilvl="0" w:tplc="D88AA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EA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8D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1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21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64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21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C5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43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1372C"/>
    <w:multiLevelType w:val="hybridMultilevel"/>
    <w:tmpl w:val="A82E76AE"/>
    <w:lvl w:ilvl="0" w:tplc="2182F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A7DF3"/>
    <w:multiLevelType w:val="multilevel"/>
    <w:tmpl w:val="71C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EC4107"/>
    <w:multiLevelType w:val="hybridMultilevel"/>
    <w:tmpl w:val="E608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0521E"/>
    <w:multiLevelType w:val="hybridMultilevel"/>
    <w:tmpl w:val="F72C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BE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E0675"/>
    <w:multiLevelType w:val="hybridMultilevel"/>
    <w:tmpl w:val="C958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E45453"/>
    <w:multiLevelType w:val="hybridMultilevel"/>
    <w:tmpl w:val="FFFFFFFF"/>
    <w:lvl w:ilvl="0" w:tplc="8ABA6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4B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C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6A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2F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62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26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CE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2C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D51A56"/>
    <w:multiLevelType w:val="hybridMultilevel"/>
    <w:tmpl w:val="15387456"/>
    <w:lvl w:ilvl="0" w:tplc="B8807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D3C53"/>
    <w:multiLevelType w:val="hybridMultilevel"/>
    <w:tmpl w:val="405C8DFE"/>
    <w:lvl w:ilvl="0" w:tplc="1ECCE80A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F38F4"/>
    <w:multiLevelType w:val="hybridMultilevel"/>
    <w:tmpl w:val="EE5CFB3E"/>
    <w:lvl w:ilvl="0" w:tplc="2E8C336E">
      <w:start w:val="1"/>
      <w:numFmt w:val="upperLetter"/>
      <w:lvlText w:val="%1."/>
      <w:lvlJc w:val="left"/>
      <w:pPr>
        <w:ind w:left="28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6B835172"/>
    <w:multiLevelType w:val="hybridMultilevel"/>
    <w:tmpl w:val="B380E54C"/>
    <w:lvl w:ilvl="0" w:tplc="31783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AC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45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4F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E0C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07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E3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C8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C5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7D535F"/>
    <w:multiLevelType w:val="hybridMultilevel"/>
    <w:tmpl w:val="6B2A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CC2606"/>
    <w:multiLevelType w:val="hybridMultilevel"/>
    <w:tmpl w:val="DFA0A622"/>
    <w:lvl w:ilvl="0" w:tplc="FC6A3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E1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EE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9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64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1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DA4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F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4B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210B2"/>
    <w:multiLevelType w:val="hybridMultilevel"/>
    <w:tmpl w:val="FFFFFFFF"/>
    <w:lvl w:ilvl="0" w:tplc="7DDE2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EE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66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29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01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EF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E4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6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AB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9736BA"/>
    <w:multiLevelType w:val="multilevel"/>
    <w:tmpl w:val="5BC055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A6E33AC"/>
    <w:multiLevelType w:val="hybridMultilevel"/>
    <w:tmpl w:val="0486C8F0"/>
    <w:lvl w:ilvl="0" w:tplc="46C42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20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2C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A1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8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0F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4C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22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7AF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700DC6"/>
    <w:multiLevelType w:val="hybridMultilevel"/>
    <w:tmpl w:val="03CE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99F0A"/>
    <w:multiLevelType w:val="hybridMultilevel"/>
    <w:tmpl w:val="FFFFFFFF"/>
    <w:lvl w:ilvl="0" w:tplc="D7440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F28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41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62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27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04F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6A5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A4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6D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238F1"/>
    <w:multiLevelType w:val="hybridMultilevel"/>
    <w:tmpl w:val="5C1E6BCE"/>
    <w:lvl w:ilvl="0" w:tplc="4FF26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8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61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26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0F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CB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C1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C0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CA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209D5"/>
    <w:multiLevelType w:val="hybridMultilevel"/>
    <w:tmpl w:val="FFFFFFFF"/>
    <w:lvl w:ilvl="0" w:tplc="A572B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8D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B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E7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C7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84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B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AD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2D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2142">
    <w:abstractNumId w:val="11"/>
  </w:num>
  <w:num w:numId="2" w16cid:durableId="1270044071">
    <w:abstractNumId w:val="2"/>
  </w:num>
  <w:num w:numId="3" w16cid:durableId="1132744529">
    <w:abstractNumId w:val="7"/>
  </w:num>
  <w:num w:numId="4" w16cid:durableId="639846662">
    <w:abstractNumId w:val="31"/>
  </w:num>
  <w:num w:numId="5" w16cid:durableId="1653869746">
    <w:abstractNumId w:val="0"/>
  </w:num>
  <w:num w:numId="6" w16cid:durableId="835222308">
    <w:abstractNumId w:val="28"/>
  </w:num>
  <w:num w:numId="7" w16cid:durableId="439687535">
    <w:abstractNumId w:val="25"/>
  </w:num>
  <w:num w:numId="8" w16cid:durableId="574318504">
    <w:abstractNumId w:val="12"/>
  </w:num>
  <w:num w:numId="9" w16cid:durableId="346255339">
    <w:abstractNumId w:val="23"/>
  </w:num>
  <w:num w:numId="10" w16cid:durableId="2096902013">
    <w:abstractNumId w:val="4"/>
  </w:num>
  <w:num w:numId="11" w16cid:durableId="1368870706">
    <w:abstractNumId w:val="5"/>
  </w:num>
  <w:num w:numId="12" w16cid:durableId="1119958169">
    <w:abstractNumId w:val="18"/>
  </w:num>
  <w:num w:numId="13" w16cid:durableId="2042658791">
    <w:abstractNumId w:val="17"/>
  </w:num>
  <w:num w:numId="14" w16cid:durableId="1712458543">
    <w:abstractNumId w:val="9"/>
  </w:num>
  <w:num w:numId="15" w16cid:durableId="965815359">
    <w:abstractNumId w:val="8"/>
  </w:num>
  <w:num w:numId="16" w16cid:durableId="1594900540">
    <w:abstractNumId w:val="24"/>
  </w:num>
  <w:num w:numId="17" w16cid:durableId="206915792">
    <w:abstractNumId w:val="29"/>
  </w:num>
  <w:num w:numId="18" w16cid:durableId="584848764">
    <w:abstractNumId w:val="1"/>
  </w:num>
  <w:num w:numId="19" w16cid:durableId="797648948">
    <w:abstractNumId w:val="15"/>
  </w:num>
  <w:num w:numId="20" w16cid:durableId="1689482288">
    <w:abstractNumId w:val="27"/>
  </w:num>
  <w:num w:numId="21" w16cid:durableId="763107693">
    <w:abstractNumId w:val="14"/>
  </w:num>
  <w:num w:numId="22" w16cid:durableId="11227894">
    <w:abstractNumId w:val="21"/>
  </w:num>
  <w:num w:numId="23" w16cid:durableId="1803232588">
    <w:abstractNumId w:val="20"/>
  </w:num>
  <w:num w:numId="24" w16cid:durableId="60566284">
    <w:abstractNumId w:val="22"/>
  </w:num>
  <w:num w:numId="25" w16cid:durableId="1779595838">
    <w:abstractNumId w:val="16"/>
  </w:num>
  <w:num w:numId="26" w16cid:durableId="938827959">
    <w:abstractNumId w:val="13"/>
  </w:num>
  <w:num w:numId="27" w16cid:durableId="1570923522">
    <w:abstractNumId w:val="26"/>
  </w:num>
  <w:num w:numId="28" w16cid:durableId="1765803755">
    <w:abstractNumId w:val="3"/>
  </w:num>
  <w:num w:numId="29" w16cid:durableId="511577614">
    <w:abstractNumId w:val="19"/>
  </w:num>
  <w:num w:numId="30" w16cid:durableId="1456751249">
    <w:abstractNumId w:val="10"/>
  </w:num>
  <w:num w:numId="31" w16cid:durableId="50428218">
    <w:abstractNumId w:val="32"/>
  </w:num>
  <w:num w:numId="32" w16cid:durableId="149106373">
    <w:abstractNumId w:val="6"/>
  </w:num>
  <w:num w:numId="33" w16cid:durableId="182381216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wmaker, Michael@Energy">
    <w15:presenceInfo w15:providerId="AD" w15:userId="S::michael.shewmaker@energy.ca.gov::cb82df3a-38ca-44c6-b621-0d2fa4353328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E24"/>
    <w:rsid w:val="00006E8F"/>
    <w:rsid w:val="0001007D"/>
    <w:rsid w:val="000214BA"/>
    <w:rsid w:val="000221AE"/>
    <w:rsid w:val="000273D5"/>
    <w:rsid w:val="000314B7"/>
    <w:rsid w:val="00034CC8"/>
    <w:rsid w:val="00035B5C"/>
    <w:rsid w:val="000370E6"/>
    <w:rsid w:val="000474E9"/>
    <w:rsid w:val="00066D63"/>
    <w:rsid w:val="00082B20"/>
    <w:rsid w:val="00085F71"/>
    <w:rsid w:val="0008785E"/>
    <w:rsid w:val="00092C75"/>
    <w:rsid w:val="000A1946"/>
    <w:rsid w:val="000A256E"/>
    <w:rsid w:val="000C033A"/>
    <w:rsid w:val="000C08D1"/>
    <w:rsid w:val="000C15B2"/>
    <w:rsid w:val="000C5E3E"/>
    <w:rsid w:val="000D6C51"/>
    <w:rsid w:val="000F3F7A"/>
    <w:rsid w:val="000F609F"/>
    <w:rsid w:val="000F69BF"/>
    <w:rsid w:val="000F6AF0"/>
    <w:rsid w:val="000F7447"/>
    <w:rsid w:val="00102EB9"/>
    <w:rsid w:val="00107B0A"/>
    <w:rsid w:val="001110E3"/>
    <w:rsid w:val="00111185"/>
    <w:rsid w:val="0011154B"/>
    <w:rsid w:val="0011444B"/>
    <w:rsid w:val="001254DD"/>
    <w:rsid w:val="001443FA"/>
    <w:rsid w:val="00147F77"/>
    <w:rsid w:val="001500BB"/>
    <w:rsid w:val="00166D83"/>
    <w:rsid w:val="00173F31"/>
    <w:rsid w:val="00183CF2"/>
    <w:rsid w:val="00184AFE"/>
    <w:rsid w:val="00187A92"/>
    <w:rsid w:val="001911A6"/>
    <w:rsid w:val="00192008"/>
    <w:rsid w:val="00192B81"/>
    <w:rsid w:val="00193235"/>
    <w:rsid w:val="00194F1E"/>
    <w:rsid w:val="001976D1"/>
    <w:rsid w:val="001A0BD7"/>
    <w:rsid w:val="001A413A"/>
    <w:rsid w:val="001B7B93"/>
    <w:rsid w:val="001D0A28"/>
    <w:rsid w:val="001D32F0"/>
    <w:rsid w:val="001E1E61"/>
    <w:rsid w:val="001E3B53"/>
    <w:rsid w:val="001E4BF5"/>
    <w:rsid w:val="001F3AB9"/>
    <w:rsid w:val="00200B39"/>
    <w:rsid w:val="00214069"/>
    <w:rsid w:val="00233214"/>
    <w:rsid w:val="002339E8"/>
    <w:rsid w:val="002349EB"/>
    <w:rsid w:val="0024694B"/>
    <w:rsid w:val="00251B8D"/>
    <w:rsid w:val="0026180D"/>
    <w:rsid w:val="00270821"/>
    <w:rsid w:val="0027449E"/>
    <w:rsid w:val="00281B94"/>
    <w:rsid w:val="00290D79"/>
    <w:rsid w:val="00294D59"/>
    <w:rsid w:val="002A0B75"/>
    <w:rsid w:val="002A11A2"/>
    <w:rsid w:val="002A40AB"/>
    <w:rsid w:val="002A4E2C"/>
    <w:rsid w:val="002A526B"/>
    <w:rsid w:val="002A5C3E"/>
    <w:rsid w:val="002B0526"/>
    <w:rsid w:val="002B55F9"/>
    <w:rsid w:val="002B7734"/>
    <w:rsid w:val="002B7BE6"/>
    <w:rsid w:val="002C1D48"/>
    <w:rsid w:val="002C2BD5"/>
    <w:rsid w:val="002C6C90"/>
    <w:rsid w:val="002D3384"/>
    <w:rsid w:val="002D3F74"/>
    <w:rsid w:val="002D4B75"/>
    <w:rsid w:val="002E3302"/>
    <w:rsid w:val="002E4B68"/>
    <w:rsid w:val="002E7A0D"/>
    <w:rsid w:val="002F1510"/>
    <w:rsid w:val="002F375C"/>
    <w:rsid w:val="002F38D6"/>
    <w:rsid w:val="002F3D83"/>
    <w:rsid w:val="002F68E0"/>
    <w:rsid w:val="002F798C"/>
    <w:rsid w:val="00304F7E"/>
    <w:rsid w:val="00305043"/>
    <w:rsid w:val="00310E10"/>
    <w:rsid w:val="00317E97"/>
    <w:rsid w:val="00323F65"/>
    <w:rsid w:val="00340663"/>
    <w:rsid w:val="00340D0D"/>
    <w:rsid w:val="00341D04"/>
    <w:rsid w:val="00341D18"/>
    <w:rsid w:val="00355732"/>
    <w:rsid w:val="0036298D"/>
    <w:rsid w:val="0036449D"/>
    <w:rsid w:val="00367B42"/>
    <w:rsid w:val="00370EEB"/>
    <w:rsid w:val="0037504C"/>
    <w:rsid w:val="00375ADA"/>
    <w:rsid w:val="00383C49"/>
    <w:rsid w:val="00390EC2"/>
    <w:rsid w:val="00392E35"/>
    <w:rsid w:val="00395CF7"/>
    <w:rsid w:val="00395D7C"/>
    <w:rsid w:val="003A679B"/>
    <w:rsid w:val="003B606E"/>
    <w:rsid w:val="003B79B6"/>
    <w:rsid w:val="003B7BCB"/>
    <w:rsid w:val="003C157E"/>
    <w:rsid w:val="003C7232"/>
    <w:rsid w:val="003D1502"/>
    <w:rsid w:val="003D2A0E"/>
    <w:rsid w:val="003D3CF4"/>
    <w:rsid w:val="003F1D46"/>
    <w:rsid w:val="00400AAE"/>
    <w:rsid w:val="004042D6"/>
    <w:rsid w:val="004163A4"/>
    <w:rsid w:val="00417353"/>
    <w:rsid w:val="00422F24"/>
    <w:rsid w:val="0042402D"/>
    <w:rsid w:val="0042413C"/>
    <w:rsid w:val="00430445"/>
    <w:rsid w:val="00432024"/>
    <w:rsid w:val="004336D9"/>
    <w:rsid w:val="0043786D"/>
    <w:rsid w:val="00440B13"/>
    <w:rsid w:val="00452604"/>
    <w:rsid w:val="00454839"/>
    <w:rsid w:val="00455340"/>
    <w:rsid w:val="00472250"/>
    <w:rsid w:val="00477016"/>
    <w:rsid w:val="00481265"/>
    <w:rsid w:val="00486F7A"/>
    <w:rsid w:val="0048751A"/>
    <w:rsid w:val="004A097A"/>
    <w:rsid w:val="004A2560"/>
    <w:rsid w:val="004A5F95"/>
    <w:rsid w:val="004A7A91"/>
    <w:rsid w:val="004B09CD"/>
    <w:rsid w:val="004B2FCC"/>
    <w:rsid w:val="004B7EA4"/>
    <w:rsid w:val="004C784A"/>
    <w:rsid w:val="004D566F"/>
    <w:rsid w:val="004D60CB"/>
    <w:rsid w:val="004E04BE"/>
    <w:rsid w:val="004E18D7"/>
    <w:rsid w:val="004E2A4C"/>
    <w:rsid w:val="004E5675"/>
    <w:rsid w:val="004F1B54"/>
    <w:rsid w:val="004F7FA9"/>
    <w:rsid w:val="00500AD9"/>
    <w:rsid w:val="00504164"/>
    <w:rsid w:val="00510A4A"/>
    <w:rsid w:val="00515658"/>
    <w:rsid w:val="00517432"/>
    <w:rsid w:val="00547F8C"/>
    <w:rsid w:val="005533B5"/>
    <w:rsid w:val="00561931"/>
    <w:rsid w:val="0056568D"/>
    <w:rsid w:val="005836CE"/>
    <w:rsid w:val="00584BA8"/>
    <w:rsid w:val="00585D09"/>
    <w:rsid w:val="00592982"/>
    <w:rsid w:val="0059345F"/>
    <w:rsid w:val="00594652"/>
    <w:rsid w:val="00597344"/>
    <w:rsid w:val="00597CCE"/>
    <w:rsid w:val="005B067F"/>
    <w:rsid w:val="005B2283"/>
    <w:rsid w:val="005B5AD1"/>
    <w:rsid w:val="005C1D45"/>
    <w:rsid w:val="005D39DC"/>
    <w:rsid w:val="005E3990"/>
    <w:rsid w:val="005E4DF0"/>
    <w:rsid w:val="005E7DE1"/>
    <w:rsid w:val="005F22C4"/>
    <w:rsid w:val="005F289C"/>
    <w:rsid w:val="00604A40"/>
    <w:rsid w:val="006153E3"/>
    <w:rsid w:val="00615AEF"/>
    <w:rsid w:val="00615DDC"/>
    <w:rsid w:val="00622C06"/>
    <w:rsid w:val="00624914"/>
    <w:rsid w:val="0063219D"/>
    <w:rsid w:val="00644B63"/>
    <w:rsid w:val="00645940"/>
    <w:rsid w:val="00650003"/>
    <w:rsid w:val="00655128"/>
    <w:rsid w:val="00667878"/>
    <w:rsid w:val="00670D37"/>
    <w:rsid w:val="006753D7"/>
    <w:rsid w:val="00680D72"/>
    <w:rsid w:val="006908B7"/>
    <w:rsid w:val="006910C4"/>
    <w:rsid w:val="00691539"/>
    <w:rsid w:val="006923C2"/>
    <w:rsid w:val="006A0545"/>
    <w:rsid w:val="006A474C"/>
    <w:rsid w:val="006B1B52"/>
    <w:rsid w:val="006B22F6"/>
    <w:rsid w:val="006C62B6"/>
    <w:rsid w:val="006C7553"/>
    <w:rsid w:val="006D20AA"/>
    <w:rsid w:val="006D3AAF"/>
    <w:rsid w:val="006D4EB8"/>
    <w:rsid w:val="006E538F"/>
    <w:rsid w:val="006E7412"/>
    <w:rsid w:val="006F3FAD"/>
    <w:rsid w:val="006F4731"/>
    <w:rsid w:val="00705091"/>
    <w:rsid w:val="007061A7"/>
    <w:rsid w:val="007074FB"/>
    <w:rsid w:val="00711004"/>
    <w:rsid w:val="0071244C"/>
    <w:rsid w:val="00731ED3"/>
    <w:rsid w:val="00732691"/>
    <w:rsid w:val="00734773"/>
    <w:rsid w:val="00735AE8"/>
    <w:rsid w:val="00735BF2"/>
    <w:rsid w:val="00737288"/>
    <w:rsid w:val="00740C51"/>
    <w:rsid w:val="00741275"/>
    <w:rsid w:val="00755787"/>
    <w:rsid w:val="00760D6D"/>
    <w:rsid w:val="007631EA"/>
    <w:rsid w:val="00763900"/>
    <w:rsid w:val="00764083"/>
    <w:rsid w:val="00793BFC"/>
    <w:rsid w:val="007A284B"/>
    <w:rsid w:val="007A528A"/>
    <w:rsid w:val="007A5334"/>
    <w:rsid w:val="007B0476"/>
    <w:rsid w:val="007B1BED"/>
    <w:rsid w:val="007B320A"/>
    <w:rsid w:val="007C1EA5"/>
    <w:rsid w:val="007C7193"/>
    <w:rsid w:val="007D082F"/>
    <w:rsid w:val="007D516B"/>
    <w:rsid w:val="007D523D"/>
    <w:rsid w:val="007D7476"/>
    <w:rsid w:val="007E0C48"/>
    <w:rsid w:val="007E1791"/>
    <w:rsid w:val="007E3F41"/>
    <w:rsid w:val="007E6512"/>
    <w:rsid w:val="007E76D2"/>
    <w:rsid w:val="007E7EC7"/>
    <w:rsid w:val="007F1246"/>
    <w:rsid w:val="007F3B17"/>
    <w:rsid w:val="007F4619"/>
    <w:rsid w:val="00801E5E"/>
    <w:rsid w:val="00804186"/>
    <w:rsid w:val="008049B0"/>
    <w:rsid w:val="00813F09"/>
    <w:rsid w:val="00815B35"/>
    <w:rsid w:val="008248FC"/>
    <w:rsid w:val="00834EDE"/>
    <w:rsid w:val="00841FDD"/>
    <w:rsid w:val="00850AC4"/>
    <w:rsid w:val="0087212E"/>
    <w:rsid w:val="00880D74"/>
    <w:rsid w:val="00891837"/>
    <w:rsid w:val="008937CD"/>
    <w:rsid w:val="00893B29"/>
    <w:rsid w:val="008941A5"/>
    <w:rsid w:val="00896E3F"/>
    <w:rsid w:val="00897149"/>
    <w:rsid w:val="008A01D6"/>
    <w:rsid w:val="008A6C17"/>
    <w:rsid w:val="008B0C87"/>
    <w:rsid w:val="008B7AB1"/>
    <w:rsid w:val="008C5078"/>
    <w:rsid w:val="008C7E0C"/>
    <w:rsid w:val="008D2AF5"/>
    <w:rsid w:val="008D6A33"/>
    <w:rsid w:val="008E0303"/>
    <w:rsid w:val="008F22E0"/>
    <w:rsid w:val="009000F6"/>
    <w:rsid w:val="0090144B"/>
    <w:rsid w:val="00902DD6"/>
    <w:rsid w:val="00904445"/>
    <w:rsid w:val="00912A31"/>
    <w:rsid w:val="00912E91"/>
    <w:rsid w:val="009151F8"/>
    <w:rsid w:val="009153BE"/>
    <w:rsid w:val="0092471A"/>
    <w:rsid w:val="00925BBA"/>
    <w:rsid w:val="009272C0"/>
    <w:rsid w:val="00932DCD"/>
    <w:rsid w:val="00933E1F"/>
    <w:rsid w:val="00934FFB"/>
    <w:rsid w:val="009357D7"/>
    <w:rsid w:val="00941B46"/>
    <w:rsid w:val="00942BA0"/>
    <w:rsid w:val="00946843"/>
    <w:rsid w:val="00954D6C"/>
    <w:rsid w:val="00960DF0"/>
    <w:rsid w:val="0097282D"/>
    <w:rsid w:val="00972CF2"/>
    <w:rsid w:val="00976FBA"/>
    <w:rsid w:val="00981D32"/>
    <w:rsid w:val="00982DA9"/>
    <w:rsid w:val="00986285"/>
    <w:rsid w:val="009871F0"/>
    <w:rsid w:val="00987D1C"/>
    <w:rsid w:val="00991416"/>
    <w:rsid w:val="00996393"/>
    <w:rsid w:val="0099693D"/>
    <w:rsid w:val="009A5734"/>
    <w:rsid w:val="009A73CD"/>
    <w:rsid w:val="009C13D1"/>
    <w:rsid w:val="009C3240"/>
    <w:rsid w:val="009C4BF3"/>
    <w:rsid w:val="009C5E28"/>
    <w:rsid w:val="009D10B3"/>
    <w:rsid w:val="009D5497"/>
    <w:rsid w:val="009E5495"/>
    <w:rsid w:val="009E6A2C"/>
    <w:rsid w:val="009E6D1A"/>
    <w:rsid w:val="009F280E"/>
    <w:rsid w:val="009F41C2"/>
    <w:rsid w:val="009F604A"/>
    <w:rsid w:val="00A00497"/>
    <w:rsid w:val="00A2132E"/>
    <w:rsid w:val="00A260B2"/>
    <w:rsid w:val="00A32311"/>
    <w:rsid w:val="00A41482"/>
    <w:rsid w:val="00A41611"/>
    <w:rsid w:val="00A44935"/>
    <w:rsid w:val="00A539AC"/>
    <w:rsid w:val="00A53CCB"/>
    <w:rsid w:val="00A67DC7"/>
    <w:rsid w:val="00A728BD"/>
    <w:rsid w:val="00A744E2"/>
    <w:rsid w:val="00A80F80"/>
    <w:rsid w:val="00A810FE"/>
    <w:rsid w:val="00A85C0C"/>
    <w:rsid w:val="00A91268"/>
    <w:rsid w:val="00A91F80"/>
    <w:rsid w:val="00A97FA8"/>
    <w:rsid w:val="00AA0CA5"/>
    <w:rsid w:val="00AA7E93"/>
    <w:rsid w:val="00AC21DC"/>
    <w:rsid w:val="00AD37D4"/>
    <w:rsid w:val="00AD3EE5"/>
    <w:rsid w:val="00AD7C90"/>
    <w:rsid w:val="00AE0525"/>
    <w:rsid w:val="00AE1C7B"/>
    <w:rsid w:val="00AE250F"/>
    <w:rsid w:val="00AE2C4A"/>
    <w:rsid w:val="00AE4592"/>
    <w:rsid w:val="00AE5F8D"/>
    <w:rsid w:val="00AE62DC"/>
    <w:rsid w:val="00AF3010"/>
    <w:rsid w:val="00AF351F"/>
    <w:rsid w:val="00AF4D25"/>
    <w:rsid w:val="00AF5A32"/>
    <w:rsid w:val="00B0037E"/>
    <w:rsid w:val="00B13917"/>
    <w:rsid w:val="00B21A34"/>
    <w:rsid w:val="00B22288"/>
    <w:rsid w:val="00B339C2"/>
    <w:rsid w:val="00B35CFB"/>
    <w:rsid w:val="00B3711A"/>
    <w:rsid w:val="00B417B7"/>
    <w:rsid w:val="00B42B6D"/>
    <w:rsid w:val="00B50966"/>
    <w:rsid w:val="00B52D73"/>
    <w:rsid w:val="00B559F6"/>
    <w:rsid w:val="00B56D57"/>
    <w:rsid w:val="00B57ED3"/>
    <w:rsid w:val="00B63102"/>
    <w:rsid w:val="00B6400E"/>
    <w:rsid w:val="00B66BA7"/>
    <w:rsid w:val="00B671A8"/>
    <w:rsid w:val="00B73831"/>
    <w:rsid w:val="00B817DB"/>
    <w:rsid w:val="00B930BF"/>
    <w:rsid w:val="00B952B6"/>
    <w:rsid w:val="00BA0F85"/>
    <w:rsid w:val="00BB224C"/>
    <w:rsid w:val="00BB4361"/>
    <w:rsid w:val="00BB6676"/>
    <w:rsid w:val="00BC2FD4"/>
    <w:rsid w:val="00BC4174"/>
    <w:rsid w:val="00BD2441"/>
    <w:rsid w:val="00BD4CC4"/>
    <w:rsid w:val="00BD7492"/>
    <w:rsid w:val="00BE6037"/>
    <w:rsid w:val="00BF48F2"/>
    <w:rsid w:val="00BF7F4B"/>
    <w:rsid w:val="00C0083A"/>
    <w:rsid w:val="00C02369"/>
    <w:rsid w:val="00C10909"/>
    <w:rsid w:val="00C126B5"/>
    <w:rsid w:val="00C15288"/>
    <w:rsid w:val="00C20585"/>
    <w:rsid w:val="00C2488F"/>
    <w:rsid w:val="00C24956"/>
    <w:rsid w:val="00C2509A"/>
    <w:rsid w:val="00C25157"/>
    <w:rsid w:val="00C2574E"/>
    <w:rsid w:val="00C321F0"/>
    <w:rsid w:val="00C32F78"/>
    <w:rsid w:val="00C416D1"/>
    <w:rsid w:val="00C565E3"/>
    <w:rsid w:val="00C6531B"/>
    <w:rsid w:val="00C73DDB"/>
    <w:rsid w:val="00C761CC"/>
    <w:rsid w:val="00C901C6"/>
    <w:rsid w:val="00C92637"/>
    <w:rsid w:val="00C94655"/>
    <w:rsid w:val="00C96253"/>
    <w:rsid w:val="00C96DA3"/>
    <w:rsid w:val="00C97604"/>
    <w:rsid w:val="00C97856"/>
    <w:rsid w:val="00C97993"/>
    <w:rsid w:val="00CA0F54"/>
    <w:rsid w:val="00CA76BF"/>
    <w:rsid w:val="00CB14B7"/>
    <w:rsid w:val="00CB48EE"/>
    <w:rsid w:val="00CC0377"/>
    <w:rsid w:val="00CC0915"/>
    <w:rsid w:val="00CC1226"/>
    <w:rsid w:val="00CC1C50"/>
    <w:rsid w:val="00CC37D4"/>
    <w:rsid w:val="00CD0C21"/>
    <w:rsid w:val="00CD0E24"/>
    <w:rsid w:val="00CD212B"/>
    <w:rsid w:val="00CD2558"/>
    <w:rsid w:val="00CE0F82"/>
    <w:rsid w:val="00CE4007"/>
    <w:rsid w:val="00CE5C23"/>
    <w:rsid w:val="00CE6C26"/>
    <w:rsid w:val="00CE7648"/>
    <w:rsid w:val="00CF5D99"/>
    <w:rsid w:val="00CF7DF2"/>
    <w:rsid w:val="00D03D7E"/>
    <w:rsid w:val="00D05A66"/>
    <w:rsid w:val="00D05EB2"/>
    <w:rsid w:val="00D062CA"/>
    <w:rsid w:val="00D11766"/>
    <w:rsid w:val="00D12941"/>
    <w:rsid w:val="00D1669E"/>
    <w:rsid w:val="00D219DC"/>
    <w:rsid w:val="00D227F3"/>
    <w:rsid w:val="00D33BE0"/>
    <w:rsid w:val="00D36968"/>
    <w:rsid w:val="00D42C49"/>
    <w:rsid w:val="00D435B0"/>
    <w:rsid w:val="00D51975"/>
    <w:rsid w:val="00D52698"/>
    <w:rsid w:val="00D63E39"/>
    <w:rsid w:val="00D640EF"/>
    <w:rsid w:val="00D64890"/>
    <w:rsid w:val="00D64F90"/>
    <w:rsid w:val="00D71C26"/>
    <w:rsid w:val="00D832E7"/>
    <w:rsid w:val="00D8665B"/>
    <w:rsid w:val="00D931B3"/>
    <w:rsid w:val="00D97947"/>
    <w:rsid w:val="00DA11EB"/>
    <w:rsid w:val="00DA4832"/>
    <w:rsid w:val="00DA6658"/>
    <w:rsid w:val="00DA68C1"/>
    <w:rsid w:val="00DB5E95"/>
    <w:rsid w:val="00DC349B"/>
    <w:rsid w:val="00DC410D"/>
    <w:rsid w:val="00DD0392"/>
    <w:rsid w:val="00DD23EB"/>
    <w:rsid w:val="00DD2853"/>
    <w:rsid w:val="00DE0F0C"/>
    <w:rsid w:val="00DE1315"/>
    <w:rsid w:val="00DE2CB7"/>
    <w:rsid w:val="00DE3A2B"/>
    <w:rsid w:val="00DE5F9F"/>
    <w:rsid w:val="00DF1239"/>
    <w:rsid w:val="00DF2F95"/>
    <w:rsid w:val="00DF6A00"/>
    <w:rsid w:val="00DF7436"/>
    <w:rsid w:val="00E14517"/>
    <w:rsid w:val="00E15F8B"/>
    <w:rsid w:val="00E204F2"/>
    <w:rsid w:val="00E21029"/>
    <w:rsid w:val="00E33A99"/>
    <w:rsid w:val="00E43561"/>
    <w:rsid w:val="00E4775F"/>
    <w:rsid w:val="00E53A77"/>
    <w:rsid w:val="00E54CB4"/>
    <w:rsid w:val="00E56B7D"/>
    <w:rsid w:val="00E57EAA"/>
    <w:rsid w:val="00E60279"/>
    <w:rsid w:val="00E603E3"/>
    <w:rsid w:val="00E60B07"/>
    <w:rsid w:val="00E64C64"/>
    <w:rsid w:val="00E7352C"/>
    <w:rsid w:val="00E73DFD"/>
    <w:rsid w:val="00E832E4"/>
    <w:rsid w:val="00E90706"/>
    <w:rsid w:val="00EA2E0F"/>
    <w:rsid w:val="00EA58DD"/>
    <w:rsid w:val="00EA6DDE"/>
    <w:rsid w:val="00EB08C2"/>
    <w:rsid w:val="00EB0FD6"/>
    <w:rsid w:val="00EB448B"/>
    <w:rsid w:val="00EC0062"/>
    <w:rsid w:val="00EC2602"/>
    <w:rsid w:val="00EC4B6F"/>
    <w:rsid w:val="00EC552D"/>
    <w:rsid w:val="00ED0760"/>
    <w:rsid w:val="00ED4393"/>
    <w:rsid w:val="00ED4FE0"/>
    <w:rsid w:val="00ED5B77"/>
    <w:rsid w:val="00ED74E3"/>
    <w:rsid w:val="00EF33F1"/>
    <w:rsid w:val="00F10879"/>
    <w:rsid w:val="00F12B67"/>
    <w:rsid w:val="00F136F6"/>
    <w:rsid w:val="00F146E9"/>
    <w:rsid w:val="00F1472D"/>
    <w:rsid w:val="00F17A3A"/>
    <w:rsid w:val="00F17F2D"/>
    <w:rsid w:val="00F225F5"/>
    <w:rsid w:val="00F228D0"/>
    <w:rsid w:val="00F229F6"/>
    <w:rsid w:val="00F32459"/>
    <w:rsid w:val="00F32CAB"/>
    <w:rsid w:val="00F40AFF"/>
    <w:rsid w:val="00F42E80"/>
    <w:rsid w:val="00F45C49"/>
    <w:rsid w:val="00F63EC7"/>
    <w:rsid w:val="00F67D72"/>
    <w:rsid w:val="00F77CE0"/>
    <w:rsid w:val="00F950C6"/>
    <w:rsid w:val="00F9566A"/>
    <w:rsid w:val="00F96F1A"/>
    <w:rsid w:val="00FA7454"/>
    <w:rsid w:val="00FA7C32"/>
    <w:rsid w:val="00FB2643"/>
    <w:rsid w:val="00FB3705"/>
    <w:rsid w:val="00FB4998"/>
    <w:rsid w:val="00FB5EB1"/>
    <w:rsid w:val="00FB7B90"/>
    <w:rsid w:val="00FC12DB"/>
    <w:rsid w:val="00FC5653"/>
    <w:rsid w:val="00FD3530"/>
    <w:rsid w:val="00FD7E94"/>
    <w:rsid w:val="00FE35A9"/>
    <w:rsid w:val="00FE39B2"/>
    <w:rsid w:val="00FF5547"/>
    <w:rsid w:val="0135685E"/>
    <w:rsid w:val="0A1108B5"/>
    <w:rsid w:val="0D01DB11"/>
    <w:rsid w:val="0DFF64D8"/>
    <w:rsid w:val="0F25877D"/>
    <w:rsid w:val="11776C29"/>
    <w:rsid w:val="12FC0F3E"/>
    <w:rsid w:val="13133C8A"/>
    <w:rsid w:val="13378F94"/>
    <w:rsid w:val="14AF0CEB"/>
    <w:rsid w:val="175E56FF"/>
    <w:rsid w:val="17FC78B4"/>
    <w:rsid w:val="18C77946"/>
    <w:rsid w:val="1910DE56"/>
    <w:rsid w:val="1A570FD4"/>
    <w:rsid w:val="1E12A653"/>
    <w:rsid w:val="1EC42042"/>
    <w:rsid w:val="202052DF"/>
    <w:rsid w:val="211ED01B"/>
    <w:rsid w:val="232A46BD"/>
    <w:rsid w:val="24CD1E3B"/>
    <w:rsid w:val="25D7DF59"/>
    <w:rsid w:val="25F2413E"/>
    <w:rsid w:val="27720962"/>
    <w:rsid w:val="292348D0"/>
    <w:rsid w:val="2929E200"/>
    <w:rsid w:val="29C52630"/>
    <w:rsid w:val="2A39EA67"/>
    <w:rsid w:val="2ACCAC56"/>
    <w:rsid w:val="2B81176D"/>
    <w:rsid w:val="2C6B0D68"/>
    <w:rsid w:val="2DD80BDD"/>
    <w:rsid w:val="2EB8B82F"/>
    <w:rsid w:val="3338BF3F"/>
    <w:rsid w:val="33AFF7CC"/>
    <w:rsid w:val="36E7988E"/>
    <w:rsid w:val="3A05697A"/>
    <w:rsid w:val="3D37DF3D"/>
    <w:rsid w:val="3D915F3F"/>
    <w:rsid w:val="3DF38C7C"/>
    <w:rsid w:val="3ED4E926"/>
    <w:rsid w:val="3FFE19EA"/>
    <w:rsid w:val="400DB2B8"/>
    <w:rsid w:val="41A98319"/>
    <w:rsid w:val="420C89E8"/>
    <w:rsid w:val="42987B67"/>
    <w:rsid w:val="44383004"/>
    <w:rsid w:val="45732BCD"/>
    <w:rsid w:val="458C326C"/>
    <w:rsid w:val="45BBC7B7"/>
    <w:rsid w:val="4AB8E727"/>
    <w:rsid w:val="4D3ED910"/>
    <w:rsid w:val="4E479872"/>
    <w:rsid w:val="4EF1C0EE"/>
    <w:rsid w:val="51C7B401"/>
    <w:rsid w:val="51CACAFC"/>
    <w:rsid w:val="53AD760D"/>
    <w:rsid w:val="53D456D9"/>
    <w:rsid w:val="548451CD"/>
    <w:rsid w:val="548C5FA4"/>
    <w:rsid w:val="55623BFA"/>
    <w:rsid w:val="568B27ED"/>
    <w:rsid w:val="568B6CBE"/>
    <w:rsid w:val="570E723A"/>
    <w:rsid w:val="572EFC1A"/>
    <w:rsid w:val="578CA1B7"/>
    <w:rsid w:val="57AA7ADB"/>
    <w:rsid w:val="58854D4F"/>
    <w:rsid w:val="58E1AF7F"/>
    <w:rsid w:val="594E4949"/>
    <w:rsid w:val="5BD17D7E"/>
    <w:rsid w:val="5CD32BB1"/>
    <w:rsid w:val="5E4E6903"/>
    <w:rsid w:val="5EED1603"/>
    <w:rsid w:val="5F53F4CD"/>
    <w:rsid w:val="5F9C6463"/>
    <w:rsid w:val="61986B0F"/>
    <w:rsid w:val="63676754"/>
    <w:rsid w:val="6372EC24"/>
    <w:rsid w:val="646FD586"/>
    <w:rsid w:val="666C22B7"/>
    <w:rsid w:val="669DC7B7"/>
    <w:rsid w:val="6DFE3C03"/>
    <w:rsid w:val="6E77349C"/>
    <w:rsid w:val="6F0B2753"/>
    <w:rsid w:val="72BEDDC5"/>
    <w:rsid w:val="73000400"/>
    <w:rsid w:val="750C6BE0"/>
    <w:rsid w:val="76691E24"/>
    <w:rsid w:val="76D8C465"/>
    <w:rsid w:val="7768973C"/>
    <w:rsid w:val="78440CA2"/>
    <w:rsid w:val="787494C6"/>
    <w:rsid w:val="78FD4A68"/>
    <w:rsid w:val="79DFDD03"/>
    <w:rsid w:val="7BD22856"/>
    <w:rsid w:val="7BF7F453"/>
    <w:rsid w:val="7CD85FA8"/>
    <w:rsid w:val="7E80B67F"/>
    <w:rsid w:val="7FFEF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2976"/>
  <w15:chartTrackingRefBased/>
  <w15:docId w15:val="{96D511F0-6D20-4F7C-9070-BAC102CC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6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9799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339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39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39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9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9C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744E2"/>
    <w:pPr>
      <w:spacing w:after="0" w:line="240" w:lineRule="auto"/>
    </w:pPr>
  </w:style>
  <w:style w:type="paragraph" w:customStyle="1" w:styleId="paragraph">
    <w:name w:val="paragraph"/>
    <w:basedOn w:val="Normal"/>
    <w:rsid w:val="00DD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D0392"/>
  </w:style>
  <w:style w:type="character" w:customStyle="1" w:styleId="eop">
    <w:name w:val="eop"/>
    <w:basedOn w:val="DefaultParagraphFont"/>
    <w:rsid w:val="00DD0392"/>
  </w:style>
  <w:style w:type="character" w:styleId="Mention">
    <w:name w:val="Mention"/>
    <w:basedOn w:val="DefaultParagraphFont"/>
    <w:uiPriority w:val="99"/>
    <w:unhideWhenUsed/>
    <w:rsid w:val="00F32CA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20" ma:contentTypeDescription="Create a new document." ma:contentTypeScope="" ma:versionID="9666f44ab16ed15b00f463a1ceb948f7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3613115c6c127afe4a56fd1236c892c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93a3eb4-f9b2-4918-8a30-eb81fd3c8322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  <TaxCatchAll xmlns="5067c814-4b34-462c-a21d-c185ff6548d2" xsi:nil="true"/>
    <lcf76f155ced4ddcb4097134ff3c332f xmlns="785685f2-c2e1-4352-89aa-3faca8eab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ACEDC3-F308-49C7-BAD3-031CABB1F7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2C86D7-2216-40A9-B71F-820CDBECE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BA62CE-C6C6-4272-9386-783347C3C7EF}">
  <ds:schemaRefs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785685f2-c2e1-4352-89aa-3faca8eaba52"/>
    <ds:schemaRef ds:uri="http://purl.org/dc/terms/"/>
    <ds:schemaRef ds:uri="http://purl.org/dc/dcmitype/"/>
    <ds:schemaRef ds:uri="5067c814-4b34-462c-a21d-c185ff6548d2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>California Energy Commission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Alexis@Energy</dc:creator>
  <cp:keywords/>
  <dc:description/>
  <cp:lastModifiedBy>Alhabibi, Haider@Energy</cp:lastModifiedBy>
  <cp:revision>68</cp:revision>
  <dcterms:created xsi:type="dcterms:W3CDTF">2022-07-26T19:14:00Z</dcterms:created>
  <dcterms:modified xsi:type="dcterms:W3CDTF">2022-11-04T23:24:00Z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  <property fmtid="{D5CDD505-2E9C-101B-9397-08002B2CF9AE}" pid="3" name="MediaServiceImageTags">
    <vt:lpwstr/>
  </property>
</Properties>
</file>