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28A9B" w14:textId="7B35BB4D" w:rsidR="000809FD" w:rsidRPr="000809FD" w:rsidRDefault="000809FD" w:rsidP="000809FD">
      <w:pPr>
        <w:spacing w:after="0"/>
        <w:rPr>
          <w:rFonts w:cs="Calibri"/>
          <w:b/>
          <w:bCs/>
          <w:sz w:val="24"/>
          <w:szCs w:val="24"/>
        </w:rPr>
      </w:pPr>
      <w:r w:rsidRPr="000809FD">
        <w:rPr>
          <w:rFonts w:eastAsia="Times New Roman"/>
          <w:b/>
          <w:bCs/>
          <w:sz w:val="24"/>
          <w:szCs w:val="24"/>
        </w:rPr>
        <w:t xml:space="preserve">CERTIFICATE OF </w:t>
      </w:r>
      <w:r w:rsidRPr="000809FD">
        <w:rPr>
          <w:rFonts w:cs="Calibri"/>
          <w:b/>
          <w:bCs/>
          <w:sz w:val="24"/>
          <w:szCs w:val="24"/>
        </w:rPr>
        <w:t>INSTALLATION</w:t>
      </w:r>
    </w:p>
    <w:p w14:paraId="6E9C552A" w14:textId="77777777" w:rsidR="000809FD" w:rsidRPr="000809FD" w:rsidRDefault="000809FD" w:rsidP="000809FD">
      <w:pPr>
        <w:spacing w:after="0" w:line="240" w:lineRule="auto"/>
        <w:rPr>
          <w:rFonts w:eastAsia="Times New Roman"/>
          <w:sz w:val="24"/>
          <w:szCs w:val="24"/>
        </w:rPr>
      </w:pPr>
      <w:r w:rsidRPr="000809FD">
        <w:rPr>
          <w:rFonts w:eastAsia="Times New Roman"/>
          <w:b/>
          <w:sz w:val="24"/>
          <w:szCs w:val="24"/>
        </w:rPr>
        <w:t>Note:</w:t>
      </w:r>
      <w:r w:rsidRPr="000809FD">
        <w:rPr>
          <w:rFonts w:eastAsia="Times New Roman"/>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0809FD" w:rsidRPr="000809FD" w14:paraId="368CF820" w14:textId="77777777" w:rsidTr="00894C94">
        <w:trPr>
          <w:trHeight w:val="288"/>
        </w:trPr>
        <w:tc>
          <w:tcPr>
            <w:tcW w:w="7177" w:type="dxa"/>
          </w:tcPr>
          <w:p w14:paraId="7E7C2C02"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hAnsiTheme="minorHAnsi" w:cstheme="minorHAnsi"/>
                <w:sz w:val="24"/>
                <w:szCs w:val="24"/>
              </w:rPr>
              <w:t>Project Name:</w:t>
            </w:r>
          </w:p>
        </w:tc>
        <w:tc>
          <w:tcPr>
            <w:tcW w:w="7201" w:type="dxa"/>
          </w:tcPr>
          <w:p w14:paraId="7CB13D63"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hAnsiTheme="minorHAnsi" w:cstheme="minorHAnsi"/>
                <w:sz w:val="24"/>
                <w:szCs w:val="24"/>
              </w:rPr>
              <w:t>Enforcement Agency:</w:t>
            </w:r>
          </w:p>
        </w:tc>
      </w:tr>
      <w:tr w:rsidR="000809FD" w:rsidRPr="000809FD" w14:paraId="1AF9C646" w14:textId="77777777" w:rsidTr="00894C94">
        <w:trPr>
          <w:trHeight w:val="288"/>
        </w:trPr>
        <w:tc>
          <w:tcPr>
            <w:tcW w:w="7177" w:type="dxa"/>
          </w:tcPr>
          <w:p w14:paraId="5917B286" w14:textId="77777777" w:rsidR="000809FD" w:rsidRPr="000809FD" w:rsidRDefault="000809FD" w:rsidP="000809FD">
            <w:pPr>
              <w:spacing w:after="0" w:line="240" w:lineRule="auto"/>
              <w:rPr>
                <w:rFonts w:asciiTheme="minorHAnsi" w:hAnsiTheme="minorHAnsi" w:cstheme="minorHAnsi"/>
                <w:sz w:val="24"/>
                <w:szCs w:val="24"/>
                <w:vertAlign w:val="superscript"/>
              </w:rPr>
            </w:pPr>
            <w:r w:rsidRPr="000809FD">
              <w:rPr>
                <w:rFonts w:asciiTheme="minorHAnsi" w:hAnsiTheme="minorHAnsi" w:cstheme="minorHAnsi"/>
                <w:sz w:val="24"/>
                <w:szCs w:val="24"/>
              </w:rPr>
              <w:t>Dwelling Address:</w:t>
            </w:r>
          </w:p>
        </w:tc>
        <w:tc>
          <w:tcPr>
            <w:tcW w:w="7201" w:type="dxa"/>
          </w:tcPr>
          <w:p w14:paraId="7D28A2C8" w14:textId="77777777" w:rsidR="000809FD" w:rsidRPr="000809FD" w:rsidRDefault="000809FD" w:rsidP="000809FD">
            <w:pPr>
              <w:spacing w:after="0" w:line="240" w:lineRule="auto"/>
              <w:rPr>
                <w:rFonts w:asciiTheme="minorHAnsi" w:hAnsiTheme="minorHAnsi" w:cstheme="minorHAnsi"/>
                <w:sz w:val="24"/>
                <w:szCs w:val="24"/>
                <w:vertAlign w:val="superscript"/>
              </w:rPr>
            </w:pPr>
            <w:r w:rsidRPr="000809FD">
              <w:rPr>
                <w:rFonts w:asciiTheme="minorHAnsi" w:hAnsiTheme="minorHAnsi" w:cstheme="minorHAnsi"/>
                <w:sz w:val="24"/>
                <w:szCs w:val="24"/>
              </w:rPr>
              <w:t>Permit Number:</w:t>
            </w:r>
          </w:p>
        </w:tc>
      </w:tr>
      <w:tr w:rsidR="000809FD" w:rsidRPr="000809FD" w14:paraId="695001DF" w14:textId="77777777" w:rsidTr="00894C94">
        <w:trPr>
          <w:trHeight w:val="288"/>
        </w:trPr>
        <w:tc>
          <w:tcPr>
            <w:tcW w:w="7177" w:type="dxa"/>
          </w:tcPr>
          <w:p w14:paraId="7B382964"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hAnsiTheme="minorHAnsi" w:cstheme="minorHAnsi"/>
                <w:sz w:val="24"/>
                <w:szCs w:val="24"/>
              </w:rPr>
              <w:t>City and Zip Code:</w:t>
            </w:r>
          </w:p>
        </w:tc>
        <w:tc>
          <w:tcPr>
            <w:tcW w:w="7201" w:type="dxa"/>
          </w:tcPr>
          <w:p w14:paraId="3498E9D9"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eastAsia="Calibri" w:hAnsiTheme="minorHAnsi" w:cstheme="minorHAnsi"/>
                <w:color w:val="000000" w:themeColor="text1"/>
                <w:sz w:val="24"/>
                <w:szCs w:val="24"/>
              </w:rPr>
              <w:t>Permit Application Date</w:t>
            </w:r>
            <w:r w:rsidRPr="000809FD">
              <w:rPr>
                <w:rFonts w:asciiTheme="minorHAnsi" w:hAnsiTheme="minorHAnsi" w:cstheme="minorHAnsi"/>
                <w:sz w:val="24"/>
                <w:szCs w:val="24"/>
              </w:rPr>
              <w:t>:</w:t>
            </w:r>
          </w:p>
        </w:tc>
      </w:tr>
    </w:tbl>
    <w:p w14:paraId="0321022E" w14:textId="3D64B243" w:rsidR="000809FD" w:rsidRDefault="000809FD" w:rsidP="000809FD">
      <w:pPr>
        <w:spacing w:after="0" w:line="240" w:lineRule="auto"/>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39"/>
        <w:gridCol w:w="5832"/>
        <w:gridCol w:w="4302"/>
      </w:tblGrid>
      <w:tr w:rsidR="00FB3C06" w:rsidRPr="006F1F7B" w14:paraId="6C4016EA" w14:textId="77777777" w:rsidTr="000809FD">
        <w:trPr>
          <w:trHeight w:val="144"/>
        </w:trPr>
        <w:tc>
          <w:tcPr>
            <w:tcW w:w="10773" w:type="dxa"/>
            <w:gridSpan w:val="3"/>
            <w:tcBorders>
              <w:top w:val="single" w:sz="4" w:space="0" w:color="auto"/>
              <w:bottom w:val="single" w:sz="4" w:space="0" w:color="auto"/>
            </w:tcBorders>
            <w:vAlign w:val="center"/>
          </w:tcPr>
          <w:p w14:paraId="170314C2" w14:textId="74FC038C"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1462EE">
              <w:rPr>
                <w:rFonts w:asciiTheme="minorHAnsi" w:hAnsiTheme="minorHAnsi" w:cstheme="minorHAnsi"/>
                <w:b/>
                <w:sz w:val="20"/>
                <w:szCs w:val="20"/>
              </w:rPr>
              <w:t>A. General Information</w:t>
            </w:r>
          </w:p>
        </w:tc>
      </w:tr>
      <w:tr w:rsidR="00FB3C06" w:rsidRPr="006F1F7B" w14:paraId="46186F80" w14:textId="77777777" w:rsidTr="000809FD">
        <w:trPr>
          <w:trHeight w:val="278"/>
        </w:trPr>
        <w:tc>
          <w:tcPr>
            <w:tcW w:w="639" w:type="dxa"/>
            <w:tcBorders>
              <w:top w:val="single" w:sz="4" w:space="0" w:color="auto"/>
              <w:bottom w:val="single" w:sz="4" w:space="0" w:color="auto"/>
              <w:right w:val="single" w:sz="4" w:space="0" w:color="auto"/>
            </w:tcBorders>
            <w:vAlign w:val="center"/>
          </w:tcPr>
          <w:p w14:paraId="71BBF0F0"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5832" w:type="dxa"/>
            <w:tcBorders>
              <w:top w:val="single" w:sz="4" w:space="0" w:color="auto"/>
              <w:left w:val="single" w:sz="4" w:space="0" w:color="auto"/>
              <w:bottom w:val="single" w:sz="4" w:space="0" w:color="auto"/>
              <w:right w:val="single" w:sz="4" w:space="0" w:color="auto"/>
            </w:tcBorders>
            <w:vAlign w:val="center"/>
          </w:tcPr>
          <w:p w14:paraId="5217109C" w14:textId="738BF564" w:rsidR="00276172" w:rsidRPr="00B67E3D" w:rsidRDefault="00276172" w:rsidP="000311BA">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Building Name</w:t>
            </w:r>
          </w:p>
        </w:tc>
        <w:tc>
          <w:tcPr>
            <w:tcW w:w="4302" w:type="dxa"/>
            <w:tcBorders>
              <w:top w:val="single" w:sz="4" w:space="0" w:color="auto"/>
              <w:left w:val="single" w:sz="4" w:space="0" w:color="auto"/>
              <w:bottom w:val="single" w:sz="4" w:space="0" w:color="auto"/>
            </w:tcBorders>
            <w:vAlign w:val="center"/>
          </w:tcPr>
          <w:p w14:paraId="59E52064"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C9EDB09" w14:textId="32503527" w:rsidR="007D4B5B" w:rsidRPr="001462EE" w:rsidRDefault="007D4B5B" w:rsidP="001E0DF0">
      <w:pPr>
        <w:tabs>
          <w:tab w:val="left" w:pos="-720"/>
        </w:tabs>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796"/>
        <w:gridCol w:w="676"/>
        <w:gridCol w:w="808"/>
        <w:gridCol w:w="750"/>
        <w:gridCol w:w="882"/>
        <w:gridCol w:w="969"/>
        <w:gridCol w:w="969"/>
        <w:gridCol w:w="1144"/>
        <w:gridCol w:w="882"/>
        <w:gridCol w:w="794"/>
        <w:gridCol w:w="1062"/>
      </w:tblGrid>
      <w:tr w:rsidR="00276172" w:rsidRPr="006F1F7B" w14:paraId="584C1525" w14:textId="77777777" w:rsidTr="00FD0CF7">
        <w:trPr>
          <w:cantSplit/>
          <w:trHeight w:val="144"/>
        </w:trPr>
        <w:tc>
          <w:tcPr>
            <w:tcW w:w="10777" w:type="dxa"/>
            <w:gridSpan w:val="12"/>
            <w:tcBorders>
              <w:top w:val="single" w:sz="4" w:space="0" w:color="auto"/>
              <w:left w:val="single" w:sz="4" w:space="0" w:color="auto"/>
              <w:bottom w:val="single" w:sz="4" w:space="0" w:color="auto"/>
              <w:right w:val="single" w:sz="4" w:space="0" w:color="auto"/>
            </w:tcBorders>
            <w:vAlign w:val="center"/>
          </w:tcPr>
          <w:p w14:paraId="44CB5409" w14:textId="2CD18EAA" w:rsidR="00276172" w:rsidRPr="00BC623E"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B. Design Central Water Heating Systems Information </w:t>
            </w:r>
            <w:r w:rsidR="00843247">
              <w:rPr>
                <w:rFonts w:asciiTheme="minorHAnsi" w:hAnsiTheme="minorHAnsi" w:cstheme="minorHAnsi"/>
                <w:b/>
                <w:sz w:val="20"/>
                <w:szCs w:val="20"/>
              </w:rPr>
              <w:t>(other than CHPWH)</w:t>
            </w:r>
          </w:p>
          <w:p w14:paraId="4763BCBA" w14:textId="0A2B0D66"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18"/>
                <w:szCs w:val="20"/>
              </w:rPr>
              <w:t xml:space="preserve">This table reports </w:t>
            </w:r>
            <w:r w:rsidR="003D6A77">
              <w:rPr>
                <w:rFonts w:asciiTheme="minorHAnsi" w:eastAsia="Times New Roman" w:hAnsiTheme="minorHAnsi" w:cstheme="minorHAnsi"/>
                <w:sz w:val="20"/>
                <w:szCs w:val="20"/>
              </w:rPr>
              <w:t xml:space="preserve">features of </w:t>
            </w:r>
            <w:r w:rsidRPr="00B67E3D">
              <w:rPr>
                <w:rFonts w:asciiTheme="minorHAnsi" w:eastAsia="Times New Roman" w:hAnsiTheme="minorHAnsi" w:cstheme="minorHAnsi"/>
                <w:sz w:val="18"/>
                <w:szCs w:val="20"/>
              </w:rPr>
              <w:t xml:space="preserve">the water heating system </w:t>
            </w:r>
            <w:r w:rsidR="002A2698" w:rsidRPr="0062515C">
              <w:rPr>
                <w:rFonts w:asciiTheme="minorHAnsi" w:eastAsia="Times New Roman" w:hAnsiTheme="minorHAnsi" w:cstheme="minorHAnsi"/>
                <w:sz w:val="18"/>
                <w:szCs w:val="18"/>
              </w:rPr>
              <w:t xml:space="preserve">other than </w:t>
            </w:r>
            <w:r w:rsidR="002A2698" w:rsidRPr="0062515C">
              <w:rPr>
                <w:rFonts w:asciiTheme="minorHAnsi" w:eastAsia="Times New Roman" w:hAnsiTheme="minorHAnsi" w:cstheme="minorHAnsi"/>
                <w:b/>
                <w:bCs/>
                <w:sz w:val="18"/>
                <w:szCs w:val="18"/>
              </w:rPr>
              <w:t>CHPWH</w:t>
            </w:r>
            <w:r w:rsidR="002A2698" w:rsidRPr="0062515C">
              <w:rPr>
                <w:rFonts w:asciiTheme="minorHAnsi" w:eastAsia="Times New Roman" w:hAnsiTheme="minorHAnsi" w:cstheme="minorHAnsi"/>
                <w:sz w:val="18"/>
                <w:szCs w:val="18"/>
              </w:rPr>
              <w:t xml:space="preserve"> system</w:t>
            </w:r>
            <w:r w:rsidRPr="00B67E3D">
              <w:rPr>
                <w:rFonts w:asciiTheme="minorHAnsi" w:eastAsia="Times New Roman" w:hAnsiTheme="minorHAnsi" w:cstheme="minorHAnsi"/>
                <w:sz w:val="18"/>
                <w:szCs w:val="20"/>
              </w:rPr>
              <w:t xml:space="preserve"> that were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p>
        </w:tc>
      </w:tr>
      <w:tr w:rsidR="00276172" w:rsidRPr="006F1F7B" w14:paraId="19B9017B"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79D403A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796" w:type="dxa"/>
            <w:tcBorders>
              <w:top w:val="single" w:sz="4" w:space="0" w:color="auto"/>
              <w:left w:val="single" w:sz="4" w:space="0" w:color="auto"/>
              <w:bottom w:val="single" w:sz="4" w:space="0" w:color="auto"/>
              <w:right w:val="single" w:sz="4" w:space="0" w:color="auto"/>
            </w:tcBorders>
            <w:vAlign w:val="center"/>
          </w:tcPr>
          <w:p w14:paraId="559D2E5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676" w:type="dxa"/>
            <w:tcBorders>
              <w:top w:val="single" w:sz="4" w:space="0" w:color="auto"/>
              <w:left w:val="single" w:sz="4" w:space="0" w:color="auto"/>
              <w:bottom w:val="single" w:sz="4" w:space="0" w:color="auto"/>
              <w:right w:val="single" w:sz="4" w:space="0" w:color="auto"/>
            </w:tcBorders>
            <w:vAlign w:val="center"/>
          </w:tcPr>
          <w:p w14:paraId="0A08294F"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c>
          <w:tcPr>
            <w:tcW w:w="808" w:type="dxa"/>
            <w:tcBorders>
              <w:top w:val="single" w:sz="4" w:space="0" w:color="auto"/>
              <w:left w:val="single" w:sz="4" w:space="0" w:color="auto"/>
              <w:bottom w:val="single" w:sz="4" w:space="0" w:color="auto"/>
              <w:right w:val="single" w:sz="4" w:space="0" w:color="auto"/>
            </w:tcBorders>
            <w:vAlign w:val="center"/>
          </w:tcPr>
          <w:p w14:paraId="762583C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04</w:t>
            </w:r>
          </w:p>
        </w:tc>
        <w:tc>
          <w:tcPr>
            <w:tcW w:w="750" w:type="dxa"/>
            <w:tcBorders>
              <w:top w:val="single" w:sz="4" w:space="0" w:color="auto"/>
              <w:left w:val="single" w:sz="4" w:space="0" w:color="auto"/>
              <w:bottom w:val="single" w:sz="4" w:space="0" w:color="auto"/>
              <w:right w:val="single" w:sz="4" w:space="0" w:color="auto"/>
            </w:tcBorders>
            <w:vAlign w:val="center"/>
          </w:tcPr>
          <w:p w14:paraId="183D5F7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05</w:t>
            </w:r>
          </w:p>
        </w:tc>
        <w:tc>
          <w:tcPr>
            <w:tcW w:w="882" w:type="dxa"/>
            <w:tcBorders>
              <w:top w:val="single" w:sz="4" w:space="0" w:color="auto"/>
              <w:left w:val="single" w:sz="4" w:space="0" w:color="auto"/>
              <w:bottom w:val="single" w:sz="4" w:space="0" w:color="auto"/>
              <w:right w:val="single" w:sz="4" w:space="0" w:color="auto"/>
            </w:tcBorders>
            <w:vAlign w:val="center"/>
          </w:tcPr>
          <w:p w14:paraId="0583D03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06</w:t>
            </w:r>
          </w:p>
        </w:tc>
        <w:tc>
          <w:tcPr>
            <w:tcW w:w="969" w:type="dxa"/>
            <w:tcBorders>
              <w:top w:val="single" w:sz="4" w:space="0" w:color="auto"/>
              <w:left w:val="single" w:sz="4" w:space="0" w:color="auto"/>
              <w:bottom w:val="single" w:sz="4" w:space="0" w:color="auto"/>
              <w:right w:val="single" w:sz="4" w:space="0" w:color="auto"/>
            </w:tcBorders>
            <w:vAlign w:val="center"/>
          </w:tcPr>
          <w:p w14:paraId="2CD7971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07</w:t>
            </w:r>
          </w:p>
        </w:tc>
        <w:tc>
          <w:tcPr>
            <w:tcW w:w="969" w:type="dxa"/>
            <w:tcBorders>
              <w:top w:val="single" w:sz="4" w:space="0" w:color="auto"/>
              <w:left w:val="single" w:sz="4" w:space="0" w:color="auto"/>
              <w:bottom w:val="single" w:sz="4" w:space="0" w:color="auto"/>
              <w:right w:val="single" w:sz="4" w:space="0" w:color="auto"/>
            </w:tcBorders>
            <w:vAlign w:val="center"/>
          </w:tcPr>
          <w:p w14:paraId="65CCF1C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08</w:t>
            </w:r>
          </w:p>
        </w:tc>
        <w:tc>
          <w:tcPr>
            <w:tcW w:w="1144" w:type="dxa"/>
            <w:tcBorders>
              <w:top w:val="single" w:sz="4" w:space="0" w:color="auto"/>
              <w:left w:val="single" w:sz="4" w:space="0" w:color="auto"/>
              <w:bottom w:val="single" w:sz="4" w:space="0" w:color="auto"/>
              <w:right w:val="single" w:sz="4" w:space="0" w:color="auto"/>
            </w:tcBorders>
            <w:vAlign w:val="center"/>
          </w:tcPr>
          <w:p w14:paraId="02651D2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09</w:t>
            </w:r>
          </w:p>
        </w:tc>
        <w:tc>
          <w:tcPr>
            <w:tcW w:w="882" w:type="dxa"/>
            <w:tcBorders>
              <w:top w:val="single" w:sz="4" w:space="0" w:color="auto"/>
              <w:left w:val="single" w:sz="4" w:space="0" w:color="auto"/>
              <w:bottom w:val="single" w:sz="4" w:space="0" w:color="auto"/>
              <w:right w:val="single" w:sz="4" w:space="0" w:color="auto"/>
            </w:tcBorders>
            <w:vAlign w:val="center"/>
          </w:tcPr>
          <w:p w14:paraId="7C1BB57B"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10</w:t>
            </w:r>
          </w:p>
        </w:tc>
        <w:tc>
          <w:tcPr>
            <w:tcW w:w="794" w:type="dxa"/>
            <w:tcBorders>
              <w:top w:val="single" w:sz="4" w:space="0" w:color="auto"/>
              <w:left w:val="single" w:sz="4" w:space="0" w:color="auto"/>
              <w:bottom w:val="single" w:sz="4" w:space="0" w:color="auto"/>
              <w:right w:val="single" w:sz="4" w:space="0" w:color="auto"/>
            </w:tcBorders>
            <w:vAlign w:val="center"/>
          </w:tcPr>
          <w:p w14:paraId="4E0E33D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11</w:t>
            </w:r>
          </w:p>
        </w:tc>
        <w:tc>
          <w:tcPr>
            <w:tcW w:w="1062" w:type="dxa"/>
            <w:tcBorders>
              <w:top w:val="single" w:sz="4" w:space="0" w:color="auto"/>
              <w:left w:val="single" w:sz="4" w:space="0" w:color="auto"/>
              <w:bottom w:val="single" w:sz="4" w:space="0" w:color="auto"/>
              <w:right w:val="single" w:sz="4" w:space="0" w:color="auto"/>
            </w:tcBorders>
            <w:vAlign w:val="center"/>
          </w:tcPr>
          <w:p w14:paraId="11E8595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12</w:t>
            </w:r>
          </w:p>
        </w:tc>
      </w:tr>
      <w:tr w:rsidR="00276172" w:rsidRPr="006F1F7B" w14:paraId="7D2E819F"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bottom"/>
          </w:tcPr>
          <w:p w14:paraId="697A841A" w14:textId="77777777" w:rsidR="00276172" w:rsidRPr="00BC62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C623E">
              <w:rPr>
                <w:rFonts w:asciiTheme="minorHAnsi" w:eastAsia="Times New Roman" w:hAnsiTheme="minorHAnsi" w:cstheme="minorHAnsi"/>
                <w:sz w:val="16"/>
                <w:szCs w:val="20"/>
              </w:rPr>
              <w:t>Water Heating System ID or Name</w:t>
            </w:r>
          </w:p>
        </w:tc>
        <w:tc>
          <w:tcPr>
            <w:tcW w:w="796" w:type="dxa"/>
            <w:tcBorders>
              <w:top w:val="single" w:sz="4" w:space="0" w:color="auto"/>
              <w:left w:val="single" w:sz="4" w:space="0" w:color="auto"/>
              <w:bottom w:val="single" w:sz="4" w:space="0" w:color="auto"/>
              <w:right w:val="single" w:sz="4" w:space="0" w:color="auto"/>
            </w:tcBorders>
            <w:vAlign w:val="bottom"/>
          </w:tcPr>
          <w:p w14:paraId="1C2AD10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Water Heating System Type</w:t>
            </w:r>
          </w:p>
        </w:tc>
        <w:tc>
          <w:tcPr>
            <w:tcW w:w="676" w:type="dxa"/>
            <w:tcBorders>
              <w:top w:val="single" w:sz="4" w:space="0" w:color="auto"/>
              <w:left w:val="single" w:sz="4" w:space="0" w:color="auto"/>
              <w:bottom w:val="single" w:sz="4" w:space="0" w:color="auto"/>
              <w:right w:val="single" w:sz="4" w:space="0" w:color="auto"/>
            </w:tcBorders>
            <w:vAlign w:val="bottom"/>
          </w:tcPr>
          <w:p w14:paraId="31A1F5DA"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Water Heater Type</w:t>
            </w:r>
          </w:p>
        </w:tc>
        <w:tc>
          <w:tcPr>
            <w:tcW w:w="808" w:type="dxa"/>
            <w:tcBorders>
              <w:top w:val="single" w:sz="4" w:space="0" w:color="auto"/>
              <w:left w:val="single" w:sz="4" w:space="0" w:color="auto"/>
              <w:bottom w:val="single" w:sz="4" w:space="0" w:color="auto"/>
              <w:right w:val="single" w:sz="4" w:space="0" w:color="auto"/>
            </w:tcBorders>
            <w:vAlign w:val="bottom"/>
          </w:tcPr>
          <w:p w14:paraId="2D616C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of Water Heaters in System</w:t>
            </w:r>
          </w:p>
        </w:tc>
        <w:tc>
          <w:tcPr>
            <w:tcW w:w="750" w:type="dxa"/>
            <w:tcBorders>
              <w:top w:val="single" w:sz="4" w:space="0" w:color="auto"/>
              <w:left w:val="single" w:sz="4" w:space="0" w:color="auto"/>
              <w:bottom w:val="single" w:sz="4" w:space="0" w:color="auto"/>
              <w:right w:val="single" w:sz="4" w:space="0" w:color="auto"/>
            </w:tcBorders>
            <w:vAlign w:val="bottom"/>
          </w:tcPr>
          <w:p w14:paraId="0D972487"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Water Heater </w:t>
            </w:r>
          </w:p>
          <w:p w14:paraId="7A6109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Storage</w:t>
            </w:r>
          </w:p>
          <w:p w14:paraId="77C14D71"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Volume (gal)</w:t>
            </w:r>
          </w:p>
        </w:tc>
        <w:tc>
          <w:tcPr>
            <w:tcW w:w="882" w:type="dxa"/>
            <w:tcBorders>
              <w:top w:val="single" w:sz="4" w:space="0" w:color="auto"/>
              <w:left w:val="single" w:sz="4" w:space="0" w:color="auto"/>
              <w:bottom w:val="single" w:sz="4" w:space="0" w:color="auto"/>
              <w:right w:val="single" w:sz="4" w:space="0" w:color="auto"/>
            </w:tcBorders>
            <w:vAlign w:val="bottom"/>
          </w:tcPr>
          <w:p w14:paraId="4DC4D7C5"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Fuel Type</w:t>
            </w:r>
          </w:p>
        </w:tc>
        <w:tc>
          <w:tcPr>
            <w:tcW w:w="969" w:type="dxa"/>
            <w:tcBorders>
              <w:top w:val="single" w:sz="4" w:space="0" w:color="auto"/>
              <w:left w:val="single" w:sz="4" w:space="0" w:color="auto"/>
              <w:bottom w:val="single" w:sz="4" w:space="0" w:color="auto"/>
              <w:right w:val="single" w:sz="4" w:space="0" w:color="auto"/>
            </w:tcBorders>
            <w:vAlign w:val="bottom"/>
          </w:tcPr>
          <w:p w14:paraId="139673D1"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Type</w:t>
            </w:r>
          </w:p>
        </w:tc>
        <w:tc>
          <w:tcPr>
            <w:tcW w:w="969" w:type="dxa"/>
            <w:tcBorders>
              <w:top w:val="single" w:sz="4" w:space="0" w:color="auto"/>
              <w:left w:val="single" w:sz="4" w:space="0" w:color="auto"/>
              <w:bottom w:val="single" w:sz="4" w:space="0" w:color="auto"/>
              <w:right w:val="single" w:sz="4" w:space="0" w:color="auto"/>
            </w:tcBorders>
            <w:vAlign w:val="bottom"/>
          </w:tcPr>
          <w:p w14:paraId="0DE5C4D6"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Value</w:t>
            </w:r>
          </w:p>
        </w:tc>
        <w:tc>
          <w:tcPr>
            <w:tcW w:w="1144" w:type="dxa"/>
            <w:tcBorders>
              <w:top w:val="single" w:sz="4" w:space="0" w:color="auto"/>
              <w:left w:val="single" w:sz="4" w:space="0" w:color="auto"/>
              <w:bottom w:val="single" w:sz="4" w:space="0" w:color="auto"/>
              <w:right w:val="single" w:sz="4" w:space="0" w:color="auto"/>
            </w:tcBorders>
            <w:vAlign w:val="bottom"/>
          </w:tcPr>
          <w:p w14:paraId="42BD0A27"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Type</w:t>
            </w:r>
          </w:p>
        </w:tc>
        <w:tc>
          <w:tcPr>
            <w:tcW w:w="882" w:type="dxa"/>
            <w:tcBorders>
              <w:top w:val="single" w:sz="4" w:space="0" w:color="auto"/>
              <w:left w:val="single" w:sz="4" w:space="0" w:color="auto"/>
              <w:bottom w:val="single" w:sz="4" w:space="0" w:color="auto"/>
              <w:right w:val="single" w:sz="4" w:space="0" w:color="auto"/>
            </w:tcBorders>
            <w:vAlign w:val="bottom"/>
          </w:tcPr>
          <w:p w14:paraId="693B4D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Value</w:t>
            </w:r>
          </w:p>
        </w:tc>
        <w:tc>
          <w:tcPr>
            <w:tcW w:w="794" w:type="dxa"/>
            <w:tcBorders>
              <w:top w:val="single" w:sz="4" w:space="0" w:color="auto"/>
              <w:left w:val="single" w:sz="4" w:space="0" w:color="auto"/>
              <w:bottom w:val="single" w:sz="4" w:space="0" w:color="auto"/>
              <w:right w:val="single" w:sz="4" w:space="0" w:color="auto"/>
            </w:tcBorders>
            <w:vAlign w:val="bottom"/>
          </w:tcPr>
          <w:p w14:paraId="23240D22"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Standby Loss </w:t>
            </w:r>
          </w:p>
          <w:p w14:paraId="3918A785"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t>
            </w:r>
          </w:p>
        </w:tc>
        <w:tc>
          <w:tcPr>
            <w:tcW w:w="1062" w:type="dxa"/>
            <w:tcBorders>
              <w:top w:val="single" w:sz="4" w:space="0" w:color="auto"/>
              <w:left w:val="single" w:sz="4" w:space="0" w:color="auto"/>
              <w:bottom w:val="single" w:sz="4" w:space="0" w:color="auto"/>
              <w:right w:val="single" w:sz="4" w:space="0" w:color="auto"/>
            </w:tcBorders>
            <w:vAlign w:val="bottom"/>
          </w:tcPr>
          <w:p w14:paraId="01DF6ED0"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Exterior </w:t>
            </w:r>
            <w:proofErr w:type="spellStart"/>
            <w:r w:rsidRPr="00980F3E">
              <w:rPr>
                <w:rFonts w:asciiTheme="minorHAnsi" w:eastAsia="Times New Roman" w:hAnsiTheme="minorHAnsi" w:cstheme="minorHAnsi"/>
                <w:sz w:val="16"/>
                <w:szCs w:val="20"/>
              </w:rPr>
              <w:t>Insul</w:t>
            </w:r>
            <w:proofErr w:type="spellEnd"/>
            <w:r w:rsidRPr="00980F3E">
              <w:rPr>
                <w:rFonts w:asciiTheme="minorHAnsi" w:eastAsia="Times New Roman" w:hAnsiTheme="minorHAnsi" w:cstheme="minorHAnsi"/>
                <w:sz w:val="16"/>
                <w:szCs w:val="20"/>
              </w:rPr>
              <w:t xml:space="preserve">. </w:t>
            </w:r>
          </w:p>
          <w:p w14:paraId="73AADEB3"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R-Value</w:t>
            </w:r>
          </w:p>
        </w:tc>
      </w:tr>
      <w:tr w:rsidR="00276172" w:rsidRPr="006F1F7B" w14:paraId="4E685F01"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tcPr>
          <w:p w14:paraId="7C2FA69F"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tcPr>
          <w:p w14:paraId="4B181753"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tcPr>
          <w:p w14:paraId="7643A4D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tcPr>
          <w:p w14:paraId="1C17B63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tcPr>
          <w:p w14:paraId="54B5CA8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5D27442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466E8554"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18FDB65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tcPr>
          <w:p w14:paraId="584904B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0447BE66"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tcPr>
          <w:p w14:paraId="4F600C92"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tcPr>
          <w:p w14:paraId="32CF1BC0"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276172" w:rsidRPr="006F1F7B" w14:paraId="44D90F7F"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1511836E"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vAlign w:val="center"/>
          </w:tcPr>
          <w:p w14:paraId="5BEBD32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vAlign w:val="center"/>
          </w:tcPr>
          <w:p w14:paraId="01113261"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vAlign w:val="center"/>
          </w:tcPr>
          <w:p w14:paraId="0BC65C3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vAlign w:val="center"/>
          </w:tcPr>
          <w:p w14:paraId="53CCDE42"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7577705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021E94F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6A45F19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vAlign w:val="center"/>
          </w:tcPr>
          <w:p w14:paraId="18522599"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22790CB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18EA844E"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vAlign w:val="center"/>
          </w:tcPr>
          <w:p w14:paraId="77E26F69"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EB9E6A0" w14:textId="77777777" w:rsidR="00276172" w:rsidRDefault="00276172" w:rsidP="001E0DF0">
      <w:pPr>
        <w:tabs>
          <w:tab w:val="left" w:pos="-720"/>
        </w:tabs>
        <w:suppressAutoHyphens/>
        <w:spacing w:after="0" w:line="240" w:lineRule="auto"/>
        <w:ind w:left="446"/>
        <w:rPr>
          <w:rFonts w:asciiTheme="minorHAnsi" w:hAnsiTheme="minorHAnsi" w:cstheme="minorHAnsi"/>
          <w:b/>
          <w:sz w:val="20"/>
          <w:szCs w:val="20"/>
        </w:rPr>
      </w:pPr>
    </w:p>
    <w:tbl>
      <w:tblPr>
        <w:tblStyle w:val="TableGrid"/>
        <w:tblW w:w="5002" w:type="pct"/>
        <w:tblLayout w:type="fixed"/>
        <w:tblLook w:val="04A0" w:firstRow="1" w:lastRow="0" w:firstColumn="1" w:lastColumn="0" w:noHBand="0" w:noVBand="1"/>
      </w:tblPr>
      <w:tblGrid>
        <w:gridCol w:w="899"/>
        <w:gridCol w:w="900"/>
        <w:gridCol w:w="898"/>
        <w:gridCol w:w="900"/>
        <w:gridCol w:w="898"/>
        <w:gridCol w:w="900"/>
        <w:gridCol w:w="898"/>
        <w:gridCol w:w="900"/>
        <w:gridCol w:w="898"/>
        <w:gridCol w:w="900"/>
        <w:gridCol w:w="898"/>
        <w:gridCol w:w="905"/>
      </w:tblGrid>
      <w:tr w:rsidR="004A1F4E" w:rsidRPr="00C071B0" w14:paraId="09C90658" w14:textId="77777777" w:rsidTr="00804738">
        <w:tc>
          <w:tcPr>
            <w:tcW w:w="5000" w:type="pct"/>
            <w:gridSpan w:val="12"/>
          </w:tcPr>
          <w:p w14:paraId="552BB6C0" w14:textId="77777777" w:rsidR="004A1F4E" w:rsidRPr="00405CF9" w:rsidRDefault="004A1F4E" w:rsidP="0062515C">
            <w:pPr>
              <w:spacing w:after="0"/>
              <w:rPr>
                <w:rFonts w:cstheme="minorHAnsi"/>
                <w:b/>
                <w:sz w:val="20"/>
                <w:szCs w:val="20"/>
              </w:rPr>
            </w:pPr>
            <w:r>
              <w:rPr>
                <w:rFonts w:cstheme="minorHAnsi"/>
                <w:b/>
                <w:sz w:val="20"/>
                <w:szCs w:val="20"/>
              </w:rPr>
              <w:t>B2</w:t>
            </w:r>
            <w:r w:rsidRPr="00405CF9">
              <w:rPr>
                <w:rFonts w:cstheme="minorHAnsi"/>
                <w:b/>
                <w:sz w:val="20"/>
                <w:szCs w:val="20"/>
              </w:rPr>
              <w:t xml:space="preserve">. Design </w:t>
            </w:r>
            <w:r>
              <w:rPr>
                <w:rFonts w:cstheme="minorHAnsi"/>
                <w:b/>
                <w:sz w:val="20"/>
                <w:szCs w:val="20"/>
              </w:rPr>
              <w:t>CHPWH System</w:t>
            </w:r>
            <w:r w:rsidRPr="00405CF9">
              <w:rPr>
                <w:rFonts w:cstheme="minorHAnsi"/>
                <w:b/>
                <w:sz w:val="20"/>
                <w:szCs w:val="20"/>
              </w:rPr>
              <w:t xml:space="preserve"> Information</w:t>
            </w:r>
          </w:p>
          <w:p w14:paraId="15A8DA3D" w14:textId="4CE66D87" w:rsidR="004A1F4E" w:rsidRPr="00405CF9" w:rsidRDefault="00152D3E" w:rsidP="0062515C">
            <w:pPr>
              <w:spacing w:after="0"/>
              <w:rPr>
                <w:rFonts w:cstheme="minorHAnsi"/>
                <w:b/>
                <w:sz w:val="20"/>
                <w:szCs w:val="20"/>
              </w:rPr>
            </w:pPr>
            <w:r w:rsidRPr="003F4127">
              <w:rPr>
                <w:rFonts w:cstheme="minorHAnsi"/>
                <w:sz w:val="20"/>
                <w:szCs w:val="20"/>
              </w:rPr>
              <w:t xml:space="preserve">This table reports the water heating systems specified on the registered </w:t>
            </w:r>
            <w:r>
              <w:rPr>
                <w:rFonts w:cstheme="minorHAnsi"/>
                <w:sz w:val="20"/>
                <w:szCs w:val="20"/>
              </w:rPr>
              <w:t>LMCC</w:t>
            </w:r>
            <w:r w:rsidRPr="003F4127">
              <w:rPr>
                <w:rFonts w:cstheme="minorHAnsi"/>
                <w:sz w:val="20"/>
                <w:szCs w:val="20"/>
              </w:rPr>
              <w:t xml:space="preserve"> compliance document for this project.</w:t>
            </w:r>
          </w:p>
        </w:tc>
      </w:tr>
      <w:tr w:rsidR="00804738" w:rsidRPr="00C071B0" w14:paraId="37CC9A62" w14:textId="77777777" w:rsidTr="00804738">
        <w:tc>
          <w:tcPr>
            <w:tcW w:w="416" w:type="pct"/>
            <w:vAlign w:val="bottom"/>
          </w:tcPr>
          <w:p w14:paraId="00050995" w14:textId="77777777" w:rsidR="004A1F4E" w:rsidRPr="003F4127" w:rsidRDefault="004A1F4E" w:rsidP="0062515C">
            <w:pPr>
              <w:spacing w:after="0"/>
              <w:jc w:val="center"/>
              <w:rPr>
                <w:rFonts w:cstheme="minorHAnsi"/>
                <w:sz w:val="20"/>
                <w:szCs w:val="20"/>
              </w:rPr>
            </w:pPr>
            <w:r w:rsidRPr="003F4127">
              <w:rPr>
                <w:rFonts w:eastAsia="Times New Roman" w:cstheme="minorHAnsi"/>
                <w:sz w:val="20"/>
                <w:szCs w:val="20"/>
              </w:rPr>
              <w:t>01</w:t>
            </w:r>
          </w:p>
        </w:tc>
        <w:tc>
          <w:tcPr>
            <w:tcW w:w="417" w:type="pct"/>
            <w:vAlign w:val="bottom"/>
          </w:tcPr>
          <w:p w14:paraId="5C4D41AA" w14:textId="77777777" w:rsidR="004A1F4E" w:rsidRPr="003F4127" w:rsidRDefault="004A1F4E" w:rsidP="0062515C">
            <w:pPr>
              <w:spacing w:after="0"/>
              <w:jc w:val="center"/>
              <w:rPr>
                <w:rFonts w:cstheme="minorHAnsi"/>
                <w:sz w:val="20"/>
                <w:szCs w:val="20"/>
              </w:rPr>
            </w:pPr>
            <w:r w:rsidRPr="003F4127">
              <w:rPr>
                <w:rFonts w:eastAsia="Times New Roman" w:cstheme="minorHAnsi"/>
                <w:sz w:val="20"/>
                <w:szCs w:val="20"/>
              </w:rPr>
              <w:t>02</w:t>
            </w:r>
          </w:p>
        </w:tc>
        <w:tc>
          <w:tcPr>
            <w:tcW w:w="416" w:type="pct"/>
          </w:tcPr>
          <w:p w14:paraId="1ADCFADE" w14:textId="77777777" w:rsidR="004A1F4E" w:rsidRPr="003F4127" w:rsidRDefault="004A1F4E"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417" w:type="pct"/>
          </w:tcPr>
          <w:p w14:paraId="2A90CB66"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04</w:t>
            </w:r>
          </w:p>
        </w:tc>
        <w:tc>
          <w:tcPr>
            <w:tcW w:w="416" w:type="pct"/>
          </w:tcPr>
          <w:p w14:paraId="0FD7DD1A" w14:textId="77777777" w:rsidR="004A1F4E" w:rsidRPr="003F4127" w:rsidRDefault="004A1F4E" w:rsidP="0062515C">
            <w:pPr>
              <w:spacing w:after="0"/>
              <w:jc w:val="center"/>
              <w:rPr>
                <w:rFonts w:eastAsia="Times New Roman" w:cstheme="minorHAnsi"/>
                <w:sz w:val="20"/>
                <w:szCs w:val="20"/>
              </w:rPr>
            </w:pPr>
            <w:r>
              <w:rPr>
                <w:rFonts w:eastAsia="Times New Roman" w:cstheme="minorHAnsi"/>
                <w:sz w:val="20"/>
                <w:szCs w:val="20"/>
              </w:rPr>
              <w:t>05</w:t>
            </w:r>
          </w:p>
        </w:tc>
        <w:tc>
          <w:tcPr>
            <w:tcW w:w="417" w:type="pct"/>
          </w:tcPr>
          <w:p w14:paraId="6749E823"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06</w:t>
            </w:r>
          </w:p>
        </w:tc>
        <w:tc>
          <w:tcPr>
            <w:tcW w:w="416" w:type="pct"/>
          </w:tcPr>
          <w:p w14:paraId="195B81AD"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07</w:t>
            </w:r>
          </w:p>
        </w:tc>
        <w:tc>
          <w:tcPr>
            <w:tcW w:w="417" w:type="pct"/>
          </w:tcPr>
          <w:p w14:paraId="668A8018" w14:textId="77777777" w:rsidR="004A1F4E" w:rsidRPr="003F4127" w:rsidRDefault="004A1F4E" w:rsidP="0062515C">
            <w:pPr>
              <w:spacing w:after="0"/>
              <w:jc w:val="center"/>
              <w:rPr>
                <w:rFonts w:eastAsia="Times New Roman" w:cstheme="minorHAnsi"/>
                <w:sz w:val="20"/>
                <w:szCs w:val="20"/>
              </w:rPr>
            </w:pPr>
            <w:r>
              <w:rPr>
                <w:rFonts w:eastAsia="Times New Roman" w:cstheme="minorHAnsi"/>
                <w:sz w:val="20"/>
                <w:szCs w:val="20"/>
              </w:rPr>
              <w:t>08</w:t>
            </w:r>
          </w:p>
        </w:tc>
        <w:tc>
          <w:tcPr>
            <w:tcW w:w="416" w:type="pct"/>
          </w:tcPr>
          <w:p w14:paraId="6A610609"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09</w:t>
            </w:r>
          </w:p>
        </w:tc>
        <w:tc>
          <w:tcPr>
            <w:tcW w:w="417" w:type="pct"/>
          </w:tcPr>
          <w:p w14:paraId="27318800"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10</w:t>
            </w:r>
          </w:p>
        </w:tc>
        <w:tc>
          <w:tcPr>
            <w:tcW w:w="416" w:type="pct"/>
          </w:tcPr>
          <w:p w14:paraId="323B1DBA" w14:textId="77777777" w:rsidR="004A1F4E" w:rsidRPr="003F4127" w:rsidRDefault="004A1F4E" w:rsidP="0062515C">
            <w:pPr>
              <w:spacing w:after="0"/>
              <w:jc w:val="center"/>
              <w:rPr>
                <w:rFonts w:eastAsia="Times New Roman" w:cstheme="minorHAnsi"/>
                <w:sz w:val="20"/>
                <w:szCs w:val="20"/>
              </w:rPr>
            </w:pPr>
            <w:r>
              <w:rPr>
                <w:rFonts w:eastAsia="Times New Roman" w:cstheme="minorHAnsi"/>
                <w:sz w:val="20"/>
                <w:szCs w:val="20"/>
              </w:rPr>
              <w:t>11</w:t>
            </w:r>
          </w:p>
        </w:tc>
        <w:tc>
          <w:tcPr>
            <w:tcW w:w="417" w:type="pct"/>
          </w:tcPr>
          <w:p w14:paraId="20F0251D" w14:textId="77777777" w:rsidR="004A1F4E" w:rsidRDefault="004A1F4E" w:rsidP="0062515C">
            <w:pPr>
              <w:spacing w:after="0"/>
              <w:jc w:val="center"/>
              <w:rPr>
                <w:rFonts w:eastAsia="Times New Roman" w:cstheme="minorHAnsi"/>
                <w:sz w:val="20"/>
                <w:szCs w:val="20"/>
              </w:rPr>
            </w:pPr>
            <w:r>
              <w:rPr>
                <w:rFonts w:eastAsia="Times New Roman" w:cstheme="minorHAnsi"/>
                <w:sz w:val="20"/>
                <w:szCs w:val="20"/>
              </w:rPr>
              <w:t>12</w:t>
            </w:r>
          </w:p>
        </w:tc>
      </w:tr>
      <w:tr w:rsidR="00804738" w:rsidRPr="00C071B0" w14:paraId="377047C7" w14:textId="77777777" w:rsidTr="00804738">
        <w:tc>
          <w:tcPr>
            <w:tcW w:w="416" w:type="pct"/>
            <w:vAlign w:val="bottom"/>
          </w:tcPr>
          <w:p w14:paraId="3F4B7B1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4DBD105E" w14:textId="77777777" w:rsidR="004A1F4E" w:rsidRPr="0040687B" w:rsidRDefault="004A1F4E" w:rsidP="0062515C">
            <w:pPr>
              <w:spacing w:after="0"/>
              <w:jc w:val="center"/>
              <w:rPr>
                <w:rFonts w:cstheme="minorHAnsi"/>
                <w:sz w:val="18"/>
                <w:szCs w:val="18"/>
              </w:rPr>
            </w:pPr>
            <w:r w:rsidRPr="0040687B">
              <w:rPr>
                <w:rFonts w:eastAsia="Times New Roman" w:cstheme="minorHAnsi"/>
                <w:sz w:val="18"/>
                <w:szCs w:val="18"/>
              </w:rPr>
              <w:t>or Name</w:t>
            </w:r>
          </w:p>
        </w:tc>
        <w:tc>
          <w:tcPr>
            <w:tcW w:w="417" w:type="pct"/>
            <w:vAlign w:val="bottom"/>
          </w:tcPr>
          <w:p w14:paraId="6929D424"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04BC5BCC" w14:textId="77777777" w:rsidR="004A1F4E" w:rsidRPr="0040687B" w:rsidRDefault="004A1F4E" w:rsidP="0062515C">
            <w:pPr>
              <w:spacing w:after="0"/>
              <w:jc w:val="center"/>
              <w:rPr>
                <w:rFonts w:cstheme="minorHAnsi"/>
                <w:sz w:val="18"/>
                <w:szCs w:val="18"/>
              </w:rPr>
            </w:pPr>
            <w:r w:rsidRPr="0040687B">
              <w:rPr>
                <w:rFonts w:eastAsia="Times New Roman" w:cstheme="minorHAnsi"/>
                <w:sz w:val="18"/>
                <w:szCs w:val="18"/>
              </w:rPr>
              <w:t>Make and Model</w:t>
            </w:r>
          </w:p>
        </w:tc>
        <w:tc>
          <w:tcPr>
            <w:tcW w:w="416" w:type="pct"/>
            <w:vAlign w:val="bottom"/>
          </w:tcPr>
          <w:p w14:paraId="491A581B" w14:textId="679DE714" w:rsidR="004A1F4E" w:rsidRPr="0040687B"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4A1F4E" w:rsidRPr="0040687B">
              <w:rPr>
                <w:rFonts w:eastAsia="Times New Roman" w:cstheme="minorHAnsi"/>
                <w:sz w:val="18"/>
                <w:szCs w:val="18"/>
              </w:rPr>
              <w:t xml:space="preserve"> of Water Heaters/</w:t>
            </w:r>
          </w:p>
          <w:p w14:paraId="12B2EA17"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17" w:type="pct"/>
            <w:vAlign w:val="bottom"/>
          </w:tcPr>
          <w:p w14:paraId="74CB258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416" w:type="pct"/>
            <w:vAlign w:val="bottom"/>
          </w:tcPr>
          <w:p w14:paraId="306ACC10"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17" w:type="pct"/>
            <w:vAlign w:val="bottom"/>
          </w:tcPr>
          <w:p w14:paraId="0C234194"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3F979458"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416" w:type="pct"/>
            <w:vAlign w:val="bottom"/>
          </w:tcPr>
          <w:p w14:paraId="3522DC0C"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417" w:type="pct"/>
            <w:vAlign w:val="bottom"/>
          </w:tcPr>
          <w:p w14:paraId="1560774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30CD8EA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16" w:type="pct"/>
            <w:vAlign w:val="bottom"/>
          </w:tcPr>
          <w:p w14:paraId="58E57F2B"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17" w:type="pct"/>
            <w:vAlign w:val="bottom"/>
          </w:tcPr>
          <w:p w14:paraId="774C75C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416" w:type="pct"/>
            <w:vAlign w:val="bottom"/>
          </w:tcPr>
          <w:p w14:paraId="4B5029D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417" w:type="pct"/>
          </w:tcPr>
          <w:p w14:paraId="5D62EECE"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804738" w:rsidRPr="00C071B0" w14:paraId="179B8FFA" w14:textId="77777777" w:rsidTr="00804738">
        <w:tc>
          <w:tcPr>
            <w:tcW w:w="416" w:type="pct"/>
            <w:tcBorders>
              <w:top w:val="single" w:sz="4" w:space="0" w:color="auto"/>
              <w:left w:val="single" w:sz="4" w:space="0" w:color="auto"/>
              <w:bottom w:val="single" w:sz="4" w:space="0" w:color="auto"/>
              <w:right w:val="single" w:sz="4" w:space="0" w:color="auto"/>
            </w:tcBorders>
          </w:tcPr>
          <w:p w14:paraId="697E6931" w14:textId="7BF0CE17" w:rsidR="004A1F4E" w:rsidRPr="0040687B" w:rsidRDefault="004A1F4E" w:rsidP="0062515C">
            <w:pPr>
              <w:spacing w:after="0"/>
              <w:jc w:val="center"/>
              <w:rPr>
                <w:rFonts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31967D14" w14:textId="3BE03EC7" w:rsidR="004A1F4E" w:rsidRPr="0040687B" w:rsidRDefault="004A1F4E" w:rsidP="0062515C">
            <w:pPr>
              <w:spacing w:after="0"/>
              <w:jc w:val="center"/>
              <w:rPr>
                <w:rFonts w:cstheme="minorHAnsi"/>
                <w:sz w:val="18"/>
                <w:szCs w:val="18"/>
              </w:rPr>
            </w:pPr>
          </w:p>
        </w:tc>
        <w:tc>
          <w:tcPr>
            <w:tcW w:w="416" w:type="pct"/>
          </w:tcPr>
          <w:p w14:paraId="754940E7" w14:textId="5F24B668" w:rsidR="004A1F4E" w:rsidRPr="0040687B" w:rsidRDefault="004A1F4E" w:rsidP="0062515C">
            <w:pPr>
              <w:spacing w:after="0"/>
              <w:jc w:val="center"/>
              <w:rPr>
                <w:rFonts w:eastAsia="Times New Roman" w:cstheme="minorHAnsi"/>
                <w:b/>
                <w:i/>
                <w:color w:val="FF0000"/>
                <w:sz w:val="18"/>
                <w:szCs w:val="18"/>
              </w:rPr>
            </w:pPr>
          </w:p>
        </w:tc>
        <w:tc>
          <w:tcPr>
            <w:tcW w:w="417" w:type="pct"/>
          </w:tcPr>
          <w:p w14:paraId="164BD98D" w14:textId="3C2CA08A" w:rsidR="004A1F4E" w:rsidRPr="0040687B" w:rsidRDefault="004A1F4E" w:rsidP="0062515C">
            <w:pPr>
              <w:spacing w:after="0"/>
              <w:jc w:val="center"/>
              <w:rPr>
                <w:rFonts w:eastAsia="Times New Roman" w:cstheme="minorHAnsi"/>
                <w:sz w:val="18"/>
                <w:szCs w:val="18"/>
              </w:rPr>
            </w:pPr>
          </w:p>
        </w:tc>
        <w:tc>
          <w:tcPr>
            <w:tcW w:w="416" w:type="pct"/>
          </w:tcPr>
          <w:p w14:paraId="76E5C4F8" w14:textId="6D5A0A5E" w:rsidR="004A1F4E" w:rsidRPr="0040687B" w:rsidRDefault="004A1F4E" w:rsidP="0062515C">
            <w:pPr>
              <w:spacing w:after="0"/>
              <w:jc w:val="center"/>
              <w:rPr>
                <w:rFonts w:eastAsia="Times New Roman" w:cstheme="minorHAnsi"/>
                <w:sz w:val="18"/>
                <w:szCs w:val="18"/>
              </w:rPr>
            </w:pPr>
          </w:p>
        </w:tc>
        <w:tc>
          <w:tcPr>
            <w:tcW w:w="417" w:type="pct"/>
          </w:tcPr>
          <w:p w14:paraId="67C25A9F" w14:textId="2C436260" w:rsidR="004A1F4E" w:rsidRPr="0040687B" w:rsidRDefault="004A1F4E" w:rsidP="0062515C">
            <w:pPr>
              <w:spacing w:after="0"/>
              <w:jc w:val="center"/>
              <w:rPr>
                <w:rFonts w:eastAsia="Times New Roman" w:cstheme="minorHAnsi"/>
                <w:sz w:val="18"/>
                <w:szCs w:val="18"/>
              </w:rPr>
            </w:pPr>
          </w:p>
        </w:tc>
        <w:tc>
          <w:tcPr>
            <w:tcW w:w="416" w:type="pct"/>
          </w:tcPr>
          <w:p w14:paraId="261B81C5" w14:textId="3BA523E8" w:rsidR="004A1F4E" w:rsidRPr="0040687B" w:rsidRDefault="004A1F4E" w:rsidP="0062515C">
            <w:pPr>
              <w:spacing w:after="0"/>
              <w:jc w:val="center"/>
              <w:rPr>
                <w:rFonts w:eastAsia="Times New Roman" w:cstheme="minorHAnsi"/>
                <w:sz w:val="18"/>
                <w:szCs w:val="18"/>
              </w:rPr>
            </w:pPr>
          </w:p>
        </w:tc>
        <w:tc>
          <w:tcPr>
            <w:tcW w:w="417" w:type="pct"/>
          </w:tcPr>
          <w:p w14:paraId="084E2DA6" w14:textId="4310BB37" w:rsidR="004A1F4E" w:rsidRPr="0040687B" w:rsidRDefault="004A1F4E" w:rsidP="0062515C">
            <w:pPr>
              <w:spacing w:after="0"/>
              <w:jc w:val="center"/>
              <w:rPr>
                <w:rFonts w:eastAsia="Times New Roman" w:cstheme="minorHAnsi"/>
                <w:sz w:val="18"/>
                <w:szCs w:val="18"/>
              </w:rPr>
            </w:pPr>
          </w:p>
        </w:tc>
        <w:tc>
          <w:tcPr>
            <w:tcW w:w="416" w:type="pct"/>
          </w:tcPr>
          <w:p w14:paraId="3A39ECEE" w14:textId="5DE1A8FB" w:rsidR="004A1F4E" w:rsidRPr="0040687B" w:rsidRDefault="004A1F4E" w:rsidP="0062515C">
            <w:pPr>
              <w:spacing w:after="0"/>
              <w:jc w:val="center"/>
              <w:rPr>
                <w:rFonts w:eastAsia="Times New Roman" w:cstheme="minorHAnsi"/>
                <w:sz w:val="18"/>
                <w:szCs w:val="18"/>
              </w:rPr>
            </w:pPr>
          </w:p>
        </w:tc>
        <w:tc>
          <w:tcPr>
            <w:tcW w:w="417" w:type="pct"/>
          </w:tcPr>
          <w:p w14:paraId="5B434611" w14:textId="14785CEA" w:rsidR="004A1F4E" w:rsidRPr="0040687B" w:rsidRDefault="004A1F4E" w:rsidP="0062515C">
            <w:pPr>
              <w:spacing w:after="0"/>
              <w:jc w:val="center"/>
              <w:rPr>
                <w:rFonts w:eastAsia="Times New Roman" w:cstheme="minorHAnsi"/>
                <w:sz w:val="18"/>
                <w:szCs w:val="18"/>
              </w:rPr>
            </w:pPr>
          </w:p>
        </w:tc>
        <w:tc>
          <w:tcPr>
            <w:tcW w:w="416" w:type="pct"/>
          </w:tcPr>
          <w:p w14:paraId="3EE3F1B0" w14:textId="23C25118" w:rsidR="004A1F4E" w:rsidRPr="0040687B" w:rsidRDefault="004A1F4E" w:rsidP="0062515C">
            <w:pPr>
              <w:spacing w:after="0"/>
              <w:rPr>
                <w:rFonts w:eastAsia="Times New Roman" w:cstheme="minorHAnsi"/>
                <w:sz w:val="18"/>
                <w:szCs w:val="18"/>
              </w:rPr>
            </w:pPr>
          </w:p>
        </w:tc>
        <w:tc>
          <w:tcPr>
            <w:tcW w:w="417" w:type="pct"/>
          </w:tcPr>
          <w:p w14:paraId="4224C4B8" w14:textId="77777777" w:rsidR="004A1F4E" w:rsidRPr="00744DE2" w:rsidRDefault="004A1F4E" w:rsidP="0062515C">
            <w:pPr>
              <w:spacing w:after="0"/>
              <w:jc w:val="center"/>
              <w:rPr>
                <w:rFonts w:eastAsia="Times New Roman" w:cstheme="minorHAnsi"/>
                <w:sz w:val="18"/>
                <w:szCs w:val="18"/>
              </w:rPr>
            </w:pPr>
          </w:p>
        </w:tc>
      </w:tr>
      <w:tr w:rsidR="00804738" w:rsidRPr="00C071B0" w14:paraId="20AE3EDA" w14:textId="77777777" w:rsidTr="00804738">
        <w:tc>
          <w:tcPr>
            <w:tcW w:w="416" w:type="pct"/>
            <w:tcBorders>
              <w:top w:val="single" w:sz="4" w:space="0" w:color="auto"/>
              <w:left w:val="single" w:sz="4" w:space="0" w:color="auto"/>
              <w:bottom w:val="single" w:sz="4" w:space="0" w:color="auto"/>
              <w:right w:val="single" w:sz="4" w:space="0" w:color="auto"/>
            </w:tcBorders>
          </w:tcPr>
          <w:p w14:paraId="687362AE" w14:textId="77777777" w:rsidR="009C09FC" w:rsidRPr="0040687B" w:rsidRDefault="009C09FC" w:rsidP="0062515C">
            <w:pPr>
              <w:spacing w:after="0"/>
              <w:jc w:val="center"/>
              <w:rPr>
                <w:rFonts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2D9DAD7E" w14:textId="77777777" w:rsidR="009C09FC" w:rsidRPr="0040687B" w:rsidRDefault="009C09FC" w:rsidP="0062515C">
            <w:pPr>
              <w:spacing w:after="0"/>
              <w:jc w:val="center"/>
              <w:rPr>
                <w:rFonts w:cstheme="minorHAnsi"/>
                <w:sz w:val="18"/>
                <w:szCs w:val="18"/>
              </w:rPr>
            </w:pPr>
          </w:p>
        </w:tc>
        <w:tc>
          <w:tcPr>
            <w:tcW w:w="416" w:type="pct"/>
          </w:tcPr>
          <w:p w14:paraId="15157884" w14:textId="77777777" w:rsidR="009C09FC" w:rsidRPr="0040687B" w:rsidRDefault="009C09FC" w:rsidP="0062515C">
            <w:pPr>
              <w:spacing w:after="0"/>
              <w:jc w:val="center"/>
              <w:rPr>
                <w:rFonts w:eastAsia="Times New Roman" w:cstheme="minorHAnsi"/>
                <w:b/>
                <w:i/>
                <w:color w:val="FF0000"/>
                <w:sz w:val="18"/>
                <w:szCs w:val="18"/>
              </w:rPr>
            </w:pPr>
          </w:p>
        </w:tc>
        <w:tc>
          <w:tcPr>
            <w:tcW w:w="417" w:type="pct"/>
          </w:tcPr>
          <w:p w14:paraId="73BD2D34" w14:textId="77777777" w:rsidR="009C09FC" w:rsidRPr="0040687B" w:rsidRDefault="009C09FC" w:rsidP="0062515C">
            <w:pPr>
              <w:spacing w:after="0"/>
              <w:jc w:val="center"/>
              <w:rPr>
                <w:rFonts w:eastAsia="Times New Roman" w:cstheme="minorHAnsi"/>
                <w:sz w:val="18"/>
                <w:szCs w:val="18"/>
              </w:rPr>
            </w:pPr>
          </w:p>
        </w:tc>
        <w:tc>
          <w:tcPr>
            <w:tcW w:w="416" w:type="pct"/>
          </w:tcPr>
          <w:p w14:paraId="3B7C0825" w14:textId="77777777" w:rsidR="009C09FC" w:rsidRPr="0040687B" w:rsidRDefault="009C09FC" w:rsidP="0062515C">
            <w:pPr>
              <w:spacing w:after="0"/>
              <w:jc w:val="center"/>
              <w:rPr>
                <w:rFonts w:eastAsia="Times New Roman" w:cstheme="minorHAnsi"/>
                <w:sz w:val="18"/>
                <w:szCs w:val="18"/>
              </w:rPr>
            </w:pPr>
          </w:p>
        </w:tc>
        <w:tc>
          <w:tcPr>
            <w:tcW w:w="417" w:type="pct"/>
          </w:tcPr>
          <w:p w14:paraId="20514EC8" w14:textId="77777777" w:rsidR="009C09FC" w:rsidRPr="0040687B" w:rsidRDefault="009C09FC" w:rsidP="0062515C">
            <w:pPr>
              <w:spacing w:after="0"/>
              <w:jc w:val="center"/>
              <w:rPr>
                <w:rFonts w:eastAsia="Times New Roman" w:cstheme="minorHAnsi"/>
                <w:sz w:val="18"/>
                <w:szCs w:val="18"/>
              </w:rPr>
            </w:pPr>
          </w:p>
        </w:tc>
        <w:tc>
          <w:tcPr>
            <w:tcW w:w="416" w:type="pct"/>
          </w:tcPr>
          <w:p w14:paraId="6A48123D" w14:textId="77777777" w:rsidR="009C09FC" w:rsidRPr="0040687B" w:rsidRDefault="009C09FC" w:rsidP="0062515C">
            <w:pPr>
              <w:spacing w:after="0"/>
              <w:jc w:val="center"/>
              <w:rPr>
                <w:rFonts w:eastAsia="Times New Roman" w:cstheme="minorHAnsi"/>
                <w:sz w:val="18"/>
                <w:szCs w:val="18"/>
              </w:rPr>
            </w:pPr>
          </w:p>
        </w:tc>
        <w:tc>
          <w:tcPr>
            <w:tcW w:w="417" w:type="pct"/>
          </w:tcPr>
          <w:p w14:paraId="69F0A837" w14:textId="77777777" w:rsidR="009C09FC" w:rsidRPr="0040687B" w:rsidRDefault="009C09FC" w:rsidP="0062515C">
            <w:pPr>
              <w:spacing w:after="0"/>
              <w:jc w:val="center"/>
              <w:rPr>
                <w:rFonts w:eastAsia="Times New Roman" w:cstheme="minorHAnsi"/>
                <w:sz w:val="18"/>
                <w:szCs w:val="18"/>
              </w:rPr>
            </w:pPr>
          </w:p>
        </w:tc>
        <w:tc>
          <w:tcPr>
            <w:tcW w:w="416" w:type="pct"/>
          </w:tcPr>
          <w:p w14:paraId="50724210" w14:textId="77777777" w:rsidR="009C09FC" w:rsidRPr="0040687B" w:rsidRDefault="009C09FC" w:rsidP="0062515C">
            <w:pPr>
              <w:spacing w:after="0"/>
              <w:jc w:val="center"/>
              <w:rPr>
                <w:rFonts w:eastAsia="Times New Roman" w:cstheme="minorHAnsi"/>
                <w:sz w:val="18"/>
                <w:szCs w:val="18"/>
              </w:rPr>
            </w:pPr>
          </w:p>
        </w:tc>
        <w:tc>
          <w:tcPr>
            <w:tcW w:w="417" w:type="pct"/>
          </w:tcPr>
          <w:p w14:paraId="4A5D31DC" w14:textId="77777777" w:rsidR="009C09FC" w:rsidRPr="0040687B" w:rsidRDefault="009C09FC" w:rsidP="0062515C">
            <w:pPr>
              <w:spacing w:after="0"/>
              <w:jc w:val="center"/>
              <w:rPr>
                <w:rFonts w:eastAsia="Times New Roman" w:cstheme="minorHAnsi"/>
                <w:sz w:val="18"/>
                <w:szCs w:val="18"/>
              </w:rPr>
            </w:pPr>
          </w:p>
        </w:tc>
        <w:tc>
          <w:tcPr>
            <w:tcW w:w="416" w:type="pct"/>
          </w:tcPr>
          <w:p w14:paraId="744E9AC9" w14:textId="77777777" w:rsidR="009C09FC" w:rsidRPr="0040687B" w:rsidRDefault="009C09FC" w:rsidP="0062515C">
            <w:pPr>
              <w:spacing w:after="0"/>
              <w:rPr>
                <w:rFonts w:eastAsia="Times New Roman" w:cstheme="minorHAnsi"/>
                <w:sz w:val="18"/>
                <w:szCs w:val="18"/>
              </w:rPr>
            </w:pPr>
          </w:p>
        </w:tc>
        <w:tc>
          <w:tcPr>
            <w:tcW w:w="417" w:type="pct"/>
          </w:tcPr>
          <w:p w14:paraId="0695175F" w14:textId="77777777" w:rsidR="009C09FC" w:rsidRPr="00744DE2" w:rsidRDefault="009C09FC" w:rsidP="0062515C">
            <w:pPr>
              <w:spacing w:after="0"/>
              <w:jc w:val="center"/>
              <w:rPr>
                <w:rFonts w:eastAsia="Times New Roman" w:cstheme="minorHAnsi"/>
                <w:sz w:val="18"/>
                <w:szCs w:val="18"/>
              </w:rPr>
            </w:pPr>
          </w:p>
        </w:tc>
      </w:tr>
    </w:tbl>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796"/>
        <w:gridCol w:w="676"/>
        <w:gridCol w:w="808"/>
        <w:gridCol w:w="750"/>
        <w:gridCol w:w="882"/>
        <w:gridCol w:w="969"/>
        <w:gridCol w:w="969"/>
        <w:gridCol w:w="1144"/>
        <w:gridCol w:w="882"/>
        <w:gridCol w:w="794"/>
        <w:gridCol w:w="1062"/>
      </w:tblGrid>
      <w:tr w:rsidR="007D4B5B" w:rsidRPr="006F1F7B" w14:paraId="3A002204" w14:textId="77777777" w:rsidTr="00FD0CF7">
        <w:trPr>
          <w:cantSplit/>
          <w:trHeight w:val="144"/>
        </w:trPr>
        <w:tc>
          <w:tcPr>
            <w:tcW w:w="10777" w:type="dxa"/>
            <w:gridSpan w:val="12"/>
            <w:tcBorders>
              <w:top w:val="single" w:sz="4" w:space="0" w:color="auto"/>
              <w:left w:val="single" w:sz="4" w:space="0" w:color="auto"/>
              <w:bottom w:val="single" w:sz="4" w:space="0" w:color="auto"/>
              <w:right w:val="single" w:sz="4" w:space="0" w:color="auto"/>
            </w:tcBorders>
            <w:vAlign w:val="center"/>
          </w:tcPr>
          <w:p w14:paraId="21B07154" w14:textId="2FA3F044" w:rsidR="007D4B5B" w:rsidRPr="00294A45" w:rsidRDefault="00276172"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94A45">
              <w:rPr>
                <w:rFonts w:asciiTheme="minorHAnsi" w:hAnsiTheme="minorHAnsi" w:cstheme="minorHAnsi"/>
                <w:b/>
                <w:sz w:val="20"/>
                <w:szCs w:val="20"/>
              </w:rPr>
              <w:t>C</w:t>
            </w:r>
            <w:r w:rsidR="007D4B5B" w:rsidRPr="00294A45">
              <w:rPr>
                <w:rFonts w:asciiTheme="minorHAnsi" w:hAnsiTheme="minorHAnsi" w:cstheme="minorHAnsi"/>
                <w:b/>
                <w:sz w:val="20"/>
                <w:szCs w:val="20"/>
              </w:rPr>
              <w:t xml:space="preserve">. Installed Central Water Heating Systems Information </w:t>
            </w:r>
          </w:p>
          <w:p w14:paraId="08F855CC" w14:textId="4B22AC7E"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18"/>
                <w:szCs w:val="20"/>
              </w:rPr>
              <w:t xml:space="preserve">This table reports </w:t>
            </w:r>
            <w:r w:rsidR="00296D76">
              <w:rPr>
                <w:rFonts w:asciiTheme="minorHAnsi" w:eastAsia="Times New Roman" w:hAnsiTheme="minorHAnsi" w:cstheme="minorHAnsi"/>
                <w:sz w:val="20"/>
                <w:szCs w:val="20"/>
              </w:rPr>
              <w:t xml:space="preserve">features of </w:t>
            </w:r>
            <w:r w:rsidRPr="00B67E3D">
              <w:rPr>
                <w:rFonts w:asciiTheme="minorHAnsi" w:eastAsia="Times New Roman" w:hAnsiTheme="minorHAnsi" w:cstheme="minorHAnsi"/>
                <w:sz w:val="18"/>
                <w:szCs w:val="20"/>
              </w:rPr>
              <w:t xml:space="preserve">the water heating system </w:t>
            </w:r>
            <w:r w:rsidR="00296D76" w:rsidRPr="0062515C">
              <w:rPr>
                <w:rFonts w:asciiTheme="minorHAnsi" w:eastAsia="Times New Roman" w:hAnsiTheme="minorHAnsi" w:cstheme="minorHAnsi"/>
                <w:sz w:val="18"/>
                <w:szCs w:val="18"/>
              </w:rPr>
              <w:t xml:space="preserve">other than </w:t>
            </w:r>
            <w:r w:rsidR="00296D76" w:rsidRPr="0062515C">
              <w:rPr>
                <w:rFonts w:asciiTheme="minorHAnsi" w:eastAsia="Times New Roman" w:hAnsiTheme="minorHAnsi" w:cstheme="minorHAnsi"/>
                <w:b/>
                <w:bCs/>
                <w:sz w:val="18"/>
                <w:szCs w:val="18"/>
              </w:rPr>
              <w:t>CHPWH</w:t>
            </w:r>
            <w:r w:rsidR="00296D76" w:rsidRPr="0062515C">
              <w:rPr>
                <w:rFonts w:asciiTheme="minorHAnsi" w:eastAsia="Times New Roman" w:hAnsiTheme="minorHAnsi" w:cstheme="minorHAnsi"/>
                <w:sz w:val="18"/>
                <w:szCs w:val="18"/>
              </w:rPr>
              <w:t xml:space="preserve"> system</w:t>
            </w:r>
            <w:r w:rsidRPr="00B67E3D">
              <w:rPr>
                <w:rFonts w:asciiTheme="minorHAnsi" w:eastAsia="Times New Roman" w:hAnsiTheme="minorHAnsi" w:cstheme="minorHAnsi"/>
                <w:sz w:val="18"/>
                <w:szCs w:val="20"/>
              </w:rPr>
              <w:t xml:space="preserve"> that were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p>
        </w:tc>
      </w:tr>
      <w:tr w:rsidR="007D4B5B" w:rsidRPr="006F1F7B" w14:paraId="1C2CBF86"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3225C20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01</w:t>
            </w:r>
          </w:p>
        </w:tc>
        <w:tc>
          <w:tcPr>
            <w:tcW w:w="796" w:type="dxa"/>
            <w:tcBorders>
              <w:top w:val="single" w:sz="4" w:space="0" w:color="auto"/>
              <w:left w:val="single" w:sz="4" w:space="0" w:color="auto"/>
              <w:bottom w:val="single" w:sz="4" w:space="0" w:color="auto"/>
              <w:right w:val="single" w:sz="4" w:space="0" w:color="auto"/>
            </w:tcBorders>
            <w:vAlign w:val="center"/>
          </w:tcPr>
          <w:p w14:paraId="6D925B5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02</w:t>
            </w:r>
          </w:p>
        </w:tc>
        <w:tc>
          <w:tcPr>
            <w:tcW w:w="676" w:type="dxa"/>
            <w:tcBorders>
              <w:top w:val="single" w:sz="4" w:space="0" w:color="auto"/>
              <w:left w:val="single" w:sz="4" w:space="0" w:color="auto"/>
              <w:bottom w:val="single" w:sz="4" w:space="0" w:color="auto"/>
              <w:right w:val="single" w:sz="4" w:space="0" w:color="auto"/>
            </w:tcBorders>
            <w:vAlign w:val="center"/>
          </w:tcPr>
          <w:p w14:paraId="22C6102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03</w:t>
            </w:r>
          </w:p>
        </w:tc>
        <w:tc>
          <w:tcPr>
            <w:tcW w:w="808" w:type="dxa"/>
            <w:tcBorders>
              <w:top w:val="single" w:sz="4" w:space="0" w:color="auto"/>
              <w:left w:val="single" w:sz="4" w:space="0" w:color="auto"/>
              <w:bottom w:val="single" w:sz="4" w:space="0" w:color="auto"/>
              <w:right w:val="single" w:sz="4" w:space="0" w:color="auto"/>
            </w:tcBorders>
            <w:vAlign w:val="center"/>
          </w:tcPr>
          <w:p w14:paraId="2366D7B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04</w:t>
            </w:r>
          </w:p>
        </w:tc>
        <w:tc>
          <w:tcPr>
            <w:tcW w:w="750" w:type="dxa"/>
            <w:tcBorders>
              <w:top w:val="single" w:sz="4" w:space="0" w:color="auto"/>
              <w:left w:val="single" w:sz="4" w:space="0" w:color="auto"/>
              <w:bottom w:val="single" w:sz="4" w:space="0" w:color="auto"/>
              <w:right w:val="single" w:sz="4" w:space="0" w:color="auto"/>
            </w:tcBorders>
            <w:vAlign w:val="center"/>
          </w:tcPr>
          <w:p w14:paraId="3B6EC47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05</w:t>
            </w:r>
          </w:p>
        </w:tc>
        <w:tc>
          <w:tcPr>
            <w:tcW w:w="882" w:type="dxa"/>
            <w:tcBorders>
              <w:top w:val="single" w:sz="4" w:space="0" w:color="auto"/>
              <w:left w:val="single" w:sz="4" w:space="0" w:color="auto"/>
              <w:bottom w:val="single" w:sz="4" w:space="0" w:color="auto"/>
              <w:right w:val="single" w:sz="4" w:space="0" w:color="auto"/>
            </w:tcBorders>
            <w:vAlign w:val="center"/>
          </w:tcPr>
          <w:p w14:paraId="23734D5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06</w:t>
            </w:r>
          </w:p>
        </w:tc>
        <w:tc>
          <w:tcPr>
            <w:tcW w:w="969" w:type="dxa"/>
            <w:tcBorders>
              <w:top w:val="single" w:sz="4" w:space="0" w:color="auto"/>
              <w:left w:val="single" w:sz="4" w:space="0" w:color="auto"/>
              <w:bottom w:val="single" w:sz="4" w:space="0" w:color="auto"/>
              <w:right w:val="single" w:sz="4" w:space="0" w:color="auto"/>
            </w:tcBorders>
            <w:vAlign w:val="center"/>
          </w:tcPr>
          <w:p w14:paraId="196BBD9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07</w:t>
            </w:r>
          </w:p>
        </w:tc>
        <w:tc>
          <w:tcPr>
            <w:tcW w:w="969" w:type="dxa"/>
            <w:tcBorders>
              <w:top w:val="single" w:sz="4" w:space="0" w:color="auto"/>
              <w:left w:val="single" w:sz="4" w:space="0" w:color="auto"/>
              <w:bottom w:val="single" w:sz="4" w:space="0" w:color="auto"/>
              <w:right w:val="single" w:sz="4" w:space="0" w:color="auto"/>
            </w:tcBorders>
            <w:vAlign w:val="center"/>
          </w:tcPr>
          <w:p w14:paraId="5555AE76"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08</w:t>
            </w:r>
          </w:p>
        </w:tc>
        <w:tc>
          <w:tcPr>
            <w:tcW w:w="1144" w:type="dxa"/>
            <w:tcBorders>
              <w:top w:val="single" w:sz="4" w:space="0" w:color="auto"/>
              <w:left w:val="single" w:sz="4" w:space="0" w:color="auto"/>
              <w:bottom w:val="single" w:sz="4" w:space="0" w:color="auto"/>
              <w:right w:val="single" w:sz="4" w:space="0" w:color="auto"/>
            </w:tcBorders>
            <w:vAlign w:val="center"/>
          </w:tcPr>
          <w:p w14:paraId="5312C5D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09</w:t>
            </w:r>
          </w:p>
        </w:tc>
        <w:tc>
          <w:tcPr>
            <w:tcW w:w="882" w:type="dxa"/>
            <w:tcBorders>
              <w:top w:val="single" w:sz="4" w:space="0" w:color="auto"/>
              <w:left w:val="single" w:sz="4" w:space="0" w:color="auto"/>
              <w:bottom w:val="single" w:sz="4" w:space="0" w:color="auto"/>
              <w:right w:val="single" w:sz="4" w:space="0" w:color="auto"/>
            </w:tcBorders>
            <w:vAlign w:val="center"/>
          </w:tcPr>
          <w:p w14:paraId="123C0B2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10</w:t>
            </w:r>
          </w:p>
        </w:tc>
        <w:tc>
          <w:tcPr>
            <w:tcW w:w="794" w:type="dxa"/>
            <w:tcBorders>
              <w:top w:val="single" w:sz="4" w:space="0" w:color="auto"/>
              <w:left w:val="single" w:sz="4" w:space="0" w:color="auto"/>
              <w:bottom w:val="single" w:sz="4" w:space="0" w:color="auto"/>
              <w:right w:val="single" w:sz="4" w:space="0" w:color="auto"/>
            </w:tcBorders>
            <w:vAlign w:val="center"/>
          </w:tcPr>
          <w:p w14:paraId="2484359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11</w:t>
            </w:r>
          </w:p>
        </w:tc>
        <w:tc>
          <w:tcPr>
            <w:tcW w:w="1062" w:type="dxa"/>
            <w:tcBorders>
              <w:top w:val="single" w:sz="4" w:space="0" w:color="auto"/>
              <w:left w:val="single" w:sz="4" w:space="0" w:color="auto"/>
              <w:bottom w:val="single" w:sz="4" w:space="0" w:color="auto"/>
              <w:right w:val="single" w:sz="4" w:space="0" w:color="auto"/>
            </w:tcBorders>
            <w:vAlign w:val="center"/>
          </w:tcPr>
          <w:p w14:paraId="7F09206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12</w:t>
            </w:r>
          </w:p>
        </w:tc>
      </w:tr>
      <w:tr w:rsidR="007D4B5B" w:rsidRPr="006F1F7B" w14:paraId="04F6A723"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bottom"/>
          </w:tcPr>
          <w:p w14:paraId="7BBC42D4" w14:textId="77777777" w:rsidR="007D4B5B" w:rsidRPr="00BC62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C623E">
              <w:rPr>
                <w:rFonts w:asciiTheme="minorHAnsi" w:eastAsia="Times New Roman" w:hAnsiTheme="minorHAnsi" w:cstheme="minorHAnsi"/>
                <w:sz w:val="16"/>
                <w:szCs w:val="20"/>
              </w:rPr>
              <w:t>Water Heating System ID or Name</w:t>
            </w:r>
          </w:p>
        </w:tc>
        <w:tc>
          <w:tcPr>
            <w:tcW w:w="796" w:type="dxa"/>
            <w:tcBorders>
              <w:top w:val="single" w:sz="4" w:space="0" w:color="auto"/>
              <w:left w:val="single" w:sz="4" w:space="0" w:color="auto"/>
              <w:bottom w:val="single" w:sz="4" w:space="0" w:color="auto"/>
              <w:right w:val="single" w:sz="4" w:space="0" w:color="auto"/>
            </w:tcBorders>
            <w:vAlign w:val="bottom"/>
          </w:tcPr>
          <w:p w14:paraId="005CC65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Water Heating System Type</w:t>
            </w:r>
          </w:p>
        </w:tc>
        <w:tc>
          <w:tcPr>
            <w:tcW w:w="676" w:type="dxa"/>
            <w:tcBorders>
              <w:top w:val="single" w:sz="4" w:space="0" w:color="auto"/>
              <w:left w:val="single" w:sz="4" w:space="0" w:color="auto"/>
              <w:bottom w:val="single" w:sz="4" w:space="0" w:color="auto"/>
              <w:right w:val="single" w:sz="4" w:space="0" w:color="auto"/>
            </w:tcBorders>
            <w:vAlign w:val="bottom"/>
          </w:tcPr>
          <w:p w14:paraId="0231ACE2"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Water Heater Type</w:t>
            </w:r>
          </w:p>
        </w:tc>
        <w:tc>
          <w:tcPr>
            <w:tcW w:w="808" w:type="dxa"/>
            <w:tcBorders>
              <w:top w:val="single" w:sz="4" w:space="0" w:color="auto"/>
              <w:left w:val="single" w:sz="4" w:space="0" w:color="auto"/>
              <w:bottom w:val="single" w:sz="4" w:space="0" w:color="auto"/>
              <w:right w:val="single" w:sz="4" w:space="0" w:color="auto"/>
            </w:tcBorders>
            <w:vAlign w:val="bottom"/>
          </w:tcPr>
          <w:p w14:paraId="46C21333"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of Water Heaters in System</w:t>
            </w:r>
          </w:p>
        </w:tc>
        <w:tc>
          <w:tcPr>
            <w:tcW w:w="750" w:type="dxa"/>
            <w:tcBorders>
              <w:top w:val="single" w:sz="4" w:space="0" w:color="auto"/>
              <w:left w:val="single" w:sz="4" w:space="0" w:color="auto"/>
              <w:bottom w:val="single" w:sz="4" w:space="0" w:color="auto"/>
              <w:right w:val="single" w:sz="4" w:space="0" w:color="auto"/>
            </w:tcBorders>
            <w:vAlign w:val="bottom"/>
          </w:tcPr>
          <w:p w14:paraId="1E675D1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Water Heater </w:t>
            </w:r>
          </w:p>
          <w:p w14:paraId="7E6BF40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Storage</w:t>
            </w:r>
          </w:p>
          <w:p w14:paraId="0E7DB039"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Volume (gal)</w:t>
            </w:r>
          </w:p>
        </w:tc>
        <w:tc>
          <w:tcPr>
            <w:tcW w:w="882" w:type="dxa"/>
            <w:tcBorders>
              <w:top w:val="single" w:sz="4" w:space="0" w:color="auto"/>
              <w:left w:val="single" w:sz="4" w:space="0" w:color="auto"/>
              <w:bottom w:val="single" w:sz="4" w:space="0" w:color="auto"/>
              <w:right w:val="single" w:sz="4" w:space="0" w:color="auto"/>
            </w:tcBorders>
            <w:vAlign w:val="bottom"/>
          </w:tcPr>
          <w:p w14:paraId="06DE41F8"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Fuel Type</w:t>
            </w:r>
          </w:p>
        </w:tc>
        <w:tc>
          <w:tcPr>
            <w:tcW w:w="969" w:type="dxa"/>
            <w:tcBorders>
              <w:top w:val="single" w:sz="4" w:space="0" w:color="auto"/>
              <w:left w:val="single" w:sz="4" w:space="0" w:color="auto"/>
              <w:bottom w:val="single" w:sz="4" w:space="0" w:color="auto"/>
              <w:right w:val="single" w:sz="4" w:space="0" w:color="auto"/>
            </w:tcBorders>
            <w:vAlign w:val="bottom"/>
          </w:tcPr>
          <w:p w14:paraId="1795709B"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Type</w:t>
            </w:r>
          </w:p>
        </w:tc>
        <w:tc>
          <w:tcPr>
            <w:tcW w:w="969" w:type="dxa"/>
            <w:tcBorders>
              <w:top w:val="single" w:sz="4" w:space="0" w:color="auto"/>
              <w:left w:val="single" w:sz="4" w:space="0" w:color="auto"/>
              <w:bottom w:val="single" w:sz="4" w:space="0" w:color="auto"/>
              <w:right w:val="single" w:sz="4" w:space="0" w:color="auto"/>
            </w:tcBorders>
            <w:vAlign w:val="bottom"/>
          </w:tcPr>
          <w:p w14:paraId="5B0DB5E9"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Value</w:t>
            </w:r>
          </w:p>
        </w:tc>
        <w:tc>
          <w:tcPr>
            <w:tcW w:w="1144" w:type="dxa"/>
            <w:tcBorders>
              <w:top w:val="single" w:sz="4" w:space="0" w:color="auto"/>
              <w:left w:val="single" w:sz="4" w:space="0" w:color="auto"/>
              <w:bottom w:val="single" w:sz="4" w:space="0" w:color="auto"/>
              <w:right w:val="single" w:sz="4" w:space="0" w:color="auto"/>
            </w:tcBorders>
            <w:vAlign w:val="bottom"/>
          </w:tcPr>
          <w:p w14:paraId="3808900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Type</w:t>
            </w:r>
          </w:p>
        </w:tc>
        <w:tc>
          <w:tcPr>
            <w:tcW w:w="882" w:type="dxa"/>
            <w:tcBorders>
              <w:top w:val="single" w:sz="4" w:space="0" w:color="auto"/>
              <w:left w:val="single" w:sz="4" w:space="0" w:color="auto"/>
              <w:bottom w:val="single" w:sz="4" w:space="0" w:color="auto"/>
              <w:right w:val="single" w:sz="4" w:space="0" w:color="auto"/>
            </w:tcBorders>
            <w:vAlign w:val="bottom"/>
          </w:tcPr>
          <w:p w14:paraId="3B8B057C"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Value</w:t>
            </w:r>
          </w:p>
        </w:tc>
        <w:tc>
          <w:tcPr>
            <w:tcW w:w="794" w:type="dxa"/>
            <w:tcBorders>
              <w:top w:val="single" w:sz="4" w:space="0" w:color="auto"/>
              <w:left w:val="single" w:sz="4" w:space="0" w:color="auto"/>
              <w:bottom w:val="single" w:sz="4" w:space="0" w:color="auto"/>
              <w:right w:val="single" w:sz="4" w:space="0" w:color="auto"/>
            </w:tcBorders>
            <w:vAlign w:val="bottom"/>
          </w:tcPr>
          <w:p w14:paraId="5F5E39D1"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Standby Loss </w:t>
            </w:r>
          </w:p>
          <w:p w14:paraId="3CDCE39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t>
            </w:r>
          </w:p>
        </w:tc>
        <w:tc>
          <w:tcPr>
            <w:tcW w:w="1062" w:type="dxa"/>
            <w:tcBorders>
              <w:top w:val="single" w:sz="4" w:space="0" w:color="auto"/>
              <w:left w:val="single" w:sz="4" w:space="0" w:color="auto"/>
              <w:bottom w:val="single" w:sz="4" w:space="0" w:color="auto"/>
              <w:right w:val="single" w:sz="4" w:space="0" w:color="auto"/>
            </w:tcBorders>
            <w:vAlign w:val="bottom"/>
          </w:tcPr>
          <w:p w14:paraId="0114CBF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Exterior </w:t>
            </w:r>
            <w:proofErr w:type="spellStart"/>
            <w:r w:rsidRPr="00980F3E">
              <w:rPr>
                <w:rFonts w:asciiTheme="minorHAnsi" w:eastAsia="Times New Roman" w:hAnsiTheme="minorHAnsi" w:cstheme="minorHAnsi"/>
                <w:sz w:val="16"/>
                <w:szCs w:val="20"/>
              </w:rPr>
              <w:t>Insul</w:t>
            </w:r>
            <w:proofErr w:type="spellEnd"/>
            <w:r w:rsidRPr="00980F3E">
              <w:rPr>
                <w:rFonts w:asciiTheme="minorHAnsi" w:eastAsia="Times New Roman" w:hAnsiTheme="minorHAnsi" w:cstheme="minorHAnsi"/>
                <w:sz w:val="16"/>
                <w:szCs w:val="20"/>
              </w:rPr>
              <w:t xml:space="preserve">. </w:t>
            </w:r>
          </w:p>
          <w:p w14:paraId="15E1729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R-Value</w:t>
            </w:r>
          </w:p>
        </w:tc>
      </w:tr>
      <w:tr w:rsidR="007D4B5B" w:rsidRPr="006F1F7B" w14:paraId="54A50B74"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tcPr>
          <w:p w14:paraId="0576AE3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tcPr>
          <w:p w14:paraId="3507250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tcPr>
          <w:p w14:paraId="6E253F7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tcPr>
          <w:p w14:paraId="2600DBB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tcPr>
          <w:p w14:paraId="09F8BF3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26CB5C8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62A92A1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0EC1858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tcPr>
          <w:p w14:paraId="312C9AE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17408537"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tcPr>
          <w:p w14:paraId="21433FE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tcPr>
          <w:p w14:paraId="2BF7989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7D4B5B" w:rsidRPr="006F1F7B" w14:paraId="0F6B5C28"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5AB548F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vAlign w:val="center"/>
          </w:tcPr>
          <w:p w14:paraId="77BE08A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vAlign w:val="center"/>
          </w:tcPr>
          <w:p w14:paraId="505F848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vAlign w:val="center"/>
          </w:tcPr>
          <w:p w14:paraId="7B6B106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vAlign w:val="center"/>
          </w:tcPr>
          <w:p w14:paraId="5561C49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22C0C30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5806D762"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19819D66"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vAlign w:val="center"/>
          </w:tcPr>
          <w:p w14:paraId="1C8020E2"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7A7A34D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3D4B46B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vAlign w:val="center"/>
          </w:tcPr>
          <w:p w14:paraId="0BE5F16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D400DCA" w14:textId="42ECD85E" w:rsidR="00CF2433" w:rsidRDefault="00CF2433" w:rsidP="001E0DF0">
      <w:pPr>
        <w:tabs>
          <w:tab w:val="left" w:pos="-720"/>
        </w:tabs>
        <w:suppressAutoHyphens/>
        <w:spacing w:after="0" w:line="240" w:lineRule="auto"/>
        <w:ind w:left="446"/>
        <w:rPr>
          <w:rFonts w:asciiTheme="minorHAnsi" w:hAnsiTheme="minorHAnsi" w:cstheme="minorHAnsi"/>
          <w:b/>
          <w:sz w:val="20"/>
          <w:szCs w:val="20"/>
        </w:rPr>
      </w:pPr>
    </w:p>
    <w:p w14:paraId="1335666B" w14:textId="77777777" w:rsidR="00CF2433" w:rsidRDefault="00CF2433">
      <w:pPr>
        <w:spacing w:after="0" w:line="240" w:lineRule="auto"/>
        <w:rPr>
          <w:rFonts w:asciiTheme="minorHAnsi" w:hAnsiTheme="minorHAnsi" w:cstheme="minorHAnsi"/>
          <w:b/>
          <w:sz w:val="20"/>
          <w:szCs w:val="20"/>
        </w:rPr>
      </w:pPr>
      <w:r>
        <w:rPr>
          <w:rFonts w:asciiTheme="minorHAnsi" w:hAnsiTheme="minorHAnsi" w:cstheme="minorHAnsi"/>
          <w:b/>
          <w:sz w:val="20"/>
          <w:szCs w:val="20"/>
        </w:rPr>
        <w:br w:type="page"/>
      </w:r>
    </w:p>
    <w:tbl>
      <w:tblPr>
        <w:tblStyle w:val="TableGrid"/>
        <w:tblW w:w="10795" w:type="dxa"/>
        <w:tblLayout w:type="fixed"/>
        <w:tblLook w:val="04A0" w:firstRow="1" w:lastRow="0" w:firstColumn="1" w:lastColumn="0" w:noHBand="0" w:noVBand="1"/>
      </w:tblPr>
      <w:tblGrid>
        <w:gridCol w:w="981"/>
        <w:gridCol w:w="981"/>
        <w:gridCol w:w="982"/>
        <w:gridCol w:w="981"/>
        <w:gridCol w:w="981"/>
        <w:gridCol w:w="982"/>
        <w:gridCol w:w="981"/>
        <w:gridCol w:w="981"/>
        <w:gridCol w:w="982"/>
        <w:gridCol w:w="981"/>
        <w:gridCol w:w="982"/>
      </w:tblGrid>
      <w:tr w:rsidR="00024BC9" w:rsidRPr="00C071B0" w14:paraId="7225522B" w14:textId="77777777" w:rsidTr="00804738">
        <w:tc>
          <w:tcPr>
            <w:tcW w:w="10795" w:type="dxa"/>
            <w:gridSpan w:val="11"/>
          </w:tcPr>
          <w:p w14:paraId="63AC6738" w14:textId="77777777" w:rsidR="00024BC9" w:rsidRPr="00D42D0F" w:rsidRDefault="00024BC9" w:rsidP="0062515C">
            <w:pPr>
              <w:spacing w:after="0"/>
              <w:rPr>
                <w:rFonts w:cstheme="minorHAnsi"/>
                <w:b/>
                <w:sz w:val="20"/>
                <w:szCs w:val="20"/>
              </w:rPr>
            </w:pPr>
            <w:r>
              <w:rPr>
                <w:rFonts w:cstheme="minorHAnsi"/>
                <w:b/>
                <w:sz w:val="20"/>
                <w:szCs w:val="20"/>
              </w:rPr>
              <w:lastRenderedPageBreak/>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 xml:space="preserve">CHPWH System </w:t>
            </w:r>
            <w:r w:rsidRPr="00D42D0F">
              <w:rPr>
                <w:rFonts w:cstheme="minorHAnsi"/>
                <w:b/>
                <w:sz w:val="20"/>
                <w:szCs w:val="20"/>
              </w:rPr>
              <w:t>Information</w:t>
            </w:r>
          </w:p>
          <w:p w14:paraId="01B404B5" w14:textId="4FFBA93E" w:rsidR="00024BC9" w:rsidRPr="003F4127" w:rsidRDefault="009D0912" w:rsidP="0062515C">
            <w:pPr>
              <w:spacing w:after="0"/>
              <w:rPr>
                <w:rFonts w:cstheme="minorHAnsi"/>
                <w:sz w:val="20"/>
                <w:szCs w:val="20"/>
              </w:rPr>
            </w:pPr>
            <w:r w:rsidRPr="00B67E3D">
              <w:rPr>
                <w:rFonts w:asciiTheme="minorHAnsi" w:eastAsia="Times New Roman" w:hAnsiTheme="minorHAnsi" w:cstheme="minorHAnsi"/>
                <w:sz w:val="18"/>
                <w:szCs w:val="20"/>
              </w:rPr>
              <w:t xml:space="preserve">This table reports the water heating system features that were specified on the registered </w:t>
            </w:r>
            <w:r>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p>
        </w:tc>
      </w:tr>
      <w:tr w:rsidR="00804738" w:rsidRPr="00C071B0" w14:paraId="213C63FB" w14:textId="77777777" w:rsidTr="00804738">
        <w:tc>
          <w:tcPr>
            <w:tcW w:w="981" w:type="dxa"/>
            <w:vAlign w:val="bottom"/>
          </w:tcPr>
          <w:p w14:paraId="1CCE213B" w14:textId="77777777" w:rsidR="00024BC9" w:rsidRPr="003F4127" w:rsidRDefault="00024BC9" w:rsidP="0062515C">
            <w:pPr>
              <w:spacing w:after="0"/>
              <w:jc w:val="center"/>
              <w:rPr>
                <w:rFonts w:cstheme="minorHAnsi"/>
                <w:sz w:val="20"/>
                <w:szCs w:val="20"/>
              </w:rPr>
            </w:pPr>
            <w:r w:rsidRPr="003F4127">
              <w:rPr>
                <w:rFonts w:eastAsia="Times New Roman" w:cstheme="minorHAnsi"/>
                <w:sz w:val="20"/>
                <w:szCs w:val="20"/>
              </w:rPr>
              <w:t>01</w:t>
            </w:r>
          </w:p>
        </w:tc>
        <w:tc>
          <w:tcPr>
            <w:tcW w:w="981" w:type="dxa"/>
            <w:vAlign w:val="bottom"/>
          </w:tcPr>
          <w:p w14:paraId="2ADD8450" w14:textId="77777777" w:rsidR="00024BC9" w:rsidRPr="003F4127" w:rsidRDefault="00024BC9" w:rsidP="0062515C">
            <w:pPr>
              <w:spacing w:after="0"/>
              <w:jc w:val="center"/>
              <w:rPr>
                <w:rFonts w:cstheme="minorHAnsi"/>
                <w:sz w:val="20"/>
                <w:szCs w:val="20"/>
              </w:rPr>
            </w:pPr>
            <w:r w:rsidRPr="003F4127">
              <w:rPr>
                <w:rFonts w:eastAsia="Times New Roman" w:cstheme="minorHAnsi"/>
                <w:sz w:val="20"/>
                <w:szCs w:val="20"/>
              </w:rPr>
              <w:t>02</w:t>
            </w:r>
          </w:p>
        </w:tc>
        <w:tc>
          <w:tcPr>
            <w:tcW w:w="982" w:type="dxa"/>
          </w:tcPr>
          <w:p w14:paraId="0F29CD87" w14:textId="77777777" w:rsidR="00024BC9" w:rsidRPr="003F4127" w:rsidRDefault="00024BC9"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981" w:type="dxa"/>
          </w:tcPr>
          <w:p w14:paraId="51BE6D10"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04</w:t>
            </w:r>
          </w:p>
        </w:tc>
        <w:tc>
          <w:tcPr>
            <w:tcW w:w="981" w:type="dxa"/>
          </w:tcPr>
          <w:p w14:paraId="116AE16C" w14:textId="77777777" w:rsidR="00024BC9" w:rsidRPr="003F4127" w:rsidRDefault="00024BC9" w:rsidP="0062515C">
            <w:pPr>
              <w:spacing w:after="0"/>
              <w:jc w:val="center"/>
              <w:rPr>
                <w:rFonts w:eastAsia="Times New Roman" w:cstheme="minorHAnsi"/>
                <w:sz w:val="20"/>
                <w:szCs w:val="20"/>
              </w:rPr>
            </w:pPr>
            <w:r>
              <w:rPr>
                <w:rFonts w:eastAsia="Times New Roman" w:cstheme="minorHAnsi"/>
                <w:sz w:val="20"/>
                <w:szCs w:val="20"/>
              </w:rPr>
              <w:t>05</w:t>
            </w:r>
          </w:p>
        </w:tc>
        <w:tc>
          <w:tcPr>
            <w:tcW w:w="982" w:type="dxa"/>
          </w:tcPr>
          <w:p w14:paraId="4C56A135"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06</w:t>
            </w:r>
          </w:p>
        </w:tc>
        <w:tc>
          <w:tcPr>
            <w:tcW w:w="981" w:type="dxa"/>
          </w:tcPr>
          <w:p w14:paraId="32735834"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07</w:t>
            </w:r>
          </w:p>
        </w:tc>
        <w:tc>
          <w:tcPr>
            <w:tcW w:w="981" w:type="dxa"/>
          </w:tcPr>
          <w:p w14:paraId="0E0B9697" w14:textId="77777777" w:rsidR="00024BC9" w:rsidRPr="003F4127" w:rsidRDefault="00024BC9" w:rsidP="0062515C">
            <w:pPr>
              <w:spacing w:after="0"/>
              <w:jc w:val="center"/>
              <w:rPr>
                <w:rFonts w:eastAsia="Times New Roman" w:cstheme="minorHAnsi"/>
                <w:sz w:val="20"/>
                <w:szCs w:val="20"/>
              </w:rPr>
            </w:pPr>
            <w:r>
              <w:rPr>
                <w:rFonts w:eastAsia="Times New Roman" w:cstheme="minorHAnsi"/>
                <w:sz w:val="20"/>
                <w:szCs w:val="20"/>
              </w:rPr>
              <w:t>08</w:t>
            </w:r>
          </w:p>
        </w:tc>
        <w:tc>
          <w:tcPr>
            <w:tcW w:w="982" w:type="dxa"/>
          </w:tcPr>
          <w:p w14:paraId="6D9CCE35"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09</w:t>
            </w:r>
          </w:p>
        </w:tc>
        <w:tc>
          <w:tcPr>
            <w:tcW w:w="981" w:type="dxa"/>
          </w:tcPr>
          <w:p w14:paraId="339FBFAA"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10</w:t>
            </w:r>
          </w:p>
        </w:tc>
        <w:tc>
          <w:tcPr>
            <w:tcW w:w="982" w:type="dxa"/>
          </w:tcPr>
          <w:p w14:paraId="1288B2B4" w14:textId="77777777" w:rsidR="00024BC9" w:rsidRPr="003F4127" w:rsidRDefault="00024BC9" w:rsidP="0062515C">
            <w:pPr>
              <w:spacing w:after="0"/>
              <w:jc w:val="center"/>
              <w:rPr>
                <w:rFonts w:eastAsia="Times New Roman" w:cstheme="minorHAnsi"/>
                <w:sz w:val="20"/>
                <w:szCs w:val="20"/>
              </w:rPr>
            </w:pPr>
            <w:r>
              <w:rPr>
                <w:rFonts w:eastAsia="Times New Roman" w:cstheme="minorHAnsi"/>
                <w:sz w:val="20"/>
                <w:szCs w:val="20"/>
              </w:rPr>
              <w:t>11</w:t>
            </w:r>
          </w:p>
        </w:tc>
      </w:tr>
      <w:tr w:rsidR="00804738" w:rsidRPr="00C071B0" w14:paraId="79F9FA4F" w14:textId="77777777" w:rsidTr="00804738">
        <w:tc>
          <w:tcPr>
            <w:tcW w:w="981" w:type="dxa"/>
            <w:vAlign w:val="bottom"/>
          </w:tcPr>
          <w:p w14:paraId="24D45DB1"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021B0A0C" w14:textId="77777777" w:rsidR="00024BC9" w:rsidRPr="00554B1E" w:rsidRDefault="00024BC9" w:rsidP="0062515C">
            <w:pPr>
              <w:spacing w:after="0"/>
              <w:jc w:val="center"/>
              <w:rPr>
                <w:rFonts w:cstheme="minorHAnsi"/>
                <w:sz w:val="18"/>
                <w:szCs w:val="18"/>
              </w:rPr>
            </w:pPr>
            <w:r w:rsidRPr="00554B1E">
              <w:rPr>
                <w:rFonts w:eastAsia="Times New Roman" w:cstheme="minorHAnsi"/>
                <w:sz w:val="18"/>
                <w:szCs w:val="18"/>
              </w:rPr>
              <w:t>or Name</w:t>
            </w:r>
          </w:p>
        </w:tc>
        <w:tc>
          <w:tcPr>
            <w:tcW w:w="981" w:type="dxa"/>
            <w:vAlign w:val="bottom"/>
          </w:tcPr>
          <w:p w14:paraId="625D316B"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2C3DC585" w14:textId="77777777" w:rsidR="00024BC9" w:rsidRPr="00554B1E" w:rsidRDefault="00024BC9" w:rsidP="0062515C">
            <w:pPr>
              <w:spacing w:after="0"/>
              <w:jc w:val="center"/>
              <w:rPr>
                <w:rFonts w:cstheme="minorHAnsi"/>
                <w:sz w:val="18"/>
                <w:szCs w:val="18"/>
              </w:rPr>
            </w:pPr>
            <w:r w:rsidRPr="00554B1E">
              <w:rPr>
                <w:rFonts w:eastAsia="Times New Roman" w:cstheme="minorHAnsi"/>
                <w:sz w:val="18"/>
                <w:szCs w:val="18"/>
              </w:rPr>
              <w:t>Make and Model</w:t>
            </w:r>
          </w:p>
        </w:tc>
        <w:tc>
          <w:tcPr>
            <w:tcW w:w="982" w:type="dxa"/>
            <w:vAlign w:val="bottom"/>
          </w:tcPr>
          <w:p w14:paraId="58CF3C28" w14:textId="652D3E3D" w:rsidR="00024BC9" w:rsidRPr="00554B1E"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024BC9" w:rsidRPr="00554B1E">
              <w:rPr>
                <w:rFonts w:eastAsia="Times New Roman" w:cstheme="minorHAnsi"/>
                <w:sz w:val="18"/>
                <w:szCs w:val="18"/>
              </w:rPr>
              <w:t xml:space="preserve"> of Water Heaters/ Compressors</w:t>
            </w:r>
          </w:p>
        </w:tc>
        <w:tc>
          <w:tcPr>
            <w:tcW w:w="981" w:type="dxa"/>
            <w:vAlign w:val="bottom"/>
          </w:tcPr>
          <w:p w14:paraId="2143B741"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981" w:type="dxa"/>
            <w:vAlign w:val="bottom"/>
          </w:tcPr>
          <w:p w14:paraId="3DDA0198"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6F7BFAE9"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982" w:type="dxa"/>
            <w:vAlign w:val="bottom"/>
          </w:tcPr>
          <w:p w14:paraId="02559C8F"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981" w:type="dxa"/>
            <w:vAlign w:val="bottom"/>
          </w:tcPr>
          <w:p w14:paraId="2963BA3F"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981" w:type="dxa"/>
            <w:vAlign w:val="bottom"/>
          </w:tcPr>
          <w:p w14:paraId="71ECC160"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22C38374"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982" w:type="dxa"/>
            <w:vAlign w:val="bottom"/>
          </w:tcPr>
          <w:p w14:paraId="4196AB1E"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981" w:type="dxa"/>
            <w:vAlign w:val="bottom"/>
          </w:tcPr>
          <w:p w14:paraId="4C2F7DA8"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982" w:type="dxa"/>
            <w:vAlign w:val="bottom"/>
          </w:tcPr>
          <w:p w14:paraId="54F4751D"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413DC6A2"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804738" w:rsidRPr="00C071B0" w14:paraId="1D7EBD7E" w14:textId="77777777" w:rsidTr="00804738">
        <w:tc>
          <w:tcPr>
            <w:tcW w:w="981" w:type="dxa"/>
          </w:tcPr>
          <w:p w14:paraId="06049127" w14:textId="74BAC9AA" w:rsidR="00024BC9" w:rsidRPr="00554B1E" w:rsidRDefault="00024BC9" w:rsidP="0062515C">
            <w:pPr>
              <w:spacing w:after="0"/>
              <w:jc w:val="center"/>
              <w:rPr>
                <w:rFonts w:cstheme="minorHAnsi"/>
                <w:sz w:val="18"/>
                <w:szCs w:val="18"/>
              </w:rPr>
            </w:pPr>
          </w:p>
        </w:tc>
        <w:tc>
          <w:tcPr>
            <w:tcW w:w="981" w:type="dxa"/>
          </w:tcPr>
          <w:p w14:paraId="7A5D55A5" w14:textId="77777777" w:rsidR="00024BC9" w:rsidRPr="00554B1E" w:rsidRDefault="00024BC9" w:rsidP="0062515C">
            <w:pPr>
              <w:spacing w:after="0"/>
              <w:jc w:val="center"/>
              <w:rPr>
                <w:rFonts w:cstheme="minorHAnsi"/>
                <w:sz w:val="18"/>
                <w:szCs w:val="18"/>
              </w:rPr>
            </w:pPr>
          </w:p>
        </w:tc>
        <w:tc>
          <w:tcPr>
            <w:tcW w:w="982" w:type="dxa"/>
          </w:tcPr>
          <w:p w14:paraId="69AB83C4" w14:textId="7FF40C00" w:rsidR="00024BC9" w:rsidRPr="00554B1E" w:rsidRDefault="00024BC9" w:rsidP="0062515C">
            <w:pPr>
              <w:spacing w:after="0"/>
              <w:jc w:val="center"/>
              <w:rPr>
                <w:rFonts w:cstheme="minorHAnsi"/>
                <w:sz w:val="18"/>
                <w:szCs w:val="18"/>
              </w:rPr>
            </w:pPr>
          </w:p>
        </w:tc>
        <w:tc>
          <w:tcPr>
            <w:tcW w:w="981" w:type="dxa"/>
          </w:tcPr>
          <w:p w14:paraId="12E87FE9" w14:textId="77777777" w:rsidR="00024BC9" w:rsidRPr="00554B1E" w:rsidRDefault="00024BC9" w:rsidP="0062515C">
            <w:pPr>
              <w:spacing w:after="0"/>
              <w:jc w:val="center"/>
              <w:rPr>
                <w:rFonts w:eastAsia="Times New Roman" w:cstheme="minorHAnsi"/>
                <w:sz w:val="18"/>
                <w:szCs w:val="18"/>
              </w:rPr>
            </w:pPr>
          </w:p>
        </w:tc>
        <w:tc>
          <w:tcPr>
            <w:tcW w:w="981" w:type="dxa"/>
          </w:tcPr>
          <w:p w14:paraId="4F456FB9" w14:textId="4F134D29" w:rsidR="00024BC9" w:rsidRPr="00554B1E" w:rsidRDefault="00024BC9" w:rsidP="0062515C">
            <w:pPr>
              <w:spacing w:after="0"/>
              <w:jc w:val="center"/>
              <w:rPr>
                <w:rFonts w:eastAsia="Times New Roman" w:cstheme="minorHAnsi"/>
                <w:sz w:val="18"/>
                <w:szCs w:val="18"/>
              </w:rPr>
            </w:pPr>
          </w:p>
        </w:tc>
        <w:tc>
          <w:tcPr>
            <w:tcW w:w="982" w:type="dxa"/>
          </w:tcPr>
          <w:p w14:paraId="4F96B1B9" w14:textId="6B9ABD6D" w:rsidR="00024BC9" w:rsidRPr="00554B1E" w:rsidRDefault="00024BC9" w:rsidP="0062515C">
            <w:pPr>
              <w:spacing w:after="0"/>
              <w:jc w:val="center"/>
              <w:rPr>
                <w:rFonts w:eastAsia="Times New Roman" w:cstheme="minorHAnsi"/>
                <w:sz w:val="18"/>
                <w:szCs w:val="18"/>
              </w:rPr>
            </w:pPr>
          </w:p>
        </w:tc>
        <w:tc>
          <w:tcPr>
            <w:tcW w:w="981" w:type="dxa"/>
          </w:tcPr>
          <w:p w14:paraId="632CD51B" w14:textId="61C57CD5" w:rsidR="00024BC9" w:rsidRPr="00554B1E" w:rsidRDefault="00024BC9" w:rsidP="0062515C">
            <w:pPr>
              <w:spacing w:after="0"/>
              <w:jc w:val="center"/>
              <w:rPr>
                <w:rFonts w:eastAsia="Times New Roman" w:cstheme="minorHAnsi"/>
                <w:sz w:val="18"/>
                <w:szCs w:val="18"/>
              </w:rPr>
            </w:pPr>
          </w:p>
        </w:tc>
        <w:tc>
          <w:tcPr>
            <w:tcW w:w="981" w:type="dxa"/>
          </w:tcPr>
          <w:p w14:paraId="5644EE42" w14:textId="2C59668D" w:rsidR="00024BC9" w:rsidRPr="00C035AD" w:rsidRDefault="00024BC9" w:rsidP="0062515C">
            <w:pPr>
              <w:spacing w:after="0"/>
              <w:jc w:val="center"/>
              <w:rPr>
                <w:rFonts w:eastAsia="Times New Roman" w:cstheme="minorHAnsi"/>
                <w:sz w:val="18"/>
                <w:szCs w:val="20"/>
              </w:rPr>
            </w:pPr>
          </w:p>
        </w:tc>
        <w:tc>
          <w:tcPr>
            <w:tcW w:w="982" w:type="dxa"/>
          </w:tcPr>
          <w:p w14:paraId="05E138A0" w14:textId="0673CC0F" w:rsidR="00024BC9" w:rsidRPr="00554B1E" w:rsidRDefault="00024BC9" w:rsidP="0062515C">
            <w:pPr>
              <w:spacing w:after="0"/>
              <w:jc w:val="center"/>
              <w:rPr>
                <w:rFonts w:eastAsia="Times New Roman" w:cstheme="minorHAnsi"/>
                <w:sz w:val="18"/>
                <w:szCs w:val="18"/>
              </w:rPr>
            </w:pPr>
          </w:p>
        </w:tc>
        <w:tc>
          <w:tcPr>
            <w:tcW w:w="981" w:type="dxa"/>
          </w:tcPr>
          <w:p w14:paraId="15A512DF" w14:textId="3E8631DA" w:rsidR="00024BC9" w:rsidRPr="00554B1E" w:rsidRDefault="00024BC9" w:rsidP="0062515C">
            <w:pPr>
              <w:spacing w:after="0"/>
              <w:jc w:val="center"/>
              <w:rPr>
                <w:rFonts w:eastAsia="Times New Roman" w:cstheme="minorHAnsi"/>
                <w:sz w:val="18"/>
                <w:szCs w:val="18"/>
              </w:rPr>
            </w:pPr>
          </w:p>
        </w:tc>
        <w:tc>
          <w:tcPr>
            <w:tcW w:w="982" w:type="dxa"/>
          </w:tcPr>
          <w:p w14:paraId="78D1A39D" w14:textId="140761D6" w:rsidR="00024BC9" w:rsidRPr="00554B1E" w:rsidRDefault="00024BC9" w:rsidP="0062515C">
            <w:pPr>
              <w:spacing w:after="0"/>
              <w:jc w:val="center"/>
              <w:rPr>
                <w:rFonts w:eastAsia="Times New Roman" w:cstheme="minorHAnsi"/>
                <w:sz w:val="18"/>
                <w:szCs w:val="18"/>
              </w:rPr>
            </w:pPr>
          </w:p>
        </w:tc>
      </w:tr>
      <w:tr w:rsidR="00804738" w:rsidRPr="00C071B0" w14:paraId="13A91E2F" w14:textId="77777777" w:rsidTr="00804738">
        <w:tc>
          <w:tcPr>
            <w:tcW w:w="981" w:type="dxa"/>
          </w:tcPr>
          <w:p w14:paraId="4E226671" w14:textId="77777777" w:rsidR="00296D76" w:rsidRPr="00554B1E" w:rsidRDefault="00296D76" w:rsidP="0062515C">
            <w:pPr>
              <w:spacing w:after="0"/>
              <w:jc w:val="center"/>
              <w:rPr>
                <w:rFonts w:cstheme="minorHAnsi"/>
                <w:sz w:val="18"/>
                <w:szCs w:val="18"/>
              </w:rPr>
            </w:pPr>
          </w:p>
        </w:tc>
        <w:tc>
          <w:tcPr>
            <w:tcW w:w="981" w:type="dxa"/>
          </w:tcPr>
          <w:p w14:paraId="18C0C9EE" w14:textId="77777777" w:rsidR="00296D76" w:rsidRPr="00554B1E" w:rsidRDefault="00296D76" w:rsidP="0062515C">
            <w:pPr>
              <w:spacing w:after="0"/>
              <w:jc w:val="center"/>
              <w:rPr>
                <w:rFonts w:cstheme="minorHAnsi"/>
                <w:sz w:val="18"/>
                <w:szCs w:val="18"/>
              </w:rPr>
            </w:pPr>
          </w:p>
        </w:tc>
        <w:tc>
          <w:tcPr>
            <w:tcW w:w="982" w:type="dxa"/>
          </w:tcPr>
          <w:p w14:paraId="370F70E0" w14:textId="77777777" w:rsidR="00296D76" w:rsidRPr="00554B1E" w:rsidRDefault="00296D76" w:rsidP="0062515C">
            <w:pPr>
              <w:spacing w:after="0"/>
              <w:jc w:val="center"/>
              <w:rPr>
                <w:rFonts w:cstheme="minorHAnsi"/>
                <w:sz w:val="18"/>
                <w:szCs w:val="18"/>
              </w:rPr>
            </w:pPr>
          </w:p>
        </w:tc>
        <w:tc>
          <w:tcPr>
            <w:tcW w:w="981" w:type="dxa"/>
          </w:tcPr>
          <w:p w14:paraId="666A0ACD" w14:textId="77777777" w:rsidR="00296D76" w:rsidRPr="00554B1E" w:rsidRDefault="00296D76" w:rsidP="0062515C">
            <w:pPr>
              <w:spacing w:after="0"/>
              <w:jc w:val="center"/>
              <w:rPr>
                <w:rFonts w:eastAsia="Times New Roman" w:cstheme="minorHAnsi"/>
                <w:sz w:val="18"/>
                <w:szCs w:val="18"/>
              </w:rPr>
            </w:pPr>
          </w:p>
        </w:tc>
        <w:tc>
          <w:tcPr>
            <w:tcW w:w="981" w:type="dxa"/>
          </w:tcPr>
          <w:p w14:paraId="0D2D5AFA" w14:textId="77777777" w:rsidR="00296D76" w:rsidRPr="00554B1E" w:rsidRDefault="00296D76" w:rsidP="0062515C">
            <w:pPr>
              <w:spacing w:after="0"/>
              <w:jc w:val="center"/>
              <w:rPr>
                <w:rFonts w:eastAsia="Times New Roman" w:cstheme="minorHAnsi"/>
                <w:sz w:val="18"/>
                <w:szCs w:val="18"/>
              </w:rPr>
            </w:pPr>
          </w:p>
        </w:tc>
        <w:tc>
          <w:tcPr>
            <w:tcW w:w="982" w:type="dxa"/>
          </w:tcPr>
          <w:p w14:paraId="2007F001" w14:textId="77777777" w:rsidR="00296D76" w:rsidRPr="00554B1E" w:rsidRDefault="00296D76" w:rsidP="0062515C">
            <w:pPr>
              <w:spacing w:after="0"/>
              <w:jc w:val="center"/>
              <w:rPr>
                <w:rFonts w:eastAsia="Times New Roman" w:cstheme="minorHAnsi"/>
                <w:sz w:val="18"/>
                <w:szCs w:val="18"/>
              </w:rPr>
            </w:pPr>
          </w:p>
        </w:tc>
        <w:tc>
          <w:tcPr>
            <w:tcW w:w="981" w:type="dxa"/>
          </w:tcPr>
          <w:p w14:paraId="6B8F1F44" w14:textId="77777777" w:rsidR="00296D76" w:rsidRPr="00554B1E" w:rsidRDefault="00296D76" w:rsidP="0062515C">
            <w:pPr>
              <w:spacing w:after="0"/>
              <w:jc w:val="center"/>
              <w:rPr>
                <w:rFonts w:eastAsia="Times New Roman" w:cstheme="minorHAnsi"/>
                <w:sz w:val="18"/>
                <w:szCs w:val="18"/>
              </w:rPr>
            </w:pPr>
          </w:p>
        </w:tc>
        <w:tc>
          <w:tcPr>
            <w:tcW w:w="981" w:type="dxa"/>
          </w:tcPr>
          <w:p w14:paraId="6CAF69CA" w14:textId="77777777" w:rsidR="00296D76" w:rsidRPr="00C035AD" w:rsidRDefault="00296D76" w:rsidP="0062515C">
            <w:pPr>
              <w:spacing w:after="0"/>
              <w:jc w:val="center"/>
              <w:rPr>
                <w:rFonts w:eastAsia="Times New Roman" w:cstheme="minorHAnsi"/>
                <w:sz w:val="18"/>
                <w:szCs w:val="20"/>
              </w:rPr>
            </w:pPr>
          </w:p>
        </w:tc>
        <w:tc>
          <w:tcPr>
            <w:tcW w:w="982" w:type="dxa"/>
          </w:tcPr>
          <w:p w14:paraId="207A4E6A" w14:textId="77777777" w:rsidR="00296D76" w:rsidRPr="00554B1E" w:rsidRDefault="00296D76" w:rsidP="0062515C">
            <w:pPr>
              <w:spacing w:after="0"/>
              <w:jc w:val="center"/>
              <w:rPr>
                <w:rFonts w:eastAsia="Times New Roman" w:cstheme="minorHAnsi"/>
                <w:sz w:val="18"/>
                <w:szCs w:val="18"/>
              </w:rPr>
            </w:pPr>
          </w:p>
        </w:tc>
        <w:tc>
          <w:tcPr>
            <w:tcW w:w="981" w:type="dxa"/>
          </w:tcPr>
          <w:p w14:paraId="0F1EFEDE" w14:textId="77777777" w:rsidR="00296D76" w:rsidRPr="00554B1E" w:rsidRDefault="00296D76" w:rsidP="0062515C">
            <w:pPr>
              <w:spacing w:after="0"/>
              <w:jc w:val="center"/>
              <w:rPr>
                <w:rFonts w:eastAsia="Times New Roman" w:cstheme="minorHAnsi"/>
                <w:sz w:val="18"/>
                <w:szCs w:val="18"/>
              </w:rPr>
            </w:pPr>
          </w:p>
        </w:tc>
        <w:tc>
          <w:tcPr>
            <w:tcW w:w="982" w:type="dxa"/>
          </w:tcPr>
          <w:p w14:paraId="332453A1" w14:textId="77777777" w:rsidR="00296D76" w:rsidRPr="00554B1E" w:rsidRDefault="00296D76" w:rsidP="0062515C">
            <w:pPr>
              <w:spacing w:after="0"/>
              <w:jc w:val="center"/>
              <w:rPr>
                <w:rFonts w:eastAsia="Times New Roman" w:cstheme="minorHAnsi"/>
                <w:sz w:val="18"/>
                <w:szCs w:val="18"/>
              </w:rPr>
            </w:pPr>
          </w:p>
        </w:tc>
      </w:tr>
    </w:tbl>
    <w:p w14:paraId="3C1826B3" w14:textId="77777777" w:rsidR="00024BC9" w:rsidRPr="001462EE" w:rsidRDefault="00024BC9" w:rsidP="001E0DF0">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4432C7" w:rsidRPr="006F1F7B" w14:paraId="00AA39CE" w14:textId="77777777" w:rsidTr="000311BA">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0D88B51A" w14:textId="0743F02F" w:rsidR="004432C7" w:rsidRPr="005C5AB0"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D</w:t>
            </w:r>
            <w:r w:rsidR="004432C7" w:rsidRPr="005C5AB0">
              <w:rPr>
                <w:rFonts w:asciiTheme="minorHAnsi" w:hAnsiTheme="minorHAnsi" w:cstheme="minorHAnsi"/>
                <w:b/>
                <w:sz w:val="20"/>
                <w:szCs w:val="20"/>
              </w:rPr>
              <w:t xml:space="preserve">. Design </w:t>
            </w:r>
            <w:r w:rsidR="00DF4A6F">
              <w:rPr>
                <w:rFonts w:asciiTheme="minorHAnsi" w:hAnsiTheme="minorHAnsi" w:cstheme="minorHAnsi"/>
                <w:b/>
                <w:sz w:val="20"/>
                <w:szCs w:val="20"/>
              </w:rPr>
              <w:t xml:space="preserve">Central </w:t>
            </w:r>
            <w:r w:rsidR="004432C7" w:rsidRPr="005C5AB0">
              <w:rPr>
                <w:rFonts w:asciiTheme="minorHAnsi" w:hAnsiTheme="minorHAnsi" w:cstheme="minorHAnsi"/>
                <w:b/>
                <w:sz w:val="20"/>
                <w:szCs w:val="20"/>
              </w:rPr>
              <w:t>Water Heating Distribution Systems Information</w:t>
            </w:r>
          </w:p>
          <w:p w14:paraId="50986011" w14:textId="0C402E06" w:rsidR="004432C7" w:rsidRPr="00B67E3D" w:rsidRDefault="004432C7"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7E3D">
              <w:rPr>
                <w:rFonts w:asciiTheme="minorHAnsi" w:eastAsia="Times New Roman" w:hAnsiTheme="minorHAnsi" w:cstheme="minorHAnsi"/>
                <w:sz w:val="18"/>
                <w:szCs w:val="20"/>
              </w:rPr>
              <w:t xml:space="preserve">This table reports the water heating distribution types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r w:rsidRPr="00EC6276">
              <w:rPr>
                <w:rFonts w:asciiTheme="minorHAnsi" w:hAnsiTheme="minorHAnsi" w:cstheme="minorHAnsi"/>
                <w:b/>
                <w:sz w:val="18"/>
                <w:szCs w:val="20"/>
              </w:rPr>
              <w:t xml:space="preserve"> </w:t>
            </w:r>
          </w:p>
        </w:tc>
      </w:tr>
      <w:tr w:rsidR="004432C7" w:rsidRPr="006F1F7B" w14:paraId="19532EF8"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1D784E35"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600" w:type="dxa"/>
            <w:tcBorders>
              <w:top w:val="single" w:sz="4" w:space="0" w:color="auto"/>
              <w:left w:val="single" w:sz="4" w:space="0" w:color="auto"/>
              <w:bottom w:val="single" w:sz="4" w:space="0" w:color="auto"/>
              <w:right w:val="single" w:sz="4" w:space="0" w:color="auto"/>
            </w:tcBorders>
            <w:vAlign w:val="center"/>
          </w:tcPr>
          <w:p w14:paraId="2B5D0DD7"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601" w:type="dxa"/>
            <w:tcBorders>
              <w:top w:val="single" w:sz="4" w:space="0" w:color="auto"/>
              <w:left w:val="single" w:sz="4" w:space="0" w:color="auto"/>
              <w:bottom w:val="single" w:sz="4" w:space="0" w:color="auto"/>
              <w:right w:val="single" w:sz="4" w:space="0" w:color="auto"/>
            </w:tcBorders>
            <w:vAlign w:val="center"/>
          </w:tcPr>
          <w:p w14:paraId="2BE8B421"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4432C7" w:rsidRPr="006F1F7B" w14:paraId="7F3D8E51"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273D9B2D"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0176DC97"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 xml:space="preserve">Central DHW System </w:t>
            </w:r>
          </w:p>
          <w:p w14:paraId="47F93069"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3DC2FA09"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Dwelling Unit DHW System</w:t>
            </w:r>
          </w:p>
          <w:p w14:paraId="7BFEF65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r>
      <w:tr w:rsidR="004432C7" w:rsidRPr="006F1F7B" w14:paraId="40205D66"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7789BF7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7A835D25"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1C994CB4"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4432C7" w:rsidRPr="006F1F7B" w14:paraId="6AE7A10B"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34ABDAE3"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3FF8FF3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4E63EF7E"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E541BA1" w14:textId="77777777" w:rsidR="004432C7" w:rsidRPr="001462EE" w:rsidRDefault="004432C7" w:rsidP="001E0DF0">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7D4B5B" w:rsidRPr="006F1F7B" w14:paraId="37B82171" w14:textId="77777777" w:rsidTr="00FF38ED">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10329A29" w14:textId="72F95D60" w:rsidR="007D4B5B" w:rsidRPr="00294A45" w:rsidRDefault="00276172"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E</w:t>
            </w:r>
            <w:r w:rsidR="007D4B5B" w:rsidRPr="005C5AB0">
              <w:rPr>
                <w:rFonts w:asciiTheme="minorHAnsi" w:hAnsiTheme="minorHAnsi" w:cstheme="minorHAnsi"/>
                <w:b/>
                <w:sz w:val="20"/>
                <w:szCs w:val="20"/>
              </w:rPr>
              <w:t>.</w:t>
            </w:r>
            <w:r w:rsidR="00D42D4B" w:rsidRPr="00294A45">
              <w:rPr>
                <w:rFonts w:asciiTheme="minorHAnsi" w:hAnsiTheme="minorHAnsi" w:cstheme="minorHAnsi"/>
                <w:b/>
                <w:sz w:val="20"/>
                <w:szCs w:val="20"/>
              </w:rPr>
              <w:t xml:space="preserve"> </w:t>
            </w:r>
            <w:r w:rsidR="007D4B5B" w:rsidRPr="00294A45">
              <w:rPr>
                <w:rFonts w:asciiTheme="minorHAnsi" w:hAnsiTheme="minorHAnsi" w:cstheme="minorHAnsi"/>
                <w:b/>
                <w:sz w:val="20"/>
                <w:szCs w:val="20"/>
              </w:rPr>
              <w:t xml:space="preserve">Installed </w:t>
            </w:r>
            <w:r w:rsidR="00DF4A6F">
              <w:rPr>
                <w:rFonts w:asciiTheme="minorHAnsi" w:hAnsiTheme="minorHAnsi" w:cstheme="minorHAnsi"/>
                <w:b/>
                <w:sz w:val="20"/>
                <w:szCs w:val="20"/>
              </w:rPr>
              <w:t xml:space="preserve">Central </w:t>
            </w:r>
            <w:r w:rsidR="007D4B5B" w:rsidRPr="00294A45">
              <w:rPr>
                <w:rFonts w:asciiTheme="minorHAnsi" w:hAnsiTheme="minorHAnsi" w:cstheme="minorHAnsi"/>
                <w:b/>
                <w:sz w:val="20"/>
                <w:szCs w:val="20"/>
              </w:rPr>
              <w:t>Water Heating Distribution Systems Information</w:t>
            </w:r>
          </w:p>
          <w:p w14:paraId="0050D2EB" w14:textId="15326443"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7E3D">
              <w:rPr>
                <w:rFonts w:asciiTheme="minorHAnsi" w:eastAsia="Times New Roman" w:hAnsiTheme="minorHAnsi" w:cstheme="minorHAnsi"/>
                <w:sz w:val="18"/>
                <w:szCs w:val="20"/>
              </w:rPr>
              <w:t xml:space="preserve">This table reports the water heating distribution types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r w:rsidRPr="00BC623E">
              <w:rPr>
                <w:rFonts w:asciiTheme="minorHAnsi" w:hAnsiTheme="minorHAnsi" w:cstheme="minorHAnsi"/>
                <w:b/>
                <w:sz w:val="18"/>
                <w:szCs w:val="20"/>
              </w:rPr>
              <w:t xml:space="preserve"> </w:t>
            </w:r>
          </w:p>
        </w:tc>
      </w:tr>
      <w:tr w:rsidR="007D4B5B" w:rsidRPr="006F1F7B" w14:paraId="1AB0494C"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2DE7BC01"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600" w:type="dxa"/>
            <w:tcBorders>
              <w:top w:val="single" w:sz="4" w:space="0" w:color="auto"/>
              <w:left w:val="single" w:sz="4" w:space="0" w:color="auto"/>
              <w:bottom w:val="single" w:sz="4" w:space="0" w:color="auto"/>
              <w:right w:val="single" w:sz="4" w:space="0" w:color="auto"/>
            </w:tcBorders>
            <w:vAlign w:val="center"/>
          </w:tcPr>
          <w:p w14:paraId="2E242CF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601" w:type="dxa"/>
            <w:tcBorders>
              <w:top w:val="single" w:sz="4" w:space="0" w:color="auto"/>
              <w:left w:val="single" w:sz="4" w:space="0" w:color="auto"/>
              <w:bottom w:val="single" w:sz="4" w:space="0" w:color="auto"/>
              <w:right w:val="single" w:sz="4" w:space="0" w:color="auto"/>
            </w:tcBorders>
            <w:vAlign w:val="center"/>
          </w:tcPr>
          <w:p w14:paraId="3CDD8E7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7D4B5B" w:rsidRPr="006F1F7B" w14:paraId="3484DFD7"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77F8B40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1B20A04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 xml:space="preserve">Central DHW System </w:t>
            </w:r>
          </w:p>
          <w:p w14:paraId="4DB1B54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358578A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Dwelling Unit DHW System</w:t>
            </w:r>
          </w:p>
          <w:p w14:paraId="5C72A084"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r>
      <w:tr w:rsidR="007D4B5B" w:rsidRPr="006F1F7B" w14:paraId="73808D65"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688C068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5EE4726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7D063DD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7D4B5B" w:rsidRPr="006F1F7B" w14:paraId="05694BEB"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25BD3F6C"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6836E314"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1CB2761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8C6FC3A" w14:textId="77777777" w:rsidR="00930217" w:rsidRDefault="00930217" w:rsidP="00930217">
      <w:pPr>
        <w:spacing w:after="0"/>
      </w:pPr>
    </w:p>
    <w:tbl>
      <w:tblPr>
        <w:tblpPr w:leftFromText="180" w:rightFromText="180" w:vertAnchor="text" w:tblpY="1"/>
        <w:tblOverlap w:val="neve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1"/>
        <w:gridCol w:w="3591"/>
        <w:gridCol w:w="3591"/>
      </w:tblGrid>
      <w:tr w:rsidR="007D4B5B" w:rsidRPr="006F1F7B" w14:paraId="607E0726" w14:textId="77777777" w:rsidTr="00B67E3D">
        <w:trPr>
          <w:trHeight w:val="144"/>
        </w:trPr>
        <w:tc>
          <w:tcPr>
            <w:tcW w:w="10773" w:type="dxa"/>
            <w:gridSpan w:val="3"/>
            <w:tcBorders>
              <w:top w:val="single" w:sz="4" w:space="0" w:color="auto"/>
              <w:bottom w:val="single" w:sz="4" w:space="0" w:color="auto"/>
            </w:tcBorders>
            <w:vAlign w:val="center"/>
          </w:tcPr>
          <w:p w14:paraId="607E0725" w14:textId="2828EDED" w:rsidR="007D4B5B" w:rsidRPr="00B67E3D" w:rsidRDefault="00276172" w:rsidP="00FD0C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5C5AB0">
              <w:rPr>
                <w:rFonts w:asciiTheme="minorHAnsi" w:hAnsiTheme="minorHAnsi" w:cstheme="minorHAnsi"/>
                <w:b/>
                <w:sz w:val="20"/>
                <w:szCs w:val="20"/>
              </w:rPr>
              <w:t>F</w:t>
            </w:r>
            <w:r w:rsidR="007D4B5B" w:rsidRPr="00294A45">
              <w:rPr>
                <w:rFonts w:asciiTheme="minorHAnsi" w:hAnsiTheme="minorHAnsi" w:cstheme="minorHAnsi"/>
                <w:b/>
                <w:sz w:val="20"/>
                <w:szCs w:val="20"/>
              </w:rPr>
              <w:t>. Installed Water Heater Manufacturer Information</w:t>
            </w:r>
          </w:p>
        </w:tc>
      </w:tr>
      <w:tr w:rsidR="00335E47" w:rsidRPr="006F1F7B" w14:paraId="607E072A"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7"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591" w:type="dxa"/>
            <w:tcBorders>
              <w:top w:val="single" w:sz="4" w:space="0" w:color="auto"/>
              <w:left w:val="single" w:sz="4" w:space="0" w:color="auto"/>
              <w:bottom w:val="single" w:sz="4" w:space="0" w:color="auto"/>
              <w:right w:val="single" w:sz="4" w:space="0" w:color="auto"/>
            </w:tcBorders>
            <w:vAlign w:val="bottom"/>
          </w:tcPr>
          <w:p w14:paraId="607E0728"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591" w:type="dxa"/>
            <w:tcBorders>
              <w:top w:val="single" w:sz="4" w:space="0" w:color="auto"/>
              <w:left w:val="single" w:sz="4" w:space="0" w:color="auto"/>
              <w:bottom w:val="single" w:sz="4" w:space="0" w:color="auto"/>
            </w:tcBorders>
            <w:vAlign w:val="bottom"/>
          </w:tcPr>
          <w:p w14:paraId="607E0729"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335E47" w:rsidRPr="006F1F7B" w14:paraId="607E072E"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B"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591" w:type="dxa"/>
            <w:tcBorders>
              <w:top w:val="single" w:sz="4" w:space="0" w:color="auto"/>
              <w:left w:val="single" w:sz="4" w:space="0" w:color="auto"/>
              <w:bottom w:val="single" w:sz="4" w:space="0" w:color="auto"/>
              <w:right w:val="single" w:sz="4" w:space="0" w:color="auto"/>
            </w:tcBorders>
            <w:vAlign w:val="bottom"/>
          </w:tcPr>
          <w:p w14:paraId="607E072C"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Manufacturer</w:t>
            </w:r>
          </w:p>
        </w:tc>
        <w:tc>
          <w:tcPr>
            <w:tcW w:w="3591" w:type="dxa"/>
            <w:tcBorders>
              <w:top w:val="single" w:sz="4" w:space="0" w:color="auto"/>
              <w:left w:val="single" w:sz="4" w:space="0" w:color="auto"/>
              <w:bottom w:val="single" w:sz="4" w:space="0" w:color="auto"/>
            </w:tcBorders>
            <w:vAlign w:val="bottom"/>
          </w:tcPr>
          <w:p w14:paraId="607E072D"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Model Number</w:t>
            </w:r>
          </w:p>
        </w:tc>
      </w:tr>
      <w:tr w:rsidR="00335E47" w:rsidRPr="006F1F7B" w14:paraId="607E0732"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F"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14:paraId="607E0730"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tcBorders>
            <w:shd w:val="clear" w:color="auto" w:fill="FFFFFF" w:themeFill="background1"/>
          </w:tcPr>
          <w:p w14:paraId="607E0731"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335E47" w:rsidRPr="006F1F7B" w14:paraId="607E0736"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33"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14:paraId="607E0734"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tcBorders>
          </w:tcPr>
          <w:p w14:paraId="607E0735"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07E073C" w14:textId="77777777" w:rsidR="009F29A2" w:rsidRPr="00DF4A6F" w:rsidRDefault="009F29A2" w:rsidP="001E0DF0">
      <w:pPr>
        <w:tabs>
          <w:tab w:val="left" w:pos="-720"/>
        </w:tabs>
        <w:suppressAutoHyphens/>
        <w:spacing w:after="0" w:line="240" w:lineRule="auto"/>
        <w:ind w:left="446"/>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0"/>
      </w:tblGrid>
      <w:tr w:rsidR="0082211E" w:rsidRPr="006F1F7B" w14:paraId="607E073E" w14:textId="77777777" w:rsidTr="00B67E3D">
        <w:trPr>
          <w:trHeight w:val="144"/>
        </w:trPr>
        <w:tc>
          <w:tcPr>
            <w:tcW w:w="11016" w:type="dxa"/>
            <w:gridSpan w:val="2"/>
          </w:tcPr>
          <w:p w14:paraId="607E073D" w14:textId="453C54B2" w:rsidR="0082211E" w:rsidRPr="00F43B53" w:rsidRDefault="00276172" w:rsidP="00F947E9">
            <w:pPr>
              <w:keepNext/>
              <w:spacing w:after="0" w:line="240" w:lineRule="auto"/>
              <w:jc w:val="both"/>
              <w:rPr>
                <w:rFonts w:asciiTheme="minorHAnsi" w:hAnsiTheme="minorHAnsi" w:cstheme="minorHAnsi"/>
                <w:sz w:val="20"/>
                <w:szCs w:val="20"/>
              </w:rPr>
            </w:pPr>
            <w:r w:rsidRPr="00DF4A6F">
              <w:rPr>
                <w:rFonts w:asciiTheme="minorHAnsi" w:hAnsiTheme="minorHAnsi" w:cstheme="minorHAnsi"/>
                <w:b/>
                <w:sz w:val="20"/>
                <w:szCs w:val="20"/>
              </w:rPr>
              <w:t>G</w:t>
            </w:r>
            <w:r w:rsidR="0082211E" w:rsidRPr="00F43B53">
              <w:rPr>
                <w:rFonts w:asciiTheme="minorHAnsi" w:hAnsiTheme="minorHAnsi" w:cstheme="minorHAnsi"/>
                <w:b/>
                <w:sz w:val="20"/>
                <w:szCs w:val="20"/>
              </w:rPr>
              <w:t xml:space="preserve">. </w:t>
            </w:r>
            <w:r w:rsidR="00F858EE" w:rsidRPr="00F43B53">
              <w:rPr>
                <w:rFonts w:asciiTheme="minorHAnsi" w:hAnsiTheme="minorHAnsi" w:cstheme="minorHAnsi"/>
                <w:b/>
                <w:sz w:val="20"/>
                <w:szCs w:val="20"/>
              </w:rPr>
              <w:t>Mandatory Requirements for All Central Domestic Hot Water Systems</w:t>
            </w:r>
          </w:p>
        </w:tc>
      </w:tr>
      <w:tr w:rsidR="0082211E" w:rsidRPr="006F1F7B" w14:paraId="607E0741" w14:textId="77777777" w:rsidTr="00B67E3D">
        <w:trPr>
          <w:trHeight w:val="144"/>
        </w:trPr>
        <w:tc>
          <w:tcPr>
            <w:tcW w:w="598" w:type="dxa"/>
            <w:vAlign w:val="center"/>
          </w:tcPr>
          <w:p w14:paraId="607E073F" w14:textId="77777777" w:rsidR="0082211E" w:rsidRPr="00EC6276" w:rsidRDefault="0082211E"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01</w:t>
            </w:r>
          </w:p>
        </w:tc>
        <w:tc>
          <w:tcPr>
            <w:tcW w:w="10418" w:type="dxa"/>
          </w:tcPr>
          <w:p w14:paraId="607E0740" w14:textId="77777777" w:rsidR="0082211E" w:rsidRPr="00EC6276" w:rsidRDefault="0082211E" w:rsidP="00F947E9">
            <w:pPr>
              <w:keepNext/>
              <w:autoSpaceDE w:val="0"/>
              <w:autoSpaceDN w:val="0"/>
              <w:adjustRightInd w:val="0"/>
              <w:spacing w:after="0" w:line="240" w:lineRule="auto"/>
              <w:rPr>
                <w:rFonts w:asciiTheme="minorHAnsi" w:hAnsiTheme="minorHAnsi" w:cstheme="minorHAnsi"/>
                <w:sz w:val="18"/>
                <w:szCs w:val="20"/>
              </w:rPr>
            </w:pPr>
            <w:r w:rsidRPr="00EC6276">
              <w:rPr>
                <w:rFonts w:asciiTheme="minorHAnsi" w:hAnsiTheme="minorHAnsi" w:cstheme="minorHAnsi"/>
                <w:bCs/>
                <w:sz w:val="18"/>
                <w:szCs w:val="20"/>
              </w:rPr>
              <w:t>On systems that have a total capacity greater than 167,000 Btu/</w:t>
            </w:r>
            <w:proofErr w:type="spellStart"/>
            <w:r w:rsidRPr="00EC6276">
              <w:rPr>
                <w:rFonts w:asciiTheme="minorHAnsi" w:hAnsiTheme="minorHAnsi" w:cstheme="minorHAnsi"/>
                <w:bCs/>
                <w:sz w:val="18"/>
                <w:szCs w:val="20"/>
              </w:rPr>
              <w:t>hr</w:t>
            </w:r>
            <w:proofErr w:type="spellEnd"/>
            <w:r w:rsidRPr="00EC6276">
              <w:rPr>
                <w:rFonts w:asciiTheme="minorHAnsi" w:hAnsiTheme="minorHAnsi" w:cstheme="minorHAnsi"/>
                <w:bCs/>
                <w:sz w:val="18"/>
                <w:szCs w:val="20"/>
              </w:rPr>
              <w:t xml:space="preserve">, outlets that require higher than service water temperatures as listed in the ASHRAE Handbook </w:t>
            </w:r>
            <w:r w:rsidRPr="00EC6276">
              <w:rPr>
                <w:rFonts w:asciiTheme="minorHAnsi" w:hAnsiTheme="minorHAnsi" w:cstheme="minorHAnsi"/>
                <w:sz w:val="18"/>
                <w:szCs w:val="20"/>
              </w:rPr>
              <w:t>have separate remote heaters, heat exchangers, or boosters to supply the outlet with the higher temperature</w:t>
            </w:r>
            <w:r w:rsidRPr="00EC6276">
              <w:rPr>
                <w:rFonts w:asciiTheme="minorHAnsi" w:hAnsiTheme="minorHAnsi" w:cstheme="minorHAnsi"/>
                <w:bCs/>
                <w:sz w:val="18"/>
                <w:szCs w:val="20"/>
              </w:rPr>
              <w:t>.  (Section 110.3 (c)1)</w:t>
            </w:r>
          </w:p>
        </w:tc>
      </w:tr>
      <w:tr w:rsidR="0082211E" w:rsidRPr="006F1F7B" w14:paraId="607E0744" w14:textId="77777777" w:rsidTr="00B67E3D">
        <w:trPr>
          <w:trHeight w:val="144"/>
        </w:trPr>
        <w:tc>
          <w:tcPr>
            <w:tcW w:w="598" w:type="dxa"/>
            <w:vAlign w:val="center"/>
          </w:tcPr>
          <w:p w14:paraId="607E0742" w14:textId="77777777" w:rsidR="0082211E" w:rsidRPr="00EC6276" w:rsidRDefault="0082211E"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02</w:t>
            </w:r>
          </w:p>
        </w:tc>
        <w:tc>
          <w:tcPr>
            <w:tcW w:w="10418" w:type="dxa"/>
          </w:tcPr>
          <w:p w14:paraId="607E0743" w14:textId="77777777" w:rsidR="0082211E" w:rsidRPr="00EC6276" w:rsidRDefault="0082211E" w:rsidP="00F947E9">
            <w:pPr>
              <w:keepNext/>
              <w:autoSpaceDE w:val="0"/>
              <w:autoSpaceDN w:val="0"/>
              <w:adjustRightInd w:val="0"/>
              <w:spacing w:after="0" w:line="240" w:lineRule="auto"/>
              <w:rPr>
                <w:rFonts w:asciiTheme="minorHAnsi" w:hAnsiTheme="minorHAnsi" w:cstheme="minorHAnsi"/>
                <w:sz w:val="18"/>
                <w:szCs w:val="20"/>
              </w:rPr>
            </w:pPr>
            <w:r w:rsidRPr="00EC6276">
              <w:rPr>
                <w:rFonts w:asciiTheme="minorHAnsi" w:hAnsiTheme="minorHAnsi" w:cstheme="minorHAnsi"/>
                <w:sz w:val="18"/>
                <w:szCs w:val="20"/>
              </w:rPr>
              <w:t>Systems with circulating pumps or with electrical heat trace systems shall be capable of automatically turning off the system.  (Section 110.3(c)2).</w:t>
            </w:r>
          </w:p>
        </w:tc>
      </w:tr>
      <w:tr w:rsidR="0082211E" w:rsidRPr="006F1F7B" w14:paraId="607E074A" w14:textId="77777777" w:rsidTr="00B67E3D">
        <w:trPr>
          <w:trHeight w:val="144"/>
        </w:trPr>
        <w:tc>
          <w:tcPr>
            <w:tcW w:w="598" w:type="dxa"/>
            <w:vAlign w:val="center"/>
          </w:tcPr>
          <w:p w14:paraId="607E0748" w14:textId="368A01F6" w:rsidR="0082211E" w:rsidRPr="00EC6276" w:rsidRDefault="00A65670"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03</w:t>
            </w:r>
          </w:p>
        </w:tc>
        <w:tc>
          <w:tcPr>
            <w:tcW w:w="10418" w:type="dxa"/>
          </w:tcPr>
          <w:p w14:paraId="607E0749" w14:textId="493D2E23" w:rsidR="0082211E" w:rsidRPr="001074AE" w:rsidRDefault="001074AE" w:rsidP="001074AE">
            <w:pPr>
              <w:keepNext/>
              <w:spacing w:after="0" w:line="240" w:lineRule="auto"/>
              <w:rPr>
                <w:rFonts w:asciiTheme="minorHAnsi" w:hAnsiTheme="minorHAnsi" w:cstheme="minorHAnsi"/>
                <w:sz w:val="18"/>
                <w:szCs w:val="20"/>
              </w:rPr>
            </w:pPr>
            <w:r w:rsidRPr="001074AE">
              <w:rPr>
                <w:rFonts w:asciiTheme="minorHAnsi" w:hAnsiTheme="minorHAnsi" w:cstheme="minorHAnsi"/>
                <w:sz w:val="18"/>
                <w:szCs w:val="20"/>
              </w:rPr>
              <w:t>Unfired storage tanks are insulated with an external R-</w:t>
            </w:r>
            <w:r w:rsidR="00A267C4">
              <w:rPr>
                <w:rFonts w:asciiTheme="minorHAnsi" w:hAnsiTheme="minorHAnsi" w:cstheme="minorHAnsi"/>
                <w:sz w:val="18"/>
                <w:szCs w:val="20"/>
              </w:rPr>
              <w:t>3.5</w:t>
            </w:r>
            <w:r w:rsidR="00A267C4" w:rsidRPr="001074AE">
              <w:rPr>
                <w:rFonts w:asciiTheme="minorHAnsi" w:hAnsiTheme="minorHAnsi" w:cstheme="minorHAnsi"/>
                <w:sz w:val="18"/>
                <w:szCs w:val="20"/>
              </w:rPr>
              <w:t xml:space="preserve"> </w:t>
            </w:r>
            <w:r w:rsidRPr="001074AE">
              <w:rPr>
                <w:rFonts w:asciiTheme="minorHAnsi" w:hAnsiTheme="minorHAnsi" w:cstheme="minorHAnsi"/>
                <w:sz w:val="18"/>
                <w:szCs w:val="20"/>
              </w:rPr>
              <w:t>or combination of R-16 internal and external Insulation. (Section 110.3(c)4).</w:t>
            </w:r>
          </w:p>
        </w:tc>
      </w:tr>
      <w:tr w:rsidR="00DE02C7" w:rsidRPr="006F1F7B" w14:paraId="7024EFB7" w14:textId="77777777" w:rsidTr="00B67E3D">
        <w:trPr>
          <w:trHeight w:val="144"/>
        </w:trPr>
        <w:tc>
          <w:tcPr>
            <w:tcW w:w="598" w:type="dxa"/>
            <w:vAlign w:val="center"/>
          </w:tcPr>
          <w:p w14:paraId="1C54A7BE" w14:textId="0875BB06" w:rsidR="00DE02C7" w:rsidRPr="00EC6276" w:rsidRDefault="00DE02C7"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04</w:t>
            </w:r>
          </w:p>
        </w:tc>
        <w:tc>
          <w:tcPr>
            <w:tcW w:w="10418" w:type="dxa"/>
          </w:tcPr>
          <w:p w14:paraId="0420A92C" w14:textId="3BF6618E" w:rsidR="00DE02C7" w:rsidRPr="00EC6276" w:rsidRDefault="00DE02C7" w:rsidP="00F947E9">
            <w:pPr>
              <w:keepNext/>
              <w:autoSpaceDE w:val="0"/>
              <w:autoSpaceDN w:val="0"/>
              <w:adjustRightInd w:val="0"/>
              <w:spacing w:after="0" w:line="240" w:lineRule="auto"/>
              <w:rPr>
                <w:rFonts w:asciiTheme="minorHAnsi" w:hAnsiTheme="minorHAnsi" w:cstheme="minorHAnsi"/>
                <w:bCs/>
                <w:sz w:val="18"/>
                <w:szCs w:val="20"/>
              </w:rPr>
            </w:pPr>
            <w:r w:rsidRPr="00EC6276">
              <w:rPr>
                <w:rFonts w:asciiTheme="minorHAnsi" w:hAnsiTheme="minorHAnsi" w:cstheme="minorHAnsi"/>
                <w:bCs/>
                <w:sz w:val="18"/>
                <w:szCs w:val="20"/>
              </w:rPr>
              <w:t>Recirculation loop</w:t>
            </w:r>
            <w:r w:rsidR="00CE720F">
              <w:rPr>
                <w:rFonts w:asciiTheme="minorHAnsi" w:hAnsiTheme="minorHAnsi" w:cstheme="minorHAnsi"/>
                <w:bCs/>
                <w:sz w:val="18"/>
                <w:szCs w:val="20"/>
              </w:rPr>
              <w:t>s</w:t>
            </w:r>
            <w:r w:rsidRPr="00EC6276">
              <w:rPr>
                <w:rFonts w:asciiTheme="minorHAnsi" w:hAnsiTheme="minorHAnsi" w:cstheme="minorHAnsi"/>
                <w:bCs/>
                <w:sz w:val="18"/>
                <w:szCs w:val="20"/>
              </w:rPr>
              <w:t xml:space="preserve"> shall meet the following requirements:</w:t>
            </w:r>
          </w:p>
          <w:p w14:paraId="7246D105" w14:textId="6109EFB2" w:rsidR="00DE02C7" w:rsidRPr="00EC6276" w:rsidRDefault="00DE02C7"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EC6276">
              <w:rPr>
                <w:rFonts w:asciiTheme="minorHAnsi" w:hAnsiTheme="minorHAnsi" w:cstheme="minorHAnsi"/>
                <w:sz w:val="18"/>
                <w:szCs w:val="20"/>
              </w:rPr>
              <w:t>Section 110.3(c)</w:t>
            </w:r>
            <w:r w:rsidR="005838F1" w:rsidRPr="00EC6276">
              <w:rPr>
                <w:rFonts w:asciiTheme="minorHAnsi" w:hAnsiTheme="minorHAnsi" w:cstheme="minorHAnsi"/>
                <w:sz w:val="18"/>
                <w:szCs w:val="20"/>
              </w:rPr>
              <w:t>4</w:t>
            </w:r>
            <w:r w:rsidRPr="00EC6276">
              <w:rPr>
                <w:rFonts w:asciiTheme="minorHAnsi" w:hAnsiTheme="minorHAnsi" w:cstheme="minorHAnsi"/>
                <w:sz w:val="18"/>
                <w:szCs w:val="20"/>
              </w:rPr>
              <w:t>A).</w:t>
            </w:r>
          </w:p>
          <w:p w14:paraId="6A5E4CEC" w14:textId="3595F548" w:rsidR="005838F1" w:rsidRPr="00EC6276" w:rsidRDefault="00DE02C7"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sz w:val="18"/>
                <w:szCs w:val="20"/>
              </w:rPr>
              <w:t>A check valve is located between the recirculation pump and the water heater. (Section 110.3(c)</w:t>
            </w:r>
            <w:r w:rsidR="005838F1" w:rsidRPr="00EC6276">
              <w:rPr>
                <w:rFonts w:asciiTheme="minorHAnsi" w:hAnsiTheme="minorHAnsi" w:cstheme="minorHAnsi"/>
                <w:sz w:val="18"/>
                <w:szCs w:val="20"/>
              </w:rPr>
              <w:t>4</w:t>
            </w:r>
            <w:r w:rsidRPr="00EC6276">
              <w:rPr>
                <w:rFonts w:asciiTheme="minorHAnsi" w:hAnsiTheme="minorHAnsi" w:cstheme="minorHAnsi"/>
                <w:sz w:val="18"/>
                <w:szCs w:val="20"/>
              </w:rPr>
              <w:t>B).</w:t>
            </w:r>
          </w:p>
          <w:p w14:paraId="0794536B" w14:textId="67A2BE71" w:rsidR="005838F1"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sz w:val="18"/>
                <w:szCs w:val="20"/>
              </w:rPr>
              <w:t>A hose bib is installed between the pump and the water heating equipment with an isolation valve between the hose bib and the water heating equipment</w:t>
            </w:r>
            <w:r w:rsidR="00D169E8" w:rsidRPr="00EC6276">
              <w:rPr>
                <w:rFonts w:asciiTheme="minorHAnsi" w:hAnsiTheme="minorHAnsi" w:cstheme="minorHAnsi"/>
                <w:sz w:val="18"/>
                <w:szCs w:val="20"/>
              </w:rPr>
              <w:t>.</w:t>
            </w:r>
            <w:r w:rsidRPr="00EC6276">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Pr="00EC6276">
              <w:rPr>
                <w:rFonts w:asciiTheme="minorHAnsi" w:hAnsiTheme="minorHAnsi" w:cstheme="minorHAnsi"/>
                <w:sz w:val="18"/>
                <w:szCs w:val="20"/>
              </w:rPr>
              <w:t>110.3(c)4C).</w:t>
            </w:r>
          </w:p>
          <w:p w14:paraId="4629564E" w14:textId="7B6B8100" w:rsidR="00D169E8" w:rsidRPr="00B67E3D" w:rsidRDefault="00D169E8"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Isolation valves shall be installed on both sides of the pump, of which the valve </w:t>
            </w:r>
            <w:r w:rsidR="00CF1CFE">
              <w:rPr>
                <w:rFonts w:asciiTheme="minorHAnsi" w:hAnsiTheme="minorHAnsi" w:cstheme="minorHAnsi"/>
                <w:sz w:val="18"/>
                <w:szCs w:val="20"/>
              </w:rPr>
              <w:t xml:space="preserve">required in 110.3(c)4C </w:t>
            </w:r>
            <w:r w:rsidRPr="00B67E3D">
              <w:rPr>
                <w:rFonts w:asciiTheme="minorHAnsi" w:hAnsiTheme="minorHAnsi" w:cstheme="minorHAnsi"/>
                <w:sz w:val="18"/>
                <w:szCs w:val="20"/>
              </w:rPr>
              <w:t xml:space="preserve">can be one. </w:t>
            </w:r>
            <w:r w:rsidR="00CE720F">
              <w:rPr>
                <w:rFonts w:asciiTheme="minorHAnsi" w:hAnsiTheme="minorHAnsi" w:cstheme="minorHAnsi"/>
                <w:sz w:val="18"/>
                <w:szCs w:val="20"/>
              </w:rPr>
              <w:t xml:space="preserve">(Section </w:t>
            </w:r>
            <w:r w:rsidRPr="00B67E3D">
              <w:rPr>
                <w:rFonts w:asciiTheme="minorHAnsi" w:hAnsiTheme="minorHAnsi" w:cstheme="minorHAnsi"/>
                <w:sz w:val="18"/>
                <w:szCs w:val="20"/>
              </w:rPr>
              <w:t>110.3(c)4D</w:t>
            </w:r>
            <w:r w:rsidR="00CE720F">
              <w:rPr>
                <w:rFonts w:asciiTheme="minorHAnsi" w:hAnsiTheme="minorHAnsi" w:cstheme="minorHAnsi"/>
                <w:sz w:val="18"/>
                <w:szCs w:val="20"/>
              </w:rPr>
              <w:t>).</w:t>
            </w:r>
          </w:p>
          <w:p w14:paraId="51572B63" w14:textId="6640E0F2" w:rsidR="005838F1"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piping and the recirculation loop piping shall not be connected to the hot water storage tank drain port.</w:t>
            </w:r>
            <w:r w:rsidR="00D169E8" w:rsidRPr="00B67E3D">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00D169E8" w:rsidRPr="00B67E3D">
              <w:rPr>
                <w:rFonts w:asciiTheme="minorHAnsi" w:hAnsiTheme="minorHAnsi" w:cstheme="minorHAnsi"/>
                <w:sz w:val="18"/>
                <w:szCs w:val="20"/>
              </w:rPr>
              <w:t>110.3(c)4E</w:t>
            </w:r>
            <w:r w:rsidR="00CE720F">
              <w:rPr>
                <w:rFonts w:asciiTheme="minorHAnsi" w:hAnsiTheme="minorHAnsi" w:cstheme="minorHAnsi"/>
                <w:sz w:val="18"/>
                <w:szCs w:val="20"/>
              </w:rPr>
              <w:t>).</w:t>
            </w:r>
          </w:p>
          <w:p w14:paraId="76B3F0AC" w14:textId="62029F2B" w:rsidR="00DE02C7"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A check valve shall be installed on 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supply line between the hot water system and the next closest </w:t>
            </w:r>
            <w:proofErr w:type="gramStart"/>
            <w:r w:rsidRPr="00B67E3D">
              <w:rPr>
                <w:rFonts w:asciiTheme="minorHAnsi" w:hAnsiTheme="minorHAnsi" w:cstheme="minorHAnsi"/>
                <w:sz w:val="18"/>
                <w:szCs w:val="20"/>
              </w:rPr>
              <w:t>tee</w:t>
            </w:r>
            <w:proofErr w:type="gramEnd"/>
            <w:r w:rsidRPr="00B67E3D">
              <w:rPr>
                <w:rFonts w:asciiTheme="minorHAnsi" w:hAnsiTheme="minorHAnsi" w:cstheme="minorHAnsi"/>
                <w:sz w:val="18"/>
                <w:szCs w:val="20"/>
              </w:rPr>
              <w:t xml:space="preserve"> on the cold water supply line.</w:t>
            </w:r>
            <w:r w:rsidR="00D169E8" w:rsidRPr="00B67E3D">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00D169E8" w:rsidRPr="00B67E3D">
              <w:rPr>
                <w:rFonts w:asciiTheme="minorHAnsi" w:hAnsiTheme="minorHAnsi" w:cstheme="minorHAnsi"/>
                <w:sz w:val="18"/>
                <w:szCs w:val="20"/>
              </w:rPr>
              <w:t>110.3(c)4F</w:t>
            </w:r>
            <w:r w:rsidR="00CE720F">
              <w:rPr>
                <w:rFonts w:asciiTheme="minorHAnsi" w:hAnsiTheme="minorHAnsi" w:cstheme="minorHAnsi"/>
                <w:sz w:val="18"/>
                <w:szCs w:val="20"/>
              </w:rPr>
              <w:t>)</w:t>
            </w:r>
            <w:r w:rsidR="00DE02C7" w:rsidRPr="00B67E3D">
              <w:rPr>
                <w:rFonts w:asciiTheme="minorHAnsi" w:hAnsiTheme="minorHAnsi" w:cstheme="minorHAnsi"/>
                <w:bCs/>
                <w:sz w:val="18"/>
                <w:szCs w:val="20"/>
              </w:rPr>
              <w:t>.</w:t>
            </w:r>
          </w:p>
        </w:tc>
      </w:tr>
      <w:tr w:rsidR="002B0F09" w:rsidRPr="006F1F7B" w14:paraId="7A06C1CF" w14:textId="77777777" w:rsidTr="00B67E3D">
        <w:trPr>
          <w:trHeight w:val="144"/>
        </w:trPr>
        <w:tc>
          <w:tcPr>
            <w:tcW w:w="598" w:type="dxa"/>
            <w:vAlign w:val="center"/>
          </w:tcPr>
          <w:p w14:paraId="6EF71E34" w14:textId="62005D1A" w:rsidR="002B0F09" w:rsidRPr="00EC6276" w:rsidRDefault="002B0F09"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lastRenderedPageBreak/>
              <w:t>0</w:t>
            </w:r>
            <w:r w:rsidR="009F122B" w:rsidRPr="00EC6276">
              <w:rPr>
                <w:rFonts w:asciiTheme="minorHAnsi" w:hAnsiTheme="minorHAnsi" w:cstheme="minorHAnsi"/>
                <w:sz w:val="18"/>
                <w:szCs w:val="20"/>
              </w:rPr>
              <w:t>5</w:t>
            </w:r>
          </w:p>
        </w:tc>
        <w:tc>
          <w:tcPr>
            <w:tcW w:w="10418" w:type="dxa"/>
          </w:tcPr>
          <w:p w14:paraId="194EAB1A" w14:textId="19A12D1C" w:rsidR="002B0F09" w:rsidRPr="00EC6276" w:rsidRDefault="002B0F09" w:rsidP="00CE720F">
            <w:pPr>
              <w:keepNext/>
              <w:autoSpaceDE w:val="0"/>
              <w:autoSpaceDN w:val="0"/>
              <w:adjustRightInd w:val="0"/>
              <w:spacing w:after="0" w:line="240" w:lineRule="auto"/>
              <w:rPr>
                <w:rFonts w:asciiTheme="minorHAnsi" w:hAnsiTheme="minorHAnsi" w:cstheme="minorHAnsi"/>
                <w:bCs/>
                <w:sz w:val="18"/>
                <w:szCs w:val="20"/>
              </w:rPr>
            </w:pPr>
            <w:r w:rsidRPr="00EC6276">
              <w:rPr>
                <w:rFonts w:asciiTheme="minorHAnsi" w:hAnsiTheme="minorHAnsi" w:cstheme="minorHAnsi"/>
                <w:bCs/>
                <w:sz w:val="18"/>
                <w:szCs w:val="20"/>
              </w:rPr>
              <w:t xml:space="preserve">Instantaneous water heaters with an input greater than 6.8 </w:t>
            </w:r>
            <w:proofErr w:type="spellStart"/>
            <w:r w:rsidRPr="00EC6276">
              <w:rPr>
                <w:rFonts w:asciiTheme="minorHAnsi" w:hAnsiTheme="minorHAnsi" w:cstheme="minorHAnsi"/>
                <w:bCs/>
                <w:sz w:val="18"/>
                <w:szCs w:val="20"/>
              </w:rPr>
              <w:t>kB</w:t>
            </w:r>
            <w:r w:rsidR="00CE720F">
              <w:rPr>
                <w:rFonts w:asciiTheme="minorHAnsi" w:hAnsiTheme="minorHAnsi" w:cstheme="minorHAnsi"/>
                <w:bCs/>
                <w:sz w:val="18"/>
                <w:szCs w:val="20"/>
              </w:rPr>
              <w:t>tu</w:t>
            </w:r>
            <w:proofErr w:type="spellEnd"/>
            <w:r w:rsidRPr="00EC6276">
              <w:rPr>
                <w:rFonts w:asciiTheme="minorHAnsi" w:hAnsiTheme="minorHAnsi" w:cstheme="minorHAnsi"/>
                <w:bCs/>
                <w:sz w:val="18"/>
                <w:szCs w:val="20"/>
              </w:rPr>
              <w:t>/hr</w:t>
            </w:r>
            <w:r w:rsidR="00883EFF" w:rsidRPr="00EC6276">
              <w:rPr>
                <w:rFonts w:asciiTheme="minorHAnsi" w:hAnsiTheme="minorHAnsi" w:cstheme="minorHAnsi"/>
                <w:bCs/>
                <w:sz w:val="18"/>
                <w:szCs w:val="20"/>
              </w:rPr>
              <w:t>.</w:t>
            </w:r>
            <w:r w:rsidRPr="00EC6276">
              <w:rPr>
                <w:rFonts w:asciiTheme="minorHAnsi" w:hAnsiTheme="minorHAnsi" w:cstheme="minorHAnsi"/>
                <w:bCs/>
                <w:sz w:val="18"/>
                <w:szCs w:val="20"/>
              </w:rPr>
              <w:t xml:space="preserve"> (2kW) shall have isolation valves on both the </w:t>
            </w:r>
            <w:proofErr w:type="gramStart"/>
            <w:r w:rsidRPr="00EC6276">
              <w:rPr>
                <w:rFonts w:asciiTheme="minorHAnsi" w:hAnsiTheme="minorHAnsi" w:cstheme="minorHAnsi"/>
                <w:bCs/>
                <w:sz w:val="18"/>
                <w:szCs w:val="20"/>
              </w:rPr>
              <w:t>cold water</w:t>
            </w:r>
            <w:proofErr w:type="gramEnd"/>
            <w:r w:rsidRPr="00EC6276">
              <w:rPr>
                <w:rFonts w:asciiTheme="minorHAnsi" w:hAnsiTheme="minorHAnsi" w:cstheme="minorHAnsi"/>
                <w:bCs/>
                <w:sz w:val="18"/>
                <w:szCs w:val="20"/>
              </w:rPr>
              <w:t xml:space="preserve"> supply and the hot water line. (</w:t>
            </w:r>
            <w:r w:rsidR="00CE720F">
              <w:rPr>
                <w:rFonts w:asciiTheme="minorHAnsi" w:hAnsiTheme="minorHAnsi" w:cstheme="minorHAnsi"/>
                <w:bCs/>
                <w:sz w:val="18"/>
                <w:szCs w:val="20"/>
              </w:rPr>
              <w:t xml:space="preserve">Section </w:t>
            </w:r>
            <w:r w:rsidRPr="00EC6276">
              <w:rPr>
                <w:rFonts w:asciiTheme="minorHAnsi" w:hAnsiTheme="minorHAnsi" w:cstheme="minorHAnsi"/>
                <w:bCs/>
                <w:sz w:val="18"/>
                <w:szCs w:val="20"/>
              </w:rPr>
              <w:t>110.3 (c)6).</w:t>
            </w:r>
          </w:p>
        </w:tc>
      </w:tr>
      <w:tr w:rsidR="002B0F09" w:rsidRPr="006F1F7B" w14:paraId="52E24DCA" w14:textId="77777777" w:rsidTr="00B67E3D">
        <w:trPr>
          <w:trHeight w:val="144"/>
        </w:trPr>
        <w:tc>
          <w:tcPr>
            <w:tcW w:w="598" w:type="dxa"/>
            <w:vAlign w:val="center"/>
          </w:tcPr>
          <w:p w14:paraId="70461955" w14:textId="6AE98B88" w:rsidR="002B0F09" w:rsidRPr="00EC6276" w:rsidRDefault="002B0F09"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w:t>
            </w:r>
            <w:r w:rsidR="009F122B" w:rsidRPr="00EC6276">
              <w:rPr>
                <w:rFonts w:asciiTheme="minorHAnsi" w:hAnsiTheme="minorHAnsi" w:cstheme="minorHAnsi"/>
                <w:sz w:val="18"/>
                <w:szCs w:val="20"/>
              </w:rPr>
              <w:t>6</w:t>
            </w:r>
          </w:p>
        </w:tc>
        <w:tc>
          <w:tcPr>
            <w:tcW w:w="10418" w:type="dxa"/>
          </w:tcPr>
          <w:p w14:paraId="0319DDE8" w14:textId="2F0B6FC6" w:rsidR="001074AE" w:rsidRPr="001074AE" w:rsidRDefault="001074AE" w:rsidP="001074AE">
            <w:pPr>
              <w:pStyle w:val="ListParagraph"/>
              <w:keepNext/>
              <w:numPr>
                <w:ilvl w:val="1"/>
                <w:numId w:val="42"/>
              </w:numPr>
              <w:autoSpaceDE w:val="0"/>
              <w:autoSpaceDN w:val="0"/>
              <w:adjustRightInd w:val="0"/>
              <w:spacing w:after="0" w:line="240" w:lineRule="auto"/>
              <w:ind w:left="346"/>
              <w:rPr>
                <w:rFonts w:asciiTheme="minorHAnsi" w:eastAsia="Times New Roman" w:hAnsiTheme="minorHAnsi" w:cstheme="minorHAnsi"/>
                <w:bCs/>
                <w:sz w:val="18"/>
                <w:szCs w:val="20"/>
              </w:rPr>
            </w:pPr>
            <w:r w:rsidRPr="001074AE">
              <w:rPr>
                <w:rFonts w:asciiTheme="minorHAnsi" w:eastAsiaTheme="minorEastAsia" w:hAnsiTheme="minorHAnsi" w:cstheme="minorHAnsi"/>
                <w:bCs/>
                <w:sz w:val="18"/>
                <w:szCs w:val="20"/>
              </w:rPr>
              <w:t xml:space="preserve">All domestic hot water piping shall be insulated as specified in Section 609.11 of the California Plumbing Code. </w:t>
            </w:r>
            <w:r w:rsidRPr="001074AE">
              <w:rPr>
                <w:rFonts w:asciiTheme="minorHAnsi" w:eastAsia="Times New Roman" w:hAnsiTheme="minorHAnsi" w:cstheme="minorHAnsi"/>
                <w:bCs/>
                <w:sz w:val="18"/>
                <w:szCs w:val="20"/>
              </w:rPr>
              <w:t>Insulation buried below grade must be installed in a waterproof and non-crushable casing or sleeve.</w:t>
            </w:r>
          </w:p>
          <w:p w14:paraId="1262CC13" w14:textId="77777777"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733BB09F" w14:textId="044EE3C1"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interior or exterior walls that is </w:t>
            </w:r>
            <w:proofErr w:type="gramStart"/>
            <w:r w:rsidRPr="001074AE">
              <w:rPr>
                <w:rFonts w:asciiTheme="minorHAnsi" w:eastAsia="Times New Roman" w:hAnsiTheme="minorHAnsi" w:cstheme="minorHAnsi"/>
                <w:bCs/>
                <w:sz w:val="18"/>
                <w:szCs w:val="20"/>
              </w:rPr>
              <w:t>surrounded on all sides</w:t>
            </w:r>
            <w:proofErr w:type="gramEnd"/>
            <w:r w:rsidRPr="001074AE">
              <w:rPr>
                <w:rFonts w:asciiTheme="minorHAnsi" w:eastAsia="Times New Roman" w:hAnsiTheme="minorHAnsi" w:cstheme="minorHAnsi"/>
                <w:bCs/>
                <w:sz w:val="18"/>
                <w:szCs w:val="20"/>
              </w:rPr>
              <w:t xml:space="preserve"> by at least 1 inch (</w:t>
            </w:r>
            <w:r w:rsidR="003A4DF2">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insulation.</w:t>
            </w:r>
          </w:p>
          <w:p w14:paraId="53F3ABB0" w14:textId="3911B06B"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crawlspace with a minimum of 1 </w:t>
            </w:r>
            <w:proofErr w:type="gramStart"/>
            <w:r w:rsidRPr="001074AE">
              <w:rPr>
                <w:rFonts w:asciiTheme="minorHAnsi" w:eastAsia="Times New Roman" w:hAnsiTheme="minorHAnsi" w:cstheme="minorHAnsi"/>
                <w:bCs/>
                <w:sz w:val="18"/>
                <w:szCs w:val="20"/>
              </w:rPr>
              <w:t>inches</w:t>
            </w:r>
            <w:proofErr w:type="gramEnd"/>
            <w:r w:rsidRPr="001074AE">
              <w:rPr>
                <w:rFonts w:asciiTheme="minorHAnsi" w:eastAsia="Times New Roman" w:hAnsiTheme="minorHAnsi" w:cstheme="minorHAnsi"/>
                <w:bCs/>
                <w:sz w:val="18"/>
                <w:szCs w:val="20"/>
              </w:rPr>
              <w:t xml:space="preserve"> (</w:t>
            </w:r>
            <w:r w:rsidR="003A4DF2">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crawlspace insulation above and below.</w:t>
            </w:r>
          </w:p>
          <w:p w14:paraId="460E5661" w14:textId="77777777"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Piping installed in attics with a minimum of 4 inches (10 cm) of attic insulation on top.</w:t>
            </w:r>
          </w:p>
          <w:p w14:paraId="4C46CAE3" w14:textId="338E4B33" w:rsidR="002B0F09" w:rsidRPr="001074AE" w:rsidRDefault="001074AE" w:rsidP="001074AE">
            <w:pPr>
              <w:pStyle w:val="ListParagraph"/>
              <w:keepNext/>
              <w:numPr>
                <w:ilvl w:val="0"/>
                <w:numId w:val="25"/>
              </w:numPr>
              <w:autoSpaceDE w:val="0"/>
              <w:autoSpaceDN w:val="0"/>
              <w:adjustRightInd w:val="0"/>
              <w:spacing w:after="0" w:line="240" w:lineRule="auto"/>
              <w:ind w:left="377" w:hanging="391"/>
              <w:rPr>
                <w:rFonts w:asciiTheme="minorHAnsi" w:hAnsiTheme="minorHAnsi" w:cstheme="minorHAnsi"/>
                <w:bCs/>
                <w:sz w:val="18"/>
                <w:szCs w:val="20"/>
              </w:rPr>
            </w:pPr>
            <w:r w:rsidRPr="001074AE">
              <w:rPr>
                <w:rFonts w:asciiTheme="minorHAnsi" w:eastAsia="Times New Roman" w:hAnsiTheme="minorHAnsi" w:cstheme="minorHAnsi"/>
                <w:bCs/>
                <w:sz w:val="18"/>
                <w:szCs w:val="20"/>
              </w:rPr>
              <w:t xml:space="preserve">Pipe insulation shall fit </w:t>
            </w:r>
            <w:proofErr w:type="gramStart"/>
            <w:r w:rsidRPr="001074AE">
              <w:rPr>
                <w:rFonts w:asciiTheme="minorHAnsi" w:eastAsia="Times New Roman" w:hAnsiTheme="minorHAnsi" w:cstheme="minorHAnsi"/>
                <w:bCs/>
                <w:sz w:val="18"/>
                <w:szCs w:val="20"/>
              </w:rPr>
              <w:t>tightly</w:t>
            </w:r>
            <w:proofErr w:type="gramEnd"/>
            <w:r w:rsidRPr="001074AE">
              <w:rPr>
                <w:rFonts w:asciiTheme="minorHAnsi" w:eastAsia="Times New Roman" w:hAnsiTheme="minorHAnsi" w:cstheme="minorHAnsi"/>
                <w:bCs/>
                <w:sz w:val="18"/>
                <w:szCs w:val="20"/>
              </w:rPr>
              <w:t xml:space="preserve"> and all elbows and tees shall be fully insulated.</w:t>
            </w:r>
          </w:p>
        </w:tc>
      </w:tr>
      <w:tr w:rsidR="0093093E" w:rsidRPr="006F1F7B" w14:paraId="2D2B7544" w14:textId="77777777" w:rsidTr="00F947E9">
        <w:trPr>
          <w:trHeight w:val="144"/>
        </w:trPr>
        <w:tc>
          <w:tcPr>
            <w:tcW w:w="11016" w:type="dxa"/>
            <w:gridSpan w:val="2"/>
            <w:vAlign w:val="center"/>
          </w:tcPr>
          <w:p w14:paraId="2178AA56" w14:textId="285D63FE" w:rsidR="0093093E" w:rsidRPr="001462EE" w:rsidRDefault="0093093E" w:rsidP="00F947E9">
            <w:pPr>
              <w:keepNext/>
              <w:autoSpaceDE w:val="0"/>
              <w:autoSpaceDN w:val="0"/>
              <w:adjustRightInd w:val="0"/>
              <w:spacing w:after="0" w:line="240" w:lineRule="auto"/>
              <w:rPr>
                <w:rFonts w:asciiTheme="minorHAnsi" w:hAnsiTheme="minorHAnsi" w:cstheme="minorHAnsi"/>
                <w:bCs/>
                <w:sz w:val="20"/>
                <w:szCs w:val="20"/>
              </w:rPr>
            </w:pPr>
            <w:r w:rsidRPr="00B67E3D">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77C" w14:textId="29C2CECA" w:rsidR="001E0DF0" w:rsidRPr="005C5AB0" w:rsidRDefault="001E0DF0">
      <w:pPr>
        <w:spacing w:after="0" w:line="240" w:lineRule="auto"/>
        <w:rPr>
          <w:rFonts w:asciiTheme="minorHAnsi" w:hAnsiTheme="minorHAnsi" w:cstheme="minorHAnsi"/>
          <w:b/>
          <w:sz w:val="20"/>
          <w:szCs w:val="20"/>
        </w:rPr>
      </w:pPr>
    </w:p>
    <w:p w14:paraId="607E0788" w14:textId="77777777" w:rsidR="001E0DF0" w:rsidRPr="001462EE" w:rsidRDefault="001E0DF0" w:rsidP="001E0DF0">
      <w:pPr>
        <w:tabs>
          <w:tab w:val="left" w:pos="-720"/>
        </w:tabs>
        <w:suppressAutoHyphens/>
        <w:spacing w:after="0" w:line="240" w:lineRule="auto"/>
        <w:ind w:left="446"/>
        <w:rPr>
          <w:rFonts w:asciiTheme="minorHAnsi" w:hAnsiTheme="minorHAnsi" w:cstheme="minorHAnsi"/>
          <w:b/>
          <w:sz w:val="20"/>
          <w:szCs w:val="20"/>
        </w:rPr>
      </w:pPr>
    </w:p>
    <w:p w14:paraId="607E0797" w14:textId="77777777" w:rsidR="001E0DF0" w:rsidRPr="001462EE" w:rsidRDefault="001E0DF0" w:rsidP="001E0DF0">
      <w:pPr>
        <w:tabs>
          <w:tab w:val="left" w:pos="-720"/>
        </w:tabs>
        <w:suppressAutoHyphens/>
        <w:spacing w:after="0" w:line="240" w:lineRule="auto"/>
        <w:ind w:left="446"/>
        <w:rPr>
          <w:rFonts w:asciiTheme="minorHAnsi" w:hAnsiTheme="minorHAnsi" w:cstheme="minorHAnsi"/>
          <w:b/>
          <w:sz w:val="20"/>
          <w:szCs w:val="20"/>
        </w:rPr>
      </w:pPr>
    </w:p>
    <w:p w14:paraId="607E07B4" w14:textId="77777777" w:rsidR="001E0DF0" w:rsidRPr="00B67E3D" w:rsidRDefault="001E0DF0" w:rsidP="004C4971">
      <w:pPr>
        <w:spacing w:after="0" w:line="240" w:lineRule="auto"/>
        <w:rPr>
          <w:rFonts w:asciiTheme="minorHAnsi" w:hAnsiTheme="minorHAnsi" w:cstheme="minorHAnsi"/>
          <w:sz w:val="20"/>
          <w:szCs w:val="20"/>
        </w:rPr>
      </w:pPr>
    </w:p>
    <w:p w14:paraId="607E07BD" w14:textId="49A2EB66" w:rsidR="00A80404" w:rsidRPr="00B67E3D" w:rsidRDefault="00A80404">
      <w:pPr>
        <w:spacing w:after="0"/>
        <w:ind w:hanging="677"/>
        <w:rPr>
          <w:rFonts w:asciiTheme="minorHAnsi" w:hAnsiTheme="minorHAnsi" w:cstheme="minorHAnsi"/>
          <w:sz w:val="20"/>
          <w:szCs w:val="20"/>
        </w:rPr>
      </w:pPr>
    </w:p>
    <w:p w14:paraId="48730A0A" w14:textId="77777777" w:rsidR="0089312C" w:rsidRDefault="0089312C">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863866" w:rsidRPr="00863866" w14:paraId="3E9E7B5A" w14:textId="77777777" w:rsidTr="00894C94">
        <w:trPr>
          <w:trHeight w:val="206"/>
        </w:trPr>
        <w:tc>
          <w:tcPr>
            <w:tcW w:w="10943" w:type="dxa"/>
            <w:gridSpan w:val="4"/>
            <w:vAlign w:val="center"/>
          </w:tcPr>
          <w:p w14:paraId="64196E04" w14:textId="77777777" w:rsidR="00863866" w:rsidRPr="00863866" w:rsidRDefault="00863866" w:rsidP="008638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863866">
              <w:rPr>
                <w:rFonts w:asciiTheme="minorHAnsi" w:eastAsia="Times New Roman" w:hAnsiTheme="minorHAnsi" w:cs="Arial"/>
                <w:b/>
                <w:caps/>
                <w:sz w:val="20"/>
                <w:szCs w:val="20"/>
              </w:rPr>
              <w:lastRenderedPageBreak/>
              <w:t>Documentation Author's Declaration Statement</w:t>
            </w:r>
          </w:p>
        </w:tc>
      </w:tr>
      <w:tr w:rsidR="00863866" w:rsidRPr="00863866" w14:paraId="4A304769" w14:textId="77777777" w:rsidTr="00894C94">
        <w:trPr>
          <w:trHeight w:hRule="exact" w:val="262"/>
        </w:trPr>
        <w:tc>
          <w:tcPr>
            <w:tcW w:w="10943" w:type="dxa"/>
            <w:gridSpan w:val="4"/>
            <w:vAlign w:val="center"/>
          </w:tcPr>
          <w:p w14:paraId="60EEF4C0" w14:textId="77777777" w:rsidR="00863866" w:rsidRPr="00863866" w:rsidRDefault="00863866" w:rsidP="00863866">
            <w:pPr>
              <w:keepNext/>
              <w:numPr>
                <w:ilvl w:val="0"/>
                <w:numId w:val="9"/>
              </w:numPr>
              <w:tabs>
                <w:tab w:val="left" w:pos="-2600"/>
              </w:tabs>
              <w:spacing w:after="0" w:line="240" w:lineRule="auto"/>
              <w:ind w:right="90"/>
              <w:outlineLvl w:val="2"/>
              <w:rPr>
                <w:rFonts w:asciiTheme="minorHAnsi" w:eastAsia="Times New Roman" w:hAnsiTheme="minorHAnsi"/>
                <w:sz w:val="20"/>
                <w:szCs w:val="20"/>
              </w:rPr>
            </w:pPr>
            <w:r w:rsidRPr="00863866">
              <w:rPr>
                <w:rFonts w:asciiTheme="minorHAnsi" w:eastAsia="Times New Roman" w:hAnsiTheme="minorHAnsi"/>
                <w:sz w:val="20"/>
                <w:szCs w:val="20"/>
              </w:rPr>
              <w:t>I certify that this Certificate of Installation documentation is accurate and complete.</w:t>
            </w:r>
          </w:p>
        </w:tc>
      </w:tr>
      <w:tr w:rsidR="00863866" w:rsidRPr="00863866" w14:paraId="6F957FE3" w14:textId="77777777" w:rsidTr="00894C94">
        <w:trPr>
          <w:trHeight w:val="360"/>
        </w:trPr>
        <w:tc>
          <w:tcPr>
            <w:tcW w:w="5577" w:type="dxa"/>
            <w:gridSpan w:val="2"/>
          </w:tcPr>
          <w:p w14:paraId="393062EF"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Documentation Author Name:</w:t>
            </w:r>
          </w:p>
        </w:tc>
        <w:tc>
          <w:tcPr>
            <w:tcW w:w="5366" w:type="dxa"/>
            <w:gridSpan w:val="2"/>
          </w:tcPr>
          <w:p w14:paraId="105031DC"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Documentation Author Signature:</w:t>
            </w:r>
          </w:p>
        </w:tc>
      </w:tr>
      <w:tr w:rsidR="00863866" w:rsidRPr="00863866" w14:paraId="180F599D" w14:textId="77777777" w:rsidTr="00894C94">
        <w:trPr>
          <w:trHeight w:val="360"/>
        </w:trPr>
        <w:tc>
          <w:tcPr>
            <w:tcW w:w="5577" w:type="dxa"/>
            <w:gridSpan w:val="2"/>
          </w:tcPr>
          <w:p w14:paraId="555825CB"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Documentation Author Company Name:</w:t>
            </w:r>
          </w:p>
        </w:tc>
        <w:tc>
          <w:tcPr>
            <w:tcW w:w="5366" w:type="dxa"/>
            <w:gridSpan w:val="2"/>
          </w:tcPr>
          <w:p w14:paraId="31AEC02D"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Date Signed:</w:t>
            </w:r>
          </w:p>
        </w:tc>
      </w:tr>
      <w:tr w:rsidR="00863866" w:rsidRPr="00863866" w14:paraId="79996863" w14:textId="77777777" w:rsidTr="00894C94">
        <w:trPr>
          <w:trHeight w:val="360"/>
        </w:trPr>
        <w:tc>
          <w:tcPr>
            <w:tcW w:w="5577" w:type="dxa"/>
            <w:gridSpan w:val="2"/>
          </w:tcPr>
          <w:p w14:paraId="1FED98A8"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Address:</w:t>
            </w:r>
          </w:p>
        </w:tc>
        <w:tc>
          <w:tcPr>
            <w:tcW w:w="5366" w:type="dxa"/>
            <w:gridSpan w:val="2"/>
          </w:tcPr>
          <w:p w14:paraId="7906167B"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CEA/HERS Certification Identification (If applicable):</w:t>
            </w:r>
          </w:p>
        </w:tc>
      </w:tr>
      <w:tr w:rsidR="00863866" w:rsidRPr="00863866" w14:paraId="1EBD31A2" w14:textId="77777777" w:rsidTr="00894C94">
        <w:trPr>
          <w:trHeight w:val="360"/>
        </w:trPr>
        <w:tc>
          <w:tcPr>
            <w:tcW w:w="5577" w:type="dxa"/>
            <w:gridSpan w:val="2"/>
          </w:tcPr>
          <w:p w14:paraId="0D4699F9"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City/State/Zip:</w:t>
            </w:r>
          </w:p>
        </w:tc>
        <w:tc>
          <w:tcPr>
            <w:tcW w:w="5366" w:type="dxa"/>
            <w:gridSpan w:val="2"/>
          </w:tcPr>
          <w:p w14:paraId="688DB09C"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Phone:</w:t>
            </w:r>
          </w:p>
        </w:tc>
      </w:tr>
      <w:tr w:rsidR="00863866" w:rsidRPr="00863866" w14:paraId="539BF057" w14:textId="77777777" w:rsidTr="00894C94">
        <w:tblPrEx>
          <w:tblCellMar>
            <w:left w:w="115" w:type="dxa"/>
            <w:right w:w="115" w:type="dxa"/>
          </w:tblCellMar>
        </w:tblPrEx>
        <w:trPr>
          <w:trHeight w:val="296"/>
        </w:trPr>
        <w:tc>
          <w:tcPr>
            <w:tcW w:w="10943" w:type="dxa"/>
            <w:gridSpan w:val="4"/>
            <w:vAlign w:val="center"/>
          </w:tcPr>
          <w:p w14:paraId="5B25C8F9" w14:textId="77777777" w:rsidR="00863866" w:rsidRPr="00863866" w:rsidRDefault="00863866" w:rsidP="008638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863866">
              <w:rPr>
                <w:rFonts w:asciiTheme="minorHAnsi" w:eastAsia="Times New Roman" w:hAnsiTheme="minorHAnsi" w:cs="Arial"/>
                <w:b/>
                <w:caps/>
                <w:sz w:val="20"/>
                <w:szCs w:val="20"/>
              </w:rPr>
              <w:t>Responsible Person's Declaration statement</w:t>
            </w:r>
          </w:p>
        </w:tc>
      </w:tr>
      <w:tr w:rsidR="00863866" w:rsidRPr="00863866" w14:paraId="312BBFCE" w14:textId="77777777" w:rsidTr="00894C94">
        <w:tblPrEx>
          <w:tblCellMar>
            <w:left w:w="115" w:type="dxa"/>
            <w:right w:w="115" w:type="dxa"/>
          </w:tblCellMar>
        </w:tblPrEx>
        <w:trPr>
          <w:trHeight w:val="504"/>
        </w:trPr>
        <w:tc>
          <w:tcPr>
            <w:tcW w:w="10943" w:type="dxa"/>
            <w:gridSpan w:val="4"/>
          </w:tcPr>
          <w:p w14:paraId="20602B6C" w14:textId="77777777" w:rsidR="00863866" w:rsidRPr="00863866" w:rsidRDefault="00863866" w:rsidP="00DE51CB">
            <w:pPr>
              <w:keepNext/>
              <w:tabs>
                <w:tab w:val="left" w:pos="-2600"/>
              </w:tabs>
              <w:spacing w:after="0" w:line="240" w:lineRule="auto"/>
              <w:ind w:right="90"/>
              <w:outlineLvl w:val="2"/>
              <w:rPr>
                <w:rFonts w:eastAsia="Times New Roman"/>
                <w:sz w:val="20"/>
                <w:szCs w:val="20"/>
              </w:rPr>
            </w:pPr>
            <w:r w:rsidRPr="00863866">
              <w:rPr>
                <w:rFonts w:eastAsia="Times New Roman"/>
                <w:sz w:val="20"/>
                <w:szCs w:val="20"/>
              </w:rPr>
              <w:t>I certify the following under penalty of perjury, under the laws of the State of California:</w:t>
            </w:r>
          </w:p>
          <w:p w14:paraId="246EA4B4" w14:textId="77777777" w:rsidR="00863866" w:rsidRPr="00863866" w:rsidRDefault="00863866" w:rsidP="00DE51CB">
            <w:pPr>
              <w:keepNext/>
              <w:numPr>
                <w:ilvl w:val="0"/>
                <w:numId w:val="14"/>
              </w:numPr>
              <w:tabs>
                <w:tab w:val="left" w:pos="-2600"/>
              </w:tabs>
              <w:spacing w:after="0" w:line="240" w:lineRule="auto"/>
              <w:ind w:left="787" w:right="90" w:hanging="270"/>
              <w:outlineLvl w:val="2"/>
              <w:rPr>
                <w:rFonts w:asciiTheme="minorHAnsi" w:eastAsiaTheme="majorEastAsia" w:hAnsiTheme="minorHAnsi" w:cstheme="minorHAnsi"/>
                <w:sz w:val="20"/>
                <w:szCs w:val="20"/>
              </w:rPr>
            </w:pPr>
            <w:r w:rsidRPr="00863866">
              <w:rPr>
                <w:rFonts w:asciiTheme="minorHAnsi" w:eastAsiaTheme="majorEastAsia" w:hAnsiTheme="minorHAnsi" w:cstheme="minorHAnsi"/>
                <w:sz w:val="20"/>
                <w:szCs w:val="20"/>
              </w:rPr>
              <w:t xml:space="preserve">The information provided on this Certificate of Installation is true and correct. </w:t>
            </w:r>
          </w:p>
          <w:p w14:paraId="43B15865" w14:textId="77777777" w:rsidR="00863866" w:rsidRPr="00863866" w:rsidRDefault="00863866" w:rsidP="00DE51CB">
            <w:pPr>
              <w:keepNext/>
              <w:widowControl w:val="0"/>
              <w:numPr>
                <w:ilvl w:val="0"/>
                <w:numId w:val="14"/>
              </w:numPr>
              <w:spacing w:after="0" w:line="240" w:lineRule="auto"/>
              <w:ind w:left="787" w:right="90" w:hanging="270"/>
              <w:rPr>
                <w:rFonts w:asciiTheme="minorHAnsi" w:eastAsia="Times New Roman" w:hAnsiTheme="minorHAnsi" w:cstheme="minorHAnsi"/>
                <w:sz w:val="20"/>
                <w:szCs w:val="20"/>
              </w:rPr>
            </w:pPr>
            <w:r w:rsidRPr="00863866">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863866">
              <w:rPr>
                <w:rFonts w:asciiTheme="minorHAnsi" w:eastAsia="Times New Roman" w:hAnsiTheme="minorHAnsi" w:cstheme="minorHAnsi"/>
                <w:sz w:val="20"/>
                <w:szCs w:val="20"/>
              </w:rPr>
              <w:t xml:space="preserve">in the applicable classification to accept responsibility for the system design, construction, or installation </w:t>
            </w:r>
            <w:r w:rsidRPr="00863866">
              <w:rPr>
                <w:rFonts w:asciiTheme="minorHAnsi" w:eastAsia="Times New Roman" w:hAnsiTheme="minorHAnsi" w:cstheme="minorHAnsi"/>
                <w:snapToGrid w:val="0"/>
                <w:sz w:val="20"/>
                <w:szCs w:val="20"/>
              </w:rPr>
              <w:t xml:space="preserve">of features, materials, components, or manufactured devices </w:t>
            </w:r>
            <w:r w:rsidRPr="00863866">
              <w:rPr>
                <w:rFonts w:asciiTheme="minorHAnsi" w:eastAsia="Times New Roman" w:hAnsiTheme="minorHAnsi" w:cstheme="minorHAnsi"/>
                <w:sz w:val="20"/>
                <w:szCs w:val="20"/>
              </w:rPr>
              <w:t xml:space="preserve">for the scope of work identified on this Certificate of Installation, </w:t>
            </w:r>
            <w:r w:rsidRPr="00863866">
              <w:rPr>
                <w:rFonts w:asciiTheme="minorHAnsi" w:eastAsia="Times New Roman" w:hAnsiTheme="minorHAnsi" w:cstheme="minorHAnsi"/>
                <w:snapToGrid w:val="0"/>
                <w:sz w:val="20"/>
                <w:szCs w:val="20"/>
              </w:rPr>
              <w:t>and attest to the declarations in this statement</w:t>
            </w:r>
            <w:r w:rsidRPr="00863866">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0598EDB7" w14:textId="77777777" w:rsidR="00863866" w:rsidRPr="00863866" w:rsidRDefault="00863866" w:rsidP="00DE51CB">
            <w:pPr>
              <w:keepNext/>
              <w:numPr>
                <w:ilvl w:val="0"/>
                <w:numId w:val="14"/>
              </w:numPr>
              <w:autoSpaceDE w:val="0"/>
              <w:autoSpaceDN w:val="0"/>
              <w:adjustRightInd w:val="0"/>
              <w:spacing w:after="0" w:line="240" w:lineRule="auto"/>
              <w:ind w:left="787" w:right="90" w:hanging="270"/>
              <w:contextualSpacing/>
              <w:rPr>
                <w:rFonts w:asciiTheme="minorHAnsi" w:eastAsia="Times New Roman" w:hAnsiTheme="minorHAnsi" w:cstheme="minorHAnsi"/>
                <w:sz w:val="20"/>
                <w:szCs w:val="20"/>
              </w:rPr>
            </w:pPr>
            <w:r w:rsidRPr="00863866">
              <w:rPr>
                <w:rFonts w:asciiTheme="minorHAnsi" w:eastAsia="Times New Roman" w:hAnsiTheme="minorHAnsi" w:cstheme="minorHAnsi"/>
                <w:sz w:val="20"/>
                <w:szCs w:val="20"/>
              </w:rPr>
              <w:t xml:space="preserve">The constructed or installed features, materials, </w:t>
            </w:r>
            <w:proofErr w:type="gramStart"/>
            <w:r w:rsidRPr="00863866">
              <w:rPr>
                <w:rFonts w:asciiTheme="minorHAnsi" w:eastAsia="Times New Roman" w:hAnsiTheme="minorHAnsi" w:cstheme="minorHAnsi"/>
                <w:sz w:val="20"/>
                <w:szCs w:val="20"/>
              </w:rPr>
              <w:t>components</w:t>
            </w:r>
            <w:proofErr w:type="gramEnd"/>
            <w:r w:rsidRPr="00863866">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6E442D8" w14:textId="77777777" w:rsidR="00863866" w:rsidRPr="00863866" w:rsidRDefault="00863866" w:rsidP="00DE51CB">
            <w:pPr>
              <w:keepNext/>
              <w:numPr>
                <w:ilvl w:val="0"/>
                <w:numId w:val="14"/>
              </w:numPr>
              <w:autoSpaceDE w:val="0"/>
              <w:autoSpaceDN w:val="0"/>
              <w:adjustRightInd w:val="0"/>
              <w:spacing w:after="0" w:line="240" w:lineRule="auto"/>
              <w:ind w:left="787" w:right="90" w:hanging="270"/>
              <w:contextualSpacing/>
              <w:rPr>
                <w:rFonts w:asciiTheme="minorHAnsi" w:eastAsia="Times New Roman" w:hAnsiTheme="minorHAnsi" w:cstheme="minorHAnsi"/>
                <w:sz w:val="20"/>
                <w:szCs w:val="20"/>
              </w:rPr>
            </w:pPr>
            <w:r w:rsidRPr="00863866">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DE54F9C" w14:textId="77777777" w:rsidR="00863866" w:rsidRPr="00863866" w:rsidRDefault="00863866" w:rsidP="00DE51CB">
            <w:pPr>
              <w:keepNext/>
              <w:numPr>
                <w:ilvl w:val="0"/>
                <w:numId w:val="14"/>
              </w:numPr>
              <w:autoSpaceDE w:val="0"/>
              <w:autoSpaceDN w:val="0"/>
              <w:adjustRightInd w:val="0"/>
              <w:spacing w:after="0" w:line="240" w:lineRule="auto"/>
              <w:ind w:left="787" w:right="90" w:hanging="270"/>
              <w:contextualSpacing/>
              <w:rPr>
                <w:rFonts w:ascii="Times New Roman" w:eastAsia="Times New Roman" w:hAnsi="Times New Roman"/>
                <w:sz w:val="20"/>
                <w:szCs w:val="20"/>
              </w:rPr>
            </w:pPr>
            <w:r w:rsidRPr="00863866">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863866" w:rsidRPr="00863866" w14:paraId="28B91B8C" w14:textId="77777777" w:rsidTr="00894C94">
        <w:tblPrEx>
          <w:tblCellMar>
            <w:left w:w="108" w:type="dxa"/>
            <w:right w:w="108" w:type="dxa"/>
          </w:tblCellMar>
        </w:tblPrEx>
        <w:trPr>
          <w:trHeight w:val="360"/>
        </w:trPr>
        <w:tc>
          <w:tcPr>
            <w:tcW w:w="5307" w:type="dxa"/>
          </w:tcPr>
          <w:p w14:paraId="766A1B26" w14:textId="77777777" w:rsidR="00863866" w:rsidRPr="00863866" w:rsidRDefault="00863866" w:rsidP="008638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Responsible Builder/Installer Name:</w:t>
            </w:r>
          </w:p>
        </w:tc>
        <w:tc>
          <w:tcPr>
            <w:tcW w:w="5636" w:type="dxa"/>
            <w:gridSpan w:val="3"/>
          </w:tcPr>
          <w:p w14:paraId="5FA06E6C" w14:textId="77777777" w:rsidR="00863866" w:rsidRPr="00863866" w:rsidRDefault="00863866" w:rsidP="008638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Responsible Builder/Installer Signature:</w:t>
            </w:r>
          </w:p>
        </w:tc>
      </w:tr>
      <w:tr w:rsidR="00863866" w:rsidRPr="00863866" w14:paraId="2F011C06"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629C6E"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218083E"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Position With Company (Title):</w:t>
            </w:r>
          </w:p>
        </w:tc>
      </w:tr>
      <w:tr w:rsidR="00863866" w:rsidRPr="00863866" w14:paraId="50CF9BCB"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89CE26D"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15A75E0B"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CSLB License:</w:t>
            </w:r>
          </w:p>
        </w:tc>
      </w:tr>
      <w:tr w:rsidR="00863866" w:rsidRPr="00863866" w14:paraId="632310F6"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798A5BE"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1B528C"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213AAD9D"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Date Signed:</w:t>
            </w:r>
          </w:p>
        </w:tc>
      </w:tr>
      <w:bookmarkEnd w:id="0"/>
    </w:tbl>
    <w:p w14:paraId="607E07E4" w14:textId="77777777" w:rsidR="00DB7BAB" w:rsidRPr="00B67E3D" w:rsidRDefault="00DB7BAB" w:rsidP="00DB7BAB">
      <w:pPr>
        <w:contextualSpacing/>
        <w:rPr>
          <w:rFonts w:asciiTheme="minorHAnsi" w:hAnsiTheme="minorHAnsi" w:cstheme="minorHAnsi"/>
          <w:sz w:val="20"/>
          <w:szCs w:val="20"/>
        </w:rPr>
      </w:pPr>
    </w:p>
    <w:p w14:paraId="607E07E5" w14:textId="77777777" w:rsidR="004468E1" w:rsidRPr="001462EE" w:rsidRDefault="004468E1" w:rsidP="00E215C5">
      <w:pPr>
        <w:tabs>
          <w:tab w:val="left" w:pos="252"/>
        </w:tabs>
        <w:suppressAutoHyphens/>
        <w:spacing w:after="0" w:line="240" w:lineRule="auto"/>
        <w:ind w:left="446"/>
        <w:rPr>
          <w:rFonts w:asciiTheme="minorHAnsi" w:hAnsiTheme="minorHAnsi" w:cstheme="minorHAnsi"/>
          <w:b/>
          <w:sz w:val="20"/>
          <w:szCs w:val="20"/>
        </w:rPr>
      </w:pPr>
    </w:p>
    <w:p w14:paraId="607E07E6" w14:textId="77777777" w:rsidR="005E317A" w:rsidRPr="00980F3E" w:rsidRDefault="005E317A" w:rsidP="0092312B">
      <w:pPr>
        <w:contextualSpacing/>
        <w:rPr>
          <w:rFonts w:asciiTheme="minorHAnsi" w:hAnsiTheme="minorHAnsi" w:cstheme="minorHAnsi"/>
          <w:sz w:val="20"/>
          <w:szCs w:val="20"/>
        </w:rPr>
        <w:sectPr w:rsidR="005E317A" w:rsidRPr="00980F3E" w:rsidSect="00B67E3D">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607E07E7" w14:textId="5D81AE5D" w:rsidR="003E3FC8" w:rsidRPr="00BC623E" w:rsidRDefault="00444576"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jc w:val="center"/>
        <w:rPr>
          <w:rFonts w:asciiTheme="minorHAnsi" w:hAnsiTheme="minorHAnsi" w:cstheme="minorHAnsi"/>
          <w:b/>
          <w:bCs/>
          <w:sz w:val="18"/>
          <w:szCs w:val="18"/>
        </w:rPr>
      </w:pPr>
      <w:r>
        <w:rPr>
          <w:rFonts w:asciiTheme="minorHAnsi" w:hAnsiTheme="minorHAnsi" w:cstheme="minorHAnsi"/>
          <w:b/>
          <w:bCs/>
          <w:sz w:val="18"/>
          <w:szCs w:val="18"/>
        </w:rPr>
        <w:lastRenderedPageBreak/>
        <w:t>LMCI</w:t>
      </w:r>
      <w:r w:rsidR="003E3FC8" w:rsidRPr="00BC623E">
        <w:rPr>
          <w:rFonts w:asciiTheme="minorHAnsi" w:hAnsiTheme="minorHAnsi" w:cstheme="minorHAnsi"/>
          <w:b/>
          <w:bCs/>
          <w:sz w:val="18"/>
          <w:szCs w:val="18"/>
        </w:rPr>
        <w:t>-PLB-</w:t>
      </w:r>
      <w:r w:rsidR="00D754D9" w:rsidRPr="00BC623E">
        <w:rPr>
          <w:rFonts w:asciiTheme="minorHAnsi" w:hAnsiTheme="minorHAnsi" w:cstheme="minorHAnsi"/>
          <w:b/>
          <w:bCs/>
          <w:sz w:val="18"/>
          <w:szCs w:val="18"/>
        </w:rPr>
        <w:t>01</w:t>
      </w:r>
      <w:r w:rsidR="00F858EE" w:rsidRPr="00BC623E">
        <w:rPr>
          <w:rFonts w:asciiTheme="minorHAnsi" w:hAnsiTheme="minorHAnsi" w:cstheme="minorHAnsi"/>
          <w:b/>
          <w:bCs/>
          <w:sz w:val="18"/>
          <w:szCs w:val="18"/>
        </w:rPr>
        <w:t>-E User Instructions</w:t>
      </w:r>
    </w:p>
    <w:p w14:paraId="51544264" w14:textId="49873AB3" w:rsidR="00287A60" w:rsidRPr="00B67E3D" w:rsidRDefault="00287A60">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 xml:space="preserve">A. </w:t>
      </w:r>
      <w:r w:rsidRPr="00B67E3D">
        <w:rPr>
          <w:rFonts w:asciiTheme="minorHAnsi" w:hAnsiTheme="minorHAnsi" w:cstheme="minorHAnsi"/>
          <w:b/>
          <w:sz w:val="18"/>
          <w:szCs w:val="18"/>
        </w:rPr>
        <w:t>General Information</w:t>
      </w:r>
    </w:p>
    <w:p w14:paraId="0DE19C31" w14:textId="530B179A" w:rsidR="000C7FC8" w:rsidRPr="009C3545" w:rsidRDefault="000C7FC8" w:rsidP="000C7FC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This table reports the building location as specified on the Registered </w:t>
      </w:r>
      <w:r w:rsidR="00712D4B">
        <w:rPr>
          <w:rFonts w:asciiTheme="minorHAnsi" w:hAnsiTheme="minorHAnsi" w:cstheme="minorHAnsi"/>
          <w:sz w:val="18"/>
          <w:szCs w:val="20"/>
        </w:rPr>
        <w:t>LMCC</w:t>
      </w:r>
      <w:r w:rsidRPr="009C3545">
        <w:rPr>
          <w:rFonts w:asciiTheme="minorHAnsi" w:hAnsiTheme="minorHAnsi" w:cstheme="minorHAnsi"/>
          <w:sz w:val="18"/>
          <w:szCs w:val="20"/>
        </w:rPr>
        <w:t xml:space="preserve">. </w:t>
      </w:r>
    </w:p>
    <w:p w14:paraId="097994D9" w14:textId="72A49D51" w:rsidR="00287A60" w:rsidRPr="00BC623E" w:rsidRDefault="00287A60"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607E07E8" w14:textId="303410FB" w:rsidR="00D754D9" w:rsidRPr="00BC623E" w:rsidRDefault="00287A60"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B</w:t>
      </w:r>
      <w:r w:rsidR="00D754D9" w:rsidRPr="00BC623E">
        <w:rPr>
          <w:rFonts w:asciiTheme="minorHAnsi" w:hAnsiTheme="minorHAnsi" w:cstheme="minorHAnsi"/>
          <w:b/>
          <w:sz w:val="18"/>
          <w:szCs w:val="18"/>
        </w:rPr>
        <w:t>. Design Central Water Heating Systems Information</w:t>
      </w:r>
    </w:p>
    <w:p w14:paraId="607E07E9" w14:textId="5894BE83" w:rsidR="00D754D9" w:rsidRDefault="00D754D9" w:rsidP="00D754D9">
      <w:pPr>
        <w:keepNext/>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reports </w:t>
      </w:r>
      <w:r w:rsidR="00DD0930">
        <w:rPr>
          <w:rFonts w:asciiTheme="minorHAnsi" w:eastAsia="Times New Roman" w:hAnsiTheme="minorHAnsi" w:cstheme="minorHAnsi"/>
          <w:sz w:val="20"/>
          <w:szCs w:val="20"/>
        </w:rPr>
        <w:t>features of</w:t>
      </w:r>
      <w:r w:rsidR="00DD0930" w:rsidRPr="009C3545">
        <w:rPr>
          <w:rFonts w:asciiTheme="minorHAnsi" w:hAnsiTheme="minorHAnsi"/>
          <w:sz w:val="18"/>
          <w:szCs w:val="20"/>
        </w:rPr>
        <w:t xml:space="preserve"> </w:t>
      </w:r>
      <w:r w:rsidRPr="00BC623E">
        <w:rPr>
          <w:rFonts w:asciiTheme="minorHAnsi" w:hAnsiTheme="minorHAnsi" w:cstheme="minorHAnsi"/>
          <w:sz w:val="18"/>
          <w:szCs w:val="18"/>
        </w:rPr>
        <w:t xml:space="preserve">the water heating system </w:t>
      </w:r>
      <w:r w:rsidR="00916AF6" w:rsidRPr="0062515C">
        <w:rPr>
          <w:rFonts w:asciiTheme="minorHAnsi" w:eastAsia="Times New Roman" w:hAnsiTheme="minorHAnsi" w:cstheme="minorHAnsi"/>
          <w:sz w:val="18"/>
          <w:szCs w:val="18"/>
        </w:rPr>
        <w:t xml:space="preserve">other than </w:t>
      </w:r>
      <w:r w:rsidR="00916AF6" w:rsidRPr="0062515C">
        <w:rPr>
          <w:rFonts w:asciiTheme="minorHAnsi" w:eastAsia="Times New Roman" w:hAnsiTheme="minorHAnsi" w:cstheme="minorHAnsi"/>
          <w:b/>
          <w:bCs/>
          <w:sz w:val="18"/>
          <w:szCs w:val="18"/>
        </w:rPr>
        <w:t>CHPWH</w:t>
      </w:r>
      <w:r w:rsidR="00916AF6" w:rsidRPr="0062515C">
        <w:rPr>
          <w:rFonts w:asciiTheme="minorHAnsi" w:eastAsia="Times New Roman" w:hAnsiTheme="minorHAnsi" w:cstheme="minorHAnsi"/>
          <w:sz w:val="18"/>
          <w:szCs w:val="18"/>
        </w:rPr>
        <w:t xml:space="preserve"> system</w:t>
      </w:r>
      <w:r w:rsidRPr="00BC623E">
        <w:rPr>
          <w:rFonts w:asciiTheme="minorHAnsi" w:hAnsiTheme="minorHAnsi" w:cstheme="minorHAnsi"/>
          <w:sz w:val="18"/>
          <w:szCs w:val="18"/>
        </w:rPr>
        <w:t xml:space="preserve"> that were specified on the registered </w:t>
      </w:r>
      <w:r w:rsidR="00712D4B">
        <w:rPr>
          <w:rFonts w:asciiTheme="minorHAnsi" w:hAnsiTheme="minorHAnsi" w:cstheme="minorHAnsi"/>
          <w:sz w:val="18"/>
          <w:szCs w:val="18"/>
        </w:rPr>
        <w:t>LMCC</w:t>
      </w:r>
      <w:r w:rsidRPr="00BC623E">
        <w:rPr>
          <w:rFonts w:asciiTheme="minorHAnsi" w:hAnsiTheme="minorHAnsi" w:cstheme="minorHAnsi"/>
          <w:sz w:val="18"/>
          <w:szCs w:val="18"/>
        </w:rPr>
        <w:t xml:space="preserve"> compliance document for this project. </w:t>
      </w:r>
      <w:r w:rsidR="00CE720F">
        <w:rPr>
          <w:rFonts w:asciiTheme="minorHAnsi" w:hAnsiTheme="minorHAnsi" w:cstheme="minorHAnsi"/>
          <w:sz w:val="18"/>
          <w:szCs w:val="18"/>
        </w:rPr>
        <w:t>This section is f</w:t>
      </w:r>
      <w:r w:rsidRPr="00BC623E">
        <w:rPr>
          <w:rFonts w:asciiTheme="minorHAnsi" w:hAnsiTheme="minorHAnsi" w:cstheme="minorHAnsi"/>
          <w:sz w:val="18"/>
          <w:szCs w:val="18"/>
        </w:rPr>
        <w:t>or information</w:t>
      </w:r>
      <w:r w:rsidR="00CE720F">
        <w:rPr>
          <w:rFonts w:asciiTheme="minorHAnsi" w:hAnsiTheme="minorHAnsi" w:cstheme="minorHAnsi"/>
          <w:sz w:val="18"/>
          <w:szCs w:val="18"/>
        </w:rPr>
        <w:t>/verification purposes</w:t>
      </w:r>
      <w:r w:rsidRPr="00BC623E">
        <w:rPr>
          <w:rFonts w:asciiTheme="minorHAnsi" w:hAnsiTheme="minorHAnsi" w:cstheme="minorHAnsi"/>
          <w:sz w:val="18"/>
          <w:szCs w:val="18"/>
        </w:rPr>
        <w:t xml:space="preserve"> only and requires no user input.</w:t>
      </w:r>
    </w:p>
    <w:p w14:paraId="33F96978" w14:textId="77777777" w:rsidR="00BD37B5" w:rsidRDefault="00BD37B5" w:rsidP="00D754D9">
      <w:pPr>
        <w:keepNext/>
        <w:spacing w:after="0" w:line="240" w:lineRule="auto"/>
        <w:rPr>
          <w:rFonts w:asciiTheme="minorHAnsi" w:hAnsiTheme="minorHAnsi" w:cstheme="minorHAnsi"/>
          <w:sz w:val="18"/>
          <w:szCs w:val="18"/>
        </w:rPr>
      </w:pPr>
    </w:p>
    <w:p w14:paraId="437A8791" w14:textId="14C5479E" w:rsidR="00BD37B5" w:rsidRDefault="00BD37B5" w:rsidP="00BD37B5">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B2. Design CHPWH System Information</w:t>
      </w:r>
    </w:p>
    <w:p w14:paraId="53054EB1" w14:textId="2A763462" w:rsidR="00BD37B5" w:rsidRPr="00BC623E" w:rsidRDefault="00CF3609" w:rsidP="00BD37B5">
      <w:pPr>
        <w:keepNext/>
        <w:spacing w:after="0" w:line="240" w:lineRule="auto"/>
        <w:rPr>
          <w:rFonts w:asciiTheme="minorHAnsi" w:hAnsiTheme="minorHAnsi" w:cstheme="minorHAnsi"/>
          <w:sz w:val="18"/>
          <w:szCs w:val="18"/>
        </w:rPr>
      </w:pPr>
      <w:r w:rsidRPr="003F4127">
        <w:rPr>
          <w:rFonts w:cstheme="minorHAnsi"/>
          <w:sz w:val="20"/>
          <w:szCs w:val="20"/>
        </w:rPr>
        <w:t xml:space="preserve">This table reports the water heating systems specified on the registered </w:t>
      </w:r>
      <w:r>
        <w:rPr>
          <w:rFonts w:cstheme="minorHAnsi"/>
          <w:sz w:val="20"/>
          <w:szCs w:val="20"/>
        </w:rPr>
        <w:t>LMCC</w:t>
      </w:r>
      <w:r w:rsidRPr="003F4127">
        <w:rPr>
          <w:rFonts w:cstheme="minorHAnsi"/>
          <w:sz w:val="20"/>
          <w:szCs w:val="20"/>
        </w:rPr>
        <w:t xml:space="preserve"> compliance document for this project.</w:t>
      </w:r>
      <w:r w:rsidR="00313865">
        <w:rPr>
          <w:rFonts w:cstheme="minorHAnsi"/>
          <w:sz w:val="20"/>
          <w:szCs w:val="20"/>
        </w:rPr>
        <w:t xml:space="preserve"> </w:t>
      </w:r>
      <w:r w:rsidR="00313865" w:rsidRPr="00313865">
        <w:rPr>
          <w:rFonts w:cstheme="minorHAnsi"/>
          <w:sz w:val="20"/>
          <w:szCs w:val="20"/>
        </w:rPr>
        <w:t>This section is for information/verification purposes only and requires no user input.</w:t>
      </w:r>
    </w:p>
    <w:p w14:paraId="607E07EA" w14:textId="361C0DA5" w:rsidR="00D754D9" w:rsidRPr="00BC623E" w:rsidRDefault="00D754D9" w:rsidP="00D754D9">
      <w:pPr>
        <w:keepNext/>
        <w:spacing w:after="0" w:line="240" w:lineRule="auto"/>
        <w:rPr>
          <w:rFonts w:asciiTheme="minorHAnsi" w:hAnsiTheme="minorHAnsi" w:cstheme="minorHAnsi"/>
          <w:sz w:val="18"/>
          <w:szCs w:val="18"/>
        </w:rPr>
      </w:pPr>
    </w:p>
    <w:p w14:paraId="607E07EB" w14:textId="3164925F" w:rsidR="00D754D9" w:rsidRPr="00BC623E" w:rsidRDefault="00294A45" w:rsidP="00D754D9">
      <w:pPr>
        <w:keepNext/>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C</w:t>
      </w:r>
      <w:r w:rsidR="00D754D9" w:rsidRPr="00BC623E">
        <w:rPr>
          <w:rFonts w:asciiTheme="minorHAnsi" w:hAnsiTheme="minorHAnsi" w:cstheme="minorHAnsi"/>
          <w:b/>
          <w:sz w:val="18"/>
          <w:szCs w:val="18"/>
        </w:rPr>
        <w:t>. Installed Central Water Heating Systems Information</w:t>
      </w:r>
    </w:p>
    <w:p w14:paraId="607E07EC" w14:textId="792DCECA" w:rsidR="00D754D9" w:rsidRPr="00BC623E" w:rsidRDefault="00D754D9" w:rsidP="00D754D9">
      <w:pPr>
        <w:keepNext/>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reports the water heating system information that is being installed.  Require one line for </w:t>
      </w:r>
      <w:proofErr w:type="gramStart"/>
      <w:r w:rsidRPr="00BC623E">
        <w:rPr>
          <w:rFonts w:asciiTheme="minorHAnsi" w:hAnsiTheme="minorHAnsi" w:cstheme="minorHAnsi"/>
          <w:sz w:val="18"/>
          <w:szCs w:val="18"/>
        </w:rPr>
        <w:t xml:space="preserve">each </w:t>
      </w:r>
      <w:r w:rsidR="00B841B7">
        <w:rPr>
          <w:rFonts w:asciiTheme="minorHAnsi" w:hAnsiTheme="minorHAnsi" w:cstheme="minorHAnsi"/>
          <w:sz w:val="18"/>
          <w:szCs w:val="18"/>
        </w:rPr>
        <w:t xml:space="preserve"> installed</w:t>
      </w:r>
      <w:proofErr w:type="gramEnd"/>
      <w:r w:rsidR="00B841B7">
        <w:rPr>
          <w:rFonts w:asciiTheme="minorHAnsi" w:hAnsiTheme="minorHAnsi" w:cstheme="minorHAnsi"/>
          <w:sz w:val="18"/>
          <w:szCs w:val="18"/>
        </w:rPr>
        <w:t xml:space="preserve"> water heater</w:t>
      </w:r>
      <w:r w:rsidRPr="00BC623E">
        <w:rPr>
          <w:rFonts w:asciiTheme="minorHAnsi" w:hAnsiTheme="minorHAnsi" w:cstheme="minorHAnsi"/>
          <w:sz w:val="18"/>
          <w:szCs w:val="18"/>
        </w:rPr>
        <w:t>.</w:t>
      </w:r>
    </w:p>
    <w:p w14:paraId="607E07EE" w14:textId="1CB98E3C"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Water Heating System ID or Name –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EF" w14:textId="1A7C6A75"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Water Heating System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The different kinds of water heating system type are DHW</w:t>
      </w:r>
      <w:r w:rsidR="00BC1D2A" w:rsidRPr="0087781B">
        <w:rPr>
          <w:rFonts w:asciiTheme="minorHAnsi" w:hAnsiTheme="minorHAnsi" w:cstheme="minorHAnsi"/>
          <w:sz w:val="18"/>
          <w:szCs w:val="18"/>
        </w:rPr>
        <w:t xml:space="preserve"> </w:t>
      </w:r>
      <w:r w:rsidRPr="0087781B">
        <w:rPr>
          <w:rFonts w:asciiTheme="minorHAnsi" w:hAnsiTheme="minorHAnsi" w:cstheme="minorHAnsi"/>
          <w:sz w:val="18"/>
          <w:szCs w:val="18"/>
        </w:rPr>
        <w:t>or Combined Hydronic</w:t>
      </w:r>
      <w:r w:rsidR="00241C88" w:rsidRPr="0087781B">
        <w:rPr>
          <w:rFonts w:asciiTheme="minorHAnsi" w:hAnsiTheme="minorHAnsi" w:cstheme="minorHAnsi"/>
          <w:sz w:val="18"/>
          <w:szCs w:val="18"/>
        </w:rPr>
        <w:t>.</w:t>
      </w:r>
    </w:p>
    <w:p w14:paraId="607E07F0" w14:textId="7703F949"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 Water Heater Type –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The different kinds of water heaters are Large</w:t>
      </w:r>
      <w:r w:rsidR="0033484F" w:rsidRPr="0087781B">
        <w:rPr>
          <w:rFonts w:asciiTheme="minorHAnsi" w:hAnsiTheme="minorHAnsi" w:cstheme="minorHAnsi"/>
          <w:sz w:val="18"/>
          <w:szCs w:val="18"/>
        </w:rPr>
        <w:t>/Commercial</w:t>
      </w:r>
      <w:r w:rsidRPr="0087781B">
        <w:rPr>
          <w:rFonts w:asciiTheme="minorHAnsi" w:hAnsiTheme="minorHAnsi" w:cstheme="minorHAnsi"/>
          <w:sz w:val="18"/>
          <w:szCs w:val="18"/>
        </w:rPr>
        <w:t xml:space="preserve"> Storage, Small</w:t>
      </w:r>
      <w:r w:rsidR="0033484F" w:rsidRPr="0087781B">
        <w:rPr>
          <w:rFonts w:asciiTheme="minorHAnsi" w:hAnsiTheme="minorHAnsi" w:cstheme="minorHAnsi"/>
          <w:sz w:val="18"/>
          <w:szCs w:val="18"/>
        </w:rPr>
        <w:t>/Consumer</w:t>
      </w:r>
      <w:r w:rsidRPr="0087781B">
        <w:rPr>
          <w:rFonts w:asciiTheme="minorHAnsi" w:hAnsiTheme="minorHAnsi" w:cstheme="minorHAnsi"/>
          <w:sz w:val="18"/>
          <w:szCs w:val="18"/>
        </w:rPr>
        <w:t xml:space="preserve"> Storage,</w:t>
      </w:r>
      <w:r w:rsidR="0033484F" w:rsidRPr="0087781B">
        <w:rPr>
          <w:rFonts w:asciiTheme="minorHAnsi" w:hAnsiTheme="minorHAnsi" w:cstheme="minorHAnsi"/>
          <w:sz w:val="18"/>
          <w:szCs w:val="18"/>
        </w:rPr>
        <w:t xml:space="preserve"> Residential-Duty Commercial Storage,</w:t>
      </w:r>
      <w:r w:rsidRPr="0087781B">
        <w:rPr>
          <w:rFonts w:asciiTheme="minorHAnsi" w:hAnsiTheme="minorHAnsi" w:cstheme="minorHAnsi"/>
          <w:sz w:val="18"/>
          <w:szCs w:val="18"/>
        </w:rPr>
        <w:t xml:space="preserve"> Heat Pump, Boiler, Large</w:t>
      </w:r>
      <w:r w:rsidR="0033484F" w:rsidRPr="0087781B">
        <w:rPr>
          <w:rFonts w:asciiTheme="minorHAnsi" w:hAnsiTheme="minorHAnsi" w:cstheme="minorHAnsi"/>
          <w:sz w:val="18"/>
          <w:szCs w:val="18"/>
        </w:rPr>
        <w:t>/Commercial</w:t>
      </w:r>
      <w:r w:rsidRPr="0087781B">
        <w:rPr>
          <w:rFonts w:asciiTheme="minorHAnsi" w:hAnsiTheme="minorHAnsi" w:cstheme="minorHAnsi"/>
          <w:sz w:val="18"/>
          <w:szCs w:val="18"/>
        </w:rPr>
        <w:t xml:space="preserve"> Instantaneous, Small</w:t>
      </w:r>
      <w:r w:rsidR="0033484F" w:rsidRPr="0087781B">
        <w:rPr>
          <w:rFonts w:asciiTheme="minorHAnsi" w:hAnsiTheme="minorHAnsi" w:cstheme="minorHAnsi"/>
          <w:sz w:val="18"/>
          <w:szCs w:val="18"/>
        </w:rPr>
        <w:t>/Consumer</w:t>
      </w:r>
      <w:r w:rsidRPr="0087781B">
        <w:rPr>
          <w:rFonts w:asciiTheme="minorHAnsi" w:hAnsiTheme="minorHAnsi" w:cstheme="minorHAnsi"/>
          <w:sz w:val="18"/>
          <w:szCs w:val="18"/>
        </w:rPr>
        <w:t xml:space="preserve"> Instantaneous</w:t>
      </w:r>
      <w:r w:rsidR="0033484F" w:rsidRPr="0087781B">
        <w:rPr>
          <w:rFonts w:asciiTheme="minorHAnsi" w:hAnsiTheme="minorHAnsi" w:cstheme="minorHAnsi"/>
          <w:sz w:val="18"/>
          <w:szCs w:val="18"/>
        </w:rPr>
        <w:t>, Residential-Duty Commercial Instantaneous</w:t>
      </w:r>
      <w:r w:rsidRPr="0087781B">
        <w:rPr>
          <w:rFonts w:asciiTheme="minorHAnsi" w:hAnsiTheme="minorHAnsi" w:cstheme="minorHAnsi"/>
          <w:sz w:val="18"/>
          <w:szCs w:val="18"/>
        </w:rPr>
        <w:t xml:space="preserve"> or Indirect</w:t>
      </w:r>
      <w:r w:rsidR="00241C88" w:rsidRPr="0087781B">
        <w:rPr>
          <w:rFonts w:asciiTheme="minorHAnsi" w:hAnsiTheme="minorHAnsi" w:cstheme="minorHAnsi"/>
          <w:sz w:val="18"/>
          <w:szCs w:val="18"/>
        </w:rPr>
        <w:t>.</w:t>
      </w:r>
    </w:p>
    <w:p w14:paraId="607E07F1" w14:textId="474C1DBE"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 of Water Heaters in </w:t>
      </w:r>
      <w:r w:rsidR="00241C88" w:rsidRPr="0087781B">
        <w:rPr>
          <w:rFonts w:asciiTheme="minorHAnsi" w:hAnsiTheme="minorHAnsi" w:cstheme="minorHAnsi"/>
          <w:sz w:val="18"/>
          <w:szCs w:val="18"/>
        </w:rPr>
        <w:t>S</w:t>
      </w:r>
      <w:r w:rsidRPr="0087781B">
        <w:rPr>
          <w:rFonts w:asciiTheme="minorHAnsi" w:hAnsiTheme="minorHAnsi" w:cstheme="minorHAnsi"/>
          <w:sz w:val="18"/>
          <w:szCs w:val="18"/>
        </w:rPr>
        <w:t xml:space="preserve">ystem –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2" w14:textId="1820C1CA"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Water Heater Storage Volume (gal) – User input. Value may be N/A if </w:t>
      </w:r>
      <w:r w:rsidR="003D19CA" w:rsidRPr="0087781B">
        <w:rPr>
          <w:rFonts w:asciiTheme="minorHAnsi" w:hAnsiTheme="minorHAnsi" w:cstheme="minorHAnsi"/>
          <w:sz w:val="18"/>
          <w:szCs w:val="18"/>
        </w:rPr>
        <w:t>water heater type is instantaneous with zero storage</w:t>
      </w:r>
      <w:r w:rsidRPr="0087781B">
        <w:rPr>
          <w:rFonts w:asciiTheme="minorHAnsi" w:hAnsiTheme="minorHAnsi" w:cstheme="minorHAnsi"/>
          <w:sz w:val="18"/>
          <w:szCs w:val="18"/>
        </w:rPr>
        <w:t xml:space="preserve">.  </w:t>
      </w:r>
    </w:p>
    <w:p w14:paraId="607E07F3" w14:textId="6E612564"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Fuel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The different kinds of fuel types are natural gas, propane, oil, or electricity.</w:t>
      </w:r>
    </w:p>
    <w:p w14:paraId="607E07F4" w14:textId="4E7A0807"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Rated Input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For natural gas, propane and oil fuel type the input type is Btu/</w:t>
      </w:r>
      <w:r w:rsidR="00241C88" w:rsidRPr="0087781B">
        <w:rPr>
          <w:rFonts w:asciiTheme="minorHAnsi" w:hAnsiTheme="minorHAnsi" w:cstheme="minorHAnsi"/>
          <w:sz w:val="18"/>
          <w:szCs w:val="18"/>
        </w:rPr>
        <w:t>h</w:t>
      </w:r>
      <w:r w:rsidRPr="0087781B">
        <w:rPr>
          <w:rFonts w:asciiTheme="minorHAnsi" w:hAnsiTheme="minorHAnsi" w:cstheme="minorHAnsi"/>
          <w:sz w:val="18"/>
          <w:szCs w:val="18"/>
        </w:rPr>
        <w:t>r. For electric the input type is kW</w:t>
      </w:r>
      <w:r w:rsidR="00241C88" w:rsidRPr="0087781B">
        <w:rPr>
          <w:rFonts w:asciiTheme="minorHAnsi" w:hAnsiTheme="minorHAnsi" w:cstheme="minorHAnsi"/>
          <w:sz w:val="18"/>
          <w:szCs w:val="18"/>
        </w:rPr>
        <w:t>.</w:t>
      </w:r>
    </w:p>
    <w:p w14:paraId="607E07F5" w14:textId="0DE12902"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Rated Input Value – User input. Numerical value of the rated input. Must be equal to or less than value indicated on the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6" w14:textId="0D566C62"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Heating Efficiency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Different efficiency types are Energy Factor, AFUE, </w:t>
      </w:r>
      <w:r w:rsidR="0025594C" w:rsidRPr="0087781B">
        <w:rPr>
          <w:rFonts w:asciiTheme="minorHAnsi" w:hAnsiTheme="minorHAnsi" w:cstheme="minorHAnsi"/>
          <w:sz w:val="18"/>
          <w:szCs w:val="18"/>
        </w:rPr>
        <w:t xml:space="preserve">UEF </w:t>
      </w:r>
      <w:r w:rsidRPr="0087781B">
        <w:rPr>
          <w:rFonts w:asciiTheme="minorHAnsi" w:hAnsiTheme="minorHAnsi" w:cstheme="minorHAnsi"/>
          <w:sz w:val="18"/>
          <w:szCs w:val="18"/>
        </w:rPr>
        <w:t>and Thermal Efficiency</w:t>
      </w:r>
      <w:r w:rsidR="00241C88" w:rsidRPr="0087781B">
        <w:rPr>
          <w:rFonts w:asciiTheme="minorHAnsi" w:hAnsiTheme="minorHAnsi" w:cstheme="minorHAnsi"/>
          <w:sz w:val="18"/>
          <w:szCs w:val="18"/>
        </w:rPr>
        <w:t>.</w:t>
      </w:r>
    </w:p>
    <w:p w14:paraId="607E07F7" w14:textId="4B6BA9F8"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Heating Efficiency Value – User input. Numerical value of the Heating Efficiency. Must be equal to or higher efficiency than value indicated on the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8" w14:textId="4D6AACDD"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Standby Loss – User input. Must be equal to or less than value indicated on the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may be N/A if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is N/A.  </w:t>
      </w:r>
    </w:p>
    <w:p w14:paraId="607E07F9" w14:textId="45D1FE62"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Exterior Insu</w:t>
      </w:r>
      <w:r w:rsidR="00DF4A6F" w:rsidRPr="0087781B">
        <w:rPr>
          <w:rFonts w:asciiTheme="minorHAnsi" w:hAnsiTheme="minorHAnsi" w:cstheme="minorHAnsi"/>
          <w:sz w:val="18"/>
          <w:szCs w:val="18"/>
        </w:rPr>
        <w:t>lation</w:t>
      </w:r>
      <w:r w:rsidRPr="0087781B">
        <w:rPr>
          <w:rFonts w:asciiTheme="minorHAnsi" w:hAnsiTheme="minorHAnsi" w:cstheme="minorHAnsi"/>
          <w:sz w:val="18"/>
          <w:szCs w:val="18"/>
        </w:rPr>
        <w:t xml:space="preserve">. R-Value – User input. Must be equal to or higher than value indicated on the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may be N/A if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is N/A.  </w:t>
      </w:r>
    </w:p>
    <w:p w14:paraId="79E86DDA" w14:textId="77777777" w:rsidR="0038341F" w:rsidRDefault="0038341F" w:rsidP="00D754D9">
      <w:pPr>
        <w:keepNext/>
        <w:spacing w:after="0" w:line="240" w:lineRule="auto"/>
        <w:ind w:left="720" w:hanging="450"/>
        <w:rPr>
          <w:rFonts w:asciiTheme="minorHAnsi" w:hAnsiTheme="minorHAnsi" w:cstheme="minorHAnsi"/>
          <w:sz w:val="18"/>
          <w:szCs w:val="18"/>
        </w:rPr>
      </w:pPr>
    </w:p>
    <w:p w14:paraId="42BFB640" w14:textId="692893A1" w:rsidR="0038341F" w:rsidRDefault="0038341F" w:rsidP="0038341F">
      <w:pPr>
        <w:keepNext/>
        <w:spacing w:after="0" w:line="240" w:lineRule="auto"/>
        <w:rPr>
          <w:rFonts w:asciiTheme="minorHAnsi" w:hAnsiTheme="minorHAnsi" w:cstheme="minorBidi"/>
          <w:sz w:val="18"/>
          <w:szCs w:val="18"/>
        </w:rPr>
      </w:pPr>
      <w:r w:rsidRPr="6946E757">
        <w:rPr>
          <w:rFonts w:asciiTheme="minorHAnsi" w:hAnsiTheme="minorHAnsi" w:cstheme="minorBidi"/>
          <w:b/>
          <w:sz w:val="18"/>
          <w:szCs w:val="18"/>
        </w:rPr>
        <w:t xml:space="preserve">C2. Installed </w:t>
      </w:r>
      <w:r>
        <w:rPr>
          <w:rFonts w:asciiTheme="minorHAnsi" w:hAnsiTheme="minorHAnsi" w:cstheme="minorBidi"/>
          <w:b/>
          <w:sz w:val="18"/>
          <w:szCs w:val="18"/>
        </w:rPr>
        <w:t>C</w:t>
      </w:r>
      <w:r w:rsidRPr="6946E757">
        <w:rPr>
          <w:rFonts w:asciiTheme="minorHAnsi" w:hAnsiTheme="minorHAnsi" w:cstheme="minorBidi"/>
          <w:b/>
          <w:sz w:val="18"/>
          <w:szCs w:val="18"/>
        </w:rPr>
        <w:t>HPWH System Information</w:t>
      </w:r>
    </w:p>
    <w:p w14:paraId="4FBF9D06" w14:textId="77777777" w:rsidR="0038341F" w:rsidRDefault="0038341F" w:rsidP="0038341F">
      <w:pPr>
        <w:keepNext/>
        <w:spacing w:after="0" w:line="240" w:lineRule="auto"/>
        <w:rPr>
          <w:rFonts w:asciiTheme="minorHAnsi" w:hAnsiTheme="minorHAnsi" w:cstheme="minorHAnsi"/>
          <w:sz w:val="18"/>
          <w:szCs w:val="18"/>
        </w:rPr>
      </w:pPr>
      <w:r>
        <w:rPr>
          <w:rFonts w:asciiTheme="minorHAnsi" w:hAnsiTheme="minorHAnsi" w:cstheme="minorHAnsi"/>
          <w:sz w:val="18"/>
          <w:szCs w:val="18"/>
        </w:rPr>
        <w:t xml:space="preserve">This table reports the water heating system information that is being installed. Require one line for each installed water heater.  </w:t>
      </w:r>
      <w:r w:rsidRPr="00F8334B">
        <w:rPr>
          <w:rFonts w:asciiTheme="minorHAnsi" w:hAnsiTheme="minorHAnsi" w:cstheme="minorHAnsi"/>
          <w:sz w:val="18"/>
          <w:szCs w:val="18"/>
        </w:rPr>
        <w:t>Require one line for each installed water heater.</w:t>
      </w:r>
    </w:p>
    <w:p w14:paraId="04F7DEFA" w14:textId="3D21932F"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asciiTheme="minorHAnsi" w:hAnsiTheme="minorHAnsi"/>
          <w:sz w:val="18"/>
          <w:szCs w:val="20"/>
        </w:rPr>
        <w:t>Water Heating System ID or Name – Reference information from Table B2.</w:t>
      </w:r>
    </w:p>
    <w:p w14:paraId="3431D099" w14:textId="5F3B3554"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asciiTheme="minorHAnsi" w:hAnsiTheme="minorHAnsi"/>
          <w:sz w:val="18"/>
          <w:szCs w:val="20"/>
        </w:rPr>
        <w:t xml:space="preserve">Modeled Equipment Make and Model – </w:t>
      </w:r>
      <w:r w:rsidRPr="0087781B">
        <w:rPr>
          <w:rFonts w:asciiTheme="minorHAnsi" w:hAnsiTheme="minorHAnsi" w:cstheme="minorHAnsi"/>
          <w:sz w:val="18"/>
          <w:szCs w:val="18"/>
        </w:rPr>
        <w:t>User input must be equal to the value indicated on Table B2 as default and allow user to override with an equivalent system based on the simulated equipment in Table B2.</w:t>
      </w:r>
    </w:p>
    <w:p w14:paraId="761C44C3" w14:textId="1816AF3D"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theme="minorHAnsi"/>
          <w:sz w:val="18"/>
          <w:szCs w:val="18"/>
        </w:rPr>
        <w:t>Number of Water Heaters/ Compressors</w:t>
      </w:r>
      <w:r w:rsidRPr="0087781B">
        <w:rPr>
          <w:rFonts w:asciiTheme="minorHAnsi" w:hAnsiTheme="minorHAnsi"/>
          <w:sz w:val="18"/>
          <w:szCs w:val="20"/>
        </w:rPr>
        <w:t xml:space="preserv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the </w:t>
      </w:r>
      <w:r w:rsidRPr="0087781B">
        <w:rPr>
          <w:rFonts w:eastAsia="Times New Roman" w:cs="Calibri"/>
          <w:sz w:val="18"/>
          <w:szCs w:val="18"/>
        </w:rPr>
        <w:t>value indicated on table B2</w:t>
      </w:r>
      <w:r w:rsidRPr="0087781B">
        <w:rPr>
          <w:rFonts w:asciiTheme="minorHAnsi" w:hAnsiTheme="minorHAnsi"/>
          <w:sz w:val="18"/>
          <w:szCs w:val="20"/>
        </w:rPr>
        <w:t xml:space="preserve">. </w:t>
      </w:r>
    </w:p>
    <w:p w14:paraId="3586DC1C" w14:textId="3A16BDE0"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Calibri"/>
          <w:sz w:val="18"/>
          <w:szCs w:val="18"/>
        </w:rPr>
        <w:t>Primary Tank Location</w:t>
      </w:r>
      <w:r w:rsidRPr="0087781B">
        <w:rPr>
          <w:rFonts w:asciiTheme="minorHAnsi" w:hAnsiTheme="minorHAnsi"/>
          <w:sz w:val="18"/>
          <w:szCs w:val="20"/>
        </w:rPr>
        <w:t xml:space="preserve"> – Reference information from Table B2.  </w:t>
      </w:r>
    </w:p>
    <w:p w14:paraId="11B6EDF9" w14:textId="0CA89EB3"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asciiTheme="minorHAnsi" w:hAnsiTheme="minorHAnsi"/>
          <w:sz w:val="18"/>
          <w:szCs w:val="20"/>
        </w:rPr>
        <w:t xml:space="preserve">Primary Tank Volume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the </w:t>
      </w:r>
      <w:r w:rsidRPr="0087781B">
        <w:rPr>
          <w:rFonts w:eastAsia="Times New Roman" w:cs="Calibri"/>
          <w:sz w:val="18"/>
          <w:szCs w:val="18"/>
        </w:rPr>
        <w:t>value indicated on table B2</w:t>
      </w:r>
      <w:r w:rsidRPr="0087781B">
        <w:rPr>
          <w:rFonts w:asciiTheme="minorHAnsi" w:hAnsiTheme="minorHAnsi"/>
          <w:sz w:val="18"/>
          <w:szCs w:val="20"/>
        </w:rPr>
        <w:t>.</w:t>
      </w:r>
    </w:p>
    <w:p w14:paraId="31D42E18" w14:textId="61329030" w:rsidR="0038341F" w:rsidRPr="0087781B" w:rsidRDefault="0038341F" w:rsidP="0087781B">
      <w:pPr>
        <w:pStyle w:val="ListParagraph"/>
        <w:keepNext/>
        <w:numPr>
          <w:ilvl w:val="0"/>
          <w:numId w:val="48"/>
        </w:numPr>
        <w:tabs>
          <w:tab w:val="left" w:pos="2160"/>
          <w:tab w:val="left" w:pos="2700"/>
          <w:tab w:val="left" w:pos="3420"/>
          <w:tab w:val="left" w:pos="3780"/>
          <w:tab w:val="left" w:pos="5760"/>
          <w:tab w:val="left" w:pos="7212"/>
        </w:tabs>
        <w:spacing w:after="0"/>
        <w:rPr>
          <w:rFonts w:asciiTheme="minorHAnsi" w:hAnsiTheme="minorHAnsi"/>
          <w:sz w:val="18"/>
          <w:szCs w:val="20"/>
        </w:rPr>
      </w:pPr>
      <w:r w:rsidRPr="0087781B">
        <w:rPr>
          <w:rFonts w:eastAsia="Times New Roman" w:cs="Calibri"/>
          <w:sz w:val="18"/>
          <w:szCs w:val="18"/>
        </w:rPr>
        <w:t xml:space="preserve">Primary Tank Insulation </w:t>
      </w:r>
      <w:r w:rsidRPr="0087781B">
        <w:rPr>
          <w:rFonts w:asciiTheme="minorHAnsi" w:hAnsiTheme="minorHAnsi"/>
          <w:sz w:val="18"/>
          <w:szCs w:val="20"/>
        </w:rPr>
        <w:t xml:space="preserve">–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w:t>
      </w:r>
      <w:r w:rsidRPr="0087781B">
        <w:rPr>
          <w:rFonts w:eastAsia="Times New Roman" w:cs="Calibri"/>
          <w:sz w:val="18"/>
          <w:szCs w:val="18"/>
        </w:rPr>
        <w:t>value indicated on table B2</w:t>
      </w:r>
      <w:r w:rsidRPr="0087781B">
        <w:rPr>
          <w:rFonts w:asciiTheme="minorHAnsi" w:hAnsiTheme="minorHAnsi"/>
          <w:sz w:val="18"/>
          <w:szCs w:val="20"/>
        </w:rPr>
        <w:t xml:space="preserve">. </w:t>
      </w:r>
    </w:p>
    <w:p w14:paraId="33F910E2" w14:textId="2D3C8DDF"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Calibri"/>
          <w:sz w:val="18"/>
          <w:szCs w:val="18"/>
        </w:rPr>
        <w:t>Loop Tank Location</w:t>
      </w:r>
      <w:r w:rsidRPr="0087781B">
        <w:rPr>
          <w:rFonts w:asciiTheme="minorHAnsi" w:hAnsiTheme="minorHAnsi"/>
          <w:sz w:val="18"/>
          <w:szCs w:val="20"/>
        </w:rPr>
        <w:t xml:space="preserve"> – Reference information from Table B2. </w:t>
      </w:r>
    </w:p>
    <w:p w14:paraId="7509707C" w14:textId="1F5551DC"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theme="minorHAnsi"/>
          <w:sz w:val="18"/>
          <w:szCs w:val="18"/>
        </w:rPr>
        <w:t>Loop Tank Volume</w:t>
      </w:r>
      <w:r w:rsidRPr="0087781B">
        <w:rPr>
          <w:rFonts w:asciiTheme="minorHAnsi" w:hAnsiTheme="minorHAnsi"/>
          <w:sz w:val="18"/>
          <w:szCs w:val="20"/>
        </w:rPr>
        <w:t xml:space="preserv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the </w:t>
      </w:r>
      <w:r w:rsidRPr="0087781B">
        <w:rPr>
          <w:rFonts w:eastAsia="Times New Roman" w:cs="Calibri"/>
          <w:sz w:val="18"/>
          <w:szCs w:val="18"/>
        </w:rPr>
        <w:t>value indicated on table B2</w:t>
      </w:r>
      <w:r w:rsidRPr="0087781B">
        <w:rPr>
          <w:rFonts w:asciiTheme="minorHAnsi" w:hAnsiTheme="minorHAnsi"/>
          <w:sz w:val="18"/>
          <w:szCs w:val="20"/>
        </w:rPr>
        <w:t>.</w:t>
      </w:r>
    </w:p>
    <w:p w14:paraId="062D42B5" w14:textId="53D83FD9"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sz w:val="18"/>
          <w:szCs w:val="18"/>
        </w:rPr>
        <w:t>Loop Tank Insulation</w:t>
      </w:r>
      <w:r w:rsidRPr="0087781B">
        <w:rPr>
          <w:rFonts w:asciiTheme="minorHAnsi" w:hAnsiTheme="minorHAnsi"/>
          <w:sz w:val="18"/>
          <w:szCs w:val="20"/>
        </w:rPr>
        <w:t xml:space="preserv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w:t>
      </w:r>
      <w:r w:rsidRPr="0087781B">
        <w:rPr>
          <w:rFonts w:eastAsia="Times New Roman" w:cs="Calibri"/>
          <w:sz w:val="18"/>
          <w:szCs w:val="18"/>
        </w:rPr>
        <w:t>value indicated on table B2</w:t>
      </w:r>
      <w:r w:rsidRPr="0087781B">
        <w:rPr>
          <w:rFonts w:asciiTheme="minorHAnsi" w:hAnsiTheme="minorHAnsi"/>
          <w:sz w:val="18"/>
          <w:szCs w:val="20"/>
        </w:rPr>
        <w:t>.</w:t>
      </w:r>
    </w:p>
    <w:p w14:paraId="1164BE66" w14:textId="68A476D4"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sz w:val="18"/>
          <w:szCs w:val="18"/>
        </w:rPr>
        <w:t xml:space="preserve">Loop Pipe Insulation Thickness </w:t>
      </w:r>
      <w:r w:rsidRPr="0087781B">
        <w:rPr>
          <w:rFonts w:asciiTheme="minorHAnsi" w:hAnsiTheme="minorHAnsi"/>
          <w:sz w:val="18"/>
          <w:szCs w:val="20"/>
        </w:rPr>
        <w:t xml:space="preserve">–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the </w:t>
      </w:r>
      <w:r w:rsidRPr="0087781B">
        <w:rPr>
          <w:rFonts w:eastAsia="Times New Roman" w:cs="Calibri"/>
          <w:sz w:val="18"/>
          <w:szCs w:val="18"/>
        </w:rPr>
        <w:t>value indicated on table B2</w:t>
      </w:r>
      <w:r w:rsidRPr="0087781B">
        <w:rPr>
          <w:rFonts w:asciiTheme="minorHAnsi" w:hAnsiTheme="minorHAnsi"/>
          <w:sz w:val="18"/>
          <w:szCs w:val="20"/>
        </w:rPr>
        <w:t>.</w:t>
      </w:r>
    </w:p>
    <w:p w14:paraId="3E3C80FD" w14:textId="23F79968" w:rsidR="0038341F" w:rsidRPr="0087781B" w:rsidRDefault="0038341F" w:rsidP="0087781B">
      <w:pPr>
        <w:pStyle w:val="ListParagraph"/>
        <w:keepNext/>
        <w:numPr>
          <w:ilvl w:val="0"/>
          <w:numId w:val="48"/>
        </w:numPr>
        <w:spacing w:after="0" w:line="240" w:lineRule="auto"/>
        <w:rPr>
          <w:rFonts w:asciiTheme="minorHAnsi" w:hAnsiTheme="minorHAnsi" w:cstheme="minorHAnsi"/>
          <w:sz w:val="18"/>
          <w:szCs w:val="18"/>
        </w:rPr>
      </w:pPr>
      <w:r w:rsidRPr="0087781B">
        <w:rPr>
          <w:rFonts w:eastAsia="Times New Roman" w:cstheme="minorHAnsi"/>
          <w:sz w:val="18"/>
          <w:szCs w:val="18"/>
        </w:rPr>
        <w:t xml:space="preserve">Loop Tank </w:t>
      </w:r>
      <w:r w:rsidRPr="0087781B">
        <w:rPr>
          <w:rFonts w:asciiTheme="minorHAnsi" w:hAnsiTheme="minorHAnsi"/>
          <w:sz w:val="18"/>
          <w:szCs w:val="20"/>
        </w:rPr>
        <w:t>– Reference information from Table B2.</w:t>
      </w:r>
    </w:p>
    <w:p w14:paraId="4F75A4C0" w14:textId="00A8DB7B" w:rsidR="00294A45" w:rsidRPr="00BC623E" w:rsidRDefault="00294A45" w:rsidP="00D754D9">
      <w:pPr>
        <w:keepNext/>
        <w:spacing w:after="0" w:line="240" w:lineRule="auto"/>
        <w:ind w:left="720" w:hanging="450"/>
        <w:rPr>
          <w:rFonts w:asciiTheme="minorHAnsi" w:hAnsiTheme="minorHAnsi" w:cstheme="minorHAnsi"/>
          <w:sz w:val="18"/>
          <w:szCs w:val="18"/>
        </w:rPr>
      </w:pPr>
    </w:p>
    <w:p w14:paraId="6E48F24D" w14:textId="4FF547CA" w:rsidR="00287A60" w:rsidRPr="00BC623E" w:rsidRDefault="00287A60" w:rsidP="00287A6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 xml:space="preserve">D. Design </w:t>
      </w:r>
      <w:r w:rsidR="00DF4A6F" w:rsidRPr="00BC623E">
        <w:rPr>
          <w:rFonts w:asciiTheme="minorHAnsi" w:hAnsiTheme="minorHAnsi" w:cstheme="minorHAnsi"/>
          <w:b/>
          <w:sz w:val="18"/>
          <w:szCs w:val="18"/>
        </w:rPr>
        <w:t xml:space="preserve">Central </w:t>
      </w:r>
      <w:r w:rsidRPr="00BC623E">
        <w:rPr>
          <w:rFonts w:asciiTheme="minorHAnsi" w:hAnsiTheme="minorHAnsi" w:cstheme="minorHAnsi"/>
          <w:b/>
          <w:sz w:val="18"/>
          <w:szCs w:val="18"/>
        </w:rPr>
        <w:t>Water Heating Distribution Systems Information</w:t>
      </w:r>
    </w:p>
    <w:p w14:paraId="7F846B08" w14:textId="04332DA4" w:rsidR="00287A60" w:rsidRPr="00BC623E" w:rsidRDefault="00287A60" w:rsidP="00287A60">
      <w:pPr>
        <w:keepNext/>
        <w:spacing w:after="0" w:line="240" w:lineRule="auto"/>
        <w:ind w:left="720" w:hanging="450"/>
        <w:rPr>
          <w:rFonts w:asciiTheme="minorHAnsi" w:hAnsiTheme="minorHAnsi" w:cstheme="minorHAnsi"/>
          <w:sz w:val="18"/>
          <w:szCs w:val="18"/>
        </w:rPr>
      </w:pPr>
      <w:r w:rsidRPr="00BC623E">
        <w:rPr>
          <w:rFonts w:asciiTheme="minorHAnsi" w:eastAsia="Times New Roman" w:hAnsiTheme="minorHAnsi" w:cstheme="minorHAnsi"/>
          <w:sz w:val="18"/>
          <w:szCs w:val="18"/>
        </w:rPr>
        <w:t xml:space="preserve">This table reports the water heating distribution types specified on the registered </w:t>
      </w:r>
      <w:r w:rsidR="00712D4B">
        <w:rPr>
          <w:rFonts w:asciiTheme="minorHAnsi" w:eastAsia="Times New Roman" w:hAnsiTheme="minorHAnsi" w:cstheme="minorHAnsi"/>
          <w:sz w:val="18"/>
          <w:szCs w:val="18"/>
        </w:rPr>
        <w:t>LMCC</w:t>
      </w:r>
      <w:r w:rsidRPr="00BC623E">
        <w:rPr>
          <w:rFonts w:asciiTheme="minorHAnsi" w:eastAsia="Times New Roman" w:hAnsiTheme="minorHAnsi" w:cstheme="minorHAnsi"/>
          <w:sz w:val="18"/>
          <w:szCs w:val="18"/>
        </w:rPr>
        <w:t xml:space="preserve"> compliance document for this project.</w:t>
      </w:r>
      <w:r w:rsidRPr="00BC623E">
        <w:rPr>
          <w:rFonts w:asciiTheme="minorHAnsi" w:hAnsiTheme="minorHAnsi" w:cstheme="minorHAnsi"/>
          <w:b/>
          <w:sz w:val="18"/>
          <w:szCs w:val="18"/>
        </w:rPr>
        <w:t xml:space="preserve"> </w:t>
      </w:r>
    </w:p>
    <w:p w14:paraId="0451C9C6" w14:textId="77777777" w:rsidR="00287A60" w:rsidRPr="00BC623E" w:rsidRDefault="00287A60" w:rsidP="00B67E3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p>
    <w:p w14:paraId="00CE8B7B" w14:textId="4D2285D0" w:rsidR="00294A45" w:rsidRPr="00BC623E" w:rsidRDefault="00294A45" w:rsidP="00B67E3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E. Installed</w:t>
      </w:r>
      <w:r w:rsidR="00DF4A6F" w:rsidRPr="00BC623E">
        <w:rPr>
          <w:rFonts w:asciiTheme="minorHAnsi" w:hAnsiTheme="minorHAnsi" w:cstheme="minorHAnsi"/>
          <w:b/>
          <w:sz w:val="18"/>
          <w:szCs w:val="18"/>
        </w:rPr>
        <w:t xml:space="preserve"> Central </w:t>
      </w:r>
      <w:r w:rsidRPr="00BC623E">
        <w:rPr>
          <w:rFonts w:asciiTheme="minorHAnsi" w:hAnsiTheme="minorHAnsi" w:cstheme="minorHAnsi"/>
          <w:b/>
          <w:sz w:val="18"/>
          <w:szCs w:val="18"/>
        </w:rPr>
        <w:t>Water Heating Distribution Systems Information</w:t>
      </w:r>
    </w:p>
    <w:p w14:paraId="5775DE5B" w14:textId="28BFBF1D" w:rsidR="00C34538" w:rsidRPr="0087781B" w:rsidRDefault="00C34538" w:rsidP="0087781B">
      <w:pPr>
        <w:pStyle w:val="ListParagraph"/>
        <w:keepNext/>
        <w:numPr>
          <w:ilvl w:val="0"/>
          <w:numId w:val="49"/>
        </w:numPr>
        <w:spacing w:after="0" w:line="240" w:lineRule="auto"/>
        <w:ind w:left="720"/>
        <w:rPr>
          <w:rFonts w:asciiTheme="minorHAnsi" w:hAnsiTheme="minorHAnsi" w:cstheme="minorHAnsi"/>
          <w:sz w:val="18"/>
          <w:szCs w:val="20"/>
        </w:rPr>
      </w:pPr>
      <w:r w:rsidRPr="0087781B">
        <w:rPr>
          <w:rFonts w:asciiTheme="minorHAnsi" w:hAnsiTheme="minorHAnsi" w:cstheme="minorHAnsi"/>
          <w:sz w:val="18"/>
          <w:szCs w:val="20"/>
        </w:rPr>
        <w:t xml:space="preserve">Water Heating System ID or Name – Reference information from </w:t>
      </w:r>
      <w:r w:rsidR="00712D4B" w:rsidRPr="0087781B">
        <w:rPr>
          <w:rFonts w:asciiTheme="minorHAnsi" w:hAnsiTheme="minorHAnsi" w:cstheme="minorHAnsi"/>
          <w:sz w:val="18"/>
          <w:szCs w:val="20"/>
        </w:rPr>
        <w:t>LMCC</w:t>
      </w:r>
      <w:r w:rsidRPr="0087781B">
        <w:rPr>
          <w:rFonts w:asciiTheme="minorHAnsi" w:hAnsiTheme="minorHAnsi" w:cstheme="minorHAnsi"/>
          <w:sz w:val="18"/>
          <w:szCs w:val="20"/>
        </w:rPr>
        <w:t>.</w:t>
      </w:r>
    </w:p>
    <w:p w14:paraId="607E07FA" w14:textId="5DFF0BA8" w:rsidR="00D754D9" w:rsidRPr="0087781B" w:rsidRDefault="00D754D9" w:rsidP="0087781B">
      <w:pPr>
        <w:pStyle w:val="ListParagraph"/>
        <w:keepNext/>
        <w:numPr>
          <w:ilvl w:val="0"/>
          <w:numId w:val="49"/>
        </w:numPr>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 xml:space="preserve">Central DHW System Distribution Type </w:t>
      </w:r>
      <w:r w:rsidR="003D5896" w:rsidRPr="0087781B">
        <w:rPr>
          <w:rFonts w:asciiTheme="minorHAnsi" w:hAnsiTheme="minorHAnsi" w:cstheme="minorHAnsi"/>
          <w:sz w:val="18"/>
          <w:szCs w:val="18"/>
        </w:rPr>
        <w:t>=</w:t>
      </w:r>
      <w:r w:rsidRPr="0087781B">
        <w:rPr>
          <w:rFonts w:asciiTheme="minorHAnsi" w:hAnsiTheme="minorHAnsi" w:cstheme="minorHAnsi"/>
          <w:sz w:val="18"/>
          <w:szCs w:val="18"/>
        </w:rPr>
        <w:t xml:space="preserve">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B" w14:textId="78EFAC40" w:rsidR="00D754D9" w:rsidRPr="0087781B" w:rsidRDefault="00D754D9" w:rsidP="0087781B">
      <w:pPr>
        <w:pStyle w:val="ListParagraph"/>
        <w:keepNext/>
        <w:numPr>
          <w:ilvl w:val="0"/>
          <w:numId w:val="49"/>
        </w:numPr>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 xml:space="preserve">Dwelling Unit DHW System Distribution Type </w:t>
      </w:r>
      <w:r w:rsidR="003D5896" w:rsidRPr="0087781B">
        <w:rPr>
          <w:rFonts w:asciiTheme="minorHAnsi" w:hAnsiTheme="minorHAnsi" w:cstheme="minorHAnsi"/>
          <w:sz w:val="18"/>
          <w:szCs w:val="18"/>
        </w:rPr>
        <w:t>=</w:t>
      </w:r>
      <w:r w:rsidRPr="0087781B">
        <w:rPr>
          <w:rFonts w:asciiTheme="minorHAnsi" w:hAnsiTheme="minorHAnsi" w:cstheme="minorHAnsi"/>
          <w:sz w:val="18"/>
          <w:szCs w:val="18"/>
        </w:rPr>
        <w:t xml:space="preserve">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C" w14:textId="34E94B35"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607E07FD" w14:textId="2DFA3605" w:rsidR="00D754D9" w:rsidRPr="00BC623E" w:rsidRDefault="00294A45"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F</w:t>
      </w:r>
      <w:r w:rsidR="00D754D9" w:rsidRPr="00BC623E">
        <w:rPr>
          <w:rFonts w:asciiTheme="minorHAnsi" w:hAnsiTheme="minorHAnsi" w:cstheme="minorHAnsi"/>
          <w:b/>
          <w:sz w:val="18"/>
          <w:szCs w:val="18"/>
        </w:rPr>
        <w:t>. Installed Water Heater Manufacturer Information</w:t>
      </w:r>
    </w:p>
    <w:p w14:paraId="607E07FE" w14:textId="26497443"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This table reports the manufacturer information of the installed water heater(s). Require one line for each installed water heater</w:t>
      </w:r>
    </w:p>
    <w:p w14:paraId="607E0800" w14:textId="567A4610" w:rsidR="00D754D9" w:rsidRPr="0087781B" w:rsidRDefault="00D754D9" w:rsidP="0087781B">
      <w:pPr>
        <w:pStyle w:val="ListParagraph"/>
        <w:numPr>
          <w:ilvl w:val="0"/>
          <w:numId w:val="5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 xml:space="preserve">Water Heating System ID or Name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w:t>
      </w:r>
    </w:p>
    <w:p w14:paraId="607E0801" w14:textId="129C465C" w:rsidR="00D754D9" w:rsidRPr="0087781B" w:rsidRDefault="00D754D9" w:rsidP="0087781B">
      <w:pPr>
        <w:pStyle w:val="ListParagraph"/>
        <w:numPr>
          <w:ilvl w:val="0"/>
          <w:numId w:val="5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lastRenderedPageBreak/>
        <w:t>Manufacturer – User input. Enter the name of the water heater manufacturer.</w:t>
      </w:r>
    </w:p>
    <w:p w14:paraId="607E0802" w14:textId="59E14278" w:rsidR="00D754D9" w:rsidRPr="0087781B" w:rsidRDefault="00D754D9" w:rsidP="0087781B">
      <w:pPr>
        <w:pStyle w:val="ListParagraph"/>
        <w:numPr>
          <w:ilvl w:val="0"/>
          <w:numId w:val="5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Model Number – User input. Enter the model number of the water heater.</w:t>
      </w:r>
    </w:p>
    <w:p w14:paraId="607E0803" w14:textId="25D508A8"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AD8176C" w14:textId="72F717A9" w:rsidR="00F858EE" w:rsidRPr="00BC623E" w:rsidRDefault="00294A45" w:rsidP="00072AD8">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G</w:t>
      </w:r>
      <w:r w:rsidR="00D754D9" w:rsidRPr="00BC623E">
        <w:rPr>
          <w:rFonts w:asciiTheme="minorHAnsi" w:hAnsiTheme="minorHAnsi" w:cstheme="minorHAnsi"/>
          <w:b/>
          <w:sz w:val="18"/>
          <w:szCs w:val="18"/>
        </w:rPr>
        <w:t xml:space="preserve">. </w:t>
      </w:r>
      <w:r w:rsidR="00F858EE" w:rsidRPr="00BC623E">
        <w:rPr>
          <w:rFonts w:asciiTheme="minorHAnsi" w:hAnsiTheme="minorHAnsi" w:cstheme="minorHAnsi"/>
          <w:b/>
          <w:sz w:val="18"/>
          <w:szCs w:val="18"/>
        </w:rPr>
        <w:t>Mandatory Requirements for All Central Domestic Hot Water Recirculation Systems</w:t>
      </w:r>
    </w:p>
    <w:p w14:paraId="607E0805" w14:textId="3A1AFBBE"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lists the requirements for all central recirculation systems.  Installer must ensure all the requirements </w:t>
      </w:r>
      <w:r w:rsidR="00241C88" w:rsidRPr="00BC623E">
        <w:rPr>
          <w:rFonts w:asciiTheme="minorHAnsi" w:hAnsiTheme="minorHAnsi" w:cstheme="minorHAnsi"/>
          <w:sz w:val="18"/>
          <w:szCs w:val="18"/>
        </w:rPr>
        <w:t>i</w:t>
      </w:r>
      <w:r w:rsidRPr="00BC623E">
        <w:rPr>
          <w:rFonts w:asciiTheme="minorHAnsi" w:hAnsiTheme="minorHAnsi" w:cstheme="minorHAnsi"/>
          <w:sz w:val="18"/>
          <w:szCs w:val="18"/>
        </w:rPr>
        <w:t xml:space="preserve">n this table are met. </w:t>
      </w:r>
    </w:p>
    <w:p w14:paraId="607E0806" w14:textId="383883E3"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p>
    <w:p w14:paraId="5D66B7A8" w14:textId="77777777" w:rsidR="00294A45" w:rsidRPr="00BC623E" w:rsidRDefault="00294A45" w:rsidP="00D754D9">
      <w:pPr>
        <w:keepNext/>
        <w:spacing w:after="0" w:line="240" w:lineRule="auto"/>
        <w:rPr>
          <w:rFonts w:asciiTheme="minorHAnsi" w:hAnsiTheme="minorHAnsi" w:cstheme="minorHAnsi"/>
          <w:b/>
          <w:sz w:val="18"/>
          <w:szCs w:val="18"/>
        </w:rPr>
      </w:pPr>
    </w:p>
    <w:p w14:paraId="607E080F" w14:textId="7F060B9D"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p>
    <w:p w14:paraId="607E0813" w14:textId="1E22DF2C" w:rsidR="00183712" w:rsidRPr="00294A45" w:rsidRDefault="00183712" w:rsidP="00FA67C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sectPr w:rsidR="00183712" w:rsidRPr="00294A45" w:rsidSect="00747CBA">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tbl>
      <w:tblPr>
        <w:tblpPr w:leftFromText="180" w:rightFromText="180" w:vertAnchor="text" w:tblpY="1"/>
        <w:tblOverlap w:val="never"/>
        <w:tblW w:w="0" w:type="auto"/>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70"/>
        <w:gridCol w:w="7618"/>
        <w:gridCol w:w="5002"/>
      </w:tblGrid>
      <w:tr w:rsidR="00276172" w:rsidRPr="006F1F7B" w14:paraId="64CDCB19" w14:textId="77777777" w:rsidTr="002A39E6">
        <w:trPr>
          <w:trHeight w:val="144"/>
        </w:trPr>
        <w:tc>
          <w:tcPr>
            <w:tcW w:w="14390" w:type="dxa"/>
            <w:gridSpan w:val="3"/>
            <w:tcBorders>
              <w:top w:val="single" w:sz="4" w:space="0" w:color="auto"/>
              <w:bottom w:val="single" w:sz="4" w:space="0" w:color="auto"/>
            </w:tcBorders>
            <w:vAlign w:val="center"/>
          </w:tcPr>
          <w:p w14:paraId="7BB834C8" w14:textId="77777777" w:rsidR="00276172" w:rsidRPr="002A39E6" w:rsidRDefault="00276172" w:rsidP="00980F3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1462EE">
              <w:rPr>
                <w:rFonts w:asciiTheme="minorHAnsi" w:hAnsiTheme="minorHAnsi" w:cstheme="minorHAnsi"/>
                <w:b/>
                <w:sz w:val="20"/>
                <w:szCs w:val="20"/>
              </w:rPr>
              <w:lastRenderedPageBreak/>
              <w:t>A. General Information</w:t>
            </w:r>
          </w:p>
        </w:tc>
      </w:tr>
      <w:tr w:rsidR="00276172" w:rsidRPr="006F1F7B" w14:paraId="4D736056" w14:textId="77777777" w:rsidTr="002A39E6">
        <w:trPr>
          <w:trHeight w:val="144"/>
        </w:trPr>
        <w:tc>
          <w:tcPr>
            <w:tcW w:w="1770" w:type="dxa"/>
            <w:tcBorders>
              <w:top w:val="single" w:sz="4" w:space="0" w:color="auto"/>
              <w:bottom w:val="single" w:sz="4" w:space="0" w:color="auto"/>
              <w:right w:val="single" w:sz="4" w:space="0" w:color="auto"/>
            </w:tcBorders>
            <w:vAlign w:val="center"/>
          </w:tcPr>
          <w:p w14:paraId="45F57465" w14:textId="77777777" w:rsidR="00276172" w:rsidRPr="00B67E3D" w:rsidRDefault="00276172" w:rsidP="00980F3E">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7618" w:type="dxa"/>
            <w:tcBorders>
              <w:top w:val="single" w:sz="4" w:space="0" w:color="auto"/>
              <w:left w:val="single" w:sz="4" w:space="0" w:color="auto"/>
              <w:bottom w:val="single" w:sz="4" w:space="0" w:color="auto"/>
              <w:right w:val="single" w:sz="4" w:space="0" w:color="auto"/>
            </w:tcBorders>
            <w:vAlign w:val="center"/>
          </w:tcPr>
          <w:p w14:paraId="747F1942" w14:textId="0DF81D50" w:rsidR="00276172" w:rsidRPr="00B67E3D" w:rsidRDefault="002C7A8A" w:rsidP="00980F3E">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Pr>
                <w:rFonts w:asciiTheme="minorHAnsi" w:eastAsia="Times New Roman" w:hAnsiTheme="minorHAnsi" w:cstheme="minorHAnsi"/>
                <w:sz w:val="20"/>
                <w:szCs w:val="20"/>
              </w:rPr>
              <w:t>Building</w:t>
            </w:r>
            <w:r w:rsidR="00276172" w:rsidRPr="00B67E3D">
              <w:rPr>
                <w:rFonts w:asciiTheme="minorHAnsi" w:eastAsia="Times New Roman" w:hAnsiTheme="minorHAnsi" w:cstheme="minorHAnsi"/>
                <w:sz w:val="20"/>
                <w:szCs w:val="20"/>
              </w:rPr>
              <w:t xml:space="preserve"> Name</w:t>
            </w:r>
          </w:p>
        </w:tc>
        <w:tc>
          <w:tcPr>
            <w:tcW w:w="5002" w:type="dxa"/>
            <w:tcBorders>
              <w:top w:val="single" w:sz="4" w:space="0" w:color="auto"/>
              <w:left w:val="single" w:sz="4" w:space="0" w:color="auto"/>
              <w:bottom w:val="single" w:sz="4" w:space="0" w:color="auto"/>
            </w:tcBorders>
            <w:vAlign w:val="center"/>
          </w:tcPr>
          <w:p w14:paraId="4AF8FF9F" w14:textId="23AA67A8" w:rsidR="00276172" w:rsidRPr="00B67E3D" w:rsidRDefault="001772DD" w:rsidP="00980F3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&lt;&lt;User input&gt;&gt;</w:t>
            </w:r>
          </w:p>
        </w:tc>
      </w:tr>
    </w:tbl>
    <w:p w14:paraId="15D4FBFE" w14:textId="77777777" w:rsidR="00770BB3" w:rsidRDefault="00770BB3" w:rsidP="00F947E9">
      <w:pPr>
        <w:spacing w:after="0"/>
      </w:pPr>
    </w:p>
    <w:tbl>
      <w:tblPr>
        <w:tblpPr w:leftFromText="180" w:rightFromText="180" w:vertAnchor="text" w:tblpY="1"/>
        <w:tblOverlap w:val="never"/>
        <w:tblW w:w="143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14"/>
        <w:gridCol w:w="1074"/>
        <w:gridCol w:w="1158"/>
        <w:gridCol w:w="1015"/>
        <w:gridCol w:w="1134"/>
        <w:gridCol w:w="1170"/>
        <w:gridCol w:w="1260"/>
        <w:gridCol w:w="1260"/>
        <w:gridCol w:w="1663"/>
        <w:gridCol w:w="1330"/>
        <w:gridCol w:w="1156"/>
        <w:gridCol w:w="1161"/>
      </w:tblGrid>
      <w:tr w:rsidR="0093093E" w:rsidRPr="006F1F7B" w14:paraId="3698281C" w14:textId="77777777" w:rsidTr="0033180C">
        <w:trPr>
          <w:cantSplit/>
          <w:trHeight w:val="144"/>
        </w:trPr>
        <w:tc>
          <w:tcPr>
            <w:tcW w:w="14395" w:type="dxa"/>
            <w:gridSpan w:val="12"/>
            <w:tcBorders>
              <w:top w:val="single" w:sz="4" w:space="0" w:color="auto"/>
              <w:left w:val="single" w:sz="4" w:space="0" w:color="auto"/>
              <w:bottom w:val="single" w:sz="4" w:space="0" w:color="auto"/>
              <w:right w:val="single" w:sz="4" w:space="0" w:color="auto"/>
            </w:tcBorders>
            <w:vAlign w:val="center"/>
          </w:tcPr>
          <w:p w14:paraId="7828BFC5" w14:textId="0FAFF313" w:rsidR="0093093E" w:rsidRPr="00DF4A6F" w:rsidRDefault="00276172" w:rsidP="00F947E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695C28">
              <w:rPr>
                <w:rFonts w:asciiTheme="minorHAnsi" w:hAnsiTheme="minorHAnsi" w:cstheme="minorHAnsi"/>
                <w:b/>
                <w:sz w:val="20"/>
                <w:szCs w:val="20"/>
              </w:rPr>
              <w:t>B</w:t>
            </w:r>
            <w:r w:rsidR="0093093E" w:rsidRPr="00695C28">
              <w:rPr>
                <w:rFonts w:asciiTheme="minorHAnsi" w:hAnsiTheme="minorHAnsi" w:cstheme="minorHAnsi"/>
                <w:b/>
                <w:sz w:val="20"/>
                <w:szCs w:val="20"/>
              </w:rPr>
              <w:t xml:space="preserve">. Design Central Water Heating Systems Information </w:t>
            </w:r>
          </w:p>
          <w:p w14:paraId="0D3C42F9" w14:textId="5AB57779" w:rsidR="0001647D" w:rsidRDefault="00770F7D"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sz w:val="18"/>
                <w:szCs w:val="18"/>
              </w:rPr>
              <w:t>&lt;&lt;Static Text - see the top&gt;&gt;</w:t>
            </w:r>
            <w:r w:rsidR="0001647D">
              <w:rPr>
                <w:rFonts w:cstheme="minorHAnsi"/>
                <w:sz w:val="20"/>
                <w:szCs w:val="20"/>
              </w:rPr>
              <w:t xml:space="preserve">&lt;&lt;If LMCC </w:t>
            </w:r>
            <w:r w:rsidR="00DC1EA1">
              <w:rPr>
                <w:rFonts w:cstheme="minorHAnsi"/>
                <w:sz w:val="20"/>
                <w:szCs w:val="20"/>
              </w:rPr>
              <w:t xml:space="preserve">only </w:t>
            </w:r>
            <w:r w:rsidR="0001647D">
              <w:rPr>
                <w:rFonts w:cstheme="minorHAnsi"/>
                <w:sz w:val="20"/>
                <w:szCs w:val="20"/>
              </w:rPr>
              <w:t xml:space="preserve">has CHPWH, </w:t>
            </w:r>
            <w:r w:rsidR="0001647D" w:rsidRPr="00E12A63">
              <w:rPr>
                <w:rFonts w:asciiTheme="minorHAnsi" w:hAnsiTheme="minorHAnsi" w:cstheme="minorHAnsi"/>
                <w:sz w:val="20"/>
                <w:szCs w:val="20"/>
              </w:rPr>
              <w:t>display the "section does not apply" message</w:t>
            </w:r>
            <w:r w:rsidR="0001647D">
              <w:rPr>
                <w:rFonts w:cstheme="minorHAnsi"/>
                <w:sz w:val="20"/>
                <w:szCs w:val="20"/>
              </w:rPr>
              <w:t>&gt;&gt;</w:t>
            </w:r>
          </w:p>
          <w:p w14:paraId="4E51E3AC" w14:textId="7EB53392" w:rsidR="00F2291F" w:rsidRPr="00980F3E" w:rsidRDefault="00B841B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on the </w:t>
            </w:r>
            <w:r w:rsidR="00065668">
              <w:rPr>
                <w:rFonts w:asciiTheme="minorHAnsi" w:eastAsia="Times New Roman" w:hAnsiTheme="minorHAnsi" w:cstheme="minorHAnsi"/>
                <w:sz w:val="20"/>
                <w:szCs w:val="20"/>
              </w:rPr>
              <w:t>LMCC</w:t>
            </w:r>
            <w:r>
              <w:rPr>
                <w:rFonts w:asciiTheme="minorHAnsi" w:eastAsia="Times New Roman" w:hAnsiTheme="minorHAnsi" w:cstheme="minorHAnsi"/>
                <w:sz w:val="20"/>
                <w:szCs w:val="20"/>
              </w:rPr>
              <w:t>-PRF&gt;&gt;</w:t>
            </w:r>
          </w:p>
        </w:tc>
      </w:tr>
      <w:tr w:rsidR="0033180C" w:rsidRPr="006F1F7B" w14:paraId="26CD2432"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center"/>
          </w:tcPr>
          <w:p w14:paraId="06477FD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1074" w:type="dxa"/>
            <w:tcBorders>
              <w:top w:val="single" w:sz="4" w:space="0" w:color="auto"/>
              <w:left w:val="single" w:sz="4" w:space="0" w:color="auto"/>
              <w:bottom w:val="single" w:sz="4" w:space="0" w:color="auto"/>
              <w:right w:val="single" w:sz="4" w:space="0" w:color="auto"/>
            </w:tcBorders>
            <w:vAlign w:val="center"/>
          </w:tcPr>
          <w:p w14:paraId="0000CB8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1158" w:type="dxa"/>
            <w:tcBorders>
              <w:top w:val="single" w:sz="4" w:space="0" w:color="auto"/>
              <w:left w:val="single" w:sz="4" w:space="0" w:color="auto"/>
              <w:bottom w:val="single" w:sz="4" w:space="0" w:color="auto"/>
              <w:right w:val="single" w:sz="4" w:space="0" w:color="auto"/>
            </w:tcBorders>
            <w:vAlign w:val="center"/>
          </w:tcPr>
          <w:p w14:paraId="398DB5A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c>
          <w:tcPr>
            <w:tcW w:w="1015" w:type="dxa"/>
            <w:tcBorders>
              <w:top w:val="single" w:sz="4" w:space="0" w:color="auto"/>
              <w:left w:val="single" w:sz="4" w:space="0" w:color="auto"/>
              <w:bottom w:val="single" w:sz="4" w:space="0" w:color="auto"/>
              <w:right w:val="single" w:sz="4" w:space="0" w:color="auto"/>
            </w:tcBorders>
            <w:vAlign w:val="center"/>
          </w:tcPr>
          <w:p w14:paraId="0C7E311F"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04</w:t>
            </w:r>
          </w:p>
        </w:tc>
        <w:tc>
          <w:tcPr>
            <w:tcW w:w="1134" w:type="dxa"/>
            <w:tcBorders>
              <w:top w:val="single" w:sz="4" w:space="0" w:color="auto"/>
              <w:left w:val="single" w:sz="4" w:space="0" w:color="auto"/>
              <w:bottom w:val="single" w:sz="4" w:space="0" w:color="auto"/>
              <w:right w:val="single" w:sz="4" w:space="0" w:color="auto"/>
            </w:tcBorders>
            <w:vAlign w:val="center"/>
          </w:tcPr>
          <w:p w14:paraId="602F19A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05</w:t>
            </w:r>
          </w:p>
        </w:tc>
        <w:tc>
          <w:tcPr>
            <w:tcW w:w="1170" w:type="dxa"/>
            <w:tcBorders>
              <w:top w:val="single" w:sz="4" w:space="0" w:color="auto"/>
              <w:left w:val="single" w:sz="4" w:space="0" w:color="auto"/>
              <w:bottom w:val="single" w:sz="4" w:space="0" w:color="auto"/>
              <w:right w:val="single" w:sz="4" w:space="0" w:color="auto"/>
            </w:tcBorders>
            <w:vAlign w:val="center"/>
          </w:tcPr>
          <w:p w14:paraId="09F8CA2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06</w:t>
            </w:r>
          </w:p>
        </w:tc>
        <w:tc>
          <w:tcPr>
            <w:tcW w:w="1260" w:type="dxa"/>
            <w:tcBorders>
              <w:top w:val="single" w:sz="4" w:space="0" w:color="auto"/>
              <w:left w:val="single" w:sz="4" w:space="0" w:color="auto"/>
              <w:bottom w:val="single" w:sz="4" w:space="0" w:color="auto"/>
              <w:right w:val="single" w:sz="4" w:space="0" w:color="auto"/>
            </w:tcBorders>
            <w:vAlign w:val="center"/>
          </w:tcPr>
          <w:p w14:paraId="28701EE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07</w:t>
            </w:r>
          </w:p>
        </w:tc>
        <w:tc>
          <w:tcPr>
            <w:tcW w:w="1260" w:type="dxa"/>
            <w:tcBorders>
              <w:top w:val="single" w:sz="4" w:space="0" w:color="auto"/>
              <w:left w:val="single" w:sz="4" w:space="0" w:color="auto"/>
              <w:bottom w:val="single" w:sz="4" w:space="0" w:color="auto"/>
              <w:right w:val="single" w:sz="4" w:space="0" w:color="auto"/>
            </w:tcBorders>
            <w:vAlign w:val="center"/>
          </w:tcPr>
          <w:p w14:paraId="705D2FA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08</w:t>
            </w:r>
          </w:p>
        </w:tc>
        <w:tc>
          <w:tcPr>
            <w:tcW w:w="1663" w:type="dxa"/>
            <w:tcBorders>
              <w:top w:val="single" w:sz="4" w:space="0" w:color="auto"/>
              <w:left w:val="single" w:sz="4" w:space="0" w:color="auto"/>
              <w:bottom w:val="single" w:sz="4" w:space="0" w:color="auto"/>
              <w:right w:val="single" w:sz="4" w:space="0" w:color="auto"/>
            </w:tcBorders>
            <w:vAlign w:val="center"/>
          </w:tcPr>
          <w:p w14:paraId="41F9B69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09</w:t>
            </w:r>
          </w:p>
        </w:tc>
        <w:tc>
          <w:tcPr>
            <w:tcW w:w="1330" w:type="dxa"/>
            <w:tcBorders>
              <w:top w:val="single" w:sz="4" w:space="0" w:color="auto"/>
              <w:left w:val="single" w:sz="4" w:space="0" w:color="auto"/>
              <w:bottom w:val="single" w:sz="4" w:space="0" w:color="auto"/>
              <w:right w:val="single" w:sz="4" w:space="0" w:color="auto"/>
            </w:tcBorders>
            <w:vAlign w:val="center"/>
          </w:tcPr>
          <w:p w14:paraId="23DE9D3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10</w:t>
            </w:r>
          </w:p>
        </w:tc>
        <w:tc>
          <w:tcPr>
            <w:tcW w:w="1156" w:type="dxa"/>
            <w:tcBorders>
              <w:top w:val="single" w:sz="4" w:space="0" w:color="auto"/>
              <w:left w:val="single" w:sz="4" w:space="0" w:color="auto"/>
              <w:bottom w:val="single" w:sz="4" w:space="0" w:color="auto"/>
              <w:right w:val="single" w:sz="4" w:space="0" w:color="auto"/>
            </w:tcBorders>
            <w:vAlign w:val="center"/>
          </w:tcPr>
          <w:p w14:paraId="2E412E9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11</w:t>
            </w:r>
          </w:p>
        </w:tc>
        <w:tc>
          <w:tcPr>
            <w:tcW w:w="1161" w:type="dxa"/>
            <w:tcBorders>
              <w:top w:val="single" w:sz="4" w:space="0" w:color="auto"/>
              <w:left w:val="single" w:sz="4" w:space="0" w:color="auto"/>
              <w:bottom w:val="single" w:sz="4" w:space="0" w:color="auto"/>
              <w:right w:val="single" w:sz="4" w:space="0" w:color="auto"/>
            </w:tcBorders>
            <w:vAlign w:val="center"/>
          </w:tcPr>
          <w:p w14:paraId="15A4AC1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12</w:t>
            </w:r>
          </w:p>
        </w:tc>
      </w:tr>
      <w:tr w:rsidR="0033180C" w:rsidRPr="006F1F7B" w14:paraId="51215864"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bottom"/>
          </w:tcPr>
          <w:p w14:paraId="2571102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1074" w:type="dxa"/>
            <w:tcBorders>
              <w:top w:val="single" w:sz="4" w:space="0" w:color="auto"/>
              <w:left w:val="single" w:sz="4" w:space="0" w:color="auto"/>
              <w:bottom w:val="single" w:sz="4" w:space="0" w:color="auto"/>
              <w:right w:val="single" w:sz="4" w:space="0" w:color="auto"/>
            </w:tcBorders>
            <w:vAlign w:val="bottom"/>
          </w:tcPr>
          <w:p w14:paraId="7D85B82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Water Heating System Type</w:t>
            </w:r>
          </w:p>
        </w:tc>
        <w:tc>
          <w:tcPr>
            <w:tcW w:w="1158" w:type="dxa"/>
            <w:tcBorders>
              <w:top w:val="single" w:sz="4" w:space="0" w:color="auto"/>
              <w:left w:val="single" w:sz="4" w:space="0" w:color="auto"/>
              <w:bottom w:val="single" w:sz="4" w:space="0" w:color="auto"/>
              <w:right w:val="single" w:sz="4" w:space="0" w:color="auto"/>
            </w:tcBorders>
            <w:vAlign w:val="bottom"/>
          </w:tcPr>
          <w:p w14:paraId="0DF79AE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Heater Type</w:t>
            </w:r>
          </w:p>
        </w:tc>
        <w:tc>
          <w:tcPr>
            <w:tcW w:w="1015" w:type="dxa"/>
            <w:tcBorders>
              <w:top w:val="single" w:sz="4" w:space="0" w:color="auto"/>
              <w:left w:val="single" w:sz="4" w:space="0" w:color="auto"/>
              <w:bottom w:val="single" w:sz="4" w:space="0" w:color="auto"/>
              <w:right w:val="single" w:sz="4" w:space="0" w:color="auto"/>
            </w:tcBorders>
            <w:vAlign w:val="bottom"/>
          </w:tcPr>
          <w:p w14:paraId="6EFE297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of Water Heaters in System</w:t>
            </w:r>
          </w:p>
        </w:tc>
        <w:tc>
          <w:tcPr>
            <w:tcW w:w="1134" w:type="dxa"/>
            <w:tcBorders>
              <w:top w:val="single" w:sz="4" w:space="0" w:color="auto"/>
              <w:left w:val="single" w:sz="4" w:space="0" w:color="auto"/>
              <w:bottom w:val="single" w:sz="4" w:space="0" w:color="auto"/>
              <w:right w:val="single" w:sz="4" w:space="0" w:color="auto"/>
            </w:tcBorders>
            <w:vAlign w:val="bottom"/>
          </w:tcPr>
          <w:p w14:paraId="2789B81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Water Heater </w:t>
            </w:r>
          </w:p>
          <w:p w14:paraId="6968EA0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Storage</w:t>
            </w:r>
          </w:p>
          <w:p w14:paraId="78E60E6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Volume (gal)</w:t>
            </w:r>
          </w:p>
        </w:tc>
        <w:tc>
          <w:tcPr>
            <w:tcW w:w="1170" w:type="dxa"/>
            <w:tcBorders>
              <w:top w:val="single" w:sz="4" w:space="0" w:color="auto"/>
              <w:left w:val="single" w:sz="4" w:space="0" w:color="auto"/>
              <w:bottom w:val="single" w:sz="4" w:space="0" w:color="auto"/>
              <w:right w:val="single" w:sz="4" w:space="0" w:color="auto"/>
            </w:tcBorders>
            <w:vAlign w:val="bottom"/>
          </w:tcPr>
          <w:p w14:paraId="2CC3E17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Fuel Type</w:t>
            </w:r>
          </w:p>
        </w:tc>
        <w:tc>
          <w:tcPr>
            <w:tcW w:w="1260" w:type="dxa"/>
            <w:tcBorders>
              <w:top w:val="single" w:sz="4" w:space="0" w:color="auto"/>
              <w:left w:val="single" w:sz="4" w:space="0" w:color="auto"/>
              <w:bottom w:val="single" w:sz="4" w:space="0" w:color="auto"/>
              <w:right w:val="single" w:sz="4" w:space="0" w:color="auto"/>
            </w:tcBorders>
            <w:vAlign w:val="bottom"/>
          </w:tcPr>
          <w:p w14:paraId="71AE17F4" w14:textId="03FBD58E"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Rated Input Type</w:t>
            </w:r>
          </w:p>
        </w:tc>
        <w:tc>
          <w:tcPr>
            <w:tcW w:w="1260" w:type="dxa"/>
            <w:tcBorders>
              <w:top w:val="single" w:sz="4" w:space="0" w:color="auto"/>
              <w:left w:val="single" w:sz="4" w:space="0" w:color="auto"/>
              <w:bottom w:val="single" w:sz="4" w:space="0" w:color="auto"/>
              <w:right w:val="single" w:sz="4" w:space="0" w:color="auto"/>
            </w:tcBorders>
            <w:vAlign w:val="bottom"/>
          </w:tcPr>
          <w:p w14:paraId="3ED9D78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AA256A">
              <w:rPr>
                <w:rFonts w:asciiTheme="minorHAnsi" w:eastAsia="Times New Roman" w:hAnsiTheme="minorHAnsi" w:cstheme="minorHAnsi"/>
                <w:sz w:val="20"/>
                <w:szCs w:val="20"/>
              </w:rPr>
              <w:t>Rated Input Value</w:t>
            </w:r>
          </w:p>
        </w:tc>
        <w:tc>
          <w:tcPr>
            <w:tcW w:w="1663" w:type="dxa"/>
            <w:tcBorders>
              <w:top w:val="single" w:sz="4" w:space="0" w:color="auto"/>
              <w:left w:val="single" w:sz="4" w:space="0" w:color="auto"/>
              <w:bottom w:val="single" w:sz="4" w:space="0" w:color="auto"/>
              <w:right w:val="single" w:sz="4" w:space="0" w:color="auto"/>
            </w:tcBorders>
            <w:vAlign w:val="bottom"/>
          </w:tcPr>
          <w:p w14:paraId="462E923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Type</w:t>
            </w:r>
          </w:p>
        </w:tc>
        <w:tc>
          <w:tcPr>
            <w:tcW w:w="1330" w:type="dxa"/>
            <w:tcBorders>
              <w:top w:val="single" w:sz="4" w:space="0" w:color="auto"/>
              <w:left w:val="single" w:sz="4" w:space="0" w:color="auto"/>
              <w:bottom w:val="single" w:sz="4" w:space="0" w:color="auto"/>
              <w:right w:val="single" w:sz="4" w:space="0" w:color="auto"/>
            </w:tcBorders>
            <w:vAlign w:val="bottom"/>
          </w:tcPr>
          <w:p w14:paraId="03AB191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Value</w:t>
            </w:r>
          </w:p>
        </w:tc>
        <w:tc>
          <w:tcPr>
            <w:tcW w:w="1156" w:type="dxa"/>
            <w:tcBorders>
              <w:top w:val="single" w:sz="4" w:space="0" w:color="auto"/>
              <w:left w:val="single" w:sz="4" w:space="0" w:color="auto"/>
              <w:bottom w:val="single" w:sz="4" w:space="0" w:color="auto"/>
              <w:right w:val="single" w:sz="4" w:space="0" w:color="auto"/>
            </w:tcBorders>
            <w:vAlign w:val="bottom"/>
          </w:tcPr>
          <w:p w14:paraId="55EEAFD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Standby Loss </w:t>
            </w:r>
          </w:p>
          <w:p w14:paraId="40DDC50B"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t>
            </w:r>
          </w:p>
        </w:tc>
        <w:tc>
          <w:tcPr>
            <w:tcW w:w="1161" w:type="dxa"/>
            <w:tcBorders>
              <w:top w:val="single" w:sz="4" w:space="0" w:color="auto"/>
              <w:left w:val="single" w:sz="4" w:space="0" w:color="auto"/>
              <w:bottom w:val="single" w:sz="4" w:space="0" w:color="auto"/>
              <w:right w:val="single" w:sz="4" w:space="0" w:color="auto"/>
            </w:tcBorders>
            <w:vAlign w:val="bottom"/>
          </w:tcPr>
          <w:p w14:paraId="16DD1855" w14:textId="3EF50084"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Exterior </w:t>
            </w:r>
            <w:proofErr w:type="spellStart"/>
            <w:r w:rsidRPr="00B67E3D">
              <w:rPr>
                <w:rFonts w:asciiTheme="minorHAnsi" w:eastAsia="Times New Roman" w:hAnsiTheme="minorHAnsi" w:cstheme="minorHAnsi"/>
                <w:sz w:val="20"/>
                <w:szCs w:val="20"/>
              </w:rPr>
              <w:t>Insul</w:t>
            </w:r>
            <w:proofErr w:type="spellEnd"/>
            <w:r w:rsidRPr="00B67E3D">
              <w:rPr>
                <w:rFonts w:asciiTheme="minorHAnsi" w:eastAsia="Times New Roman" w:hAnsiTheme="minorHAnsi" w:cstheme="minorHAnsi"/>
                <w:sz w:val="20"/>
                <w:szCs w:val="20"/>
              </w:rPr>
              <w:t xml:space="preserve">. </w:t>
            </w:r>
          </w:p>
          <w:p w14:paraId="3AFB267B" w14:textId="5821AC0E"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R-Value</w:t>
            </w:r>
          </w:p>
        </w:tc>
      </w:tr>
      <w:tr w:rsidR="0033180C" w:rsidRPr="006F1F7B" w14:paraId="7921C0C0"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tcPr>
          <w:p w14:paraId="2FD7140F" w14:textId="08886759" w:rsidR="0093093E" w:rsidRPr="00B67E3D" w:rsidRDefault="0093093E" w:rsidP="006277A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F2291F">
              <w:rPr>
                <w:rFonts w:asciiTheme="minorHAnsi" w:eastAsia="Times New Roman" w:hAnsiTheme="minorHAnsi" w:cstheme="minorHAnsi"/>
                <w:sz w:val="20"/>
                <w:szCs w:val="20"/>
              </w:rPr>
              <w:t>R</w:t>
            </w:r>
            <w:r w:rsidRPr="00B67E3D">
              <w:rPr>
                <w:rFonts w:asciiTheme="minorHAnsi" w:eastAsia="Times New Roman" w:hAnsiTheme="minorHAnsi" w:cstheme="minorHAnsi"/>
                <w:sz w:val="20"/>
                <w:szCs w:val="20"/>
              </w:rPr>
              <w:t xml:space="preserve">eference values from </w:t>
            </w:r>
            <w:r w:rsidR="00712D4B">
              <w:rPr>
                <w:rFonts w:asciiTheme="minorHAnsi" w:eastAsia="Times New Roman" w:hAnsiTheme="minorHAnsi" w:cstheme="minorHAnsi"/>
                <w:sz w:val="20"/>
                <w:szCs w:val="20"/>
              </w:rPr>
              <w:t>LMCC</w:t>
            </w:r>
            <w:r w:rsidR="00BE508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074" w:type="dxa"/>
            <w:tcBorders>
              <w:top w:val="single" w:sz="4" w:space="0" w:color="auto"/>
              <w:left w:val="single" w:sz="4" w:space="0" w:color="auto"/>
              <w:bottom w:val="single" w:sz="4" w:space="0" w:color="auto"/>
              <w:right w:val="single" w:sz="4" w:space="0" w:color="auto"/>
            </w:tcBorders>
          </w:tcPr>
          <w:p w14:paraId="5E6B4504" w14:textId="73F165D2"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EF3B23">
              <w:rPr>
                <w:rFonts w:asciiTheme="minorHAnsi" w:eastAsia="Times New Roman" w:hAnsiTheme="minorHAnsi" w:cstheme="minorHAnsi"/>
                <w:sz w:val="20"/>
                <w:szCs w:val="20"/>
              </w:rPr>
              <w:t>If Performance</w:t>
            </w:r>
            <w:r w:rsidR="007D43E0">
              <w:rPr>
                <w:rFonts w:asciiTheme="minorHAnsi" w:eastAsia="Times New Roman" w:hAnsiTheme="minorHAnsi" w:cstheme="minorHAnsi"/>
                <w:sz w:val="20"/>
                <w:szCs w:val="20"/>
              </w:rPr>
              <w:t>, then</w:t>
            </w:r>
            <w:r w:rsidR="00C04956">
              <w:rPr>
                <w:rFonts w:asciiTheme="minorHAnsi" w:eastAsia="Times New Roman" w:hAnsiTheme="minorHAnsi" w:cstheme="minorHAnsi"/>
                <w:sz w:val="20"/>
                <w:szCs w:val="20"/>
              </w:rPr>
              <w:t xml:space="preserve"> reference</w:t>
            </w:r>
            <w:r w:rsidRPr="00B67E3D">
              <w:rPr>
                <w:rFonts w:asciiTheme="minorHAnsi" w:eastAsia="Times New Roman" w:hAnsiTheme="minorHAnsi" w:cstheme="minorHAnsi"/>
                <w:sz w:val="20"/>
                <w:szCs w:val="20"/>
              </w:rPr>
              <w:t xml:space="preserve"> values from </w:t>
            </w:r>
            <w:r w:rsidR="00712D4B">
              <w:rPr>
                <w:rFonts w:asciiTheme="minorHAnsi" w:eastAsia="Times New Roman" w:hAnsiTheme="minorHAnsi" w:cstheme="minorHAnsi"/>
                <w:sz w:val="20"/>
                <w:szCs w:val="20"/>
              </w:rPr>
              <w:t>LMCC</w:t>
            </w:r>
            <w:r w:rsidR="00F2291F">
              <w:rPr>
                <w:rFonts w:asciiTheme="minorHAnsi" w:eastAsia="Times New Roman" w:hAnsiTheme="minorHAnsi" w:cstheme="minorHAnsi"/>
                <w:sz w:val="20"/>
                <w:szCs w:val="20"/>
              </w:rPr>
              <w:t>-PRF-01</w:t>
            </w:r>
            <w:r w:rsidR="007D43E0">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p>
          <w:p w14:paraId="544383FE" w14:textId="4C75D13C" w:rsidR="0093093E" w:rsidRPr="00B67E3D" w:rsidRDefault="007D43E0"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a</w:t>
            </w:r>
            <w:r w:rsidR="0093093E" w:rsidRPr="00B67E3D">
              <w:rPr>
                <w:rFonts w:asciiTheme="minorHAnsi" w:eastAsia="Times New Roman" w:hAnsiTheme="minorHAnsi" w:cstheme="minorHAnsi"/>
                <w:sz w:val="20"/>
                <w:szCs w:val="20"/>
              </w:rPr>
              <w:t>llowed values</w:t>
            </w:r>
            <w:r w:rsidR="003E0E2F">
              <w:rPr>
                <w:rFonts w:asciiTheme="minorHAnsi" w:eastAsia="Times New Roman" w:hAnsiTheme="minorHAnsi" w:cstheme="minorHAnsi"/>
                <w:sz w:val="20"/>
                <w:szCs w:val="20"/>
              </w:rPr>
              <w:t>:</w:t>
            </w:r>
          </w:p>
          <w:p w14:paraId="3D2B8370" w14:textId="5C8FB0A2" w:rsidR="0093093E" w:rsidRPr="00B67E3D" w:rsidRDefault="0093093E" w:rsidP="00F947E9">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DHW, </w:t>
            </w:r>
            <w:r w:rsidR="00A37430">
              <w:rPr>
                <w:rFonts w:asciiTheme="minorHAnsi" w:eastAsia="Times New Roman" w:hAnsiTheme="minorHAnsi" w:cstheme="minorHAnsi"/>
                <w:sz w:val="20"/>
                <w:szCs w:val="20"/>
              </w:rPr>
              <w:t xml:space="preserve">Hydronic </w:t>
            </w:r>
            <w:r w:rsidRPr="00B67E3D">
              <w:rPr>
                <w:rFonts w:asciiTheme="minorHAnsi" w:eastAsia="Times New Roman" w:hAnsiTheme="minorHAnsi" w:cstheme="minorHAnsi"/>
                <w:sz w:val="20"/>
                <w:szCs w:val="20"/>
              </w:rPr>
              <w:t>or</w:t>
            </w:r>
          </w:p>
          <w:p w14:paraId="495E2333" w14:textId="0C835B50"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Combined Hydronic</w:t>
            </w:r>
            <w:r w:rsidR="007D43E0">
              <w:rPr>
                <w:rFonts w:asciiTheme="minorHAnsi" w:eastAsia="Times New Roman" w:hAnsiTheme="minorHAnsi" w:cstheme="minorHAnsi"/>
                <w:sz w:val="20"/>
                <w:szCs w:val="20"/>
              </w:rPr>
              <w:t>; elsei</w:t>
            </w:r>
            <w:r w:rsidR="00EF3B23">
              <w:rPr>
                <w:rFonts w:asciiTheme="minorHAnsi" w:eastAsia="Times New Roman" w:hAnsiTheme="minorHAnsi" w:cstheme="minorHAnsi"/>
                <w:sz w:val="20"/>
                <w:szCs w:val="20"/>
              </w:rPr>
              <w:t>f Prescriptive</w:t>
            </w:r>
            <w:r w:rsidR="007D43E0">
              <w:rPr>
                <w:rFonts w:asciiTheme="minorHAnsi" w:eastAsia="Times New Roman" w:hAnsiTheme="minorHAnsi" w:cstheme="minorHAnsi"/>
                <w:sz w:val="20"/>
                <w:szCs w:val="20"/>
              </w:rPr>
              <w:t>,</w:t>
            </w:r>
            <w:r w:rsidR="00EF3B23">
              <w:rPr>
                <w:rFonts w:asciiTheme="minorHAnsi" w:eastAsia="Times New Roman" w:hAnsiTheme="minorHAnsi" w:cstheme="minorHAnsi"/>
                <w:sz w:val="20"/>
                <w:szCs w:val="20"/>
              </w:rPr>
              <w:t xml:space="preserve"> then NA</w:t>
            </w:r>
          </w:p>
          <w:p w14:paraId="6929484E" w14:textId="3B792841"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&gt;&gt;</w:t>
            </w:r>
          </w:p>
        </w:tc>
        <w:tc>
          <w:tcPr>
            <w:tcW w:w="1158" w:type="dxa"/>
            <w:tcBorders>
              <w:top w:val="single" w:sz="4" w:space="0" w:color="auto"/>
              <w:left w:val="single" w:sz="4" w:space="0" w:color="auto"/>
              <w:bottom w:val="single" w:sz="4" w:space="0" w:color="auto"/>
              <w:right w:val="single" w:sz="4" w:space="0" w:color="auto"/>
            </w:tcBorders>
          </w:tcPr>
          <w:p w14:paraId="38198BDF" w14:textId="0EDC14BD" w:rsidR="00AA256A" w:rsidRPr="00AA256A" w:rsidRDefault="00AA256A" w:rsidP="00AA256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 xml:space="preserve">&lt;&lt;reference values from </w:t>
            </w:r>
            <w:r w:rsidR="00712D4B">
              <w:rPr>
                <w:rFonts w:asciiTheme="minorHAnsi" w:eastAsia="Times New Roman" w:hAnsiTheme="minorHAnsi" w:cstheme="minorHAnsi"/>
                <w:sz w:val="18"/>
                <w:szCs w:val="18"/>
              </w:rPr>
              <w:t>LMCC</w:t>
            </w:r>
            <w:r>
              <w:rPr>
                <w:rFonts w:asciiTheme="minorHAnsi" w:eastAsia="Times New Roman" w:hAnsiTheme="minorHAnsi" w:cstheme="minorHAnsi"/>
                <w:sz w:val="18"/>
                <w:szCs w:val="18"/>
              </w:rPr>
              <w:t>.</w:t>
            </w:r>
            <w:r w:rsidRPr="00AA256A">
              <w:rPr>
                <w:rFonts w:asciiTheme="minorHAnsi" w:eastAsia="Times New Roman" w:hAnsiTheme="minorHAnsi" w:cstheme="minorHAnsi"/>
                <w:sz w:val="18"/>
                <w:szCs w:val="18"/>
              </w:rPr>
              <w:t xml:space="preserve"> </w:t>
            </w:r>
          </w:p>
          <w:p w14:paraId="4717ADBF" w14:textId="77777777" w:rsidR="00AA256A" w:rsidRPr="00AA256A" w:rsidRDefault="00AA256A" w:rsidP="00AA256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Allowed values =</w:t>
            </w:r>
          </w:p>
          <w:p w14:paraId="6FC7D5C3" w14:textId="2C145C6C" w:rsidR="0093093E" w:rsidRPr="00AA256A" w:rsidRDefault="00AA256A" w:rsidP="0052503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 xml:space="preserve">, Boiler, Indirect, Consumer Instantaneous, Commercial Instantaneous, Consumer Storage, Commercial Storage, Residential-Duty Commercial Storage, </w:t>
            </w:r>
            <w:r w:rsidR="007C3709">
              <w:rPr>
                <w:rFonts w:asciiTheme="minorHAnsi" w:eastAsia="Times New Roman" w:hAnsiTheme="minorHAnsi" w:cstheme="minorHAnsi"/>
                <w:sz w:val="18"/>
                <w:szCs w:val="18"/>
              </w:rPr>
              <w:t xml:space="preserve">or </w:t>
            </w:r>
            <w:r w:rsidRPr="00AA256A">
              <w:rPr>
                <w:rFonts w:asciiTheme="minorHAnsi" w:eastAsia="Times New Roman" w:hAnsiTheme="minorHAnsi" w:cstheme="minorHAnsi"/>
                <w:sz w:val="18"/>
                <w:szCs w:val="18"/>
              </w:rPr>
              <w:t>Residential-Duty Commercial Instantaneous</w:t>
            </w:r>
            <w:r w:rsidR="007C3709">
              <w:rPr>
                <w:rFonts w:asciiTheme="minorHAnsi" w:eastAsia="Times New Roman" w:hAnsiTheme="minorHAnsi" w:cstheme="minorHAnsi"/>
                <w:sz w:val="18"/>
                <w:szCs w:val="18"/>
              </w:rPr>
              <w:t xml:space="preserve"> </w:t>
            </w:r>
            <w:r w:rsidR="00065422" w:rsidRPr="00AA256A">
              <w:rPr>
                <w:rFonts w:asciiTheme="minorHAnsi" w:eastAsia="Times New Roman" w:hAnsiTheme="minorHAnsi" w:cstheme="minorHAnsi"/>
                <w:sz w:val="18"/>
                <w:szCs w:val="18"/>
              </w:rPr>
              <w:t>&gt;</w:t>
            </w:r>
            <w:r w:rsidR="003E0E2F" w:rsidRPr="00AA256A">
              <w:rPr>
                <w:rFonts w:asciiTheme="minorHAnsi" w:eastAsia="Times New Roman" w:hAnsiTheme="minorHAnsi" w:cstheme="minorHAnsi"/>
                <w:sz w:val="18"/>
                <w:szCs w:val="18"/>
              </w:rPr>
              <w:t>&gt;</w:t>
            </w:r>
          </w:p>
        </w:tc>
        <w:tc>
          <w:tcPr>
            <w:tcW w:w="1015" w:type="dxa"/>
            <w:tcBorders>
              <w:top w:val="single" w:sz="4" w:space="0" w:color="auto"/>
              <w:left w:val="single" w:sz="4" w:space="0" w:color="auto"/>
              <w:bottom w:val="single" w:sz="4" w:space="0" w:color="auto"/>
              <w:right w:val="single" w:sz="4" w:space="0" w:color="auto"/>
            </w:tcBorders>
          </w:tcPr>
          <w:p w14:paraId="60609C97" w14:textId="12565EC0" w:rsidR="0093093E" w:rsidRPr="00B67E3D" w:rsidRDefault="0093093E" w:rsidP="00E53B1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F2291F">
              <w:rPr>
                <w:rFonts w:asciiTheme="minorHAnsi" w:eastAsia="Times New Roman" w:hAnsiTheme="minorHAnsi" w:cstheme="minorHAnsi"/>
                <w:sz w:val="20"/>
                <w:szCs w:val="20"/>
              </w:rPr>
              <w:t>R</w:t>
            </w:r>
            <w:r w:rsidRPr="00B67E3D">
              <w:rPr>
                <w:rFonts w:asciiTheme="minorHAnsi" w:eastAsia="Times New Roman" w:hAnsiTheme="minorHAnsi" w:cstheme="minorHAnsi"/>
                <w:sz w:val="20"/>
                <w:szCs w:val="20"/>
              </w:rPr>
              <w:t xml:space="preserve">eference values from </w:t>
            </w:r>
            <w:r w:rsidR="00712D4B">
              <w:rPr>
                <w:rFonts w:asciiTheme="minorHAnsi" w:eastAsia="Times New Roman" w:hAnsiTheme="minorHAnsi" w:cstheme="minorHAnsi"/>
                <w:sz w:val="20"/>
                <w:szCs w:val="20"/>
              </w:rPr>
              <w:t>LMCC</w:t>
            </w:r>
            <w:ins w:id="1" w:author="Alhabibi, Haider@Energy" w:date="2023-03-29T12:59:00Z">
              <w:r w:rsidR="006152A1">
                <w:rPr>
                  <w:rFonts w:asciiTheme="minorHAnsi" w:eastAsia="Times New Roman" w:hAnsiTheme="minorHAnsi" w:cstheme="minorHAnsi"/>
                  <w:sz w:val="20"/>
                  <w:szCs w:val="20"/>
                </w:rPr>
                <w:t>,</w:t>
              </w:r>
              <w:r w:rsidR="006152A1">
                <w:t xml:space="preserve"> </w:t>
              </w:r>
              <w:r w:rsidR="006152A1" w:rsidRPr="006152A1">
                <w:rPr>
                  <w:rFonts w:asciiTheme="minorHAnsi" w:eastAsia="Times New Roman" w:hAnsiTheme="minorHAnsi" w:cstheme="minorHAnsi"/>
                  <w:sz w:val="20"/>
                  <w:szCs w:val="20"/>
                </w:rPr>
                <w:t>If information is not available on the LMCC, then allow user input.</w:t>
              </w:r>
            </w:ins>
            <w:r w:rsidR="006152A1">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134" w:type="dxa"/>
            <w:tcBorders>
              <w:top w:val="single" w:sz="4" w:space="0" w:color="auto"/>
              <w:left w:val="single" w:sz="4" w:space="0" w:color="auto"/>
              <w:bottom w:val="single" w:sz="4" w:space="0" w:color="auto"/>
              <w:right w:val="single" w:sz="4" w:space="0" w:color="auto"/>
            </w:tcBorders>
          </w:tcPr>
          <w:p w14:paraId="75642558" w14:textId="06B886AE" w:rsidR="0093093E" w:rsidRPr="00B67E3D" w:rsidRDefault="0093093E" w:rsidP="003769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6277AC">
              <w:rPr>
                <w:rFonts w:asciiTheme="minorHAnsi" w:eastAsia="Times New Roman" w:hAnsiTheme="minorHAnsi" w:cstheme="minorHAnsi"/>
                <w:sz w:val="20"/>
                <w:szCs w:val="20"/>
              </w:rPr>
              <w:t xml:space="preserve">Reference values from </w:t>
            </w:r>
            <w:r w:rsidR="00712D4B">
              <w:rPr>
                <w:rFonts w:asciiTheme="minorHAnsi" w:eastAsia="Times New Roman" w:hAnsiTheme="minorHAnsi" w:cstheme="minorHAnsi"/>
                <w:sz w:val="20"/>
                <w:szCs w:val="20"/>
              </w:rPr>
              <w:t>LMCC</w:t>
            </w:r>
            <w:r w:rsidR="003769F7">
              <w:rPr>
                <w:rFonts w:asciiTheme="minorHAnsi" w:eastAsia="Times New Roman" w:hAnsiTheme="minorHAnsi" w:cstheme="minorHAnsi"/>
                <w:sz w:val="20"/>
                <w:szCs w:val="20"/>
              </w:rPr>
              <w:t>, N</w:t>
            </w:r>
            <w:r w:rsidR="003769F7" w:rsidRPr="0043386D">
              <w:rPr>
                <w:rFonts w:asciiTheme="minorHAnsi" w:eastAsia="Times New Roman" w:hAnsiTheme="minorHAnsi" w:cstheme="minorHAnsi"/>
                <w:sz w:val="20"/>
                <w:szCs w:val="20"/>
              </w:rPr>
              <w:t xml:space="preserve">A is allowed only if </w:t>
            </w:r>
            <w:r w:rsidR="003769F7">
              <w:rPr>
                <w:rFonts w:asciiTheme="minorHAnsi" w:eastAsia="Times New Roman" w:hAnsiTheme="minorHAnsi" w:cstheme="minorHAnsi"/>
                <w:sz w:val="20"/>
                <w:szCs w:val="20"/>
              </w:rPr>
              <w:t xml:space="preserve">B03 </w:t>
            </w:r>
            <w:r w:rsidR="003769F7" w:rsidRPr="0043386D">
              <w:rPr>
                <w:rFonts w:asciiTheme="minorHAnsi" w:eastAsia="Times New Roman" w:hAnsiTheme="minorHAnsi" w:cstheme="minorHAnsi"/>
                <w:sz w:val="20"/>
                <w:szCs w:val="20"/>
              </w:rPr>
              <w:t xml:space="preserve">=  </w:t>
            </w:r>
            <w:r w:rsidR="003769F7" w:rsidRPr="00AA256A">
              <w:rPr>
                <w:rFonts w:asciiTheme="minorHAnsi" w:eastAsia="Times New Roman" w:hAnsiTheme="minorHAnsi" w:cstheme="minorHAnsi"/>
                <w:sz w:val="18"/>
                <w:szCs w:val="18"/>
              </w:rPr>
              <w:t xml:space="preserve"> </w:t>
            </w:r>
            <w:r w:rsidR="003769F7" w:rsidRPr="003769F7">
              <w:rPr>
                <w:rFonts w:asciiTheme="minorHAnsi" w:eastAsia="Times New Roman" w:hAnsiTheme="minorHAnsi" w:cstheme="minorHAnsi"/>
                <w:sz w:val="20"/>
                <w:szCs w:val="20"/>
              </w:rPr>
              <w:t xml:space="preserve">Consumer Instantaneous, Commercial Instantaneous, or Residential-Duty Commercial Instantaneous </w:t>
            </w:r>
            <w:r w:rsidRPr="00B67E3D">
              <w:rPr>
                <w:rFonts w:asciiTheme="minorHAnsi" w:eastAsia="Times New Roman" w:hAnsiTheme="minorHAnsi" w:cstheme="minorHAnsi"/>
                <w:sz w:val="20"/>
                <w:szCs w:val="20"/>
              </w:rPr>
              <w:t>&gt;&gt;</w:t>
            </w:r>
          </w:p>
        </w:tc>
        <w:tc>
          <w:tcPr>
            <w:tcW w:w="1170" w:type="dxa"/>
            <w:tcBorders>
              <w:top w:val="single" w:sz="4" w:space="0" w:color="auto"/>
              <w:left w:val="single" w:sz="4" w:space="0" w:color="auto"/>
              <w:bottom w:val="single" w:sz="4" w:space="0" w:color="auto"/>
              <w:right w:val="single" w:sz="4" w:space="0" w:color="auto"/>
            </w:tcBorders>
          </w:tcPr>
          <w:p w14:paraId="2C361B58" w14:textId="6BD118C2" w:rsidR="00D73D63" w:rsidRDefault="0093093E" w:rsidP="00D73D6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D73D63">
              <w:rPr>
                <w:rFonts w:asciiTheme="minorHAnsi" w:eastAsia="Times New Roman" w:hAnsiTheme="minorHAnsi" w:cstheme="minorHAnsi"/>
                <w:sz w:val="20"/>
                <w:szCs w:val="20"/>
              </w:rPr>
              <w:t xml:space="preserve"> Reference values from </w:t>
            </w:r>
            <w:r w:rsidR="00712D4B">
              <w:rPr>
                <w:rFonts w:asciiTheme="minorHAnsi" w:eastAsia="Times New Roman" w:hAnsiTheme="minorHAnsi" w:cstheme="minorHAnsi"/>
                <w:sz w:val="20"/>
                <w:szCs w:val="20"/>
              </w:rPr>
              <w:t>LMCC</w:t>
            </w:r>
            <w:del w:id="2" w:author="Alhabibi, Haider@Energy" w:date="2023-03-29T13:00:00Z">
              <w:r w:rsidR="00AA256A" w:rsidDel="006152A1">
                <w:rPr>
                  <w:rFonts w:asciiTheme="minorHAnsi" w:eastAsia="Times New Roman" w:hAnsiTheme="minorHAnsi" w:cstheme="minorHAnsi"/>
                  <w:sz w:val="20"/>
                  <w:szCs w:val="20"/>
                </w:rPr>
                <w:delText>.</w:delText>
              </w:r>
            </w:del>
            <w:ins w:id="3" w:author="Alhabibi, Haider@Energy" w:date="2023-03-29T13:00:00Z">
              <w:r w:rsidR="006152A1">
                <w:rPr>
                  <w:rFonts w:asciiTheme="minorHAnsi" w:eastAsia="Times New Roman" w:hAnsiTheme="minorHAnsi" w:cstheme="minorHAnsi"/>
                  <w:sz w:val="20"/>
                  <w:szCs w:val="20"/>
                </w:rPr>
                <w:t>,</w:t>
              </w:r>
              <w:r w:rsidR="006152A1" w:rsidRPr="00E46658">
                <w:rPr>
                  <w:rFonts w:asciiTheme="minorHAnsi" w:eastAsia="Times New Roman" w:hAnsiTheme="minorHAnsi" w:cstheme="minorHAnsi"/>
                  <w:sz w:val="20"/>
                  <w:szCs w:val="20"/>
                </w:rPr>
                <w:t xml:space="preserve"> If information is not available on the LMCC, then allow user input.</w:t>
              </w:r>
            </w:ins>
            <w:r w:rsidR="00D73D63">
              <w:rPr>
                <w:rFonts w:asciiTheme="minorHAnsi" w:eastAsia="Times New Roman" w:hAnsiTheme="minorHAnsi" w:cstheme="minorHAnsi"/>
                <w:sz w:val="20"/>
                <w:szCs w:val="20"/>
              </w:rPr>
              <w:t xml:space="preserve"> </w:t>
            </w:r>
            <w:r w:rsidR="00AA256A">
              <w:rPr>
                <w:rFonts w:asciiTheme="minorHAnsi" w:eastAsia="Times New Roman" w:hAnsiTheme="minorHAnsi" w:cstheme="minorHAnsi"/>
                <w:sz w:val="20"/>
                <w:szCs w:val="20"/>
              </w:rPr>
              <w:t>A</w:t>
            </w:r>
            <w:r w:rsidR="00D73D63">
              <w:rPr>
                <w:rFonts w:asciiTheme="minorHAnsi" w:eastAsia="Times New Roman" w:hAnsiTheme="minorHAnsi" w:cstheme="minorHAnsi"/>
                <w:sz w:val="20"/>
                <w:szCs w:val="20"/>
              </w:rPr>
              <w:t xml:space="preserve">llowed values: </w:t>
            </w:r>
            <w:r w:rsidR="00D73D63" w:rsidRPr="00B84CB2">
              <w:rPr>
                <w:rFonts w:asciiTheme="minorHAnsi" w:eastAsia="Times New Roman" w:hAnsiTheme="minorHAnsi" w:cstheme="minorHAnsi"/>
                <w:sz w:val="20"/>
                <w:szCs w:val="20"/>
              </w:rPr>
              <w:t xml:space="preserve"> Natural Gas, Propane,</w:t>
            </w:r>
            <w:r w:rsidR="00D73D63">
              <w:rPr>
                <w:rFonts w:asciiTheme="minorHAnsi" w:eastAsia="Times New Roman" w:hAnsiTheme="minorHAnsi" w:cstheme="minorHAnsi"/>
                <w:sz w:val="20"/>
                <w:szCs w:val="20"/>
              </w:rPr>
              <w:t xml:space="preserve"> </w:t>
            </w:r>
            <w:r w:rsidR="00D73D63" w:rsidRPr="00B84CB2">
              <w:rPr>
                <w:rFonts w:asciiTheme="minorHAnsi" w:eastAsia="Times New Roman" w:hAnsiTheme="minorHAnsi" w:cstheme="minorHAnsi"/>
                <w:sz w:val="20"/>
                <w:szCs w:val="20"/>
              </w:rPr>
              <w:t>Electric</w:t>
            </w:r>
            <w:r w:rsidR="001C5FCB">
              <w:rPr>
                <w:rFonts w:asciiTheme="minorHAnsi" w:eastAsia="Times New Roman" w:hAnsiTheme="minorHAnsi" w:cstheme="minorHAnsi"/>
                <w:sz w:val="20"/>
                <w:szCs w:val="20"/>
              </w:rPr>
              <w:t xml:space="preserve"> Resistance</w:t>
            </w:r>
            <w:r w:rsidR="00D73D63">
              <w:rPr>
                <w:rFonts w:asciiTheme="minorHAnsi" w:eastAsia="Times New Roman" w:hAnsiTheme="minorHAnsi" w:cstheme="minorHAnsi"/>
                <w:sz w:val="20"/>
                <w:szCs w:val="20"/>
              </w:rPr>
              <w:t xml:space="preserve">, or </w:t>
            </w:r>
            <w:r w:rsidR="00CE720F">
              <w:rPr>
                <w:rFonts w:asciiTheme="minorHAnsi" w:eastAsia="Times New Roman" w:hAnsiTheme="minorHAnsi" w:cstheme="minorHAnsi"/>
                <w:sz w:val="20"/>
                <w:szCs w:val="20"/>
              </w:rPr>
              <w:t>H</w:t>
            </w:r>
            <w:r w:rsidR="00D73D63">
              <w:rPr>
                <w:rFonts w:asciiTheme="minorHAnsi" w:eastAsia="Times New Roman" w:hAnsiTheme="minorHAnsi" w:cstheme="minorHAnsi"/>
                <w:sz w:val="20"/>
                <w:szCs w:val="20"/>
              </w:rPr>
              <w:t xml:space="preserve">eat </w:t>
            </w:r>
            <w:r w:rsidR="00CE720F">
              <w:rPr>
                <w:rFonts w:asciiTheme="minorHAnsi" w:eastAsia="Times New Roman" w:hAnsiTheme="minorHAnsi" w:cstheme="minorHAnsi"/>
                <w:sz w:val="20"/>
                <w:szCs w:val="20"/>
              </w:rPr>
              <w:t>P</w:t>
            </w:r>
            <w:r w:rsidR="00D73D63">
              <w:rPr>
                <w:rFonts w:asciiTheme="minorHAnsi" w:eastAsia="Times New Roman" w:hAnsiTheme="minorHAnsi" w:cstheme="minorHAnsi"/>
                <w:sz w:val="20"/>
                <w:szCs w:val="20"/>
              </w:rPr>
              <w:t>ump</w:t>
            </w:r>
          </w:p>
          <w:p w14:paraId="1DF98EAB" w14:textId="38F4BA17" w:rsidR="0093093E" w:rsidRPr="00B67E3D" w:rsidRDefault="00EF3B23" w:rsidP="000355D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&gt;</w:t>
            </w:r>
            <w:r w:rsidR="0093093E" w:rsidRPr="00B67E3D">
              <w:rPr>
                <w:rFonts w:asciiTheme="minorHAnsi" w:hAnsiTheme="minorHAnsi" w:cstheme="minorHAnsi"/>
                <w:sz w:val="20"/>
                <w:szCs w:val="20"/>
              </w:rPr>
              <w:t>&gt;</w:t>
            </w:r>
          </w:p>
        </w:tc>
        <w:tc>
          <w:tcPr>
            <w:tcW w:w="1260" w:type="dxa"/>
            <w:tcBorders>
              <w:top w:val="single" w:sz="4" w:space="0" w:color="auto"/>
              <w:left w:val="single" w:sz="4" w:space="0" w:color="auto"/>
              <w:bottom w:val="single" w:sz="4" w:space="0" w:color="auto"/>
              <w:right w:val="single" w:sz="4" w:space="0" w:color="auto"/>
            </w:tcBorders>
          </w:tcPr>
          <w:p w14:paraId="3CEB19ED" w14:textId="66429E38" w:rsidR="000355D7"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&lt;&lt;if </w:t>
            </w:r>
            <w:r w:rsidR="0033180C">
              <w:rPr>
                <w:rFonts w:asciiTheme="minorHAnsi" w:eastAsia="Times New Roman" w:hAnsiTheme="minorHAnsi" w:cstheme="minorHAnsi"/>
                <w:sz w:val="20"/>
                <w:szCs w:val="20"/>
              </w:rPr>
              <w:t xml:space="preserve">B06 </w:t>
            </w:r>
            <w:r w:rsidRPr="00B67E3D">
              <w:rPr>
                <w:rFonts w:asciiTheme="minorHAnsi" w:eastAsia="Times New Roman" w:hAnsiTheme="minorHAnsi" w:cstheme="minorHAnsi"/>
                <w:sz w:val="20"/>
                <w:szCs w:val="20"/>
              </w:rPr>
              <w:t xml:space="preserve">= Heat Pump, then result = </w:t>
            </w:r>
            <w:proofErr w:type="gramStart"/>
            <w:r w:rsidRPr="00B67E3D">
              <w:rPr>
                <w:rFonts w:asciiTheme="minorHAnsi" w:eastAsia="Times New Roman" w:hAnsiTheme="minorHAnsi" w:cstheme="minorHAnsi"/>
                <w:sz w:val="20"/>
                <w:szCs w:val="20"/>
              </w:rPr>
              <w:t>NA;</w:t>
            </w:r>
            <w:proofErr w:type="gramEnd"/>
            <w:r w:rsidRPr="00B67E3D">
              <w:rPr>
                <w:rFonts w:asciiTheme="minorHAnsi" w:eastAsia="Times New Roman" w:hAnsiTheme="minorHAnsi" w:cstheme="minorHAnsi"/>
                <w:sz w:val="20"/>
                <w:szCs w:val="20"/>
              </w:rPr>
              <w:t xml:space="preserve"> </w:t>
            </w:r>
          </w:p>
          <w:p w14:paraId="09E2E69A" w14:textId="18F0C8F7" w:rsidR="0093093E" w:rsidRPr="00B67E3D" w:rsidRDefault="0093093E" w:rsidP="005E3B0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If B06 = Natural Gas</w:t>
            </w:r>
            <w:r w:rsidR="0033180C">
              <w:rPr>
                <w:rFonts w:asciiTheme="minorHAnsi" w:eastAsia="Times New Roman" w:hAnsiTheme="minorHAnsi" w:cstheme="minorHAnsi"/>
                <w:sz w:val="20"/>
                <w:szCs w:val="20"/>
              </w:rPr>
              <w:t xml:space="preserve"> or</w:t>
            </w:r>
            <w:r w:rsidRPr="00B67E3D">
              <w:rPr>
                <w:rFonts w:asciiTheme="minorHAnsi" w:eastAsia="Times New Roman" w:hAnsiTheme="minorHAnsi" w:cstheme="minorHAnsi"/>
                <w:sz w:val="20"/>
                <w:szCs w:val="20"/>
              </w:rPr>
              <w:t xml:space="preserve"> Propane,</w:t>
            </w:r>
            <w:r w:rsidR="00EF3B23">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 xml:space="preserve">then </w:t>
            </w:r>
            <w:proofErr w:type="gramStart"/>
            <w:r w:rsidR="005E3B0F">
              <w:rPr>
                <w:rFonts w:asciiTheme="minorHAnsi" w:eastAsia="Times New Roman" w:hAnsiTheme="minorHAnsi" w:cstheme="minorHAnsi"/>
                <w:sz w:val="20"/>
                <w:szCs w:val="20"/>
              </w:rPr>
              <w:t xml:space="preserve">value </w:t>
            </w:r>
            <w:r w:rsidRPr="00B67E3D">
              <w:rPr>
                <w:rFonts w:asciiTheme="minorHAnsi" w:eastAsia="Times New Roman" w:hAnsiTheme="minorHAnsi" w:cstheme="minorHAnsi"/>
                <w:sz w:val="20"/>
                <w:szCs w:val="20"/>
              </w:rPr>
              <w:t xml:space="preserve"> =</w:t>
            </w:r>
            <w:proofErr w:type="gramEnd"/>
            <w:r w:rsidRPr="00B67E3D">
              <w:rPr>
                <w:rFonts w:asciiTheme="minorHAnsi" w:eastAsia="Times New Roman" w:hAnsiTheme="minorHAnsi" w:cstheme="minorHAnsi"/>
                <w:sz w:val="20"/>
                <w:szCs w:val="20"/>
              </w:rPr>
              <w:t xml:space="preserve"> Btu/</w:t>
            </w:r>
            <w:proofErr w:type="spellStart"/>
            <w:r w:rsidRPr="00B67E3D">
              <w:rPr>
                <w:rFonts w:asciiTheme="minorHAnsi" w:eastAsia="Times New Roman" w:hAnsiTheme="minorHAnsi" w:cstheme="minorHAnsi"/>
                <w:sz w:val="20"/>
                <w:szCs w:val="20"/>
              </w:rPr>
              <w:t>Hr</w:t>
            </w:r>
            <w:proofErr w:type="spellEnd"/>
            <w:r w:rsidR="00AB20C4">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Else</w:t>
            </w:r>
            <w:r w:rsidR="0058211E">
              <w:rPr>
                <w:rFonts w:asciiTheme="minorHAnsi" w:eastAsia="Times New Roman" w:hAnsiTheme="minorHAnsi" w:cstheme="minorHAnsi"/>
                <w:sz w:val="20"/>
                <w:szCs w:val="20"/>
              </w:rPr>
              <w:t xml:space="preserve"> </w:t>
            </w:r>
            <w:r w:rsidR="00AB20C4">
              <w:rPr>
                <w:rFonts w:asciiTheme="minorHAnsi" w:eastAsia="Times New Roman" w:hAnsiTheme="minorHAnsi" w:cstheme="minorHAnsi"/>
                <w:sz w:val="20"/>
                <w:szCs w:val="20"/>
              </w:rPr>
              <w:t>i</w:t>
            </w:r>
            <w:r w:rsidRPr="00B67E3D">
              <w:rPr>
                <w:rFonts w:asciiTheme="minorHAnsi" w:eastAsia="Times New Roman" w:hAnsiTheme="minorHAnsi" w:cstheme="minorHAnsi"/>
                <w:sz w:val="20"/>
                <w:szCs w:val="20"/>
              </w:rPr>
              <w:t xml:space="preserve">f </w:t>
            </w:r>
            <w:r w:rsidR="0033180C">
              <w:rPr>
                <w:rFonts w:asciiTheme="minorHAnsi" w:eastAsia="Times New Roman" w:hAnsiTheme="minorHAnsi" w:cstheme="minorHAnsi"/>
                <w:sz w:val="20"/>
                <w:szCs w:val="20"/>
              </w:rPr>
              <w:t>B06</w:t>
            </w:r>
            <w:r w:rsidRPr="00B67E3D">
              <w:rPr>
                <w:rFonts w:asciiTheme="minorHAnsi" w:eastAsia="Times New Roman" w:hAnsiTheme="minorHAnsi" w:cstheme="minorHAnsi"/>
                <w:sz w:val="20"/>
                <w:szCs w:val="20"/>
              </w:rPr>
              <w:t>= Electric</w:t>
            </w:r>
            <w:r w:rsidR="001C5FCB">
              <w:rPr>
                <w:rFonts w:asciiTheme="minorHAnsi" w:eastAsia="Times New Roman" w:hAnsiTheme="minorHAnsi" w:cstheme="minorHAnsi"/>
                <w:sz w:val="20"/>
                <w:szCs w:val="20"/>
              </w:rPr>
              <w:t xml:space="preserve"> Resistance</w:t>
            </w:r>
            <w:r w:rsidR="0033180C">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then </w:t>
            </w:r>
            <w:r w:rsidR="005E3B0F">
              <w:rPr>
                <w:rFonts w:asciiTheme="minorHAnsi" w:eastAsia="Times New Roman" w:hAnsiTheme="minorHAnsi" w:cstheme="minorHAnsi"/>
                <w:sz w:val="20"/>
                <w:szCs w:val="20"/>
              </w:rPr>
              <w:t xml:space="preserve">value </w:t>
            </w:r>
            <w:r w:rsidRPr="00B67E3D">
              <w:rPr>
                <w:rFonts w:asciiTheme="minorHAnsi" w:eastAsia="Times New Roman" w:hAnsiTheme="minorHAnsi" w:cstheme="minorHAnsi"/>
                <w:sz w:val="20"/>
                <w:szCs w:val="20"/>
              </w:rPr>
              <w:t>= kW</w:t>
            </w:r>
            <w:r w:rsidR="0033180C">
              <w:rPr>
                <w:rFonts w:asciiTheme="minorHAnsi" w:eastAsia="Times New Roman" w:hAnsiTheme="minorHAnsi" w:cstheme="minorHAnsi"/>
                <w:sz w:val="20"/>
                <w:szCs w:val="20"/>
              </w:rPr>
              <w:t>&gt;&gt;</w:t>
            </w:r>
          </w:p>
        </w:tc>
        <w:tc>
          <w:tcPr>
            <w:tcW w:w="1260" w:type="dxa"/>
            <w:tcBorders>
              <w:top w:val="single" w:sz="4" w:space="0" w:color="auto"/>
              <w:left w:val="single" w:sz="4" w:space="0" w:color="auto"/>
              <w:bottom w:val="single" w:sz="4" w:space="0" w:color="auto"/>
              <w:right w:val="single" w:sz="4" w:space="0" w:color="auto"/>
            </w:tcBorders>
          </w:tcPr>
          <w:p w14:paraId="64177F99" w14:textId="35E6304F" w:rsidR="00377A6D" w:rsidRPr="00E14EA4" w:rsidRDefault="0093093E" w:rsidP="001C5FCB">
            <w:pPr>
              <w:spacing w:after="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&lt;&lt;if </w:t>
            </w:r>
            <w:r w:rsidR="00C04956">
              <w:rPr>
                <w:rFonts w:asciiTheme="minorHAnsi" w:eastAsia="Times New Roman" w:hAnsiTheme="minorHAnsi" w:cstheme="minorHAnsi"/>
                <w:sz w:val="20"/>
                <w:szCs w:val="20"/>
              </w:rPr>
              <w:t>B</w:t>
            </w:r>
            <w:r w:rsidRPr="00B67E3D">
              <w:rPr>
                <w:rFonts w:asciiTheme="minorHAnsi" w:eastAsia="Times New Roman" w:hAnsiTheme="minorHAnsi" w:cstheme="minorHAnsi"/>
                <w:sz w:val="20"/>
                <w:szCs w:val="20"/>
              </w:rPr>
              <w:t xml:space="preserve">03 = Heat Pump, then result = NA; </w:t>
            </w:r>
            <w:r w:rsidR="00377A6D">
              <w:rPr>
                <w:rFonts w:asciiTheme="minorHAnsi" w:eastAsia="Times New Roman" w:hAnsiTheme="minorHAnsi" w:cstheme="minorHAnsi"/>
                <w:sz w:val="20"/>
                <w:szCs w:val="20"/>
              </w:rPr>
              <w:t>If performance</w:t>
            </w:r>
            <w:r w:rsidR="00D52F85">
              <w:rPr>
                <w:rFonts w:asciiTheme="minorHAnsi" w:eastAsia="Times New Roman" w:hAnsiTheme="minorHAnsi" w:cstheme="minorHAnsi"/>
                <w:sz w:val="20"/>
                <w:szCs w:val="20"/>
              </w:rPr>
              <w:t xml:space="preserve">, reference value from </w:t>
            </w:r>
            <w:r w:rsidR="00712D4B">
              <w:rPr>
                <w:rFonts w:asciiTheme="minorHAnsi" w:eastAsia="Times New Roman" w:hAnsiTheme="minorHAnsi" w:cstheme="minorHAnsi"/>
                <w:sz w:val="20"/>
                <w:szCs w:val="20"/>
              </w:rPr>
              <w:t>LMCC</w:t>
            </w:r>
            <w:r w:rsidR="00D52F85">
              <w:rPr>
                <w:rFonts w:asciiTheme="minorHAnsi" w:eastAsia="Times New Roman" w:hAnsiTheme="minorHAnsi" w:cstheme="minorHAnsi"/>
                <w:sz w:val="20"/>
                <w:szCs w:val="20"/>
              </w:rPr>
              <w:t xml:space="preserve">-PRF; Else if </w:t>
            </w:r>
            <w:r w:rsidR="001C5FCB">
              <w:rPr>
                <w:rFonts w:asciiTheme="minorHAnsi" w:eastAsia="Times New Roman" w:hAnsiTheme="minorHAnsi" w:cstheme="minorHAnsi"/>
                <w:sz w:val="20"/>
                <w:szCs w:val="20"/>
              </w:rPr>
              <w:t>prescriptive B08 = NA&gt;&gt;</w:t>
            </w:r>
          </w:p>
          <w:p w14:paraId="60B5696D" w14:textId="3C5CFB5C" w:rsidR="0093093E" w:rsidRPr="00B67E3D" w:rsidRDefault="001C5FCB" w:rsidP="001C5FCB">
            <w:pPr>
              <w:spacing w:after="0"/>
              <w:rPr>
                <w:rFonts w:asciiTheme="minorHAnsi" w:eastAsia="Times New Roman" w:hAnsiTheme="minorHAnsi" w:cstheme="minorHAnsi"/>
                <w:sz w:val="20"/>
                <w:szCs w:val="20"/>
              </w:rPr>
            </w:pPr>
            <w:r>
              <w:rPr>
                <w:rFonts w:asciiTheme="minorHAnsi" w:eastAsia="Times New Roman" w:hAnsiTheme="minorHAnsi" w:cstheme="minorHAnsi"/>
                <w:sz w:val="20"/>
                <w:szCs w:val="20"/>
              </w:rPr>
              <w:t>B08</w:t>
            </w:r>
            <w:r w:rsidR="00377A6D" w:rsidRPr="00E14EA4">
              <w:rPr>
                <w:rFonts w:asciiTheme="minorHAnsi" w:eastAsia="Times New Roman" w:hAnsiTheme="minorHAnsi" w:cstheme="minorHAnsi"/>
                <w:sz w:val="20"/>
                <w:szCs w:val="20"/>
              </w:rPr>
              <w:t xml:space="preserve"> </w:t>
            </w:r>
            <w:r w:rsidR="0093093E" w:rsidRPr="00B67E3D">
              <w:rPr>
                <w:rFonts w:asciiTheme="minorHAnsi" w:eastAsia="Times New Roman" w:hAnsiTheme="minorHAnsi" w:cstheme="minorHAnsi"/>
                <w:sz w:val="20"/>
                <w:szCs w:val="20"/>
              </w:rPr>
              <w:t>&gt;</w:t>
            </w:r>
            <w:r w:rsidR="00C04956">
              <w:rPr>
                <w:rFonts w:asciiTheme="minorHAnsi" w:eastAsia="Times New Roman" w:hAnsiTheme="minorHAnsi" w:cstheme="minorHAnsi"/>
                <w:sz w:val="20"/>
                <w:szCs w:val="20"/>
              </w:rPr>
              <w:t>&gt;</w:t>
            </w:r>
          </w:p>
        </w:tc>
        <w:tc>
          <w:tcPr>
            <w:tcW w:w="1663" w:type="dxa"/>
            <w:tcBorders>
              <w:top w:val="single" w:sz="4" w:space="0" w:color="auto"/>
              <w:left w:val="single" w:sz="4" w:space="0" w:color="auto"/>
              <w:bottom w:val="single" w:sz="4" w:space="0" w:color="auto"/>
              <w:right w:val="single" w:sz="4" w:space="0" w:color="auto"/>
            </w:tcBorders>
          </w:tcPr>
          <w:p w14:paraId="689B69AB" w14:textId="5AD810A7" w:rsidR="00D73D63"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416A80">
              <w:rPr>
                <w:rFonts w:asciiTheme="minorHAnsi" w:eastAsia="Times New Roman" w:hAnsiTheme="minorHAnsi" w:cstheme="minorHAnsi"/>
                <w:sz w:val="20"/>
                <w:szCs w:val="20"/>
              </w:rPr>
              <w:t>If Performance</w:t>
            </w:r>
            <w:r w:rsidR="00D73D63">
              <w:rPr>
                <w:rFonts w:asciiTheme="minorHAnsi" w:eastAsia="Times New Roman" w:hAnsiTheme="minorHAnsi" w:cstheme="minorHAnsi"/>
                <w:sz w:val="20"/>
                <w:szCs w:val="20"/>
              </w:rPr>
              <w:t>,</w:t>
            </w:r>
            <w:r w:rsidR="00416A80">
              <w:rPr>
                <w:rFonts w:asciiTheme="minorHAnsi" w:eastAsia="Times New Roman" w:hAnsiTheme="minorHAnsi" w:cstheme="minorHAnsi"/>
                <w:sz w:val="20"/>
                <w:szCs w:val="20"/>
              </w:rPr>
              <w:t xml:space="preserve"> r</w:t>
            </w:r>
            <w:r w:rsidRPr="00B67E3D">
              <w:rPr>
                <w:rFonts w:asciiTheme="minorHAnsi" w:eastAsia="Times New Roman" w:hAnsiTheme="minorHAnsi" w:cstheme="minorHAnsi"/>
                <w:sz w:val="20"/>
                <w:szCs w:val="20"/>
              </w:rPr>
              <w:t xml:space="preserve">eference values from </w:t>
            </w:r>
            <w:r w:rsidR="00712D4B">
              <w:rPr>
                <w:rFonts w:asciiTheme="minorHAnsi" w:eastAsia="Times New Roman" w:hAnsiTheme="minorHAnsi" w:cstheme="minorHAnsi"/>
                <w:sz w:val="20"/>
                <w:szCs w:val="20"/>
              </w:rPr>
              <w:t>LMCC</w:t>
            </w:r>
            <w:r w:rsidR="00033610">
              <w:rPr>
                <w:rFonts w:asciiTheme="minorHAnsi" w:eastAsia="Times New Roman" w:hAnsiTheme="minorHAnsi" w:cstheme="minorHAnsi"/>
                <w:sz w:val="20"/>
                <w:szCs w:val="20"/>
              </w:rPr>
              <w:t>-PRF-01</w:t>
            </w:r>
            <w:r w:rsidR="00D73D63">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r w:rsidR="00D73D63">
              <w:rPr>
                <w:rFonts w:asciiTheme="minorHAnsi" w:eastAsia="Times New Roman" w:hAnsiTheme="minorHAnsi" w:cstheme="minorHAnsi"/>
                <w:sz w:val="20"/>
                <w:szCs w:val="20"/>
              </w:rPr>
              <w:t>a</w:t>
            </w:r>
            <w:r w:rsidRPr="00B67E3D">
              <w:rPr>
                <w:rFonts w:asciiTheme="minorHAnsi" w:eastAsia="Times New Roman" w:hAnsiTheme="minorHAnsi" w:cstheme="minorHAnsi"/>
                <w:sz w:val="20"/>
                <w:szCs w:val="20"/>
              </w:rPr>
              <w:t>llowed values</w:t>
            </w:r>
            <w:r w:rsidR="00D73D63">
              <w:rPr>
                <w:rFonts w:asciiTheme="minorHAnsi" w:eastAsia="Times New Roman" w:hAnsiTheme="minorHAnsi" w:cstheme="minorHAnsi"/>
                <w:sz w:val="20"/>
                <w:szCs w:val="20"/>
              </w:rPr>
              <w:t>:</w:t>
            </w:r>
          </w:p>
          <w:p w14:paraId="52FEFA35" w14:textId="21BCF1F8"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*Energy Factor, *AFUE </w:t>
            </w:r>
          </w:p>
          <w:p w14:paraId="1AD19DB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*Thermal Efficiency</w:t>
            </w:r>
          </w:p>
          <w:p w14:paraId="4535B967" w14:textId="7D2A53CA" w:rsidR="00D73D63" w:rsidRDefault="0093093E" w:rsidP="00F2291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*Uniform Energy </w:t>
            </w:r>
            <w:proofErr w:type="gramStart"/>
            <w:r w:rsidRPr="00B67E3D">
              <w:rPr>
                <w:rFonts w:asciiTheme="minorHAnsi" w:eastAsia="Times New Roman" w:hAnsiTheme="minorHAnsi" w:cstheme="minorHAnsi"/>
                <w:sz w:val="20"/>
                <w:szCs w:val="20"/>
              </w:rPr>
              <w:t>Factor</w:t>
            </w:r>
            <w:r w:rsidR="00E53B15">
              <w:rPr>
                <w:rFonts w:asciiTheme="minorHAnsi" w:eastAsia="Times New Roman" w:hAnsiTheme="minorHAnsi" w:cstheme="minorHAnsi"/>
                <w:sz w:val="20"/>
                <w:szCs w:val="20"/>
              </w:rPr>
              <w:t>;</w:t>
            </w:r>
            <w:proofErr w:type="gramEnd"/>
            <w:r w:rsidR="00D73D63">
              <w:rPr>
                <w:rFonts w:asciiTheme="minorHAnsi" w:eastAsia="Times New Roman" w:hAnsiTheme="minorHAnsi" w:cstheme="minorHAnsi"/>
                <w:sz w:val="20"/>
                <w:szCs w:val="20"/>
              </w:rPr>
              <w:t xml:space="preserve"> </w:t>
            </w:r>
          </w:p>
          <w:p w14:paraId="2A9A5F61" w14:textId="5623BD34" w:rsidR="0093093E" w:rsidRPr="00B67E3D" w:rsidRDefault="00E53B15" w:rsidP="00F2291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E</w:t>
            </w:r>
            <w:r w:rsidR="00D73D63">
              <w:rPr>
                <w:rFonts w:asciiTheme="minorHAnsi" w:eastAsia="Times New Roman" w:hAnsiTheme="minorHAnsi" w:cstheme="minorHAnsi"/>
                <w:sz w:val="20"/>
                <w:szCs w:val="20"/>
              </w:rPr>
              <w:t>lse</w:t>
            </w:r>
            <w:r>
              <w:rPr>
                <w:rFonts w:asciiTheme="minorHAnsi" w:eastAsia="Times New Roman" w:hAnsiTheme="minorHAnsi" w:cstheme="minorHAnsi"/>
                <w:sz w:val="20"/>
                <w:szCs w:val="20"/>
              </w:rPr>
              <w:t xml:space="preserve"> value</w:t>
            </w:r>
            <w:r w:rsidR="00D73D63">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t xml:space="preserve"> </w:t>
            </w:r>
            <w:r w:rsidR="00416A80">
              <w:rPr>
                <w:rFonts w:asciiTheme="minorHAnsi" w:eastAsia="Times New Roman" w:hAnsiTheme="minorHAnsi" w:cstheme="minorHAnsi"/>
                <w:sz w:val="20"/>
                <w:szCs w:val="20"/>
              </w:rPr>
              <w:t>NA&gt;&gt;</w:t>
            </w:r>
          </w:p>
        </w:tc>
        <w:tc>
          <w:tcPr>
            <w:tcW w:w="1330" w:type="dxa"/>
            <w:tcBorders>
              <w:top w:val="single" w:sz="4" w:space="0" w:color="auto"/>
              <w:left w:val="single" w:sz="4" w:space="0" w:color="auto"/>
              <w:bottom w:val="single" w:sz="4" w:space="0" w:color="auto"/>
              <w:right w:val="single" w:sz="4" w:space="0" w:color="auto"/>
            </w:tcBorders>
          </w:tcPr>
          <w:p w14:paraId="6739573A" w14:textId="2E03BB39"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416A80">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416A80">
              <w:rPr>
                <w:rFonts w:asciiTheme="minorHAnsi" w:eastAsia="Times New Roman" w:hAnsiTheme="minorHAnsi"/>
                <w:sz w:val="20"/>
                <w:szCs w:val="20"/>
              </w:rPr>
              <w:t xml:space="preserve"> r</w:t>
            </w:r>
            <w:r w:rsidR="00F2291F">
              <w:rPr>
                <w:rFonts w:asciiTheme="minorHAnsi" w:eastAsia="Times New Roman" w:hAnsiTheme="minorHAnsi"/>
                <w:sz w:val="20"/>
                <w:szCs w:val="20"/>
              </w:rPr>
              <w:t xml:space="preserve">eference </w:t>
            </w:r>
            <w:r w:rsidR="00C04956">
              <w:rPr>
                <w:rFonts w:asciiTheme="minorHAnsi" w:eastAsia="Times New Roman" w:hAnsiTheme="minorHAnsi"/>
                <w:sz w:val="20"/>
                <w:szCs w:val="20"/>
              </w:rPr>
              <w:t>v</w:t>
            </w:r>
            <w:r w:rsidR="00F2291F">
              <w:rPr>
                <w:rFonts w:asciiTheme="minorHAnsi" w:eastAsia="Times New Roman" w:hAnsiTheme="minorHAnsi"/>
                <w:sz w:val="20"/>
                <w:szCs w:val="20"/>
              </w:rPr>
              <w:t>alue f</w:t>
            </w:r>
            <w:r w:rsidRPr="00033610">
              <w:rPr>
                <w:rFonts w:asciiTheme="minorHAnsi" w:eastAsia="Times New Roman" w:hAnsiTheme="minorHAnsi"/>
                <w:sz w:val="20"/>
                <w:szCs w:val="20"/>
              </w:rPr>
              <w:t xml:space="preserve">rom </w:t>
            </w:r>
            <w:r w:rsidR="00712D4B">
              <w:rPr>
                <w:rFonts w:asciiTheme="minorHAnsi" w:eastAsia="Times New Roman" w:hAnsiTheme="minorHAnsi"/>
                <w:sz w:val="20"/>
                <w:szCs w:val="20"/>
              </w:rPr>
              <w:t>LMCC</w:t>
            </w:r>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7F49CB79" w14:textId="64F194E5" w:rsidR="0093093E" w:rsidRPr="00B67E3D" w:rsidRDefault="00033610" w:rsidP="00D73D6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Else</w:t>
            </w:r>
            <w:r w:rsidR="00D73D63">
              <w:rPr>
                <w:rFonts w:asciiTheme="minorHAnsi" w:eastAsia="Times New Roman" w:hAnsiTheme="minorHAnsi"/>
                <w:sz w:val="20"/>
                <w:szCs w:val="20"/>
              </w:rPr>
              <w:t xml:space="preserve"> value</w:t>
            </w:r>
            <w:r w:rsidRPr="00033610">
              <w:rPr>
                <w:rFonts w:asciiTheme="minorHAnsi" w:eastAsia="Times New Roman" w:hAnsiTheme="minorHAnsi"/>
                <w:sz w:val="20"/>
                <w:szCs w:val="20"/>
              </w:rPr>
              <w:t xml:space="preserve"> = NA</w:t>
            </w:r>
            <w:r w:rsidR="00D73D63">
              <w:rPr>
                <w:rFonts w:asciiTheme="minorHAnsi" w:eastAsia="Times New Roman" w:hAnsiTheme="minorHAnsi"/>
                <w:sz w:val="20"/>
                <w:szCs w:val="20"/>
              </w:rPr>
              <w:t>&gt;&gt;</w:t>
            </w:r>
          </w:p>
        </w:tc>
        <w:tc>
          <w:tcPr>
            <w:tcW w:w="1156" w:type="dxa"/>
            <w:tcBorders>
              <w:top w:val="single" w:sz="4" w:space="0" w:color="auto"/>
              <w:left w:val="single" w:sz="4" w:space="0" w:color="auto"/>
              <w:bottom w:val="single" w:sz="4" w:space="0" w:color="auto"/>
              <w:right w:val="single" w:sz="4" w:space="0" w:color="auto"/>
            </w:tcBorders>
          </w:tcPr>
          <w:p w14:paraId="3D8C72DA" w14:textId="60324A67"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C04956">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C04956">
              <w:rPr>
                <w:rFonts w:asciiTheme="minorHAnsi" w:eastAsia="Times New Roman" w:hAnsiTheme="minorHAnsi"/>
                <w:sz w:val="20"/>
                <w:szCs w:val="20"/>
              </w:rPr>
              <w:t xml:space="preserve"> r</w:t>
            </w:r>
            <w:r w:rsidR="00F2291F">
              <w:rPr>
                <w:rFonts w:asciiTheme="minorHAnsi" w:eastAsia="Times New Roman" w:hAnsiTheme="minorHAnsi"/>
                <w:sz w:val="20"/>
                <w:szCs w:val="20"/>
              </w:rPr>
              <w:t>eference Value f</w:t>
            </w:r>
            <w:r w:rsidRPr="00033610">
              <w:rPr>
                <w:rFonts w:asciiTheme="minorHAnsi" w:eastAsia="Times New Roman" w:hAnsiTheme="minorHAnsi"/>
                <w:sz w:val="20"/>
                <w:szCs w:val="20"/>
              </w:rPr>
              <w:t xml:space="preserve">rom </w:t>
            </w:r>
            <w:r w:rsidR="00712D4B">
              <w:rPr>
                <w:rFonts w:asciiTheme="minorHAnsi" w:eastAsia="Times New Roman" w:hAnsiTheme="minorHAnsi"/>
                <w:sz w:val="20"/>
                <w:szCs w:val="20"/>
              </w:rPr>
              <w:t>LMCC</w:t>
            </w:r>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4D0FECD9" w14:textId="74170138" w:rsidR="0093093E" w:rsidRPr="00B67E3D" w:rsidRDefault="00033610" w:rsidP="007953C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 xml:space="preserve">Else </w:t>
            </w:r>
            <w:r w:rsidR="007953C5">
              <w:rPr>
                <w:rFonts w:asciiTheme="minorHAnsi" w:eastAsia="Times New Roman" w:hAnsiTheme="minorHAnsi"/>
                <w:sz w:val="20"/>
                <w:szCs w:val="20"/>
              </w:rPr>
              <w:t xml:space="preserve">value </w:t>
            </w:r>
            <w:r w:rsidRPr="00033610">
              <w:rPr>
                <w:rFonts w:asciiTheme="minorHAnsi" w:eastAsia="Times New Roman" w:hAnsiTheme="minorHAnsi"/>
                <w:sz w:val="20"/>
                <w:szCs w:val="20"/>
              </w:rPr>
              <w:t>= NA&gt;&gt;</w:t>
            </w:r>
            <w:r w:rsidR="00D73D63">
              <w:rPr>
                <w:rFonts w:asciiTheme="minorHAnsi" w:eastAsia="Times New Roman" w:hAnsiTheme="minorHAnsi"/>
                <w:sz w:val="20"/>
                <w:szCs w:val="20"/>
              </w:rPr>
              <w:t xml:space="preserve"> </w:t>
            </w:r>
          </w:p>
        </w:tc>
        <w:tc>
          <w:tcPr>
            <w:tcW w:w="1161" w:type="dxa"/>
            <w:tcBorders>
              <w:top w:val="single" w:sz="4" w:space="0" w:color="auto"/>
              <w:left w:val="single" w:sz="4" w:space="0" w:color="auto"/>
              <w:bottom w:val="single" w:sz="4" w:space="0" w:color="auto"/>
              <w:right w:val="single" w:sz="4" w:space="0" w:color="auto"/>
            </w:tcBorders>
          </w:tcPr>
          <w:p w14:paraId="1DE00A36" w14:textId="045D4350"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C04956">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C04956">
              <w:rPr>
                <w:rFonts w:asciiTheme="minorHAnsi" w:eastAsia="Times New Roman" w:hAnsiTheme="minorHAnsi"/>
                <w:sz w:val="20"/>
                <w:szCs w:val="20"/>
              </w:rPr>
              <w:t xml:space="preserve"> r</w:t>
            </w:r>
            <w:r w:rsidR="00F2291F">
              <w:rPr>
                <w:rFonts w:asciiTheme="minorHAnsi" w:eastAsia="Times New Roman" w:hAnsiTheme="minorHAnsi"/>
                <w:sz w:val="20"/>
                <w:szCs w:val="20"/>
              </w:rPr>
              <w:t>eference Value f</w:t>
            </w:r>
            <w:r w:rsidRPr="00033610">
              <w:rPr>
                <w:rFonts w:asciiTheme="minorHAnsi" w:eastAsia="Times New Roman" w:hAnsiTheme="minorHAnsi"/>
                <w:sz w:val="20"/>
                <w:szCs w:val="20"/>
              </w:rPr>
              <w:t xml:space="preserve">rom </w:t>
            </w:r>
            <w:r w:rsidR="00712D4B">
              <w:rPr>
                <w:rFonts w:asciiTheme="minorHAnsi" w:eastAsia="Times New Roman" w:hAnsiTheme="minorHAnsi"/>
                <w:sz w:val="20"/>
                <w:szCs w:val="20"/>
              </w:rPr>
              <w:t>LMCC</w:t>
            </w:r>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76FE1F77" w14:textId="272F4BAC" w:rsidR="0093093E" w:rsidRPr="00B67E3D" w:rsidRDefault="00033610" w:rsidP="007953C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 xml:space="preserve">Else </w:t>
            </w:r>
            <w:r w:rsidR="007953C5">
              <w:rPr>
                <w:rFonts w:asciiTheme="minorHAnsi" w:eastAsia="Times New Roman" w:hAnsiTheme="minorHAnsi"/>
                <w:sz w:val="20"/>
                <w:szCs w:val="20"/>
              </w:rPr>
              <w:t>value</w:t>
            </w:r>
            <w:r w:rsidRPr="00033610">
              <w:rPr>
                <w:rFonts w:asciiTheme="minorHAnsi" w:eastAsia="Times New Roman" w:hAnsiTheme="minorHAnsi"/>
                <w:sz w:val="20"/>
                <w:szCs w:val="20"/>
              </w:rPr>
              <w:t>= NA&gt;&gt;</w:t>
            </w:r>
            <w:r w:rsidR="00D73D63">
              <w:rPr>
                <w:rFonts w:asciiTheme="minorHAnsi" w:eastAsia="Times New Roman" w:hAnsiTheme="minorHAnsi"/>
                <w:sz w:val="20"/>
                <w:szCs w:val="20"/>
              </w:rPr>
              <w:t xml:space="preserve"> </w:t>
            </w:r>
          </w:p>
        </w:tc>
      </w:tr>
      <w:tr w:rsidR="0033180C" w:rsidRPr="006F1F7B" w14:paraId="24C7967C"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center"/>
          </w:tcPr>
          <w:p w14:paraId="30F6F31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74" w:type="dxa"/>
            <w:tcBorders>
              <w:top w:val="single" w:sz="4" w:space="0" w:color="auto"/>
              <w:left w:val="single" w:sz="4" w:space="0" w:color="auto"/>
              <w:bottom w:val="single" w:sz="4" w:space="0" w:color="auto"/>
              <w:right w:val="single" w:sz="4" w:space="0" w:color="auto"/>
            </w:tcBorders>
            <w:vAlign w:val="center"/>
          </w:tcPr>
          <w:p w14:paraId="0CD7EDA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58" w:type="dxa"/>
            <w:tcBorders>
              <w:top w:val="single" w:sz="4" w:space="0" w:color="auto"/>
              <w:left w:val="single" w:sz="4" w:space="0" w:color="auto"/>
              <w:bottom w:val="single" w:sz="4" w:space="0" w:color="auto"/>
              <w:right w:val="single" w:sz="4" w:space="0" w:color="auto"/>
            </w:tcBorders>
            <w:vAlign w:val="center"/>
          </w:tcPr>
          <w:p w14:paraId="52C5F48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15" w:type="dxa"/>
            <w:tcBorders>
              <w:top w:val="single" w:sz="4" w:space="0" w:color="auto"/>
              <w:left w:val="single" w:sz="4" w:space="0" w:color="auto"/>
              <w:bottom w:val="single" w:sz="4" w:space="0" w:color="auto"/>
              <w:right w:val="single" w:sz="4" w:space="0" w:color="auto"/>
            </w:tcBorders>
            <w:vAlign w:val="center"/>
          </w:tcPr>
          <w:p w14:paraId="0F4250A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E1D1BA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3DBB326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1899E1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2783B2A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663" w:type="dxa"/>
            <w:tcBorders>
              <w:top w:val="single" w:sz="4" w:space="0" w:color="auto"/>
              <w:left w:val="single" w:sz="4" w:space="0" w:color="auto"/>
              <w:bottom w:val="single" w:sz="4" w:space="0" w:color="auto"/>
              <w:right w:val="single" w:sz="4" w:space="0" w:color="auto"/>
            </w:tcBorders>
            <w:vAlign w:val="center"/>
          </w:tcPr>
          <w:p w14:paraId="026A5F2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tcPr>
          <w:p w14:paraId="45D13FDF"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56" w:type="dxa"/>
            <w:tcBorders>
              <w:top w:val="single" w:sz="4" w:space="0" w:color="auto"/>
              <w:left w:val="single" w:sz="4" w:space="0" w:color="auto"/>
              <w:bottom w:val="single" w:sz="4" w:space="0" w:color="auto"/>
              <w:right w:val="single" w:sz="4" w:space="0" w:color="auto"/>
            </w:tcBorders>
            <w:vAlign w:val="center"/>
          </w:tcPr>
          <w:p w14:paraId="078C2CA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61" w:type="dxa"/>
            <w:tcBorders>
              <w:top w:val="single" w:sz="4" w:space="0" w:color="auto"/>
              <w:left w:val="single" w:sz="4" w:space="0" w:color="auto"/>
              <w:bottom w:val="single" w:sz="4" w:space="0" w:color="auto"/>
              <w:right w:val="single" w:sz="4" w:space="0" w:color="auto"/>
            </w:tcBorders>
            <w:vAlign w:val="center"/>
          </w:tcPr>
          <w:p w14:paraId="2799B69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95E6D01" w14:textId="7BDCAFE9" w:rsidR="00FA3EE7" w:rsidRDefault="00FA3EE7" w:rsidP="00E53B15">
      <w:pPr>
        <w:spacing w:after="0"/>
      </w:pPr>
    </w:p>
    <w:p w14:paraId="5C556CB0" w14:textId="77777777" w:rsidR="00FA3EE7" w:rsidRDefault="00FA3EE7">
      <w:pPr>
        <w:spacing w:after="0" w:line="240" w:lineRule="auto"/>
      </w:pPr>
      <w:r>
        <w:br w:type="page"/>
      </w:r>
    </w:p>
    <w:tbl>
      <w:tblPr>
        <w:tblStyle w:val="TableGrid"/>
        <w:tblW w:w="5002" w:type="pct"/>
        <w:tblLayout w:type="fixed"/>
        <w:tblLook w:val="04A0" w:firstRow="1" w:lastRow="0" w:firstColumn="1" w:lastColumn="0" w:noHBand="0" w:noVBand="1"/>
      </w:tblPr>
      <w:tblGrid>
        <w:gridCol w:w="1166"/>
        <w:gridCol w:w="1258"/>
        <w:gridCol w:w="1172"/>
        <w:gridCol w:w="1172"/>
        <w:gridCol w:w="988"/>
        <w:gridCol w:w="1353"/>
        <w:gridCol w:w="1080"/>
        <w:gridCol w:w="1258"/>
        <w:gridCol w:w="1258"/>
        <w:gridCol w:w="1172"/>
        <w:gridCol w:w="1077"/>
        <w:gridCol w:w="1442"/>
      </w:tblGrid>
      <w:tr w:rsidR="00B569DA" w:rsidRPr="00C071B0" w14:paraId="2B82F05D" w14:textId="77777777" w:rsidTr="0062515C">
        <w:tc>
          <w:tcPr>
            <w:tcW w:w="5000" w:type="pct"/>
            <w:gridSpan w:val="12"/>
          </w:tcPr>
          <w:p w14:paraId="14005E9A" w14:textId="10586070" w:rsidR="00B569DA" w:rsidRPr="00405CF9" w:rsidRDefault="00B569DA" w:rsidP="0062515C">
            <w:pPr>
              <w:spacing w:after="0"/>
              <w:rPr>
                <w:rFonts w:cstheme="minorHAnsi"/>
                <w:b/>
                <w:sz w:val="20"/>
                <w:szCs w:val="20"/>
              </w:rPr>
            </w:pPr>
            <w:bookmarkStart w:id="4" w:name="_Hlk97879290"/>
            <w:r>
              <w:rPr>
                <w:rFonts w:cstheme="minorHAnsi"/>
                <w:b/>
                <w:sz w:val="20"/>
                <w:szCs w:val="20"/>
              </w:rPr>
              <w:lastRenderedPageBreak/>
              <w:t>B2</w:t>
            </w:r>
            <w:r w:rsidRPr="00405CF9">
              <w:rPr>
                <w:rFonts w:cstheme="minorHAnsi"/>
                <w:b/>
                <w:sz w:val="20"/>
                <w:szCs w:val="20"/>
              </w:rPr>
              <w:t xml:space="preserve">. Design </w:t>
            </w:r>
            <w:r>
              <w:rPr>
                <w:rFonts w:cstheme="minorHAnsi"/>
                <w:b/>
                <w:sz w:val="20"/>
                <w:szCs w:val="20"/>
              </w:rPr>
              <w:t>CHPWH System</w:t>
            </w:r>
            <w:r w:rsidRPr="00405CF9">
              <w:rPr>
                <w:rFonts w:cstheme="minorHAnsi"/>
                <w:b/>
                <w:sz w:val="20"/>
                <w:szCs w:val="20"/>
              </w:rPr>
              <w:t xml:space="preserve"> Information</w:t>
            </w:r>
          </w:p>
          <w:p w14:paraId="4CA6AD84" w14:textId="77777777" w:rsidR="00F87E81" w:rsidRDefault="00B569DA" w:rsidP="0062515C">
            <w:pPr>
              <w:spacing w:after="0"/>
              <w:rPr>
                <w:sz w:val="18"/>
                <w:szCs w:val="18"/>
              </w:rPr>
            </w:pPr>
            <w:r>
              <w:rPr>
                <w:sz w:val="18"/>
                <w:szCs w:val="18"/>
              </w:rPr>
              <w:t>&lt;&lt;Static Text - see the top&gt;&gt;</w:t>
            </w:r>
          </w:p>
          <w:p w14:paraId="6D39FE21" w14:textId="7D980938" w:rsidR="00B569DA" w:rsidRDefault="00B569DA" w:rsidP="0062515C">
            <w:pPr>
              <w:spacing w:after="0"/>
              <w:rPr>
                <w:rFonts w:cstheme="minorHAnsi"/>
                <w:sz w:val="20"/>
                <w:szCs w:val="20"/>
              </w:rPr>
            </w:pPr>
            <w:r>
              <w:rPr>
                <w:rFonts w:cstheme="minorHAnsi"/>
                <w:sz w:val="20"/>
                <w:szCs w:val="20"/>
              </w:rPr>
              <w:t>&lt;&lt;If</w:t>
            </w:r>
            <w:r w:rsidR="00FC6523">
              <w:rPr>
                <w:rFonts w:cstheme="minorHAnsi"/>
                <w:sz w:val="20"/>
                <w:szCs w:val="20"/>
              </w:rPr>
              <w:t xml:space="preserve"> </w:t>
            </w:r>
            <w:r>
              <w:rPr>
                <w:rFonts w:cstheme="minorHAnsi"/>
                <w:sz w:val="20"/>
                <w:szCs w:val="20"/>
              </w:rPr>
              <w:t xml:space="preserve">LMCC has CHPWH,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64D71D11" w14:textId="77777777" w:rsidR="00B569DA" w:rsidRPr="00405CF9" w:rsidRDefault="00B569DA" w:rsidP="0062515C">
            <w:pPr>
              <w:spacing w:after="0"/>
              <w:rPr>
                <w:rFonts w:cstheme="minorHAnsi"/>
                <w:b/>
                <w:sz w:val="20"/>
                <w:szCs w:val="20"/>
              </w:rPr>
            </w:pPr>
            <w:r>
              <w:rPr>
                <w:rFonts w:cstheme="minorHAnsi"/>
                <w:sz w:val="20"/>
                <w:szCs w:val="20"/>
              </w:rPr>
              <w:t xml:space="preserve">&lt;&lt;require one row of data for each water heater identified on the LMCC&gt;&gt; </w:t>
            </w:r>
          </w:p>
        </w:tc>
      </w:tr>
      <w:tr w:rsidR="00B569DA" w:rsidRPr="00C071B0" w14:paraId="4D96F65B" w14:textId="77777777" w:rsidTr="00FA3EE7">
        <w:tc>
          <w:tcPr>
            <w:tcW w:w="405" w:type="pct"/>
            <w:vAlign w:val="bottom"/>
          </w:tcPr>
          <w:p w14:paraId="594BFBCC" w14:textId="77777777" w:rsidR="00B569DA" w:rsidRPr="003F4127" w:rsidRDefault="00B569DA" w:rsidP="0062515C">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53079D0C" w14:textId="77777777" w:rsidR="00B569DA" w:rsidRPr="003F4127" w:rsidRDefault="00B569DA" w:rsidP="0062515C">
            <w:pPr>
              <w:spacing w:after="0"/>
              <w:jc w:val="center"/>
              <w:rPr>
                <w:rFonts w:cstheme="minorHAnsi"/>
                <w:sz w:val="20"/>
                <w:szCs w:val="20"/>
              </w:rPr>
            </w:pPr>
            <w:r w:rsidRPr="003F4127">
              <w:rPr>
                <w:rFonts w:eastAsia="Times New Roman" w:cstheme="minorHAnsi"/>
                <w:sz w:val="20"/>
                <w:szCs w:val="20"/>
              </w:rPr>
              <w:t>02</w:t>
            </w:r>
          </w:p>
        </w:tc>
        <w:tc>
          <w:tcPr>
            <w:tcW w:w="407" w:type="pct"/>
          </w:tcPr>
          <w:p w14:paraId="6620AA53" w14:textId="77777777" w:rsidR="00B569DA" w:rsidRPr="003F4127" w:rsidRDefault="00B569DA"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0E33319C"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04</w:t>
            </w:r>
          </w:p>
        </w:tc>
        <w:tc>
          <w:tcPr>
            <w:tcW w:w="343" w:type="pct"/>
          </w:tcPr>
          <w:p w14:paraId="5D02E006" w14:textId="77777777" w:rsidR="00B569DA" w:rsidRPr="003F4127" w:rsidRDefault="00B569DA" w:rsidP="0062515C">
            <w:pPr>
              <w:spacing w:after="0"/>
              <w:jc w:val="center"/>
              <w:rPr>
                <w:rFonts w:eastAsia="Times New Roman" w:cstheme="minorHAnsi"/>
                <w:sz w:val="20"/>
                <w:szCs w:val="20"/>
              </w:rPr>
            </w:pPr>
            <w:r>
              <w:rPr>
                <w:rFonts w:eastAsia="Times New Roman" w:cstheme="minorHAnsi"/>
                <w:sz w:val="20"/>
                <w:szCs w:val="20"/>
              </w:rPr>
              <w:t>05</w:t>
            </w:r>
          </w:p>
        </w:tc>
        <w:tc>
          <w:tcPr>
            <w:tcW w:w="470" w:type="pct"/>
          </w:tcPr>
          <w:p w14:paraId="5259226A"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06</w:t>
            </w:r>
          </w:p>
        </w:tc>
        <w:tc>
          <w:tcPr>
            <w:tcW w:w="375" w:type="pct"/>
          </w:tcPr>
          <w:p w14:paraId="408A2D5A"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07</w:t>
            </w:r>
          </w:p>
        </w:tc>
        <w:tc>
          <w:tcPr>
            <w:tcW w:w="437" w:type="pct"/>
          </w:tcPr>
          <w:p w14:paraId="0FFA9E4E" w14:textId="77777777" w:rsidR="00B569DA" w:rsidRPr="003F4127" w:rsidRDefault="00B569DA" w:rsidP="0062515C">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1C97CA30"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09</w:t>
            </w:r>
          </w:p>
        </w:tc>
        <w:tc>
          <w:tcPr>
            <w:tcW w:w="407" w:type="pct"/>
          </w:tcPr>
          <w:p w14:paraId="06346197"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10</w:t>
            </w:r>
          </w:p>
        </w:tc>
        <w:tc>
          <w:tcPr>
            <w:tcW w:w="374" w:type="pct"/>
          </w:tcPr>
          <w:p w14:paraId="2290A2A4" w14:textId="77777777" w:rsidR="00B569DA" w:rsidRPr="003F4127" w:rsidRDefault="00B569DA" w:rsidP="0062515C">
            <w:pPr>
              <w:spacing w:after="0"/>
              <w:jc w:val="center"/>
              <w:rPr>
                <w:rFonts w:eastAsia="Times New Roman" w:cstheme="minorHAnsi"/>
                <w:sz w:val="20"/>
                <w:szCs w:val="20"/>
              </w:rPr>
            </w:pPr>
            <w:r>
              <w:rPr>
                <w:rFonts w:eastAsia="Times New Roman" w:cstheme="minorHAnsi"/>
                <w:sz w:val="20"/>
                <w:szCs w:val="20"/>
              </w:rPr>
              <w:t>11</w:t>
            </w:r>
          </w:p>
        </w:tc>
        <w:tc>
          <w:tcPr>
            <w:tcW w:w="501" w:type="pct"/>
          </w:tcPr>
          <w:p w14:paraId="21BC3DAE" w14:textId="77777777" w:rsidR="00B569DA" w:rsidRDefault="00B569DA" w:rsidP="0062515C">
            <w:pPr>
              <w:spacing w:after="0"/>
              <w:jc w:val="center"/>
              <w:rPr>
                <w:rFonts w:eastAsia="Times New Roman" w:cstheme="minorHAnsi"/>
                <w:sz w:val="20"/>
                <w:szCs w:val="20"/>
              </w:rPr>
            </w:pPr>
            <w:r>
              <w:rPr>
                <w:rFonts w:eastAsia="Times New Roman" w:cstheme="minorHAnsi"/>
                <w:sz w:val="20"/>
                <w:szCs w:val="20"/>
              </w:rPr>
              <w:t>12</w:t>
            </w:r>
          </w:p>
        </w:tc>
      </w:tr>
      <w:tr w:rsidR="00B569DA" w:rsidRPr="00C071B0" w14:paraId="2E364D4D" w14:textId="77777777" w:rsidTr="00FA3EE7">
        <w:tc>
          <w:tcPr>
            <w:tcW w:w="405" w:type="pct"/>
            <w:vAlign w:val="bottom"/>
          </w:tcPr>
          <w:p w14:paraId="3375D91A"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4B167E54"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38F94C16"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4EE8AD3A"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4F4A5D9D" w14:textId="2317B256" w:rsidR="00B569DA" w:rsidRPr="0040687B"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B569DA" w:rsidRPr="0040687B">
              <w:rPr>
                <w:rFonts w:eastAsia="Times New Roman" w:cstheme="minorHAnsi"/>
                <w:sz w:val="18"/>
                <w:szCs w:val="18"/>
              </w:rPr>
              <w:t xml:space="preserve"> of Water Heaters/</w:t>
            </w:r>
          </w:p>
          <w:p w14:paraId="72F63E2D"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6BBC44FF"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43" w:type="pct"/>
            <w:vAlign w:val="bottom"/>
          </w:tcPr>
          <w:p w14:paraId="30AFE632"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70" w:type="pct"/>
            <w:vAlign w:val="bottom"/>
          </w:tcPr>
          <w:p w14:paraId="671ED3D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24B2E555"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375" w:type="pct"/>
            <w:vAlign w:val="bottom"/>
          </w:tcPr>
          <w:p w14:paraId="7E14C71D"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437" w:type="pct"/>
            <w:vAlign w:val="bottom"/>
          </w:tcPr>
          <w:p w14:paraId="7E27B08C"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53ACE55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2AE82064"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07" w:type="pct"/>
            <w:vAlign w:val="bottom"/>
          </w:tcPr>
          <w:p w14:paraId="262F5C9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4" w:type="pct"/>
            <w:vAlign w:val="bottom"/>
          </w:tcPr>
          <w:p w14:paraId="0200ED66"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501" w:type="pct"/>
          </w:tcPr>
          <w:p w14:paraId="78A006EB"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B569DA" w:rsidRPr="00C071B0" w14:paraId="64C57998" w14:textId="77777777" w:rsidTr="00FA3EE7">
        <w:tc>
          <w:tcPr>
            <w:tcW w:w="405" w:type="pct"/>
            <w:tcBorders>
              <w:top w:val="single" w:sz="4" w:space="0" w:color="auto"/>
              <w:left w:val="single" w:sz="4" w:space="0" w:color="auto"/>
              <w:bottom w:val="single" w:sz="4" w:space="0" w:color="auto"/>
              <w:right w:val="single" w:sz="4" w:space="0" w:color="auto"/>
            </w:tcBorders>
          </w:tcPr>
          <w:p w14:paraId="74404AFA"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 xml:space="preserve">&lt;&lt;Reference values from </w:t>
            </w:r>
            <w:r>
              <w:rPr>
                <w:rFonts w:eastAsia="Times New Roman" w:cstheme="minorHAnsi"/>
                <w:sz w:val="18"/>
                <w:szCs w:val="18"/>
              </w:rPr>
              <w:t>LMCC</w:t>
            </w:r>
            <w:r w:rsidRPr="0040687B">
              <w:rPr>
                <w:rFonts w:eastAsia="Times New Roman" w:cstheme="minorHAnsi"/>
                <w:sz w:val="18"/>
                <w:szCs w:val="18"/>
              </w:rPr>
              <w:t xml:space="preserve"> &gt;&gt;</w:t>
            </w:r>
          </w:p>
        </w:tc>
        <w:tc>
          <w:tcPr>
            <w:tcW w:w="437" w:type="pct"/>
            <w:tcBorders>
              <w:top w:val="single" w:sz="4" w:space="0" w:color="auto"/>
              <w:left w:val="single" w:sz="4" w:space="0" w:color="auto"/>
              <w:bottom w:val="single" w:sz="4" w:space="0" w:color="auto"/>
              <w:right w:val="single" w:sz="4" w:space="0" w:color="auto"/>
            </w:tcBorders>
          </w:tcPr>
          <w:p w14:paraId="61894803"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 xml:space="preserve">&lt;&lt;Reference values from </w:t>
            </w:r>
            <w:r>
              <w:rPr>
                <w:rFonts w:eastAsia="Times New Roman" w:cstheme="minorHAnsi"/>
                <w:sz w:val="18"/>
                <w:szCs w:val="18"/>
              </w:rPr>
              <w:t>LMCC</w:t>
            </w:r>
            <w:r w:rsidRPr="0040687B">
              <w:rPr>
                <w:rFonts w:eastAsia="Times New Roman" w:cstheme="minorHAnsi"/>
                <w:sz w:val="18"/>
                <w:szCs w:val="18"/>
              </w:rPr>
              <w:t>-PRF-01; else if prescriptive, report default value = Sanden</w:t>
            </w:r>
            <w:r w:rsidRPr="0040687B">
              <w:rPr>
                <w:rFonts w:eastAsia="Times New Roman"/>
                <w:sz w:val="18"/>
                <w:szCs w:val="18"/>
              </w:rPr>
              <w:t>&gt;&gt;</w:t>
            </w:r>
          </w:p>
        </w:tc>
        <w:tc>
          <w:tcPr>
            <w:tcW w:w="407" w:type="pct"/>
          </w:tcPr>
          <w:p w14:paraId="6A9C8A35" w14:textId="1181DB9E" w:rsidR="00B569DA" w:rsidRPr="0040687B" w:rsidRDefault="00B569DA" w:rsidP="0062515C">
            <w:pPr>
              <w:spacing w:after="0"/>
              <w:jc w:val="center"/>
              <w:rPr>
                <w:rFonts w:eastAsia="Times New Roman" w:cstheme="minorHAnsi"/>
                <w:b/>
                <w:i/>
                <w:color w:val="FF0000"/>
                <w:sz w:val="18"/>
                <w:szCs w:val="18"/>
              </w:rPr>
            </w:pPr>
            <w:r w:rsidRPr="0040687B">
              <w:rPr>
                <w:rFonts w:cstheme="minorHAnsi"/>
                <w:sz w:val="18"/>
                <w:szCs w:val="18"/>
              </w:rPr>
              <w:t xml:space="preserve">&lt;&lt;Reference values from </w:t>
            </w:r>
            <w:r>
              <w:rPr>
                <w:rFonts w:cstheme="minorHAnsi"/>
                <w:sz w:val="18"/>
                <w:szCs w:val="18"/>
              </w:rPr>
              <w:t>LMCC</w:t>
            </w:r>
            <w:ins w:id="5" w:author="Alhabibi, Haider@Energy" w:date="2023-03-29T13:00:00Z">
              <w:r w:rsidR="00E1444E">
                <w:rPr>
                  <w:rFonts w:cstheme="minorHAnsi"/>
                  <w:sz w:val="18"/>
                  <w:szCs w:val="18"/>
                </w:rPr>
                <w:t xml:space="preserve">, </w:t>
              </w:r>
              <w:proofErr w:type="gramStart"/>
              <w:r w:rsidR="00E1444E" w:rsidRPr="00F565A9">
                <w:rPr>
                  <w:rFonts w:asciiTheme="minorHAnsi" w:eastAsia="Times New Roman" w:hAnsiTheme="minorHAnsi" w:cstheme="minorHAnsi"/>
                  <w:sz w:val="18"/>
                  <w:szCs w:val="18"/>
                </w:rPr>
                <w:t>If</w:t>
              </w:r>
              <w:proofErr w:type="gramEnd"/>
              <w:r w:rsidR="00E1444E" w:rsidRPr="00F565A9">
                <w:rPr>
                  <w:rFonts w:asciiTheme="minorHAnsi" w:eastAsia="Times New Roman" w:hAnsiTheme="minorHAnsi" w:cstheme="minorHAnsi"/>
                  <w:sz w:val="18"/>
                  <w:szCs w:val="18"/>
                </w:rPr>
                <w:t xml:space="preserve"> information is not available on the LMCC, then allow user input.</w:t>
              </w:r>
            </w:ins>
            <w:r w:rsidRPr="0040687B">
              <w:rPr>
                <w:rFonts w:cstheme="minorHAnsi"/>
                <w:sz w:val="18"/>
                <w:szCs w:val="18"/>
              </w:rPr>
              <w:t>&gt;&gt;</w:t>
            </w:r>
          </w:p>
        </w:tc>
        <w:tc>
          <w:tcPr>
            <w:tcW w:w="407" w:type="pct"/>
          </w:tcPr>
          <w:p w14:paraId="126EFB68" w14:textId="2A41E94F"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&lt;&lt;Reference value from </w:t>
            </w:r>
            <w:r>
              <w:rPr>
                <w:rFonts w:eastAsia="Times New Roman" w:cs="Calibri"/>
                <w:sz w:val="18"/>
                <w:szCs w:val="18"/>
              </w:rPr>
              <w:t>LMCC</w:t>
            </w:r>
            <w:ins w:id="6" w:author="Alhabibi, Haider@Energy" w:date="2023-03-29T13:01:00Z">
              <w:r w:rsidR="00E1444E">
                <w:rPr>
                  <w:rFonts w:eastAsia="Times New Roman" w:cs="Calibri"/>
                  <w:sz w:val="18"/>
                  <w:szCs w:val="18"/>
                </w:rPr>
                <w:t xml:space="preserve">, </w:t>
              </w:r>
              <w:proofErr w:type="gramStart"/>
              <w:r w:rsidR="00E1444E" w:rsidRPr="00F565A9">
                <w:rPr>
                  <w:rFonts w:asciiTheme="minorHAnsi" w:eastAsia="Times New Roman" w:hAnsiTheme="minorHAnsi" w:cstheme="minorHAnsi"/>
                  <w:sz w:val="18"/>
                  <w:szCs w:val="18"/>
                </w:rPr>
                <w:t>If</w:t>
              </w:r>
              <w:proofErr w:type="gramEnd"/>
              <w:r w:rsidR="00E1444E" w:rsidRPr="00F565A9">
                <w:rPr>
                  <w:rFonts w:asciiTheme="minorHAnsi" w:eastAsia="Times New Roman" w:hAnsiTheme="minorHAnsi" w:cstheme="minorHAnsi"/>
                  <w:sz w:val="18"/>
                  <w:szCs w:val="18"/>
                </w:rPr>
                <w:t xml:space="preserve"> information is not available on the LMCC, then allow user input.</w:t>
              </w:r>
            </w:ins>
            <w:r w:rsidRPr="0040687B">
              <w:rPr>
                <w:rFonts w:eastAsia="Times New Roman" w:cs="Calibri"/>
                <w:sz w:val="18"/>
                <w:szCs w:val="18"/>
              </w:rPr>
              <w:t>&gt;&gt;</w:t>
            </w:r>
          </w:p>
        </w:tc>
        <w:tc>
          <w:tcPr>
            <w:tcW w:w="343" w:type="pct"/>
          </w:tcPr>
          <w:p w14:paraId="46AF8AB0" w14:textId="77777777" w:rsidR="00B569DA" w:rsidRPr="0040687B" w:rsidRDefault="00B569DA" w:rsidP="0062515C">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Pr>
                <w:rFonts w:eastAsia="Times New Roman" w:cstheme="minorHAnsi"/>
                <w:sz w:val="18"/>
                <w:szCs w:val="18"/>
              </w:rPr>
              <w:t>LMCC</w:t>
            </w:r>
            <w:r w:rsidRPr="0040687B">
              <w:rPr>
                <w:rFonts w:eastAsia="Times New Roman" w:cstheme="minorHAnsi"/>
                <w:sz w:val="18"/>
                <w:szCs w:val="18"/>
              </w:rPr>
              <w:t>&gt;&gt;</w:t>
            </w:r>
          </w:p>
        </w:tc>
        <w:tc>
          <w:tcPr>
            <w:tcW w:w="470" w:type="pct"/>
          </w:tcPr>
          <w:p w14:paraId="57686DD5" w14:textId="0ABC290C"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ins w:id="7" w:author="Alhabibi, Haider@Energy" w:date="2023-03-29T13:01:00Z">
              <w:r w:rsidR="00E1444E">
                <w:rPr>
                  <w:rFonts w:eastAsia="Times New Roman" w:cs="Calibri"/>
                  <w:sz w:val="18"/>
                  <w:szCs w:val="18"/>
                </w:rPr>
                <w:t xml:space="preserve">, </w:t>
              </w:r>
              <w:proofErr w:type="gramStart"/>
              <w:r w:rsidR="00E1444E" w:rsidRPr="00F565A9">
                <w:rPr>
                  <w:rFonts w:asciiTheme="minorHAnsi" w:eastAsia="Times New Roman" w:hAnsiTheme="minorHAnsi" w:cstheme="minorHAnsi"/>
                  <w:sz w:val="18"/>
                  <w:szCs w:val="18"/>
                </w:rPr>
                <w:t>If</w:t>
              </w:r>
              <w:proofErr w:type="gramEnd"/>
              <w:r w:rsidR="00E1444E" w:rsidRPr="00F565A9">
                <w:rPr>
                  <w:rFonts w:asciiTheme="minorHAnsi" w:eastAsia="Times New Roman" w:hAnsiTheme="minorHAnsi" w:cstheme="minorHAnsi"/>
                  <w:sz w:val="18"/>
                  <w:szCs w:val="18"/>
                </w:rPr>
                <w:t xml:space="preserve"> information is not available on the LMCC, then allow user input.</w:t>
              </w:r>
            </w:ins>
            <w:r w:rsidRPr="0040687B">
              <w:rPr>
                <w:rFonts w:eastAsia="Times New Roman" w:cs="Calibri"/>
                <w:sz w:val="18"/>
                <w:szCs w:val="18"/>
              </w:rPr>
              <w:t>&gt;&gt;</w:t>
            </w:r>
          </w:p>
        </w:tc>
        <w:tc>
          <w:tcPr>
            <w:tcW w:w="375" w:type="pct"/>
          </w:tcPr>
          <w:p w14:paraId="5C4A73CC" w14:textId="7B2F9C00"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ins w:id="8" w:author="Alhabibi, Haider@Energy" w:date="2023-03-29T13:01:00Z">
              <w:r w:rsidR="00E1444E">
                <w:rPr>
                  <w:rFonts w:eastAsia="Times New Roman" w:cs="Calibri"/>
                  <w:sz w:val="18"/>
                  <w:szCs w:val="18"/>
                </w:rPr>
                <w:t xml:space="preserve">, </w:t>
              </w:r>
              <w:proofErr w:type="gramStart"/>
              <w:r w:rsidR="00E1444E" w:rsidRPr="00F565A9">
                <w:rPr>
                  <w:rFonts w:asciiTheme="minorHAnsi" w:eastAsia="Times New Roman" w:hAnsiTheme="minorHAnsi" w:cstheme="minorHAnsi"/>
                  <w:sz w:val="18"/>
                  <w:szCs w:val="18"/>
                </w:rPr>
                <w:t>If</w:t>
              </w:r>
              <w:proofErr w:type="gramEnd"/>
              <w:r w:rsidR="00E1444E" w:rsidRPr="00F565A9">
                <w:rPr>
                  <w:rFonts w:asciiTheme="minorHAnsi" w:eastAsia="Times New Roman" w:hAnsiTheme="minorHAnsi" w:cstheme="minorHAnsi"/>
                  <w:sz w:val="18"/>
                  <w:szCs w:val="18"/>
                </w:rPr>
                <w:t xml:space="preserve"> information is not available on the LMCC, then allow user input.</w:t>
              </w:r>
            </w:ins>
            <w:r w:rsidRPr="0040687B">
              <w:rPr>
                <w:rFonts w:eastAsia="Times New Roman" w:cs="Calibri"/>
                <w:sz w:val="18"/>
                <w:szCs w:val="18"/>
              </w:rPr>
              <w:t>&gt;&gt;</w:t>
            </w:r>
          </w:p>
        </w:tc>
        <w:tc>
          <w:tcPr>
            <w:tcW w:w="437" w:type="pct"/>
          </w:tcPr>
          <w:p w14:paraId="2F4936C5" w14:textId="4237D107" w:rsidR="00B569DA" w:rsidRPr="0040687B" w:rsidRDefault="00B569DA" w:rsidP="0062515C">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Pr>
                <w:rFonts w:eastAsia="Times New Roman" w:cstheme="minorHAnsi"/>
                <w:sz w:val="18"/>
                <w:szCs w:val="18"/>
              </w:rPr>
              <w:t>LMCC</w:t>
            </w:r>
            <w:ins w:id="9" w:author="Alhabibi, Haider@Energy" w:date="2023-03-29T13:01:00Z">
              <w:r w:rsidR="00E1444E">
                <w:rPr>
                  <w:rFonts w:eastAsia="Times New Roman" w:cstheme="minorHAnsi"/>
                  <w:sz w:val="18"/>
                  <w:szCs w:val="18"/>
                </w:rPr>
                <w:t xml:space="preserve">, </w:t>
              </w:r>
              <w:proofErr w:type="gramStart"/>
              <w:r w:rsidR="00E1444E" w:rsidRPr="00F565A9">
                <w:rPr>
                  <w:rFonts w:asciiTheme="minorHAnsi" w:eastAsia="Times New Roman" w:hAnsiTheme="minorHAnsi" w:cstheme="minorHAnsi"/>
                  <w:sz w:val="18"/>
                  <w:szCs w:val="18"/>
                </w:rPr>
                <w:t>If</w:t>
              </w:r>
              <w:proofErr w:type="gramEnd"/>
              <w:r w:rsidR="00E1444E" w:rsidRPr="00F565A9">
                <w:rPr>
                  <w:rFonts w:asciiTheme="minorHAnsi" w:eastAsia="Times New Roman" w:hAnsiTheme="minorHAnsi" w:cstheme="minorHAnsi"/>
                  <w:sz w:val="18"/>
                  <w:szCs w:val="18"/>
                </w:rPr>
                <w:t xml:space="preserve"> information is not available on the LMCC, then allow user input.</w:t>
              </w:r>
            </w:ins>
            <w:r w:rsidRPr="0040687B">
              <w:rPr>
                <w:rFonts w:eastAsia="Times New Roman" w:cstheme="minorHAnsi"/>
                <w:sz w:val="18"/>
                <w:szCs w:val="18"/>
              </w:rPr>
              <w:t>&gt;&gt;</w:t>
            </w:r>
          </w:p>
        </w:tc>
        <w:tc>
          <w:tcPr>
            <w:tcW w:w="437" w:type="pct"/>
          </w:tcPr>
          <w:p w14:paraId="26C6FF5B" w14:textId="01499ECE"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ins w:id="10" w:author="Alhabibi, Haider@Energy" w:date="2023-03-29T13:01:00Z">
              <w:r w:rsidR="00E1444E">
                <w:rPr>
                  <w:rFonts w:eastAsia="Times New Roman" w:cs="Calibri"/>
                  <w:sz w:val="18"/>
                  <w:szCs w:val="18"/>
                </w:rPr>
                <w:t xml:space="preserve">, </w:t>
              </w:r>
              <w:proofErr w:type="gramStart"/>
              <w:r w:rsidR="00E1444E" w:rsidRPr="00F565A9">
                <w:rPr>
                  <w:rFonts w:asciiTheme="minorHAnsi" w:eastAsia="Times New Roman" w:hAnsiTheme="minorHAnsi" w:cstheme="minorHAnsi"/>
                  <w:sz w:val="18"/>
                  <w:szCs w:val="18"/>
                </w:rPr>
                <w:t>If</w:t>
              </w:r>
              <w:proofErr w:type="gramEnd"/>
              <w:r w:rsidR="00E1444E" w:rsidRPr="00F565A9">
                <w:rPr>
                  <w:rFonts w:asciiTheme="minorHAnsi" w:eastAsia="Times New Roman" w:hAnsiTheme="minorHAnsi" w:cstheme="minorHAnsi"/>
                  <w:sz w:val="18"/>
                  <w:szCs w:val="18"/>
                </w:rPr>
                <w:t xml:space="preserve"> information is not available on the LMCC, then allow user input.</w:t>
              </w:r>
            </w:ins>
            <w:r w:rsidRPr="0040687B">
              <w:rPr>
                <w:rFonts w:eastAsia="Times New Roman" w:cs="Calibri"/>
                <w:sz w:val="18"/>
                <w:szCs w:val="18"/>
              </w:rPr>
              <w:t>&gt;&gt;</w:t>
            </w:r>
          </w:p>
        </w:tc>
        <w:tc>
          <w:tcPr>
            <w:tcW w:w="407" w:type="pct"/>
          </w:tcPr>
          <w:p w14:paraId="3B3F0D17" w14:textId="1D3A3DD3"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ins w:id="11" w:author="Alhabibi, Haider@Energy" w:date="2023-03-29T13:02:00Z">
              <w:r w:rsidR="0058678B">
                <w:rPr>
                  <w:rFonts w:eastAsia="Times New Roman" w:cs="Calibri"/>
                  <w:sz w:val="18"/>
                  <w:szCs w:val="18"/>
                </w:rPr>
                <w:t xml:space="preserve">, </w:t>
              </w:r>
              <w:proofErr w:type="gramStart"/>
              <w:r w:rsidR="0058678B" w:rsidRPr="00F565A9">
                <w:rPr>
                  <w:rFonts w:asciiTheme="minorHAnsi" w:eastAsia="Times New Roman" w:hAnsiTheme="minorHAnsi" w:cstheme="minorHAnsi"/>
                  <w:sz w:val="18"/>
                  <w:szCs w:val="18"/>
                </w:rPr>
                <w:t>If</w:t>
              </w:r>
              <w:proofErr w:type="gramEnd"/>
              <w:r w:rsidR="0058678B" w:rsidRPr="00F565A9">
                <w:rPr>
                  <w:rFonts w:asciiTheme="minorHAnsi" w:eastAsia="Times New Roman" w:hAnsiTheme="minorHAnsi" w:cstheme="minorHAnsi"/>
                  <w:sz w:val="18"/>
                  <w:szCs w:val="18"/>
                </w:rPr>
                <w:t xml:space="preserve"> information is not available on the LMCC, then allow user input.</w:t>
              </w:r>
            </w:ins>
            <w:r w:rsidRPr="0040687B">
              <w:rPr>
                <w:rFonts w:eastAsia="Times New Roman" w:cs="Calibri"/>
                <w:sz w:val="18"/>
                <w:szCs w:val="18"/>
              </w:rPr>
              <w:t>&gt;&gt;</w:t>
            </w:r>
          </w:p>
        </w:tc>
        <w:tc>
          <w:tcPr>
            <w:tcW w:w="374" w:type="pct"/>
          </w:tcPr>
          <w:p w14:paraId="7CE60CAF" w14:textId="3E93CBEB" w:rsidR="00B569DA" w:rsidRPr="0040687B" w:rsidRDefault="00B569DA" w:rsidP="0062515C">
            <w:pPr>
              <w:spacing w:after="0"/>
              <w:rPr>
                <w:rFonts w:eastAsia="Times New Roman" w:cstheme="minorHAnsi"/>
                <w:sz w:val="18"/>
                <w:szCs w:val="18"/>
              </w:rPr>
            </w:pPr>
            <w:r w:rsidRPr="0040687B">
              <w:rPr>
                <w:rFonts w:eastAsia="Times New Roman" w:cstheme="minorHAnsi"/>
                <w:sz w:val="18"/>
                <w:szCs w:val="18"/>
              </w:rPr>
              <w:t xml:space="preserve">&lt;&lt; Reference value from </w:t>
            </w:r>
            <w:r>
              <w:rPr>
                <w:rFonts w:eastAsia="Times New Roman" w:cstheme="minorHAnsi"/>
                <w:sz w:val="18"/>
                <w:szCs w:val="18"/>
              </w:rPr>
              <w:t>LMCC</w:t>
            </w:r>
            <w:ins w:id="12" w:author="Alhabibi, Haider@Energy" w:date="2023-03-29T13:02:00Z">
              <w:r w:rsidR="00FD2829">
                <w:rPr>
                  <w:rFonts w:eastAsia="Times New Roman" w:cstheme="minorHAnsi"/>
                  <w:sz w:val="18"/>
                  <w:szCs w:val="18"/>
                </w:rPr>
                <w:t xml:space="preserve">, </w:t>
              </w:r>
              <w:proofErr w:type="gramStart"/>
              <w:r w:rsidR="00FD2829" w:rsidRPr="00F565A9">
                <w:rPr>
                  <w:rFonts w:asciiTheme="minorHAnsi" w:eastAsia="Times New Roman" w:hAnsiTheme="minorHAnsi" w:cstheme="minorHAnsi"/>
                  <w:sz w:val="18"/>
                  <w:szCs w:val="18"/>
                </w:rPr>
                <w:t>If</w:t>
              </w:r>
              <w:proofErr w:type="gramEnd"/>
              <w:r w:rsidR="00FD2829" w:rsidRPr="00F565A9">
                <w:rPr>
                  <w:rFonts w:asciiTheme="minorHAnsi" w:eastAsia="Times New Roman" w:hAnsiTheme="minorHAnsi" w:cstheme="minorHAnsi"/>
                  <w:sz w:val="18"/>
                  <w:szCs w:val="18"/>
                </w:rPr>
                <w:t xml:space="preserve"> information is not available on the LMCC, then allow user input.</w:t>
              </w:r>
            </w:ins>
            <w:r w:rsidRPr="0040687B">
              <w:rPr>
                <w:rFonts w:eastAsia="Times New Roman" w:cstheme="minorHAnsi"/>
                <w:sz w:val="18"/>
                <w:szCs w:val="18"/>
              </w:rPr>
              <w:t>&gt;&gt;</w:t>
            </w:r>
          </w:p>
        </w:tc>
        <w:tc>
          <w:tcPr>
            <w:tcW w:w="501" w:type="pct"/>
          </w:tcPr>
          <w:p w14:paraId="208193E8" w14:textId="77777777" w:rsidR="00B569DA" w:rsidRPr="00744DE2" w:rsidRDefault="00B569DA" w:rsidP="0062515C">
            <w:pPr>
              <w:spacing w:after="0"/>
              <w:ind w:left="-13"/>
              <w:rPr>
                <w:sz w:val="18"/>
                <w:szCs w:val="18"/>
              </w:rPr>
            </w:pPr>
            <w:r w:rsidRPr="00744DE2">
              <w:rPr>
                <w:sz w:val="18"/>
                <w:szCs w:val="18"/>
              </w:rPr>
              <w:t>&lt;&lt;if performance, hide column from user, needed for equivalency lookup; Reference value from XML; Elseif prescriptive, do not require field&gt;&gt;</w:t>
            </w:r>
          </w:p>
          <w:p w14:paraId="2613E85A" w14:textId="77777777" w:rsidR="00B569DA" w:rsidRPr="00744DE2" w:rsidRDefault="00B569DA" w:rsidP="0062515C">
            <w:pPr>
              <w:spacing w:after="0"/>
              <w:jc w:val="center"/>
              <w:rPr>
                <w:rFonts w:eastAsia="Times New Roman" w:cstheme="minorHAnsi"/>
                <w:sz w:val="18"/>
                <w:szCs w:val="18"/>
              </w:rPr>
            </w:pPr>
          </w:p>
        </w:tc>
      </w:tr>
      <w:tr w:rsidR="00B569DA" w:rsidRPr="00C071B0" w14:paraId="5C7CBEA4" w14:textId="77777777" w:rsidTr="00FA3EE7">
        <w:tc>
          <w:tcPr>
            <w:tcW w:w="405" w:type="pct"/>
          </w:tcPr>
          <w:p w14:paraId="06D69F34" w14:textId="77777777" w:rsidR="00B569DA" w:rsidRPr="003F4127" w:rsidRDefault="00B569DA" w:rsidP="0062515C">
            <w:pPr>
              <w:jc w:val="center"/>
              <w:rPr>
                <w:rFonts w:cstheme="minorHAnsi"/>
                <w:sz w:val="20"/>
                <w:szCs w:val="20"/>
              </w:rPr>
            </w:pPr>
          </w:p>
        </w:tc>
        <w:tc>
          <w:tcPr>
            <w:tcW w:w="437" w:type="pct"/>
          </w:tcPr>
          <w:p w14:paraId="72A63F57" w14:textId="77777777" w:rsidR="00B569DA" w:rsidRPr="003F4127" w:rsidRDefault="00B569DA" w:rsidP="0062515C">
            <w:pPr>
              <w:jc w:val="center"/>
              <w:rPr>
                <w:rFonts w:cstheme="minorHAnsi"/>
                <w:sz w:val="20"/>
                <w:szCs w:val="20"/>
              </w:rPr>
            </w:pPr>
          </w:p>
        </w:tc>
        <w:tc>
          <w:tcPr>
            <w:tcW w:w="407" w:type="pct"/>
          </w:tcPr>
          <w:p w14:paraId="6ED8E84F" w14:textId="77777777" w:rsidR="00B569DA" w:rsidRPr="003F4127" w:rsidRDefault="00B569DA" w:rsidP="0062515C">
            <w:pPr>
              <w:jc w:val="center"/>
              <w:rPr>
                <w:rFonts w:cstheme="minorHAnsi"/>
                <w:sz w:val="20"/>
                <w:szCs w:val="20"/>
              </w:rPr>
            </w:pPr>
          </w:p>
        </w:tc>
        <w:tc>
          <w:tcPr>
            <w:tcW w:w="407" w:type="pct"/>
          </w:tcPr>
          <w:p w14:paraId="12551AB5" w14:textId="77777777" w:rsidR="00B569DA" w:rsidRPr="003F4127" w:rsidRDefault="00B569DA" w:rsidP="0062515C">
            <w:pPr>
              <w:jc w:val="center"/>
              <w:rPr>
                <w:rFonts w:cstheme="minorHAnsi"/>
                <w:sz w:val="20"/>
                <w:szCs w:val="20"/>
              </w:rPr>
            </w:pPr>
          </w:p>
        </w:tc>
        <w:tc>
          <w:tcPr>
            <w:tcW w:w="343" w:type="pct"/>
          </w:tcPr>
          <w:p w14:paraId="65EE5CE8" w14:textId="77777777" w:rsidR="00B569DA" w:rsidRPr="003F4127" w:rsidRDefault="00B569DA" w:rsidP="0062515C">
            <w:pPr>
              <w:jc w:val="center"/>
              <w:rPr>
                <w:rFonts w:cstheme="minorHAnsi"/>
                <w:sz w:val="20"/>
                <w:szCs w:val="20"/>
              </w:rPr>
            </w:pPr>
          </w:p>
        </w:tc>
        <w:tc>
          <w:tcPr>
            <w:tcW w:w="470" w:type="pct"/>
          </w:tcPr>
          <w:p w14:paraId="046F113E" w14:textId="77777777" w:rsidR="00B569DA" w:rsidRPr="003F4127" w:rsidRDefault="00B569DA" w:rsidP="0062515C">
            <w:pPr>
              <w:jc w:val="center"/>
              <w:rPr>
                <w:rFonts w:cstheme="minorHAnsi"/>
                <w:sz w:val="20"/>
                <w:szCs w:val="20"/>
              </w:rPr>
            </w:pPr>
          </w:p>
        </w:tc>
        <w:tc>
          <w:tcPr>
            <w:tcW w:w="375" w:type="pct"/>
          </w:tcPr>
          <w:p w14:paraId="33F52CA6" w14:textId="77777777" w:rsidR="00B569DA" w:rsidRPr="003F4127" w:rsidRDefault="00B569DA" w:rsidP="0062515C">
            <w:pPr>
              <w:jc w:val="center"/>
              <w:rPr>
                <w:rFonts w:cstheme="minorHAnsi"/>
                <w:sz w:val="20"/>
                <w:szCs w:val="20"/>
              </w:rPr>
            </w:pPr>
          </w:p>
        </w:tc>
        <w:tc>
          <w:tcPr>
            <w:tcW w:w="437" w:type="pct"/>
          </w:tcPr>
          <w:p w14:paraId="5FBEADD3" w14:textId="77777777" w:rsidR="00B569DA" w:rsidRPr="003F4127" w:rsidRDefault="00B569DA" w:rsidP="0062515C">
            <w:pPr>
              <w:jc w:val="center"/>
              <w:rPr>
                <w:rFonts w:cstheme="minorHAnsi"/>
                <w:sz w:val="20"/>
                <w:szCs w:val="20"/>
              </w:rPr>
            </w:pPr>
          </w:p>
        </w:tc>
        <w:tc>
          <w:tcPr>
            <w:tcW w:w="437" w:type="pct"/>
          </w:tcPr>
          <w:p w14:paraId="311F6978" w14:textId="77777777" w:rsidR="00B569DA" w:rsidRPr="003F4127" w:rsidRDefault="00B569DA" w:rsidP="0062515C">
            <w:pPr>
              <w:jc w:val="center"/>
              <w:rPr>
                <w:rFonts w:cstheme="minorHAnsi"/>
                <w:sz w:val="20"/>
                <w:szCs w:val="20"/>
              </w:rPr>
            </w:pPr>
          </w:p>
        </w:tc>
        <w:tc>
          <w:tcPr>
            <w:tcW w:w="407" w:type="pct"/>
          </w:tcPr>
          <w:p w14:paraId="1D1DF710" w14:textId="77777777" w:rsidR="00B569DA" w:rsidRPr="003F4127" w:rsidRDefault="00B569DA" w:rsidP="0062515C">
            <w:pPr>
              <w:jc w:val="center"/>
              <w:rPr>
                <w:rFonts w:cstheme="minorHAnsi"/>
                <w:sz w:val="20"/>
                <w:szCs w:val="20"/>
              </w:rPr>
            </w:pPr>
          </w:p>
        </w:tc>
        <w:tc>
          <w:tcPr>
            <w:tcW w:w="374" w:type="pct"/>
          </w:tcPr>
          <w:p w14:paraId="219BEBD1" w14:textId="77777777" w:rsidR="00B569DA" w:rsidRPr="003F4127" w:rsidRDefault="00B569DA" w:rsidP="0062515C">
            <w:pPr>
              <w:jc w:val="center"/>
              <w:rPr>
                <w:rFonts w:cstheme="minorHAnsi"/>
                <w:sz w:val="20"/>
                <w:szCs w:val="20"/>
              </w:rPr>
            </w:pPr>
          </w:p>
        </w:tc>
        <w:tc>
          <w:tcPr>
            <w:tcW w:w="501" w:type="pct"/>
          </w:tcPr>
          <w:p w14:paraId="75B283F2" w14:textId="77777777" w:rsidR="00B569DA" w:rsidRPr="003F4127" w:rsidRDefault="00B569DA" w:rsidP="0062515C">
            <w:pPr>
              <w:jc w:val="center"/>
              <w:rPr>
                <w:rFonts w:cstheme="minorHAnsi"/>
                <w:sz w:val="20"/>
                <w:szCs w:val="20"/>
              </w:rPr>
            </w:pPr>
          </w:p>
        </w:tc>
      </w:tr>
      <w:bookmarkEnd w:id="4"/>
    </w:tbl>
    <w:p w14:paraId="3EF834A6" w14:textId="77777777" w:rsidR="00167BA4" w:rsidRDefault="00167BA4" w:rsidP="00E53B15">
      <w:pPr>
        <w:spacing w:after="0"/>
      </w:pPr>
    </w:p>
    <w:tbl>
      <w:tblPr>
        <w:tblpPr w:leftFromText="180" w:rightFromText="180" w:vertAnchor="text" w:tblpY="1"/>
        <w:tblOverlap w:val="never"/>
        <w:tblW w:w="14307"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1208"/>
        <w:gridCol w:w="1209"/>
        <w:gridCol w:w="1209"/>
        <w:gridCol w:w="1209"/>
        <w:gridCol w:w="1017"/>
        <w:gridCol w:w="1209"/>
        <w:gridCol w:w="1209"/>
        <w:gridCol w:w="2269"/>
        <w:gridCol w:w="1193"/>
        <w:gridCol w:w="966"/>
        <w:gridCol w:w="855"/>
        <w:gridCol w:w="837"/>
      </w:tblGrid>
      <w:tr w:rsidR="0093093E" w:rsidRPr="006F1F7B" w14:paraId="5C87D612" w14:textId="77777777" w:rsidTr="00AB320B">
        <w:trPr>
          <w:cantSplit/>
          <w:trHeight w:val="144"/>
        </w:trPr>
        <w:tc>
          <w:tcPr>
            <w:tcW w:w="14307" w:type="dxa"/>
            <w:gridSpan w:val="12"/>
            <w:tcBorders>
              <w:top w:val="single" w:sz="4" w:space="0" w:color="auto"/>
              <w:left w:val="single" w:sz="4" w:space="0" w:color="auto"/>
              <w:bottom w:val="single" w:sz="4" w:space="0" w:color="auto"/>
              <w:right w:val="single" w:sz="4" w:space="0" w:color="auto"/>
            </w:tcBorders>
            <w:vAlign w:val="center"/>
          </w:tcPr>
          <w:p w14:paraId="65A05D2A" w14:textId="0899CA65" w:rsidR="0093093E" w:rsidRPr="00294A45" w:rsidRDefault="00276172" w:rsidP="00F947E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94A45">
              <w:rPr>
                <w:rFonts w:asciiTheme="minorHAnsi" w:hAnsiTheme="minorHAnsi" w:cstheme="minorHAnsi"/>
                <w:b/>
                <w:sz w:val="20"/>
                <w:szCs w:val="20"/>
              </w:rPr>
              <w:t>C</w:t>
            </w:r>
            <w:r w:rsidR="0093093E" w:rsidRPr="00294A45">
              <w:rPr>
                <w:rFonts w:asciiTheme="minorHAnsi" w:hAnsiTheme="minorHAnsi" w:cstheme="minorHAnsi"/>
                <w:b/>
                <w:sz w:val="20"/>
                <w:szCs w:val="20"/>
              </w:rPr>
              <w:t xml:space="preserve">. </w:t>
            </w:r>
            <w:r w:rsidR="004432C7" w:rsidRPr="00294A45">
              <w:rPr>
                <w:rFonts w:asciiTheme="minorHAnsi" w:hAnsiTheme="minorHAnsi" w:cstheme="minorHAnsi"/>
                <w:b/>
                <w:sz w:val="20"/>
                <w:szCs w:val="20"/>
              </w:rPr>
              <w:t>Installed</w:t>
            </w:r>
            <w:r w:rsidR="0093093E" w:rsidRPr="00294A45">
              <w:rPr>
                <w:rFonts w:asciiTheme="minorHAnsi" w:hAnsiTheme="minorHAnsi" w:cstheme="minorHAnsi"/>
                <w:b/>
                <w:sz w:val="20"/>
                <w:szCs w:val="20"/>
              </w:rPr>
              <w:t xml:space="preserve"> Central Water Heating Systems Information </w:t>
            </w:r>
          </w:p>
          <w:p w14:paraId="7CF78A76" w14:textId="1B7C49E2" w:rsidR="0093093E" w:rsidRDefault="002C7A0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sz w:val="18"/>
                <w:szCs w:val="18"/>
              </w:rPr>
              <w:t>&lt;&lt;Static Text - see the top&gt;&gt;</w:t>
            </w:r>
          </w:p>
          <w:p w14:paraId="4915C25A" w14:textId="77777777" w:rsidR="001104BC" w:rsidRPr="0072358D" w:rsidRDefault="001104BC" w:rsidP="001104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2358D">
              <w:rPr>
                <w:rFonts w:asciiTheme="minorHAnsi" w:eastAsia="Times New Roman" w:hAnsiTheme="minorHAnsi" w:cstheme="minorHAnsi"/>
                <w:sz w:val="18"/>
                <w:szCs w:val="18"/>
              </w:rPr>
              <w:t xml:space="preserve">&lt;&lt;If Table </w:t>
            </w:r>
            <w:r>
              <w:rPr>
                <w:rFonts w:asciiTheme="minorHAnsi" w:eastAsia="Times New Roman" w:hAnsiTheme="minorHAnsi" w:cstheme="minorHAnsi"/>
                <w:sz w:val="18"/>
                <w:szCs w:val="18"/>
              </w:rPr>
              <w:t>B</w:t>
            </w:r>
            <w:r w:rsidRPr="0072358D">
              <w:rPr>
                <w:rFonts w:asciiTheme="minorHAnsi" w:eastAsia="Times New Roman" w:hAnsiTheme="minorHAnsi" w:cstheme="minorHAnsi"/>
                <w:sz w:val="18"/>
                <w:szCs w:val="18"/>
              </w:rPr>
              <w:t xml:space="preserve"> does apply, then require table, else display the "section does not apply" message&gt;&gt;</w:t>
            </w:r>
          </w:p>
          <w:p w14:paraId="5422F7C3" w14:textId="1AAA038C" w:rsidR="00B841B7" w:rsidRPr="00B67E3D" w:rsidRDefault="00B841B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w:t>
            </w:r>
            <w:r w:rsidR="00B53F98">
              <w:rPr>
                <w:rFonts w:asciiTheme="minorHAnsi" w:eastAsia="Times New Roman" w:hAnsiTheme="minorHAnsi" w:cstheme="minorHAnsi"/>
                <w:sz w:val="20"/>
                <w:szCs w:val="20"/>
              </w:rPr>
              <w:t>in T</w:t>
            </w:r>
            <w:r w:rsidR="004F6669">
              <w:rPr>
                <w:rFonts w:asciiTheme="minorHAnsi" w:eastAsia="Times New Roman" w:hAnsiTheme="minorHAnsi" w:cstheme="minorHAnsi"/>
                <w:sz w:val="20"/>
                <w:szCs w:val="20"/>
              </w:rPr>
              <w:t>able B</w:t>
            </w:r>
            <w:r>
              <w:rPr>
                <w:rFonts w:asciiTheme="minorHAnsi" w:eastAsia="Times New Roman" w:hAnsiTheme="minorHAnsi" w:cstheme="minorHAnsi"/>
                <w:sz w:val="20"/>
                <w:szCs w:val="20"/>
              </w:rPr>
              <w:t>&gt;&gt;</w:t>
            </w:r>
          </w:p>
        </w:tc>
      </w:tr>
      <w:tr w:rsidR="000A511C" w:rsidRPr="006F1F7B" w14:paraId="29498FF3"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vAlign w:val="center"/>
          </w:tcPr>
          <w:p w14:paraId="622C4F6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1202" w:type="dxa"/>
            <w:tcBorders>
              <w:top w:val="single" w:sz="4" w:space="0" w:color="auto"/>
              <w:left w:val="single" w:sz="4" w:space="0" w:color="auto"/>
              <w:bottom w:val="single" w:sz="4" w:space="0" w:color="auto"/>
              <w:right w:val="single" w:sz="4" w:space="0" w:color="auto"/>
            </w:tcBorders>
            <w:vAlign w:val="center"/>
          </w:tcPr>
          <w:p w14:paraId="58EED43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1202" w:type="dxa"/>
            <w:tcBorders>
              <w:top w:val="single" w:sz="4" w:space="0" w:color="auto"/>
              <w:left w:val="single" w:sz="4" w:space="0" w:color="auto"/>
              <w:bottom w:val="single" w:sz="4" w:space="0" w:color="auto"/>
              <w:right w:val="single" w:sz="4" w:space="0" w:color="auto"/>
            </w:tcBorders>
            <w:vAlign w:val="center"/>
          </w:tcPr>
          <w:p w14:paraId="5D5146B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c>
          <w:tcPr>
            <w:tcW w:w="1202" w:type="dxa"/>
            <w:tcBorders>
              <w:top w:val="single" w:sz="4" w:space="0" w:color="auto"/>
              <w:left w:val="single" w:sz="4" w:space="0" w:color="auto"/>
              <w:bottom w:val="single" w:sz="4" w:space="0" w:color="auto"/>
              <w:right w:val="single" w:sz="4" w:space="0" w:color="auto"/>
            </w:tcBorders>
            <w:vAlign w:val="center"/>
          </w:tcPr>
          <w:p w14:paraId="1212751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04</w:t>
            </w:r>
          </w:p>
        </w:tc>
        <w:tc>
          <w:tcPr>
            <w:tcW w:w="1009" w:type="dxa"/>
            <w:tcBorders>
              <w:top w:val="single" w:sz="4" w:space="0" w:color="auto"/>
              <w:left w:val="single" w:sz="4" w:space="0" w:color="auto"/>
              <w:bottom w:val="single" w:sz="4" w:space="0" w:color="auto"/>
              <w:right w:val="single" w:sz="4" w:space="0" w:color="auto"/>
            </w:tcBorders>
            <w:vAlign w:val="center"/>
          </w:tcPr>
          <w:p w14:paraId="69226C9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05</w:t>
            </w:r>
          </w:p>
        </w:tc>
        <w:tc>
          <w:tcPr>
            <w:tcW w:w="1202" w:type="dxa"/>
            <w:tcBorders>
              <w:top w:val="single" w:sz="4" w:space="0" w:color="auto"/>
              <w:left w:val="single" w:sz="4" w:space="0" w:color="auto"/>
              <w:bottom w:val="single" w:sz="4" w:space="0" w:color="auto"/>
              <w:right w:val="single" w:sz="4" w:space="0" w:color="auto"/>
            </w:tcBorders>
            <w:vAlign w:val="center"/>
          </w:tcPr>
          <w:p w14:paraId="68AD8F8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06</w:t>
            </w:r>
          </w:p>
        </w:tc>
        <w:tc>
          <w:tcPr>
            <w:tcW w:w="1202" w:type="dxa"/>
            <w:tcBorders>
              <w:top w:val="single" w:sz="4" w:space="0" w:color="auto"/>
              <w:left w:val="single" w:sz="4" w:space="0" w:color="auto"/>
              <w:bottom w:val="single" w:sz="4" w:space="0" w:color="auto"/>
              <w:right w:val="single" w:sz="4" w:space="0" w:color="auto"/>
            </w:tcBorders>
            <w:vAlign w:val="center"/>
          </w:tcPr>
          <w:p w14:paraId="6568661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07</w:t>
            </w:r>
          </w:p>
        </w:tc>
        <w:tc>
          <w:tcPr>
            <w:tcW w:w="2261" w:type="dxa"/>
            <w:tcBorders>
              <w:top w:val="single" w:sz="4" w:space="0" w:color="auto"/>
              <w:left w:val="single" w:sz="4" w:space="0" w:color="auto"/>
              <w:bottom w:val="single" w:sz="4" w:space="0" w:color="auto"/>
              <w:right w:val="single" w:sz="4" w:space="0" w:color="auto"/>
            </w:tcBorders>
            <w:vAlign w:val="center"/>
          </w:tcPr>
          <w:p w14:paraId="7120783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08</w:t>
            </w:r>
          </w:p>
        </w:tc>
        <w:tc>
          <w:tcPr>
            <w:tcW w:w="1186" w:type="dxa"/>
            <w:tcBorders>
              <w:top w:val="single" w:sz="4" w:space="0" w:color="auto"/>
              <w:left w:val="single" w:sz="4" w:space="0" w:color="auto"/>
              <w:bottom w:val="single" w:sz="4" w:space="0" w:color="auto"/>
              <w:right w:val="single" w:sz="4" w:space="0" w:color="auto"/>
            </w:tcBorders>
            <w:vAlign w:val="center"/>
          </w:tcPr>
          <w:p w14:paraId="05B087E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09</w:t>
            </w:r>
          </w:p>
        </w:tc>
        <w:tc>
          <w:tcPr>
            <w:tcW w:w="959" w:type="dxa"/>
            <w:tcBorders>
              <w:top w:val="single" w:sz="4" w:space="0" w:color="auto"/>
              <w:left w:val="single" w:sz="4" w:space="0" w:color="auto"/>
              <w:bottom w:val="single" w:sz="4" w:space="0" w:color="auto"/>
              <w:right w:val="single" w:sz="4" w:space="0" w:color="auto"/>
            </w:tcBorders>
            <w:vAlign w:val="center"/>
          </w:tcPr>
          <w:p w14:paraId="6059C20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10</w:t>
            </w:r>
          </w:p>
        </w:tc>
        <w:tc>
          <w:tcPr>
            <w:tcW w:w="848" w:type="dxa"/>
            <w:tcBorders>
              <w:top w:val="single" w:sz="4" w:space="0" w:color="auto"/>
              <w:left w:val="single" w:sz="4" w:space="0" w:color="auto"/>
              <w:bottom w:val="single" w:sz="4" w:space="0" w:color="auto"/>
              <w:right w:val="single" w:sz="4" w:space="0" w:color="auto"/>
            </w:tcBorders>
            <w:vAlign w:val="center"/>
          </w:tcPr>
          <w:p w14:paraId="6E75EAC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11</w:t>
            </w:r>
          </w:p>
        </w:tc>
        <w:tc>
          <w:tcPr>
            <w:tcW w:w="829" w:type="dxa"/>
            <w:tcBorders>
              <w:top w:val="single" w:sz="4" w:space="0" w:color="auto"/>
              <w:left w:val="single" w:sz="4" w:space="0" w:color="auto"/>
              <w:bottom w:val="single" w:sz="4" w:space="0" w:color="auto"/>
              <w:right w:val="single" w:sz="4" w:space="0" w:color="auto"/>
            </w:tcBorders>
            <w:vAlign w:val="center"/>
          </w:tcPr>
          <w:p w14:paraId="3CBC926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12</w:t>
            </w:r>
          </w:p>
        </w:tc>
      </w:tr>
      <w:tr w:rsidR="000A511C" w:rsidRPr="006F1F7B" w14:paraId="4F31CEEA"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vAlign w:val="bottom"/>
          </w:tcPr>
          <w:p w14:paraId="062433E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1202" w:type="dxa"/>
            <w:tcBorders>
              <w:top w:val="single" w:sz="4" w:space="0" w:color="auto"/>
              <w:left w:val="single" w:sz="4" w:space="0" w:color="auto"/>
              <w:bottom w:val="single" w:sz="4" w:space="0" w:color="auto"/>
              <w:right w:val="single" w:sz="4" w:space="0" w:color="auto"/>
            </w:tcBorders>
            <w:vAlign w:val="bottom"/>
          </w:tcPr>
          <w:p w14:paraId="35E7B12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Water Heating System Type</w:t>
            </w:r>
          </w:p>
        </w:tc>
        <w:tc>
          <w:tcPr>
            <w:tcW w:w="1202" w:type="dxa"/>
            <w:tcBorders>
              <w:top w:val="single" w:sz="4" w:space="0" w:color="auto"/>
              <w:left w:val="single" w:sz="4" w:space="0" w:color="auto"/>
              <w:bottom w:val="single" w:sz="4" w:space="0" w:color="auto"/>
              <w:right w:val="single" w:sz="4" w:space="0" w:color="auto"/>
            </w:tcBorders>
            <w:vAlign w:val="bottom"/>
          </w:tcPr>
          <w:p w14:paraId="1483302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Heater Type</w:t>
            </w:r>
          </w:p>
        </w:tc>
        <w:tc>
          <w:tcPr>
            <w:tcW w:w="1202" w:type="dxa"/>
            <w:tcBorders>
              <w:top w:val="single" w:sz="4" w:space="0" w:color="auto"/>
              <w:left w:val="single" w:sz="4" w:space="0" w:color="auto"/>
              <w:bottom w:val="single" w:sz="4" w:space="0" w:color="auto"/>
              <w:right w:val="single" w:sz="4" w:space="0" w:color="auto"/>
            </w:tcBorders>
            <w:vAlign w:val="bottom"/>
          </w:tcPr>
          <w:p w14:paraId="07DA467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of Water Heaters in System</w:t>
            </w:r>
          </w:p>
        </w:tc>
        <w:tc>
          <w:tcPr>
            <w:tcW w:w="1009" w:type="dxa"/>
            <w:tcBorders>
              <w:top w:val="single" w:sz="4" w:space="0" w:color="auto"/>
              <w:left w:val="single" w:sz="4" w:space="0" w:color="auto"/>
              <w:bottom w:val="single" w:sz="4" w:space="0" w:color="auto"/>
              <w:right w:val="single" w:sz="4" w:space="0" w:color="auto"/>
            </w:tcBorders>
            <w:vAlign w:val="bottom"/>
          </w:tcPr>
          <w:p w14:paraId="5BCE335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Water Heater </w:t>
            </w:r>
          </w:p>
          <w:p w14:paraId="1093C6C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Storage</w:t>
            </w:r>
          </w:p>
          <w:p w14:paraId="103E838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Volume (gal)</w:t>
            </w:r>
          </w:p>
        </w:tc>
        <w:tc>
          <w:tcPr>
            <w:tcW w:w="1202" w:type="dxa"/>
            <w:tcBorders>
              <w:top w:val="single" w:sz="4" w:space="0" w:color="auto"/>
              <w:left w:val="single" w:sz="4" w:space="0" w:color="auto"/>
              <w:bottom w:val="single" w:sz="4" w:space="0" w:color="auto"/>
              <w:right w:val="single" w:sz="4" w:space="0" w:color="auto"/>
            </w:tcBorders>
            <w:vAlign w:val="bottom"/>
          </w:tcPr>
          <w:p w14:paraId="4948E92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Fuel Type</w:t>
            </w:r>
          </w:p>
        </w:tc>
        <w:tc>
          <w:tcPr>
            <w:tcW w:w="1202" w:type="dxa"/>
            <w:tcBorders>
              <w:top w:val="single" w:sz="4" w:space="0" w:color="auto"/>
              <w:left w:val="single" w:sz="4" w:space="0" w:color="auto"/>
              <w:bottom w:val="single" w:sz="4" w:space="0" w:color="auto"/>
              <w:right w:val="single" w:sz="4" w:space="0" w:color="auto"/>
            </w:tcBorders>
            <w:vAlign w:val="bottom"/>
          </w:tcPr>
          <w:p w14:paraId="0D2624F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Rated Input Type</w:t>
            </w:r>
          </w:p>
        </w:tc>
        <w:tc>
          <w:tcPr>
            <w:tcW w:w="2261" w:type="dxa"/>
            <w:tcBorders>
              <w:top w:val="single" w:sz="4" w:space="0" w:color="auto"/>
              <w:left w:val="single" w:sz="4" w:space="0" w:color="auto"/>
              <w:bottom w:val="single" w:sz="4" w:space="0" w:color="auto"/>
              <w:right w:val="single" w:sz="4" w:space="0" w:color="auto"/>
            </w:tcBorders>
            <w:vAlign w:val="bottom"/>
          </w:tcPr>
          <w:p w14:paraId="0B65B5E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2466C6">
              <w:rPr>
                <w:rFonts w:asciiTheme="minorHAnsi" w:eastAsia="Times New Roman" w:hAnsiTheme="minorHAnsi" w:cstheme="minorHAnsi"/>
                <w:sz w:val="20"/>
                <w:szCs w:val="20"/>
              </w:rPr>
              <w:t>Rated Input Value</w:t>
            </w:r>
          </w:p>
        </w:tc>
        <w:tc>
          <w:tcPr>
            <w:tcW w:w="1186" w:type="dxa"/>
            <w:tcBorders>
              <w:top w:val="single" w:sz="4" w:space="0" w:color="auto"/>
              <w:left w:val="single" w:sz="4" w:space="0" w:color="auto"/>
              <w:bottom w:val="single" w:sz="4" w:space="0" w:color="auto"/>
              <w:right w:val="single" w:sz="4" w:space="0" w:color="auto"/>
            </w:tcBorders>
            <w:vAlign w:val="bottom"/>
          </w:tcPr>
          <w:p w14:paraId="57FF6CE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Type</w:t>
            </w:r>
          </w:p>
        </w:tc>
        <w:tc>
          <w:tcPr>
            <w:tcW w:w="959" w:type="dxa"/>
            <w:tcBorders>
              <w:top w:val="single" w:sz="4" w:space="0" w:color="auto"/>
              <w:left w:val="single" w:sz="4" w:space="0" w:color="auto"/>
              <w:bottom w:val="single" w:sz="4" w:space="0" w:color="auto"/>
              <w:right w:val="single" w:sz="4" w:space="0" w:color="auto"/>
            </w:tcBorders>
            <w:vAlign w:val="bottom"/>
          </w:tcPr>
          <w:p w14:paraId="7D00BC0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Value</w:t>
            </w:r>
          </w:p>
        </w:tc>
        <w:tc>
          <w:tcPr>
            <w:tcW w:w="848" w:type="dxa"/>
            <w:tcBorders>
              <w:top w:val="single" w:sz="4" w:space="0" w:color="auto"/>
              <w:left w:val="single" w:sz="4" w:space="0" w:color="auto"/>
              <w:bottom w:val="single" w:sz="4" w:space="0" w:color="auto"/>
              <w:right w:val="single" w:sz="4" w:space="0" w:color="auto"/>
            </w:tcBorders>
            <w:vAlign w:val="bottom"/>
          </w:tcPr>
          <w:p w14:paraId="203AD6B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Standby Loss </w:t>
            </w:r>
          </w:p>
          <w:p w14:paraId="0C4B6FA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t>
            </w:r>
          </w:p>
        </w:tc>
        <w:tc>
          <w:tcPr>
            <w:tcW w:w="829" w:type="dxa"/>
            <w:tcBorders>
              <w:top w:val="single" w:sz="4" w:space="0" w:color="auto"/>
              <w:left w:val="single" w:sz="4" w:space="0" w:color="auto"/>
              <w:bottom w:val="single" w:sz="4" w:space="0" w:color="auto"/>
              <w:right w:val="single" w:sz="4" w:space="0" w:color="auto"/>
            </w:tcBorders>
            <w:vAlign w:val="bottom"/>
          </w:tcPr>
          <w:p w14:paraId="4507900B"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Exterior </w:t>
            </w:r>
            <w:proofErr w:type="spellStart"/>
            <w:r w:rsidRPr="00B67E3D">
              <w:rPr>
                <w:rFonts w:asciiTheme="minorHAnsi" w:eastAsia="Times New Roman" w:hAnsiTheme="minorHAnsi" w:cstheme="minorHAnsi"/>
                <w:sz w:val="20"/>
                <w:szCs w:val="20"/>
              </w:rPr>
              <w:t>Insul</w:t>
            </w:r>
            <w:proofErr w:type="spellEnd"/>
            <w:r w:rsidRPr="00B67E3D">
              <w:rPr>
                <w:rFonts w:asciiTheme="minorHAnsi" w:eastAsia="Times New Roman" w:hAnsiTheme="minorHAnsi" w:cstheme="minorHAnsi"/>
                <w:sz w:val="20"/>
                <w:szCs w:val="20"/>
              </w:rPr>
              <w:t xml:space="preserve">. </w:t>
            </w:r>
          </w:p>
          <w:p w14:paraId="4E2DD42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R-Value</w:t>
            </w:r>
          </w:p>
        </w:tc>
      </w:tr>
      <w:tr w:rsidR="00E85679" w:rsidRPr="00E14EA4" w14:paraId="71DDC2EC"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tcPr>
          <w:p w14:paraId="44DBB78E" w14:textId="236D5358"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B01</w:t>
            </w:r>
            <w:r w:rsidRPr="006F1F7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19627181" w14:textId="6B891415"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B02</w:t>
            </w:r>
            <w:r w:rsidRPr="006F1F7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08F4A9E7" w14:textId="06DBAD0E"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B03</w:t>
            </w:r>
            <w:r w:rsidRPr="00B67E3D">
              <w:rPr>
                <w:rFonts w:asciiTheme="minorHAnsi" w:eastAsia="Times New Roman" w:hAnsiTheme="minorHAnsi" w:cstheme="minorHAnsi"/>
                <w:sz w:val="20"/>
                <w:szCs w:val="20"/>
              </w:rPr>
              <w:t xml:space="preserve"> &gt;&gt;</w:t>
            </w:r>
          </w:p>
        </w:tc>
        <w:tc>
          <w:tcPr>
            <w:tcW w:w="1202" w:type="dxa"/>
            <w:tcBorders>
              <w:top w:val="single" w:sz="4" w:space="0" w:color="auto"/>
              <w:left w:val="single" w:sz="4" w:space="0" w:color="auto"/>
              <w:bottom w:val="single" w:sz="4" w:space="0" w:color="auto"/>
              <w:right w:val="single" w:sz="4" w:space="0" w:color="auto"/>
            </w:tcBorders>
          </w:tcPr>
          <w:p w14:paraId="2D26ABD5" w14:textId="341E6A5A"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B04</w:t>
            </w:r>
            <w:r w:rsidRPr="00B67E3D">
              <w:rPr>
                <w:rFonts w:asciiTheme="minorHAnsi" w:eastAsia="Times New Roman" w:hAnsiTheme="minorHAnsi" w:cstheme="minorHAnsi"/>
                <w:sz w:val="20"/>
                <w:szCs w:val="20"/>
              </w:rPr>
              <w:t>&gt;&gt;</w:t>
            </w:r>
          </w:p>
        </w:tc>
        <w:tc>
          <w:tcPr>
            <w:tcW w:w="1009" w:type="dxa"/>
            <w:tcBorders>
              <w:top w:val="single" w:sz="4" w:space="0" w:color="auto"/>
              <w:left w:val="single" w:sz="4" w:space="0" w:color="auto"/>
              <w:bottom w:val="single" w:sz="4" w:space="0" w:color="auto"/>
              <w:right w:val="single" w:sz="4" w:space="0" w:color="auto"/>
            </w:tcBorders>
          </w:tcPr>
          <w:p w14:paraId="3F9AC499" w14:textId="08E21CCD"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 </w:t>
            </w:r>
            <w:r>
              <w:rPr>
                <w:rFonts w:asciiTheme="minorHAnsi" w:eastAsia="Times New Roman" w:hAnsiTheme="minorHAnsi" w:cstheme="minorHAnsi"/>
                <w:sz w:val="20"/>
                <w:szCs w:val="20"/>
              </w:rPr>
              <w:t xml:space="preserve">Reference value </w:t>
            </w:r>
            <w:r>
              <w:rPr>
                <w:rFonts w:asciiTheme="minorHAnsi" w:eastAsia="Times New Roman" w:hAnsiTheme="minorHAnsi" w:cstheme="minorHAnsi"/>
                <w:sz w:val="20"/>
                <w:szCs w:val="20"/>
              </w:rPr>
              <w:lastRenderedPageBreak/>
              <w:t>from B05</w:t>
            </w:r>
            <w:r w:rsidRPr="00B67E3D">
              <w:rPr>
                <w:rFonts w:asciiTheme="minorHAnsi" w:eastAsia="Times New Roman"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2F750098" w14:textId="71EC352B"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&lt;&lt;</w:t>
            </w:r>
            <w:r>
              <w:rPr>
                <w:rFonts w:asciiTheme="minorHAnsi" w:eastAsia="Times New Roman" w:hAnsiTheme="minorHAnsi" w:cstheme="minorHAnsi"/>
                <w:sz w:val="20"/>
                <w:szCs w:val="20"/>
              </w:rPr>
              <w:t>Reference value from B06</w:t>
            </w:r>
            <w:r w:rsidRPr="006F1F7B">
              <w:rPr>
                <w:rFonts w:asciiTheme="minorHAnsi" w:hAnsiTheme="minorHAnsi" w:cstheme="minorHAnsi"/>
                <w:sz w:val="20"/>
                <w:szCs w:val="20"/>
              </w:rPr>
              <w:t xml:space="preserve"> </w:t>
            </w:r>
            <w:r w:rsidRPr="00B67E3D">
              <w:rPr>
                <w:rFonts w:asciiTheme="minorHAnsi"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60DB3B20" w14:textId="400A629E"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B07</w:t>
            </w:r>
            <w:r w:rsidRPr="00B67E3D">
              <w:rPr>
                <w:rFonts w:asciiTheme="minorHAnsi" w:eastAsia="Times New Roman" w:hAnsiTheme="minorHAnsi" w:cstheme="minorHAnsi"/>
                <w:sz w:val="20"/>
                <w:szCs w:val="20"/>
              </w:rPr>
              <w:t>&gt;&gt;</w:t>
            </w:r>
          </w:p>
        </w:tc>
        <w:tc>
          <w:tcPr>
            <w:tcW w:w="2261" w:type="dxa"/>
            <w:tcBorders>
              <w:top w:val="single" w:sz="4" w:space="0" w:color="auto"/>
              <w:left w:val="single" w:sz="4" w:space="0" w:color="auto"/>
              <w:bottom w:val="single" w:sz="4" w:space="0" w:color="auto"/>
              <w:right w:val="single" w:sz="4" w:space="0" w:color="auto"/>
            </w:tcBorders>
          </w:tcPr>
          <w:p w14:paraId="0FE73781" w14:textId="77777777" w:rsidR="00E85679" w:rsidRPr="007C3C1A" w:rsidRDefault="00E85679" w:rsidP="00E85679">
            <w:pPr>
              <w:spacing w:after="0"/>
              <w:rPr>
                <w:rFonts w:eastAsia="Times New Roman"/>
                <w:sz w:val="14"/>
                <w:szCs w:val="14"/>
              </w:rPr>
            </w:pPr>
            <w:r w:rsidRPr="007C3C1A">
              <w:rPr>
                <w:rFonts w:eastAsia="Times New Roman"/>
                <w:sz w:val="14"/>
                <w:szCs w:val="14"/>
              </w:rPr>
              <w:t>&lt;&lt;User input value which must pass the following range tests:</w:t>
            </w:r>
          </w:p>
          <w:p w14:paraId="018A6EEE" w14:textId="74A03571" w:rsidR="00E85679" w:rsidRPr="007C3C1A" w:rsidRDefault="00E85679" w:rsidP="00E85679">
            <w:pPr>
              <w:spacing w:after="0"/>
              <w:rPr>
                <w:rFonts w:eastAsia="Times New Roman"/>
                <w:sz w:val="14"/>
                <w:szCs w:val="14"/>
              </w:rPr>
            </w:pPr>
            <w:r w:rsidRPr="007C3C1A">
              <w:rPr>
                <w:rFonts w:eastAsia="Times New Roman"/>
                <w:sz w:val="14"/>
                <w:szCs w:val="14"/>
              </w:rPr>
              <w:t xml:space="preserve">If C06 = Heat Pump, then C08 = </w:t>
            </w:r>
            <w:proofErr w:type="gramStart"/>
            <w:r w:rsidRPr="007C3C1A">
              <w:rPr>
                <w:rFonts w:eastAsia="Times New Roman"/>
                <w:sz w:val="14"/>
                <w:szCs w:val="14"/>
              </w:rPr>
              <w:t>NA;</w:t>
            </w:r>
            <w:proofErr w:type="gramEnd"/>
          </w:p>
          <w:p w14:paraId="34490B6F" w14:textId="4AAD9DC5" w:rsidR="00E85679" w:rsidRPr="007C3C1A" w:rsidRDefault="00E85679" w:rsidP="00E85679">
            <w:pPr>
              <w:spacing w:after="0"/>
              <w:rPr>
                <w:rFonts w:eastAsia="Times New Roman"/>
                <w:sz w:val="14"/>
                <w:szCs w:val="14"/>
              </w:rPr>
            </w:pPr>
            <w:r w:rsidRPr="007C3C1A">
              <w:rPr>
                <w:rFonts w:eastAsia="Times New Roman"/>
                <w:sz w:val="14"/>
                <w:szCs w:val="14"/>
              </w:rPr>
              <w:t>If C06 = Natural Gas or Propane, then</w:t>
            </w:r>
          </w:p>
          <w:p w14:paraId="7148644F" w14:textId="7B0C417C" w:rsidR="00E85679" w:rsidRPr="007C3C1A" w:rsidRDefault="00E85679" w:rsidP="00E85679">
            <w:pPr>
              <w:spacing w:after="0"/>
              <w:rPr>
                <w:rFonts w:eastAsia="Times New Roman"/>
                <w:sz w:val="14"/>
                <w:szCs w:val="14"/>
              </w:rPr>
            </w:pPr>
            <w:r w:rsidRPr="007C3C1A">
              <w:rPr>
                <w:rFonts w:eastAsia="Times New Roman"/>
                <w:sz w:val="14"/>
                <w:szCs w:val="14"/>
              </w:rPr>
              <w:lastRenderedPageBreak/>
              <w:t>If C03 = Commercial Storage, then value must be &gt; 75,000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013D1361" w14:textId="5B5F83BC" w:rsidR="00E85679" w:rsidRPr="007C3C1A" w:rsidRDefault="00E85679" w:rsidP="00E85679">
            <w:pPr>
              <w:spacing w:after="0"/>
              <w:rPr>
                <w:rFonts w:eastAsia="Times New Roman"/>
                <w:sz w:val="14"/>
                <w:szCs w:val="14"/>
              </w:rPr>
            </w:pPr>
            <w:r w:rsidRPr="007C3C1A">
              <w:rPr>
                <w:rFonts w:eastAsia="Times New Roman"/>
                <w:sz w:val="14"/>
                <w:szCs w:val="14"/>
              </w:rPr>
              <w:t>If C03 = Consumer Storage, then value must be ≤ 75,000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1F1D1A47" w14:textId="01D31624" w:rsidR="00E85679" w:rsidRPr="007C3C1A" w:rsidRDefault="00E85679" w:rsidP="00E85679">
            <w:pPr>
              <w:spacing w:after="0"/>
              <w:rPr>
                <w:rFonts w:eastAsia="Times New Roman"/>
                <w:sz w:val="14"/>
                <w:szCs w:val="14"/>
              </w:rPr>
            </w:pPr>
            <w:r w:rsidRPr="007C3C1A">
              <w:rPr>
                <w:rFonts w:eastAsia="Times New Roman"/>
                <w:sz w:val="14"/>
                <w:szCs w:val="14"/>
              </w:rPr>
              <w:t>If C03 = Commercial Instant, then value must be &gt; 200,000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3A85C573" w14:textId="0DFA05A3" w:rsidR="00E85679" w:rsidRPr="007C3C1A" w:rsidRDefault="00E85679" w:rsidP="00E85679">
            <w:pPr>
              <w:spacing w:after="0"/>
              <w:rPr>
                <w:rFonts w:eastAsia="Times New Roman"/>
                <w:sz w:val="14"/>
                <w:szCs w:val="14"/>
              </w:rPr>
            </w:pPr>
            <w:r w:rsidRPr="007C3C1A">
              <w:rPr>
                <w:rFonts w:eastAsia="Times New Roman"/>
                <w:sz w:val="14"/>
                <w:szCs w:val="14"/>
              </w:rPr>
              <w:t>If C03 = Consumer Instant, then value must be ≤ 200,000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38F49FD6" w14:textId="0E94A772" w:rsidR="00E85679" w:rsidRPr="007C3C1A" w:rsidRDefault="00E85679" w:rsidP="00E85679">
            <w:pPr>
              <w:spacing w:after="0"/>
              <w:rPr>
                <w:rFonts w:eastAsia="Times New Roman"/>
                <w:sz w:val="14"/>
                <w:szCs w:val="14"/>
              </w:rPr>
            </w:pPr>
            <w:r w:rsidRPr="007C3C1A">
              <w:rPr>
                <w:rFonts w:eastAsia="Times New Roman"/>
                <w:sz w:val="14"/>
                <w:szCs w:val="14"/>
              </w:rPr>
              <w:t>Else if C03 = Residential-Duty Commercial Storage, then value must be ≤ 105,000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1BA4A8D0" w14:textId="067E5B32" w:rsidR="00E85679" w:rsidRPr="007C3C1A" w:rsidRDefault="00E85679" w:rsidP="00E85679">
            <w:pPr>
              <w:spacing w:after="0"/>
              <w:rPr>
                <w:rFonts w:eastAsia="Times New Roman"/>
                <w:sz w:val="14"/>
                <w:szCs w:val="14"/>
              </w:rPr>
            </w:pPr>
            <w:r w:rsidRPr="007C3C1A">
              <w:rPr>
                <w:rFonts w:eastAsia="Times New Roman"/>
                <w:sz w:val="14"/>
                <w:szCs w:val="14"/>
              </w:rPr>
              <w:t>Else if C06 = Electric Resistance, then</w:t>
            </w:r>
          </w:p>
          <w:p w14:paraId="16ED05C3" w14:textId="7CD5DEC1" w:rsidR="00E85679" w:rsidRPr="007C3C1A" w:rsidRDefault="00E85679" w:rsidP="00E85679">
            <w:pPr>
              <w:spacing w:after="0"/>
              <w:rPr>
                <w:rFonts w:eastAsia="Times New Roman"/>
                <w:sz w:val="14"/>
                <w:szCs w:val="14"/>
              </w:rPr>
            </w:pPr>
            <w:r w:rsidRPr="007C3C1A">
              <w:rPr>
                <w:rFonts w:eastAsia="Times New Roman"/>
                <w:sz w:val="14"/>
                <w:szCs w:val="14"/>
              </w:rPr>
              <w:t>If C03 = Commercial Storage or Commercial Instant, then value must be &gt; 12 kW;</w:t>
            </w:r>
          </w:p>
          <w:p w14:paraId="1E02C749" w14:textId="583771A0" w:rsidR="00E85679" w:rsidRPr="007C3C1A" w:rsidRDefault="00852201" w:rsidP="00E85679">
            <w:pPr>
              <w:spacing w:after="0"/>
              <w:rPr>
                <w:rFonts w:eastAsia="Times New Roman"/>
                <w:sz w:val="14"/>
                <w:szCs w:val="14"/>
              </w:rPr>
            </w:pPr>
            <w:r>
              <w:rPr>
                <w:rFonts w:eastAsia="Times New Roman"/>
                <w:sz w:val="14"/>
                <w:szCs w:val="14"/>
              </w:rPr>
              <w:t xml:space="preserve">If C03 = </w:t>
            </w:r>
            <w:r w:rsidR="00E85679" w:rsidRPr="007C3C1A">
              <w:rPr>
                <w:rFonts w:eastAsia="Times New Roman"/>
                <w:sz w:val="14"/>
                <w:szCs w:val="14"/>
              </w:rPr>
              <w:t>Consumer Storage</w:t>
            </w:r>
            <w:r w:rsidR="00E85679" w:rsidRPr="007C3C1A">
              <w:rPr>
                <w:rFonts w:eastAsia="Times New Roman"/>
                <w:color w:val="FF0000"/>
                <w:sz w:val="14"/>
                <w:szCs w:val="14"/>
                <w:u w:val="single"/>
              </w:rPr>
              <w:t xml:space="preserve"> </w:t>
            </w:r>
            <w:r w:rsidR="00E85679" w:rsidRPr="007C3C1A">
              <w:rPr>
                <w:rFonts w:eastAsia="Times New Roman"/>
                <w:sz w:val="14"/>
                <w:szCs w:val="14"/>
              </w:rPr>
              <w:t>or Consumer Instant, then value must be ≤ 12 kW;</w:t>
            </w:r>
          </w:p>
          <w:p w14:paraId="6BA3ECE5" w14:textId="217A553D" w:rsidR="00E85679" w:rsidRPr="007C3C1A" w:rsidRDefault="00E85679" w:rsidP="00E85679">
            <w:pPr>
              <w:spacing w:after="0"/>
              <w:rPr>
                <w:rFonts w:eastAsia="Times New Roman"/>
                <w:sz w:val="14"/>
                <w:szCs w:val="14"/>
              </w:rPr>
            </w:pPr>
            <w:r w:rsidRPr="007C3C1A">
              <w:rPr>
                <w:rFonts w:eastAsia="Times New Roman"/>
                <w:sz w:val="14"/>
                <w:szCs w:val="14"/>
              </w:rPr>
              <w:t>Else if C03 = Residential-Duty Commercial Instantaneous, then value must be ≤ 58.6 kW;</w:t>
            </w:r>
          </w:p>
          <w:p w14:paraId="0AC401EF" w14:textId="77777777" w:rsidR="00E85679" w:rsidRPr="007C3C1A" w:rsidRDefault="00E85679" w:rsidP="00E85679">
            <w:pPr>
              <w:spacing w:after="0"/>
              <w:rPr>
                <w:rFonts w:eastAsia="Times New Roman"/>
                <w:sz w:val="14"/>
                <w:szCs w:val="14"/>
              </w:rPr>
            </w:pPr>
            <w:r w:rsidRPr="007C3C1A">
              <w:rPr>
                <w:rFonts w:eastAsia="Times New Roman"/>
                <w:sz w:val="14"/>
                <w:szCs w:val="14"/>
              </w:rPr>
              <w:t>End If</w:t>
            </w:r>
          </w:p>
          <w:p w14:paraId="7477FF4A" w14:textId="7AA2347D" w:rsidR="007C3709" w:rsidRDefault="00E85679" w:rsidP="007C3709">
            <w:pPr>
              <w:spacing w:after="0"/>
              <w:rPr>
                <w:rFonts w:eastAsia="Times New Roman"/>
                <w:sz w:val="14"/>
                <w:szCs w:val="14"/>
              </w:rPr>
            </w:pPr>
            <w:r w:rsidRPr="007C3C1A">
              <w:rPr>
                <w:rFonts w:eastAsia="Times New Roman"/>
                <w:sz w:val="14"/>
                <w:szCs w:val="14"/>
              </w:rPr>
              <w:t xml:space="preserve">If the value passes range test, it is stored in </w:t>
            </w:r>
            <w:proofErr w:type="spellStart"/>
            <w:r w:rsidRPr="007C3C1A">
              <w:rPr>
                <w:rFonts w:eastAsia="Times New Roman"/>
                <w:sz w:val="14"/>
                <w:szCs w:val="14"/>
              </w:rPr>
              <w:t>WaterHeaterElectricFiredRatedInput</w:t>
            </w:r>
            <w:proofErr w:type="spellEnd"/>
            <w:r w:rsidRPr="007C3C1A">
              <w:rPr>
                <w:rFonts w:eastAsia="Times New Roman"/>
                <w:sz w:val="14"/>
                <w:szCs w:val="14"/>
              </w:rPr>
              <w:t xml:space="preserve">, if C06 = Electric Resistance. </w:t>
            </w:r>
            <w:proofErr w:type="gramStart"/>
            <w:r w:rsidRPr="007C3C1A">
              <w:rPr>
                <w:rFonts w:eastAsia="Times New Roman"/>
                <w:sz w:val="14"/>
                <w:szCs w:val="14"/>
              </w:rPr>
              <w:t>Otherwise</w:t>
            </w:r>
            <w:proofErr w:type="gramEnd"/>
            <w:r w:rsidRPr="007C3C1A">
              <w:rPr>
                <w:rFonts w:eastAsia="Times New Roman"/>
                <w:sz w:val="14"/>
                <w:szCs w:val="14"/>
              </w:rPr>
              <w:t xml:space="preserve"> the value is stored in </w:t>
            </w:r>
            <w:proofErr w:type="spellStart"/>
            <w:r w:rsidRPr="007C3C1A">
              <w:rPr>
                <w:rFonts w:eastAsia="Times New Roman"/>
                <w:sz w:val="14"/>
                <w:szCs w:val="14"/>
              </w:rPr>
              <w:t>WaterHeaterGasFiredRatedInput</w:t>
            </w:r>
            <w:proofErr w:type="spellEnd"/>
            <w:r w:rsidR="007C3709">
              <w:rPr>
                <w:rFonts w:eastAsia="Times New Roman"/>
                <w:sz w:val="14"/>
                <w:szCs w:val="14"/>
              </w:rPr>
              <w:t>;</w:t>
            </w:r>
          </w:p>
          <w:p w14:paraId="1C8AE14D" w14:textId="27A73800" w:rsidR="00E85679" w:rsidRPr="007C3709" w:rsidRDefault="007C3709" w:rsidP="00E85679">
            <w:pPr>
              <w:rPr>
                <w:sz w:val="14"/>
                <w:szCs w:val="14"/>
              </w:rPr>
            </w:pPr>
            <w:r w:rsidRPr="007C3709">
              <w:rPr>
                <w:rFonts w:asciiTheme="minorHAnsi" w:eastAsia="Times New Roman" w:hAnsiTheme="minorHAnsi" w:cstheme="minorHAnsi"/>
                <w:sz w:val="14"/>
                <w:szCs w:val="14"/>
              </w:rPr>
              <w:t xml:space="preserve">Elseif </w:t>
            </w:r>
            <w:r w:rsidR="00331637">
              <w:rPr>
                <w:rFonts w:asciiTheme="minorHAnsi" w:eastAsia="Times New Roman" w:hAnsiTheme="minorHAnsi" w:cstheme="minorHAnsi"/>
                <w:sz w:val="14"/>
                <w:szCs w:val="14"/>
              </w:rPr>
              <w:t>C</w:t>
            </w:r>
            <w:r w:rsidRPr="007C3709">
              <w:rPr>
                <w:rFonts w:asciiTheme="minorHAnsi" w:eastAsia="Times New Roman" w:hAnsiTheme="minorHAnsi" w:cstheme="minorHAnsi"/>
                <w:sz w:val="14"/>
                <w:szCs w:val="14"/>
              </w:rPr>
              <w:t xml:space="preserve">03 = Boiler or Indirect, no limit on input value </w:t>
            </w:r>
            <w:r w:rsidR="00E85679" w:rsidRPr="007C3709">
              <w:rPr>
                <w:rFonts w:eastAsia="Times New Roman"/>
                <w:sz w:val="14"/>
                <w:szCs w:val="14"/>
              </w:rPr>
              <w:t>&gt;&gt;</w:t>
            </w:r>
          </w:p>
          <w:p w14:paraId="557822B3" w14:textId="5F396052" w:rsidR="00E85679" w:rsidRPr="007C3C1A" w:rsidRDefault="00E85679" w:rsidP="00E85679">
            <w:pPr>
              <w:spacing w:after="0"/>
              <w:rPr>
                <w:rFonts w:asciiTheme="minorHAnsi" w:eastAsia="Times New Roman" w:hAnsiTheme="minorHAnsi" w:cstheme="minorHAnsi"/>
                <w:sz w:val="20"/>
                <w:szCs w:val="20"/>
              </w:rPr>
            </w:pPr>
          </w:p>
        </w:tc>
        <w:tc>
          <w:tcPr>
            <w:tcW w:w="1186" w:type="dxa"/>
            <w:tcBorders>
              <w:top w:val="single" w:sz="4" w:space="0" w:color="auto"/>
              <w:left w:val="single" w:sz="4" w:space="0" w:color="auto"/>
              <w:bottom w:val="single" w:sz="4" w:space="0" w:color="auto"/>
              <w:right w:val="single" w:sz="4" w:space="0" w:color="auto"/>
            </w:tcBorders>
          </w:tcPr>
          <w:p w14:paraId="2158E376" w14:textId="77777777"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w:t>
            </w:r>
            <w:proofErr w:type="gramStart"/>
            <w:r w:rsidRPr="00B67E3D">
              <w:rPr>
                <w:rFonts w:asciiTheme="minorHAnsi" w:eastAsia="Times New Roman" w:hAnsiTheme="minorHAnsi" w:cstheme="minorHAnsi"/>
                <w:sz w:val="20"/>
                <w:szCs w:val="20"/>
              </w:rPr>
              <w:t xml:space="preserve">&lt; </w:t>
            </w:r>
            <w:r>
              <w:rPr>
                <w:rFonts w:asciiTheme="minorHAnsi" w:eastAsia="Times New Roman" w:hAnsiTheme="minorHAnsi" w:cstheme="minorHAnsi"/>
                <w:sz w:val="20"/>
                <w:szCs w:val="20"/>
              </w:rPr>
              <w:t xml:space="preserve"> Reference</w:t>
            </w:r>
            <w:proofErr w:type="gramEnd"/>
            <w:r>
              <w:rPr>
                <w:rFonts w:asciiTheme="minorHAnsi" w:eastAsia="Times New Roman" w:hAnsiTheme="minorHAnsi" w:cstheme="minorHAnsi"/>
                <w:sz w:val="20"/>
                <w:szCs w:val="20"/>
              </w:rPr>
              <w:t xml:space="preserve"> value from B09; </w:t>
            </w:r>
          </w:p>
          <w:p w14:paraId="363B2087" w14:textId="28901EA1"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lastRenderedPageBreak/>
              <w:t xml:space="preserve">elseif prescriptive, then user select from AFUE, Thermal Efficiency, </w:t>
            </w:r>
            <w:r w:rsidR="0052392E">
              <w:rPr>
                <w:rFonts w:asciiTheme="minorHAnsi" w:eastAsia="Times New Roman" w:hAnsiTheme="minorHAnsi" w:cstheme="minorHAnsi"/>
                <w:sz w:val="20"/>
                <w:szCs w:val="20"/>
              </w:rPr>
              <w:t xml:space="preserve">Uniform </w:t>
            </w:r>
            <w:r>
              <w:rPr>
                <w:rFonts w:asciiTheme="minorHAnsi" w:eastAsia="Times New Roman" w:hAnsiTheme="minorHAnsi" w:cstheme="minorHAnsi"/>
                <w:sz w:val="20"/>
                <w:szCs w:val="20"/>
              </w:rPr>
              <w:t>Energy Factor</w:t>
            </w:r>
            <w:r w:rsidR="00B725D7">
              <w:rPr>
                <w:rFonts w:asciiTheme="minorHAnsi" w:eastAsia="Times New Roman" w:hAnsiTheme="minorHAnsi" w:cstheme="minorHAnsi"/>
                <w:sz w:val="20"/>
                <w:szCs w:val="20"/>
              </w:rPr>
              <w:t>, and Energy Factor</w:t>
            </w:r>
            <w:r w:rsidRPr="00B67E3D">
              <w:rPr>
                <w:rFonts w:asciiTheme="minorHAnsi" w:eastAsia="Times New Roman" w:hAnsiTheme="minorHAnsi" w:cstheme="minorHAnsi"/>
                <w:sz w:val="20"/>
                <w:szCs w:val="20"/>
              </w:rPr>
              <w:t xml:space="preserve"> &gt;&gt;</w:t>
            </w:r>
          </w:p>
        </w:tc>
        <w:tc>
          <w:tcPr>
            <w:tcW w:w="959" w:type="dxa"/>
            <w:tcBorders>
              <w:top w:val="single" w:sz="4" w:space="0" w:color="auto"/>
              <w:left w:val="single" w:sz="4" w:space="0" w:color="auto"/>
              <w:bottom w:val="single" w:sz="4" w:space="0" w:color="auto"/>
              <w:right w:val="single" w:sz="4" w:space="0" w:color="auto"/>
            </w:tcBorders>
          </w:tcPr>
          <w:p w14:paraId="1504CE2F" w14:textId="3C1EBCE5"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 xml:space="preserve">&lt;&lt; User Input must </w:t>
            </w:r>
            <w:r>
              <w:rPr>
                <w:rFonts w:asciiTheme="minorHAnsi" w:eastAsia="Times New Roman" w:hAnsiTheme="minorHAnsi" w:cstheme="minorHAnsi"/>
                <w:sz w:val="20"/>
                <w:szCs w:val="20"/>
              </w:rPr>
              <w:t xml:space="preserve">be </w:t>
            </w:r>
            <w:r w:rsidRPr="00B67E3D">
              <w:rPr>
                <w:rFonts w:asciiTheme="minorHAnsi" w:eastAsia="Times New Roman" w:hAnsiTheme="minorHAnsi" w:cstheme="minorHAnsi"/>
                <w:sz w:val="20"/>
                <w:szCs w:val="20"/>
              </w:rPr>
              <w:t>≥ B10</w:t>
            </w:r>
            <w:r>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lastRenderedPageBreak/>
              <w:t xml:space="preserve">Value may only be NA if B10 = NA </w:t>
            </w:r>
          </w:p>
          <w:p w14:paraId="155B9CD5" w14:textId="01CD6E0C"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&gt;&gt;</w:t>
            </w:r>
          </w:p>
        </w:tc>
        <w:tc>
          <w:tcPr>
            <w:tcW w:w="848" w:type="dxa"/>
            <w:tcBorders>
              <w:top w:val="single" w:sz="4" w:space="0" w:color="auto"/>
              <w:left w:val="single" w:sz="4" w:space="0" w:color="auto"/>
              <w:bottom w:val="single" w:sz="4" w:space="0" w:color="auto"/>
              <w:right w:val="single" w:sz="4" w:space="0" w:color="auto"/>
            </w:tcBorders>
          </w:tcPr>
          <w:p w14:paraId="3BDCC4A7" w14:textId="594B3A7A"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&lt;&lt; User Input must ≤ B11</w:t>
            </w:r>
            <w:r>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p>
          <w:p w14:paraId="769C5D49" w14:textId="37311563"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lastRenderedPageBreak/>
              <w:t>Value may only be NA if B11 = NA</w:t>
            </w:r>
            <w:r w:rsidDel="00855553">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829" w:type="dxa"/>
            <w:tcBorders>
              <w:top w:val="single" w:sz="4" w:space="0" w:color="auto"/>
              <w:left w:val="single" w:sz="4" w:space="0" w:color="auto"/>
              <w:bottom w:val="single" w:sz="4" w:space="0" w:color="auto"/>
              <w:right w:val="single" w:sz="4" w:space="0" w:color="auto"/>
            </w:tcBorders>
          </w:tcPr>
          <w:p w14:paraId="1057A509" w14:textId="710E4A82"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&lt;&lt; User Input must ≥ B12</w:t>
            </w:r>
            <w:r>
              <w:rPr>
                <w:rFonts w:asciiTheme="minorHAnsi" w:eastAsia="Times New Roman" w:hAnsiTheme="minorHAnsi" w:cstheme="minorHAnsi"/>
                <w:sz w:val="20"/>
                <w:szCs w:val="20"/>
              </w:rPr>
              <w:t xml:space="preserve">, </w:t>
            </w:r>
          </w:p>
          <w:p w14:paraId="67B3A56A" w14:textId="71410D27"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lastRenderedPageBreak/>
              <w:t>Value may only be NA if B12 = NA</w:t>
            </w:r>
            <w:r w:rsidRPr="00B67E3D">
              <w:rPr>
                <w:rFonts w:asciiTheme="minorHAnsi" w:eastAsia="Times New Roman" w:hAnsiTheme="minorHAnsi" w:cstheme="minorHAnsi"/>
                <w:sz w:val="20"/>
                <w:szCs w:val="20"/>
              </w:rPr>
              <w:t>&gt;&gt;</w:t>
            </w:r>
          </w:p>
        </w:tc>
      </w:tr>
      <w:tr w:rsidR="00E85679" w:rsidRPr="006F1F7B" w14:paraId="0C8CD72E"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vAlign w:val="center"/>
          </w:tcPr>
          <w:p w14:paraId="638BDBC2"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077A7D6B"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012A207B"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482CC169"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09" w:type="dxa"/>
            <w:tcBorders>
              <w:top w:val="single" w:sz="4" w:space="0" w:color="auto"/>
              <w:left w:val="single" w:sz="4" w:space="0" w:color="auto"/>
              <w:bottom w:val="single" w:sz="4" w:space="0" w:color="auto"/>
              <w:right w:val="single" w:sz="4" w:space="0" w:color="auto"/>
            </w:tcBorders>
            <w:vAlign w:val="center"/>
          </w:tcPr>
          <w:p w14:paraId="7804B1DC"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67282C9F"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0B44B897"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261" w:type="dxa"/>
            <w:tcBorders>
              <w:top w:val="single" w:sz="4" w:space="0" w:color="auto"/>
              <w:left w:val="single" w:sz="4" w:space="0" w:color="auto"/>
              <w:bottom w:val="single" w:sz="4" w:space="0" w:color="auto"/>
              <w:right w:val="single" w:sz="4" w:space="0" w:color="auto"/>
            </w:tcBorders>
            <w:vAlign w:val="center"/>
          </w:tcPr>
          <w:p w14:paraId="666A30C0"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86" w:type="dxa"/>
            <w:tcBorders>
              <w:top w:val="single" w:sz="4" w:space="0" w:color="auto"/>
              <w:left w:val="single" w:sz="4" w:space="0" w:color="auto"/>
              <w:bottom w:val="single" w:sz="4" w:space="0" w:color="auto"/>
              <w:right w:val="single" w:sz="4" w:space="0" w:color="auto"/>
            </w:tcBorders>
            <w:vAlign w:val="center"/>
          </w:tcPr>
          <w:p w14:paraId="12DD22EC"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59" w:type="dxa"/>
            <w:tcBorders>
              <w:top w:val="single" w:sz="4" w:space="0" w:color="auto"/>
              <w:left w:val="single" w:sz="4" w:space="0" w:color="auto"/>
              <w:bottom w:val="single" w:sz="4" w:space="0" w:color="auto"/>
              <w:right w:val="single" w:sz="4" w:space="0" w:color="auto"/>
            </w:tcBorders>
            <w:vAlign w:val="center"/>
          </w:tcPr>
          <w:p w14:paraId="48918429"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48" w:type="dxa"/>
            <w:tcBorders>
              <w:top w:val="single" w:sz="4" w:space="0" w:color="auto"/>
              <w:left w:val="single" w:sz="4" w:space="0" w:color="auto"/>
              <w:bottom w:val="single" w:sz="4" w:space="0" w:color="auto"/>
              <w:right w:val="single" w:sz="4" w:space="0" w:color="auto"/>
            </w:tcBorders>
            <w:vAlign w:val="center"/>
          </w:tcPr>
          <w:p w14:paraId="1187FD3A"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29" w:type="dxa"/>
            <w:tcBorders>
              <w:top w:val="single" w:sz="4" w:space="0" w:color="auto"/>
              <w:left w:val="single" w:sz="4" w:space="0" w:color="auto"/>
              <w:bottom w:val="single" w:sz="4" w:space="0" w:color="auto"/>
              <w:right w:val="single" w:sz="4" w:space="0" w:color="auto"/>
            </w:tcBorders>
            <w:vAlign w:val="center"/>
          </w:tcPr>
          <w:p w14:paraId="290A55DD"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1640B0B" w14:textId="66013DA5" w:rsidR="00AB320B" w:rsidRDefault="00AB320B" w:rsidP="00F947E9">
      <w:pPr>
        <w:spacing w:after="0"/>
        <w:rPr>
          <w:rFonts w:asciiTheme="minorHAnsi" w:hAnsiTheme="minorHAnsi" w:cstheme="minorHAnsi"/>
          <w:sz w:val="20"/>
          <w:szCs w:val="20"/>
        </w:rPr>
      </w:pPr>
    </w:p>
    <w:p w14:paraId="58A6C7CB" w14:textId="77777777" w:rsidR="00AB320B" w:rsidRDefault="00AB320B">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Style w:val="TableGrid"/>
        <w:tblW w:w="14395" w:type="dxa"/>
        <w:tblLook w:val="04A0" w:firstRow="1" w:lastRow="0" w:firstColumn="1" w:lastColumn="0" w:noHBand="0" w:noVBand="1"/>
      </w:tblPr>
      <w:tblGrid>
        <w:gridCol w:w="1208"/>
        <w:gridCol w:w="1577"/>
        <w:gridCol w:w="1440"/>
        <w:gridCol w:w="1260"/>
        <w:gridCol w:w="1260"/>
        <w:gridCol w:w="1170"/>
        <w:gridCol w:w="1260"/>
        <w:gridCol w:w="1260"/>
        <w:gridCol w:w="1350"/>
        <w:gridCol w:w="1440"/>
        <w:gridCol w:w="1170"/>
      </w:tblGrid>
      <w:tr w:rsidR="00FC6523" w:rsidRPr="00C071B0" w14:paraId="558FF99E" w14:textId="77777777" w:rsidTr="0062515C">
        <w:tc>
          <w:tcPr>
            <w:tcW w:w="14395" w:type="dxa"/>
            <w:gridSpan w:val="11"/>
          </w:tcPr>
          <w:p w14:paraId="2EEA86B5" w14:textId="223E0D1D" w:rsidR="00FC6523" w:rsidRPr="00D42D0F" w:rsidRDefault="00FC6523" w:rsidP="0062515C">
            <w:pPr>
              <w:spacing w:after="0"/>
              <w:rPr>
                <w:rFonts w:cstheme="minorHAnsi"/>
                <w:b/>
                <w:sz w:val="20"/>
                <w:szCs w:val="20"/>
              </w:rPr>
            </w:pPr>
            <w:bookmarkStart w:id="13" w:name="_Hlk97879537"/>
            <w:r>
              <w:rPr>
                <w:rFonts w:cstheme="minorHAnsi"/>
                <w:b/>
                <w:sz w:val="20"/>
                <w:szCs w:val="20"/>
              </w:rPr>
              <w:lastRenderedPageBreak/>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 xml:space="preserve">CHPWH System </w:t>
            </w:r>
            <w:r w:rsidRPr="00D42D0F">
              <w:rPr>
                <w:rFonts w:cstheme="minorHAnsi"/>
                <w:b/>
                <w:sz w:val="20"/>
                <w:szCs w:val="20"/>
              </w:rPr>
              <w:t>Information</w:t>
            </w:r>
          </w:p>
          <w:p w14:paraId="3A0A714E" w14:textId="77777777" w:rsidR="00D023EC" w:rsidRDefault="00D023EC" w:rsidP="00D023EC">
            <w:pPr>
              <w:spacing w:after="0"/>
              <w:rPr>
                <w:sz w:val="18"/>
                <w:szCs w:val="18"/>
              </w:rPr>
            </w:pPr>
            <w:r>
              <w:rPr>
                <w:sz w:val="18"/>
                <w:szCs w:val="18"/>
              </w:rPr>
              <w:t>&lt;&lt;Static Text - see the top&gt;&gt;</w:t>
            </w:r>
          </w:p>
          <w:p w14:paraId="3DA98BB6" w14:textId="77777777" w:rsidR="00D023EC" w:rsidRDefault="00D023EC" w:rsidP="00D023EC">
            <w:pPr>
              <w:spacing w:after="0"/>
              <w:rPr>
                <w:rFonts w:cstheme="minorHAnsi"/>
                <w:sz w:val="20"/>
                <w:szCs w:val="20"/>
              </w:rPr>
            </w:pPr>
            <w:r>
              <w:rPr>
                <w:rFonts w:cstheme="minorHAnsi"/>
                <w:sz w:val="20"/>
                <w:szCs w:val="20"/>
              </w:rPr>
              <w:t xml:space="preserve">&lt;&lt;If Table B2 does apply,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5CDE41D2" w14:textId="2C619ECF" w:rsidR="00FC6523" w:rsidRPr="003F4127" w:rsidRDefault="00D023EC" w:rsidP="00D023EC">
            <w:pPr>
              <w:spacing w:after="0"/>
              <w:rPr>
                <w:rFonts w:cstheme="minorHAnsi"/>
                <w:sz w:val="20"/>
                <w:szCs w:val="20"/>
              </w:rPr>
            </w:pPr>
            <w:r>
              <w:rPr>
                <w:rFonts w:cstheme="minorHAnsi"/>
                <w:sz w:val="20"/>
                <w:szCs w:val="20"/>
              </w:rPr>
              <w:t xml:space="preserve">&lt;&lt;require one row of data for each water heater identified </w:t>
            </w:r>
            <w:r w:rsidRPr="00D967CC">
              <w:rPr>
                <w:rFonts w:cstheme="minorHAnsi"/>
                <w:sz w:val="20"/>
                <w:szCs w:val="20"/>
              </w:rPr>
              <w:t>in Table B2</w:t>
            </w:r>
            <w:r>
              <w:rPr>
                <w:rFonts w:cstheme="minorHAnsi"/>
                <w:sz w:val="20"/>
                <w:szCs w:val="20"/>
              </w:rPr>
              <w:t>&gt;&gt;</w:t>
            </w:r>
          </w:p>
        </w:tc>
      </w:tr>
      <w:tr w:rsidR="00FC6523" w:rsidRPr="00C071B0" w14:paraId="65F5E141" w14:textId="77777777" w:rsidTr="0062515C">
        <w:tc>
          <w:tcPr>
            <w:tcW w:w="1208" w:type="dxa"/>
            <w:vAlign w:val="bottom"/>
          </w:tcPr>
          <w:p w14:paraId="0F68048F" w14:textId="77777777" w:rsidR="00FC6523" w:rsidRPr="003F4127" w:rsidRDefault="00FC6523" w:rsidP="0062515C">
            <w:pPr>
              <w:spacing w:after="0"/>
              <w:jc w:val="center"/>
              <w:rPr>
                <w:rFonts w:cstheme="minorHAnsi"/>
                <w:sz w:val="20"/>
                <w:szCs w:val="20"/>
              </w:rPr>
            </w:pPr>
            <w:r w:rsidRPr="003F4127">
              <w:rPr>
                <w:rFonts w:eastAsia="Times New Roman" w:cstheme="minorHAnsi"/>
                <w:sz w:val="20"/>
                <w:szCs w:val="20"/>
              </w:rPr>
              <w:t>01</w:t>
            </w:r>
          </w:p>
        </w:tc>
        <w:tc>
          <w:tcPr>
            <w:tcW w:w="1577" w:type="dxa"/>
            <w:vAlign w:val="bottom"/>
          </w:tcPr>
          <w:p w14:paraId="2483937B" w14:textId="77777777" w:rsidR="00FC6523" w:rsidRPr="003F4127" w:rsidRDefault="00FC6523" w:rsidP="0062515C">
            <w:pPr>
              <w:spacing w:after="0"/>
              <w:jc w:val="center"/>
              <w:rPr>
                <w:rFonts w:cstheme="minorHAnsi"/>
                <w:sz w:val="20"/>
                <w:szCs w:val="20"/>
              </w:rPr>
            </w:pPr>
            <w:r w:rsidRPr="003F4127">
              <w:rPr>
                <w:rFonts w:eastAsia="Times New Roman" w:cstheme="minorHAnsi"/>
                <w:sz w:val="20"/>
                <w:szCs w:val="20"/>
              </w:rPr>
              <w:t>02</w:t>
            </w:r>
          </w:p>
        </w:tc>
        <w:tc>
          <w:tcPr>
            <w:tcW w:w="1440" w:type="dxa"/>
          </w:tcPr>
          <w:p w14:paraId="66BD8BA1" w14:textId="77777777" w:rsidR="00FC6523" w:rsidRPr="003F4127" w:rsidRDefault="00FC6523"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1260" w:type="dxa"/>
          </w:tcPr>
          <w:p w14:paraId="10A2974D"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04</w:t>
            </w:r>
          </w:p>
        </w:tc>
        <w:tc>
          <w:tcPr>
            <w:tcW w:w="1260" w:type="dxa"/>
          </w:tcPr>
          <w:p w14:paraId="48932975" w14:textId="77777777" w:rsidR="00FC6523" w:rsidRPr="003F4127" w:rsidRDefault="00FC6523" w:rsidP="0062515C">
            <w:pPr>
              <w:spacing w:after="0"/>
              <w:jc w:val="center"/>
              <w:rPr>
                <w:rFonts w:eastAsia="Times New Roman" w:cstheme="minorHAnsi"/>
                <w:sz w:val="20"/>
                <w:szCs w:val="20"/>
              </w:rPr>
            </w:pPr>
            <w:r>
              <w:rPr>
                <w:rFonts w:eastAsia="Times New Roman" w:cstheme="minorHAnsi"/>
                <w:sz w:val="20"/>
                <w:szCs w:val="20"/>
              </w:rPr>
              <w:t>05</w:t>
            </w:r>
          </w:p>
        </w:tc>
        <w:tc>
          <w:tcPr>
            <w:tcW w:w="1170" w:type="dxa"/>
          </w:tcPr>
          <w:p w14:paraId="50AA4817"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06</w:t>
            </w:r>
          </w:p>
        </w:tc>
        <w:tc>
          <w:tcPr>
            <w:tcW w:w="1260" w:type="dxa"/>
          </w:tcPr>
          <w:p w14:paraId="2F9C8B59"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07</w:t>
            </w:r>
          </w:p>
        </w:tc>
        <w:tc>
          <w:tcPr>
            <w:tcW w:w="1260" w:type="dxa"/>
          </w:tcPr>
          <w:p w14:paraId="239AABE0" w14:textId="77777777" w:rsidR="00FC6523" w:rsidRPr="003F4127" w:rsidRDefault="00FC6523" w:rsidP="0062515C">
            <w:pPr>
              <w:spacing w:after="0"/>
              <w:jc w:val="center"/>
              <w:rPr>
                <w:rFonts w:eastAsia="Times New Roman" w:cstheme="minorHAnsi"/>
                <w:sz w:val="20"/>
                <w:szCs w:val="20"/>
              </w:rPr>
            </w:pPr>
            <w:r>
              <w:rPr>
                <w:rFonts w:eastAsia="Times New Roman" w:cstheme="minorHAnsi"/>
                <w:sz w:val="20"/>
                <w:szCs w:val="20"/>
              </w:rPr>
              <w:t>08</w:t>
            </w:r>
          </w:p>
        </w:tc>
        <w:tc>
          <w:tcPr>
            <w:tcW w:w="1350" w:type="dxa"/>
          </w:tcPr>
          <w:p w14:paraId="7FC08258"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09</w:t>
            </w:r>
          </w:p>
        </w:tc>
        <w:tc>
          <w:tcPr>
            <w:tcW w:w="1440" w:type="dxa"/>
          </w:tcPr>
          <w:p w14:paraId="17555F3C"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10</w:t>
            </w:r>
          </w:p>
        </w:tc>
        <w:tc>
          <w:tcPr>
            <w:tcW w:w="1170" w:type="dxa"/>
          </w:tcPr>
          <w:p w14:paraId="41333E9D" w14:textId="77777777" w:rsidR="00FC6523" w:rsidRPr="003F4127" w:rsidRDefault="00FC6523" w:rsidP="0062515C">
            <w:pPr>
              <w:spacing w:after="0"/>
              <w:jc w:val="center"/>
              <w:rPr>
                <w:rFonts w:eastAsia="Times New Roman" w:cstheme="minorHAnsi"/>
                <w:sz w:val="20"/>
                <w:szCs w:val="20"/>
              </w:rPr>
            </w:pPr>
            <w:r>
              <w:rPr>
                <w:rFonts w:eastAsia="Times New Roman" w:cstheme="minorHAnsi"/>
                <w:sz w:val="20"/>
                <w:szCs w:val="20"/>
              </w:rPr>
              <w:t>11</w:t>
            </w:r>
          </w:p>
        </w:tc>
      </w:tr>
      <w:tr w:rsidR="00FC6523" w:rsidRPr="00C071B0" w14:paraId="3E7F1053" w14:textId="77777777" w:rsidTr="0062515C">
        <w:tc>
          <w:tcPr>
            <w:tcW w:w="1208" w:type="dxa"/>
            <w:vAlign w:val="bottom"/>
          </w:tcPr>
          <w:p w14:paraId="24CF5AC0"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41D92CF3" w14:textId="77777777" w:rsidR="00FC6523" w:rsidRPr="00554B1E" w:rsidRDefault="00FC6523" w:rsidP="0062515C">
            <w:pPr>
              <w:spacing w:after="0"/>
              <w:jc w:val="center"/>
              <w:rPr>
                <w:rFonts w:cstheme="minorHAnsi"/>
                <w:sz w:val="18"/>
                <w:szCs w:val="18"/>
              </w:rPr>
            </w:pPr>
            <w:r w:rsidRPr="00554B1E">
              <w:rPr>
                <w:rFonts w:eastAsia="Times New Roman" w:cstheme="minorHAnsi"/>
                <w:sz w:val="18"/>
                <w:szCs w:val="18"/>
              </w:rPr>
              <w:t>or Name</w:t>
            </w:r>
          </w:p>
        </w:tc>
        <w:tc>
          <w:tcPr>
            <w:tcW w:w="1577" w:type="dxa"/>
            <w:vAlign w:val="bottom"/>
          </w:tcPr>
          <w:p w14:paraId="439E3EC5"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28DAD2E6" w14:textId="77777777" w:rsidR="00FC6523" w:rsidRPr="00554B1E" w:rsidRDefault="00FC6523" w:rsidP="0062515C">
            <w:pPr>
              <w:spacing w:after="0"/>
              <w:jc w:val="center"/>
              <w:rPr>
                <w:rFonts w:cstheme="minorHAnsi"/>
                <w:sz w:val="18"/>
                <w:szCs w:val="18"/>
              </w:rPr>
            </w:pPr>
            <w:r w:rsidRPr="00554B1E">
              <w:rPr>
                <w:rFonts w:eastAsia="Times New Roman" w:cstheme="minorHAnsi"/>
                <w:sz w:val="18"/>
                <w:szCs w:val="18"/>
              </w:rPr>
              <w:t>Make and Model</w:t>
            </w:r>
          </w:p>
        </w:tc>
        <w:tc>
          <w:tcPr>
            <w:tcW w:w="1440" w:type="dxa"/>
            <w:vAlign w:val="bottom"/>
          </w:tcPr>
          <w:p w14:paraId="6DD99865" w14:textId="132A8479" w:rsidR="00FC6523" w:rsidRPr="00554B1E"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FC6523" w:rsidRPr="00554B1E">
              <w:rPr>
                <w:rFonts w:eastAsia="Times New Roman" w:cstheme="minorHAnsi"/>
                <w:sz w:val="18"/>
                <w:szCs w:val="18"/>
              </w:rPr>
              <w:t xml:space="preserve"> of Water Heaters/ Compressors</w:t>
            </w:r>
          </w:p>
        </w:tc>
        <w:tc>
          <w:tcPr>
            <w:tcW w:w="1260" w:type="dxa"/>
            <w:vAlign w:val="bottom"/>
          </w:tcPr>
          <w:p w14:paraId="4FB84889"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1260" w:type="dxa"/>
            <w:vAlign w:val="bottom"/>
          </w:tcPr>
          <w:p w14:paraId="6BC394B2"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492C6434"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1170" w:type="dxa"/>
            <w:vAlign w:val="bottom"/>
          </w:tcPr>
          <w:p w14:paraId="470CFC53"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1260" w:type="dxa"/>
            <w:vAlign w:val="bottom"/>
          </w:tcPr>
          <w:p w14:paraId="5838E966"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1260" w:type="dxa"/>
            <w:vAlign w:val="bottom"/>
          </w:tcPr>
          <w:p w14:paraId="1A5EC174"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403038FC"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1350" w:type="dxa"/>
            <w:vAlign w:val="bottom"/>
          </w:tcPr>
          <w:p w14:paraId="1506FE15"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1440" w:type="dxa"/>
            <w:vAlign w:val="bottom"/>
          </w:tcPr>
          <w:p w14:paraId="484E19A2"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1170" w:type="dxa"/>
            <w:vAlign w:val="bottom"/>
          </w:tcPr>
          <w:p w14:paraId="773A49EB"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1232B60F"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FC6523" w:rsidRPr="00C071B0" w14:paraId="06E71653" w14:textId="77777777" w:rsidTr="0062515C">
        <w:tc>
          <w:tcPr>
            <w:tcW w:w="1208" w:type="dxa"/>
          </w:tcPr>
          <w:p w14:paraId="2BA226CE" w14:textId="462D008C" w:rsidR="00FC6523" w:rsidRPr="00554B1E" w:rsidRDefault="00FC6523" w:rsidP="0062515C">
            <w:pPr>
              <w:spacing w:after="0"/>
              <w:jc w:val="center"/>
              <w:rPr>
                <w:rFonts w:cstheme="minorHAnsi"/>
                <w:sz w:val="18"/>
                <w:szCs w:val="18"/>
              </w:rPr>
            </w:pPr>
            <w:r w:rsidRPr="00554B1E">
              <w:rPr>
                <w:rFonts w:cstheme="minorHAnsi"/>
                <w:sz w:val="18"/>
                <w:szCs w:val="18"/>
              </w:rPr>
              <w:t xml:space="preserve">&lt;&lt;reference values from </w:t>
            </w:r>
            <w:r w:rsidR="00AE3DB2">
              <w:rPr>
                <w:rFonts w:cstheme="minorHAnsi"/>
                <w:sz w:val="18"/>
                <w:szCs w:val="18"/>
              </w:rPr>
              <w:t>B2-</w:t>
            </w:r>
            <w:r w:rsidRPr="00554B1E">
              <w:rPr>
                <w:rFonts w:cstheme="minorHAnsi"/>
                <w:sz w:val="18"/>
                <w:szCs w:val="18"/>
              </w:rPr>
              <w:t>01&gt;&gt;</w:t>
            </w:r>
          </w:p>
        </w:tc>
        <w:tc>
          <w:tcPr>
            <w:tcW w:w="1577" w:type="dxa"/>
          </w:tcPr>
          <w:p w14:paraId="06B780D6" w14:textId="64AB67CA" w:rsidR="00FC6523" w:rsidRPr="005E0A00" w:rsidRDefault="00FC6523" w:rsidP="0062515C">
            <w:pPr>
              <w:spacing w:after="0"/>
              <w:jc w:val="center"/>
              <w:rPr>
                <w:rFonts w:cstheme="minorHAnsi"/>
                <w:sz w:val="18"/>
                <w:szCs w:val="18"/>
              </w:rPr>
            </w:pPr>
            <w:r w:rsidRPr="005E0A00">
              <w:rPr>
                <w:rFonts w:cstheme="minorHAnsi"/>
                <w:sz w:val="18"/>
                <w:szCs w:val="18"/>
              </w:rPr>
              <w:t xml:space="preserve">&lt;&lt; If performance, user input is equal to </w:t>
            </w:r>
            <w:r w:rsidR="00AE3DB2">
              <w:rPr>
                <w:rFonts w:cstheme="minorHAnsi"/>
                <w:sz w:val="18"/>
                <w:szCs w:val="18"/>
              </w:rPr>
              <w:t>B2-</w:t>
            </w:r>
            <w:r w:rsidRPr="005E0A00">
              <w:rPr>
                <w:rFonts w:cstheme="minorHAnsi"/>
                <w:sz w:val="18"/>
                <w:szCs w:val="18"/>
              </w:rPr>
              <w:t xml:space="preserve">02 as default, and allow user to override with an equivalent system based on the simulated equipment in </w:t>
            </w:r>
            <w:r w:rsidR="00EB023F">
              <w:rPr>
                <w:rFonts w:cstheme="minorHAnsi"/>
                <w:sz w:val="18"/>
                <w:szCs w:val="18"/>
              </w:rPr>
              <w:t>B2-</w:t>
            </w:r>
            <w:r w:rsidRPr="005E0A00">
              <w:rPr>
                <w:rFonts w:cstheme="minorHAnsi"/>
                <w:sz w:val="18"/>
                <w:szCs w:val="18"/>
              </w:rPr>
              <w:t>12; elseif prescriptive, value = Sanden&gt;&gt;</w:t>
            </w:r>
          </w:p>
          <w:p w14:paraId="48D6369B" w14:textId="77777777" w:rsidR="00FC6523" w:rsidRPr="00554B1E" w:rsidRDefault="00FC6523" w:rsidP="0062515C">
            <w:pPr>
              <w:spacing w:after="0"/>
              <w:jc w:val="center"/>
              <w:rPr>
                <w:rFonts w:cstheme="minorHAnsi"/>
                <w:sz w:val="18"/>
                <w:szCs w:val="18"/>
              </w:rPr>
            </w:pPr>
          </w:p>
        </w:tc>
        <w:tc>
          <w:tcPr>
            <w:tcW w:w="1440" w:type="dxa"/>
          </w:tcPr>
          <w:p w14:paraId="5CF9C03C" w14:textId="06198900" w:rsidR="00FC6523" w:rsidRPr="00554B1E" w:rsidRDefault="00FC6523" w:rsidP="0062515C">
            <w:pPr>
              <w:spacing w:after="0"/>
              <w:jc w:val="center"/>
              <w:rPr>
                <w:rFonts w:cstheme="minorHAnsi"/>
                <w:sz w:val="18"/>
                <w:szCs w:val="18"/>
              </w:rPr>
            </w:pPr>
            <w:r w:rsidRPr="00554B1E">
              <w:rPr>
                <w:rFonts w:cstheme="minorHAnsi"/>
                <w:sz w:val="18"/>
                <w:szCs w:val="18"/>
              </w:rPr>
              <w:t xml:space="preserve">&lt;&lt; User Input must equal reference values from </w:t>
            </w:r>
            <w:r w:rsidR="00EB023F">
              <w:rPr>
                <w:rFonts w:cstheme="minorHAnsi"/>
                <w:sz w:val="18"/>
                <w:szCs w:val="18"/>
              </w:rPr>
              <w:t>B2-</w:t>
            </w:r>
            <w:r w:rsidRPr="00554B1E">
              <w:rPr>
                <w:rFonts w:cstheme="minorHAnsi"/>
                <w:sz w:val="18"/>
                <w:szCs w:val="18"/>
              </w:rPr>
              <w:t xml:space="preserve">03 reference values from </w:t>
            </w:r>
            <w:r>
              <w:rPr>
                <w:rFonts w:cstheme="minorHAnsi"/>
                <w:sz w:val="18"/>
                <w:szCs w:val="18"/>
              </w:rPr>
              <w:t>LMCC</w:t>
            </w:r>
            <w:r w:rsidRPr="00554B1E">
              <w:rPr>
                <w:rFonts w:cstheme="minorHAnsi"/>
                <w:sz w:val="18"/>
                <w:szCs w:val="18"/>
              </w:rPr>
              <w:t>&gt;&gt;</w:t>
            </w:r>
          </w:p>
        </w:tc>
        <w:tc>
          <w:tcPr>
            <w:tcW w:w="1260" w:type="dxa"/>
          </w:tcPr>
          <w:p w14:paraId="74509529" w14:textId="653A7927" w:rsidR="00FC6523" w:rsidRPr="00554B1E" w:rsidRDefault="00FC6523" w:rsidP="0062515C">
            <w:pPr>
              <w:spacing w:after="0"/>
              <w:jc w:val="center"/>
              <w:rPr>
                <w:rFonts w:eastAsia="Times New Roman" w:cs="Calibri"/>
                <w:sz w:val="18"/>
                <w:szCs w:val="18"/>
              </w:rPr>
            </w:pPr>
            <w:r w:rsidRPr="00554B1E">
              <w:rPr>
                <w:rFonts w:cs="Calibri"/>
                <w:sz w:val="18"/>
                <w:szCs w:val="18"/>
              </w:rPr>
              <w:t xml:space="preserve">&lt;&lt; Reference values from </w:t>
            </w:r>
            <w:r w:rsidR="00AE3DB2">
              <w:rPr>
                <w:rFonts w:cs="Calibri"/>
                <w:sz w:val="18"/>
                <w:szCs w:val="18"/>
              </w:rPr>
              <w:t>B2</w:t>
            </w:r>
            <w:r w:rsidR="00EB023F">
              <w:rPr>
                <w:rFonts w:cs="Calibri"/>
                <w:sz w:val="18"/>
                <w:szCs w:val="18"/>
              </w:rPr>
              <w:t>-</w:t>
            </w:r>
            <w:r w:rsidRPr="00554B1E">
              <w:rPr>
                <w:rFonts w:cs="Calibri"/>
                <w:sz w:val="18"/>
                <w:szCs w:val="18"/>
              </w:rPr>
              <w:t>04</w:t>
            </w:r>
            <w:r w:rsidRPr="00554B1E">
              <w:rPr>
                <w:rFonts w:eastAsia="Times New Roman" w:cs="Calibri"/>
                <w:sz w:val="18"/>
                <w:szCs w:val="18"/>
              </w:rPr>
              <w:t>&gt;&gt;</w:t>
            </w:r>
          </w:p>
          <w:p w14:paraId="52773E27" w14:textId="77777777" w:rsidR="00FC6523" w:rsidRPr="00554B1E" w:rsidRDefault="00FC6523" w:rsidP="0062515C">
            <w:pPr>
              <w:spacing w:after="0"/>
              <w:jc w:val="center"/>
              <w:rPr>
                <w:rFonts w:eastAsia="Times New Roman" w:cstheme="minorHAnsi"/>
                <w:sz w:val="18"/>
                <w:szCs w:val="18"/>
              </w:rPr>
            </w:pPr>
          </w:p>
        </w:tc>
        <w:tc>
          <w:tcPr>
            <w:tcW w:w="1260" w:type="dxa"/>
          </w:tcPr>
          <w:p w14:paraId="43984C8A" w14:textId="77777777"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44BD12F7" w14:textId="405E00A7"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from </w:t>
            </w:r>
            <w:r w:rsidR="00EB023F">
              <w:rPr>
                <w:rFonts w:eastAsia="Times New Roman" w:cstheme="minorHAnsi"/>
                <w:sz w:val="18"/>
                <w:szCs w:val="18"/>
              </w:rPr>
              <w:t>B2-</w:t>
            </w:r>
            <w:r w:rsidRPr="00554B1E">
              <w:rPr>
                <w:rFonts w:eastAsia="Times New Roman" w:cstheme="minorHAnsi"/>
                <w:sz w:val="18"/>
                <w:szCs w:val="18"/>
              </w:rPr>
              <w:t>0</w:t>
            </w:r>
            <w:r>
              <w:rPr>
                <w:rFonts w:eastAsia="Times New Roman" w:cstheme="minorHAnsi"/>
                <w:sz w:val="18"/>
                <w:szCs w:val="18"/>
              </w:rPr>
              <w:t>5</w:t>
            </w:r>
            <w:r w:rsidRPr="00554B1E">
              <w:rPr>
                <w:rFonts w:eastAsia="Times New Roman" w:cstheme="minorHAnsi"/>
                <w:sz w:val="18"/>
                <w:szCs w:val="18"/>
              </w:rPr>
              <w:t>&gt;&gt;</w:t>
            </w:r>
          </w:p>
        </w:tc>
        <w:tc>
          <w:tcPr>
            <w:tcW w:w="1170" w:type="dxa"/>
          </w:tcPr>
          <w:p w14:paraId="248D567D" w14:textId="77777777" w:rsidR="00FC6523" w:rsidRPr="00554B1E" w:rsidRDefault="00FC6523" w:rsidP="0062515C">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5D3BBB32" w14:textId="2E18B6C6"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from </w:t>
            </w:r>
            <w:r w:rsidR="00EB023F">
              <w:rPr>
                <w:rFonts w:eastAsia="Times New Roman" w:cs="Calibri"/>
                <w:sz w:val="18"/>
                <w:szCs w:val="18"/>
              </w:rPr>
              <w:t>B2-</w:t>
            </w:r>
            <w:r w:rsidRPr="00554B1E">
              <w:rPr>
                <w:rFonts w:eastAsia="Times New Roman" w:cs="Calibri"/>
                <w:sz w:val="18"/>
                <w:szCs w:val="18"/>
              </w:rPr>
              <w:t>06&gt;&gt;</w:t>
            </w:r>
          </w:p>
        </w:tc>
        <w:tc>
          <w:tcPr>
            <w:tcW w:w="1260" w:type="dxa"/>
          </w:tcPr>
          <w:p w14:paraId="5789596F" w14:textId="77777777"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&lt;&lt; Reference values from </w:t>
            </w:r>
            <w:r>
              <w:rPr>
                <w:rFonts w:eastAsia="Times New Roman" w:cs="Calibri"/>
                <w:sz w:val="18"/>
                <w:szCs w:val="18"/>
              </w:rPr>
              <w:t>D</w:t>
            </w:r>
            <w:r w:rsidRPr="00554B1E">
              <w:rPr>
                <w:rFonts w:eastAsia="Times New Roman" w:cs="Calibri"/>
                <w:sz w:val="18"/>
                <w:szCs w:val="18"/>
              </w:rPr>
              <w:t>07&gt;&gt;</w:t>
            </w:r>
          </w:p>
        </w:tc>
        <w:tc>
          <w:tcPr>
            <w:tcW w:w="1260" w:type="dxa"/>
          </w:tcPr>
          <w:p w14:paraId="4B38E338" w14:textId="77777777"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6071CAC3" w14:textId="75A0C0C7" w:rsidR="00FC6523" w:rsidRPr="00C035AD" w:rsidRDefault="00FC6523" w:rsidP="0062515C">
            <w:pPr>
              <w:spacing w:after="0"/>
              <w:jc w:val="center"/>
              <w:rPr>
                <w:rFonts w:eastAsia="Times New Roman" w:cstheme="minorHAnsi"/>
                <w:sz w:val="18"/>
                <w:szCs w:val="20"/>
              </w:rPr>
            </w:pPr>
            <w:r w:rsidRPr="00554B1E">
              <w:rPr>
                <w:rFonts w:eastAsia="Times New Roman" w:cstheme="minorHAnsi"/>
                <w:sz w:val="18"/>
                <w:szCs w:val="18"/>
              </w:rPr>
              <w:t xml:space="preserve">from </w:t>
            </w:r>
            <w:r w:rsidR="00EB023F">
              <w:rPr>
                <w:rFonts w:eastAsia="Times New Roman" w:cstheme="minorHAnsi"/>
                <w:sz w:val="18"/>
                <w:szCs w:val="18"/>
              </w:rPr>
              <w:t>B2-</w:t>
            </w:r>
            <w:r>
              <w:rPr>
                <w:rFonts w:eastAsia="Times New Roman" w:cstheme="minorHAnsi"/>
                <w:sz w:val="18"/>
                <w:szCs w:val="18"/>
              </w:rPr>
              <w:t>08</w:t>
            </w:r>
            <w:r w:rsidRPr="00554B1E">
              <w:rPr>
                <w:rFonts w:eastAsia="Times New Roman" w:cstheme="minorHAnsi"/>
                <w:sz w:val="18"/>
                <w:szCs w:val="18"/>
              </w:rPr>
              <w:t>&gt;&gt;</w:t>
            </w:r>
          </w:p>
        </w:tc>
        <w:tc>
          <w:tcPr>
            <w:tcW w:w="1350" w:type="dxa"/>
          </w:tcPr>
          <w:p w14:paraId="087C7881" w14:textId="77777777" w:rsidR="00FC6523" w:rsidRPr="00554B1E" w:rsidRDefault="00FC6523" w:rsidP="0062515C">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2A27A24A" w14:textId="1D1EB04E"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from </w:t>
            </w:r>
            <w:r w:rsidR="00EB023F">
              <w:rPr>
                <w:rFonts w:eastAsia="Times New Roman" w:cs="Calibri"/>
                <w:sz w:val="18"/>
                <w:szCs w:val="18"/>
              </w:rPr>
              <w:t>B2-</w:t>
            </w:r>
            <w:r w:rsidRPr="00554B1E">
              <w:rPr>
                <w:rFonts w:eastAsia="Times New Roman" w:cs="Calibri"/>
                <w:sz w:val="18"/>
                <w:szCs w:val="18"/>
              </w:rPr>
              <w:t>09&gt;&gt;</w:t>
            </w:r>
          </w:p>
        </w:tc>
        <w:tc>
          <w:tcPr>
            <w:tcW w:w="1440" w:type="dxa"/>
          </w:tcPr>
          <w:p w14:paraId="4D89B7EA" w14:textId="77777777" w:rsidR="00FC6523" w:rsidRPr="00554B1E" w:rsidRDefault="00FC6523" w:rsidP="0062515C">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37616D57" w14:textId="02834E8C"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from </w:t>
            </w:r>
            <w:r w:rsidR="00EB023F">
              <w:rPr>
                <w:rFonts w:eastAsia="Times New Roman" w:cs="Calibri"/>
                <w:sz w:val="18"/>
                <w:szCs w:val="18"/>
              </w:rPr>
              <w:t>B2-</w:t>
            </w:r>
            <w:r w:rsidRPr="00554B1E">
              <w:rPr>
                <w:rFonts w:eastAsia="Times New Roman" w:cs="Calibri"/>
                <w:sz w:val="18"/>
                <w:szCs w:val="18"/>
              </w:rPr>
              <w:t>10&gt;&gt;</w:t>
            </w:r>
          </w:p>
        </w:tc>
        <w:tc>
          <w:tcPr>
            <w:tcW w:w="1170" w:type="dxa"/>
          </w:tcPr>
          <w:p w14:paraId="2FAC7A93" w14:textId="67B4FE3F"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&lt;&lt;Reference value from </w:t>
            </w:r>
            <w:r w:rsidR="00EB023F">
              <w:rPr>
                <w:rFonts w:eastAsia="Times New Roman" w:cstheme="minorHAnsi"/>
                <w:sz w:val="18"/>
                <w:szCs w:val="18"/>
              </w:rPr>
              <w:t>B2-</w:t>
            </w:r>
            <w:r>
              <w:rPr>
                <w:rFonts w:eastAsia="Times New Roman" w:cstheme="minorHAnsi"/>
                <w:sz w:val="18"/>
                <w:szCs w:val="18"/>
              </w:rPr>
              <w:t>11</w:t>
            </w:r>
            <w:r w:rsidRPr="00554B1E">
              <w:rPr>
                <w:rFonts w:eastAsia="Times New Roman" w:cstheme="minorHAnsi"/>
                <w:sz w:val="18"/>
                <w:szCs w:val="18"/>
              </w:rPr>
              <w:t>&gt;&gt;</w:t>
            </w:r>
          </w:p>
        </w:tc>
      </w:tr>
      <w:tr w:rsidR="00FC6523" w:rsidRPr="00C071B0" w14:paraId="7789736E" w14:textId="77777777" w:rsidTr="0062515C">
        <w:tc>
          <w:tcPr>
            <w:tcW w:w="1208" w:type="dxa"/>
          </w:tcPr>
          <w:p w14:paraId="6A50151D" w14:textId="77777777" w:rsidR="00FC6523" w:rsidRPr="003F4127" w:rsidRDefault="00FC6523" w:rsidP="0062515C">
            <w:pPr>
              <w:jc w:val="center"/>
              <w:rPr>
                <w:rFonts w:cstheme="minorHAnsi"/>
                <w:sz w:val="20"/>
                <w:szCs w:val="20"/>
              </w:rPr>
            </w:pPr>
          </w:p>
        </w:tc>
        <w:tc>
          <w:tcPr>
            <w:tcW w:w="1577" w:type="dxa"/>
          </w:tcPr>
          <w:p w14:paraId="1D46E4C3" w14:textId="77777777" w:rsidR="00FC6523" w:rsidRPr="003F4127" w:rsidRDefault="00FC6523" w:rsidP="0062515C">
            <w:pPr>
              <w:jc w:val="center"/>
              <w:rPr>
                <w:rFonts w:cstheme="minorHAnsi"/>
                <w:sz w:val="20"/>
                <w:szCs w:val="20"/>
              </w:rPr>
            </w:pPr>
          </w:p>
        </w:tc>
        <w:tc>
          <w:tcPr>
            <w:tcW w:w="1440" w:type="dxa"/>
          </w:tcPr>
          <w:p w14:paraId="43C2BD8B" w14:textId="77777777" w:rsidR="00FC6523" w:rsidRPr="003F4127" w:rsidRDefault="00FC6523" w:rsidP="0062515C">
            <w:pPr>
              <w:jc w:val="center"/>
              <w:rPr>
                <w:rFonts w:cstheme="minorHAnsi"/>
                <w:sz w:val="20"/>
                <w:szCs w:val="20"/>
              </w:rPr>
            </w:pPr>
          </w:p>
        </w:tc>
        <w:tc>
          <w:tcPr>
            <w:tcW w:w="1260" w:type="dxa"/>
          </w:tcPr>
          <w:p w14:paraId="20EE59E3" w14:textId="77777777" w:rsidR="00FC6523" w:rsidRPr="003F4127" w:rsidRDefault="00FC6523" w:rsidP="0062515C">
            <w:pPr>
              <w:jc w:val="center"/>
              <w:rPr>
                <w:rFonts w:cstheme="minorHAnsi"/>
                <w:sz w:val="20"/>
                <w:szCs w:val="20"/>
              </w:rPr>
            </w:pPr>
          </w:p>
        </w:tc>
        <w:tc>
          <w:tcPr>
            <w:tcW w:w="1260" w:type="dxa"/>
          </w:tcPr>
          <w:p w14:paraId="72FB0B84" w14:textId="77777777" w:rsidR="00FC6523" w:rsidRPr="003F4127" w:rsidRDefault="00FC6523" w:rsidP="0062515C">
            <w:pPr>
              <w:jc w:val="center"/>
              <w:rPr>
                <w:rFonts w:cstheme="minorHAnsi"/>
                <w:sz w:val="20"/>
                <w:szCs w:val="20"/>
              </w:rPr>
            </w:pPr>
          </w:p>
        </w:tc>
        <w:tc>
          <w:tcPr>
            <w:tcW w:w="1170" w:type="dxa"/>
          </w:tcPr>
          <w:p w14:paraId="23F5ADAF" w14:textId="77777777" w:rsidR="00FC6523" w:rsidRPr="003F4127" w:rsidRDefault="00FC6523" w:rsidP="0062515C">
            <w:pPr>
              <w:jc w:val="center"/>
              <w:rPr>
                <w:rFonts w:cstheme="minorHAnsi"/>
                <w:sz w:val="20"/>
                <w:szCs w:val="20"/>
              </w:rPr>
            </w:pPr>
          </w:p>
        </w:tc>
        <w:tc>
          <w:tcPr>
            <w:tcW w:w="1260" w:type="dxa"/>
          </w:tcPr>
          <w:p w14:paraId="2314C740" w14:textId="77777777" w:rsidR="00FC6523" w:rsidRPr="003F4127" w:rsidRDefault="00FC6523" w:rsidP="0062515C">
            <w:pPr>
              <w:jc w:val="center"/>
              <w:rPr>
                <w:rFonts w:cstheme="minorHAnsi"/>
                <w:sz w:val="20"/>
                <w:szCs w:val="20"/>
              </w:rPr>
            </w:pPr>
          </w:p>
        </w:tc>
        <w:tc>
          <w:tcPr>
            <w:tcW w:w="1260" w:type="dxa"/>
          </w:tcPr>
          <w:p w14:paraId="6F2CB053" w14:textId="77777777" w:rsidR="00FC6523" w:rsidRPr="003F4127" w:rsidRDefault="00FC6523" w:rsidP="0062515C">
            <w:pPr>
              <w:jc w:val="center"/>
              <w:rPr>
                <w:rFonts w:cstheme="minorHAnsi"/>
                <w:sz w:val="20"/>
                <w:szCs w:val="20"/>
              </w:rPr>
            </w:pPr>
          </w:p>
        </w:tc>
        <w:tc>
          <w:tcPr>
            <w:tcW w:w="1350" w:type="dxa"/>
          </w:tcPr>
          <w:p w14:paraId="20754455" w14:textId="77777777" w:rsidR="00FC6523" w:rsidRPr="003F4127" w:rsidRDefault="00FC6523" w:rsidP="0062515C">
            <w:pPr>
              <w:jc w:val="center"/>
              <w:rPr>
                <w:rFonts w:cstheme="minorHAnsi"/>
                <w:sz w:val="20"/>
                <w:szCs w:val="20"/>
              </w:rPr>
            </w:pPr>
          </w:p>
        </w:tc>
        <w:tc>
          <w:tcPr>
            <w:tcW w:w="1440" w:type="dxa"/>
          </w:tcPr>
          <w:p w14:paraId="4DCB452C" w14:textId="77777777" w:rsidR="00FC6523" w:rsidRPr="003F4127" w:rsidRDefault="00FC6523" w:rsidP="0062515C">
            <w:pPr>
              <w:jc w:val="center"/>
              <w:rPr>
                <w:rFonts w:cstheme="minorHAnsi"/>
                <w:sz w:val="20"/>
                <w:szCs w:val="20"/>
              </w:rPr>
            </w:pPr>
          </w:p>
        </w:tc>
        <w:tc>
          <w:tcPr>
            <w:tcW w:w="1170" w:type="dxa"/>
          </w:tcPr>
          <w:p w14:paraId="0A299017" w14:textId="77777777" w:rsidR="00FC6523" w:rsidRPr="003F4127" w:rsidRDefault="00FC6523" w:rsidP="0062515C">
            <w:pPr>
              <w:jc w:val="center"/>
              <w:rPr>
                <w:rFonts w:cstheme="minorHAnsi"/>
                <w:sz w:val="20"/>
                <w:szCs w:val="20"/>
              </w:rPr>
            </w:pPr>
          </w:p>
        </w:tc>
      </w:tr>
      <w:bookmarkEnd w:id="13"/>
    </w:tbl>
    <w:p w14:paraId="234157C8" w14:textId="77777777" w:rsidR="00FC6523" w:rsidRDefault="00FC6523" w:rsidP="00F947E9">
      <w:pPr>
        <w:spacing w:after="0"/>
        <w:rPr>
          <w:rFonts w:asciiTheme="minorHAnsi" w:hAnsiTheme="minorHAnsi" w:cstheme="minorHAnsi"/>
          <w:sz w:val="20"/>
          <w:szCs w:val="20"/>
        </w:rPr>
      </w:pPr>
    </w:p>
    <w:p w14:paraId="79FD01E1" w14:textId="77777777" w:rsidR="00FC6523" w:rsidRDefault="00FC6523" w:rsidP="00F947E9">
      <w:pPr>
        <w:spacing w:after="0"/>
        <w:rPr>
          <w:rFonts w:asciiTheme="minorHAnsi" w:hAnsiTheme="minorHAnsi" w:cstheme="minorHAnsi"/>
          <w:sz w:val="20"/>
          <w:szCs w:val="20"/>
        </w:rPr>
      </w:pPr>
    </w:p>
    <w:p w14:paraId="38CA36DB" w14:textId="77777777" w:rsidR="008C5EAB" w:rsidRDefault="008C5EAB" w:rsidP="00F947E9">
      <w:pPr>
        <w:spacing w:after="0"/>
        <w:rPr>
          <w:rFonts w:asciiTheme="minorHAnsi" w:hAnsiTheme="minorHAnsi" w:cstheme="minorHAnsi"/>
          <w:sz w:val="20"/>
          <w:szCs w:val="20"/>
        </w:rPr>
      </w:pPr>
    </w:p>
    <w:p w14:paraId="4919359B" w14:textId="771FB332" w:rsidR="00843213" w:rsidRDefault="00843213" w:rsidP="00F947E9">
      <w:pPr>
        <w:spacing w:after="0"/>
        <w:rPr>
          <w:rFonts w:asciiTheme="minorHAnsi" w:hAnsiTheme="minorHAnsi"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58"/>
        <w:gridCol w:w="6222"/>
        <w:gridCol w:w="6224"/>
      </w:tblGrid>
      <w:tr w:rsidR="004432C7" w:rsidRPr="006F1F7B" w14:paraId="1C89F718" w14:textId="77777777" w:rsidTr="000F7411">
        <w:trPr>
          <w:cantSplit/>
          <w:trHeight w:val="144"/>
        </w:trPr>
        <w:tc>
          <w:tcPr>
            <w:tcW w:w="14404" w:type="dxa"/>
            <w:gridSpan w:val="3"/>
            <w:tcBorders>
              <w:top w:val="single" w:sz="4" w:space="0" w:color="auto"/>
              <w:left w:val="single" w:sz="4" w:space="0" w:color="auto"/>
              <w:bottom w:val="single" w:sz="4" w:space="0" w:color="auto"/>
              <w:right w:val="single" w:sz="4" w:space="0" w:color="auto"/>
            </w:tcBorders>
          </w:tcPr>
          <w:p w14:paraId="6F1500B4" w14:textId="5B8D7F4F" w:rsidR="004432C7" w:rsidRPr="00294A45"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1462EE">
              <w:rPr>
                <w:rFonts w:asciiTheme="minorHAnsi" w:hAnsiTheme="minorHAnsi" w:cstheme="minorHAnsi"/>
                <w:b/>
                <w:sz w:val="20"/>
                <w:szCs w:val="20"/>
              </w:rPr>
              <w:lastRenderedPageBreak/>
              <w:t>D</w:t>
            </w:r>
            <w:r w:rsidR="004432C7" w:rsidRPr="005C5AB0">
              <w:rPr>
                <w:rFonts w:asciiTheme="minorHAnsi" w:hAnsiTheme="minorHAnsi" w:cstheme="minorHAnsi"/>
                <w:b/>
                <w:sz w:val="20"/>
                <w:szCs w:val="20"/>
              </w:rPr>
              <w:t>. Design Water Heating Distribution Systems Information</w:t>
            </w:r>
          </w:p>
          <w:p w14:paraId="13C8E1C5" w14:textId="289B5D3B" w:rsidR="004635D7" w:rsidRPr="00B841B7" w:rsidRDefault="00BA0015" w:rsidP="00E35EC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sz w:val="18"/>
                <w:szCs w:val="18"/>
              </w:rPr>
              <w:t>&lt;&lt;Static Text - see the top&gt;&gt;</w:t>
            </w:r>
            <w:r w:rsidR="00B841B7" w:rsidRPr="00B841B7">
              <w:rPr>
                <w:rFonts w:asciiTheme="minorHAnsi" w:hAnsiTheme="minorHAnsi" w:cstheme="minorHAnsi"/>
                <w:sz w:val="20"/>
                <w:szCs w:val="20"/>
              </w:rPr>
              <w:t xml:space="preserve">&lt;&lt;require one row of data for each water heating system identified on the </w:t>
            </w:r>
            <w:r w:rsidR="00712D4B">
              <w:rPr>
                <w:rFonts w:asciiTheme="minorHAnsi" w:hAnsiTheme="minorHAnsi" w:cstheme="minorHAnsi"/>
                <w:sz w:val="20"/>
                <w:szCs w:val="20"/>
              </w:rPr>
              <w:t>LMCC</w:t>
            </w:r>
            <w:r w:rsidR="00B841B7" w:rsidRPr="00B841B7">
              <w:rPr>
                <w:rFonts w:asciiTheme="minorHAnsi" w:hAnsiTheme="minorHAnsi" w:cstheme="minorHAnsi"/>
                <w:sz w:val="20"/>
                <w:szCs w:val="20"/>
              </w:rPr>
              <w:t>-PRF&gt;&gt;</w:t>
            </w:r>
          </w:p>
        </w:tc>
      </w:tr>
      <w:tr w:rsidR="004432C7" w:rsidRPr="006F1F7B" w14:paraId="1AA341B8"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73D913D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6222" w:type="dxa"/>
            <w:tcBorders>
              <w:top w:val="single" w:sz="4" w:space="0" w:color="auto"/>
              <w:left w:val="single" w:sz="4" w:space="0" w:color="auto"/>
              <w:bottom w:val="single" w:sz="4" w:space="0" w:color="auto"/>
              <w:right w:val="single" w:sz="4" w:space="0" w:color="auto"/>
            </w:tcBorders>
            <w:vAlign w:val="center"/>
          </w:tcPr>
          <w:p w14:paraId="69DBA4F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6224" w:type="dxa"/>
            <w:tcBorders>
              <w:top w:val="single" w:sz="4" w:space="0" w:color="auto"/>
              <w:left w:val="single" w:sz="4" w:space="0" w:color="auto"/>
              <w:bottom w:val="single" w:sz="4" w:space="0" w:color="auto"/>
              <w:right w:val="single" w:sz="4" w:space="0" w:color="auto"/>
            </w:tcBorders>
            <w:vAlign w:val="center"/>
          </w:tcPr>
          <w:p w14:paraId="2A5504B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4432C7" w:rsidRPr="006F1F7B" w14:paraId="692C315B"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bottom"/>
          </w:tcPr>
          <w:p w14:paraId="041CE3C6"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6222" w:type="dxa"/>
            <w:tcBorders>
              <w:top w:val="single" w:sz="4" w:space="0" w:color="auto"/>
              <w:left w:val="single" w:sz="4" w:space="0" w:color="auto"/>
              <w:bottom w:val="single" w:sz="4" w:space="0" w:color="auto"/>
              <w:right w:val="single" w:sz="4" w:space="0" w:color="auto"/>
            </w:tcBorders>
            <w:vAlign w:val="bottom"/>
          </w:tcPr>
          <w:p w14:paraId="635AD1AF"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Central DHW System </w:t>
            </w:r>
          </w:p>
          <w:p w14:paraId="2E2B0D9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c>
          <w:tcPr>
            <w:tcW w:w="6224" w:type="dxa"/>
            <w:tcBorders>
              <w:top w:val="single" w:sz="4" w:space="0" w:color="auto"/>
              <w:left w:val="single" w:sz="4" w:space="0" w:color="auto"/>
              <w:bottom w:val="single" w:sz="4" w:space="0" w:color="auto"/>
              <w:right w:val="single" w:sz="4" w:space="0" w:color="auto"/>
            </w:tcBorders>
            <w:vAlign w:val="bottom"/>
          </w:tcPr>
          <w:p w14:paraId="44B59D6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Dwelling Unit DHW System</w:t>
            </w:r>
          </w:p>
          <w:p w14:paraId="0664EEDC"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r>
      <w:tr w:rsidR="004432C7" w:rsidRPr="006F1F7B" w14:paraId="079E7F68"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5F6E5C2E" w14:textId="6B546631" w:rsidR="004432C7" w:rsidRPr="00B67E3D" w:rsidRDefault="00052AEF"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&lt;&lt;reference values from </w:t>
            </w:r>
            <w:r w:rsidR="00712D4B">
              <w:rPr>
                <w:rFonts w:asciiTheme="minorHAnsi" w:eastAsia="Times New Roman" w:hAnsiTheme="minorHAnsi" w:cstheme="minorHAnsi"/>
                <w:sz w:val="20"/>
                <w:szCs w:val="20"/>
              </w:rPr>
              <w:t>LMCC</w:t>
            </w:r>
            <w:r w:rsidRPr="00B67E3D">
              <w:rPr>
                <w:rFonts w:asciiTheme="minorHAnsi" w:eastAsia="Times New Roman" w:hAnsiTheme="minorHAnsi" w:cstheme="minorHAnsi"/>
                <w:sz w:val="20"/>
                <w:szCs w:val="20"/>
              </w:rPr>
              <w:t xml:space="preserve"> (see rule in header)&gt;&gt;</w:t>
            </w:r>
          </w:p>
        </w:tc>
        <w:tc>
          <w:tcPr>
            <w:tcW w:w="6222" w:type="dxa"/>
            <w:tcBorders>
              <w:top w:val="single" w:sz="4" w:space="0" w:color="auto"/>
              <w:left w:val="single" w:sz="4" w:space="0" w:color="auto"/>
              <w:bottom w:val="single" w:sz="4" w:space="0" w:color="auto"/>
              <w:right w:val="single" w:sz="4" w:space="0" w:color="auto"/>
            </w:tcBorders>
            <w:vAlign w:val="center"/>
          </w:tcPr>
          <w:p w14:paraId="27D32EAC" w14:textId="1FE143C3"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5F3104">
              <w:rPr>
                <w:rFonts w:asciiTheme="minorHAnsi" w:eastAsia="Times New Roman" w:hAnsiTheme="minorHAnsi" w:cstheme="minorHAnsi"/>
                <w:sz w:val="20"/>
                <w:szCs w:val="20"/>
              </w:rPr>
              <w:t>If performance, r</w:t>
            </w:r>
            <w:r w:rsidR="005B195B">
              <w:rPr>
                <w:rFonts w:asciiTheme="minorHAnsi" w:eastAsia="Times New Roman" w:hAnsiTheme="minorHAnsi" w:cstheme="minorHAnsi"/>
                <w:sz w:val="20"/>
                <w:szCs w:val="20"/>
              </w:rPr>
              <w:t>eference value</w:t>
            </w:r>
            <w:r w:rsidRPr="00B67E3D">
              <w:rPr>
                <w:rFonts w:asciiTheme="minorHAnsi" w:eastAsia="Times New Roman" w:hAnsiTheme="minorHAnsi" w:cstheme="minorHAnsi"/>
                <w:sz w:val="20"/>
                <w:szCs w:val="20"/>
              </w:rPr>
              <w:t xml:space="preserve"> from </w:t>
            </w:r>
            <w:r w:rsidR="00712D4B">
              <w:rPr>
                <w:rFonts w:asciiTheme="minorHAnsi" w:eastAsia="Times New Roman" w:hAnsiTheme="minorHAnsi" w:cstheme="minorHAnsi"/>
                <w:sz w:val="20"/>
                <w:szCs w:val="20"/>
              </w:rPr>
              <w:t>LMCC</w:t>
            </w:r>
            <w:r w:rsidR="004635D7">
              <w:rPr>
                <w:rFonts w:asciiTheme="minorHAnsi" w:eastAsia="Times New Roman" w:hAnsiTheme="minorHAnsi" w:cstheme="minorHAnsi"/>
                <w:sz w:val="20"/>
                <w:szCs w:val="20"/>
              </w:rPr>
              <w:t>-PRF-01</w:t>
            </w:r>
            <w:r w:rsidRPr="00B67E3D">
              <w:rPr>
                <w:rFonts w:asciiTheme="minorHAnsi" w:eastAsia="Times New Roman" w:hAnsiTheme="minorHAnsi" w:cstheme="minorHAnsi"/>
                <w:sz w:val="20"/>
                <w:szCs w:val="20"/>
              </w:rPr>
              <w:t>.  Allowed values are</w:t>
            </w:r>
            <w:r w:rsidR="005B195B">
              <w:rPr>
                <w:rFonts w:asciiTheme="minorHAnsi" w:eastAsia="Times New Roman" w:hAnsiTheme="minorHAnsi" w:cstheme="minorHAnsi"/>
                <w:sz w:val="20"/>
                <w:szCs w:val="20"/>
              </w:rPr>
              <w:t>:</w:t>
            </w:r>
          </w:p>
          <w:p w14:paraId="616A7909" w14:textId="116355B5" w:rsidR="005F3104" w:rsidRDefault="004432C7" w:rsidP="00255AE5">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Multi-family: </w:t>
            </w:r>
            <w:r w:rsidR="00255AE5">
              <w:rPr>
                <w:rFonts w:asciiTheme="minorHAnsi" w:eastAsia="Times New Roman" w:hAnsiTheme="minorHAnsi" w:cstheme="minorHAnsi"/>
                <w:sz w:val="20"/>
                <w:szCs w:val="20"/>
              </w:rPr>
              <w:t>Recirculation</w:t>
            </w:r>
          </w:p>
          <w:p w14:paraId="01DA3EAA" w14:textId="5DDA43F0" w:rsidR="00255AE5" w:rsidRDefault="00255AE5" w:rsidP="00255AE5">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*Multifamily: Non</w:t>
            </w:r>
            <w:r w:rsidR="00054164">
              <w:rPr>
                <w:rFonts w:asciiTheme="minorHAnsi" w:eastAsia="Times New Roman" w:hAnsiTheme="minorHAnsi" w:cstheme="minorHAnsi"/>
                <w:sz w:val="20"/>
                <w:szCs w:val="20"/>
              </w:rPr>
              <w:t>-</w:t>
            </w:r>
            <w:r>
              <w:rPr>
                <w:rFonts w:asciiTheme="minorHAnsi" w:eastAsia="Times New Roman" w:hAnsiTheme="minorHAnsi" w:cstheme="minorHAnsi"/>
                <w:sz w:val="20"/>
                <w:szCs w:val="20"/>
              </w:rPr>
              <w:t>recirculation</w:t>
            </w:r>
          </w:p>
          <w:p w14:paraId="2BE41878" w14:textId="77777777" w:rsidR="005F3104" w:rsidRDefault="005F3104"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p w14:paraId="684D597C" w14:textId="2ADBB7C1" w:rsidR="004432C7" w:rsidRPr="00B67E3D" w:rsidRDefault="00CE720F" w:rsidP="00CE720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Else i</w:t>
            </w:r>
            <w:r w:rsidR="005F3104">
              <w:rPr>
                <w:rFonts w:asciiTheme="minorHAnsi" w:eastAsia="Times New Roman" w:hAnsiTheme="minorHAnsi" w:cstheme="minorHAnsi"/>
                <w:sz w:val="20"/>
                <w:szCs w:val="20"/>
              </w:rPr>
              <w:t xml:space="preserve">f Prescriptive, </w:t>
            </w:r>
            <w:r w:rsidR="00000C0E">
              <w:rPr>
                <w:rFonts w:asciiTheme="minorHAnsi" w:eastAsia="Times New Roman" w:hAnsiTheme="minorHAnsi" w:cstheme="minorHAnsi"/>
                <w:sz w:val="20"/>
                <w:szCs w:val="20"/>
              </w:rPr>
              <w:t xml:space="preserve">value </w:t>
            </w:r>
            <w:r w:rsidR="005F3104">
              <w:rPr>
                <w:rFonts w:asciiTheme="minorHAnsi" w:eastAsia="Times New Roman" w:hAnsiTheme="minorHAnsi" w:cstheme="minorHAnsi"/>
                <w:sz w:val="20"/>
                <w:szCs w:val="20"/>
              </w:rPr>
              <w:t>= *</w:t>
            </w:r>
            <w:r w:rsidR="005F3104" w:rsidRPr="00B67E3D">
              <w:rPr>
                <w:rFonts w:asciiTheme="minorHAnsi" w:eastAsia="Times New Roman" w:hAnsiTheme="minorHAnsi" w:cstheme="minorHAnsi"/>
                <w:sz w:val="20"/>
                <w:szCs w:val="20"/>
              </w:rPr>
              <w:t>Multi-family: Recirculating demand control</w:t>
            </w:r>
            <w:r w:rsidR="004432C7" w:rsidRPr="00B67E3D">
              <w:rPr>
                <w:rFonts w:asciiTheme="minorHAnsi" w:eastAsia="Times New Roman" w:hAnsiTheme="minorHAnsi" w:cstheme="minorHAnsi"/>
                <w:sz w:val="20"/>
                <w:szCs w:val="20"/>
              </w:rPr>
              <w:t>&gt;&gt;</w:t>
            </w:r>
          </w:p>
        </w:tc>
        <w:tc>
          <w:tcPr>
            <w:tcW w:w="6224" w:type="dxa"/>
            <w:tcBorders>
              <w:top w:val="single" w:sz="4" w:space="0" w:color="auto"/>
              <w:left w:val="single" w:sz="4" w:space="0" w:color="auto"/>
              <w:bottom w:val="single" w:sz="4" w:space="0" w:color="auto"/>
              <w:right w:val="single" w:sz="4" w:space="0" w:color="auto"/>
            </w:tcBorders>
            <w:vAlign w:val="center"/>
          </w:tcPr>
          <w:p w14:paraId="14C87B88" w14:textId="4A25270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604203">
              <w:rPr>
                <w:rFonts w:asciiTheme="minorHAnsi" w:eastAsia="Times New Roman" w:hAnsiTheme="minorHAnsi" w:cstheme="minorHAnsi"/>
                <w:sz w:val="20"/>
                <w:szCs w:val="20"/>
              </w:rPr>
              <w:t>If Performance,</w:t>
            </w:r>
            <w:r w:rsidR="001462EE">
              <w:rPr>
                <w:rFonts w:asciiTheme="minorHAnsi" w:eastAsia="Times New Roman" w:hAnsiTheme="minorHAnsi" w:cstheme="minorHAnsi"/>
                <w:sz w:val="20"/>
                <w:szCs w:val="20"/>
              </w:rPr>
              <w:t xml:space="preserve"> </w:t>
            </w:r>
            <w:r w:rsidR="00604203">
              <w:rPr>
                <w:rFonts w:asciiTheme="minorHAnsi" w:eastAsia="Times New Roman" w:hAnsiTheme="minorHAnsi" w:cstheme="minorHAnsi"/>
                <w:sz w:val="20"/>
                <w:szCs w:val="20"/>
              </w:rPr>
              <w:t>r</w:t>
            </w:r>
            <w:r w:rsidR="005B195B">
              <w:rPr>
                <w:rFonts w:asciiTheme="minorHAnsi" w:eastAsia="Times New Roman" w:hAnsiTheme="minorHAnsi" w:cstheme="minorHAnsi"/>
                <w:sz w:val="20"/>
                <w:szCs w:val="20"/>
              </w:rPr>
              <w:t>eference value</w:t>
            </w:r>
            <w:r w:rsidRPr="00B67E3D">
              <w:rPr>
                <w:rFonts w:asciiTheme="minorHAnsi" w:eastAsia="Times New Roman" w:hAnsiTheme="minorHAnsi" w:cstheme="minorHAnsi"/>
                <w:sz w:val="20"/>
                <w:szCs w:val="20"/>
              </w:rPr>
              <w:t xml:space="preserve"> from </w:t>
            </w:r>
            <w:r w:rsidR="00712D4B">
              <w:rPr>
                <w:rFonts w:asciiTheme="minorHAnsi" w:eastAsia="Times New Roman" w:hAnsiTheme="minorHAnsi" w:cstheme="minorHAnsi"/>
                <w:sz w:val="20"/>
                <w:szCs w:val="20"/>
              </w:rPr>
              <w:t>LMCC</w:t>
            </w:r>
            <w:r w:rsidR="004635D7">
              <w:rPr>
                <w:rFonts w:asciiTheme="minorHAnsi" w:eastAsia="Times New Roman" w:hAnsiTheme="minorHAnsi" w:cstheme="minorHAnsi"/>
                <w:sz w:val="20"/>
                <w:szCs w:val="20"/>
              </w:rPr>
              <w:t>-PRF-01</w:t>
            </w:r>
            <w:r w:rsidR="005B195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Allowed values are</w:t>
            </w:r>
            <w:r w:rsidR="00604203">
              <w:rPr>
                <w:rFonts w:asciiTheme="minorHAnsi" w:eastAsia="Times New Roman" w:hAnsiTheme="minorHAnsi" w:cstheme="minorHAnsi"/>
                <w:sz w:val="20"/>
                <w:szCs w:val="20"/>
              </w:rPr>
              <w:t xml:space="preserve"> </w:t>
            </w:r>
          </w:p>
          <w:p w14:paraId="3FDEF407" w14:textId="77777777" w:rsidR="00604203" w:rsidRDefault="004432C7"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*Standard Distribution System</w:t>
            </w:r>
          </w:p>
          <w:p w14:paraId="69C05623" w14:textId="688F3F80" w:rsidR="004725F7" w:rsidRDefault="00604203"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 HERS-Verified Pipe Insulation</w:t>
            </w:r>
            <w:r w:rsidR="004432C7" w:rsidRPr="00B67E3D">
              <w:rPr>
                <w:rFonts w:asciiTheme="minorHAnsi" w:eastAsia="Times New Roman" w:hAnsiTheme="minorHAnsi" w:cstheme="minorHAnsi"/>
                <w:sz w:val="20"/>
                <w:szCs w:val="20"/>
              </w:rPr>
              <w:t xml:space="preserve"> </w:t>
            </w:r>
          </w:p>
          <w:p w14:paraId="5A841320" w14:textId="77777777" w:rsidR="004725F7" w:rsidRDefault="004725F7"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p w14:paraId="4BAB59BD" w14:textId="0E570F10" w:rsidR="004432C7" w:rsidRPr="00B67E3D" w:rsidRDefault="00CE720F"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Else i</w:t>
            </w:r>
            <w:r w:rsidR="004725F7">
              <w:rPr>
                <w:rFonts w:asciiTheme="minorHAnsi" w:eastAsia="Times New Roman" w:hAnsiTheme="minorHAnsi" w:cstheme="minorHAnsi"/>
                <w:sz w:val="20"/>
                <w:szCs w:val="20"/>
              </w:rPr>
              <w:t xml:space="preserve">f Prescriptive, </w:t>
            </w:r>
            <w:r w:rsidR="00000C0E">
              <w:rPr>
                <w:rFonts w:asciiTheme="minorHAnsi" w:eastAsia="Times New Roman" w:hAnsiTheme="minorHAnsi" w:cstheme="minorHAnsi"/>
                <w:sz w:val="20"/>
                <w:szCs w:val="20"/>
              </w:rPr>
              <w:t xml:space="preserve">value </w:t>
            </w:r>
            <w:r w:rsidR="004725F7">
              <w:rPr>
                <w:rFonts w:asciiTheme="minorHAnsi" w:eastAsia="Times New Roman" w:hAnsiTheme="minorHAnsi" w:cstheme="minorHAnsi"/>
                <w:sz w:val="20"/>
                <w:szCs w:val="20"/>
              </w:rPr>
              <w:t xml:space="preserve">= </w:t>
            </w:r>
            <w:r w:rsidR="004725F7" w:rsidRPr="00BD5416">
              <w:rPr>
                <w:rFonts w:asciiTheme="minorHAnsi" w:eastAsia="Times New Roman" w:hAnsiTheme="minorHAnsi" w:cstheme="minorHAnsi"/>
                <w:sz w:val="20"/>
                <w:szCs w:val="20"/>
              </w:rPr>
              <w:t>*Standard Distribution System</w:t>
            </w:r>
            <w:r w:rsidR="004432C7" w:rsidRPr="00B67E3D">
              <w:rPr>
                <w:rFonts w:asciiTheme="minorHAnsi" w:eastAsia="Times New Roman" w:hAnsiTheme="minorHAnsi" w:cstheme="minorHAnsi"/>
                <w:sz w:val="20"/>
                <w:szCs w:val="20"/>
              </w:rPr>
              <w:t>&gt;&gt;</w:t>
            </w:r>
          </w:p>
        </w:tc>
      </w:tr>
      <w:tr w:rsidR="004432C7" w:rsidRPr="006F1F7B" w14:paraId="553EF9DD"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668A60C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2" w:type="dxa"/>
            <w:tcBorders>
              <w:top w:val="single" w:sz="4" w:space="0" w:color="auto"/>
              <w:left w:val="single" w:sz="4" w:space="0" w:color="auto"/>
              <w:bottom w:val="single" w:sz="4" w:space="0" w:color="auto"/>
              <w:right w:val="single" w:sz="4" w:space="0" w:color="auto"/>
            </w:tcBorders>
            <w:vAlign w:val="center"/>
          </w:tcPr>
          <w:p w14:paraId="65B0256F"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4" w:type="dxa"/>
            <w:tcBorders>
              <w:top w:val="single" w:sz="4" w:space="0" w:color="auto"/>
              <w:left w:val="single" w:sz="4" w:space="0" w:color="auto"/>
              <w:bottom w:val="single" w:sz="4" w:space="0" w:color="auto"/>
              <w:right w:val="single" w:sz="4" w:space="0" w:color="auto"/>
            </w:tcBorders>
            <w:vAlign w:val="center"/>
          </w:tcPr>
          <w:p w14:paraId="3198FD6D"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5842CCA2" w14:textId="09E9F2F4" w:rsidR="0093093E" w:rsidRPr="001462EE" w:rsidRDefault="0093093E" w:rsidP="00E76316">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57"/>
        <w:gridCol w:w="6222"/>
        <w:gridCol w:w="6225"/>
      </w:tblGrid>
      <w:tr w:rsidR="0093093E" w:rsidRPr="006F1F7B" w14:paraId="5942F975" w14:textId="77777777" w:rsidTr="0014132C">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1DDD4B7A" w14:textId="31FAA6F5" w:rsidR="0093093E" w:rsidRPr="00294A45" w:rsidRDefault="00276172" w:rsidP="0014132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E</w:t>
            </w:r>
            <w:r w:rsidR="0093093E" w:rsidRPr="00294A45">
              <w:rPr>
                <w:rFonts w:asciiTheme="minorHAnsi" w:hAnsiTheme="minorHAnsi" w:cstheme="minorHAnsi"/>
                <w:b/>
                <w:sz w:val="20"/>
                <w:szCs w:val="20"/>
              </w:rPr>
              <w:t xml:space="preserve">. </w:t>
            </w:r>
            <w:r w:rsidRPr="00294A45">
              <w:rPr>
                <w:rFonts w:asciiTheme="minorHAnsi" w:hAnsiTheme="minorHAnsi" w:cstheme="minorHAnsi"/>
                <w:b/>
                <w:sz w:val="20"/>
                <w:szCs w:val="20"/>
              </w:rPr>
              <w:t>Installed</w:t>
            </w:r>
            <w:r w:rsidR="0093093E" w:rsidRPr="00294A45">
              <w:rPr>
                <w:rFonts w:asciiTheme="minorHAnsi" w:hAnsiTheme="minorHAnsi" w:cstheme="minorHAnsi"/>
                <w:b/>
                <w:sz w:val="20"/>
                <w:szCs w:val="20"/>
              </w:rPr>
              <w:t xml:space="preserve"> Water Heating Distribution Systems Information</w:t>
            </w:r>
          </w:p>
          <w:p w14:paraId="4DA54B34" w14:textId="318BE7D5" w:rsidR="0093093E" w:rsidRPr="00B841B7" w:rsidRDefault="002A601F" w:rsidP="0014132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sz w:val="18"/>
                <w:szCs w:val="18"/>
              </w:rPr>
              <w:t>&lt;&lt;Static Text - see the top&gt;&gt;</w:t>
            </w:r>
            <w:r w:rsidR="00B841B7" w:rsidRPr="00B841B7">
              <w:rPr>
                <w:rFonts w:asciiTheme="minorHAnsi" w:hAnsiTheme="minorHAnsi" w:cstheme="minorHAnsi"/>
                <w:sz w:val="20"/>
                <w:szCs w:val="20"/>
              </w:rPr>
              <w:t xml:space="preserve">&lt;&lt;require one row of data for each water heating system identified on the </w:t>
            </w:r>
            <w:r w:rsidR="00712D4B">
              <w:rPr>
                <w:rFonts w:asciiTheme="minorHAnsi" w:hAnsiTheme="minorHAnsi" w:cstheme="minorHAnsi"/>
                <w:sz w:val="20"/>
                <w:szCs w:val="20"/>
              </w:rPr>
              <w:t>LMCC</w:t>
            </w:r>
            <w:r w:rsidR="00B841B7" w:rsidRPr="00B841B7">
              <w:rPr>
                <w:rFonts w:asciiTheme="minorHAnsi" w:hAnsiTheme="minorHAnsi" w:cstheme="minorHAnsi"/>
                <w:sz w:val="20"/>
                <w:szCs w:val="20"/>
              </w:rPr>
              <w:t>-PRF&gt;&gt;</w:t>
            </w:r>
            <w:r w:rsidR="0093093E" w:rsidRPr="00B841B7">
              <w:rPr>
                <w:rFonts w:asciiTheme="minorHAnsi" w:hAnsiTheme="minorHAnsi" w:cstheme="minorHAnsi"/>
                <w:sz w:val="20"/>
                <w:szCs w:val="20"/>
              </w:rPr>
              <w:t xml:space="preserve"> </w:t>
            </w:r>
          </w:p>
        </w:tc>
      </w:tr>
      <w:tr w:rsidR="0093093E" w:rsidRPr="006F1F7B" w14:paraId="48A7503F"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7968E919"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4666" w:type="dxa"/>
            <w:tcBorders>
              <w:top w:val="single" w:sz="4" w:space="0" w:color="auto"/>
              <w:left w:val="single" w:sz="4" w:space="0" w:color="auto"/>
              <w:bottom w:val="single" w:sz="4" w:space="0" w:color="auto"/>
              <w:right w:val="single" w:sz="4" w:space="0" w:color="auto"/>
            </w:tcBorders>
            <w:vAlign w:val="center"/>
          </w:tcPr>
          <w:p w14:paraId="48C35DFD"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4666" w:type="dxa"/>
            <w:tcBorders>
              <w:top w:val="single" w:sz="4" w:space="0" w:color="auto"/>
              <w:left w:val="single" w:sz="4" w:space="0" w:color="auto"/>
              <w:bottom w:val="single" w:sz="4" w:space="0" w:color="auto"/>
              <w:right w:val="single" w:sz="4" w:space="0" w:color="auto"/>
            </w:tcBorders>
            <w:vAlign w:val="center"/>
          </w:tcPr>
          <w:p w14:paraId="09F9A12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93093E" w:rsidRPr="006F1F7B" w14:paraId="1038F064"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bottom"/>
          </w:tcPr>
          <w:p w14:paraId="55BE51E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4666" w:type="dxa"/>
            <w:tcBorders>
              <w:top w:val="single" w:sz="4" w:space="0" w:color="auto"/>
              <w:left w:val="single" w:sz="4" w:space="0" w:color="auto"/>
              <w:bottom w:val="single" w:sz="4" w:space="0" w:color="auto"/>
              <w:right w:val="single" w:sz="4" w:space="0" w:color="auto"/>
            </w:tcBorders>
            <w:vAlign w:val="bottom"/>
          </w:tcPr>
          <w:p w14:paraId="0158328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Central DHW System </w:t>
            </w:r>
          </w:p>
          <w:p w14:paraId="2F964BD1"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c>
          <w:tcPr>
            <w:tcW w:w="4666" w:type="dxa"/>
            <w:tcBorders>
              <w:top w:val="single" w:sz="4" w:space="0" w:color="auto"/>
              <w:left w:val="single" w:sz="4" w:space="0" w:color="auto"/>
              <w:bottom w:val="single" w:sz="4" w:space="0" w:color="auto"/>
              <w:right w:val="single" w:sz="4" w:space="0" w:color="auto"/>
            </w:tcBorders>
            <w:vAlign w:val="bottom"/>
          </w:tcPr>
          <w:p w14:paraId="33E7594F"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Dwelling Unit DHW System</w:t>
            </w:r>
          </w:p>
          <w:p w14:paraId="4D59FC8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r>
      <w:tr w:rsidR="0093093E" w:rsidRPr="006F1F7B" w14:paraId="59D680E0"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736AF05C" w14:textId="6808AD78" w:rsidR="0093093E" w:rsidRPr="00B67E3D" w:rsidRDefault="00052AEF" w:rsidP="00F0772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&lt;&lt;reference values from </w:t>
            </w:r>
            <w:r w:rsidR="00F07721">
              <w:rPr>
                <w:rFonts w:asciiTheme="minorHAnsi" w:eastAsia="Times New Roman" w:hAnsiTheme="minorHAnsi" w:cstheme="minorHAnsi"/>
                <w:sz w:val="20"/>
                <w:szCs w:val="20"/>
              </w:rPr>
              <w:t>D01</w:t>
            </w:r>
            <w:r w:rsidRPr="00B67E3D">
              <w:rPr>
                <w:rFonts w:asciiTheme="minorHAnsi" w:eastAsia="Times New Roman" w:hAnsiTheme="minorHAnsi" w:cstheme="minorHAnsi"/>
                <w:sz w:val="20"/>
                <w:szCs w:val="20"/>
              </w:rPr>
              <w:t>&gt;&gt;</w:t>
            </w:r>
          </w:p>
        </w:tc>
        <w:tc>
          <w:tcPr>
            <w:tcW w:w="4666" w:type="dxa"/>
            <w:tcBorders>
              <w:top w:val="single" w:sz="4" w:space="0" w:color="auto"/>
              <w:left w:val="single" w:sz="4" w:space="0" w:color="auto"/>
              <w:bottom w:val="single" w:sz="4" w:space="0" w:color="auto"/>
              <w:right w:val="single" w:sz="4" w:space="0" w:color="auto"/>
            </w:tcBorders>
            <w:vAlign w:val="center"/>
          </w:tcPr>
          <w:p w14:paraId="2BE43395" w14:textId="3CD47054" w:rsidR="0093093E" w:rsidRPr="00B67E3D" w:rsidRDefault="0093093E"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8B30ED">
              <w:rPr>
                <w:rFonts w:asciiTheme="minorHAnsi" w:eastAsia="Times New Roman" w:hAnsiTheme="minorHAnsi" w:cstheme="minorHAnsi"/>
                <w:sz w:val="20"/>
                <w:szCs w:val="20"/>
              </w:rPr>
              <w:t>Reference value from D</w:t>
            </w:r>
            <w:r w:rsidR="005B195B">
              <w:rPr>
                <w:rFonts w:asciiTheme="minorHAnsi" w:eastAsia="Times New Roman" w:hAnsiTheme="minorHAnsi" w:cstheme="minorHAnsi"/>
                <w:sz w:val="20"/>
                <w:szCs w:val="20"/>
              </w:rPr>
              <w:t>02</w:t>
            </w:r>
            <w:r w:rsidRPr="00B67E3D">
              <w:rPr>
                <w:rFonts w:asciiTheme="minorHAnsi" w:eastAsia="Times New Roman" w:hAnsiTheme="minorHAnsi" w:cstheme="minorHAnsi"/>
                <w:sz w:val="20"/>
                <w:szCs w:val="20"/>
              </w:rPr>
              <w:t>&gt;&gt;</w:t>
            </w:r>
          </w:p>
        </w:tc>
        <w:tc>
          <w:tcPr>
            <w:tcW w:w="4666" w:type="dxa"/>
            <w:tcBorders>
              <w:top w:val="single" w:sz="4" w:space="0" w:color="auto"/>
              <w:left w:val="single" w:sz="4" w:space="0" w:color="auto"/>
              <w:bottom w:val="single" w:sz="4" w:space="0" w:color="auto"/>
              <w:right w:val="single" w:sz="4" w:space="0" w:color="auto"/>
            </w:tcBorders>
            <w:vAlign w:val="center"/>
          </w:tcPr>
          <w:p w14:paraId="458D53D9" w14:textId="3ECA8949" w:rsidR="0093093E" w:rsidRPr="00B67E3D" w:rsidRDefault="0093093E"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052AEF" w:rsidRPr="00B67E3D">
              <w:rPr>
                <w:rFonts w:asciiTheme="minorHAnsi" w:eastAsia="Times New Roman" w:hAnsiTheme="minorHAnsi" w:cstheme="minorHAnsi"/>
                <w:sz w:val="20"/>
                <w:szCs w:val="20"/>
              </w:rPr>
              <w:t xml:space="preserve"> </w:t>
            </w:r>
            <w:r w:rsidR="008B30ED">
              <w:rPr>
                <w:rFonts w:asciiTheme="minorHAnsi" w:eastAsia="Times New Roman" w:hAnsiTheme="minorHAnsi" w:cstheme="minorHAnsi"/>
                <w:sz w:val="20"/>
                <w:szCs w:val="20"/>
              </w:rPr>
              <w:t>Reference value from D</w:t>
            </w:r>
            <w:r w:rsidR="005B195B">
              <w:rPr>
                <w:rFonts w:asciiTheme="minorHAnsi" w:eastAsia="Times New Roman" w:hAnsiTheme="minorHAnsi" w:cstheme="minorHAnsi"/>
                <w:sz w:val="20"/>
                <w:szCs w:val="20"/>
              </w:rPr>
              <w:t>0</w:t>
            </w:r>
            <w:r w:rsidR="008B30ED">
              <w:rPr>
                <w:rFonts w:asciiTheme="minorHAnsi" w:eastAsia="Times New Roman" w:hAnsiTheme="minorHAnsi" w:cstheme="minorHAnsi"/>
                <w:sz w:val="20"/>
                <w:szCs w:val="20"/>
              </w:rPr>
              <w:t>3</w:t>
            </w:r>
            <w:r w:rsidRPr="00B67E3D">
              <w:rPr>
                <w:rFonts w:asciiTheme="minorHAnsi" w:eastAsia="Times New Roman" w:hAnsiTheme="minorHAnsi" w:cstheme="minorHAnsi"/>
                <w:sz w:val="20"/>
                <w:szCs w:val="20"/>
              </w:rPr>
              <w:t>&gt;&gt;</w:t>
            </w:r>
          </w:p>
        </w:tc>
      </w:tr>
      <w:tr w:rsidR="0093093E" w:rsidRPr="006F1F7B" w14:paraId="4B89CC81"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151AF170"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66" w:type="dxa"/>
            <w:tcBorders>
              <w:top w:val="single" w:sz="4" w:space="0" w:color="auto"/>
              <w:left w:val="single" w:sz="4" w:space="0" w:color="auto"/>
              <w:bottom w:val="single" w:sz="4" w:space="0" w:color="auto"/>
              <w:right w:val="single" w:sz="4" w:space="0" w:color="auto"/>
            </w:tcBorders>
            <w:vAlign w:val="center"/>
          </w:tcPr>
          <w:p w14:paraId="45AD03EB"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66" w:type="dxa"/>
            <w:tcBorders>
              <w:top w:val="single" w:sz="4" w:space="0" w:color="auto"/>
              <w:left w:val="single" w:sz="4" w:space="0" w:color="auto"/>
              <w:bottom w:val="single" w:sz="4" w:space="0" w:color="auto"/>
              <w:right w:val="single" w:sz="4" w:space="0" w:color="auto"/>
            </w:tcBorders>
            <w:vAlign w:val="center"/>
          </w:tcPr>
          <w:p w14:paraId="197C2AFC"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F1A383B" w14:textId="77777777" w:rsidR="0093093E" w:rsidRPr="001462EE" w:rsidRDefault="0093093E" w:rsidP="00E76316">
      <w:pPr>
        <w:tabs>
          <w:tab w:val="left" w:pos="-720"/>
        </w:tabs>
        <w:suppressAutoHyphens/>
        <w:spacing w:after="0" w:line="240" w:lineRule="auto"/>
        <w:ind w:left="446"/>
        <w:rPr>
          <w:rFonts w:asciiTheme="minorHAnsi" w:hAnsiTheme="minorHAnsi" w:cstheme="minorHAnsi"/>
          <w:b/>
          <w:sz w:val="20"/>
          <w:szCs w:val="20"/>
        </w:rPr>
      </w:pPr>
    </w:p>
    <w:tbl>
      <w:tblPr>
        <w:tblW w:w="500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469"/>
        <w:gridCol w:w="5120"/>
        <w:gridCol w:w="5807"/>
      </w:tblGrid>
      <w:tr w:rsidR="00335E47" w:rsidRPr="006F1F7B" w14:paraId="607E08C9" w14:textId="77777777" w:rsidTr="00B67E3D">
        <w:trPr>
          <w:trHeight w:val="327"/>
        </w:trPr>
        <w:tc>
          <w:tcPr>
            <w:tcW w:w="14369" w:type="dxa"/>
            <w:gridSpan w:val="3"/>
            <w:tcBorders>
              <w:top w:val="single" w:sz="4" w:space="0" w:color="auto"/>
              <w:bottom w:val="single" w:sz="4" w:space="0" w:color="auto"/>
            </w:tcBorders>
            <w:vAlign w:val="center"/>
          </w:tcPr>
          <w:p w14:paraId="607E08C7" w14:textId="45D27FDD" w:rsidR="00335E47" w:rsidRPr="00F05920" w:rsidRDefault="00276172" w:rsidP="00335E4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1462EE">
              <w:rPr>
                <w:rFonts w:asciiTheme="minorHAnsi" w:hAnsiTheme="minorHAnsi" w:cstheme="minorHAnsi"/>
                <w:b/>
                <w:sz w:val="20"/>
                <w:szCs w:val="20"/>
              </w:rPr>
              <w:t>F</w:t>
            </w:r>
            <w:r w:rsidR="00335E47" w:rsidRPr="00294A45">
              <w:rPr>
                <w:rFonts w:asciiTheme="minorHAnsi" w:hAnsiTheme="minorHAnsi" w:cstheme="minorHAnsi"/>
                <w:b/>
                <w:sz w:val="20"/>
                <w:szCs w:val="20"/>
              </w:rPr>
              <w:t>. Installed Water Heater Manufacturer Information</w:t>
            </w:r>
          </w:p>
          <w:p w14:paraId="607E08C8" w14:textId="1D659787" w:rsidR="009A7B08" w:rsidRPr="00B67E3D" w:rsidRDefault="009A7B08" w:rsidP="00B841B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hAnsiTheme="minorHAnsi" w:cstheme="minorHAnsi"/>
                <w:sz w:val="20"/>
                <w:szCs w:val="20"/>
              </w:rPr>
              <w:t xml:space="preserve">&lt;&lt; require one row of data </w:t>
            </w:r>
            <w:r w:rsidR="00B841B7">
              <w:rPr>
                <w:rFonts w:asciiTheme="minorHAnsi" w:hAnsiTheme="minorHAnsi" w:cstheme="minorHAnsi"/>
                <w:sz w:val="20"/>
                <w:szCs w:val="20"/>
              </w:rPr>
              <w:t>for each water heater identified in Section C</w:t>
            </w:r>
            <w:r w:rsidR="00354FA7" w:rsidRPr="00E12A63">
              <w:rPr>
                <w:rFonts w:asciiTheme="minorHAnsi" w:hAnsiTheme="minorHAnsi" w:cstheme="minorHAnsi"/>
                <w:sz w:val="20"/>
                <w:szCs w:val="20"/>
              </w:rPr>
              <w:t>, elseif no Section C, then display</w:t>
            </w:r>
            <w:r w:rsidR="009E392D" w:rsidRPr="00E12A63">
              <w:rPr>
                <w:rFonts w:asciiTheme="minorHAnsi" w:hAnsiTheme="minorHAnsi" w:cstheme="minorHAnsi"/>
                <w:sz w:val="20"/>
                <w:szCs w:val="20"/>
              </w:rPr>
              <w:t xml:space="preserve"> the "section does not apply" message</w:t>
            </w:r>
            <w:r w:rsidR="00B841B7" w:rsidRPr="00E12A63">
              <w:rPr>
                <w:rFonts w:asciiTheme="minorHAnsi" w:hAnsiTheme="minorHAnsi" w:cstheme="minorHAnsi"/>
                <w:sz w:val="20"/>
                <w:szCs w:val="20"/>
              </w:rPr>
              <w:t>.</w:t>
            </w:r>
            <w:r w:rsidRPr="00B67E3D">
              <w:rPr>
                <w:rFonts w:asciiTheme="minorHAnsi" w:hAnsiTheme="minorHAnsi" w:cstheme="minorHAnsi"/>
                <w:sz w:val="20"/>
                <w:szCs w:val="20"/>
              </w:rPr>
              <w:t>&gt;&gt;</w:t>
            </w:r>
          </w:p>
        </w:tc>
      </w:tr>
      <w:tr w:rsidR="00335E47" w:rsidRPr="006F1F7B" w14:paraId="607E08CD" w14:textId="77777777" w:rsidTr="00B67E3D">
        <w:trPr>
          <w:trHeight w:val="426"/>
        </w:trPr>
        <w:tc>
          <w:tcPr>
            <w:tcW w:w="3463" w:type="dxa"/>
            <w:tcBorders>
              <w:top w:val="single" w:sz="4" w:space="0" w:color="auto"/>
              <w:bottom w:val="single" w:sz="4" w:space="0" w:color="auto"/>
              <w:right w:val="single" w:sz="4" w:space="0" w:color="auto"/>
            </w:tcBorders>
            <w:vAlign w:val="bottom"/>
          </w:tcPr>
          <w:p w14:paraId="607E08CA"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5110" w:type="dxa"/>
            <w:tcBorders>
              <w:top w:val="single" w:sz="4" w:space="0" w:color="auto"/>
              <w:left w:val="single" w:sz="4" w:space="0" w:color="auto"/>
              <w:bottom w:val="single" w:sz="4" w:space="0" w:color="auto"/>
              <w:right w:val="single" w:sz="4" w:space="0" w:color="auto"/>
            </w:tcBorders>
            <w:vAlign w:val="bottom"/>
          </w:tcPr>
          <w:p w14:paraId="607E08CB"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5796" w:type="dxa"/>
            <w:tcBorders>
              <w:top w:val="single" w:sz="4" w:space="0" w:color="auto"/>
              <w:left w:val="single" w:sz="4" w:space="0" w:color="auto"/>
              <w:bottom w:val="single" w:sz="4" w:space="0" w:color="auto"/>
            </w:tcBorders>
            <w:vAlign w:val="bottom"/>
          </w:tcPr>
          <w:p w14:paraId="607E08CC"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335E47" w:rsidRPr="006F1F7B" w14:paraId="607E08D1" w14:textId="77777777" w:rsidTr="00B67E3D">
        <w:trPr>
          <w:trHeight w:val="282"/>
        </w:trPr>
        <w:tc>
          <w:tcPr>
            <w:tcW w:w="3463" w:type="dxa"/>
            <w:tcBorders>
              <w:top w:val="single" w:sz="4" w:space="0" w:color="auto"/>
              <w:bottom w:val="single" w:sz="4" w:space="0" w:color="auto"/>
              <w:right w:val="single" w:sz="4" w:space="0" w:color="auto"/>
            </w:tcBorders>
            <w:vAlign w:val="bottom"/>
          </w:tcPr>
          <w:p w14:paraId="607E08CE"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5110" w:type="dxa"/>
            <w:tcBorders>
              <w:top w:val="single" w:sz="4" w:space="0" w:color="auto"/>
              <w:left w:val="single" w:sz="4" w:space="0" w:color="auto"/>
              <w:bottom w:val="single" w:sz="4" w:space="0" w:color="auto"/>
              <w:right w:val="single" w:sz="4" w:space="0" w:color="auto"/>
            </w:tcBorders>
            <w:vAlign w:val="bottom"/>
          </w:tcPr>
          <w:p w14:paraId="607E08CF"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Manufacturer</w:t>
            </w:r>
          </w:p>
        </w:tc>
        <w:tc>
          <w:tcPr>
            <w:tcW w:w="5796" w:type="dxa"/>
            <w:tcBorders>
              <w:top w:val="single" w:sz="4" w:space="0" w:color="auto"/>
              <w:left w:val="single" w:sz="4" w:space="0" w:color="auto"/>
              <w:bottom w:val="single" w:sz="4" w:space="0" w:color="auto"/>
            </w:tcBorders>
            <w:vAlign w:val="bottom"/>
          </w:tcPr>
          <w:p w14:paraId="607E08D0"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Model Number</w:t>
            </w:r>
          </w:p>
        </w:tc>
      </w:tr>
      <w:tr w:rsidR="00335E47" w:rsidRPr="006F1F7B" w14:paraId="607E08D5" w14:textId="77777777" w:rsidTr="00B67E3D">
        <w:trPr>
          <w:trHeight w:val="246"/>
        </w:trPr>
        <w:tc>
          <w:tcPr>
            <w:tcW w:w="3463" w:type="dxa"/>
            <w:tcBorders>
              <w:top w:val="single" w:sz="4" w:space="0" w:color="auto"/>
              <w:bottom w:val="single" w:sz="4" w:space="0" w:color="auto"/>
              <w:right w:val="single" w:sz="4" w:space="0" w:color="auto"/>
            </w:tcBorders>
            <w:vAlign w:val="bottom"/>
          </w:tcPr>
          <w:p w14:paraId="607E08D2" w14:textId="5F49A651" w:rsidR="00335E47" w:rsidRPr="00B67E3D" w:rsidRDefault="009A7B08" w:rsidP="00CE720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CE720F">
              <w:rPr>
                <w:rFonts w:asciiTheme="minorHAnsi" w:eastAsia="Times New Roman" w:hAnsiTheme="minorHAnsi" w:cstheme="minorHAnsi"/>
                <w:sz w:val="20"/>
                <w:szCs w:val="20"/>
              </w:rPr>
              <w:t xml:space="preserve">reference values from </w:t>
            </w:r>
            <w:r w:rsidR="001C08E0">
              <w:rPr>
                <w:rFonts w:asciiTheme="minorHAnsi" w:eastAsia="Times New Roman" w:hAnsiTheme="minorHAnsi" w:cstheme="minorHAnsi"/>
                <w:sz w:val="20"/>
                <w:szCs w:val="20"/>
              </w:rPr>
              <w:t>C</w:t>
            </w:r>
            <w:r w:rsidR="00CE720F">
              <w:rPr>
                <w:rFonts w:asciiTheme="minorHAnsi" w:eastAsia="Times New Roman" w:hAnsiTheme="minorHAnsi" w:cstheme="minorHAnsi"/>
                <w:sz w:val="20"/>
                <w:szCs w:val="20"/>
              </w:rPr>
              <w:t>01</w:t>
            </w:r>
            <w:r w:rsidRPr="00B67E3D">
              <w:rPr>
                <w:rFonts w:asciiTheme="minorHAnsi" w:eastAsia="Times New Roman" w:hAnsiTheme="minorHAnsi" w:cstheme="minorHAnsi"/>
                <w:sz w:val="20"/>
                <w:szCs w:val="20"/>
              </w:rPr>
              <w:t>&gt;&gt;</w:t>
            </w:r>
          </w:p>
        </w:tc>
        <w:tc>
          <w:tcPr>
            <w:tcW w:w="5110" w:type="dxa"/>
            <w:tcBorders>
              <w:top w:val="single" w:sz="4" w:space="0" w:color="auto"/>
              <w:left w:val="single" w:sz="4" w:space="0" w:color="auto"/>
              <w:bottom w:val="single" w:sz="4" w:space="0" w:color="auto"/>
              <w:right w:val="single" w:sz="4" w:space="0" w:color="auto"/>
            </w:tcBorders>
            <w:vAlign w:val="bottom"/>
          </w:tcPr>
          <w:p w14:paraId="607E08D3" w14:textId="77777777" w:rsidR="00335E47" w:rsidRPr="00B67E3D" w:rsidRDefault="009A7B08"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&lt;&lt;User input&gt;&gt;</w:t>
            </w:r>
          </w:p>
        </w:tc>
        <w:tc>
          <w:tcPr>
            <w:tcW w:w="5796" w:type="dxa"/>
            <w:tcBorders>
              <w:top w:val="single" w:sz="4" w:space="0" w:color="auto"/>
              <w:left w:val="single" w:sz="4" w:space="0" w:color="auto"/>
              <w:bottom w:val="single" w:sz="4" w:space="0" w:color="auto"/>
            </w:tcBorders>
            <w:shd w:val="clear" w:color="auto" w:fill="FFFFFF" w:themeFill="background1"/>
            <w:vAlign w:val="bottom"/>
          </w:tcPr>
          <w:p w14:paraId="607E08D4" w14:textId="77777777" w:rsidR="00335E47" w:rsidRPr="00B67E3D" w:rsidRDefault="009A7B08" w:rsidP="009E1DA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&lt;&lt;User input&gt;&gt;</w:t>
            </w:r>
          </w:p>
        </w:tc>
      </w:tr>
      <w:tr w:rsidR="00335E47" w:rsidRPr="006F1F7B" w14:paraId="607E08D9" w14:textId="77777777" w:rsidTr="00B67E3D">
        <w:trPr>
          <w:trHeight w:val="255"/>
        </w:trPr>
        <w:tc>
          <w:tcPr>
            <w:tcW w:w="3463" w:type="dxa"/>
            <w:tcBorders>
              <w:top w:val="single" w:sz="4" w:space="0" w:color="auto"/>
              <w:bottom w:val="single" w:sz="4" w:space="0" w:color="auto"/>
              <w:right w:val="single" w:sz="4" w:space="0" w:color="auto"/>
            </w:tcBorders>
            <w:vAlign w:val="bottom"/>
          </w:tcPr>
          <w:p w14:paraId="607E08D6"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0" w:type="dxa"/>
            <w:tcBorders>
              <w:top w:val="single" w:sz="4" w:space="0" w:color="auto"/>
              <w:left w:val="single" w:sz="4" w:space="0" w:color="auto"/>
              <w:bottom w:val="single" w:sz="4" w:space="0" w:color="auto"/>
              <w:right w:val="single" w:sz="4" w:space="0" w:color="auto"/>
            </w:tcBorders>
            <w:vAlign w:val="bottom"/>
          </w:tcPr>
          <w:p w14:paraId="607E08D7"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96" w:type="dxa"/>
            <w:tcBorders>
              <w:top w:val="single" w:sz="4" w:space="0" w:color="auto"/>
              <w:left w:val="single" w:sz="4" w:space="0" w:color="auto"/>
              <w:bottom w:val="single" w:sz="4" w:space="0" w:color="auto"/>
            </w:tcBorders>
          </w:tcPr>
          <w:p w14:paraId="607E08D8"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A79DA28" w14:textId="789F183C" w:rsidR="009F122B" w:rsidRPr="003E7D46" w:rsidRDefault="009F122B" w:rsidP="00E76316">
      <w:pPr>
        <w:tabs>
          <w:tab w:val="left" w:pos="-720"/>
        </w:tabs>
        <w:suppressAutoHyphens/>
        <w:spacing w:after="0" w:line="240" w:lineRule="auto"/>
        <w:ind w:left="446"/>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90"/>
      </w:tblGrid>
      <w:tr w:rsidR="009F122B" w:rsidRPr="006F1F7B" w14:paraId="6A220B26" w14:textId="77777777" w:rsidTr="00F947E9">
        <w:trPr>
          <w:trHeight w:val="144"/>
        </w:trPr>
        <w:tc>
          <w:tcPr>
            <w:tcW w:w="14390" w:type="dxa"/>
          </w:tcPr>
          <w:p w14:paraId="50A7BD83" w14:textId="77777777" w:rsidR="009F122B" w:rsidRDefault="00276172" w:rsidP="00F947E9">
            <w:pPr>
              <w:keepNext/>
              <w:spacing w:after="0" w:line="240" w:lineRule="auto"/>
              <w:jc w:val="both"/>
              <w:rPr>
                <w:rFonts w:asciiTheme="minorHAnsi" w:hAnsiTheme="minorHAnsi" w:cstheme="minorHAnsi"/>
                <w:b/>
                <w:sz w:val="20"/>
                <w:szCs w:val="20"/>
              </w:rPr>
            </w:pPr>
            <w:r w:rsidRPr="003E7D46">
              <w:rPr>
                <w:rFonts w:asciiTheme="minorHAnsi" w:hAnsiTheme="minorHAnsi" w:cstheme="minorHAnsi"/>
                <w:b/>
                <w:sz w:val="20"/>
                <w:szCs w:val="20"/>
              </w:rPr>
              <w:t>G</w:t>
            </w:r>
            <w:r w:rsidR="009F122B" w:rsidRPr="003E7D46">
              <w:rPr>
                <w:rFonts w:asciiTheme="minorHAnsi" w:hAnsiTheme="minorHAnsi" w:cstheme="minorHAnsi"/>
                <w:b/>
                <w:sz w:val="20"/>
                <w:szCs w:val="20"/>
              </w:rPr>
              <w:t>. Mandatory Requirements for All Central Domestic Hot Water Systems</w:t>
            </w:r>
          </w:p>
          <w:p w14:paraId="1F4661C8" w14:textId="4005CAD3" w:rsidR="00F14564" w:rsidRPr="003E7D46" w:rsidRDefault="00F14564" w:rsidP="00F947E9">
            <w:pPr>
              <w:keepNext/>
              <w:spacing w:after="0" w:line="240" w:lineRule="auto"/>
              <w:jc w:val="both"/>
              <w:rPr>
                <w:rFonts w:asciiTheme="minorHAnsi" w:hAnsiTheme="minorHAnsi" w:cstheme="minorHAnsi"/>
                <w:sz w:val="20"/>
                <w:szCs w:val="20"/>
              </w:rPr>
            </w:pPr>
            <w:r>
              <w:rPr>
                <w:sz w:val="18"/>
                <w:szCs w:val="18"/>
              </w:rPr>
              <w:t>&lt;&lt;Static Text - see the top&gt;&gt;</w:t>
            </w:r>
          </w:p>
        </w:tc>
      </w:tr>
    </w:tbl>
    <w:p w14:paraId="0BFF1E02" w14:textId="77777777" w:rsidR="002B0F09" w:rsidRPr="001462EE" w:rsidRDefault="002B0F09" w:rsidP="00E76316">
      <w:pPr>
        <w:tabs>
          <w:tab w:val="left" w:pos="-720"/>
        </w:tabs>
        <w:suppressAutoHyphens/>
        <w:spacing w:after="0" w:line="240" w:lineRule="auto"/>
        <w:ind w:left="446"/>
        <w:rPr>
          <w:rFonts w:asciiTheme="minorHAnsi" w:hAnsiTheme="minorHAnsi" w:cstheme="minorHAnsi"/>
          <w:b/>
          <w:sz w:val="20"/>
          <w:szCs w:val="20"/>
        </w:rPr>
      </w:pPr>
    </w:p>
    <w:p w14:paraId="638E8E76" w14:textId="77777777" w:rsidR="00AB320B" w:rsidRDefault="00AB320B" w:rsidP="00AB320B">
      <w:pPr>
        <w:rPr>
          <w:rFonts w:asciiTheme="minorHAnsi" w:hAnsiTheme="minorHAnsi" w:cstheme="minorHAnsi"/>
          <w:sz w:val="20"/>
          <w:szCs w:val="20"/>
        </w:rPr>
      </w:pPr>
    </w:p>
    <w:p w14:paraId="2F701528" w14:textId="572C9FF4" w:rsidR="00AB320B" w:rsidRPr="00AB320B" w:rsidRDefault="00AB320B" w:rsidP="00AB320B">
      <w:pPr>
        <w:tabs>
          <w:tab w:val="left" w:pos="4451"/>
        </w:tabs>
        <w:rPr>
          <w:rFonts w:asciiTheme="minorHAnsi" w:hAnsiTheme="minorHAnsi" w:cstheme="minorHAnsi"/>
          <w:sz w:val="20"/>
          <w:szCs w:val="20"/>
        </w:rPr>
      </w:pPr>
      <w:r>
        <w:rPr>
          <w:rFonts w:asciiTheme="minorHAnsi" w:hAnsiTheme="minorHAnsi" w:cstheme="minorHAnsi"/>
          <w:sz w:val="20"/>
          <w:szCs w:val="20"/>
        </w:rPr>
        <w:tab/>
      </w:r>
    </w:p>
    <w:p w14:paraId="607E098A" w14:textId="77777777" w:rsidR="00070FC5" w:rsidRPr="001462EE" w:rsidRDefault="00070FC5"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20"/>
          <w:szCs w:val="20"/>
        </w:rPr>
      </w:pPr>
    </w:p>
    <w:sectPr w:rsidR="00070FC5" w:rsidRPr="001462EE" w:rsidSect="00223B57">
      <w:headerReference w:type="even" r:id="rId20"/>
      <w:headerReference w:type="default" r:id="rId21"/>
      <w:headerReference w:type="first" r:id="rId22"/>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719E0" w14:textId="77777777" w:rsidR="00064E49" w:rsidRPr="00DB7BEA" w:rsidRDefault="00064E49" w:rsidP="00B3063C">
      <w:pPr>
        <w:spacing w:after="0" w:line="240" w:lineRule="auto"/>
      </w:pPr>
      <w:r>
        <w:separator/>
      </w:r>
    </w:p>
  </w:endnote>
  <w:endnote w:type="continuationSeparator" w:id="0">
    <w:p w14:paraId="77005AE2" w14:textId="77777777" w:rsidR="00064E49" w:rsidRPr="00DB7BEA" w:rsidRDefault="00064E49" w:rsidP="00B3063C">
      <w:pPr>
        <w:spacing w:after="0" w:line="240" w:lineRule="auto"/>
      </w:pPr>
      <w:r>
        <w:continuationSeparator/>
      </w:r>
    </w:p>
  </w:endnote>
  <w:endnote w:type="continuationNotice" w:id="1">
    <w:p w14:paraId="48B7877A" w14:textId="77777777" w:rsidR="00064E49" w:rsidRDefault="00064E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2" w14:textId="5FBC6F29" w:rsidR="0087469D" w:rsidRPr="002811BA" w:rsidRDefault="0087469D" w:rsidP="002811B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07E09A3" w14:textId="74B2A49E" w:rsidR="0087469D" w:rsidRPr="002811BA" w:rsidRDefault="0087469D" w:rsidP="00B67E3D">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CA Building Energy Efficiency Standards - 20</w:t>
    </w:r>
    <w:r w:rsidR="00636F20">
      <w:rPr>
        <w:rFonts w:asciiTheme="minorHAnsi" w:eastAsia="Times New Roman" w:hAnsiTheme="minorHAnsi"/>
        <w:sz w:val="20"/>
        <w:szCs w:val="20"/>
      </w:rPr>
      <w:t>22</w:t>
    </w:r>
    <w:r w:rsidRPr="002811BA">
      <w:rPr>
        <w:rFonts w:asciiTheme="minorHAnsi" w:eastAsia="Times New Roman" w:hAnsiTheme="minorHAnsi"/>
        <w:sz w:val="20"/>
        <w:szCs w:val="20"/>
      </w:rPr>
      <w:t xml:space="preserve"> </w:t>
    </w:r>
    <w:r w:rsidR="0042774F">
      <w:rPr>
        <w:rFonts w:asciiTheme="minorHAnsi" w:eastAsia="Times New Roman" w:hAnsiTheme="minorHAnsi"/>
        <w:sz w:val="20"/>
        <w:szCs w:val="20"/>
      </w:rPr>
      <w:t>Low-</w:t>
    </w:r>
    <w:r w:rsidR="00EB692D">
      <w:rPr>
        <w:rFonts w:asciiTheme="minorHAnsi" w:eastAsia="Times New Roman" w:hAnsiTheme="minorHAnsi"/>
        <w:sz w:val="20"/>
        <w:szCs w:val="20"/>
      </w:rPr>
      <w:t>R</w:t>
    </w:r>
    <w:r w:rsidR="0042774F">
      <w:rPr>
        <w:rFonts w:asciiTheme="minorHAnsi" w:eastAsia="Times New Roman" w:hAnsiTheme="minorHAnsi"/>
        <w:sz w:val="20"/>
        <w:szCs w:val="20"/>
      </w:rPr>
      <w:t>ise Multifamily</w:t>
    </w:r>
    <w:r w:rsidR="0042774F" w:rsidRPr="002811BA">
      <w:rPr>
        <w:rFonts w:asciiTheme="minorHAnsi" w:eastAsia="Times New Roman" w:hAnsiTheme="minorHAnsi"/>
        <w:sz w:val="20"/>
        <w:szCs w:val="20"/>
      </w:rPr>
      <w:t xml:space="preserve"> </w:t>
    </w:r>
    <w:r w:rsidRPr="002811BA">
      <w:rPr>
        <w:rFonts w:asciiTheme="minorHAnsi" w:eastAsia="Times New Roman" w:hAnsiTheme="minorHAnsi"/>
        <w:sz w:val="20"/>
        <w:szCs w:val="20"/>
      </w:rPr>
      <w:t>Compliance</w:t>
    </w:r>
    <w:r w:rsidRPr="002811BA">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r w:rsidR="00636F20">
      <w:rPr>
        <w:rFonts w:eastAsia="Times New Roman"/>
        <w:sz w:val="20"/>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E" w14:textId="4F9BBFF1" w:rsidR="0087469D" w:rsidRPr="009D5B35" w:rsidRDefault="0087469D" w:rsidP="00A606BF">
    <w:pPr>
      <w:pStyle w:val="Style7"/>
      <w:tabs>
        <w:tab w:val="clear" w:pos="10800"/>
        <w:tab w:val="right" w:pos="14400"/>
      </w:tabs>
    </w:pPr>
    <w:r w:rsidRPr="009D5B35">
      <w:t>CA Building Energy Efficiency Standards - 20</w:t>
    </w:r>
    <w:r w:rsidR="00531A13">
      <w:t>22</w:t>
    </w:r>
    <w:r w:rsidRPr="009D5B35">
      <w:t xml:space="preserve"> </w:t>
    </w:r>
    <w:r w:rsidR="0040328C">
      <w:t>Low-</w:t>
    </w:r>
    <w:r w:rsidR="00AB320B">
      <w:t>R</w:t>
    </w:r>
    <w:r w:rsidR="0040328C">
      <w:t>ise Multifamily</w:t>
    </w:r>
    <w:r w:rsidR="0040328C" w:rsidRPr="009D5B35">
      <w:t xml:space="preserve"> </w:t>
    </w:r>
    <w:r w:rsidRPr="009D5B35">
      <w:t>Compliance</w:t>
    </w:r>
    <w:r w:rsidRPr="009D5B35">
      <w:tab/>
    </w:r>
    <w:r>
      <w:t>January 20</w:t>
    </w:r>
    <w:r w:rsidR="00531A13">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D6FEA" w14:textId="77777777" w:rsidR="00064E49" w:rsidRPr="00DB7BEA" w:rsidRDefault="00064E49" w:rsidP="00B3063C">
      <w:pPr>
        <w:spacing w:after="0" w:line="240" w:lineRule="auto"/>
      </w:pPr>
      <w:r>
        <w:separator/>
      </w:r>
    </w:p>
  </w:footnote>
  <w:footnote w:type="continuationSeparator" w:id="0">
    <w:p w14:paraId="2FC57826" w14:textId="77777777" w:rsidR="00064E49" w:rsidRPr="00DB7BEA" w:rsidRDefault="00064E49" w:rsidP="00B3063C">
      <w:pPr>
        <w:spacing w:after="0" w:line="240" w:lineRule="auto"/>
      </w:pPr>
      <w:r>
        <w:continuationSeparator/>
      </w:r>
    </w:p>
  </w:footnote>
  <w:footnote w:type="continuationNotice" w:id="1">
    <w:p w14:paraId="0560C008" w14:textId="77777777" w:rsidR="00064E49" w:rsidRDefault="00064E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8F" w14:textId="77777777" w:rsidR="0087469D" w:rsidRDefault="00000000">
    <w:pPr>
      <w:pStyle w:val="Header"/>
    </w:pPr>
    <w:r>
      <w:rPr>
        <w:noProof/>
      </w:rPr>
      <w:pict w14:anchorId="607E0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2"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460AB" w14:textId="77777777" w:rsidR="00865643" w:rsidRPr="00AB3471" w:rsidRDefault="00865643" w:rsidP="00865643">
    <w:pPr>
      <w:tabs>
        <w:tab w:val="center" w:pos="4320"/>
        <w:tab w:val="right" w:pos="8640"/>
      </w:tabs>
      <w:spacing w:after="0" w:line="240" w:lineRule="auto"/>
      <w:ind w:left="360"/>
      <w:jc w:val="center"/>
      <w:rPr>
        <w:rFonts w:ascii="Arial" w:eastAsia="Times New Roman" w:hAnsi="Arial" w:cs="Arial"/>
        <w:sz w:val="24"/>
        <w:szCs w:val="24"/>
      </w:rPr>
    </w:pPr>
    <w:r w:rsidRPr="00AB3471">
      <w:rPr>
        <w:rFonts w:eastAsia="Times New Roman" w:cs="Calibri"/>
        <w:noProof/>
        <w:sz w:val="28"/>
        <w:szCs w:val="28"/>
      </w:rPr>
      <w:drawing>
        <wp:anchor distT="0" distB="0" distL="114300" distR="114300" simplePos="0" relativeHeight="251660296" behindDoc="0" locked="0" layoutInCell="1" allowOverlap="1" wp14:anchorId="030C09E9" wp14:editId="7FE4D82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MULTIFAMILY CENTRAL HOT WATER SYSTEM DISTRIBUTION</w:t>
    </w:r>
  </w:p>
  <w:p w14:paraId="4CCD71F0" w14:textId="77777777" w:rsidR="00865643" w:rsidRPr="00AB3471" w:rsidRDefault="00865643" w:rsidP="00865643">
    <w:pPr>
      <w:tabs>
        <w:tab w:val="center" w:pos="4320"/>
        <w:tab w:val="right" w:pos="8640"/>
      </w:tabs>
      <w:spacing w:after="0" w:line="240" w:lineRule="auto"/>
      <w:ind w:left="360"/>
      <w:rPr>
        <w:rFonts w:ascii="Arial" w:eastAsia="Times New Roman" w:hAnsi="Arial" w:cs="Arial"/>
        <w:sz w:val="24"/>
        <w:szCs w:val="24"/>
      </w:rPr>
    </w:pPr>
    <w:r w:rsidRPr="00AB3471">
      <w:rPr>
        <w:rFonts w:ascii="Arial" w:eastAsia="Times New Roman" w:hAnsi="Arial" w:cs="Arial"/>
        <w:sz w:val="24"/>
        <w:szCs w:val="24"/>
      </w:rPr>
      <w:ptab w:relativeTo="margin" w:alignment="center" w:leader="none"/>
    </w:r>
    <w:r w:rsidRPr="00AB3471">
      <w:rPr>
        <w:rFonts w:ascii="Arial" w:eastAsia="Times New Roman" w:hAnsi="Arial" w:cs="Arial"/>
        <w:sz w:val="24"/>
        <w:szCs w:val="24"/>
      </w:rPr>
      <w:ptab w:relativeTo="margin" w:alignment="right" w:leader="none"/>
    </w:r>
    <w:r w:rsidRPr="00AB3471">
      <w:rPr>
        <w:rFonts w:eastAsia="Times New Roman" w:cs="Calibri"/>
        <w:sz w:val="28"/>
        <w:szCs w:val="28"/>
      </w:rPr>
      <w:t>CEC-</w:t>
    </w:r>
    <w:r>
      <w:rPr>
        <w:rFonts w:eastAsia="Times New Roman" w:cs="Calibri"/>
        <w:sz w:val="28"/>
        <w:szCs w:val="28"/>
      </w:rPr>
      <w:t>LMCI</w:t>
    </w:r>
    <w:r w:rsidRPr="00AB3471">
      <w:rPr>
        <w:rFonts w:eastAsia="Times New Roman" w:cs="Calibri"/>
        <w:sz w:val="28"/>
        <w:szCs w:val="28"/>
      </w:rPr>
      <w:t>-</w:t>
    </w:r>
    <w:r>
      <w:rPr>
        <w:rFonts w:eastAsia="Times New Roman" w:cs="Calibri"/>
        <w:sz w:val="28"/>
        <w:szCs w:val="28"/>
      </w:rPr>
      <w:t>PLB</w:t>
    </w:r>
    <w:r w:rsidRPr="00AB3471">
      <w:rPr>
        <w:rFonts w:eastAsia="Times New Roman" w:cs="Calibri"/>
        <w:sz w:val="28"/>
        <w:szCs w:val="28"/>
      </w:rPr>
      <w:t>-</w:t>
    </w:r>
    <w:r>
      <w:rPr>
        <w:rFonts w:eastAsia="Times New Roman" w:cs="Calibri"/>
        <w:sz w:val="28"/>
        <w:szCs w:val="28"/>
      </w:rPr>
      <w:t>01</w:t>
    </w:r>
    <w:r w:rsidRPr="00AB3471">
      <w:rPr>
        <w:rFonts w:eastAsia="Times New Roman" w:cs="Calibri"/>
        <w:sz w:val="28"/>
        <w:szCs w:val="28"/>
      </w:rPr>
      <w:t>-</w:t>
    </w:r>
    <w:r>
      <w:rPr>
        <w:rFonts w:eastAsia="Times New Roman" w:cs="Calibri"/>
        <w:sz w:val="28"/>
        <w:szCs w:val="28"/>
      </w:rPr>
      <w:t>E</w:t>
    </w:r>
  </w:p>
  <w:p w14:paraId="0098DABC" w14:textId="77777777" w:rsidR="00865643" w:rsidRPr="00AB3471" w:rsidRDefault="00865643" w:rsidP="00865643">
    <w:pPr>
      <w:spacing w:after="160" w:line="259" w:lineRule="auto"/>
      <w:ind w:left="360"/>
      <w:rPr>
        <w:rFonts w:cs="Calibri"/>
        <w:b/>
        <w:bCs/>
        <w:i/>
        <w:iCs/>
        <w:sz w:val="28"/>
        <w:szCs w:val="28"/>
      </w:rPr>
    </w:pPr>
    <w:r w:rsidRPr="00AB3471">
      <w:rPr>
        <w:rFonts w:ascii="Arial" w:hAnsi="Arial" w:cs="Arial"/>
        <w:sz w:val="24"/>
      </w:rPr>
      <w:ptab w:relativeTo="margin" w:alignment="center" w:leader="none"/>
    </w:r>
    <w:r w:rsidRPr="00AB3471">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5" w14:textId="77777777" w:rsidR="0087469D" w:rsidRDefault="00000000">
    <w:pPr>
      <w:pStyle w:val="Header"/>
    </w:pPr>
    <w:r>
      <w:rPr>
        <w:noProof/>
      </w:rPr>
      <w:pict w14:anchorId="607E0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1"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6" w14:textId="77777777" w:rsidR="0087469D" w:rsidRDefault="00000000">
    <w:pPr>
      <w:pStyle w:val="Header"/>
    </w:pPr>
    <w:r>
      <w:rPr>
        <w:noProof/>
      </w:rPr>
      <w:pict w14:anchorId="607E0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5"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p w14:paraId="13DF807C" w14:textId="77777777" w:rsidR="0087469D" w:rsidRDefault="0087469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45"/>
      <w:gridCol w:w="3338"/>
      <w:gridCol w:w="1729"/>
    </w:tblGrid>
    <w:tr w:rsidR="0087469D" w:rsidRPr="00F85124" w14:paraId="607E09A9" w14:textId="77777777" w:rsidTr="00B67E3D">
      <w:trPr>
        <w:cantSplit/>
        <w:trHeight w:val="144"/>
      </w:trPr>
      <w:tc>
        <w:tcPr>
          <w:tcW w:w="4193" w:type="pct"/>
          <w:gridSpan w:val="2"/>
          <w:tcBorders>
            <w:bottom w:val="single" w:sz="4" w:space="0" w:color="auto"/>
            <w:right w:val="nil"/>
          </w:tcBorders>
          <w:vAlign w:val="center"/>
        </w:tcPr>
        <w:p w14:paraId="607E09A7" w14:textId="05E0B4FC" w:rsidR="0087469D" w:rsidRPr="00F85124" w:rsidRDefault="0087469D" w:rsidP="00CD594B">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807" w:type="pct"/>
          <w:tcBorders>
            <w:left w:val="nil"/>
            <w:bottom w:val="single" w:sz="4" w:space="0" w:color="auto"/>
          </w:tcBorders>
          <w:tcMar>
            <w:left w:w="115" w:type="dxa"/>
            <w:right w:w="115" w:type="dxa"/>
          </w:tcMar>
          <w:vAlign w:val="center"/>
        </w:tcPr>
        <w:p w14:paraId="607E09A8" w14:textId="4C0123F2" w:rsidR="0087469D" w:rsidRDefault="00DB5185">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87469D">
            <w:rPr>
              <w:rFonts w:asciiTheme="minorHAnsi" w:hAnsiTheme="minorHAnsi"/>
              <w:b w:val="0"/>
              <w:bCs/>
              <w:sz w:val="20"/>
            </w:rPr>
            <w:t>-PLB-01-E</w:t>
          </w:r>
        </w:p>
      </w:tc>
    </w:tr>
    <w:tr w:rsidR="0087469D" w:rsidRPr="00F85124" w14:paraId="607E09AC" w14:textId="77777777" w:rsidTr="00B67E3D">
      <w:trPr>
        <w:cantSplit/>
        <w:trHeight w:val="288"/>
      </w:trPr>
      <w:tc>
        <w:tcPr>
          <w:tcW w:w="2635" w:type="pct"/>
          <w:tcBorders>
            <w:right w:val="nil"/>
          </w:tcBorders>
        </w:tcPr>
        <w:p w14:paraId="607E09AA" w14:textId="77777777" w:rsidR="0087469D" w:rsidRPr="00586C72" w:rsidRDefault="0087469D"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65" w:type="pct"/>
          <w:gridSpan w:val="2"/>
          <w:tcBorders>
            <w:left w:val="nil"/>
          </w:tcBorders>
        </w:tcPr>
        <w:p w14:paraId="607E09AB" w14:textId="5FED30F8" w:rsidR="0087469D" w:rsidRPr="00586C72" w:rsidRDefault="0087469D"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E46658">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607E09AD" w14:textId="188BCF56" w:rsidR="0087469D" w:rsidRPr="00072AD8" w:rsidRDefault="00000000" w:rsidP="00C325F7">
    <w:pPr>
      <w:pStyle w:val="Header"/>
      <w:spacing w:after="0"/>
      <w:rPr>
        <w:sz w:val="20"/>
        <w:szCs w:val="16"/>
      </w:rPr>
    </w:pPr>
    <w:r>
      <w:rPr>
        <w:rFonts w:asciiTheme="minorHAnsi" w:hAnsiTheme="minorHAnsi"/>
        <w:b/>
        <w:bCs/>
        <w:noProof/>
        <w:sz w:val="20"/>
      </w:rPr>
      <w:pict w14:anchorId="607E0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6"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F" w14:textId="77777777" w:rsidR="0087469D" w:rsidRDefault="00000000">
    <w:pPr>
      <w:pStyle w:val="Header"/>
    </w:pPr>
    <w:r>
      <w:rPr>
        <w:noProof/>
      </w:rPr>
      <w:pict w14:anchorId="607E0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4"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B0" w14:textId="77777777" w:rsidR="0087469D" w:rsidRDefault="00000000">
    <w:pPr>
      <w:pStyle w:val="Header"/>
    </w:pPr>
    <w:r>
      <w:rPr>
        <w:noProof/>
      </w:rPr>
      <w:pict w14:anchorId="607E0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8"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p w14:paraId="00ED5050" w14:textId="77777777" w:rsidR="0087469D" w:rsidRDefault="0087469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45"/>
      <w:gridCol w:w="3338"/>
      <w:gridCol w:w="1729"/>
    </w:tblGrid>
    <w:tr w:rsidR="0087469D" w:rsidRPr="00F85124" w14:paraId="607E09B3" w14:textId="77777777" w:rsidTr="00B67E3D">
      <w:trPr>
        <w:cantSplit/>
        <w:trHeight w:val="144"/>
      </w:trPr>
      <w:tc>
        <w:tcPr>
          <w:tcW w:w="4193" w:type="pct"/>
          <w:gridSpan w:val="2"/>
          <w:tcBorders>
            <w:bottom w:val="single" w:sz="4" w:space="0" w:color="auto"/>
            <w:right w:val="nil"/>
          </w:tcBorders>
          <w:vAlign w:val="center"/>
        </w:tcPr>
        <w:p w14:paraId="607E09B1" w14:textId="21A30BE2" w:rsidR="0087469D" w:rsidRPr="00F85124" w:rsidRDefault="0087469D" w:rsidP="00CD594B">
          <w:pPr>
            <w:pStyle w:val="Heading1"/>
            <w:numPr>
              <w:ilvl w:val="0"/>
              <w:numId w:val="0"/>
            </w:numPr>
            <w:spacing w:before="0"/>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807" w:type="pct"/>
          <w:tcBorders>
            <w:left w:val="nil"/>
            <w:bottom w:val="single" w:sz="4" w:space="0" w:color="auto"/>
          </w:tcBorders>
          <w:tcMar>
            <w:left w:w="115" w:type="dxa"/>
            <w:right w:w="115" w:type="dxa"/>
          </w:tcMar>
          <w:vAlign w:val="center"/>
        </w:tcPr>
        <w:p w14:paraId="607E09B2" w14:textId="65CD72E9" w:rsidR="0087469D" w:rsidRPr="00F85124" w:rsidRDefault="005138AE" w:rsidP="00CD594B">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87469D">
            <w:rPr>
              <w:rFonts w:asciiTheme="minorHAnsi" w:hAnsiTheme="minorHAnsi"/>
              <w:b w:val="0"/>
              <w:bCs/>
              <w:sz w:val="20"/>
            </w:rPr>
            <w:t>-PLB-01-E</w:t>
          </w:r>
        </w:p>
      </w:tc>
    </w:tr>
    <w:tr w:rsidR="0087469D" w:rsidRPr="00F85124" w14:paraId="607E09B6" w14:textId="77777777" w:rsidTr="00B67E3D">
      <w:trPr>
        <w:cantSplit/>
        <w:trHeight w:val="288"/>
      </w:trPr>
      <w:tc>
        <w:tcPr>
          <w:tcW w:w="2635" w:type="pct"/>
          <w:tcBorders>
            <w:right w:val="nil"/>
          </w:tcBorders>
        </w:tcPr>
        <w:p w14:paraId="607E09B4" w14:textId="77777777" w:rsidR="0087469D" w:rsidRPr="00586C72" w:rsidRDefault="0087469D"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65" w:type="pct"/>
          <w:gridSpan w:val="2"/>
          <w:tcBorders>
            <w:left w:val="nil"/>
          </w:tcBorders>
        </w:tcPr>
        <w:p w14:paraId="607E09B5" w14:textId="260BA3FC" w:rsidR="0087469D" w:rsidRPr="00586C72" w:rsidRDefault="0087469D"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6554F4">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E46658">
            <w:rPr>
              <w:rFonts w:asciiTheme="minorHAnsi" w:hAnsiTheme="minorHAnsi"/>
              <w:bCs/>
              <w:noProof/>
              <w:sz w:val="20"/>
              <w:szCs w:val="20"/>
            </w:rPr>
            <w:t>5</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607E09B7" w14:textId="070B92FB" w:rsidR="0087469D" w:rsidRPr="00072AD8" w:rsidRDefault="00000000" w:rsidP="00C325F7">
    <w:pPr>
      <w:pStyle w:val="Header"/>
      <w:spacing w:after="0"/>
      <w:rPr>
        <w:sz w:val="20"/>
        <w:szCs w:val="16"/>
      </w:rPr>
    </w:pPr>
    <w:r>
      <w:rPr>
        <w:rFonts w:asciiTheme="minorHAnsi" w:hAnsiTheme="minorHAnsi"/>
        <w:b/>
        <w:bCs/>
        <w:noProof/>
        <w:sz w:val="20"/>
      </w:rPr>
      <w:pict w14:anchorId="607E0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9"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B8" w14:textId="77777777" w:rsidR="0087469D" w:rsidRDefault="00000000">
    <w:pPr>
      <w:pStyle w:val="Header"/>
    </w:pPr>
    <w:r>
      <w:rPr>
        <w:noProof/>
      </w:rPr>
      <w:pict w14:anchorId="607E0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7"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0DC0"/>
    <w:multiLevelType w:val="hybridMultilevel"/>
    <w:tmpl w:val="D5D6EC0C"/>
    <w:lvl w:ilvl="0" w:tplc="3F8EA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10A706E0"/>
    <w:multiLevelType w:val="hybridMultilevel"/>
    <w:tmpl w:val="FEDC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302B5"/>
    <w:multiLevelType w:val="hybridMultilevel"/>
    <w:tmpl w:val="EA823D8E"/>
    <w:lvl w:ilvl="0" w:tplc="E132C872">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4F1859"/>
    <w:multiLevelType w:val="hybridMultilevel"/>
    <w:tmpl w:val="7E807846"/>
    <w:lvl w:ilvl="0" w:tplc="DCAAE708">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A57171"/>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27AD4FAA"/>
    <w:multiLevelType w:val="hybridMultilevel"/>
    <w:tmpl w:val="D9343406"/>
    <w:lvl w:ilvl="0" w:tplc="4920AEA0">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F3EC512A"/>
    <w:lvl w:ilvl="0" w:tplc="0CDE19FC">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6A4913"/>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276EFD"/>
    <w:multiLevelType w:val="hybridMultilevel"/>
    <w:tmpl w:val="68421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D6964"/>
    <w:multiLevelType w:val="hybridMultilevel"/>
    <w:tmpl w:val="F6DE2AF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6"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9B4CFB"/>
    <w:multiLevelType w:val="hybridMultilevel"/>
    <w:tmpl w:val="DE52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38084C"/>
    <w:multiLevelType w:val="hybridMultilevel"/>
    <w:tmpl w:val="10AA91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02346D"/>
    <w:multiLevelType w:val="multilevel"/>
    <w:tmpl w:val="18B41B86"/>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4FD86111"/>
    <w:multiLevelType w:val="hybridMultilevel"/>
    <w:tmpl w:val="3C32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A226AA"/>
    <w:multiLevelType w:val="hybridMultilevel"/>
    <w:tmpl w:val="774ADC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8F2448"/>
    <w:multiLevelType w:val="hybridMultilevel"/>
    <w:tmpl w:val="06AEA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50E33"/>
    <w:multiLevelType w:val="hybridMultilevel"/>
    <w:tmpl w:val="E3F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3E4726"/>
    <w:multiLevelType w:val="hybridMultilevel"/>
    <w:tmpl w:val="723AA5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440F4E"/>
    <w:multiLevelType w:val="hybridMultilevel"/>
    <w:tmpl w:val="89BC6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154BDD"/>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15:restartNumberingAfterBreak="0">
    <w:nsid w:val="5EFA54BF"/>
    <w:multiLevelType w:val="hybridMultilevel"/>
    <w:tmpl w:val="E2F4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990834"/>
    <w:multiLevelType w:val="hybridMultilevel"/>
    <w:tmpl w:val="C610CE94"/>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2" w15:restartNumberingAfterBreak="0">
    <w:nsid w:val="62EE0A87"/>
    <w:multiLevelType w:val="hybridMultilevel"/>
    <w:tmpl w:val="430470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3542B2"/>
    <w:multiLevelType w:val="hybridMultilevel"/>
    <w:tmpl w:val="11EAA08A"/>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E652E1"/>
    <w:multiLevelType w:val="hybridMultilevel"/>
    <w:tmpl w:val="A476E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03220C"/>
    <w:multiLevelType w:val="hybridMultilevel"/>
    <w:tmpl w:val="4496974C"/>
    <w:lvl w:ilvl="0" w:tplc="9828B3A0">
      <w:start w:val="1"/>
      <w:numFmt w:val="decimal"/>
      <w:lvlText w:val="%1."/>
      <w:lvlJc w:val="left"/>
      <w:pPr>
        <w:ind w:left="720" w:hanging="360"/>
      </w:pPr>
      <w:rPr>
        <w:rFonts w:hint="default"/>
      </w:rPr>
    </w:lvl>
    <w:lvl w:ilvl="1" w:tplc="9482E9EC">
      <w:start w:val="1"/>
      <w:numFmt w:val="lowerLetter"/>
      <w:lvlText w:val="%2."/>
      <w:lvlJc w:val="left"/>
      <w:pPr>
        <w:ind w:left="1440" w:hanging="360"/>
      </w:pPr>
    </w:lvl>
    <w:lvl w:ilvl="2" w:tplc="C734C172" w:tentative="1">
      <w:start w:val="1"/>
      <w:numFmt w:val="lowerRoman"/>
      <w:lvlText w:val="%3."/>
      <w:lvlJc w:val="right"/>
      <w:pPr>
        <w:ind w:left="2160" w:hanging="180"/>
      </w:pPr>
    </w:lvl>
    <w:lvl w:ilvl="3" w:tplc="C15EDC5A" w:tentative="1">
      <w:start w:val="1"/>
      <w:numFmt w:val="decimal"/>
      <w:lvlText w:val="%4."/>
      <w:lvlJc w:val="left"/>
      <w:pPr>
        <w:ind w:left="2880" w:hanging="360"/>
      </w:pPr>
    </w:lvl>
    <w:lvl w:ilvl="4" w:tplc="0A7ED4D0" w:tentative="1">
      <w:start w:val="1"/>
      <w:numFmt w:val="lowerLetter"/>
      <w:lvlText w:val="%5."/>
      <w:lvlJc w:val="left"/>
      <w:pPr>
        <w:ind w:left="3600" w:hanging="360"/>
      </w:pPr>
    </w:lvl>
    <w:lvl w:ilvl="5" w:tplc="B52ABC88" w:tentative="1">
      <w:start w:val="1"/>
      <w:numFmt w:val="lowerRoman"/>
      <w:lvlText w:val="%6."/>
      <w:lvlJc w:val="right"/>
      <w:pPr>
        <w:ind w:left="4320" w:hanging="180"/>
      </w:pPr>
    </w:lvl>
    <w:lvl w:ilvl="6" w:tplc="1DE67E58" w:tentative="1">
      <w:start w:val="1"/>
      <w:numFmt w:val="decimal"/>
      <w:lvlText w:val="%7."/>
      <w:lvlJc w:val="left"/>
      <w:pPr>
        <w:ind w:left="5040" w:hanging="360"/>
      </w:pPr>
    </w:lvl>
    <w:lvl w:ilvl="7" w:tplc="8EBC5168" w:tentative="1">
      <w:start w:val="1"/>
      <w:numFmt w:val="lowerLetter"/>
      <w:lvlText w:val="%8."/>
      <w:lvlJc w:val="left"/>
      <w:pPr>
        <w:ind w:left="5760" w:hanging="360"/>
      </w:pPr>
    </w:lvl>
    <w:lvl w:ilvl="8" w:tplc="9064B2BA" w:tentative="1">
      <w:start w:val="1"/>
      <w:numFmt w:val="lowerRoman"/>
      <w:lvlText w:val="%9."/>
      <w:lvlJc w:val="right"/>
      <w:pPr>
        <w:ind w:left="6480" w:hanging="180"/>
      </w:pPr>
    </w:lvl>
  </w:abstractNum>
  <w:abstractNum w:abstractNumId="37" w15:restartNumberingAfterBreak="0">
    <w:nsid w:val="6B143573"/>
    <w:multiLevelType w:val="hybridMultilevel"/>
    <w:tmpl w:val="F19C8FD2"/>
    <w:lvl w:ilvl="0" w:tplc="C2781350">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4DA2C8BC">
      <w:start w:val="1"/>
      <w:numFmt w:val="bullet"/>
      <w:lvlText w:val="o"/>
      <w:lvlJc w:val="left"/>
      <w:pPr>
        <w:tabs>
          <w:tab w:val="num" w:pos="1440"/>
        </w:tabs>
        <w:ind w:left="1440" w:hanging="360"/>
      </w:pPr>
      <w:rPr>
        <w:rFonts w:ascii="Courier New" w:hAnsi="Courier New" w:cs="Courier New" w:hint="default"/>
      </w:rPr>
    </w:lvl>
    <w:lvl w:ilvl="2" w:tplc="5888B2B4" w:tentative="1">
      <w:start w:val="1"/>
      <w:numFmt w:val="bullet"/>
      <w:lvlText w:val=""/>
      <w:lvlJc w:val="left"/>
      <w:pPr>
        <w:tabs>
          <w:tab w:val="num" w:pos="2160"/>
        </w:tabs>
        <w:ind w:left="2160" w:hanging="360"/>
      </w:pPr>
      <w:rPr>
        <w:rFonts w:ascii="Wingdings" w:hAnsi="Wingdings" w:hint="default"/>
      </w:rPr>
    </w:lvl>
    <w:lvl w:ilvl="3" w:tplc="2782EF6C" w:tentative="1">
      <w:start w:val="1"/>
      <w:numFmt w:val="bullet"/>
      <w:lvlText w:val=""/>
      <w:lvlJc w:val="left"/>
      <w:pPr>
        <w:tabs>
          <w:tab w:val="num" w:pos="2880"/>
        </w:tabs>
        <w:ind w:left="2880" w:hanging="360"/>
      </w:pPr>
      <w:rPr>
        <w:rFonts w:ascii="Symbol" w:hAnsi="Symbol" w:hint="default"/>
      </w:rPr>
    </w:lvl>
    <w:lvl w:ilvl="4" w:tplc="8682C0E2" w:tentative="1">
      <w:start w:val="1"/>
      <w:numFmt w:val="bullet"/>
      <w:lvlText w:val="o"/>
      <w:lvlJc w:val="left"/>
      <w:pPr>
        <w:tabs>
          <w:tab w:val="num" w:pos="3600"/>
        </w:tabs>
        <w:ind w:left="3600" w:hanging="360"/>
      </w:pPr>
      <w:rPr>
        <w:rFonts w:ascii="Courier New" w:hAnsi="Courier New" w:cs="Courier New" w:hint="default"/>
      </w:rPr>
    </w:lvl>
    <w:lvl w:ilvl="5" w:tplc="460E0D98" w:tentative="1">
      <w:start w:val="1"/>
      <w:numFmt w:val="bullet"/>
      <w:lvlText w:val=""/>
      <w:lvlJc w:val="left"/>
      <w:pPr>
        <w:tabs>
          <w:tab w:val="num" w:pos="4320"/>
        </w:tabs>
        <w:ind w:left="4320" w:hanging="360"/>
      </w:pPr>
      <w:rPr>
        <w:rFonts w:ascii="Wingdings" w:hAnsi="Wingdings" w:hint="default"/>
      </w:rPr>
    </w:lvl>
    <w:lvl w:ilvl="6" w:tplc="02FCC290" w:tentative="1">
      <w:start w:val="1"/>
      <w:numFmt w:val="bullet"/>
      <w:lvlText w:val=""/>
      <w:lvlJc w:val="left"/>
      <w:pPr>
        <w:tabs>
          <w:tab w:val="num" w:pos="5040"/>
        </w:tabs>
        <w:ind w:left="5040" w:hanging="360"/>
      </w:pPr>
      <w:rPr>
        <w:rFonts w:ascii="Symbol" w:hAnsi="Symbol" w:hint="default"/>
      </w:rPr>
    </w:lvl>
    <w:lvl w:ilvl="7" w:tplc="8E141A6E" w:tentative="1">
      <w:start w:val="1"/>
      <w:numFmt w:val="bullet"/>
      <w:lvlText w:val="o"/>
      <w:lvlJc w:val="left"/>
      <w:pPr>
        <w:tabs>
          <w:tab w:val="num" w:pos="5760"/>
        </w:tabs>
        <w:ind w:left="5760" w:hanging="360"/>
      </w:pPr>
      <w:rPr>
        <w:rFonts w:ascii="Courier New" w:hAnsi="Courier New" w:cs="Courier New" w:hint="default"/>
      </w:rPr>
    </w:lvl>
    <w:lvl w:ilvl="8" w:tplc="78003010"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88008C"/>
    <w:multiLevelType w:val="hybridMultilevel"/>
    <w:tmpl w:val="39D86320"/>
    <w:lvl w:ilvl="0" w:tplc="18EEE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F95ADA"/>
    <w:multiLevelType w:val="multilevel"/>
    <w:tmpl w:val="0E6EE4FC"/>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0"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EE77BE"/>
    <w:multiLevelType w:val="hybridMultilevel"/>
    <w:tmpl w:val="8480816C"/>
    <w:lvl w:ilvl="0" w:tplc="6DF6E0B4">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77725C"/>
    <w:multiLevelType w:val="hybridMultilevel"/>
    <w:tmpl w:val="E2E40866"/>
    <w:lvl w:ilvl="0" w:tplc="02303008">
      <w:start w:val="1"/>
      <w:numFmt w:val="bullet"/>
      <w:lvlText w:val=""/>
      <w:lvlJc w:val="left"/>
      <w:pPr>
        <w:ind w:left="1235" w:hanging="360"/>
      </w:pPr>
      <w:rPr>
        <w:rFonts w:ascii="Symbol" w:hAnsi="Symbol" w:hint="default"/>
      </w:rPr>
    </w:lvl>
    <w:lvl w:ilvl="1" w:tplc="04090003" w:tentative="1">
      <w:start w:val="1"/>
      <w:numFmt w:val="bullet"/>
      <w:lvlText w:val="o"/>
      <w:lvlJc w:val="left"/>
      <w:pPr>
        <w:ind w:left="1955" w:hanging="360"/>
      </w:pPr>
      <w:rPr>
        <w:rFonts w:ascii="Courier New" w:hAnsi="Courier New" w:cs="Courier New" w:hint="default"/>
      </w:rPr>
    </w:lvl>
    <w:lvl w:ilvl="2" w:tplc="04090005" w:tentative="1">
      <w:start w:val="1"/>
      <w:numFmt w:val="bullet"/>
      <w:lvlText w:val=""/>
      <w:lvlJc w:val="left"/>
      <w:pPr>
        <w:ind w:left="2675" w:hanging="360"/>
      </w:pPr>
      <w:rPr>
        <w:rFonts w:ascii="Wingdings" w:hAnsi="Wingdings" w:hint="default"/>
      </w:rPr>
    </w:lvl>
    <w:lvl w:ilvl="3" w:tplc="04090001" w:tentative="1">
      <w:start w:val="1"/>
      <w:numFmt w:val="bullet"/>
      <w:lvlText w:val=""/>
      <w:lvlJc w:val="left"/>
      <w:pPr>
        <w:ind w:left="3395" w:hanging="360"/>
      </w:pPr>
      <w:rPr>
        <w:rFonts w:ascii="Symbol" w:hAnsi="Symbol" w:hint="default"/>
      </w:rPr>
    </w:lvl>
    <w:lvl w:ilvl="4" w:tplc="04090003" w:tentative="1">
      <w:start w:val="1"/>
      <w:numFmt w:val="bullet"/>
      <w:lvlText w:val="o"/>
      <w:lvlJc w:val="left"/>
      <w:pPr>
        <w:ind w:left="4115" w:hanging="360"/>
      </w:pPr>
      <w:rPr>
        <w:rFonts w:ascii="Courier New" w:hAnsi="Courier New" w:cs="Courier New" w:hint="default"/>
      </w:rPr>
    </w:lvl>
    <w:lvl w:ilvl="5" w:tplc="04090005" w:tentative="1">
      <w:start w:val="1"/>
      <w:numFmt w:val="bullet"/>
      <w:lvlText w:val=""/>
      <w:lvlJc w:val="left"/>
      <w:pPr>
        <w:ind w:left="4835" w:hanging="360"/>
      </w:pPr>
      <w:rPr>
        <w:rFonts w:ascii="Wingdings" w:hAnsi="Wingdings" w:hint="default"/>
      </w:rPr>
    </w:lvl>
    <w:lvl w:ilvl="6" w:tplc="04090001" w:tentative="1">
      <w:start w:val="1"/>
      <w:numFmt w:val="bullet"/>
      <w:lvlText w:val=""/>
      <w:lvlJc w:val="left"/>
      <w:pPr>
        <w:ind w:left="5555" w:hanging="360"/>
      </w:pPr>
      <w:rPr>
        <w:rFonts w:ascii="Symbol" w:hAnsi="Symbol" w:hint="default"/>
      </w:rPr>
    </w:lvl>
    <w:lvl w:ilvl="7" w:tplc="04090003" w:tentative="1">
      <w:start w:val="1"/>
      <w:numFmt w:val="bullet"/>
      <w:lvlText w:val="o"/>
      <w:lvlJc w:val="left"/>
      <w:pPr>
        <w:ind w:left="6275" w:hanging="360"/>
      </w:pPr>
      <w:rPr>
        <w:rFonts w:ascii="Courier New" w:hAnsi="Courier New" w:cs="Courier New" w:hint="default"/>
      </w:rPr>
    </w:lvl>
    <w:lvl w:ilvl="8" w:tplc="04090005" w:tentative="1">
      <w:start w:val="1"/>
      <w:numFmt w:val="bullet"/>
      <w:lvlText w:val=""/>
      <w:lvlJc w:val="left"/>
      <w:pPr>
        <w:ind w:left="6995" w:hanging="360"/>
      </w:pPr>
      <w:rPr>
        <w:rFonts w:ascii="Wingdings" w:hAnsi="Wingdings" w:hint="default"/>
      </w:rPr>
    </w:lvl>
  </w:abstractNum>
  <w:abstractNum w:abstractNumId="43" w15:restartNumberingAfterBreak="0">
    <w:nsid w:val="77A96EEE"/>
    <w:multiLevelType w:val="hybridMultilevel"/>
    <w:tmpl w:val="EB8E6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DC5B82"/>
    <w:multiLevelType w:val="hybridMultilevel"/>
    <w:tmpl w:val="FC0E6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3436FE"/>
    <w:multiLevelType w:val="hybridMultilevel"/>
    <w:tmpl w:val="FA262C48"/>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47" w15:restartNumberingAfterBreak="0">
    <w:nsid w:val="7F6B7E16"/>
    <w:multiLevelType w:val="hybridMultilevel"/>
    <w:tmpl w:val="0366A7C8"/>
    <w:lvl w:ilvl="0" w:tplc="9BD23468">
      <w:start w:val="1"/>
      <w:numFmt w:val="lowerLetter"/>
      <w:lvlText w:val="(%1)"/>
      <w:lvlJc w:val="left"/>
      <w:pPr>
        <w:ind w:left="810" w:hanging="360"/>
      </w:pPr>
      <w:rPr>
        <w:rFonts w:hint="default"/>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16cid:durableId="23870312">
    <w:abstractNumId w:val="37"/>
  </w:num>
  <w:num w:numId="2" w16cid:durableId="157578393">
    <w:abstractNumId w:val="15"/>
  </w:num>
  <w:num w:numId="3" w16cid:durableId="2076125505">
    <w:abstractNumId w:val="1"/>
  </w:num>
  <w:num w:numId="4" w16cid:durableId="1530875097">
    <w:abstractNumId w:val="6"/>
  </w:num>
  <w:num w:numId="5" w16cid:durableId="1695837130">
    <w:abstractNumId w:val="36"/>
  </w:num>
  <w:num w:numId="6" w16cid:durableId="1035234629">
    <w:abstractNumId w:val="2"/>
  </w:num>
  <w:num w:numId="7" w16cid:durableId="1385789807">
    <w:abstractNumId w:val="5"/>
  </w:num>
  <w:num w:numId="8" w16cid:durableId="1085758637">
    <w:abstractNumId w:val="17"/>
  </w:num>
  <w:num w:numId="9" w16cid:durableId="299461096">
    <w:abstractNumId w:val="11"/>
  </w:num>
  <w:num w:numId="10" w16cid:durableId="406654108">
    <w:abstractNumId w:val="9"/>
  </w:num>
  <w:num w:numId="11" w16cid:durableId="11608880">
    <w:abstractNumId w:val="28"/>
  </w:num>
  <w:num w:numId="12" w16cid:durableId="1553879381">
    <w:abstractNumId w:val="34"/>
  </w:num>
  <w:num w:numId="13" w16cid:durableId="677780463">
    <w:abstractNumId w:val="47"/>
  </w:num>
  <w:num w:numId="14" w16cid:durableId="369458660">
    <w:abstractNumId w:val="10"/>
  </w:num>
  <w:num w:numId="15" w16cid:durableId="1308315809">
    <w:abstractNumId w:val="30"/>
  </w:num>
  <w:num w:numId="16" w16cid:durableId="398065666">
    <w:abstractNumId w:val="8"/>
  </w:num>
  <w:num w:numId="17" w16cid:durableId="1345088441">
    <w:abstractNumId w:val="33"/>
  </w:num>
  <w:num w:numId="18" w16cid:durableId="1916698595">
    <w:abstractNumId w:val="7"/>
  </w:num>
  <w:num w:numId="19" w16cid:durableId="1093623828">
    <w:abstractNumId w:val="41"/>
  </w:num>
  <w:num w:numId="20" w16cid:durableId="872764878">
    <w:abstractNumId w:val="42"/>
  </w:num>
  <w:num w:numId="21" w16cid:durableId="1235550821">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86157575">
    <w:abstractNumId w:val="18"/>
  </w:num>
  <w:num w:numId="23" w16cid:durableId="795099020">
    <w:abstractNumId w:val="21"/>
  </w:num>
  <w:num w:numId="24" w16cid:durableId="807556182">
    <w:abstractNumId w:val="19"/>
  </w:num>
  <w:num w:numId="25" w16cid:durableId="2087458305">
    <w:abstractNumId w:val="40"/>
  </w:num>
  <w:num w:numId="26" w16cid:durableId="359357320">
    <w:abstractNumId w:val="24"/>
  </w:num>
  <w:num w:numId="27" w16cid:durableId="1608923024">
    <w:abstractNumId w:val="45"/>
  </w:num>
  <w:num w:numId="28" w16cid:durableId="316347149">
    <w:abstractNumId w:val="29"/>
  </w:num>
  <w:num w:numId="29" w16cid:durableId="2025935399">
    <w:abstractNumId w:val="16"/>
  </w:num>
  <w:num w:numId="30" w16cid:durableId="1751001538">
    <w:abstractNumId w:val="38"/>
  </w:num>
  <w:num w:numId="31" w16cid:durableId="1807045767">
    <w:abstractNumId w:val="4"/>
  </w:num>
  <w:num w:numId="32" w16cid:durableId="1621569330">
    <w:abstractNumId w:val="0"/>
  </w:num>
  <w:num w:numId="33" w16cid:durableId="891355330">
    <w:abstractNumId w:val="26"/>
  </w:num>
  <w:num w:numId="34" w16cid:durableId="147743956">
    <w:abstractNumId w:val="10"/>
  </w:num>
  <w:num w:numId="35" w16cid:durableId="892083124">
    <w:abstractNumId w:val="12"/>
  </w:num>
  <w:num w:numId="36" w16cid:durableId="532310493">
    <w:abstractNumId w:val="39"/>
  </w:num>
  <w:num w:numId="37" w16cid:durableId="221868250">
    <w:abstractNumId w:val="20"/>
  </w:num>
  <w:num w:numId="38" w16cid:durableId="1191607529">
    <w:abstractNumId w:val="31"/>
  </w:num>
  <w:num w:numId="39" w16cid:durableId="1979332329">
    <w:abstractNumId w:val="3"/>
  </w:num>
  <w:num w:numId="40" w16cid:durableId="162626142">
    <w:abstractNumId w:val="23"/>
  </w:num>
  <w:num w:numId="41" w16cid:durableId="1739402805">
    <w:abstractNumId w:val="44"/>
  </w:num>
  <w:num w:numId="42" w16cid:durableId="2021933982">
    <w:abstractNumId w:val="22"/>
  </w:num>
  <w:num w:numId="43" w16cid:durableId="1033068066">
    <w:abstractNumId w:val="32"/>
  </w:num>
  <w:num w:numId="44" w16cid:durableId="794105231">
    <w:abstractNumId w:val="25"/>
  </w:num>
  <w:num w:numId="45" w16cid:durableId="1266958061">
    <w:abstractNumId w:val="13"/>
  </w:num>
  <w:num w:numId="46" w16cid:durableId="790517325">
    <w:abstractNumId w:val="27"/>
  </w:num>
  <w:num w:numId="47" w16cid:durableId="1351644814">
    <w:abstractNumId w:val="35"/>
  </w:num>
  <w:num w:numId="48" w16cid:durableId="1591892580">
    <w:abstractNumId w:val="43"/>
  </w:num>
  <w:num w:numId="49" w16cid:durableId="2043090826">
    <w:abstractNumId w:val="14"/>
  </w:num>
  <w:num w:numId="50" w16cid:durableId="1208758791">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removeDateAndTime/>
  <w:proofState w:spelling="clean" w:grammar="clean"/>
  <w:trackRevisions/>
  <w:doNotTrackFormatting/>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D7"/>
    <w:rsid w:val="00000C0E"/>
    <w:rsid w:val="00005EA3"/>
    <w:rsid w:val="00014C20"/>
    <w:rsid w:val="00014DD4"/>
    <w:rsid w:val="0001647D"/>
    <w:rsid w:val="0002006B"/>
    <w:rsid w:val="00021B48"/>
    <w:rsid w:val="00024BC9"/>
    <w:rsid w:val="000262C2"/>
    <w:rsid w:val="00026BD1"/>
    <w:rsid w:val="000311BA"/>
    <w:rsid w:val="00033610"/>
    <w:rsid w:val="00035038"/>
    <w:rsid w:val="000355D7"/>
    <w:rsid w:val="00051A47"/>
    <w:rsid w:val="00052AEF"/>
    <w:rsid w:val="00054164"/>
    <w:rsid w:val="00056C2E"/>
    <w:rsid w:val="0006139B"/>
    <w:rsid w:val="00064E49"/>
    <w:rsid w:val="00065422"/>
    <w:rsid w:val="00065668"/>
    <w:rsid w:val="00070FC5"/>
    <w:rsid w:val="00072AD8"/>
    <w:rsid w:val="000744AF"/>
    <w:rsid w:val="00076238"/>
    <w:rsid w:val="000809FD"/>
    <w:rsid w:val="00084AC4"/>
    <w:rsid w:val="00091C07"/>
    <w:rsid w:val="0009219B"/>
    <w:rsid w:val="000968F2"/>
    <w:rsid w:val="000A1C45"/>
    <w:rsid w:val="000A511C"/>
    <w:rsid w:val="000B2EF2"/>
    <w:rsid w:val="000B3DE3"/>
    <w:rsid w:val="000B4A98"/>
    <w:rsid w:val="000B4F44"/>
    <w:rsid w:val="000C1AEF"/>
    <w:rsid w:val="000C7FC8"/>
    <w:rsid w:val="000D5453"/>
    <w:rsid w:val="000E434C"/>
    <w:rsid w:val="000E4BFC"/>
    <w:rsid w:val="000F282C"/>
    <w:rsid w:val="000F626C"/>
    <w:rsid w:val="000F7411"/>
    <w:rsid w:val="00106FB3"/>
    <w:rsid w:val="001074AE"/>
    <w:rsid w:val="001104BC"/>
    <w:rsid w:val="0011170E"/>
    <w:rsid w:val="00123DA3"/>
    <w:rsid w:val="00140960"/>
    <w:rsid w:val="0014132C"/>
    <w:rsid w:val="0014237C"/>
    <w:rsid w:val="001462EE"/>
    <w:rsid w:val="00147B60"/>
    <w:rsid w:val="00152D3E"/>
    <w:rsid w:val="00167BA4"/>
    <w:rsid w:val="00170CD6"/>
    <w:rsid w:val="001772DD"/>
    <w:rsid w:val="00181AB3"/>
    <w:rsid w:val="00183712"/>
    <w:rsid w:val="00192C4E"/>
    <w:rsid w:val="00193D08"/>
    <w:rsid w:val="00197E61"/>
    <w:rsid w:val="001B0A17"/>
    <w:rsid w:val="001B19F4"/>
    <w:rsid w:val="001B2619"/>
    <w:rsid w:val="001B7B6F"/>
    <w:rsid w:val="001C0551"/>
    <w:rsid w:val="001C08E0"/>
    <w:rsid w:val="001C2B59"/>
    <w:rsid w:val="001C43F9"/>
    <w:rsid w:val="001C5FCB"/>
    <w:rsid w:val="001D3219"/>
    <w:rsid w:val="001D56D7"/>
    <w:rsid w:val="001E0DF0"/>
    <w:rsid w:val="002014B2"/>
    <w:rsid w:val="00205F79"/>
    <w:rsid w:val="00206F4A"/>
    <w:rsid w:val="00216BB6"/>
    <w:rsid w:val="002202FA"/>
    <w:rsid w:val="00222034"/>
    <w:rsid w:val="00223B57"/>
    <w:rsid w:val="00227530"/>
    <w:rsid w:val="00231606"/>
    <w:rsid w:val="00236931"/>
    <w:rsid w:val="00241C88"/>
    <w:rsid w:val="002466C6"/>
    <w:rsid w:val="00247881"/>
    <w:rsid w:val="00247B09"/>
    <w:rsid w:val="0025134C"/>
    <w:rsid w:val="00252B8F"/>
    <w:rsid w:val="0025594C"/>
    <w:rsid w:val="00255AE5"/>
    <w:rsid w:val="00256BBF"/>
    <w:rsid w:val="00260A4F"/>
    <w:rsid w:val="00263EE9"/>
    <w:rsid w:val="00265061"/>
    <w:rsid w:val="00265184"/>
    <w:rsid w:val="00272E56"/>
    <w:rsid w:val="00272FA2"/>
    <w:rsid w:val="00273FAE"/>
    <w:rsid w:val="00276172"/>
    <w:rsid w:val="002811BA"/>
    <w:rsid w:val="00287A60"/>
    <w:rsid w:val="002935E9"/>
    <w:rsid w:val="0029370B"/>
    <w:rsid w:val="00294A45"/>
    <w:rsid w:val="00296D76"/>
    <w:rsid w:val="002A1135"/>
    <w:rsid w:val="002A2698"/>
    <w:rsid w:val="002A39E6"/>
    <w:rsid w:val="002A601F"/>
    <w:rsid w:val="002A7E1D"/>
    <w:rsid w:val="002B0F09"/>
    <w:rsid w:val="002B4EA9"/>
    <w:rsid w:val="002C7A07"/>
    <w:rsid w:val="002C7A8A"/>
    <w:rsid w:val="002D3446"/>
    <w:rsid w:val="002E6A3E"/>
    <w:rsid w:val="002F60B7"/>
    <w:rsid w:val="00301091"/>
    <w:rsid w:val="00303E9B"/>
    <w:rsid w:val="00307870"/>
    <w:rsid w:val="00313865"/>
    <w:rsid w:val="003174C1"/>
    <w:rsid w:val="0032314A"/>
    <w:rsid w:val="00326C72"/>
    <w:rsid w:val="00326DFD"/>
    <w:rsid w:val="00331637"/>
    <w:rsid w:val="0033180C"/>
    <w:rsid w:val="0033484F"/>
    <w:rsid w:val="00335828"/>
    <w:rsid w:val="00335E47"/>
    <w:rsid w:val="00354FA7"/>
    <w:rsid w:val="00355D9D"/>
    <w:rsid w:val="00361263"/>
    <w:rsid w:val="00364B62"/>
    <w:rsid w:val="003727FA"/>
    <w:rsid w:val="003769F7"/>
    <w:rsid w:val="00377A6D"/>
    <w:rsid w:val="0038341F"/>
    <w:rsid w:val="003848D0"/>
    <w:rsid w:val="003850F1"/>
    <w:rsid w:val="003872FE"/>
    <w:rsid w:val="0039561D"/>
    <w:rsid w:val="003978E4"/>
    <w:rsid w:val="00397F07"/>
    <w:rsid w:val="003A1EE7"/>
    <w:rsid w:val="003A4DF2"/>
    <w:rsid w:val="003C0E64"/>
    <w:rsid w:val="003C5FBB"/>
    <w:rsid w:val="003C73DC"/>
    <w:rsid w:val="003D19CA"/>
    <w:rsid w:val="003D35D1"/>
    <w:rsid w:val="003D3964"/>
    <w:rsid w:val="003D3BDA"/>
    <w:rsid w:val="003D5896"/>
    <w:rsid w:val="003D6A77"/>
    <w:rsid w:val="003D76C7"/>
    <w:rsid w:val="003E095C"/>
    <w:rsid w:val="003E0E2F"/>
    <w:rsid w:val="003E30BA"/>
    <w:rsid w:val="003E3FC8"/>
    <w:rsid w:val="003E7D46"/>
    <w:rsid w:val="003F0D53"/>
    <w:rsid w:val="003F3DEE"/>
    <w:rsid w:val="003F5DCA"/>
    <w:rsid w:val="003F7369"/>
    <w:rsid w:val="0040328C"/>
    <w:rsid w:val="004044EB"/>
    <w:rsid w:val="00413A63"/>
    <w:rsid w:val="00416A80"/>
    <w:rsid w:val="0042774F"/>
    <w:rsid w:val="00435049"/>
    <w:rsid w:val="00442AE5"/>
    <w:rsid w:val="004432C7"/>
    <w:rsid w:val="00444576"/>
    <w:rsid w:val="00446446"/>
    <w:rsid w:val="004465ED"/>
    <w:rsid w:val="004468E1"/>
    <w:rsid w:val="00453602"/>
    <w:rsid w:val="00454254"/>
    <w:rsid w:val="004559CF"/>
    <w:rsid w:val="004600F6"/>
    <w:rsid w:val="004635D7"/>
    <w:rsid w:val="004725F7"/>
    <w:rsid w:val="0047749E"/>
    <w:rsid w:val="00481751"/>
    <w:rsid w:val="004831E6"/>
    <w:rsid w:val="00485FBE"/>
    <w:rsid w:val="0049349C"/>
    <w:rsid w:val="004A1F4E"/>
    <w:rsid w:val="004A74F1"/>
    <w:rsid w:val="004B329A"/>
    <w:rsid w:val="004B4E7D"/>
    <w:rsid w:val="004C3650"/>
    <w:rsid w:val="004C4971"/>
    <w:rsid w:val="004C50C6"/>
    <w:rsid w:val="004D54BF"/>
    <w:rsid w:val="004D59A7"/>
    <w:rsid w:val="004E39F0"/>
    <w:rsid w:val="004E49B8"/>
    <w:rsid w:val="004E67E5"/>
    <w:rsid w:val="004F51D9"/>
    <w:rsid w:val="004F6669"/>
    <w:rsid w:val="004F66DC"/>
    <w:rsid w:val="004F7021"/>
    <w:rsid w:val="004F7BAF"/>
    <w:rsid w:val="0050392D"/>
    <w:rsid w:val="00505D76"/>
    <w:rsid w:val="005062FA"/>
    <w:rsid w:val="00511FCC"/>
    <w:rsid w:val="0051348A"/>
    <w:rsid w:val="005138AE"/>
    <w:rsid w:val="0052342C"/>
    <w:rsid w:val="0052392E"/>
    <w:rsid w:val="00524AB7"/>
    <w:rsid w:val="00525030"/>
    <w:rsid w:val="0052725F"/>
    <w:rsid w:val="00531A13"/>
    <w:rsid w:val="00532CB8"/>
    <w:rsid w:val="005349D1"/>
    <w:rsid w:val="0053535C"/>
    <w:rsid w:val="00535A33"/>
    <w:rsid w:val="005423C1"/>
    <w:rsid w:val="00556774"/>
    <w:rsid w:val="00567B95"/>
    <w:rsid w:val="0058211E"/>
    <w:rsid w:val="005833ED"/>
    <w:rsid w:val="005838F1"/>
    <w:rsid w:val="0058678B"/>
    <w:rsid w:val="00586A4A"/>
    <w:rsid w:val="005B195B"/>
    <w:rsid w:val="005B67BA"/>
    <w:rsid w:val="005B7AA1"/>
    <w:rsid w:val="005C35D0"/>
    <w:rsid w:val="005C443A"/>
    <w:rsid w:val="005C4D6C"/>
    <w:rsid w:val="005C5AB0"/>
    <w:rsid w:val="005D1D0F"/>
    <w:rsid w:val="005D3643"/>
    <w:rsid w:val="005E317A"/>
    <w:rsid w:val="005E3B0F"/>
    <w:rsid w:val="005E690B"/>
    <w:rsid w:val="005E7C5B"/>
    <w:rsid w:val="005F1E16"/>
    <w:rsid w:val="005F3104"/>
    <w:rsid w:val="005F3E72"/>
    <w:rsid w:val="005F4375"/>
    <w:rsid w:val="005F556D"/>
    <w:rsid w:val="00600BAC"/>
    <w:rsid w:val="00602B64"/>
    <w:rsid w:val="006032B4"/>
    <w:rsid w:val="00604203"/>
    <w:rsid w:val="006152A1"/>
    <w:rsid w:val="00626FE9"/>
    <w:rsid w:val="006277AC"/>
    <w:rsid w:val="00636F20"/>
    <w:rsid w:val="006554F4"/>
    <w:rsid w:val="0066172B"/>
    <w:rsid w:val="00672F4C"/>
    <w:rsid w:val="00674291"/>
    <w:rsid w:val="00675D88"/>
    <w:rsid w:val="00680BB9"/>
    <w:rsid w:val="00695C28"/>
    <w:rsid w:val="006A0D88"/>
    <w:rsid w:val="006A51DA"/>
    <w:rsid w:val="006A5A28"/>
    <w:rsid w:val="006B2181"/>
    <w:rsid w:val="006B6DEE"/>
    <w:rsid w:val="006D3F37"/>
    <w:rsid w:val="006D4FB1"/>
    <w:rsid w:val="006D6971"/>
    <w:rsid w:val="006E7AF8"/>
    <w:rsid w:val="006F1F7B"/>
    <w:rsid w:val="006F5395"/>
    <w:rsid w:val="006F74A5"/>
    <w:rsid w:val="00704898"/>
    <w:rsid w:val="00707C74"/>
    <w:rsid w:val="00712D4B"/>
    <w:rsid w:val="00716022"/>
    <w:rsid w:val="00716CC0"/>
    <w:rsid w:val="00725B31"/>
    <w:rsid w:val="00737519"/>
    <w:rsid w:val="007413D8"/>
    <w:rsid w:val="00747503"/>
    <w:rsid w:val="00747CBA"/>
    <w:rsid w:val="0076384B"/>
    <w:rsid w:val="00770BB3"/>
    <w:rsid w:val="00770DB1"/>
    <w:rsid w:val="00770F7D"/>
    <w:rsid w:val="00773995"/>
    <w:rsid w:val="00773EF9"/>
    <w:rsid w:val="0078200C"/>
    <w:rsid w:val="007865F1"/>
    <w:rsid w:val="0078773A"/>
    <w:rsid w:val="007953C5"/>
    <w:rsid w:val="007A3D95"/>
    <w:rsid w:val="007B1D42"/>
    <w:rsid w:val="007C3709"/>
    <w:rsid w:val="007C3C1A"/>
    <w:rsid w:val="007C409B"/>
    <w:rsid w:val="007C6B37"/>
    <w:rsid w:val="007D0483"/>
    <w:rsid w:val="007D43A6"/>
    <w:rsid w:val="007D43E0"/>
    <w:rsid w:val="007D4B5B"/>
    <w:rsid w:val="007D6D19"/>
    <w:rsid w:val="007E2278"/>
    <w:rsid w:val="007E55EA"/>
    <w:rsid w:val="007E72B8"/>
    <w:rsid w:val="007F019D"/>
    <w:rsid w:val="007F6FA2"/>
    <w:rsid w:val="0080172A"/>
    <w:rsid w:val="00804738"/>
    <w:rsid w:val="00813078"/>
    <w:rsid w:val="0082211E"/>
    <w:rsid w:val="0083289A"/>
    <w:rsid w:val="008355DF"/>
    <w:rsid w:val="00842758"/>
    <w:rsid w:val="00842E1F"/>
    <w:rsid w:val="00843213"/>
    <w:rsid w:val="00843247"/>
    <w:rsid w:val="0084428F"/>
    <w:rsid w:val="0084681C"/>
    <w:rsid w:val="00852201"/>
    <w:rsid w:val="00855553"/>
    <w:rsid w:val="00863866"/>
    <w:rsid w:val="00865643"/>
    <w:rsid w:val="00865AD1"/>
    <w:rsid w:val="008670A6"/>
    <w:rsid w:val="00870180"/>
    <w:rsid w:val="00873F76"/>
    <w:rsid w:val="0087469D"/>
    <w:rsid w:val="0087781B"/>
    <w:rsid w:val="00883EFF"/>
    <w:rsid w:val="0088598C"/>
    <w:rsid w:val="0089243F"/>
    <w:rsid w:val="0089312C"/>
    <w:rsid w:val="008A7CF4"/>
    <w:rsid w:val="008B30ED"/>
    <w:rsid w:val="008B4F3F"/>
    <w:rsid w:val="008B5F61"/>
    <w:rsid w:val="008B6A82"/>
    <w:rsid w:val="008C5EAB"/>
    <w:rsid w:val="008C6410"/>
    <w:rsid w:val="008C720F"/>
    <w:rsid w:val="008C7C7F"/>
    <w:rsid w:val="008D1BDA"/>
    <w:rsid w:val="008D7321"/>
    <w:rsid w:val="008E1EA5"/>
    <w:rsid w:val="008E1FA0"/>
    <w:rsid w:val="008E2BA6"/>
    <w:rsid w:val="008E623A"/>
    <w:rsid w:val="008F0805"/>
    <w:rsid w:val="009010E5"/>
    <w:rsid w:val="00906E20"/>
    <w:rsid w:val="0091519B"/>
    <w:rsid w:val="00916AF6"/>
    <w:rsid w:val="009202EE"/>
    <w:rsid w:val="009210BC"/>
    <w:rsid w:val="0092312B"/>
    <w:rsid w:val="0092680B"/>
    <w:rsid w:val="00930217"/>
    <w:rsid w:val="009304DE"/>
    <w:rsid w:val="0093093E"/>
    <w:rsid w:val="0093694E"/>
    <w:rsid w:val="0093726E"/>
    <w:rsid w:val="009375EC"/>
    <w:rsid w:val="00937B59"/>
    <w:rsid w:val="00944C1F"/>
    <w:rsid w:val="00947331"/>
    <w:rsid w:val="00960FC1"/>
    <w:rsid w:val="00963041"/>
    <w:rsid w:val="00980F3E"/>
    <w:rsid w:val="00984EEC"/>
    <w:rsid w:val="00987235"/>
    <w:rsid w:val="00990D96"/>
    <w:rsid w:val="00996455"/>
    <w:rsid w:val="009A3CB7"/>
    <w:rsid w:val="009A49F0"/>
    <w:rsid w:val="009A507E"/>
    <w:rsid w:val="009A7B08"/>
    <w:rsid w:val="009B08F6"/>
    <w:rsid w:val="009C09FC"/>
    <w:rsid w:val="009C48B8"/>
    <w:rsid w:val="009C6A8E"/>
    <w:rsid w:val="009D0912"/>
    <w:rsid w:val="009D52B9"/>
    <w:rsid w:val="009E0782"/>
    <w:rsid w:val="009E1DA8"/>
    <w:rsid w:val="009E392D"/>
    <w:rsid w:val="009F0089"/>
    <w:rsid w:val="009F122B"/>
    <w:rsid w:val="009F29A2"/>
    <w:rsid w:val="009F4FB6"/>
    <w:rsid w:val="009F61DE"/>
    <w:rsid w:val="00A00450"/>
    <w:rsid w:val="00A045E3"/>
    <w:rsid w:val="00A04C0D"/>
    <w:rsid w:val="00A14DC6"/>
    <w:rsid w:val="00A1549E"/>
    <w:rsid w:val="00A15DA0"/>
    <w:rsid w:val="00A15E28"/>
    <w:rsid w:val="00A267C4"/>
    <w:rsid w:val="00A35067"/>
    <w:rsid w:val="00A36B05"/>
    <w:rsid w:val="00A37430"/>
    <w:rsid w:val="00A606BF"/>
    <w:rsid w:val="00A65670"/>
    <w:rsid w:val="00A656BE"/>
    <w:rsid w:val="00A728FE"/>
    <w:rsid w:val="00A72C17"/>
    <w:rsid w:val="00A76D8B"/>
    <w:rsid w:val="00A80404"/>
    <w:rsid w:val="00A86D19"/>
    <w:rsid w:val="00A92970"/>
    <w:rsid w:val="00A92BDE"/>
    <w:rsid w:val="00A94527"/>
    <w:rsid w:val="00A96C5B"/>
    <w:rsid w:val="00AA256A"/>
    <w:rsid w:val="00AB10DA"/>
    <w:rsid w:val="00AB20C4"/>
    <w:rsid w:val="00AB320B"/>
    <w:rsid w:val="00AC49AC"/>
    <w:rsid w:val="00AD1659"/>
    <w:rsid w:val="00AD4F8E"/>
    <w:rsid w:val="00AD73E0"/>
    <w:rsid w:val="00AE2F88"/>
    <w:rsid w:val="00AE3DB2"/>
    <w:rsid w:val="00AE40B1"/>
    <w:rsid w:val="00AF3F32"/>
    <w:rsid w:val="00AF40B3"/>
    <w:rsid w:val="00B157FF"/>
    <w:rsid w:val="00B2014B"/>
    <w:rsid w:val="00B21660"/>
    <w:rsid w:val="00B3063C"/>
    <w:rsid w:val="00B36001"/>
    <w:rsid w:val="00B43DD2"/>
    <w:rsid w:val="00B4695C"/>
    <w:rsid w:val="00B53F98"/>
    <w:rsid w:val="00B569DA"/>
    <w:rsid w:val="00B649A0"/>
    <w:rsid w:val="00B67E3D"/>
    <w:rsid w:val="00B725D7"/>
    <w:rsid w:val="00B74E33"/>
    <w:rsid w:val="00B840BC"/>
    <w:rsid w:val="00B841B7"/>
    <w:rsid w:val="00B90A45"/>
    <w:rsid w:val="00BA0015"/>
    <w:rsid w:val="00BA034D"/>
    <w:rsid w:val="00BB4441"/>
    <w:rsid w:val="00BB4773"/>
    <w:rsid w:val="00BB6D04"/>
    <w:rsid w:val="00BC1D2A"/>
    <w:rsid w:val="00BC3161"/>
    <w:rsid w:val="00BC46D1"/>
    <w:rsid w:val="00BC623E"/>
    <w:rsid w:val="00BD37B5"/>
    <w:rsid w:val="00BD7053"/>
    <w:rsid w:val="00BD7DC9"/>
    <w:rsid w:val="00BE053F"/>
    <w:rsid w:val="00BE508B"/>
    <w:rsid w:val="00BE5405"/>
    <w:rsid w:val="00BF0DE9"/>
    <w:rsid w:val="00BF5E3E"/>
    <w:rsid w:val="00C04956"/>
    <w:rsid w:val="00C060F2"/>
    <w:rsid w:val="00C16DFA"/>
    <w:rsid w:val="00C17CBE"/>
    <w:rsid w:val="00C21BB4"/>
    <w:rsid w:val="00C24CD0"/>
    <w:rsid w:val="00C325F7"/>
    <w:rsid w:val="00C34538"/>
    <w:rsid w:val="00C66FA7"/>
    <w:rsid w:val="00C757D5"/>
    <w:rsid w:val="00C8137E"/>
    <w:rsid w:val="00C83F55"/>
    <w:rsid w:val="00C915BD"/>
    <w:rsid w:val="00C951EE"/>
    <w:rsid w:val="00C966D5"/>
    <w:rsid w:val="00CA13F1"/>
    <w:rsid w:val="00CA1D7A"/>
    <w:rsid w:val="00CA7F58"/>
    <w:rsid w:val="00CB10EC"/>
    <w:rsid w:val="00CB11A7"/>
    <w:rsid w:val="00CC7EDD"/>
    <w:rsid w:val="00CD0AA9"/>
    <w:rsid w:val="00CD2C84"/>
    <w:rsid w:val="00CD594B"/>
    <w:rsid w:val="00CE10D2"/>
    <w:rsid w:val="00CE2A3E"/>
    <w:rsid w:val="00CE35AA"/>
    <w:rsid w:val="00CE5554"/>
    <w:rsid w:val="00CE71BB"/>
    <w:rsid w:val="00CE720F"/>
    <w:rsid w:val="00CF1CFE"/>
    <w:rsid w:val="00CF2433"/>
    <w:rsid w:val="00CF275D"/>
    <w:rsid w:val="00CF3609"/>
    <w:rsid w:val="00D023EC"/>
    <w:rsid w:val="00D045AB"/>
    <w:rsid w:val="00D13A90"/>
    <w:rsid w:val="00D13F18"/>
    <w:rsid w:val="00D169E8"/>
    <w:rsid w:val="00D2316F"/>
    <w:rsid w:val="00D2350E"/>
    <w:rsid w:val="00D27334"/>
    <w:rsid w:val="00D30801"/>
    <w:rsid w:val="00D311FE"/>
    <w:rsid w:val="00D33833"/>
    <w:rsid w:val="00D40936"/>
    <w:rsid w:val="00D42D4B"/>
    <w:rsid w:val="00D444C3"/>
    <w:rsid w:val="00D45382"/>
    <w:rsid w:val="00D5006D"/>
    <w:rsid w:val="00D5274E"/>
    <w:rsid w:val="00D52F85"/>
    <w:rsid w:val="00D564E0"/>
    <w:rsid w:val="00D618EF"/>
    <w:rsid w:val="00D645DE"/>
    <w:rsid w:val="00D73D63"/>
    <w:rsid w:val="00D754D9"/>
    <w:rsid w:val="00D76311"/>
    <w:rsid w:val="00D81280"/>
    <w:rsid w:val="00D83193"/>
    <w:rsid w:val="00D8426C"/>
    <w:rsid w:val="00D94F37"/>
    <w:rsid w:val="00D96A59"/>
    <w:rsid w:val="00DB310B"/>
    <w:rsid w:val="00DB5185"/>
    <w:rsid w:val="00DB5C9B"/>
    <w:rsid w:val="00DB797C"/>
    <w:rsid w:val="00DB7BAB"/>
    <w:rsid w:val="00DC1EA1"/>
    <w:rsid w:val="00DC20D2"/>
    <w:rsid w:val="00DD0930"/>
    <w:rsid w:val="00DD5F61"/>
    <w:rsid w:val="00DE02C7"/>
    <w:rsid w:val="00DE0BD3"/>
    <w:rsid w:val="00DE1683"/>
    <w:rsid w:val="00DE27E0"/>
    <w:rsid w:val="00DE3F84"/>
    <w:rsid w:val="00DE51CB"/>
    <w:rsid w:val="00DF0071"/>
    <w:rsid w:val="00DF0A9C"/>
    <w:rsid w:val="00DF4A6F"/>
    <w:rsid w:val="00DF5C5C"/>
    <w:rsid w:val="00E067C0"/>
    <w:rsid w:val="00E12A63"/>
    <w:rsid w:val="00E140EE"/>
    <w:rsid w:val="00E1444E"/>
    <w:rsid w:val="00E146EB"/>
    <w:rsid w:val="00E14EA4"/>
    <w:rsid w:val="00E2111D"/>
    <w:rsid w:val="00E215C5"/>
    <w:rsid w:val="00E315E6"/>
    <w:rsid w:val="00E3167F"/>
    <w:rsid w:val="00E3534B"/>
    <w:rsid w:val="00E35EC8"/>
    <w:rsid w:val="00E41D1D"/>
    <w:rsid w:val="00E462A6"/>
    <w:rsid w:val="00E46658"/>
    <w:rsid w:val="00E53B15"/>
    <w:rsid w:val="00E56F51"/>
    <w:rsid w:val="00E57C15"/>
    <w:rsid w:val="00E667A8"/>
    <w:rsid w:val="00E7423B"/>
    <w:rsid w:val="00E76316"/>
    <w:rsid w:val="00E81945"/>
    <w:rsid w:val="00E81D56"/>
    <w:rsid w:val="00E8270D"/>
    <w:rsid w:val="00E83DA5"/>
    <w:rsid w:val="00E85679"/>
    <w:rsid w:val="00E90CB1"/>
    <w:rsid w:val="00E93373"/>
    <w:rsid w:val="00E93FA3"/>
    <w:rsid w:val="00E95C0C"/>
    <w:rsid w:val="00E97D01"/>
    <w:rsid w:val="00EA24E3"/>
    <w:rsid w:val="00EA6A47"/>
    <w:rsid w:val="00EA7F57"/>
    <w:rsid w:val="00EB023F"/>
    <w:rsid w:val="00EB0C71"/>
    <w:rsid w:val="00EB67CC"/>
    <w:rsid w:val="00EB6881"/>
    <w:rsid w:val="00EB692D"/>
    <w:rsid w:val="00EC4802"/>
    <w:rsid w:val="00EC6276"/>
    <w:rsid w:val="00EC644E"/>
    <w:rsid w:val="00ED0648"/>
    <w:rsid w:val="00ED393A"/>
    <w:rsid w:val="00ED429B"/>
    <w:rsid w:val="00EE20EF"/>
    <w:rsid w:val="00EE5214"/>
    <w:rsid w:val="00EF1EAC"/>
    <w:rsid w:val="00EF33D6"/>
    <w:rsid w:val="00EF3B23"/>
    <w:rsid w:val="00EF4E76"/>
    <w:rsid w:val="00EF79B7"/>
    <w:rsid w:val="00F02B49"/>
    <w:rsid w:val="00F02BF1"/>
    <w:rsid w:val="00F05920"/>
    <w:rsid w:val="00F07721"/>
    <w:rsid w:val="00F14564"/>
    <w:rsid w:val="00F1677A"/>
    <w:rsid w:val="00F22500"/>
    <w:rsid w:val="00F2291F"/>
    <w:rsid w:val="00F23767"/>
    <w:rsid w:val="00F43B53"/>
    <w:rsid w:val="00F47919"/>
    <w:rsid w:val="00F55307"/>
    <w:rsid w:val="00F57506"/>
    <w:rsid w:val="00F642E8"/>
    <w:rsid w:val="00F6458B"/>
    <w:rsid w:val="00F73771"/>
    <w:rsid w:val="00F76C64"/>
    <w:rsid w:val="00F84483"/>
    <w:rsid w:val="00F84919"/>
    <w:rsid w:val="00F858EE"/>
    <w:rsid w:val="00F87E81"/>
    <w:rsid w:val="00F947E9"/>
    <w:rsid w:val="00FA3EE7"/>
    <w:rsid w:val="00FA64CA"/>
    <w:rsid w:val="00FA67C7"/>
    <w:rsid w:val="00FA70F3"/>
    <w:rsid w:val="00FA74CD"/>
    <w:rsid w:val="00FA77F7"/>
    <w:rsid w:val="00FA7843"/>
    <w:rsid w:val="00FA7C47"/>
    <w:rsid w:val="00FA7C96"/>
    <w:rsid w:val="00FB3775"/>
    <w:rsid w:val="00FB3C06"/>
    <w:rsid w:val="00FC6523"/>
    <w:rsid w:val="00FC7B2D"/>
    <w:rsid w:val="00FD0CF7"/>
    <w:rsid w:val="00FD1EEB"/>
    <w:rsid w:val="00FD2829"/>
    <w:rsid w:val="00FE3223"/>
    <w:rsid w:val="00FF2854"/>
    <w:rsid w:val="00FF38ED"/>
    <w:rsid w:val="00FF432D"/>
    <w:rsid w:val="00FF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E069C"/>
  <w15:docId w15:val="{FE10EA7F-7DC6-416E-9E32-271ACFFC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basedOn w:val="Normal"/>
    <w:next w:val="Normal"/>
    <w:link w:val="Heading3Char"/>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styleId="BalloonText">
    <w:name w:val="Balloon Text"/>
    <w:basedOn w:val="Normal"/>
    <w:link w:val="BalloonTextChar"/>
    <w:uiPriority w:val="99"/>
    <w:semiHidden/>
    <w:unhideWhenUsed/>
    <w:rsid w:val="00DB7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BAB"/>
    <w:rPr>
      <w:rFonts w:ascii="Tahoma" w:hAnsi="Tahoma" w:cs="Tahoma"/>
      <w:sz w:val="16"/>
      <w:szCs w:val="16"/>
    </w:rPr>
  </w:style>
  <w:style w:type="paragraph" w:customStyle="1" w:styleId="p2">
    <w:name w:val="p2"/>
    <w:basedOn w:val="Normal"/>
    <w:rsid w:val="00DB7BAB"/>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9304DE"/>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sz w:val="20"/>
      <w:szCs w:val="20"/>
    </w:rPr>
  </w:style>
  <w:style w:type="character" w:customStyle="1" w:styleId="Style7Char">
    <w:name w:val="Style7 Char"/>
    <w:basedOn w:val="FooterChar"/>
    <w:link w:val="Style7"/>
    <w:rsid w:val="009304DE"/>
    <w:rPr>
      <w:rFonts w:asciiTheme="minorHAnsi" w:eastAsia="Times New Roman" w:hAnsiTheme="minorHAnsi"/>
      <w:sz w:val="22"/>
      <w:szCs w:val="22"/>
    </w:rPr>
  </w:style>
  <w:style w:type="character" w:styleId="CommentReference">
    <w:name w:val="annotation reference"/>
    <w:basedOn w:val="DefaultParagraphFont"/>
    <w:uiPriority w:val="99"/>
    <w:semiHidden/>
    <w:unhideWhenUsed/>
    <w:rsid w:val="00E90CB1"/>
    <w:rPr>
      <w:sz w:val="16"/>
      <w:szCs w:val="16"/>
    </w:rPr>
  </w:style>
  <w:style w:type="paragraph" w:styleId="CommentText">
    <w:name w:val="annotation text"/>
    <w:basedOn w:val="Normal"/>
    <w:link w:val="CommentTextChar"/>
    <w:uiPriority w:val="99"/>
    <w:semiHidden/>
    <w:unhideWhenUsed/>
    <w:rsid w:val="00E90CB1"/>
    <w:pPr>
      <w:spacing w:line="240" w:lineRule="auto"/>
    </w:pPr>
    <w:rPr>
      <w:sz w:val="20"/>
      <w:szCs w:val="20"/>
    </w:rPr>
  </w:style>
  <w:style w:type="character" w:customStyle="1" w:styleId="CommentTextChar">
    <w:name w:val="Comment Text Char"/>
    <w:basedOn w:val="DefaultParagraphFont"/>
    <w:link w:val="CommentText"/>
    <w:uiPriority w:val="99"/>
    <w:semiHidden/>
    <w:rsid w:val="00E90CB1"/>
  </w:style>
  <w:style w:type="paragraph" w:styleId="CommentSubject">
    <w:name w:val="annotation subject"/>
    <w:basedOn w:val="CommentText"/>
    <w:next w:val="CommentText"/>
    <w:link w:val="CommentSubjectChar"/>
    <w:uiPriority w:val="99"/>
    <w:semiHidden/>
    <w:unhideWhenUsed/>
    <w:rsid w:val="00E90CB1"/>
    <w:rPr>
      <w:b/>
      <w:bCs/>
    </w:rPr>
  </w:style>
  <w:style w:type="character" w:customStyle="1" w:styleId="CommentSubjectChar">
    <w:name w:val="Comment Subject Char"/>
    <w:basedOn w:val="CommentTextChar"/>
    <w:link w:val="CommentSubject"/>
    <w:uiPriority w:val="99"/>
    <w:semiHidden/>
    <w:rsid w:val="00E90CB1"/>
    <w:rPr>
      <w:b/>
      <w:bCs/>
    </w:rPr>
  </w:style>
  <w:style w:type="paragraph" w:styleId="Revision">
    <w:name w:val="Revision"/>
    <w:hidden/>
    <w:uiPriority w:val="99"/>
    <w:semiHidden/>
    <w:rsid w:val="00335E47"/>
    <w:rPr>
      <w:sz w:val="22"/>
      <w:szCs w:val="22"/>
    </w:rPr>
  </w:style>
  <w:style w:type="character" w:styleId="UnresolvedMention">
    <w:name w:val="Unresolved Mention"/>
    <w:basedOn w:val="DefaultParagraphFont"/>
    <w:uiPriority w:val="99"/>
    <w:unhideWhenUsed/>
    <w:rsid w:val="00770DB1"/>
    <w:rPr>
      <w:color w:val="605E5C"/>
      <w:shd w:val="clear" w:color="auto" w:fill="E1DFDD"/>
    </w:rPr>
  </w:style>
  <w:style w:type="character" w:styleId="Mention">
    <w:name w:val="Mention"/>
    <w:basedOn w:val="DefaultParagraphFont"/>
    <w:uiPriority w:val="99"/>
    <w:unhideWhenUsed/>
    <w:rsid w:val="00770DB1"/>
    <w:rPr>
      <w:color w:val="2B579A"/>
      <w:shd w:val="clear" w:color="auto" w:fill="E1DFDD"/>
    </w:rPr>
  </w:style>
  <w:style w:type="table" w:customStyle="1" w:styleId="TableGrid1">
    <w:name w:val="Table Grid1"/>
    <w:basedOn w:val="TableNormal"/>
    <w:next w:val="TableGrid"/>
    <w:rsid w:val="000809FD"/>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468610">
      <w:bodyDiv w:val="1"/>
      <w:marLeft w:val="0"/>
      <w:marRight w:val="0"/>
      <w:marTop w:val="0"/>
      <w:marBottom w:val="0"/>
      <w:divBdr>
        <w:top w:val="none" w:sz="0" w:space="0" w:color="auto"/>
        <w:left w:val="none" w:sz="0" w:space="0" w:color="auto"/>
        <w:bottom w:val="none" w:sz="0" w:space="0" w:color="auto"/>
        <w:right w:val="none" w:sz="0" w:space="0" w:color="auto"/>
      </w:divBdr>
    </w:div>
    <w:div w:id="1339113281">
      <w:bodyDiv w:val="1"/>
      <w:marLeft w:val="0"/>
      <w:marRight w:val="0"/>
      <w:marTop w:val="0"/>
      <w:marBottom w:val="0"/>
      <w:divBdr>
        <w:top w:val="none" w:sz="0" w:space="0" w:color="auto"/>
        <w:left w:val="none" w:sz="0" w:space="0" w:color="auto"/>
        <w:bottom w:val="none" w:sz="0" w:space="0" w:color="auto"/>
        <w:right w:val="none" w:sz="0" w:space="0" w:color="auto"/>
      </w:divBdr>
    </w:div>
    <w:div w:id="1513761410">
      <w:bodyDiv w:val="1"/>
      <w:marLeft w:val="0"/>
      <w:marRight w:val="0"/>
      <w:marTop w:val="0"/>
      <w:marBottom w:val="0"/>
      <w:divBdr>
        <w:top w:val="none" w:sz="0" w:space="0" w:color="auto"/>
        <w:left w:val="none" w:sz="0" w:space="0" w:color="auto"/>
        <w:bottom w:val="none" w:sz="0" w:space="0" w:color="auto"/>
        <w:right w:val="none" w:sz="0" w:space="0" w:color="auto"/>
      </w:divBdr>
    </w:div>
    <w:div w:id="1946648097">
      <w:bodyDiv w:val="1"/>
      <w:marLeft w:val="0"/>
      <w:marRight w:val="0"/>
      <w:marTop w:val="0"/>
      <w:marBottom w:val="0"/>
      <w:divBdr>
        <w:top w:val="none" w:sz="0" w:space="0" w:color="auto"/>
        <w:left w:val="none" w:sz="0" w:space="0" w:color="auto"/>
        <w:bottom w:val="none" w:sz="0" w:space="0" w:color="auto"/>
        <w:right w:val="none" w:sz="0" w:space="0" w:color="auto"/>
      </w:divBdr>
      <w:divsChild>
        <w:div w:id="1645156239">
          <w:marLeft w:val="0"/>
          <w:marRight w:val="0"/>
          <w:marTop w:val="0"/>
          <w:marBottom w:val="0"/>
          <w:divBdr>
            <w:top w:val="none" w:sz="0" w:space="0" w:color="auto"/>
            <w:left w:val="none" w:sz="0" w:space="0" w:color="auto"/>
            <w:bottom w:val="none" w:sz="0" w:space="0" w:color="auto"/>
            <w:right w:val="none" w:sz="0" w:space="0" w:color="auto"/>
          </w:divBdr>
        </w:div>
        <w:div w:id="1166897343">
          <w:marLeft w:val="0"/>
          <w:marRight w:val="0"/>
          <w:marTop w:val="0"/>
          <w:marBottom w:val="0"/>
          <w:divBdr>
            <w:top w:val="none" w:sz="0" w:space="0" w:color="auto"/>
            <w:left w:val="none" w:sz="0" w:space="0" w:color="auto"/>
            <w:bottom w:val="none" w:sz="0" w:space="0" w:color="auto"/>
            <w:right w:val="none" w:sz="0" w:space="0" w:color="auto"/>
          </w:divBdr>
        </w:div>
        <w:div w:id="2123764452">
          <w:marLeft w:val="0"/>
          <w:marRight w:val="0"/>
          <w:marTop w:val="0"/>
          <w:marBottom w:val="0"/>
          <w:divBdr>
            <w:top w:val="none" w:sz="0" w:space="0" w:color="auto"/>
            <w:left w:val="none" w:sz="0" w:space="0" w:color="auto"/>
            <w:bottom w:val="none" w:sz="0" w:space="0" w:color="auto"/>
            <w:right w:val="none" w:sz="0" w:space="0" w:color="auto"/>
          </w:divBdr>
        </w:div>
        <w:div w:id="1059861072">
          <w:marLeft w:val="0"/>
          <w:marRight w:val="0"/>
          <w:marTop w:val="0"/>
          <w:marBottom w:val="0"/>
          <w:divBdr>
            <w:top w:val="none" w:sz="0" w:space="0" w:color="auto"/>
            <w:left w:val="none" w:sz="0" w:space="0" w:color="auto"/>
            <w:bottom w:val="none" w:sz="0" w:space="0" w:color="auto"/>
            <w:right w:val="none" w:sz="0" w:space="0" w:color="auto"/>
          </w:divBdr>
        </w:div>
        <w:div w:id="1059330177">
          <w:marLeft w:val="0"/>
          <w:marRight w:val="0"/>
          <w:marTop w:val="0"/>
          <w:marBottom w:val="0"/>
          <w:divBdr>
            <w:top w:val="none" w:sz="0" w:space="0" w:color="auto"/>
            <w:left w:val="none" w:sz="0" w:space="0" w:color="auto"/>
            <w:bottom w:val="none" w:sz="0" w:space="0" w:color="auto"/>
            <w:right w:val="none" w:sz="0" w:space="0" w:color="auto"/>
          </w:divBdr>
        </w:div>
        <w:div w:id="633559889">
          <w:marLeft w:val="0"/>
          <w:marRight w:val="0"/>
          <w:marTop w:val="0"/>
          <w:marBottom w:val="0"/>
          <w:divBdr>
            <w:top w:val="none" w:sz="0" w:space="0" w:color="auto"/>
            <w:left w:val="none" w:sz="0" w:space="0" w:color="auto"/>
            <w:bottom w:val="none" w:sz="0" w:space="0" w:color="auto"/>
            <w:right w:val="none" w:sz="0" w:space="0" w:color="auto"/>
          </w:divBdr>
        </w:div>
        <w:div w:id="1703477882">
          <w:marLeft w:val="0"/>
          <w:marRight w:val="0"/>
          <w:marTop w:val="0"/>
          <w:marBottom w:val="0"/>
          <w:divBdr>
            <w:top w:val="none" w:sz="0" w:space="0" w:color="auto"/>
            <w:left w:val="none" w:sz="0" w:space="0" w:color="auto"/>
            <w:bottom w:val="none" w:sz="0" w:space="0" w:color="auto"/>
            <w:right w:val="none" w:sz="0" w:space="0" w:color="auto"/>
          </w:divBdr>
        </w:div>
        <w:div w:id="401759788">
          <w:marLeft w:val="0"/>
          <w:marRight w:val="0"/>
          <w:marTop w:val="0"/>
          <w:marBottom w:val="0"/>
          <w:divBdr>
            <w:top w:val="none" w:sz="0" w:space="0" w:color="auto"/>
            <w:left w:val="none" w:sz="0" w:space="0" w:color="auto"/>
            <w:bottom w:val="none" w:sz="0" w:space="0" w:color="auto"/>
            <w:right w:val="none" w:sz="0" w:space="0" w:color="auto"/>
          </w:divBdr>
        </w:div>
        <w:div w:id="1423835400">
          <w:marLeft w:val="0"/>
          <w:marRight w:val="0"/>
          <w:marTop w:val="0"/>
          <w:marBottom w:val="0"/>
          <w:divBdr>
            <w:top w:val="none" w:sz="0" w:space="0" w:color="auto"/>
            <w:left w:val="none" w:sz="0" w:space="0" w:color="auto"/>
            <w:bottom w:val="none" w:sz="0" w:space="0" w:color="auto"/>
            <w:right w:val="none" w:sz="0" w:space="0" w:color="auto"/>
          </w:divBdr>
        </w:div>
        <w:div w:id="595359838">
          <w:marLeft w:val="0"/>
          <w:marRight w:val="0"/>
          <w:marTop w:val="0"/>
          <w:marBottom w:val="0"/>
          <w:divBdr>
            <w:top w:val="none" w:sz="0" w:space="0" w:color="auto"/>
            <w:left w:val="none" w:sz="0" w:space="0" w:color="auto"/>
            <w:bottom w:val="none" w:sz="0" w:space="0" w:color="auto"/>
            <w:right w:val="none" w:sz="0" w:space="0" w:color="auto"/>
          </w:divBdr>
        </w:div>
        <w:div w:id="1414624170">
          <w:marLeft w:val="0"/>
          <w:marRight w:val="0"/>
          <w:marTop w:val="0"/>
          <w:marBottom w:val="0"/>
          <w:divBdr>
            <w:top w:val="none" w:sz="0" w:space="0" w:color="auto"/>
            <w:left w:val="none" w:sz="0" w:space="0" w:color="auto"/>
            <w:bottom w:val="none" w:sz="0" w:space="0" w:color="auto"/>
            <w:right w:val="none" w:sz="0" w:space="0" w:color="auto"/>
          </w:divBdr>
        </w:div>
        <w:div w:id="1479031202">
          <w:marLeft w:val="0"/>
          <w:marRight w:val="0"/>
          <w:marTop w:val="0"/>
          <w:marBottom w:val="0"/>
          <w:divBdr>
            <w:top w:val="none" w:sz="0" w:space="0" w:color="auto"/>
            <w:left w:val="none" w:sz="0" w:space="0" w:color="auto"/>
            <w:bottom w:val="none" w:sz="0" w:space="0" w:color="auto"/>
            <w:right w:val="none" w:sz="0" w:space="0" w:color="auto"/>
          </w:divBdr>
        </w:div>
        <w:div w:id="540022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B55785-DFAE-49BF-9881-2739B37E5A09}">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2829863F-D352-40FF-A61E-029A244313DF}">
  <ds:schemaRefs>
    <ds:schemaRef ds:uri="http://schemas.openxmlformats.org/officeDocument/2006/bibliography"/>
  </ds:schemaRefs>
</ds:datastoreItem>
</file>

<file path=customXml/itemProps3.xml><?xml version="1.0" encoding="utf-8"?>
<ds:datastoreItem xmlns:ds="http://schemas.openxmlformats.org/officeDocument/2006/customXml" ds:itemID="{17F99AB4-78B4-4686-9527-ECC5E3616991}">
  <ds:schemaRefs>
    <ds:schemaRef ds:uri="http://schemas.openxmlformats.org/officeDocument/2006/bibliography"/>
  </ds:schemaRefs>
</ds:datastoreItem>
</file>

<file path=customXml/itemProps4.xml><?xml version="1.0" encoding="utf-8"?>
<ds:datastoreItem xmlns:ds="http://schemas.openxmlformats.org/officeDocument/2006/customXml" ds:itemID="{88E03923-6A24-47B9-ABE0-1BB07F420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4734547-8B0D-47DB-9B7E-BAFCDA3401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3305</Words>
  <Characters>18842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27</cp:revision>
  <cp:lastPrinted>2018-12-03T19:27:00Z</cp:lastPrinted>
  <dcterms:created xsi:type="dcterms:W3CDTF">2022-04-07T17:36:00Z</dcterms:created>
  <dcterms:modified xsi:type="dcterms:W3CDTF">2023-04-06T18:49:00Z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