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2E17" w14:textId="6F329AB8" w:rsidR="00030B0A" w:rsidRPr="00030B0A" w:rsidRDefault="00030B0A" w:rsidP="00030B0A">
      <w:pPr>
        <w:spacing w:after="0"/>
        <w:rPr>
          <w:rFonts w:cs="Calibri"/>
          <w:b/>
          <w:bCs/>
          <w:sz w:val="24"/>
          <w:szCs w:val="24"/>
        </w:rPr>
      </w:pPr>
      <w:r w:rsidRPr="00030B0A">
        <w:rPr>
          <w:rFonts w:eastAsia="Times New Roman"/>
          <w:b/>
          <w:bCs/>
          <w:sz w:val="24"/>
          <w:szCs w:val="24"/>
        </w:rPr>
        <w:t xml:space="preserve">CERTIFICATE OF </w:t>
      </w:r>
      <w:r w:rsidRPr="00030B0A">
        <w:rPr>
          <w:rFonts w:cs="Calibri"/>
          <w:b/>
          <w:bCs/>
          <w:sz w:val="24"/>
          <w:szCs w:val="24"/>
        </w:rPr>
        <w:t>INSTALLATION</w:t>
      </w:r>
    </w:p>
    <w:p w14:paraId="1CD52AA9" w14:textId="77777777" w:rsidR="00030B0A" w:rsidRPr="00030B0A" w:rsidRDefault="00030B0A" w:rsidP="00030B0A">
      <w:pPr>
        <w:spacing w:after="0" w:line="240" w:lineRule="auto"/>
        <w:rPr>
          <w:rFonts w:eastAsia="Times New Roman"/>
          <w:sz w:val="24"/>
          <w:szCs w:val="24"/>
        </w:rPr>
      </w:pPr>
      <w:r w:rsidRPr="00030B0A">
        <w:rPr>
          <w:rFonts w:eastAsia="Times New Roman"/>
          <w:b/>
          <w:sz w:val="24"/>
          <w:szCs w:val="24"/>
        </w:rPr>
        <w:t>Note:</w:t>
      </w:r>
      <w:r w:rsidRPr="00030B0A">
        <w:rPr>
          <w:rFonts w:eastAsia="Times New Roman"/>
          <w:bCs/>
          <w:sz w:val="24"/>
          <w:szCs w:val="24"/>
        </w:rPr>
        <w:t xml:space="preserve"> This table </w:t>
      </w:r>
      <w:proofErr w:type="gramStart"/>
      <w:r w:rsidRPr="00030B0A">
        <w:rPr>
          <w:rFonts w:eastAsia="Times New Roman"/>
          <w:bCs/>
          <w:sz w:val="24"/>
          <w:szCs w:val="24"/>
        </w:rPr>
        <w:t>completed</w:t>
      </w:r>
      <w:proofErr w:type="gramEnd"/>
      <w:r w:rsidRPr="00030B0A">
        <w:rPr>
          <w:rFonts w:eastAsia="Times New Roman"/>
          <w:bCs/>
          <w:sz w:val="24"/>
          <w:szCs w:val="24"/>
        </w:rPr>
        <w:t xml:space="preserve"> by HERS Registry.</w:t>
      </w:r>
    </w:p>
    <w:tbl>
      <w:tblPr>
        <w:tblStyle w:val="TableGrid11"/>
        <w:tblW w:w="4996" w:type="pct"/>
        <w:tblLook w:val="0020" w:firstRow="1" w:lastRow="0" w:firstColumn="0" w:lastColumn="0" w:noHBand="0" w:noVBand="0"/>
      </w:tblPr>
      <w:tblGrid>
        <w:gridCol w:w="5318"/>
        <w:gridCol w:w="5463"/>
      </w:tblGrid>
      <w:tr w:rsidR="00030B0A" w:rsidRPr="00030B0A" w14:paraId="5A82EDF6" w14:textId="77777777" w:rsidTr="009C28AE">
        <w:trPr>
          <w:trHeight w:val="288"/>
        </w:trPr>
        <w:tc>
          <w:tcPr>
            <w:tcW w:w="7177" w:type="dxa"/>
          </w:tcPr>
          <w:p w14:paraId="38D24413"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Project Name:</w:t>
            </w:r>
          </w:p>
        </w:tc>
        <w:tc>
          <w:tcPr>
            <w:tcW w:w="7201" w:type="dxa"/>
          </w:tcPr>
          <w:p w14:paraId="758A6CF5"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Enforcement Agency:</w:t>
            </w:r>
          </w:p>
        </w:tc>
      </w:tr>
      <w:tr w:rsidR="00030B0A" w:rsidRPr="00030B0A" w14:paraId="60D4DF55" w14:textId="77777777" w:rsidTr="009C28AE">
        <w:trPr>
          <w:trHeight w:val="288"/>
        </w:trPr>
        <w:tc>
          <w:tcPr>
            <w:tcW w:w="7177" w:type="dxa"/>
          </w:tcPr>
          <w:p w14:paraId="6BEFD30D"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Dwelling Address:</w:t>
            </w:r>
          </w:p>
        </w:tc>
        <w:tc>
          <w:tcPr>
            <w:tcW w:w="7201" w:type="dxa"/>
          </w:tcPr>
          <w:p w14:paraId="6A808E02"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Permit Number:</w:t>
            </w:r>
          </w:p>
        </w:tc>
      </w:tr>
      <w:tr w:rsidR="00030B0A" w:rsidRPr="00030B0A" w14:paraId="1F7A9085" w14:textId="77777777" w:rsidTr="009C28AE">
        <w:trPr>
          <w:trHeight w:val="288"/>
        </w:trPr>
        <w:tc>
          <w:tcPr>
            <w:tcW w:w="7177" w:type="dxa"/>
          </w:tcPr>
          <w:p w14:paraId="61889C57"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City and Zip Code:</w:t>
            </w:r>
          </w:p>
        </w:tc>
        <w:tc>
          <w:tcPr>
            <w:tcW w:w="7201" w:type="dxa"/>
          </w:tcPr>
          <w:p w14:paraId="50E294FD"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eastAsia="Calibri" w:hAnsiTheme="minorHAnsi" w:cstheme="minorHAnsi"/>
                <w:color w:val="000000" w:themeColor="text1"/>
                <w:sz w:val="24"/>
                <w:szCs w:val="24"/>
              </w:rPr>
              <w:t>Permit Application Date</w:t>
            </w:r>
            <w:r w:rsidRPr="00030B0A">
              <w:rPr>
                <w:rFonts w:asciiTheme="minorHAnsi" w:hAnsiTheme="minorHAnsi" w:cstheme="minorHAnsi"/>
                <w:sz w:val="24"/>
                <w:szCs w:val="24"/>
              </w:rPr>
              <w:t>:</w:t>
            </w:r>
          </w:p>
        </w:tc>
      </w:tr>
    </w:tbl>
    <w:p w14:paraId="16737917" w14:textId="3C06F34B" w:rsidR="00D86080" w:rsidRDefault="00D86080" w:rsidP="00030B0A">
      <w:pPr>
        <w:spacing w:after="0"/>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5C0B7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17F11306"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r w:rsidR="00D25D80">
              <w:rPr>
                <w:rFonts w:asciiTheme="minorHAnsi" w:hAnsiTheme="minorHAnsi" w:cstheme="minorHAnsi"/>
                <w:b/>
                <w:sz w:val="20"/>
                <w:szCs w:val="20"/>
              </w:rPr>
              <w:t>(other than HPWH)</w:t>
            </w:r>
          </w:p>
          <w:p w14:paraId="1AF1AF20" w14:textId="0A33A6FE" w:rsidR="000E1EA5" w:rsidRPr="005828AE" w:rsidDel="00237BB2" w:rsidRDefault="000E1EA5" w:rsidP="005C0B7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 xml:space="preserve">This table reports </w:t>
            </w:r>
            <w:r w:rsidR="00D4064B" w:rsidRPr="005828AE">
              <w:rPr>
                <w:rFonts w:asciiTheme="minorHAnsi" w:eastAsia="Times New Roman" w:hAnsiTheme="minorHAnsi" w:cstheme="minorHAnsi"/>
                <w:sz w:val="20"/>
                <w:szCs w:val="20"/>
              </w:rPr>
              <w:t>features</w:t>
            </w:r>
            <w:r w:rsidR="00B854A7">
              <w:rPr>
                <w:rFonts w:asciiTheme="minorHAnsi" w:eastAsia="Times New Roman" w:hAnsiTheme="minorHAnsi" w:cstheme="minorHAnsi"/>
                <w:sz w:val="20"/>
                <w:szCs w:val="20"/>
              </w:rPr>
              <w:t xml:space="preserve"> of </w:t>
            </w:r>
            <w:r w:rsidRPr="005828AE">
              <w:rPr>
                <w:rFonts w:asciiTheme="minorHAnsi" w:eastAsia="Times New Roman" w:hAnsiTheme="minorHAnsi" w:cstheme="minorHAnsi"/>
                <w:sz w:val="20"/>
                <w:szCs w:val="20"/>
              </w:rPr>
              <w:t>the water heating system(s)</w:t>
            </w:r>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 xml:space="preserve">specified on the registered </w:t>
            </w:r>
            <w:r w:rsidR="00DA58BF">
              <w:rPr>
                <w:rFonts w:asciiTheme="minorHAnsi" w:eastAsia="Times New Roman" w:hAnsiTheme="minorHAnsi" w:cstheme="minorHAnsi"/>
                <w:sz w:val="20"/>
                <w:szCs w:val="20"/>
              </w:rPr>
              <w:t>LMCC</w:t>
            </w:r>
            <w:r w:rsidRPr="005828AE">
              <w:rPr>
                <w:rFonts w:asciiTheme="minorHAnsi" w:eastAsia="Times New Roman" w:hAnsiTheme="minorHAnsi" w:cstheme="minorHAnsi"/>
                <w:sz w:val="20"/>
                <w:szCs w:val="20"/>
              </w:rPr>
              <w:t xml:space="preserve"> compliance document for this project.</w:t>
            </w:r>
          </w:p>
        </w:tc>
      </w:tr>
      <w:tr w:rsidR="000E1EA5" w:rsidRPr="009E01FE" w14:paraId="7B8DA255" w14:textId="319DAC8C" w:rsidTr="005C0B75">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5C0B75">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5C0B75">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5C0B75">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844B06">
        <w:tc>
          <w:tcPr>
            <w:tcW w:w="10790" w:type="dxa"/>
            <w:gridSpan w:val="9"/>
          </w:tcPr>
          <w:p w14:paraId="753DF2F7" w14:textId="77777777" w:rsidR="00266EC9" w:rsidRPr="00EB4154" w:rsidRDefault="00266EC9" w:rsidP="00266EC9">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6D8C7383" w14:textId="7A9A2288" w:rsidR="00266EC9" w:rsidRDefault="00266EC9" w:rsidP="00266EC9">
            <w:pPr>
              <w:spacing w:after="0" w:line="240" w:lineRule="auto"/>
              <w:rPr>
                <w:rFonts w:asciiTheme="minorHAnsi" w:hAnsiTheme="minorHAnsi" w:cstheme="minorHAnsi"/>
                <w:sz w:val="20"/>
                <w:szCs w:val="20"/>
              </w:rPr>
            </w:pPr>
            <w:r w:rsidRPr="00F40856">
              <w:rPr>
                <w:rFonts w:cstheme="minorHAnsi"/>
                <w:sz w:val="18"/>
                <w:szCs w:val="20"/>
              </w:rPr>
              <w:t>This table reports the</w:t>
            </w:r>
            <w:r>
              <w:rPr>
                <w:rFonts w:cstheme="minorHAnsi"/>
                <w:sz w:val="18"/>
                <w:szCs w:val="20"/>
              </w:rPr>
              <w:t xml:space="preserve"> </w:t>
            </w:r>
            <w:r>
              <w:rPr>
                <w:rFonts w:cstheme="minorHAnsi"/>
                <w:b/>
                <w:bCs/>
                <w:sz w:val="20"/>
                <w:szCs w:val="20"/>
              </w:rPr>
              <w:t>HPWH</w:t>
            </w:r>
            <w:r w:rsidRPr="00F40856">
              <w:rPr>
                <w:rFonts w:cstheme="minorHAnsi"/>
                <w:sz w:val="18"/>
                <w:szCs w:val="20"/>
              </w:rPr>
              <w:t xml:space="preserve"> water heating system(s) that were specified on the registered </w:t>
            </w:r>
            <w:r w:rsidR="00DA58BF">
              <w:rPr>
                <w:rFonts w:cstheme="minorHAnsi"/>
                <w:sz w:val="18"/>
                <w:szCs w:val="20"/>
              </w:rPr>
              <w:t>LMCC</w:t>
            </w:r>
            <w:r w:rsidRPr="00F40856">
              <w:rPr>
                <w:rFonts w:cstheme="minorHAnsi"/>
                <w:sz w:val="18"/>
                <w:szCs w:val="20"/>
              </w:rPr>
              <w:t xml:space="preserve"> compliance document for this project.</w:t>
            </w:r>
          </w:p>
        </w:tc>
      </w:tr>
      <w:tr w:rsidR="00266EC9" w14:paraId="2511CE0C" w14:textId="77777777" w:rsidTr="00266EC9">
        <w:tc>
          <w:tcPr>
            <w:tcW w:w="1198" w:type="dxa"/>
          </w:tcPr>
          <w:p w14:paraId="4DF9A0D0" w14:textId="611E54EE"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01</w:t>
            </w:r>
          </w:p>
        </w:tc>
        <w:tc>
          <w:tcPr>
            <w:tcW w:w="1199" w:type="dxa"/>
          </w:tcPr>
          <w:p w14:paraId="7C9B1D3B" w14:textId="06A62499"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02</w:t>
            </w:r>
          </w:p>
        </w:tc>
        <w:tc>
          <w:tcPr>
            <w:tcW w:w="1199" w:type="dxa"/>
          </w:tcPr>
          <w:p w14:paraId="65BD602F" w14:textId="4BA3D880"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03</w:t>
            </w:r>
          </w:p>
        </w:tc>
        <w:tc>
          <w:tcPr>
            <w:tcW w:w="1199" w:type="dxa"/>
          </w:tcPr>
          <w:p w14:paraId="2D1FDFBD" w14:textId="6CB4862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04</w:t>
            </w:r>
          </w:p>
        </w:tc>
        <w:tc>
          <w:tcPr>
            <w:tcW w:w="1199" w:type="dxa"/>
          </w:tcPr>
          <w:p w14:paraId="3AD72862" w14:textId="7FD36FE1"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05</w:t>
            </w:r>
          </w:p>
        </w:tc>
        <w:tc>
          <w:tcPr>
            <w:tcW w:w="1199" w:type="dxa"/>
          </w:tcPr>
          <w:p w14:paraId="6B34FF75" w14:textId="17A778B7"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06</w:t>
            </w:r>
          </w:p>
        </w:tc>
        <w:tc>
          <w:tcPr>
            <w:tcW w:w="1199" w:type="dxa"/>
          </w:tcPr>
          <w:p w14:paraId="6B390CC2" w14:textId="5310E53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07</w:t>
            </w:r>
          </w:p>
        </w:tc>
        <w:tc>
          <w:tcPr>
            <w:tcW w:w="1199" w:type="dxa"/>
          </w:tcPr>
          <w:p w14:paraId="06AB65FE" w14:textId="77234FBB"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08</w:t>
            </w:r>
          </w:p>
        </w:tc>
        <w:tc>
          <w:tcPr>
            <w:tcW w:w="1199" w:type="dxa"/>
          </w:tcPr>
          <w:p w14:paraId="787469F5" w14:textId="615DF8B6"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09</w:t>
            </w:r>
          </w:p>
        </w:tc>
      </w:tr>
      <w:tr w:rsidR="000B1797" w:rsidRPr="00F40856" w14:paraId="48942158" w14:textId="77777777" w:rsidTr="000B1797">
        <w:tc>
          <w:tcPr>
            <w:tcW w:w="1198" w:type="dxa"/>
          </w:tcPr>
          <w:p w14:paraId="5183D58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199" w:type="dxa"/>
          </w:tcPr>
          <w:p w14:paraId="49A3BAE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294599AA"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or Name</w:t>
            </w:r>
          </w:p>
        </w:tc>
        <w:tc>
          <w:tcPr>
            <w:tcW w:w="1199" w:type="dxa"/>
          </w:tcPr>
          <w:p w14:paraId="6E24EA9E"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949A3C4"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Make and Model</w:t>
            </w:r>
          </w:p>
        </w:tc>
        <w:tc>
          <w:tcPr>
            <w:tcW w:w="1199" w:type="dxa"/>
          </w:tcPr>
          <w:p w14:paraId="391C4D2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199" w:type="dxa"/>
          </w:tcPr>
          <w:p w14:paraId="0DC7A3F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99" w:type="dxa"/>
          </w:tcPr>
          <w:p w14:paraId="3EE8E376"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99" w:type="dxa"/>
          </w:tcPr>
          <w:p w14:paraId="076B055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99" w:type="dxa"/>
          </w:tcPr>
          <w:p w14:paraId="2FB82ABA"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99" w:type="dxa"/>
          </w:tcPr>
          <w:p w14:paraId="474BF8C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266EC9" w14:paraId="7E43CE5D" w14:textId="77777777" w:rsidTr="00266EC9">
        <w:tc>
          <w:tcPr>
            <w:tcW w:w="1198" w:type="dxa"/>
          </w:tcPr>
          <w:p w14:paraId="371A6785"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rFonts w:asciiTheme="minorHAnsi" w:hAnsiTheme="minorHAnsi" w:cstheme="minorHAnsi"/>
                <w:sz w:val="20"/>
                <w:szCs w:val="20"/>
              </w:rPr>
            </w:pPr>
          </w:p>
        </w:tc>
      </w:tr>
      <w:tr w:rsidR="00266EC9" w14:paraId="3D619568" w14:textId="77777777" w:rsidTr="00266EC9">
        <w:tc>
          <w:tcPr>
            <w:tcW w:w="1198" w:type="dxa"/>
          </w:tcPr>
          <w:p w14:paraId="0A50AF1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rFonts w:asciiTheme="minorHAnsi" w:hAnsiTheme="minorHAnsi" w:cstheme="minorHAnsi"/>
                <w:sz w:val="20"/>
                <w:szCs w:val="20"/>
              </w:rPr>
            </w:pPr>
          </w:p>
        </w:tc>
      </w:tr>
    </w:tbl>
    <w:p w14:paraId="38B8996B" w14:textId="77777777" w:rsidR="00AA0483" w:rsidRDefault="00AA0483" w:rsidP="000504B8">
      <w:pPr>
        <w:spacing w:after="0" w:line="240" w:lineRule="auto"/>
        <w:rPr>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062BA775"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the water heating </w:t>
            </w:r>
            <w:proofErr w:type="gramStart"/>
            <w:r w:rsidRPr="005828AE">
              <w:rPr>
                <w:rFonts w:asciiTheme="minorHAnsi" w:eastAsia="Times New Roman" w:hAnsiTheme="minorHAnsi" w:cstheme="minorHAnsi"/>
                <w:sz w:val="20"/>
                <w:szCs w:val="20"/>
              </w:rPr>
              <w:t xml:space="preserve">system </w:t>
            </w:r>
            <w:r w:rsidR="00D25D80">
              <w:rPr>
                <w:rFonts w:asciiTheme="minorHAnsi" w:eastAsia="Times New Roman" w:hAnsiTheme="minorHAnsi" w:cstheme="minorHAnsi"/>
                <w:sz w:val="20"/>
                <w:szCs w:val="20"/>
              </w:rPr>
              <w:t xml:space="preserve"> other</w:t>
            </w:r>
            <w:proofErr w:type="gramEnd"/>
            <w:r w:rsidR="00D25D80">
              <w:rPr>
                <w:rFonts w:asciiTheme="minorHAnsi" w:eastAsia="Times New Roman" w:hAnsiTheme="minorHAnsi" w:cstheme="minorHAnsi"/>
                <w:sz w:val="20"/>
                <w:szCs w:val="20"/>
              </w:rPr>
              <w:t xml:space="preserve">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844B06">
        <w:trPr>
          <w:trHeight w:val="467"/>
        </w:trPr>
        <w:tc>
          <w:tcPr>
            <w:tcW w:w="10795" w:type="dxa"/>
            <w:gridSpan w:val="8"/>
          </w:tcPr>
          <w:p w14:paraId="3A790A77" w14:textId="53C3E448" w:rsidR="00774C88" w:rsidRPr="00EB4154" w:rsidRDefault="00774C88" w:rsidP="00844B06">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0935617" w14:textId="77777777" w:rsidR="00774C88" w:rsidRPr="007B2CC9" w:rsidDel="00D74A66" w:rsidRDefault="00774C88" w:rsidP="00844B06">
            <w:pPr>
              <w:spacing w:after="0" w:line="240" w:lineRule="auto"/>
              <w:rPr>
                <w:rFonts w:cstheme="minorHAnsi"/>
                <w:sz w:val="20"/>
                <w:szCs w:val="20"/>
              </w:rPr>
            </w:pPr>
            <w:r w:rsidRPr="007B2CC9">
              <w:rPr>
                <w:rFonts w:cstheme="minorHAnsi"/>
                <w:sz w:val="18"/>
                <w:szCs w:val="20"/>
              </w:rPr>
              <w:t>This table reports the water heating system(s) installed in this project.</w:t>
            </w:r>
          </w:p>
        </w:tc>
      </w:tr>
      <w:tr w:rsidR="00774C88" w:rsidRPr="007B2CC9" w14:paraId="0229AC60"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0732DE8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5901A1E"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4446BD66"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68DCDD5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7C24A3B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24AA1533"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2BFC1E78"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08</w:t>
            </w:r>
          </w:p>
        </w:tc>
      </w:tr>
      <w:tr w:rsidR="00774C88" w:rsidRPr="007B2CC9" w14:paraId="3140DA21"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45818601"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14FEBB05"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0B595C74"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E3C7300"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7014D549"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60" w:type="dxa"/>
            <w:vAlign w:val="bottom"/>
          </w:tcPr>
          <w:p w14:paraId="6A474F52"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4CBAFC17"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3C65EF7F"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2DA1BF9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774C88" w:rsidRPr="007B2CC9" w14:paraId="1AE3B06E" w14:textId="77777777" w:rsidTr="00844B06">
        <w:trPr>
          <w:trHeight w:val="226"/>
        </w:trPr>
        <w:tc>
          <w:tcPr>
            <w:tcW w:w="1165" w:type="dxa"/>
          </w:tcPr>
          <w:p w14:paraId="1FFCF3A4" w14:textId="77777777" w:rsidR="00774C88" w:rsidRPr="007B2CC9" w:rsidRDefault="00774C88" w:rsidP="00844B06">
            <w:pPr>
              <w:spacing w:after="0" w:line="240" w:lineRule="auto"/>
              <w:rPr>
                <w:rFonts w:cstheme="minorHAnsi"/>
                <w:sz w:val="20"/>
                <w:szCs w:val="20"/>
              </w:rPr>
            </w:pPr>
          </w:p>
        </w:tc>
        <w:tc>
          <w:tcPr>
            <w:tcW w:w="990" w:type="dxa"/>
          </w:tcPr>
          <w:p w14:paraId="461B9147" w14:textId="77777777" w:rsidR="00774C88" w:rsidRPr="007B2CC9" w:rsidRDefault="00774C88" w:rsidP="00844B06">
            <w:pPr>
              <w:spacing w:after="0" w:line="240" w:lineRule="auto"/>
              <w:rPr>
                <w:rFonts w:cstheme="minorHAnsi"/>
                <w:sz w:val="20"/>
                <w:szCs w:val="20"/>
              </w:rPr>
            </w:pPr>
          </w:p>
        </w:tc>
        <w:tc>
          <w:tcPr>
            <w:tcW w:w="1380" w:type="dxa"/>
          </w:tcPr>
          <w:p w14:paraId="2AA11B33" w14:textId="77777777" w:rsidR="00774C88" w:rsidRPr="007B2CC9" w:rsidRDefault="00774C88" w:rsidP="00844B06">
            <w:pPr>
              <w:spacing w:after="0" w:line="240" w:lineRule="auto"/>
              <w:rPr>
                <w:rFonts w:cstheme="minorHAnsi"/>
                <w:sz w:val="20"/>
                <w:szCs w:val="20"/>
              </w:rPr>
            </w:pPr>
          </w:p>
        </w:tc>
        <w:tc>
          <w:tcPr>
            <w:tcW w:w="1230" w:type="dxa"/>
          </w:tcPr>
          <w:p w14:paraId="019D352B" w14:textId="77777777" w:rsidR="00774C88" w:rsidRPr="007B2CC9" w:rsidRDefault="00774C88" w:rsidP="00844B06">
            <w:pPr>
              <w:spacing w:after="0" w:line="240" w:lineRule="auto"/>
              <w:rPr>
                <w:rFonts w:cstheme="minorHAnsi"/>
                <w:sz w:val="20"/>
                <w:szCs w:val="20"/>
              </w:rPr>
            </w:pPr>
          </w:p>
        </w:tc>
        <w:tc>
          <w:tcPr>
            <w:tcW w:w="1260" w:type="dxa"/>
          </w:tcPr>
          <w:p w14:paraId="070D6A99" w14:textId="77777777" w:rsidR="00774C88" w:rsidRPr="007B2CC9" w:rsidRDefault="00774C88" w:rsidP="00844B06">
            <w:pPr>
              <w:spacing w:after="0" w:line="240" w:lineRule="auto"/>
              <w:rPr>
                <w:rFonts w:cstheme="minorHAnsi"/>
                <w:sz w:val="20"/>
                <w:szCs w:val="20"/>
              </w:rPr>
            </w:pPr>
          </w:p>
        </w:tc>
        <w:tc>
          <w:tcPr>
            <w:tcW w:w="1350" w:type="dxa"/>
          </w:tcPr>
          <w:p w14:paraId="28BF16FF" w14:textId="77777777" w:rsidR="00774C88" w:rsidRPr="007B2CC9" w:rsidRDefault="00774C88" w:rsidP="00844B06">
            <w:pPr>
              <w:spacing w:after="0" w:line="240" w:lineRule="auto"/>
              <w:rPr>
                <w:rFonts w:cstheme="minorHAnsi"/>
                <w:sz w:val="20"/>
                <w:szCs w:val="20"/>
              </w:rPr>
            </w:pPr>
          </w:p>
        </w:tc>
        <w:tc>
          <w:tcPr>
            <w:tcW w:w="1584" w:type="dxa"/>
          </w:tcPr>
          <w:p w14:paraId="45E20872" w14:textId="77777777" w:rsidR="00774C88" w:rsidRPr="007B2CC9" w:rsidRDefault="00774C88" w:rsidP="00844B06">
            <w:pPr>
              <w:spacing w:after="0" w:line="240" w:lineRule="auto"/>
              <w:rPr>
                <w:rFonts w:cstheme="minorHAnsi"/>
                <w:sz w:val="20"/>
                <w:szCs w:val="20"/>
              </w:rPr>
            </w:pPr>
          </w:p>
        </w:tc>
        <w:tc>
          <w:tcPr>
            <w:tcW w:w="1836" w:type="dxa"/>
          </w:tcPr>
          <w:p w14:paraId="0B6ACA68" w14:textId="77777777" w:rsidR="00774C88" w:rsidRPr="007B2CC9" w:rsidRDefault="00774C88" w:rsidP="00844B06">
            <w:pPr>
              <w:spacing w:after="0" w:line="240" w:lineRule="auto"/>
              <w:rPr>
                <w:rFonts w:cstheme="minorHAnsi"/>
                <w:sz w:val="20"/>
                <w:szCs w:val="20"/>
              </w:rPr>
            </w:pPr>
          </w:p>
        </w:tc>
      </w:tr>
      <w:tr w:rsidR="00774C88" w:rsidRPr="007B2CC9" w14:paraId="268C40B5" w14:textId="77777777" w:rsidTr="00844B06">
        <w:trPr>
          <w:trHeight w:val="226"/>
        </w:trPr>
        <w:tc>
          <w:tcPr>
            <w:tcW w:w="1165" w:type="dxa"/>
          </w:tcPr>
          <w:p w14:paraId="2BF42BBA" w14:textId="77777777" w:rsidR="00774C88" w:rsidRPr="007B2CC9" w:rsidRDefault="00774C88" w:rsidP="00844B06">
            <w:pPr>
              <w:spacing w:after="0" w:line="240" w:lineRule="auto"/>
              <w:rPr>
                <w:rFonts w:cstheme="minorHAnsi"/>
                <w:sz w:val="20"/>
                <w:szCs w:val="20"/>
              </w:rPr>
            </w:pPr>
          </w:p>
        </w:tc>
        <w:tc>
          <w:tcPr>
            <w:tcW w:w="990" w:type="dxa"/>
          </w:tcPr>
          <w:p w14:paraId="513E4826" w14:textId="77777777" w:rsidR="00774C88" w:rsidRPr="007B2CC9" w:rsidRDefault="00774C88" w:rsidP="00844B06">
            <w:pPr>
              <w:spacing w:after="0" w:line="240" w:lineRule="auto"/>
              <w:rPr>
                <w:rFonts w:cstheme="minorHAnsi"/>
                <w:sz w:val="20"/>
                <w:szCs w:val="20"/>
              </w:rPr>
            </w:pPr>
          </w:p>
        </w:tc>
        <w:tc>
          <w:tcPr>
            <w:tcW w:w="1380" w:type="dxa"/>
          </w:tcPr>
          <w:p w14:paraId="5D62C1E1" w14:textId="77777777" w:rsidR="00774C88" w:rsidRPr="007B2CC9" w:rsidRDefault="00774C88" w:rsidP="00844B06">
            <w:pPr>
              <w:spacing w:after="0" w:line="240" w:lineRule="auto"/>
              <w:rPr>
                <w:rFonts w:cstheme="minorHAnsi"/>
                <w:sz w:val="20"/>
                <w:szCs w:val="20"/>
              </w:rPr>
            </w:pPr>
          </w:p>
        </w:tc>
        <w:tc>
          <w:tcPr>
            <w:tcW w:w="1230" w:type="dxa"/>
          </w:tcPr>
          <w:p w14:paraId="30B4BA0B" w14:textId="77777777" w:rsidR="00774C88" w:rsidRPr="007B2CC9" w:rsidRDefault="00774C88" w:rsidP="00844B06">
            <w:pPr>
              <w:spacing w:after="0" w:line="240" w:lineRule="auto"/>
              <w:rPr>
                <w:rFonts w:cstheme="minorHAnsi"/>
                <w:sz w:val="20"/>
                <w:szCs w:val="20"/>
              </w:rPr>
            </w:pPr>
          </w:p>
        </w:tc>
        <w:tc>
          <w:tcPr>
            <w:tcW w:w="1260" w:type="dxa"/>
          </w:tcPr>
          <w:p w14:paraId="205201A7" w14:textId="77777777" w:rsidR="00774C88" w:rsidRPr="007B2CC9" w:rsidRDefault="00774C88" w:rsidP="00844B06">
            <w:pPr>
              <w:spacing w:after="0" w:line="240" w:lineRule="auto"/>
              <w:rPr>
                <w:rFonts w:cstheme="minorHAnsi"/>
                <w:sz w:val="20"/>
                <w:szCs w:val="20"/>
              </w:rPr>
            </w:pPr>
          </w:p>
        </w:tc>
        <w:tc>
          <w:tcPr>
            <w:tcW w:w="1350" w:type="dxa"/>
          </w:tcPr>
          <w:p w14:paraId="05162C5A" w14:textId="77777777" w:rsidR="00774C88" w:rsidRPr="007B2CC9" w:rsidRDefault="00774C88" w:rsidP="00844B06">
            <w:pPr>
              <w:spacing w:after="0" w:line="240" w:lineRule="auto"/>
              <w:rPr>
                <w:rFonts w:cstheme="minorHAnsi"/>
                <w:sz w:val="20"/>
                <w:szCs w:val="20"/>
              </w:rPr>
            </w:pPr>
          </w:p>
        </w:tc>
        <w:tc>
          <w:tcPr>
            <w:tcW w:w="1584" w:type="dxa"/>
          </w:tcPr>
          <w:p w14:paraId="3EB03384" w14:textId="77777777" w:rsidR="00774C88" w:rsidRPr="007B2CC9" w:rsidRDefault="00774C88" w:rsidP="00844B06">
            <w:pPr>
              <w:spacing w:after="0" w:line="240" w:lineRule="auto"/>
              <w:rPr>
                <w:rFonts w:cstheme="minorHAnsi"/>
                <w:sz w:val="20"/>
                <w:szCs w:val="20"/>
              </w:rPr>
            </w:pPr>
          </w:p>
        </w:tc>
        <w:tc>
          <w:tcPr>
            <w:tcW w:w="1836" w:type="dxa"/>
          </w:tcPr>
          <w:p w14:paraId="08B518FC" w14:textId="77777777" w:rsidR="00774C88" w:rsidRPr="007B2CC9" w:rsidRDefault="00774C88" w:rsidP="00844B06">
            <w:pPr>
              <w:spacing w:after="0" w:line="240" w:lineRule="auto"/>
              <w:rPr>
                <w:rFonts w:cstheme="minorHAnsi"/>
                <w:sz w:val="20"/>
                <w:szCs w:val="20"/>
              </w:rPr>
            </w:pPr>
          </w:p>
        </w:tc>
      </w:tr>
    </w:tbl>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C</w:t>
            </w:r>
            <w:r w:rsidR="00B72FDC" w:rsidRPr="005828AE">
              <w:rPr>
                <w:rFonts w:asciiTheme="minorHAnsi" w:hAnsiTheme="minorHAnsi" w:cstheme="minorHAnsi"/>
                <w:b/>
                <w:sz w:val="18"/>
                <w:szCs w:val="20"/>
              </w:rPr>
              <w:t xml:space="preserve">. Design Dwelling Unit Water Heating Efficiency Information </w:t>
            </w:r>
          </w:p>
          <w:p w14:paraId="770021B4" w14:textId="6AC9261B"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specified on the registered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16"/>
        <w:gridCol w:w="854"/>
        <w:gridCol w:w="3655"/>
        <w:gridCol w:w="5665"/>
      </w:tblGrid>
      <w:tr w:rsidR="00142B4D" w:rsidRPr="009E01FE" w14:paraId="08F92679" w14:textId="77777777" w:rsidTr="00746D32">
        <w:trPr>
          <w:trHeight w:val="144"/>
        </w:trPr>
        <w:tc>
          <w:tcPr>
            <w:tcW w:w="10790" w:type="dxa"/>
            <w:gridSpan w:val="4"/>
            <w:tcBorders>
              <w:top w:val="single" w:sz="4" w:space="0" w:color="auto"/>
              <w:bottom w:val="single" w:sz="4" w:space="0" w:color="auto"/>
            </w:tcBorders>
            <w:vAlign w:val="center"/>
          </w:tcPr>
          <w:p w14:paraId="0409D9E7" w14:textId="289A1FAD" w:rsidR="00142B4D" w:rsidRPr="005828AE" w:rsidRDefault="008C7B33" w:rsidP="00746D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746D32">
        <w:trPr>
          <w:trHeight w:val="144"/>
        </w:trPr>
        <w:tc>
          <w:tcPr>
            <w:tcW w:w="1470" w:type="dxa"/>
            <w:gridSpan w:val="2"/>
            <w:tcBorders>
              <w:top w:val="single" w:sz="4" w:space="0" w:color="auto"/>
              <w:bottom w:val="single" w:sz="4" w:space="0" w:color="auto"/>
              <w:right w:val="single" w:sz="4" w:space="0" w:color="auto"/>
            </w:tcBorders>
            <w:vAlign w:val="center"/>
          </w:tcPr>
          <w:p w14:paraId="5945A23C"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2A42EF6B"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1184D879"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6B4118C2"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667EA" w:rsidRPr="009E01FE" w14:paraId="3101C995"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10790" w:type="dxa"/>
            <w:gridSpan w:val="4"/>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rsidP="00746D32">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C9F2A0E"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gridSpan w:val="3"/>
            <w:vAlign w:val="center"/>
          </w:tcPr>
          <w:p w14:paraId="711D152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F09B27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gridSpan w:val="3"/>
            <w:vAlign w:val="center"/>
          </w:tcPr>
          <w:p w14:paraId="22105600" w14:textId="41C7B812"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54632E">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616" w:type="dxa"/>
            <w:vAlign w:val="center"/>
          </w:tcPr>
          <w:p w14:paraId="4B93D07D" w14:textId="77777777" w:rsidR="007667EA" w:rsidRPr="00542719" w:rsidRDefault="007667EA" w:rsidP="00746D32">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gridSpan w:val="3"/>
            <w:vAlign w:val="center"/>
          </w:tcPr>
          <w:p w14:paraId="50F11BE3" w14:textId="0866F2D2" w:rsidR="007667EA" w:rsidRPr="004522F5" w:rsidRDefault="007667EA" w:rsidP="00746D32">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r w:rsidR="003061BA" w:rsidRPr="00386BBC">
              <w:rPr>
                <w:rFonts w:asciiTheme="minorHAnsi" w:eastAsiaTheme="minorEastAsia" w:hAnsiTheme="minorHAnsi" w:cstheme="minorHAnsi"/>
                <w:sz w:val="18"/>
                <w:szCs w:val="20"/>
              </w:rPr>
              <w:t>I</w:t>
            </w:r>
            <w:r w:rsidRPr="00386BBC">
              <w:rPr>
                <w:rFonts w:asciiTheme="minorHAnsi" w:eastAsiaTheme="minorEastAsia" w:hAnsiTheme="minorHAnsi" w:cstheme="minorHAnsi"/>
                <w:sz w:val="18"/>
                <w:szCs w:val="20"/>
              </w:rPr>
              <w:t>nsulation buried below grade must be installed in a waterproof and non-crushable casing or sleeve</w:t>
            </w:r>
            <w:r w:rsidR="003061BA" w:rsidRPr="00386BBC">
              <w:rPr>
                <w:rFonts w:asciiTheme="minorHAnsi" w:eastAsiaTheme="minorEastAsia" w:hAnsiTheme="minorHAnsi" w:cstheme="minorHAnsi"/>
                <w:sz w:val="18"/>
                <w:szCs w:val="20"/>
              </w:rPr>
              <w:t>.</w:t>
            </w:r>
          </w:p>
          <w:p w14:paraId="4CC7AFA0"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012B99A8"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gridSpan w:val="3"/>
            <w:vAlign w:val="center"/>
          </w:tcPr>
          <w:p w14:paraId="00B2676D" w14:textId="707E0979" w:rsidR="007667EA"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r w:rsidR="00927B5E">
              <w:rPr>
                <w:rFonts w:asciiTheme="minorHAnsi" w:eastAsiaTheme="minorEastAsia" w:hAnsiTheme="minorHAnsi" w:cstheme="minorHAnsi"/>
                <w:sz w:val="18"/>
                <w:szCs w:val="20"/>
              </w:rPr>
              <w:t xml:space="preserve">either </w:t>
            </w:r>
            <w:proofErr w:type="gramStart"/>
            <w:r w:rsidR="00927B5E">
              <w:rPr>
                <w:rFonts w:asciiTheme="minorHAnsi" w:eastAsiaTheme="minorEastAsia" w:hAnsiTheme="minorHAnsi" w:cstheme="minorHAnsi"/>
                <w:sz w:val="18"/>
                <w:szCs w:val="20"/>
              </w:rPr>
              <w:t>a</w:t>
            </w:r>
            <w:r w:rsidR="00927B5E" w:rsidRPr="00927B5E">
              <w:rPr>
                <w:rFonts w:asciiTheme="minorHAnsi" w:eastAsiaTheme="minorEastAsia" w:hAnsiTheme="minorHAnsi" w:cstheme="minorHAnsi"/>
                <w:b/>
                <w:bCs/>
                <w:sz w:val="18"/>
                <w:szCs w:val="20"/>
              </w:rPr>
              <w:t xml:space="preserve"> or</w:t>
            </w:r>
            <w:proofErr w:type="gramEnd"/>
            <w:r w:rsidR="00927B5E">
              <w:rPr>
                <w:rFonts w:asciiTheme="minorHAnsi" w:eastAsiaTheme="minorEastAsia" w:hAnsiTheme="minorHAnsi" w:cstheme="minorHAnsi"/>
                <w:sz w:val="18"/>
                <w:szCs w:val="20"/>
              </w:rPr>
              <w:t xml:space="preserve"> b</w:t>
            </w:r>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746D32">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57366636" w14:textId="25FEA0AC" w:rsidR="007667EA" w:rsidRPr="00542719" w:rsidRDefault="007667EA" w:rsidP="00746D32">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79156394" w14:textId="4BB4EFF5" w:rsidR="007667EA" w:rsidRPr="00542719" w:rsidRDefault="007667EA" w:rsidP="00746D32">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64FAA577" w14:textId="7C57B141" w:rsidR="007667EA" w:rsidRDefault="007667EA"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p w14:paraId="6DE4111B" w14:textId="5439442E" w:rsidR="004A5D9D" w:rsidRPr="004736BD" w:rsidRDefault="004A5D9D" w:rsidP="00746D32">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r w:rsidR="00B219BC">
              <w:rPr>
                <w:rFonts w:asciiTheme="minorHAnsi" w:eastAsia="Times New Roman" w:hAnsiTheme="minorHAnsi" w:cstheme="minorHAnsi"/>
                <w:sz w:val="18"/>
                <w:szCs w:val="18"/>
              </w:rPr>
              <w:t xml:space="preserve"> from the water heater</w:t>
            </w:r>
            <w:r>
              <w:rPr>
                <w:rFonts w:asciiTheme="minorHAnsi" w:eastAsia="Times New Roman" w:hAnsiTheme="minorHAnsi" w:cstheme="minorHAnsi"/>
                <w:sz w:val="18"/>
                <w:szCs w:val="18"/>
              </w:rPr>
              <w:t xml:space="preserve"> </w:t>
            </w:r>
          </w:p>
          <w:p w14:paraId="61712634" w14:textId="77777777" w:rsidR="004A5D9D" w:rsidRPr="004B6B6C" w:rsidRDefault="004A5D9D" w:rsidP="00746D32">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4CD37A39" w14:textId="77777777" w:rsidR="004A5D9D" w:rsidRPr="004736BD" w:rsidRDefault="004A5D9D" w:rsidP="00746D32">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804B4AC"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lastRenderedPageBreak/>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17940DC4"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5E0E588"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FD25744" w14:textId="00B0DD49"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r w:rsidR="007F4E0D">
              <w:rPr>
                <w:rFonts w:cs="Calibri"/>
                <w:sz w:val="20"/>
                <w:szCs w:val="20"/>
                <w:u w:val="single"/>
              </w:rPr>
              <w:t xml:space="preserve"> </w:t>
            </w:r>
          </w:p>
          <w:p w14:paraId="036AA2C6" w14:textId="77777777" w:rsidR="004A5D9D" w:rsidRPr="004736BD"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9A21E5" w14:textId="3BEBED48" w:rsidR="004A5D9D" w:rsidRPr="00542719" w:rsidRDefault="004A5D9D"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10790" w:type="dxa"/>
            <w:gridSpan w:val="4"/>
            <w:vAlign w:val="center"/>
          </w:tcPr>
          <w:p w14:paraId="43ED75D1" w14:textId="77777777" w:rsidR="007667EA" w:rsidRPr="00136321"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lastRenderedPageBreak/>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806" w:type="dxa"/>
        <w:tblLayout w:type="fixed"/>
        <w:tblLook w:val="04A0" w:firstRow="1" w:lastRow="0" w:firstColumn="1" w:lastColumn="0" w:noHBand="0" w:noVBand="1"/>
      </w:tblPr>
      <w:tblGrid>
        <w:gridCol w:w="1200"/>
        <w:gridCol w:w="1201"/>
        <w:gridCol w:w="1201"/>
        <w:gridCol w:w="1200"/>
        <w:gridCol w:w="1201"/>
        <w:gridCol w:w="1201"/>
        <w:gridCol w:w="1200"/>
        <w:gridCol w:w="1201"/>
        <w:gridCol w:w="1201"/>
      </w:tblGrid>
      <w:tr w:rsidR="008C50EF" w14:paraId="1B3570A2" w14:textId="45B5A45A" w:rsidTr="008C50EF">
        <w:trPr>
          <w:trHeight w:val="493"/>
        </w:trPr>
        <w:tc>
          <w:tcPr>
            <w:tcW w:w="10806" w:type="dxa"/>
            <w:gridSpan w:val="9"/>
          </w:tcPr>
          <w:p w14:paraId="05E8C581" w14:textId="77777777" w:rsidR="008C50EF" w:rsidRPr="00AC2387" w:rsidRDefault="008C50EF"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646EEAD5" w14:textId="3BC00A47" w:rsidR="008C50EF" w:rsidRDefault="008C50EF" w:rsidP="003A5BEE">
            <w:pPr>
              <w:spacing w:after="0" w:line="240" w:lineRule="auto"/>
              <w:rPr>
                <w:rFonts w:cstheme="minorHAnsi"/>
                <w:b/>
                <w:sz w:val="20"/>
                <w:szCs w:val="20"/>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8C50EF" w14:paraId="51B56FBE" w14:textId="3BAF1916" w:rsidTr="008C50EF">
        <w:trPr>
          <w:trHeight w:val="253"/>
        </w:trPr>
        <w:tc>
          <w:tcPr>
            <w:tcW w:w="1200" w:type="dxa"/>
          </w:tcPr>
          <w:p w14:paraId="6C2EB68A" w14:textId="77777777" w:rsidR="008C50EF" w:rsidRPr="008733ED" w:rsidRDefault="008C50EF" w:rsidP="008C50EF">
            <w:pPr>
              <w:spacing w:after="0"/>
              <w:jc w:val="center"/>
              <w:rPr>
                <w:rFonts w:cstheme="minorHAnsi"/>
                <w:sz w:val="20"/>
                <w:szCs w:val="20"/>
              </w:rPr>
            </w:pPr>
            <w:r>
              <w:rPr>
                <w:rFonts w:cstheme="minorHAnsi"/>
                <w:sz w:val="20"/>
                <w:szCs w:val="20"/>
              </w:rPr>
              <w:t>01</w:t>
            </w:r>
          </w:p>
        </w:tc>
        <w:tc>
          <w:tcPr>
            <w:tcW w:w="1201" w:type="dxa"/>
          </w:tcPr>
          <w:p w14:paraId="571DB51B" w14:textId="77777777" w:rsidR="008C50EF" w:rsidRDefault="008C50EF" w:rsidP="008C50EF">
            <w:pPr>
              <w:spacing w:after="0"/>
              <w:jc w:val="center"/>
              <w:rPr>
                <w:rFonts w:cstheme="minorHAnsi"/>
                <w:sz w:val="20"/>
                <w:szCs w:val="20"/>
              </w:rPr>
            </w:pPr>
            <w:r>
              <w:rPr>
                <w:rFonts w:cstheme="minorHAnsi"/>
                <w:sz w:val="20"/>
                <w:szCs w:val="20"/>
              </w:rPr>
              <w:t>02</w:t>
            </w:r>
          </w:p>
        </w:tc>
        <w:tc>
          <w:tcPr>
            <w:tcW w:w="1201" w:type="dxa"/>
            <w:vAlign w:val="bottom"/>
          </w:tcPr>
          <w:p w14:paraId="29B9B915" w14:textId="77777777" w:rsidR="008C50EF" w:rsidRPr="008733ED" w:rsidRDefault="008C50EF" w:rsidP="008C50EF">
            <w:pPr>
              <w:spacing w:after="0"/>
              <w:jc w:val="center"/>
              <w:rPr>
                <w:rFonts w:cstheme="minorHAnsi"/>
                <w:sz w:val="20"/>
                <w:szCs w:val="20"/>
              </w:rPr>
            </w:pPr>
            <w:r>
              <w:rPr>
                <w:rFonts w:cstheme="minorHAnsi"/>
                <w:sz w:val="20"/>
                <w:szCs w:val="20"/>
              </w:rPr>
              <w:t>03</w:t>
            </w:r>
          </w:p>
        </w:tc>
        <w:tc>
          <w:tcPr>
            <w:tcW w:w="1200" w:type="dxa"/>
          </w:tcPr>
          <w:p w14:paraId="54FE2029" w14:textId="77777777" w:rsidR="008C50EF" w:rsidRPr="008733ED" w:rsidRDefault="008C50EF" w:rsidP="008C50EF">
            <w:pPr>
              <w:spacing w:after="0"/>
              <w:jc w:val="center"/>
              <w:rPr>
                <w:rFonts w:cstheme="minorHAnsi"/>
                <w:sz w:val="20"/>
                <w:szCs w:val="20"/>
              </w:rPr>
            </w:pPr>
            <w:r>
              <w:rPr>
                <w:rFonts w:cstheme="minorHAnsi"/>
                <w:sz w:val="20"/>
                <w:szCs w:val="20"/>
              </w:rPr>
              <w:t>04</w:t>
            </w:r>
          </w:p>
        </w:tc>
        <w:tc>
          <w:tcPr>
            <w:tcW w:w="1201" w:type="dxa"/>
          </w:tcPr>
          <w:p w14:paraId="3424B450" w14:textId="77777777" w:rsidR="008C50EF" w:rsidRPr="008733ED" w:rsidRDefault="008C50EF" w:rsidP="008C50EF">
            <w:pPr>
              <w:spacing w:after="0"/>
              <w:jc w:val="center"/>
              <w:rPr>
                <w:rFonts w:cstheme="minorHAnsi"/>
                <w:sz w:val="20"/>
                <w:szCs w:val="20"/>
              </w:rPr>
            </w:pPr>
            <w:r>
              <w:rPr>
                <w:rFonts w:cstheme="minorHAnsi"/>
                <w:sz w:val="20"/>
                <w:szCs w:val="20"/>
              </w:rPr>
              <w:t>05</w:t>
            </w:r>
          </w:p>
        </w:tc>
        <w:tc>
          <w:tcPr>
            <w:tcW w:w="1201" w:type="dxa"/>
          </w:tcPr>
          <w:p w14:paraId="7F263EB8" w14:textId="77777777" w:rsidR="008C50EF" w:rsidRPr="00AC2387" w:rsidRDefault="008C50EF" w:rsidP="008C50EF">
            <w:pPr>
              <w:spacing w:after="0"/>
              <w:jc w:val="center"/>
              <w:rPr>
                <w:rFonts w:cstheme="minorHAnsi"/>
                <w:sz w:val="20"/>
                <w:szCs w:val="20"/>
              </w:rPr>
            </w:pPr>
            <w:r>
              <w:rPr>
                <w:rFonts w:cstheme="minorHAnsi"/>
                <w:sz w:val="20"/>
                <w:szCs w:val="20"/>
              </w:rPr>
              <w:t>06</w:t>
            </w:r>
          </w:p>
        </w:tc>
        <w:tc>
          <w:tcPr>
            <w:tcW w:w="1200" w:type="dxa"/>
          </w:tcPr>
          <w:p w14:paraId="79411AFE" w14:textId="77777777" w:rsidR="008C50EF" w:rsidRPr="00AC2387" w:rsidRDefault="008C50EF" w:rsidP="008C50EF">
            <w:pPr>
              <w:spacing w:after="0"/>
              <w:jc w:val="center"/>
              <w:rPr>
                <w:rFonts w:cstheme="minorHAnsi"/>
                <w:sz w:val="20"/>
                <w:szCs w:val="20"/>
              </w:rPr>
            </w:pPr>
            <w:r>
              <w:rPr>
                <w:rFonts w:cstheme="minorHAnsi"/>
                <w:sz w:val="20"/>
                <w:szCs w:val="20"/>
              </w:rPr>
              <w:t>07</w:t>
            </w:r>
          </w:p>
        </w:tc>
        <w:tc>
          <w:tcPr>
            <w:tcW w:w="1201" w:type="dxa"/>
          </w:tcPr>
          <w:p w14:paraId="17AB9C5C" w14:textId="5133BFCB" w:rsidR="008C50EF" w:rsidRDefault="008C50EF" w:rsidP="008C50EF">
            <w:pPr>
              <w:spacing w:after="0"/>
              <w:jc w:val="center"/>
              <w:rPr>
                <w:rFonts w:cstheme="minorHAnsi"/>
                <w:sz w:val="20"/>
                <w:szCs w:val="20"/>
              </w:rPr>
            </w:pPr>
            <w:r>
              <w:rPr>
                <w:rFonts w:cstheme="minorHAnsi"/>
                <w:sz w:val="20"/>
                <w:szCs w:val="20"/>
              </w:rPr>
              <w:t>08</w:t>
            </w:r>
          </w:p>
        </w:tc>
        <w:tc>
          <w:tcPr>
            <w:tcW w:w="1201" w:type="dxa"/>
          </w:tcPr>
          <w:p w14:paraId="47624505" w14:textId="4951A4FD" w:rsidR="008C50EF" w:rsidRDefault="008C50EF" w:rsidP="008C50EF">
            <w:pPr>
              <w:spacing w:after="0"/>
              <w:jc w:val="center"/>
              <w:rPr>
                <w:rFonts w:cstheme="minorHAnsi"/>
                <w:sz w:val="20"/>
                <w:szCs w:val="20"/>
              </w:rPr>
            </w:pPr>
            <w:r>
              <w:rPr>
                <w:rFonts w:cstheme="minorHAnsi"/>
                <w:sz w:val="20"/>
                <w:szCs w:val="20"/>
              </w:rPr>
              <w:t>09</w:t>
            </w:r>
          </w:p>
        </w:tc>
      </w:tr>
      <w:tr w:rsidR="008C50EF" w14:paraId="1A0A069F" w14:textId="33286556" w:rsidTr="008C50EF">
        <w:trPr>
          <w:trHeight w:val="1227"/>
        </w:trPr>
        <w:tc>
          <w:tcPr>
            <w:tcW w:w="1200" w:type="dxa"/>
            <w:vAlign w:val="bottom"/>
          </w:tcPr>
          <w:p w14:paraId="388CB466" w14:textId="57C51B74" w:rsidR="008C50EF" w:rsidRPr="00AB4500" w:rsidRDefault="008C50EF" w:rsidP="008C50EF">
            <w:pPr>
              <w:spacing w:after="0" w:line="240" w:lineRule="auto"/>
              <w:jc w:val="center"/>
              <w:rPr>
                <w:rFonts w:cstheme="minorHAnsi"/>
                <w:sz w:val="18"/>
                <w:szCs w:val="20"/>
              </w:rPr>
            </w:pPr>
            <w:proofErr w:type="gramStart"/>
            <w:r>
              <w:rPr>
                <w:rFonts w:cstheme="minorHAnsi"/>
                <w:sz w:val="18"/>
                <w:szCs w:val="20"/>
              </w:rPr>
              <w:t xml:space="preserve">Dwelling </w:t>
            </w:r>
            <w:r w:rsidRPr="00AB4500">
              <w:rPr>
                <w:rFonts w:cstheme="minorHAnsi"/>
                <w:sz w:val="18"/>
                <w:szCs w:val="20"/>
              </w:rPr>
              <w:t xml:space="preserve"> Name</w:t>
            </w:r>
            <w:proofErr w:type="gramEnd"/>
          </w:p>
        </w:tc>
        <w:tc>
          <w:tcPr>
            <w:tcW w:w="1201" w:type="dxa"/>
            <w:vAlign w:val="bottom"/>
          </w:tcPr>
          <w:p w14:paraId="08F187DF"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Number of Stories</w:t>
            </w:r>
          </w:p>
        </w:tc>
        <w:tc>
          <w:tcPr>
            <w:tcW w:w="1201" w:type="dxa"/>
            <w:vAlign w:val="bottom"/>
          </w:tcPr>
          <w:p w14:paraId="34F62F2F" w14:textId="77777777" w:rsidR="008C50EF" w:rsidRPr="00AB4500" w:rsidRDefault="008C50EF" w:rsidP="008C50EF">
            <w:pPr>
              <w:spacing w:after="0" w:line="240" w:lineRule="auto"/>
              <w:jc w:val="center"/>
              <w:rPr>
                <w:sz w:val="18"/>
              </w:rPr>
            </w:pPr>
            <w:r w:rsidRPr="00AB4500">
              <w:rPr>
                <w:rFonts w:cstheme="minorHAnsi"/>
                <w:sz w:val="18"/>
                <w:szCs w:val="20"/>
              </w:rPr>
              <w:t>Master Bath distance of furthest fixture to Water Heater in feet</w:t>
            </w:r>
          </w:p>
        </w:tc>
        <w:tc>
          <w:tcPr>
            <w:tcW w:w="1200" w:type="dxa"/>
            <w:vAlign w:val="bottom"/>
          </w:tcPr>
          <w:p w14:paraId="637CE840"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01" w:type="dxa"/>
            <w:vAlign w:val="bottom"/>
          </w:tcPr>
          <w:p w14:paraId="49E6D8B5" w14:textId="4B1BABD1" w:rsidR="008C50EF" w:rsidRPr="00AB4500" w:rsidRDefault="008C50EF" w:rsidP="008C50E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1" w:type="dxa"/>
            <w:vAlign w:val="bottom"/>
          </w:tcPr>
          <w:p w14:paraId="38148274" w14:textId="77777777" w:rsidR="008C50EF" w:rsidRPr="00AB4500" w:rsidRDefault="008C50EF" w:rsidP="008C50EF">
            <w:pPr>
              <w:spacing w:after="0" w:line="240" w:lineRule="auto"/>
              <w:jc w:val="center"/>
              <w:rPr>
                <w:sz w:val="18"/>
              </w:rPr>
            </w:pPr>
            <w:r w:rsidRPr="00AB4500">
              <w:rPr>
                <w:rFonts w:cstheme="minorHAnsi"/>
                <w:sz w:val="18"/>
                <w:szCs w:val="20"/>
              </w:rPr>
              <w:t>Weighted Distance</w:t>
            </w:r>
          </w:p>
        </w:tc>
        <w:tc>
          <w:tcPr>
            <w:tcW w:w="1200" w:type="dxa"/>
            <w:vAlign w:val="bottom"/>
          </w:tcPr>
          <w:p w14:paraId="05DD68CC" w14:textId="77777777" w:rsidR="008C50EF" w:rsidRPr="00AB4500" w:rsidRDefault="008C50EF" w:rsidP="008C50EF">
            <w:pPr>
              <w:spacing w:after="0" w:line="240" w:lineRule="auto"/>
              <w:jc w:val="center"/>
              <w:rPr>
                <w:sz w:val="18"/>
              </w:rPr>
            </w:pPr>
            <w:r w:rsidRPr="00AB4500">
              <w:rPr>
                <w:rFonts w:cstheme="minorHAnsi"/>
                <w:sz w:val="18"/>
                <w:szCs w:val="20"/>
              </w:rPr>
              <w:t>Qualification Distance</w:t>
            </w:r>
          </w:p>
        </w:tc>
        <w:tc>
          <w:tcPr>
            <w:tcW w:w="1201" w:type="dxa"/>
            <w:vAlign w:val="bottom"/>
          </w:tcPr>
          <w:p w14:paraId="19440778" w14:textId="5C3368C2" w:rsidR="008C50EF" w:rsidRPr="00AB4500" w:rsidRDefault="008C50EF" w:rsidP="008C50EF">
            <w:pPr>
              <w:spacing w:after="0" w:line="240" w:lineRule="auto"/>
              <w:jc w:val="center"/>
              <w:rPr>
                <w:rFonts w:cstheme="minorHAnsi"/>
                <w:sz w:val="18"/>
                <w:szCs w:val="20"/>
              </w:rPr>
            </w:pPr>
            <w:r>
              <w:rPr>
                <w:rFonts w:cstheme="minorHAnsi"/>
                <w:sz w:val="18"/>
              </w:rPr>
              <w:t>Design Compactness Factor</w:t>
            </w:r>
          </w:p>
        </w:tc>
        <w:tc>
          <w:tcPr>
            <w:tcW w:w="1201" w:type="dxa"/>
            <w:vAlign w:val="bottom"/>
          </w:tcPr>
          <w:p w14:paraId="2FC473C7" w14:textId="3B46B511" w:rsidR="008C50EF" w:rsidRPr="00AB4500" w:rsidRDefault="008C50EF" w:rsidP="008C50EF">
            <w:pPr>
              <w:spacing w:after="0" w:line="240" w:lineRule="auto"/>
              <w:jc w:val="center"/>
              <w:rPr>
                <w:rFonts w:cstheme="minorHAnsi"/>
                <w:sz w:val="18"/>
                <w:szCs w:val="20"/>
              </w:rPr>
            </w:pPr>
            <w:r>
              <w:rPr>
                <w:rFonts w:cstheme="minorHAnsi"/>
                <w:sz w:val="18"/>
              </w:rPr>
              <w:t>Calculated Compactness Factor</w:t>
            </w:r>
          </w:p>
        </w:tc>
      </w:tr>
      <w:tr w:rsidR="008C50EF" w14:paraId="7382CF79" w14:textId="6CFA996B" w:rsidTr="008C50EF">
        <w:trPr>
          <w:trHeight w:val="216"/>
        </w:trPr>
        <w:tc>
          <w:tcPr>
            <w:tcW w:w="1200" w:type="dxa"/>
          </w:tcPr>
          <w:p w14:paraId="0DACB132" w14:textId="245D73B9" w:rsidR="008C50EF" w:rsidRPr="00AB4500" w:rsidRDefault="008C50EF" w:rsidP="008C50EF">
            <w:pPr>
              <w:spacing w:after="0" w:line="240" w:lineRule="auto"/>
              <w:rPr>
                <w:sz w:val="18"/>
                <w:szCs w:val="18"/>
              </w:rPr>
            </w:pPr>
          </w:p>
        </w:tc>
        <w:tc>
          <w:tcPr>
            <w:tcW w:w="1201" w:type="dxa"/>
          </w:tcPr>
          <w:p w14:paraId="3AE58CAC" w14:textId="730A2F4D" w:rsidR="008C50EF" w:rsidRPr="00AB4500" w:rsidRDefault="008C50EF" w:rsidP="008C50EF">
            <w:pPr>
              <w:spacing w:after="0" w:line="240" w:lineRule="auto"/>
              <w:rPr>
                <w:sz w:val="18"/>
                <w:szCs w:val="18"/>
              </w:rPr>
            </w:pPr>
          </w:p>
        </w:tc>
        <w:tc>
          <w:tcPr>
            <w:tcW w:w="1201" w:type="dxa"/>
          </w:tcPr>
          <w:p w14:paraId="5F726292" w14:textId="083EBBC9" w:rsidR="008C50EF" w:rsidRPr="00AB4500" w:rsidRDefault="008C50EF" w:rsidP="008C50EF">
            <w:pPr>
              <w:spacing w:after="0" w:line="240" w:lineRule="auto"/>
              <w:rPr>
                <w:sz w:val="18"/>
                <w:szCs w:val="18"/>
              </w:rPr>
            </w:pPr>
          </w:p>
        </w:tc>
        <w:tc>
          <w:tcPr>
            <w:tcW w:w="1200" w:type="dxa"/>
          </w:tcPr>
          <w:p w14:paraId="2342C2DD" w14:textId="3DECD8C8" w:rsidR="008C50EF" w:rsidRPr="00AB4500" w:rsidRDefault="008C50EF" w:rsidP="008C50EF">
            <w:pPr>
              <w:spacing w:after="0" w:line="240" w:lineRule="auto"/>
              <w:rPr>
                <w:sz w:val="18"/>
                <w:szCs w:val="18"/>
              </w:rPr>
            </w:pPr>
          </w:p>
        </w:tc>
        <w:tc>
          <w:tcPr>
            <w:tcW w:w="1201" w:type="dxa"/>
          </w:tcPr>
          <w:p w14:paraId="0230BEB5" w14:textId="10A65D8B" w:rsidR="008C50EF" w:rsidRPr="00AB4500" w:rsidRDefault="008C50EF" w:rsidP="008C50EF">
            <w:pPr>
              <w:spacing w:after="0" w:line="240" w:lineRule="auto"/>
              <w:rPr>
                <w:sz w:val="18"/>
                <w:szCs w:val="18"/>
              </w:rPr>
            </w:pPr>
          </w:p>
        </w:tc>
        <w:tc>
          <w:tcPr>
            <w:tcW w:w="1201" w:type="dxa"/>
          </w:tcPr>
          <w:p w14:paraId="3B3E2C0A" w14:textId="7B494650" w:rsidR="008C50EF" w:rsidRPr="00AB4500" w:rsidRDefault="008C50EF" w:rsidP="008C50EF">
            <w:pPr>
              <w:spacing w:after="0" w:line="240" w:lineRule="auto"/>
              <w:rPr>
                <w:sz w:val="18"/>
                <w:szCs w:val="18"/>
              </w:rPr>
            </w:pPr>
            <w:r w:rsidRPr="00AB4500">
              <w:rPr>
                <w:sz w:val="18"/>
                <w:szCs w:val="18"/>
              </w:rPr>
              <w:t xml:space="preserve"> </w:t>
            </w:r>
          </w:p>
        </w:tc>
        <w:tc>
          <w:tcPr>
            <w:tcW w:w="1200" w:type="dxa"/>
          </w:tcPr>
          <w:p w14:paraId="2BA852F2" w14:textId="77777777" w:rsidR="008C50EF" w:rsidRPr="00AB4500" w:rsidRDefault="008C50EF" w:rsidP="008C50EF">
            <w:pPr>
              <w:spacing w:after="0" w:line="240" w:lineRule="auto"/>
              <w:rPr>
                <w:sz w:val="18"/>
                <w:szCs w:val="18"/>
              </w:rPr>
            </w:pPr>
            <w:r w:rsidRPr="00AB4500">
              <w:rPr>
                <w:rFonts w:cstheme="minorHAnsi"/>
                <w:sz w:val="18"/>
                <w:szCs w:val="18"/>
                <w:highlight w:val="yellow"/>
              </w:rPr>
              <w:t xml:space="preserve"> </w:t>
            </w:r>
          </w:p>
        </w:tc>
        <w:tc>
          <w:tcPr>
            <w:tcW w:w="1201" w:type="dxa"/>
          </w:tcPr>
          <w:p w14:paraId="682F1E94" w14:textId="77777777" w:rsidR="008C50EF" w:rsidRPr="00AB4500" w:rsidRDefault="008C50EF" w:rsidP="008C50EF">
            <w:pPr>
              <w:spacing w:after="0" w:line="240" w:lineRule="auto"/>
              <w:rPr>
                <w:rFonts w:cstheme="minorHAnsi"/>
                <w:sz w:val="18"/>
                <w:szCs w:val="18"/>
                <w:highlight w:val="yellow"/>
              </w:rPr>
            </w:pPr>
          </w:p>
        </w:tc>
        <w:tc>
          <w:tcPr>
            <w:tcW w:w="1201" w:type="dxa"/>
          </w:tcPr>
          <w:p w14:paraId="64DC90E2" w14:textId="77777777" w:rsidR="008C50EF" w:rsidRPr="00AB4500" w:rsidRDefault="008C50EF" w:rsidP="008C50EF">
            <w:pPr>
              <w:spacing w:after="0" w:line="240" w:lineRule="auto"/>
              <w:rPr>
                <w:rFonts w:cstheme="minorHAnsi"/>
                <w:sz w:val="18"/>
                <w:szCs w:val="18"/>
                <w:highlight w:val="yellow"/>
              </w:rPr>
            </w:pPr>
          </w:p>
        </w:tc>
      </w:tr>
      <w:tr w:rsidR="008C50EF" w14:paraId="6471C1D1" w14:textId="01737054" w:rsidTr="008C50EF">
        <w:trPr>
          <w:trHeight w:val="253"/>
        </w:trPr>
        <w:tc>
          <w:tcPr>
            <w:tcW w:w="1200" w:type="dxa"/>
          </w:tcPr>
          <w:p w14:paraId="7C5E52AF" w14:textId="77777777" w:rsidR="008C50EF" w:rsidRPr="00D37C06" w:rsidRDefault="008C50EF" w:rsidP="008C50EF">
            <w:pPr>
              <w:spacing w:after="0"/>
              <w:rPr>
                <w:sz w:val="20"/>
                <w:szCs w:val="20"/>
              </w:rPr>
            </w:pPr>
          </w:p>
        </w:tc>
        <w:tc>
          <w:tcPr>
            <w:tcW w:w="1201" w:type="dxa"/>
          </w:tcPr>
          <w:p w14:paraId="4996FBFC" w14:textId="77777777" w:rsidR="008C50EF" w:rsidRPr="00D37C06" w:rsidRDefault="008C50EF" w:rsidP="008C50EF">
            <w:pPr>
              <w:spacing w:after="0"/>
              <w:rPr>
                <w:sz w:val="20"/>
                <w:szCs w:val="20"/>
              </w:rPr>
            </w:pPr>
          </w:p>
        </w:tc>
        <w:tc>
          <w:tcPr>
            <w:tcW w:w="1201" w:type="dxa"/>
          </w:tcPr>
          <w:p w14:paraId="404DC87D" w14:textId="77777777" w:rsidR="008C50EF" w:rsidRPr="00D37C06" w:rsidRDefault="008C50EF" w:rsidP="008C50EF">
            <w:pPr>
              <w:spacing w:after="0"/>
              <w:rPr>
                <w:sz w:val="20"/>
                <w:szCs w:val="20"/>
              </w:rPr>
            </w:pPr>
          </w:p>
        </w:tc>
        <w:tc>
          <w:tcPr>
            <w:tcW w:w="1200" w:type="dxa"/>
          </w:tcPr>
          <w:p w14:paraId="03114A5E" w14:textId="77777777" w:rsidR="008C50EF" w:rsidRPr="00D37C06" w:rsidRDefault="008C50EF" w:rsidP="008C50EF">
            <w:pPr>
              <w:spacing w:after="0"/>
              <w:rPr>
                <w:sz w:val="20"/>
                <w:szCs w:val="20"/>
              </w:rPr>
            </w:pPr>
          </w:p>
        </w:tc>
        <w:tc>
          <w:tcPr>
            <w:tcW w:w="1201" w:type="dxa"/>
          </w:tcPr>
          <w:p w14:paraId="495E9B4A" w14:textId="77777777" w:rsidR="008C50EF" w:rsidRPr="00D37C06" w:rsidRDefault="008C50EF" w:rsidP="008C50EF">
            <w:pPr>
              <w:spacing w:after="0"/>
              <w:rPr>
                <w:sz w:val="20"/>
                <w:szCs w:val="20"/>
              </w:rPr>
            </w:pPr>
          </w:p>
        </w:tc>
        <w:tc>
          <w:tcPr>
            <w:tcW w:w="1201" w:type="dxa"/>
          </w:tcPr>
          <w:p w14:paraId="4D7846FE" w14:textId="77777777" w:rsidR="008C50EF" w:rsidRPr="00D37C06" w:rsidRDefault="008C50EF" w:rsidP="008C50EF">
            <w:pPr>
              <w:spacing w:after="0"/>
              <w:rPr>
                <w:sz w:val="20"/>
                <w:szCs w:val="20"/>
              </w:rPr>
            </w:pPr>
          </w:p>
        </w:tc>
        <w:tc>
          <w:tcPr>
            <w:tcW w:w="1200" w:type="dxa"/>
          </w:tcPr>
          <w:p w14:paraId="1A485857" w14:textId="77777777" w:rsidR="008C50EF" w:rsidRPr="00D37C06" w:rsidRDefault="008C50EF" w:rsidP="008C50EF">
            <w:pPr>
              <w:spacing w:after="0"/>
              <w:rPr>
                <w:sz w:val="20"/>
                <w:szCs w:val="20"/>
              </w:rPr>
            </w:pPr>
          </w:p>
        </w:tc>
        <w:tc>
          <w:tcPr>
            <w:tcW w:w="1201" w:type="dxa"/>
          </w:tcPr>
          <w:p w14:paraId="40CF42B9" w14:textId="77777777" w:rsidR="008C50EF" w:rsidRPr="00D37C06" w:rsidRDefault="008C50EF" w:rsidP="008C50EF">
            <w:pPr>
              <w:spacing w:after="0"/>
              <w:rPr>
                <w:sz w:val="20"/>
                <w:szCs w:val="20"/>
              </w:rPr>
            </w:pPr>
          </w:p>
        </w:tc>
        <w:tc>
          <w:tcPr>
            <w:tcW w:w="1201" w:type="dxa"/>
          </w:tcPr>
          <w:p w14:paraId="44A90036" w14:textId="77777777" w:rsidR="008C50EF" w:rsidRPr="00D37C06" w:rsidRDefault="008C50EF" w:rsidP="008C50EF">
            <w:pPr>
              <w:spacing w:after="0"/>
              <w:rPr>
                <w:sz w:val="20"/>
                <w:szCs w:val="20"/>
              </w:rPr>
            </w:pPr>
          </w:p>
        </w:tc>
      </w:tr>
      <w:tr w:rsidR="008C50EF" w14:paraId="64398CC6" w14:textId="38985A9B" w:rsidTr="008C50EF">
        <w:trPr>
          <w:trHeight w:val="228"/>
        </w:trPr>
        <w:tc>
          <w:tcPr>
            <w:tcW w:w="10806" w:type="dxa"/>
            <w:gridSpan w:val="9"/>
          </w:tcPr>
          <w:p w14:paraId="47D8B5F7" w14:textId="2B1E48FC" w:rsidR="008C50EF" w:rsidRPr="001A44CD" w:rsidRDefault="008C50EF" w:rsidP="008C50EF">
            <w:pPr>
              <w:spacing w:after="0"/>
              <w:rPr>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3/8 inch - For only one pipe size - max length allowed is 15 </w:t>
            </w:r>
            <w:proofErr w:type="gramStart"/>
            <w:r w:rsidRPr="005828AE">
              <w:rPr>
                <w:rFonts w:asciiTheme="minorHAnsi" w:eastAsia="Calibri" w:hAnsiTheme="minorHAnsi" w:cstheme="minorHAnsi"/>
                <w:i w:val="0"/>
                <w:sz w:val="18"/>
              </w:rPr>
              <w:t>feet</w:t>
            </w:r>
            <w:proofErr w:type="gramEnd"/>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w:t>
            </w:r>
            <w:proofErr w:type="gramStart"/>
            <w:r w:rsidR="000919BD" w:rsidRPr="005828AE">
              <w:rPr>
                <w:rFonts w:asciiTheme="minorHAnsi" w:eastAsia="Calibri" w:hAnsiTheme="minorHAnsi" w:cstheme="minorHAnsi"/>
                <w:i w:val="0"/>
                <w:sz w:val="18"/>
              </w:rPr>
              <w:t>7.5 feet,</w:t>
            </w:r>
            <w:proofErr w:type="gramEnd"/>
            <w:r w:rsidR="000919BD"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w:t>
            </w:r>
            <w:proofErr w:type="gramStart"/>
            <w:r w:rsidR="000919BD" w:rsidRPr="005828AE">
              <w:rPr>
                <w:rFonts w:asciiTheme="minorHAnsi" w:eastAsia="Calibri" w:hAnsiTheme="minorHAnsi" w:cstheme="minorHAnsi"/>
                <w:i w:val="0"/>
                <w:sz w:val="18"/>
              </w:rPr>
              <w:t>feet</w:t>
            </w:r>
            <w:proofErr w:type="gramEnd"/>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proofErr w:type="gramStart"/>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w:t>
            </w:r>
            <w:proofErr w:type="gramEnd"/>
            <w:r w:rsidR="000919BD" w:rsidRPr="005828AE">
              <w:rPr>
                <w:rFonts w:asciiTheme="minorHAnsi" w:eastAsia="Calibri" w:hAnsiTheme="minorHAnsi" w:cstheme="minorHAnsi"/>
                <w:i w:val="0"/>
                <w:sz w:val="18"/>
              </w:rPr>
              <w:t xml:space="preserve">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be located in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p w14:paraId="7B8DA3C0" w14:textId="77777777" w:rsidR="009425FF" w:rsidRPr="005828AE" w:rsidRDefault="009425FF" w:rsidP="009425FF">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195086" w:rsidRPr="00195086" w14:paraId="37210825" w14:textId="77777777" w:rsidTr="009C28AE">
        <w:trPr>
          <w:trHeight w:val="206"/>
        </w:trPr>
        <w:tc>
          <w:tcPr>
            <w:tcW w:w="10943" w:type="dxa"/>
            <w:gridSpan w:val="4"/>
            <w:vAlign w:val="center"/>
          </w:tcPr>
          <w:p w14:paraId="4F136BF2"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195086">
              <w:rPr>
                <w:rFonts w:asciiTheme="minorHAnsi" w:eastAsia="Times New Roman" w:hAnsiTheme="minorHAnsi" w:cs="Arial"/>
                <w:b/>
                <w:caps/>
                <w:sz w:val="20"/>
                <w:szCs w:val="20"/>
              </w:rPr>
              <w:t>Documentation Author's Declaration Statement</w:t>
            </w:r>
          </w:p>
        </w:tc>
      </w:tr>
      <w:tr w:rsidR="00195086" w:rsidRPr="00195086" w14:paraId="4C235CCA" w14:textId="77777777" w:rsidTr="009C28AE">
        <w:trPr>
          <w:trHeight w:hRule="exact" w:val="262"/>
        </w:trPr>
        <w:tc>
          <w:tcPr>
            <w:tcW w:w="10943" w:type="dxa"/>
            <w:gridSpan w:val="4"/>
            <w:vAlign w:val="center"/>
          </w:tcPr>
          <w:p w14:paraId="09423622" w14:textId="77777777" w:rsidR="00195086" w:rsidRPr="00195086" w:rsidRDefault="00195086" w:rsidP="00195086">
            <w:pPr>
              <w:keepNext/>
              <w:numPr>
                <w:ilvl w:val="0"/>
                <w:numId w:val="2"/>
              </w:numPr>
              <w:tabs>
                <w:tab w:val="left" w:pos="-2600"/>
              </w:tabs>
              <w:spacing w:after="0" w:line="240" w:lineRule="auto"/>
              <w:ind w:right="90"/>
              <w:outlineLvl w:val="2"/>
              <w:rPr>
                <w:rFonts w:asciiTheme="minorHAnsi" w:eastAsia="Times New Roman" w:hAnsiTheme="minorHAnsi"/>
                <w:sz w:val="20"/>
                <w:szCs w:val="20"/>
              </w:rPr>
            </w:pPr>
            <w:r w:rsidRPr="00195086">
              <w:rPr>
                <w:rFonts w:asciiTheme="minorHAnsi" w:eastAsia="Times New Roman" w:hAnsiTheme="minorHAnsi"/>
                <w:sz w:val="20"/>
                <w:szCs w:val="20"/>
              </w:rPr>
              <w:t>I certify that this Certificate of Installation documentation is accurate and complete.</w:t>
            </w:r>
          </w:p>
        </w:tc>
      </w:tr>
      <w:tr w:rsidR="00195086" w:rsidRPr="00195086" w14:paraId="69696975" w14:textId="77777777" w:rsidTr="009C28AE">
        <w:trPr>
          <w:trHeight w:val="360"/>
        </w:trPr>
        <w:tc>
          <w:tcPr>
            <w:tcW w:w="5577" w:type="dxa"/>
            <w:gridSpan w:val="2"/>
          </w:tcPr>
          <w:p w14:paraId="03AB9232"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Name:</w:t>
            </w:r>
          </w:p>
        </w:tc>
        <w:tc>
          <w:tcPr>
            <w:tcW w:w="5366" w:type="dxa"/>
            <w:gridSpan w:val="2"/>
          </w:tcPr>
          <w:p w14:paraId="68142F5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Signature:</w:t>
            </w:r>
          </w:p>
        </w:tc>
      </w:tr>
      <w:tr w:rsidR="00195086" w:rsidRPr="00195086" w14:paraId="244E0313" w14:textId="77777777" w:rsidTr="009C28AE">
        <w:trPr>
          <w:trHeight w:val="360"/>
        </w:trPr>
        <w:tc>
          <w:tcPr>
            <w:tcW w:w="5577" w:type="dxa"/>
            <w:gridSpan w:val="2"/>
          </w:tcPr>
          <w:p w14:paraId="0BFF9E93"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Company Name:</w:t>
            </w:r>
          </w:p>
        </w:tc>
        <w:tc>
          <w:tcPr>
            <w:tcW w:w="5366" w:type="dxa"/>
            <w:gridSpan w:val="2"/>
          </w:tcPr>
          <w:p w14:paraId="6873248C"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Date Signed:</w:t>
            </w:r>
          </w:p>
        </w:tc>
      </w:tr>
      <w:tr w:rsidR="00195086" w:rsidRPr="00195086" w14:paraId="21F5E679" w14:textId="77777777" w:rsidTr="009C28AE">
        <w:trPr>
          <w:trHeight w:val="360"/>
        </w:trPr>
        <w:tc>
          <w:tcPr>
            <w:tcW w:w="5577" w:type="dxa"/>
            <w:gridSpan w:val="2"/>
          </w:tcPr>
          <w:p w14:paraId="5FD8BF2D"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366" w:type="dxa"/>
            <w:gridSpan w:val="2"/>
          </w:tcPr>
          <w:p w14:paraId="192B01EF"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CEA/HERS Certification Identification (If applicable):</w:t>
            </w:r>
          </w:p>
        </w:tc>
      </w:tr>
      <w:tr w:rsidR="00195086" w:rsidRPr="00195086" w14:paraId="4A07683F" w14:textId="77777777" w:rsidTr="009C28AE">
        <w:trPr>
          <w:trHeight w:val="360"/>
        </w:trPr>
        <w:tc>
          <w:tcPr>
            <w:tcW w:w="5577" w:type="dxa"/>
            <w:gridSpan w:val="2"/>
          </w:tcPr>
          <w:p w14:paraId="71976FB8"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5366" w:type="dxa"/>
            <w:gridSpan w:val="2"/>
          </w:tcPr>
          <w:p w14:paraId="59A5D5C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Phone:</w:t>
            </w:r>
          </w:p>
        </w:tc>
      </w:tr>
      <w:tr w:rsidR="00195086" w:rsidRPr="00195086" w14:paraId="6EE4F19D" w14:textId="77777777" w:rsidTr="009C28AE">
        <w:tblPrEx>
          <w:tblCellMar>
            <w:left w:w="115" w:type="dxa"/>
            <w:right w:w="115" w:type="dxa"/>
          </w:tblCellMar>
        </w:tblPrEx>
        <w:trPr>
          <w:trHeight w:val="296"/>
        </w:trPr>
        <w:tc>
          <w:tcPr>
            <w:tcW w:w="10943" w:type="dxa"/>
            <w:gridSpan w:val="4"/>
            <w:vAlign w:val="center"/>
          </w:tcPr>
          <w:p w14:paraId="193705C4"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195086">
              <w:rPr>
                <w:rFonts w:asciiTheme="minorHAnsi" w:eastAsia="Times New Roman" w:hAnsiTheme="minorHAnsi" w:cs="Arial"/>
                <w:b/>
                <w:caps/>
                <w:sz w:val="20"/>
                <w:szCs w:val="20"/>
              </w:rPr>
              <w:t>Responsible Person's Declaration statement</w:t>
            </w:r>
          </w:p>
        </w:tc>
      </w:tr>
      <w:tr w:rsidR="00195086" w:rsidRPr="00195086" w14:paraId="535D3060" w14:textId="77777777" w:rsidTr="009C28AE">
        <w:tblPrEx>
          <w:tblCellMar>
            <w:left w:w="115" w:type="dxa"/>
            <w:right w:w="115" w:type="dxa"/>
          </w:tblCellMar>
        </w:tblPrEx>
        <w:trPr>
          <w:trHeight w:val="504"/>
        </w:trPr>
        <w:tc>
          <w:tcPr>
            <w:tcW w:w="10943" w:type="dxa"/>
            <w:gridSpan w:val="4"/>
          </w:tcPr>
          <w:p w14:paraId="601603D4" w14:textId="77777777" w:rsidR="00195086" w:rsidRPr="00195086" w:rsidRDefault="00195086" w:rsidP="00B22E30">
            <w:pPr>
              <w:keepNext/>
              <w:tabs>
                <w:tab w:val="left" w:pos="-2600"/>
              </w:tabs>
              <w:spacing w:after="0" w:line="240" w:lineRule="auto"/>
              <w:ind w:right="90"/>
              <w:outlineLvl w:val="2"/>
              <w:rPr>
                <w:rFonts w:eastAsia="Times New Roman"/>
                <w:sz w:val="20"/>
                <w:szCs w:val="20"/>
              </w:rPr>
            </w:pPr>
            <w:r w:rsidRPr="00195086">
              <w:rPr>
                <w:rFonts w:eastAsia="Times New Roman"/>
                <w:sz w:val="20"/>
                <w:szCs w:val="20"/>
              </w:rPr>
              <w:t>I certify the following under penalty of perjury, under the laws of the State of California:</w:t>
            </w:r>
          </w:p>
          <w:p w14:paraId="479DB627" w14:textId="77777777" w:rsidR="00195086" w:rsidRPr="00195086" w:rsidRDefault="00195086" w:rsidP="00B22E30">
            <w:pPr>
              <w:keepNext/>
              <w:numPr>
                <w:ilvl w:val="0"/>
                <w:numId w:val="16"/>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195086">
              <w:rPr>
                <w:rFonts w:asciiTheme="minorHAnsi" w:eastAsiaTheme="majorEastAsia" w:hAnsiTheme="minorHAnsi" w:cstheme="minorHAnsi"/>
                <w:sz w:val="20"/>
                <w:szCs w:val="20"/>
              </w:rPr>
              <w:t xml:space="preserve">The information provided on this Certificate of Installation is true and correct. </w:t>
            </w:r>
          </w:p>
          <w:p w14:paraId="0861E3B8" w14:textId="77777777" w:rsidR="00195086" w:rsidRPr="00195086" w:rsidRDefault="00195086" w:rsidP="00B22E30">
            <w:pPr>
              <w:keepNext/>
              <w:widowControl w:val="0"/>
              <w:numPr>
                <w:ilvl w:val="0"/>
                <w:numId w:val="16"/>
              </w:numPr>
              <w:spacing w:after="0" w:line="240" w:lineRule="auto"/>
              <w:ind w:left="697" w:right="90" w:hanging="270"/>
              <w:rPr>
                <w:rFonts w:asciiTheme="minorHAnsi" w:eastAsia="Times New Roman" w:hAnsiTheme="minorHAnsi" w:cstheme="minorHAnsi"/>
                <w:sz w:val="20"/>
                <w:szCs w:val="20"/>
              </w:rPr>
            </w:pPr>
            <w:r w:rsidRPr="00195086">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195086">
              <w:rPr>
                <w:rFonts w:asciiTheme="minorHAnsi" w:eastAsia="Times New Roman" w:hAnsiTheme="minorHAnsi" w:cstheme="minorHAnsi"/>
                <w:sz w:val="20"/>
                <w:szCs w:val="20"/>
              </w:rPr>
              <w:t xml:space="preserve">in the applicable classification to accept responsibility for the system design, construction, or installation </w:t>
            </w:r>
            <w:r w:rsidRPr="00195086">
              <w:rPr>
                <w:rFonts w:asciiTheme="minorHAnsi" w:eastAsia="Times New Roman" w:hAnsiTheme="minorHAnsi" w:cstheme="minorHAnsi"/>
                <w:snapToGrid w:val="0"/>
                <w:sz w:val="20"/>
                <w:szCs w:val="20"/>
              </w:rPr>
              <w:t xml:space="preserve">of features, materials, components, or manufactured devices </w:t>
            </w:r>
            <w:r w:rsidRPr="00195086">
              <w:rPr>
                <w:rFonts w:asciiTheme="minorHAnsi" w:eastAsia="Times New Roman" w:hAnsiTheme="minorHAnsi" w:cstheme="minorHAnsi"/>
                <w:sz w:val="20"/>
                <w:szCs w:val="20"/>
              </w:rPr>
              <w:t xml:space="preserve">for the scope of work identified on this Certificate of Installation, </w:t>
            </w:r>
            <w:r w:rsidRPr="00195086">
              <w:rPr>
                <w:rFonts w:asciiTheme="minorHAnsi" w:eastAsia="Times New Roman" w:hAnsiTheme="minorHAnsi" w:cstheme="minorHAnsi"/>
                <w:snapToGrid w:val="0"/>
                <w:sz w:val="20"/>
                <w:szCs w:val="20"/>
              </w:rPr>
              <w:t>and attest to the declarations in this statement</w:t>
            </w:r>
            <w:r w:rsidRPr="00195086">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2E69AC63"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The constructed or installed features, materials, </w:t>
            </w:r>
            <w:proofErr w:type="gramStart"/>
            <w:r w:rsidRPr="00195086">
              <w:rPr>
                <w:rFonts w:asciiTheme="minorHAnsi" w:eastAsia="Times New Roman" w:hAnsiTheme="minorHAnsi" w:cstheme="minorHAnsi"/>
                <w:sz w:val="20"/>
                <w:szCs w:val="20"/>
              </w:rPr>
              <w:t>components</w:t>
            </w:r>
            <w:proofErr w:type="gramEnd"/>
            <w:r w:rsidRPr="00195086">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70721B1"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195086">
              <w:rPr>
                <w:rFonts w:asciiTheme="minorHAnsi" w:eastAsia="Times New Roman" w:hAnsiTheme="minorHAnsi" w:cstheme="minorHAnsi"/>
                <w:sz w:val="20"/>
                <w:szCs w:val="20"/>
              </w:rPr>
              <w:t>building, and</w:t>
            </w:r>
            <w:proofErr w:type="gramEnd"/>
            <w:r w:rsidRPr="00195086">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57A440F7"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195086">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95086" w:rsidRPr="00195086" w14:paraId="29418259" w14:textId="77777777" w:rsidTr="009C28AE">
        <w:tblPrEx>
          <w:tblCellMar>
            <w:left w:w="108" w:type="dxa"/>
            <w:right w:w="108" w:type="dxa"/>
          </w:tblCellMar>
        </w:tblPrEx>
        <w:trPr>
          <w:trHeight w:val="360"/>
        </w:trPr>
        <w:tc>
          <w:tcPr>
            <w:tcW w:w="5307" w:type="dxa"/>
          </w:tcPr>
          <w:p w14:paraId="3915BB40"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Name:</w:t>
            </w:r>
          </w:p>
        </w:tc>
        <w:tc>
          <w:tcPr>
            <w:tcW w:w="5636" w:type="dxa"/>
            <w:gridSpan w:val="3"/>
          </w:tcPr>
          <w:p w14:paraId="11BD6111"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Signature:</w:t>
            </w:r>
          </w:p>
        </w:tc>
      </w:tr>
      <w:tr w:rsidR="00195086" w:rsidRPr="00195086" w14:paraId="5A23F245"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325A8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3C726B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Position With Company (Title):</w:t>
            </w:r>
          </w:p>
        </w:tc>
      </w:tr>
      <w:tr w:rsidR="00195086" w:rsidRPr="00195086" w14:paraId="496BF04B"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123415"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64DC8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CSLB License:</w:t>
            </w:r>
          </w:p>
        </w:tc>
      </w:tr>
      <w:tr w:rsidR="00195086" w:rsidRPr="00195086" w14:paraId="79385CF2" w14:textId="77777777" w:rsidTr="009C28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CEE464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C0A4A16"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61C90E59"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Date Signed:</w:t>
            </w:r>
          </w:p>
        </w:tc>
      </w:tr>
      <w:bookmarkEnd w:id="0"/>
    </w:tbl>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4003C5AC" w:rsidR="0029793E" w:rsidRDefault="007C58C8"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Pr>
          <w:rFonts w:asciiTheme="minorHAnsi" w:hAnsiTheme="minorHAnsi" w:cstheme="minorHAnsi"/>
          <w:b/>
          <w:sz w:val="18"/>
          <w:szCs w:val="18"/>
        </w:rPr>
        <w:lastRenderedPageBreak/>
        <w:t>LMCI</w:t>
      </w:r>
      <w:r w:rsidR="0029793E" w:rsidRPr="005828AE">
        <w:rPr>
          <w:rFonts w:asciiTheme="minorHAnsi" w:hAnsiTheme="minorHAnsi" w:cstheme="minorHAnsi"/>
          <w:b/>
          <w:sz w:val="18"/>
          <w:szCs w:val="18"/>
        </w:rPr>
        <w:t>-PLB-02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6BC337D7"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6D734B98" w:rsidR="006D7023" w:rsidRPr="005828AE" w:rsidRDefault="006D7023" w:rsidP="006D7023">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6825A6">
        <w:rPr>
          <w:rFonts w:asciiTheme="minorHAnsi" w:hAnsiTheme="minorHAnsi" w:cstheme="minorHAnsi"/>
          <w:b/>
          <w:sz w:val="18"/>
          <w:szCs w:val="18"/>
        </w:rPr>
        <w:t>2</w:t>
      </w:r>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D257020" w14:textId="3B422393"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665DB4F" w:rsidR="00A57ABF"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A57ABF" w:rsidRPr="006F753B">
        <w:rPr>
          <w:rFonts w:asciiTheme="minorHAnsi" w:hAnsiTheme="minorHAnsi" w:cstheme="minorHAnsi"/>
          <w:sz w:val="18"/>
          <w:szCs w:val="18"/>
        </w:rPr>
        <w:t>Dwelling Unit Name - Reference information from Table A.</w:t>
      </w:r>
    </w:p>
    <w:p w14:paraId="7B8DA3CE" w14:textId="6C9B61E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Water Heating System ID or Name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009B3B3A" w:rsidRPr="006F753B">
        <w:rPr>
          <w:rFonts w:asciiTheme="minorHAnsi" w:hAnsiTheme="minorHAnsi" w:cstheme="minorHAnsi"/>
          <w:sz w:val="18"/>
          <w:szCs w:val="18"/>
        </w:rPr>
        <w:t>.</w:t>
      </w:r>
    </w:p>
    <w:p w14:paraId="7B8DA3CF" w14:textId="0BD82E1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Heating System Type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Pr="006F753B">
        <w:rPr>
          <w:rFonts w:asciiTheme="minorHAnsi" w:hAnsiTheme="minorHAnsi" w:cstheme="minorHAnsi"/>
          <w:sz w:val="18"/>
          <w:szCs w:val="18"/>
        </w:rPr>
        <w:t xml:space="preserve">. The different kinds of water heating system type are </w:t>
      </w:r>
      <w:proofErr w:type="gramStart"/>
      <w:r w:rsidRPr="006F753B">
        <w:rPr>
          <w:rFonts w:asciiTheme="minorHAnsi" w:hAnsiTheme="minorHAnsi" w:cstheme="minorHAnsi"/>
          <w:sz w:val="18"/>
          <w:szCs w:val="18"/>
        </w:rPr>
        <w:t>DHW, or</w:t>
      </w:r>
      <w:proofErr w:type="gramEnd"/>
      <w:r w:rsidRPr="006F753B">
        <w:rPr>
          <w:rFonts w:asciiTheme="minorHAnsi" w:hAnsiTheme="minorHAnsi" w:cstheme="minorHAnsi"/>
          <w:sz w:val="18"/>
          <w:szCs w:val="18"/>
        </w:rPr>
        <w:t xml:space="preserve"> Combined Hydronic</w:t>
      </w:r>
      <w:r w:rsidR="009B3B3A" w:rsidRPr="006F753B">
        <w:rPr>
          <w:rFonts w:asciiTheme="minorHAnsi" w:hAnsiTheme="minorHAnsi" w:cstheme="minorHAnsi"/>
          <w:sz w:val="18"/>
          <w:szCs w:val="18"/>
        </w:rPr>
        <w:t>.</w:t>
      </w:r>
    </w:p>
    <w:p w14:paraId="7B8DA3D0" w14:textId="388C449F"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Heater Type – </w:t>
      </w:r>
      <w:r w:rsidR="000C1DA5" w:rsidRPr="006F753B">
        <w:rPr>
          <w:rFonts w:asciiTheme="minorHAnsi" w:hAnsiTheme="minorHAnsi" w:cstheme="minorHAnsi"/>
          <w:sz w:val="18"/>
          <w:szCs w:val="18"/>
        </w:rPr>
        <w:t>Reference i</w:t>
      </w:r>
      <w:r w:rsidRPr="006F753B">
        <w:rPr>
          <w:rFonts w:asciiTheme="minorHAnsi" w:hAnsiTheme="minorHAnsi" w:cstheme="minorHAnsi"/>
          <w:sz w:val="18"/>
          <w:szCs w:val="18"/>
        </w:rPr>
        <w:t xml:space="preserve">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 The different kinds of water heaters are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Storage,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Storage,</w:t>
      </w:r>
      <w:r w:rsidR="001479CF" w:rsidRPr="006F753B">
        <w:rPr>
          <w:rFonts w:asciiTheme="minorHAnsi" w:hAnsiTheme="minorHAnsi" w:cstheme="minorHAnsi"/>
          <w:sz w:val="18"/>
          <w:szCs w:val="18"/>
        </w:rPr>
        <w:t xml:space="preserve"> Residential-Duty Commercial Storage,</w:t>
      </w:r>
      <w:r w:rsidRPr="006F753B">
        <w:rPr>
          <w:rFonts w:asciiTheme="minorHAnsi" w:hAnsiTheme="minorHAnsi" w:cstheme="minorHAnsi"/>
          <w:sz w:val="18"/>
          <w:szCs w:val="18"/>
        </w:rPr>
        <w:t xml:space="preserve"> Heat Pump, Boiler,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Instantaneous,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Instantaneous</w:t>
      </w:r>
      <w:r w:rsidR="001479CF" w:rsidRPr="006F753B">
        <w:rPr>
          <w:rFonts w:asciiTheme="minorHAnsi" w:hAnsiTheme="minorHAnsi" w:cstheme="minorHAnsi"/>
          <w:sz w:val="18"/>
          <w:szCs w:val="18"/>
        </w:rPr>
        <w:t xml:space="preserve">, Residential-Duty Commercial </w:t>
      </w:r>
      <w:proofErr w:type="gramStart"/>
      <w:r w:rsidR="001479CF" w:rsidRPr="006F753B">
        <w:rPr>
          <w:rFonts w:asciiTheme="minorHAnsi" w:hAnsiTheme="minorHAnsi" w:cstheme="minorHAnsi"/>
          <w:sz w:val="18"/>
          <w:szCs w:val="18"/>
        </w:rPr>
        <w:t>Instantaneous</w:t>
      </w:r>
      <w:proofErr w:type="gramEnd"/>
      <w:r w:rsidRPr="006F753B">
        <w:rPr>
          <w:rFonts w:asciiTheme="minorHAnsi" w:hAnsiTheme="minorHAnsi" w:cstheme="minorHAnsi"/>
          <w:sz w:val="18"/>
          <w:szCs w:val="18"/>
        </w:rPr>
        <w:t xml:space="preserve"> or Indirect</w:t>
      </w:r>
      <w:r w:rsidR="009B3B3A" w:rsidRPr="006F753B">
        <w:rPr>
          <w:rFonts w:asciiTheme="minorHAnsi" w:hAnsiTheme="minorHAnsi" w:cstheme="minorHAnsi"/>
          <w:sz w:val="18"/>
          <w:szCs w:val="18"/>
        </w:rPr>
        <w:t>.</w:t>
      </w:r>
    </w:p>
    <w:p w14:paraId="7B8DA3D1" w14:textId="1A269ADC"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 of </w:t>
      </w:r>
      <w:r w:rsidR="00A57ABF" w:rsidRPr="006F753B">
        <w:rPr>
          <w:rFonts w:asciiTheme="minorHAnsi" w:hAnsiTheme="minorHAnsi" w:cstheme="minorHAnsi"/>
          <w:sz w:val="18"/>
          <w:szCs w:val="18"/>
        </w:rPr>
        <w:t xml:space="preserve">Like (or Identical) </w:t>
      </w:r>
      <w:r w:rsidRPr="006F753B">
        <w:rPr>
          <w:rFonts w:asciiTheme="minorHAnsi" w:hAnsiTheme="minorHAnsi" w:cstheme="minorHAnsi"/>
          <w:sz w:val="18"/>
          <w:szCs w:val="18"/>
        </w:rPr>
        <w:t xml:space="preserve">Water Heaters in system – Reference information from </w:t>
      </w:r>
      <w:r w:rsidR="00254F4C" w:rsidRPr="006F753B">
        <w:rPr>
          <w:rFonts w:asciiTheme="minorHAnsi" w:hAnsiTheme="minorHAnsi" w:cstheme="minorHAnsi"/>
          <w:sz w:val="18"/>
          <w:szCs w:val="18"/>
        </w:rPr>
        <w:t>Table A</w:t>
      </w:r>
      <w:r w:rsidR="009B3B3A" w:rsidRPr="006F753B">
        <w:rPr>
          <w:rFonts w:asciiTheme="minorHAnsi" w:hAnsiTheme="minorHAnsi" w:cstheme="minorHAnsi"/>
          <w:sz w:val="18"/>
          <w:szCs w:val="18"/>
        </w:rPr>
        <w:t>.</w:t>
      </w:r>
    </w:p>
    <w:p w14:paraId="7B8DA3D3" w14:textId="333AFF84"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Fuel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The different kinds of fuel types are</w:t>
      </w:r>
      <w:r w:rsidR="00A13BF1" w:rsidRPr="006F753B">
        <w:rPr>
          <w:rFonts w:asciiTheme="minorHAnsi" w:hAnsiTheme="minorHAnsi" w:cstheme="minorHAnsi"/>
          <w:sz w:val="18"/>
          <w:szCs w:val="18"/>
        </w:rPr>
        <w:t xml:space="preserve"> heat pump, electric </w:t>
      </w:r>
      <w:proofErr w:type="gramStart"/>
      <w:r w:rsidR="00A13BF1" w:rsidRPr="006F753B">
        <w:rPr>
          <w:rFonts w:asciiTheme="minorHAnsi" w:hAnsiTheme="minorHAnsi" w:cstheme="minorHAnsi"/>
          <w:sz w:val="18"/>
          <w:szCs w:val="18"/>
        </w:rPr>
        <w:t xml:space="preserve">resistance, </w:t>
      </w:r>
      <w:r w:rsidR="002A76D1" w:rsidRPr="006F753B">
        <w:rPr>
          <w:rFonts w:asciiTheme="minorHAnsi" w:hAnsiTheme="minorHAnsi" w:cstheme="minorHAnsi"/>
          <w:sz w:val="18"/>
          <w:szCs w:val="18"/>
        </w:rPr>
        <w:t xml:space="preserve"> natural</w:t>
      </w:r>
      <w:proofErr w:type="gramEnd"/>
      <w:r w:rsidR="002A76D1" w:rsidRPr="006F753B">
        <w:rPr>
          <w:rFonts w:asciiTheme="minorHAnsi" w:hAnsiTheme="minorHAnsi" w:cstheme="minorHAnsi"/>
          <w:sz w:val="18"/>
          <w:szCs w:val="18"/>
        </w:rPr>
        <w:t xml:space="preserve"> gas, </w:t>
      </w:r>
      <w:r w:rsidR="00A13BF1" w:rsidRPr="006F753B">
        <w:rPr>
          <w:rFonts w:asciiTheme="minorHAnsi" w:hAnsiTheme="minorHAnsi" w:cstheme="minorHAnsi"/>
          <w:sz w:val="18"/>
          <w:szCs w:val="18"/>
        </w:rPr>
        <w:t xml:space="preserve">and </w:t>
      </w:r>
      <w:r w:rsidR="002A76D1" w:rsidRPr="006F753B">
        <w:rPr>
          <w:rFonts w:asciiTheme="minorHAnsi" w:hAnsiTheme="minorHAnsi" w:cstheme="minorHAnsi"/>
          <w:sz w:val="18"/>
          <w:szCs w:val="18"/>
        </w:rPr>
        <w:t>propane.</w:t>
      </w:r>
    </w:p>
    <w:p w14:paraId="7B8DA3D4" w14:textId="55FCB75E"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Rated Input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For natural gas</w:t>
      </w:r>
      <w:r w:rsidR="00A13BF1" w:rsidRPr="006F753B">
        <w:rPr>
          <w:rFonts w:asciiTheme="minorHAnsi" w:hAnsiTheme="minorHAnsi" w:cstheme="minorHAnsi"/>
          <w:sz w:val="18"/>
          <w:szCs w:val="18"/>
        </w:rPr>
        <w:t xml:space="preserve"> and</w:t>
      </w:r>
      <w:r w:rsidR="002A76D1" w:rsidRPr="006F753B">
        <w:rPr>
          <w:rFonts w:asciiTheme="minorHAnsi" w:hAnsiTheme="minorHAnsi" w:cstheme="minorHAnsi"/>
          <w:sz w:val="18"/>
          <w:szCs w:val="18"/>
        </w:rPr>
        <w:t xml:space="preserve"> propane</w:t>
      </w:r>
      <w:r w:rsidR="00A13BF1" w:rsidRPr="006F753B">
        <w:rPr>
          <w:rFonts w:asciiTheme="minorHAnsi" w:hAnsiTheme="minorHAnsi" w:cstheme="minorHAnsi"/>
          <w:sz w:val="18"/>
          <w:szCs w:val="18"/>
        </w:rPr>
        <w:t>,</w:t>
      </w:r>
      <w:r w:rsidR="002A76D1" w:rsidRPr="006F753B">
        <w:rPr>
          <w:rFonts w:asciiTheme="minorHAnsi" w:hAnsiTheme="minorHAnsi" w:cstheme="minorHAnsi"/>
          <w:sz w:val="18"/>
          <w:szCs w:val="18"/>
        </w:rPr>
        <w:t xml:space="preserve"> the input type is Btu/</w:t>
      </w:r>
      <w:r w:rsidR="009B3B3A" w:rsidRPr="006F753B">
        <w:rPr>
          <w:rFonts w:asciiTheme="minorHAnsi" w:hAnsiTheme="minorHAnsi" w:cstheme="minorHAnsi"/>
          <w:sz w:val="18"/>
          <w:szCs w:val="18"/>
        </w:rPr>
        <w:t>h</w:t>
      </w:r>
      <w:r w:rsidR="002A76D1" w:rsidRPr="006F753B">
        <w:rPr>
          <w:rFonts w:asciiTheme="minorHAnsi" w:hAnsiTheme="minorHAnsi" w:cstheme="minorHAnsi"/>
          <w:sz w:val="18"/>
          <w:szCs w:val="18"/>
        </w:rPr>
        <w:t xml:space="preserve">r. For </w:t>
      </w:r>
      <w:r w:rsidR="00A13BF1" w:rsidRPr="006F753B">
        <w:rPr>
          <w:rFonts w:asciiTheme="minorHAnsi" w:hAnsiTheme="minorHAnsi" w:cstheme="minorHAnsi"/>
          <w:sz w:val="18"/>
          <w:szCs w:val="18"/>
        </w:rPr>
        <w:t xml:space="preserve">heat pump and electric </w:t>
      </w:r>
      <w:proofErr w:type="gramStart"/>
      <w:r w:rsidR="00A13BF1" w:rsidRPr="006F753B">
        <w:rPr>
          <w:rFonts w:asciiTheme="minorHAnsi" w:hAnsiTheme="minorHAnsi" w:cstheme="minorHAnsi"/>
          <w:sz w:val="18"/>
          <w:szCs w:val="18"/>
        </w:rPr>
        <w:t>resistance</w:t>
      </w:r>
      <w:proofErr w:type="gramEnd"/>
      <w:r w:rsidR="002A76D1" w:rsidRPr="006F753B">
        <w:rPr>
          <w:rFonts w:asciiTheme="minorHAnsi" w:hAnsiTheme="minorHAnsi" w:cstheme="minorHAnsi"/>
          <w:sz w:val="18"/>
          <w:szCs w:val="18"/>
        </w:rPr>
        <w:t xml:space="preserve"> the input type is kW</w:t>
      </w:r>
      <w:r w:rsidR="009B3B3A" w:rsidRPr="006F753B">
        <w:rPr>
          <w:rFonts w:asciiTheme="minorHAnsi" w:hAnsiTheme="minorHAnsi" w:cstheme="minorHAnsi"/>
          <w:sz w:val="18"/>
          <w:szCs w:val="18"/>
        </w:rPr>
        <w:t>.</w:t>
      </w:r>
    </w:p>
    <w:p w14:paraId="23783BF2" w14:textId="1294C2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Rated Input Value – User input. Numerical value of the rated input. Must be equal to or less than value indicated on the </w:t>
      </w:r>
      <w:r w:rsidR="00DA58BF" w:rsidRPr="006F753B">
        <w:rPr>
          <w:rFonts w:asciiTheme="minorHAnsi" w:hAnsiTheme="minorHAnsi" w:cstheme="minorHAnsi"/>
          <w:sz w:val="18"/>
          <w:szCs w:val="18"/>
        </w:rPr>
        <w:t>LMCC</w:t>
      </w:r>
      <w:r w:rsidRPr="006F753B">
        <w:rPr>
          <w:rFonts w:asciiTheme="minorHAnsi" w:hAnsiTheme="minorHAnsi" w:cstheme="minorHAnsi"/>
          <w:sz w:val="18"/>
          <w:szCs w:val="18"/>
        </w:rPr>
        <w:t>.</w:t>
      </w:r>
    </w:p>
    <w:p w14:paraId="2EBFA53A" w14:textId="5CEFB3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Dwelling Unit DHW System Distribution Type - Reference information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w:t>
      </w:r>
    </w:p>
    <w:p w14:paraId="36C363FC" w14:textId="72BC28F6" w:rsidR="000E1923" w:rsidRPr="006F753B" w:rsidRDefault="00237BB2"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0E1923" w:rsidRPr="006F753B">
        <w:rPr>
          <w:rFonts w:asciiTheme="minorHAnsi" w:hAnsiTheme="minorHAnsi" w:cstheme="minorHAnsi"/>
          <w:sz w:val="18"/>
          <w:szCs w:val="18"/>
        </w:rPr>
        <w:t xml:space="preserve">Compact Distribution - </w:t>
      </w:r>
      <w:r w:rsidR="00A13BF1" w:rsidRPr="006F753B">
        <w:rPr>
          <w:rFonts w:asciiTheme="minorHAnsi" w:hAnsiTheme="minorHAnsi" w:cstheme="minorHAnsi"/>
          <w:sz w:val="18"/>
          <w:szCs w:val="18"/>
        </w:rPr>
        <w:t xml:space="preserve">Reference information from </w:t>
      </w:r>
      <w:r w:rsidR="00254F4C" w:rsidRPr="006F753B">
        <w:rPr>
          <w:rFonts w:asciiTheme="minorHAnsi" w:hAnsiTheme="minorHAnsi" w:cstheme="minorHAnsi"/>
          <w:sz w:val="18"/>
          <w:szCs w:val="18"/>
        </w:rPr>
        <w:t>Table A</w:t>
      </w:r>
      <w:r w:rsidR="00A13BF1" w:rsidRPr="006F753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7F244113" w:rsidR="00F43FA8" w:rsidRPr="005828AE" w:rsidRDefault="00E74E4F" w:rsidP="00F43FA8">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F43FA8" w:rsidRPr="005828AE">
        <w:rPr>
          <w:rFonts w:asciiTheme="minorHAnsi" w:hAnsiTheme="minorHAnsi" w:cstheme="minorHAnsi"/>
          <w:b/>
          <w:sz w:val="18"/>
          <w:szCs w:val="18"/>
        </w:rPr>
        <w:t xml:space="preserve">. Installed Dwelling Unit </w:t>
      </w:r>
      <w:r w:rsidR="006B6989" w:rsidRPr="006B6989">
        <w:rPr>
          <w:rFonts w:asciiTheme="minorHAnsi" w:hAnsiTheme="minorHAnsi" w:cstheme="minorHAnsi"/>
          <w:b/>
          <w:sz w:val="18"/>
          <w:szCs w:val="18"/>
        </w:rPr>
        <w:t xml:space="preserve">HPWH System </w:t>
      </w:r>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29D4AA81" w:rsidR="00F43FA8" w:rsidRPr="006F753B" w:rsidRDefault="00F43FA8" w:rsidP="006F753B">
      <w:pPr>
        <w:pStyle w:val="ListParagraph"/>
        <w:numPr>
          <w:ilvl w:val="0"/>
          <w:numId w:val="4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F753B">
        <w:rPr>
          <w:rFonts w:asciiTheme="minorHAnsi" w:hAnsiTheme="minorHAnsi" w:cstheme="minorHAnsi"/>
          <w:sz w:val="18"/>
          <w:szCs w:val="18"/>
        </w:rPr>
        <w:t xml:space="preserve"> </w:t>
      </w:r>
      <w:r w:rsidR="00D501FF" w:rsidRPr="006F753B">
        <w:rPr>
          <w:rFonts w:asciiTheme="minorHAnsi" w:hAnsiTheme="minorHAnsi" w:cstheme="minorHAnsi"/>
          <w:sz w:val="18"/>
          <w:szCs w:val="18"/>
        </w:rPr>
        <w:t>Dwelling Unit Name</w:t>
      </w:r>
      <w:r w:rsidR="00D501FF" w:rsidRPr="006F753B" w:rsidDel="00D501FF">
        <w:rPr>
          <w:rFonts w:asciiTheme="minorHAnsi" w:hAnsiTheme="minorHAnsi" w:cstheme="minorHAnsi"/>
          <w:sz w:val="18"/>
          <w:szCs w:val="18"/>
        </w:rPr>
        <w:t xml:space="preserve"> </w:t>
      </w:r>
      <w:r w:rsidRPr="006F753B">
        <w:rPr>
          <w:rFonts w:asciiTheme="minorHAnsi" w:hAnsiTheme="minorHAnsi" w:cstheme="minorHAnsi"/>
          <w:sz w:val="18"/>
          <w:szCs w:val="18"/>
        </w:rPr>
        <w:t xml:space="preserve">– Reference information from </w:t>
      </w:r>
      <w:r w:rsidR="00254F4C"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254F4C" w:rsidRPr="006F753B">
        <w:rPr>
          <w:rFonts w:asciiTheme="minorHAnsi" w:hAnsiTheme="minorHAnsi" w:cstheme="minorHAnsi"/>
          <w:sz w:val="18"/>
          <w:szCs w:val="18"/>
        </w:rPr>
        <w:t>.</w:t>
      </w:r>
    </w:p>
    <w:p w14:paraId="51BCE0CC" w14:textId="2E512880" w:rsidR="00F43FA8" w:rsidRPr="006F753B" w:rsidRDefault="0098510F"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Water Heating System ID or Name</w:t>
      </w:r>
      <w:r w:rsidR="00F43FA8" w:rsidRPr="006F753B">
        <w:rPr>
          <w:rFonts w:asciiTheme="minorHAnsi" w:hAnsiTheme="minorHAnsi" w:cstheme="minorHAnsi"/>
          <w:sz w:val="18"/>
          <w:szCs w:val="18"/>
        </w:rPr>
        <w:t xml:space="preserve"> – Reference information from </w:t>
      </w:r>
      <w:r w:rsidR="008E387F" w:rsidRPr="006F753B">
        <w:rPr>
          <w:rFonts w:asciiTheme="minorHAnsi" w:hAnsiTheme="minorHAnsi" w:cstheme="minorHAnsi"/>
          <w:sz w:val="18"/>
          <w:szCs w:val="18"/>
        </w:rPr>
        <w:t xml:space="preserve">Table </w:t>
      </w:r>
      <w:r w:rsidR="004F3ED5" w:rsidRPr="006F753B">
        <w:rPr>
          <w:rFonts w:asciiTheme="minorHAnsi" w:hAnsiTheme="minorHAnsi" w:cstheme="minorHAnsi"/>
          <w:sz w:val="18"/>
          <w:szCs w:val="18"/>
        </w:rPr>
        <w:t>A2</w:t>
      </w:r>
      <w:r w:rsidR="00F43FA8" w:rsidRPr="006F753B">
        <w:rPr>
          <w:rFonts w:asciiTheme="minorHAnsi" w:hAnsiTheme="minorHAnsi" w:cstheme="minorHAnsi"/>
          <w:sz w:val="18"/>
          <w:szCs w:val="18"/>
        </w:rPr>
        <w:t>.</w:t>
      </w:r>
    </w:p>
    <w:p w14:paraId="2D9E5742" w14:textId="7A8B71D7" w:rsidR="00F43FA8" w:rsidRPr="006F753B" w:rsidRDefault="00C1302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Modeled Equipment Make and Model</w:t>
      </w:r>
      <w:r w:rsidRPr="006F753B" w:rsidDel="00C13027">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User input </w:t>
      </w:r>
      <w:r w:rsidR="008E387F" w:rsidRPr="006F753B">
        <w:rPr>
          <w:rFonts w:asciiTheme="minorHAnsi" w:hAnsiTheme="minorHAnsi" w:cstheme="minorHAnsi"/>
          <w:sz w:val="18"/>
          <w:szCs w:val="18"/>
        </w:rPr>
        <w:t>m</w:t>
      </w:r>
      <w:r w:rsidR="00F43FA8" w:rsidRPr="006F753B">
        <w:rPr>
          <w:rFonts w:asciiTheme="minorHAnsi" w:hAnsiTheme="minorHAnsi" w:cstheme="minorHAnsi"/>
          <w:sz w:val="18"/>
          <w:szCs w:val="18"/>
        </w:rPr>
        <w:t xml:space="preserve">ust be equal to </w:t>
      </w:r>
      <w:r w:rsidR="00C123F7" w:rsidRPr="006F753B">
        <w:rPr>
          <w:rFonts w:asciiTheme="minorHAnsi" w:hAnsiTheme="minorHAnsi" w:cstheme="minorHAnsi"/>
          <w:sz w:val="18"/>
          <w:szCs w:val="18"/>
        </w:rPr>
        <w:t>the</w:t>
      </w:r>
      <w:r w:rsidR="00F43FA8" w:rsidRPr="006F753B">
        <w:rPr>
          <w:rFonts w:asciiTheme="minorHAnsi" w:hAnsiTheme="minorHAnsi" w:cstheme="minorHAnsi"/>
          <w:sz w:val="18"/>
          <w:szCs w:val="18"/>
        </w:rPr>
        <w:t xml:space="preserve"> value indicated on </w:t>
      </w:r>
      <w:r w:rsidR="008E387F"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A3375B" w:rsidRPr="006F753B">
        <w:rPr>
          <w:rFonts w:asciiTheme="minorHAnsi" w:hAnsiTheme="minorHAnsi" w:cstheme="minorHAnsi"/>
          <w:sz w:val="18"/>
          <w:szCs w:val="18"/>
        </w:rPr>
        <w:t xml:space="preserve"> as </w:t>
      </w:r>
      <w:r w:rsidR="006A3082" w:rsidRPr="006F753B">
        <w:rPr>
          <w:rFonts w:asciiTheme="minorHAnsi" w:hAnsiTheme="minorHAnsi" w:cstheme="minorHAnsi"/>
          <w:sz w:val="18"/>
          <w:szCs w:val="18"/>
        </w:rPr>
        <w:t>default and</w:t>
      </w:r>
      <w:r w:rsidR="00C75F6D" w:rsidRPr="006F753B">
        <w:rPr>
          <w:rFonts w:asciiTheme="minorHAnsi" w:hAnsiTheme="minorHAnsi" w:cstheme="minorHAnsi"/>
          <w:sz w:val="18"/>
          <w:szCs w:val="18"/>
        </w:rPr>
        <w:t xml:space="preserve"> allow user to override with an equivalent system based on the simulated equipment in </w:t>
      </w:r>
      <w:r w:rsidR="00EB7E51" w:rsidRPr="006F753B">
        <w:rPr>
          <w:rFonts w:asciiTheme="minorHAnsi" w:hAnsiTheme="minorHAnsi" w:cstheme="minorHAnsi"/>
          <w:sz w:val="18"/>
          <w:szCs w:val="18"/>
        </w:rPr>
        <w:t>Table</w:t>
      </w:r>
      <w:r w:rsidR="00D96CC6" w:rsidRPr="006F753B">
        <w:rPr>
          <w:rFonts w:asciiTheme="minorHAnsi" w:hAnsiTheme="minorHAnsi" w:cstheme="minorHAnsi"/>
          <w:sz w:val="18"/>
          <w:szCs w:val="18"/>
        </w:rPr>
        <w:t xml:space="preserve"> </w:t>
      </w:r>
      <w:r w:rsidR="004F3ED5" w:rsidRPr="006F753B">
        <w:rPr>
          <w:rFonts w:asciiTheme="minorHAnsi" w:hAnsiTheme="minorHAnsi" w:cstheme="minorHAnsi"/>
          <w:sz w:val="18"/>
          <w:szCs w:val="18"/>
        </w:rPr>
        <w:t>A2</w:t>
      </w:r>
      <w:r w:rsidR="00D96CC6" w:rsidRPr="006F753B">
        <w:rPr>
          <w:rFonts w:asciiTheme="minorHAnsi" w:hAnsiTheme="minorHAnsi" w:cstheme="minorHAnsi"/>
          <w:sz w:val="18"/>
          <w:szCs w:val="18"/>
        </w:rPr>
        <w:t>.</w:t>
      </w:r>
      <w:r w:rsidR="00B265DF" w:rsidRPr="006F753B">
        <w:rPr>
          <w:rFonts w:asciiTheme="minorHAnsi" w:hAnsiTheme="minorHAnsi" w:cstheme="minorHAnsi"/>
          <w:sz w:val="18"/>
          <w:szCs w:val="18"/>
        </w:rPr>
        <w:t>04</w:t>
      </w:r>
      <w:r w:rsidR="00F43FA8" w:rsidRPr="006F753B">
        <w:rPr>
          <w:rFonts w:asciiTheme="minorHAnsi" w:hAnsiTheme="minorHAnsi" w:cstheme="minorHAnsi"/>
          <w:sz w:val="18"/>
          <w:szCs w:val="18"/>
        </w:rPr>
        <w:t xml:space="preserve"> </w:t>
      </w:r>
      <w:r w:rsidR="00A60072" w:rsidRPr="006F753B">
        <w:rPr>
          <w:rFonts w:asciiTheme="minorHAnsi" w:hAnsiTheme="minorHAnsi" w:cstheme="minorHAnsi"/>
          <w:sz w:val="18"/>
          <w:szCs w:val="18"/>
        </w:rPr>
        <w:t># of Like (or Identical) Water Heaters in System</w:t>
      </w:r>
      <w:r w:rsidR="00A60072" w:rsidRPr="006F753B" w:rsidDel="00A60072">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w:t>
      </w:r>
      <w:bookmarkStart w:id="1" w:name="_Hlk89011300"/>
      <w:r w:rsidR="00986453" w:rsidRPr="006F753B">
        <w:rPr>
          <w:rFonts w:asciiTheme="minorHAnsi" w:hAnsiTheme="minorHAnsi" w:cstheme="minorHAnsi"/>
          <w:sz w:val="18"/>
          <w:szCs w:val="18"/>
        </w:rPr>
        <w:t xml:space="preserve">Reference information from Table </w:t>
      </w:r>
      <w:bookmarkEnd w:id="1"/>
      <w:r w:rsidR="006A3082" w:rsidRPr="006F753B">
        <w:rPr>
          <w:rFonts w:asciiTheme="minorHAnsi" w:hAnsiTheme="minorHAnsi" w:cstheme="minorHAnsi"/>
          <w:sz w:val="18"/>
          <w:szCs w:val="18"/>
        </w:rPr>
        <w:t>A2</w:t>
      </w:r>
      <w:r w:rsidR="00DA58BF" w:rsidRPr="006F753B">
        <w:rPr>
          <w:rFonts w:asciiTheme="minorHAnsi" w:hAnsiTheme="minorHAnsi" w:cstheme="minorHAnsi"/>
          <w:sz w:val="18"/>
          <w:szCs w:val="18"/>
        </w:rPr>
        <w:t>LMCC</w:t>
      </w:r>
      <w:r w:rsidR="00F43FA8" w:rsidRPr="006F753B">
        <w:rPr>
          <w:rFonts w:asciiTheme="minorHAnsi" w:hAnsiTheme="minorHAnsi" w:cstheme="minorHAnsi"/>
          <w:sz w:val="18"/>
          <w:szCs w:val="18"/>
        </w:rPr>
        <w:t xml:space="preserve">.  </w:t>
      </w:r>
    </w:p>
    <w:p w14:paraId="2E863F7E" w14:textId="3291293F" w:rsidR="00F43FA8" w:rsidRPr="006F753B" w:rsidRDefault="00A60072"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Tank Location </w:t>
      </w:r>
      <w:r w:rsidR="00F43FA8" w:rsidRPr="006F753B">
        <w:rPr>
          <w:rFonts w:asciiTheme="minorHAnsi" w:hAnsiTheme="minorHAnsi" w:cstheme="minorHAnsi"/>
          <w:sz w:val="18"/>
          <w:szCs w:val="18"/>
        </w:rPr>
        <w:t xml:space="preserve">– </w:t>
      </w:r>
      <w:r w:rsidR="005C0374" w:rsidRPr="006F753B">
        <w:rPr>
          <w:rFonts w:asciiTheme="minorHAnsi" w:hAnsiTheme="minorHAnsi" w:cstheme="minorHAnsi"/>
          <w:sz w:val="18"/>
          <w:szCs w:val="18"/>
        </w:rPr>
        <w:t xml:space="preserve">User input. Must be equal to value indicated in Table </w:t>
      </w:r>
      <w:r w:rsidR="00A808C5" w:rsidRPr="006F753B">
        <w:rPr>
          <w:rFonts w:asciiTheme="minorHAnsi" w:hAnsiTheme="minorHAnsi" w:cstheme="minorHAnsi"/>
          <w:sz w:val="18"/>
          <w:szCs w:val="18"/>
        </w:rPr>
        <w:t>A</w:t>
      </w:r>
      <w:proofErr w:type="gramStart"/>
      <w:r w:rsidR="00A808C5" w:rsidRPr="006F753B">
        <w:rPr>
          <w:rFonts w:asciiTheme="minorHAnsi" w:hAnsiTheme="minorHAnsi" w:cstheme="minorHAnsi"/>
          <w:sz w:val="18"/>
          <w:szCs w:val="18"/>
        </w:rPr>
        <w:t>2</w:t>
      </w:r>
      <w:r w:rsidR="005C0374" w:rsidRPr="006F753B">
        <w:rPr>
          <w:rFonts w:asciiTheme="minorHAnsi" w:hAnsiTheme="minorHAnsi" w:cstheme="minorHAnsi"/>
          <w:sz w:val="18"/>
          <w:szCs w:val="18"/>
        </w:rPr>
        <w:t>.</w:t>
      </w:r>
      <w:r w:rsidR="00DA58BF" w:rsidRPr="006F753B">
        <w:rPr>
          <w:rFonts w:asciiTheme="minorHAnsi" w:hAnsiTheme="minorHAnsi" w:cstheme="minorHAnsi"/>
          <w:sz w:val="18"/>
          <w:szCs w:val="18"/>
        </w:rPr>
        <w:t>LMCC</w:t>
      </w:r>
      <w:proofErr w:type="gramEnd"/>
      <w:r w:rsidR="00F43FA8" w:rsidRPr="006F753B">
        <w:rPr>
          <w:rFonts w:asciiTheme="minorHAnsi" w:hAnsiTheme="minorHAnsi" w:cstheme="minorHAnsi"/>
          <w:sz w:val="18"/>
          <w:szCs w:val="18"/>
        </w:rPr>
        <w:t xml:space="preserve"> </w:t>
      </w:r>
    </w:p>
    <w:p w14:paraId="6874F251" w14:textId="7E920E95" w:rsidR="003C1641" w:rsidRPr="006F753B" w:rsidRDefault="00165E9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Exterior Tank Insulation R-value</w:t>
      </w:r>
      <w:r w:rsidR="003C1641" w:rsidRPr="006F753B">
        <w:rPr>
          <w:rFonts w:asciiTheme="minorHAnsi" w:hAnsiTheme="minorHAnsi" w:cstheme="minorHAnsi"/>
          <w:sz w:val="18"/>
          <w:szCs w:val="18"/>
        </w:rPr>
        <w:t xml:space="preserve"> – User input. </w:t>
      </w:r>
      <w:r w:rsidR="008E387F" w:rsidRPr="006F753B">
        <w:rPr>
          <w:rFonts w:asciiTheme="minorHAnsi" w:hAnsiTheme="minorHAnsi" w:cstheme="minorHAnsi"/>
          <w:sz w:val="18"/>
          <w:szCs w:val="18"/>
        </w:rPr>
        <w:t xml:space="preserve">Must be equal to </w:t>
      </w:r>
      <w:r w:rsidR="00F415BA" w:rsidRPr="006F753B">
        <w:rPr>
          <w:rFonts w:asciiTheme="minorHAnsi" w:hAnsiTheme="minorHAnsi" w:cstheme="minorHAnsi"/>
          <w:sz w:val="18"/>
          <w:szCs w:val="18"/>
        </w:rPr>
        <w:t xml:space="preserve">or higher </w:t>
      </w:r>
      <w:r w:rsidR="00825416" w:rsidRPr="006F753B">
        <w:rPr>
          <w:rFonts w:asciiTheme="minorHAnsi" w:hAnsiTheme="minorHAnsi" w:cstheme="minorHAnsi"/>
          <w:sz w:val="18"/>
          <w:szCs w:val="18"/>
        </w:rPr>
        <w:t>than</w:t>
      </w:r>
      <w:r w:rsidR="008E387F" w:rsidRPr="006F753B">
        <w:rPr>
          <w:rFonts w:asciiTheme="minorHAnsi" w:hAnsiTheme="minorHAnsi" w:cstheme="minorHAnsi"/>
          <w:sz w:val="18"/>
          <w:szCs w:val="18"/>
        </w:rPr>
        <w:t xml:space="preserve"> value indicated in Table </w:t>
      </w:r>
      <w:r w:rsidR="0017553F" w:rsidRPr="006F753B">
        <w:rPr>
          <w:rFonts w:asciiTheme="minorHAnsi" w:hAnsiTheme="minorHAnsi" w:cstheme="minorHAnsi"/>
          <w:sz w:val="18"/>
          <w:szCs w:val="18"/>
        </w:rPr>
        <w:t>A2</w:t>
      </w:r>
      <w:r w:rsidR="008E387F" w:rsidRPr="006F753B">
        <w:rPr>
          <w:rFonts w:asciiTheme="minorHAnsi" w:hAnsiTheme="minorHAnsi" w:cstheme="minorHAnsi"/>
          <w:sz w:val="18"/>
          <w:szCs w:val="18"/>
        </w:rPr>
        <w:t xml:space="preserve">. </w:t>
      </w:r>
    </w:p>
    <w:p w14:paraId="6EB2107E" w14:textId="5E6F7958" w:rsidR="008E387F" w:rsidRPr="006F753B" w:rsidRDefault="00C71BA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Dwelling Unit DHW System Distribution Type</w:t>
      </w:r>
      <w:r w:rsidRPr="006F753B" w:rsidDel="00C71BA9">
        <w:rPr>
          <w:rFonts w:asciiTheme="minorHAnsi" w:hAnsiTheme="minorHAnsi" w:cstheme="minorHAnsi"/>
          <w:sz w:val="18"/>
          <w:szCs w:val="18"/>
        </w:rPr>
        <w:t xml:space="preserve"> </w:t>
      </w:r>
      <w:r w:rsidR="008E387F" w:rsidRPr="006F753B">
        <w:rPr>
          <w:rFonts w:asciiTheme="minorHAnsi" w:hAnsiTheme="minorHAnsi" w:cstheme="minorHAnsi"/>
          <w:sz w:val="18"/>
          <w:szCs w:val="18"/>
        </w:rPr>
        <w:t xml:space="preserve">– </w:t>
      </w:r>
      <w:r w:rsidR="004C27DF" w:rsidRPr="006F753B">
        <w:rPr>
          <w:rFonts w:asciiTheme="minorHAnsi" w:hAnsiTheme="minorHAnsi" w:cstheme="minorHAnsi"/>
          <w:sz w:val="18"/>
          <w:szCs w:val="18"/>
        </w:rPr>
        <w:t xml:space="preserve">Reference information from Table </w:t>
      </w:r>
      <w:r w:rsidR="00A808C5" w:rsidRPr="006F753B">
        <w:rPr>
          <w:rFonts w:asciiTheme="minorHAnsi" w:hAnsiTheme="minorHAnsi" w:cstheme="minorHAnsi"/>
          <w:sz w:val="18"/>
          <w:szCs w:val="18"/>
        </w:rPr>
        <w:t>A2</w:t>
      </w:r>
      <w:r w:rsidR="008E387F" w:rsidRPr="006F753B">
        <w:rPr>
          <w:rFonts w:asciiTheme="minorHAnsi" w:hAnsiTheme="minorHAnsi" w:cstheme="minorHAnsi"/>
          <w:sz w:val="18"/>
          <w:szCs w:val="18"/>
        </w:rPr>
        <w:t>.</w:t>
      </w:r>
    </w:p>
    <w:p w14:paraId="5F00B7B3" w14:textId="758F1ECD" w:rsidR="00100F72" w:rsidRPr="006F753B" w:rsidRDefault="005F6C5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cstheme="minorHAnsi"/>
          <w:sz w:val="18"/>
          <w:szCs w:val="20"/>
        </w:rPr>
        <w:t>Compact Distribution</w:t>
      </w:r>
      <w:r w:rsidR="00FA542A" w:rsidRPr="006F753B">
        <w:rPr>
          <w:rFonts w:cstheme="minorHAnsi"/>
          <w:sz w:val="18"/>
          <w:szCs w:val="20"/>
        </w:rPr>
        <w:t xml:space="preserve"> </w:t>
      </w:r>
      <w:r w:rsidR="00D6550A" w:rsidRPr="006F753B">
        <w:rPr>
          <w:rFonts w:cstheme="minorHAnsi"/>
          <w:sz w:val="18"/>
          <w:szCs w:val="20"/>
        </w:rPr>
        <w:t xml:space="preserve">— </w:t>
      </w:r>
      <w:r w:rsidR="00C70BE1" w:rsidRPr="006F753B">
        <w:rPr>
          <w:rFonts w:cstheme="minorHAnsi"/>
          <w:sz w:val="18"/>
          <w:szCs w:val="20"/>
        </w:rPr>
        <w:t xml:space="preserve">Reference information from Table </w:t>
      </w:r>
      <w:r w:rsidR="00A808C5" w:rsidRPr="006F753B">
        <w:rPr>
          <w:rFonts w:cstheme="minorHAnsi"/>
          <w:sz w:val="18"/>
          <w:szCs w:val="20"/>
        </w:rPr>
        <w:t>A2</w:t>
      </w:r>
      <w:r w:rsidR="00C70BE1" w:rsidRPr="006F753B">
        <w:rPr>
          <w:rFonts w:cstheme="minorHAnsi"/>
          <w:sz w:val="18"/>
          <w:szCs w:val="20"/>
        </w:rPr>
        <w:t>.</w:t>
      </w:r>
    </w:p>
    <w:p w14:paraId="057630BE" w14:textId="77777777" w:rsidR="006F753B" w:rsidRPr="006F753B" w:rsidRDefault="006F753B" w:rsidP="006F753B">
      <w:pPr>
        <w:pStyle w:val="ListParagraph"/>
        <w:keepNext/>
        <w:spacing w:after="0" w:line="240" w:lineRule="auto"/>
        <w:rPr>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42576F" w:rsidRPr="001030DF">
        <w:rPr>
          <w:rFonts w:asciiTheme="minorHAnsi" w:hAnsiTheme="minorHAnsi" w:cstheme="minorHAnsi"/>
          <w:b/>
          <w:sz w:val="18"/>
          <w:szCs w:val="18"/>
        </w:rPr>
        <w:t>. Design Dwelling Unit Water Heating Efficiency Information</w:t>
      </w:r>
    </w:p>
    <w:p w14:paraId="09A27A51" w14:textId="47264B24"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1B5F28">
        <w:rPr>
          <w:rFonts w:asciiTheme="minorHAnsi" w:hAnsiTheme="minorHAnsi" w:cstheme="minorHAnsi"/>
          <w:bCs/>
          <w:sz w:val="18"/>
          <w:szCs w:val="18"/>
        </w:rPr>
        <w:t xml:space="preserve">This table reports the water heating system features that were specified on the registered </w:t>
      </w:r>
      <w:r w:rsidR="00DA58BF">
        <w:rPr>
          <w:rFonts w:asciiTheme="minorHAnsi" w:hAnsiTheme="minorHAnsi" w:cstheme="minorHAnsi"/>
          <w:bCs/>
          <w:sz w:val="18"/>
          <w:szCs w:val="18"/>
        </w:rPr>
        <w:t>LMCC</w:t>
      </w:r>
      <w:r w:rsidRPr="001B5F28">
        <w:rPr>
          <w:rFonts w:asciiTheme="minorHAnsi" w:hAnsiTheme="minorHAnsi" w:cstheme="minorHAnsi"/>
          <w:bCs/>
          <w:sz w:val="18"/>
          <w:szCs w:val="18"/>
        </w:rPr>
        <w:t xml:space="preserve"> compliance document for this project. This section is for information/verification purposes only and requires no user input.</w:t>
      </w:r>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2D080D5B" w14:textId="25697B40" w:rsidR="00A94029" w:rsidRPr="008E7206" w:rsidRDefault="00A94029"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Table </w:t>
      </w:r>
      <w:r w:rsidR="005C03FE" w:rsidRPr="008E7206">
        <w:rPr>
          <w:rFonts w:asciiTheme="minorHAnsi" w:hAnsiTheme="minorHAnsi" w:cstheme="minorHAnsi"/>
          <w:sz w:val="18"/>
          <w:szCs w:val="18"/>
        </w:rPr>
        <w:t>C</w:t>
      </w:r>
      <w:r w:rsidRPr="008E7206">
        <w:rPr>
          <w:rFonts w:asciiTheme="minorHAnsi" w:hAnsiTheme="minorHAnsi" w:cstheme="minorHAnsi"/>
          <w:sz w:val="18"/>
          <w:szCs w:val="18"/>
        </w:rPr>
        <w:t>.</w:t>
      </w:r>
    </w:p>
    <w:p w14:paraId="6EF99B39" w14:textId="3FC94A49" w:rsidR="008B4A61" w:rsidRPr="008E7206" w:rsidRDefault="00C67E03" w:rsidP="008E7206">
      <w:pPr>
        <w:pStyle w:val="ListParagraph"/>
        <w:keepNext/>
        <w:numPr>
          <w:ilvl w:val="0"/>
          <w:numId w:val="41"/>
        </w:numPr>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Heating Efficiency Type – Reference information from Table C. Different efficiency types </w:t>
      </w:r>
      <w:proofErr w:type="gramStart"/>
      <w:r w:rsidRPr="008E7206">
        <w:rPr>
          <w:rFonts w:asciiTheme="minorHAnsi" w:hAnsiTheme="minorHAnsi" w:cstheme="minorHAnsi"/>
          <w:sz w:val="18"/>
          <w:szCs w:val="18"/>
        </w:rPr>
        <w:t>are</w:t>
      </w:r>
      <w:proofErr w:type="gramEnd"/>
      <w:r w:rsidRPr="008E7206">
        <w:rPr>
          <w:rFonts w:asciiTheme="minorHAnsi" w:hAnsiTheme="minorHAnsi" w:cstheme="minorHAnsi"/>
          <w:sz w:val="18"/>
          <w:szCs w:val="18"/>
        </w:rPr>
        <w:t xml:space="preserve"> Energy Factor, AFUE, UEF and Thermal Efficiency.</w:t>
      </w:r>
      <w:r w:rsidR="00B466D9" w:rsidRPr="008E7206">
        <w:rPr>
          <w:rFonts w:asciiTheme="minorHAnsi" w:hAnsiTheme="minorHAnsi" w:cstheme="minorHAnsi"/>
          <w:bCs/>
          <w:sz w:val="18"/>
          <w:szCs w:val="18"/>
        </w:rPr>
        <w:tab/>
      </w:r>
    </w:p>
    <w:p w14:paraId="78C4D603" w14:textId="017363AB"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Heating Efficiency Value – User input must be equal to or higher efficiency than value indicated on Table C.</w:t>
      </w:r>
    </w:p>
    <w:p w14:paraId="3253181E" w14:textId="392C79D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Standby Loss – User input. Must be equal to or less than </w:t>
      </w:r>
      <w:proofErr w:type="gramStart"/>
      <w:r w:rsidRPr="008E7206">
        <w:rPr>
          <w:rFonts w:asciiTheme="minorHAnsi" w:hAnsiTheme="minorHAnsi" w:cstheme="minorHAnsi"/>
          <w:bCs/>
          <w:sz w:val="18"/>
          <w:szCs w:val="18"/>
        </w:rPr>
        <w:t>value</w:t>
      </w:r>
      <w:proofErr w:type="gramEnd"/>
      <w:r w:rsidRPr="008E7206">
        <w:rPr>
          <w:rFonts w:asciiTheme="minorHAnsi" w:hAnsiTheme="minorHAnsi" w:cstheme="minorHAnsi"/>
          <w:bCs/>
          <w:sz w:val="18"/>
          <w:szCs w:val="18"/>
        </w:rPr>
        <w:t xml:space="preserv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38D10772" w14:textId="4A2D5C3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Exterior Insulation R-Value – User input. Must be equal to or higher than value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0D989A83" w14:textId="755633DB" w:rsidR="006567C5" w:rsidRPr="008E7206" w:rsidRDefault="0088574E" w:rsidP="008E7206">
      <w:pPr>
        <w:pStyle w:val="ListParagraph"/>
        <w:keepNext/>
        <w:numPr>
          <w:ilvl w:val="0"/>
          <w:numId w:val="41"/>
        </w:numPr>
        <w:spacing w:after="0" w:line="240" w:lineRule="auto"/>
        <w:rPr>
          <w:rFonts w:asciiTheme="minorHAnsi" w:hAnsiTheme="minorHAnsi" w:cstheme="minorHAnsi"/>
          <w:bCs/>
          <w:sz w:val="18"/>
          <w:szCs w:val="18"/>
        </w:rPr>
      </w:pPr>
      <w:r w:rsidRPr="008E7206">
        <w:rPr>
          <w:rFonts w:asciiTheme="minorHAnsi" w:hAnsiTheme="minorHAnsi" w:cstheme="minorHAnsi"/>
          <w:sz w:val="18"/>
          <w:szCs w:val="18"/>
        </w:rPr>
        <w:t>Water Heater Storage Volume (gal) – User input. Must be equal to the value indicated in Table C. Value may be N/A if water heater type is instantaneous with zero storage.</w:t>
      </w:r>
    </w:p>
    <w:p w14:paraId="49BA0148" w14:textId="47F0FBF0" w:rsid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Tank location – User input. Must be equal to </w:t>
      </w:r>
      <w:proofErr w:type="gramStart"/>
      <w:r w:rsidRPr="008E7206">
        <w:rPr>
          <w:rFonts w:asciiTheme="minorHAnsi" w:hAnsiTheme="minorHAnsi" w:cstheme="minorHAnsi"/>
          <w:bCs/>
          <w:sz w:val="18"/>
          <w:szCs w:val="18"/>
        </w:rPr>
        <w:t>value</w:t>
      </w:r>
      <w:proofErr w:type="gramEnd"/>
      <w:r w:rsidRPr="008E7206">
        <w:rPr>
          <w:rFonts w:asciiTheme="minorHAnsi" w:hAnsiTheme="minorHAnsi" w:cstheme="minorHAnsi"/>
          <w:bCs/>
          <w:sz w:val="18"/>
          <w:szCs w:val="18"/>
        </w:rPr>
        <w:t xml:space="preserve"> indicated in Table C.</w:t>
      </w:r>
    </w:p>
    <w:p w14:paraId="02FE0187" w14:textId="77777777" w:rsidR="008E7206" w:rsidRDefault="008E7206">
      <w:pPr>
        <w:spacing w:after="0" w:line="240" w:lineRule="auto"/>
        <w:rPr>
          <w:rFonts w:asciiTheme="minorHAnsi" w:hAnsiTheme="minorHAnsi" w:cstheme="minorHAnsi"/>
          <w:bCs/>
          <w:sz w:val="18"/>
          <w:szCs w:val="18"/>
        </w:rPr>
      </w:pPr>
      <w:r>
        <w:rPr>
          <w:rFonts w:asciiTheme="minorHAnsi" w:hAnsiTheme="minorHAnsi" w:cstheme="minorHAnsi"/>
          <w:bCs/>
          <w:sz w:val="18"/>
          <w:szCs w:val="18"/>
        </w:rPr>
        <w:br w:type="page"/>
      </w: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lastRenderedPageBreak/>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2F77C8B1"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w:t>
      </w:r>
      <w:r w:rsidR="00F9082D" w:rsidRPr="008E7206">
        <w:rPr>
          <w:rFonts w:asciiTheme="minorHAnsi" w:hAnsiTheme="minorHAnsi" w:cstheme="minorHAnsi"/>
          <w:sz w:val="18"/>
          <w:szCs w:val="18"/>
        </w:rPr>
        <w:t xml:space="preserve">Table </w:t>
      </w:r>
      <w:r w:rsidR="00562FBC" w:rsidRPr="008E7206">
        <w:rPr>
          <w:rFonts w:asciiTheme="minorHAnsi" w:hAnsiTheme="minorHAnsi" w:cstheme="minorHAnsi"/>
          <w:sz w:val="18"/>
          <w:szCs w:val="18"/>
        </w:rPr>
        <w:t>B or B2</w:t>
      </w:r>
      <w:r w:rsidRPr="008E7206">
        <w:rPr>
          <w:rFonts w:asciiTheme="minorHAnsi" w:hAnsiTheme="minorHAnsi" w:cstheme="minorHAnsi"/>
          <w:sz w:val="18"/>
          <w:szCs w:val="18"/>
        </w:rPr>
        <w:t>.</w:t>
      </w:r>
    </w:p>
    <w:p w14:paraId="7B8DA3E1" w14:textId="0D8BB650"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Manufacturer – User input. Enter the name of the water heater manufacturer.</w:t>
      </w:r>
    </w:p>
    <w:p w14:paraId="7B8DA3E2" w14:textId="2C09B98D"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w:t>
      </w:r>
      <w:proofErr w:type="gramStart"/>
      <w:r w:rsidRPr="00542719">
        <w:rPr>
          <w:rFonts w:asciiTheme="minorHAnsi" w:hAnsiTheme="minorHAnsi" w:cstheme="minorHAnsi"/>
          <w:sz w:val="18"/>
          <w:szCs w:val="18"/>
        </w:rPr>
        <w:t>Installer</w:t>
      </w:r>
      <w:proofErr w:type="gramEnd"/>
      <w:r w:rsidRPr="00542719">
        <w:rPr>
          <w:rFonts w:asciiTheme="minorHAnsi" w:hAnsiTheme="minorHAnsi" w:cstheme="minorHAnsi"/>
          <w:sz w:val="18"/>
          <w:szCs w:val="18"/>
        </w:rPr>
        <w:t xml:space="preserve">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If performance compliance is used, this table lists the values used in the performance calculation and </w:t>
      </w:r>
      <w:proofErr w:type="gramStart"/>
      <w:r w:rsidRPr="005828AE">
        <w:rPr>
          <w:rFonts w:asciiTheme="minorHAnsi" w:hAnsiTheme="minorHAnsi" w:cstheme="minorHAnsi"/>
          <w:sz w:val="18"/>
          <w:szCs w:val="18"/>
        </w:rPr>
        <w:t>require</w:t>
      </w:r>
      <w:proofErr w:type="gramEnd"/>
      <w:r w:rsidRPr="005828AE">
        <w:rPr>
          <w:rFonts w:asciiTheme="minorHAnsi" w:hAnsiTheme="minorHAnsi" w:cstheme="minorHAnsi"/>
          <w:sz w:val="18"/>
          <w:szCs w:val="18"/>
        </w:rPr>
        <w:t xml:space="preserv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2FB89A04" w:rsidR="009075FA" w:rsidRPr="008E7206" w:rsidRDefault="009075FA"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Dwelling Name</w:t>
      </w:r>
      <w:r w:rsidR="00384225" w:rsidRPr="008E7206">
        <w:rPr>
          <w:rFonts w:asciiTheme="minorHAnsi" w:hAnsiTheme="minorHAnsi" w:cstheme="minorHAnsi"/>
          <w:bCs/>
          <w:sz w:val="18"/>
          <w:szCs w:val="18"/>
        </w:rPr>
        <w:t xml:space="preserve">. </w:t>
      </w:r>
      <w:r w:rsidR="00384225" w:rsidRPr="008E7206">
        <w:rPr>
          <w:rFonts w:asciiTheme="minorHAnsi" w:hAnsiTheme="minorHAnsi" w:cstheme="minorHAnsi"/>
          <w:sz w:val="18"/>
          <w:szCs w:val="18"/>
        </w:rPr>
        <w:t xml:space="preserve">Reference information from Table </w:t>
      </w:r>
      <w:r w:rsidR="00532C03" w:rsidRPr="008E7206">
        <w:rPr>
          <w:rFonts w:asciiTheme="minorHAnsi" w:hAnsiTheme="minorHAnsi" w:cstheme="minorHAnsi"/>
          <w:sz w:val="18"/>
          <w:szCs w:val="18"/>
        </w:rPr>
        <w:t>A</w:t>
      </w:r>
      <w:r w:rsidR="00562FBC" w:rsidRPr="008E7206">
        <w:rPr>
          <w:rFonts w:asciiTheme="minorHAnsi" w:hAnsiTheme="minorHAnsi" w:cstheme="minorHAnsi"/>
          <w:sz w:val="18"/>
          <w:szCs w:val="18"/>
        </w:rPr>
        <w:t>2</w:t>
      </w:r>
      <w:r w:rsidR="00F12B79" w:rsidRPr="008E7206">
        <w:rPr>
          <w:rFonts w:asciiTheme="minorHAnsi" w:hAnsiTheme="minorHAnsi" w:cstheme="minorHAnsi"/>
          <w:sz w:val="18"/>
          <w:szCs w:val="18"/>
        </w:rPr>
        <w:t>.</w:t>
      </w:r>
    </w:p>
    <w:p w14:paraId="0A922BF1" w14:textId="4D1161FB"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m</w:t>
      </w:r>
      <w:r w:rsidR="00B265DF" w:rsidRPr="008E7206">
        <w:rPr>
          <w:rFonts w:asciiTheme="minorHAnsi" w:hAnsiTheme="minorHAnsi" w:cstheme="minorHAnsi"/>
          <w:sz w:val="18"/>
          <w:szCs w:val="18"/>
        </w:rPr>
        <w:t>a</w:t>
      </w:r>
      <w:r w:rsidRPr="008E7206">
        <w:rPr>
          <w:rFonts w:asciiTheme="minorHAnsi" w:hAnsiTheme="minorHAnsi" w:cstheme="minorHAnsi"/>
          <w:sz w:val="18"/>
          <w:szCs w:val="18"/>
        </w:rPr>
        <w:t>s</w:t>
      </w:r>
      <w:r w:rsidR="00B265DF" w:rsidRPr="008E7206">
        <w:rPr>
          <w:rFonts w:asciiTheme="minorHAnsi" w:hAnsiTheme="minorHAnsi" w:cstheme="minorHAnsi"/>
          <w:sz w:val="18"/>
          <w:szCs w:val="18"/>
        </w:rPr>
        <w:t xml:space="preserve">ter </w:t>
      </w:r>
      <w:r w:rsidR="00871C6C" w:rsidRPr="008E7206">
        <w:rPr>
          <w:rFonts w:asciiTheme="minorHAnsi" w:hAnsiTheme="minorHAnsi" w:cstheme="minorHAnsi"/>
          <w:sz w:val="18"/>
          <w:szCs w:val="18"/>
        </w:rPr>
        <w:t>b</w:t>
      </w:r>
      <w:r w:rsidR="00B265DF" w:rsidRPr="008E7206">
        <w:rPr>
          <w:rFonts w:asciiTheme="minorHAnsi" w:hAnsiTheme="minorHAnsi" w:cstheme="minorHAnsi"/>
          <w:sz w:val="18"/>
          <w:szCs w:val="18"/>
        </w:rPr>
        <w:t xml:space="preserve">ath distance of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623BA8" w:rsidRPr="008E7206">
        <w:rPr>
          <w:rFonts w:asciiTheme="minorHAnsi" w:hAnsiTheme="minorHAnsi" w:cstheme="minorHAnsi"/>
          <w:sz w:val="18"/>
          <w:szCs w:val="18"/>
        </w:rPr>
        <w:t xml:space="preserve"> </w:t>
      </w:r>
      <w:bookmarkStart w:id="2" w:name="_Hlk4150104"/>
      <w:r w:rsidR="00623BA8" w:rsidRPr="008E7206">
        <w:rPr>
          <w:rFonts w:asciiTheme="minorHAnsi" w:hAnsiTheme="minorHAnsi" w:cstheme="minorHAnsi"/>
          <w:sz w:val="18"/>
          <w:szCs w:val="18"/>
        </w:rPr>
        <w:t>For multiple water heaters, enter the distance to the closest water heater.</w:t>
      </w:r>
    </w:p>
    <w:bookmarkEnd w:id="2"/>
    <w:p w14:paraId="78F61EDE" w14:textId="27AB1251"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k</w:t>
      </w:r>
      <w:r w:rsidR="00B265DF" w:rsidRPr="008E7206">
        <w:rPr>
          <w:rFonts w:asciiTheme="minorHAnsi" w:hAnsiTheme="minorHAnsi" w:cstheme="minorHAnsi"/>
          <w:sz w:val="18"/>
          <w:szCs w:val="18"/>
        </w:rPr>
        <w:t xml:space="preserve">itchen distance from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For multiple water heaters, enter the distance to the closest water heater.</w:t>
      </w:r>
    </w:p>
    <w:p w14:paraId="3AC5B67C" w14:textId="79D64078" w:rsidR="00B265DF" w:rsidRPr="008E7206" w:rsidRDefault="000E1923" w:rsidP="008E7206">
      <w:pPr>
        <w:pStyle w:val="ListParagraph"/>
        <w:numPr>
          <w:ilvl w:val="0"/>
          <w:numId w:val="43"/>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w:t>
      </w:r>
      <w:r w:rsidR="00871C6C" w:rsidRPr="008E7206">
        <w:rPr>
          <w:rFonts w:asciiTheme="minorHAnsi" w:hAnsiTheme="minorHAnsi" w:cstheme="minorHAnsi"/>
          <w:sz w:val="18"/>
          <w:szCs w:val="18"/>
        </w:rPr>
        <w:t>f</w:t>
      </w:r>
      <w:r w:rsidR="00B265DF" w:rsidRPr="008E7206">
        <w:rPr>
          <w:rFonts w:asciiTheme="minorHAnsi" w:hAnsiTheme="minorHAnsi" w:cstheme="minorHAnsi"/>
          <w:sz w:val="18"/>
          <w:szCs w:val="18"/>
        </w:rPr>
        <w:t xml:space="preserve">urthest </w:t>
      </w:r>
      <w:r w:rsidR="00871C6C" w:rsidRPr="008E7206">
        <w:rPr>
          <w:rFonts w:asciiTheme="minorHAnsi" w:hAnsiTheme="minorHAnsi" w:cstheme="minorHAnsi"/>
          <w:sz w:val="18"/>
          <w:szCs w:val="18"/>
        </w:rPr>
        <w:t>t</w:t>
      </w:r>
      <w:r w:rsidR="00B265DF" w:rsidRPr="008E7206">
        <w:rPr>
          <w:rFonts w:asciiTheme="minorHAnsi" w:hAnsiTheme="minorHAnsi" w:cstheme="minorHAnsi"/>
          <w:sz w:val="18"/>
          <w:szCs w:val="18"/>
        </w:rPr>
        <w:t xml:space="preserve">hird fixtures </w:t>
      </w:r>
      <w:r w:rsidR="000947DF" w:rsidRPr="008E7206">
        <w:rPr>
          <w:rFonts w:asciiTheme="minorHAnsi" w:hAnsiTheme="minorHAnsi" w:cstheme="minorHAnsi"/>
          <w:sz w:val="18"/>
          <w:szCs w:val="18"/>
        </w:rPr>
        <w:t xml:space="preserve">from fixture </w:t>
      </w:r>
      <w:r w:rsidR="00B265DF" w:rsidRPr="008E7206">
        <w:rPr>
          <w:rFonts w:asciiTheme="minorHAnsi" w:hAnsiTheme="minorHAnsi" w:cstheme="minorHAnsi"/>
          <w:sz w:val="18"/>
          <w:szCs w:val="18"/>
        </w:rPr>
        <w:t xml:space="preserve">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w:t>
      </w:r>
      <w:r w:rsidR="000947DF" w:rsidRPr="008E7206">
        <w:rPr>
          <w:rFonts w:asciiTheme="minorHAnsi" w:hAnsiTheme="minorHAnsi" w:cstheme="minorHAnsi"/>
          <w:sz w:val="18"/>
          <w:szCs w:val="18"/>
        </w:rPr>
        <w:t xml:space="preserve">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w:t>
      </w:r>
      <w:bookmarkStart w:id="3" w:name="_Hlk4150129"/>
      <w:r w:rsidR="00623BA8" w:rsidRPr="008E7206">
        <w:rPr>
          <w:rFonts w:asciiTheme="minorHAnsi" w:hAnsiTheme="minorHAnsi" w:cstheme="minorHAnsi"/>
          <w:sz w:val="18"/>
          <w:szCs w:val="18"/>
        </w:rPr>
        <w:t xml:space="preserve">For multiple water heaters, </w:t>
      </w:r>
      <w:r w:rsidR="00B804A4" w:rsidRPr="008E7206">
        <w:rPr>
          <w:rFonts w:asciiTheme="minorHAnsi" w:hAnsiTheme="minorHAnsi" w:cstheme="minorHAnsi"/>
          <w:sz w:val="18"/>
          <w:szCs w:val="18"/>
        </w:rPr>
        <w:t xml:space="preserve">enter </w:t>
      </w:r>
      <w:r w:rsidR="00623BA8" w:rsidRPr="008E7206">
        <w:rPr>
          <w:rFonts w:asciiTheme="minorHAnsi" w:hAnsiTheme="minorHAnsi" w:cstheme="minorHAnsi"/>
          <w:sz w:val="18"/>
          <w:szCs w:val="18"/>
        </w:rPr>
        <w:t xml:space="preserve">the average of the furthest </w:t>
      </w:r>
      <w:r w:rsidR="00B804A4" w:rsidRPr="008E7206">
        <w:rPr>
          <w:rFonts w:asciiTheme="minorHAnsi" w:hAnsiTheme="minorHAnsi" w:cstheme="minorHAnsi"/>
          <w:sz w:val="18"/>
          <w:szCs w:val="18"/>
        </w:rPr>
        <w:t>distance of each water heater.</w:t>
      </w:r>
    </w:p>
    <w:bookmarkEnd w:id="3"/>
    <w:p w14:paraId="15517A98" w14:textId="07805422"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Weighted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74922AB9" w14:textId="04FCB2A5"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Qualification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11C1851A"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B40ACF">
        <w:rPr>
          <w:rFonts w:asciiTheme="minorHAnsi" w:hAnsiTheme="minorHAnsi" w:cstheme="minorHAnsi"/>
          <w:sz w:val="18"/>
          <w:szCs w:val="18"/>
        </w:rPr>
        <w:t>J</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481BE8DF"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F65E13">
        <w:rPr>
          <w:rFonts w:asciiTheme="minorHAnsi" w:hAnsiTheme="minorHAnsi" w:cstheme="minorHAnsi"/>
          <w:sz w:val="18"/>
          <w:szCs w:val="18"/>
        </w:rPr>
        <w:t>J</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2AACA8B4"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7315C">
        <w:rPr>
          <w:rFonts w:asciiTheme="minorHAnsi" w:hAnsiTheme="minorHAnsi" w:cstheme="minorHAnsi"/>
          <w:sz w:val="18"/>
          <w:szCs w:val="18"/>
        </w:rPr>
        <w:t>J</w:t>
      </w:r>
      <w:r w:rsidR="000355C2" w:rsidRPr="005828AE">
        <w:rPr>
          <w:rFonts w:asciiTheme="minorHAnsi" w:hAnsiTheme="minorHAnsi" w:cstheme="minorHAnsi"/>
          <w:sz w:val="18"/>
          <w:szCs w:val="18"/>
        </w:rPr>
        <w:t xml:space="preserve"> and </w:t>
      </w:r>
      <w:r w:rsidR="0007315C">
        <w:rPr>
          <w:rFonts w:asciiTheme="minorHAnsi" w:hAnsiTheme="minorHAnsi" w:cstheme="minorHAnsi"/>
          <w:sz w:val="18"/>
          <w:szCs w:val="18"/>
        </w:rPr>
        <w:t>M</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A3DDC19">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r w:rsidR="00B854A7">
              <w:rPr>
                <w:rFonts w:asciiTheme="minorHAnsi" w:hAnsiTheme="minorHAnsi" w:cstheme="minorHAnsi"/>
                <w:b/>
                <w:sz w:val="20"/>
                <w:szCs w:val="20"/>
              </w:rPr>
              <w:t>(other than HPWH)</w:t>
            </w:r>
          </w:p>
          <w:p w14:paraId="37CACDE8" w14:textId="77777777" w:rsidR="00E8341D" w:rsidRDefault="009F070F" w:rsidP="001935D1">
            <w:pPr>
              <w:keepNext/>
              <w:spacing w:after="0" w:line="240" w:lineRule="auto"/>
              <w:rPr>
                <w:ins w:id="4" w:author="Alhabibi, Haider@Energy" w:date="2022-06-23T13:21:00Z"/>
                <w:sz w:val="18"/>
                <w:szCs w:val="18"/>
              </w:rPr>
            </w:pPr>
            <w:r>
              <w:rPr>
                <w:sz w:val="18"/>
                <w:szCs w:val="18"/>
              </w:rPr>
              <w:t>&lt;&lt;Static Text - see the top&gt;&gt;</w:t>
            </w:r>
          </w:p>
          <w:p w14:paraId="05580E32" w14:textId="15DF6FA5" w:rsidR="001935D1" w:rsidRPr="001935D1" w:rsidRDefault="001935D1" w:rsidP="001935D1">
            <w:pPr>
              <w:keepNext/>
              <w:spacing w:after="0" w:line="240" w:lineRule="auto"/>
              <w:rPr>
                <w:rFonts w:asciiTheme="minorHAnsi" w:eastAsia="Times New Roman" w:hAnsiTheme="minorHAnsi" w:cstheme="minorHAnsi"/>
                <w:sz w:val="18"/>
                <w:szCs w:val="20"/>
              </w:rPr>
            </w:pPr>
            <w:r w:rsidRPr="001935D1">
              <w:rPr>
                <w:rFonts w:asciiTheme="minorHAnsi" w:eastAsia="Times New Roman" w:hAnsiTheme="minorHAnsi" w:cstheme="minorHAnsi"/>
                <w:sz w:val="18"/>
                <w:szCs w:val="20"/>
              </w:rPr>
              <w:t>&lt;&lt;If LMCC only has HPWH, display the "section does not apply" message&gt;&gt;</w:t>
            </w:r>
          </w:p>
          <w:p w14:paraId="77146667" w14:textId="7C00DDF1" w:rsidR="00F8218D" w:rsidRPr="005C0B75" w:rsidRDefault="001935D1"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trike/>
                <w:sz w:val="18"/>
                <w:szCs w:val="18"/>
              </w:rPr>
            </w:pPr>
            <w:r w:rsidRPr="001935D1">
              <w:rPr>
                <w:rFonts w:asciiTheme="minorHAnsi" w:eastAsia="Times New Roman" w:hAnsiTheme="minorHAnsi" w:cstheme="minorHAnsi"/>
                <w:sz w:val="18"/>
                <w:szCs w:val="20"/>
              </w:rPr>
              <w:t>&lt;&lt;require one row of data for each water heater identified on the LMCC-PRF&gt;&gt;</w:t>
            </w:r>
          </w:p>
        </w:tc>
      </w:tr>
      <w:tr w:rsidR="00F8218D" w:rsidRPr="009E01FE" w14:paraId="4C006CC8" w14:textId="2B95C0FD" w:rsidTr="0A3DDC19">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A3DDC19">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0A3DDC19">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3CBB4858"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&lt;&lt;reference value from </w:t>
            </w:r>
            <w:r w:rsidR="00DA58BF">
              <w:rPr>
                <w:rFonts w:asciiTheme="minorHAnsi" w:eastAsia="Times New Roman" w:hAnsiTheme="minorHAnsi" w:cstheme="minorHAnsi"/>
                <w:sz w:val="16"/>
                <w:szCs w:val="20"/>
              </w:rPr>
              <w:t>LMCC</w:t>
            </w:r>
            <w:r>
              <w:rPr>
                <w:rFonts w:asciiTheme="minorHAnsi" w:eastAsia="Times New Roman" w:hAnsiTheme="minorHAnsi" w:cstheme="minorHAnsi"/>
                <w:sz w:val="16"/>
                <w:szCs w:val="20"/>
              </w:rPr>
              <w:t>;</w:t>
            </w:r>
            <w:ins w:id="5" w:author="Alhabibi, Haider@Energy [2]" w:date="2023-04-06T11:49:00Z">
              <w:r w:rsidR="00AE7F5B" w:rsidRPr="00AE7F5B">
                <w:rPr>
                  <w:rFonts w:asciiTheme="minorHAnsi" w:eastAsia="Times New Roman" w:hAnsiTheme="minorHAnsi" w:cstheme="minorHAnsi"/>
                  <w:sz w:val="20"/>
                  <w:szCs w:val="20"/>
                </w:rPr>
                <w:t xml:space="preserve"> </w:t>
              </w:r>
              <w:r w:rsidR="00AE7F5B" w:rsidRPr="00AE7F5B">
                <w:rPr>
                  <w:rFonts w:asciiTheme="minorHAnsi" w:eastAsia="Times New Roman" w:hAnsiTheme="minorHAnsi" w:cstheme="minorHAnsi"/>
                  <w:sz w:val="16"/>
                  <w:szCs w:val="20"/>
                </w:rPr>
                <w:t xml:space="preserve">If information is not available on the LMCC, then allow user input. </w:t>
              </w:r>
            </w:ins>
            <w:r w:rsidR="00F8218D">
              <w:rPr>
                <w:rFonts w:asciiTheme="minorHAnsi" w:eastAsia="Times New Roman" w:hAnsiTheme="minorHAnsi" w:cstheme="minorHAnsi"/>
                <w:sz w:val="16"/>
                <w:szCs w:val="20"/>
              </w:rPr>
              <w:t xml:space="preserve"> &gt;&gt;</w:t>
            </w:r>
          </w:p>
        </w:tc>
        <w:tc>
          <w:tcPr>
            <w:tcW w:w="419" w:type="pct"/>
            <w:tcBorders>
              <w:top w:val="single" w:sz="4" w:space="0" w:color="auto"/>
              <w:left w:val="single" w:sz="4" w:space="0" w:color="auto"/>
              <w:bottom w:val="single" w:sz="4" w:space="0" w:color="auto"/>
              <w:right w:val="single" w:sz="4" w:space="0" w:color="auto"/>
            </w:tcBorders>
          </w:tcPr>
          <w:p w14:paraId="3E700E93" w14:textId="78383B31"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&gt;&gt;</w:t>
            </w:r>
          </w:p>
        </w:tc>
        <w:tc>
          <w:tcPr>
            <w:tcW w:w="423" w:type="pct"/>
            <w:tcBorders>
              <w:top w:val="single" w:sz="4" w:space="0" w:color="auto"/>
              <w:left w:val="single" w:sz="4" w:space="0" w:color="auto"/>
              <w:bottom w:val="single" w:sz="4" w:space="0" w:color="auto"/>
              <w:right w:val="single" w:sz="4" w:space="0" w:color="auto"/>
            </w:tcBorders>
          </w:tcPr>
          <w:p w14:paraId="340A7134" w14:textId="161B24C5"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6" w:author="Alhabibi, Haider@Energy [2]" w:date="2023-04-06T11:50:00Z">
              <w:r w:rsidR="006F087E">
                <w:rPr>
                  <w:rFonts w:asciiTheme="minorHAnsi" w:eastAsia="Times New Roman" w:hAnsiTheme="minorHAnsi" w:cstheme="minorHAnsi"/>
                  <w:sz w:val="16"/>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 xml:space="preserve"> </w:t>
            </w:r>
          </w:p>
          <w:p w14:paraId="0FA5AF56" w14:textId="439DF15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del w:id="7" w:author="Alhabibi, Haider@Energy [2]" w:date="2023-04-06T11:51:00Z">
              <w:r w:rsidRPr="005828AE" w:rsidDel="00CD2624">
                <w:rPr>
                  <w:rFonts w:asciiTheme="minorHAnsi" w:eastAsia="Times New Roman" w:hAnsiTheme="minorHAnsi" w:cstheme="minorHAnsi"/>
                  <w:sz w:val="16"/>
                  <w:szCs w:val="20"/>
                </w:rPr>
                <w:delText>a</w:delText>
              </w:r>
            </w:del>
            <w:ins w:id="8" w:author="Alhabibi, Haider@Energy [2]" w:date="2023-04-06T11:51:00Z">
              <w:r w:rsidR="00CD2624">
                <w:rPr>
                  <w:rFonts w:asciiTheme="minorHAnsi" w:eastAsia="Times New Roman" w:hAnsiTheme="minorHAnsi" w:cstheme="minorHAnsi"/>
                  <w:sz w:val="16"/>
                  <w:szCs w:val="20"/>
                </w:rPr>
                <w:t>A</w:t>
              </w:r>
            </w:ins>
            <w:r w:rsidRPr="005828AE">
              <w:rPr>
                <w:rFonts w:asciiTheme="minorHAnsi" w:eastAsia="Times New Roman" w:hAnsiTheme="minorHAnsi" w:cstheme="minorHAnsi"/>
                <w:sz w:val="16"/>
                <w:szCs w:val="20"/>
              </w:rPr>
              <w:t>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61141BAE"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4851D383"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9" w:author="Alhabibi, Haider@Energy [2]" w:date="2023-04-06T11:50:00Z">
              <w:r w:rsidR="006F087E">
                <w:rPr>
                  <w:rFonts w:asciiTheme="minorHAnsi" w:eastAsia="Times New Roman" w:hAnsiTheme="minorHAnsi" w:cstheme="minorHAnsi"/>
                  <w:sz w:val="16"/>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&gt;&gt;</w:t>
            </w:r>
          </w:p>
        </w:tc>
        <w:tc>
          <w:tcPr>
            <w:tcW w:w="418" w:type="pct"/>
            <w:tcBorders>
              <w:top w:val="single" w:sz="4" w:space="0" w:color="auto"/>
              <w:left w:val="single" w:sz="4" w:space="0" w:color="auto"/>
              <w:bottom w:val="single" w:sz="4" w:space="0" w:color="auto"/>
              <w:right w:val="single" w:sz="4" w:space="0" w:color="auto"/>
            </w:tcBorders>
          </w:tcPr>
          <w:p w14:paraId="235AB9FE" w14:textId="5750794F"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del w:id="10" w:author="Alhabibi, Haider@Energy [2]" w:date="2023-04-06T11:50:00Z">
              <w:r w:rsidRPr="005828AE" w:rsidDel="006F087E">
                <w:rPr>
                  <w:rFonts w:asciiTheme="minorHAnsi" w:eastAsia="Times New Roman" w:hAnsiTheme="minorHAnsi" w:cstheme="minorHAnsi"/>
                  <w:sz w:val="16"/>
                  <w:szCs w:val="20"/>
                </w:rPr>
                <w:delText>.</w:delText>
              </w:r>
            </w:del>
            <w:ins w:id="11" w:author="Alhabibi, Haider@Energy [2]" w:date="2023-04-06T11:50:00Z">
              <w:r w:rsidR="006F087E">
                <w:rPr>
                  <w:rFonts w:asciiTheme="minorHAnsi" w:eastAsia="Times New Roman" w:hAnsiTheme="minorHAnsi" w:cstheme="minorHAnsi"/>
                  <w:sz w:val="16"/>
                  <w:szCs w:val="20"/>
                </w:rPr>
                <w:t>;</w:t>
              </w:r>
              <w:r w:rsidR="006F087E" w:rsidRPr="006F087E">
                <w:rPr>
                  <w:rFonts w:asciiTheme="minorHAnsi" w:eastAsia="Times New Roman" w:hAnsiTheme="minorHAnsi" w:cstheme="minorHAnsi"/>
                  <w:sz w:val="20"/>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 xml:space="preserve">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D47A59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r w:rsidRPr="0A3DDC19">
              <w:rPr>
                <w:rFonts w:asciiTheme="minorHAnsi" w:eastAsia="Times New Roman" w:hAnsiTheme="minorHAnsi" w:cstheme="minorBidi"/>
                <w:sz w:val="16"/>
                <w:szCs w:val="16"/>
              </w:rPr>
              <w:t xml:space="preserve">&lt;&lt;reference value from </w:t>
            </w:r>
            <w:proofErr w:type="gramStart"/>
            <w:r w:rsidR="00DA58BF" w:rsidRPr="0A3DDC19">
              <w:rPr>
                <w:rFonts w:asciiTheme="minorHAnsi" w:eastAsia="Times New Roman" w:hAnsiTheme="minorHAnsi" w:cstheme="minorBidi"/>
                <w:sz w:val="16"/>
                <w:szCs w:val="16"/>
              </w:rPr>
              <w:t>LMCC</w:t>
            </w:r>
            <w:r w:rsidRPr="0A3DDC19">
              <w:rPr>
                <w:rFonts w:asciiTheme="minorHAnsi" w:eastAsia="Times New Roman" w:hAnsiTheme="minorHAnsi" w:cstheme="minorBidi"/>
                <w:sz w:val="16"/>
                <w:szCs w:val="16"/>
              </w:rPr>
              <w:t>;</w:t>
            </w:r>
            <w:proofErr w:type="gramEnd"/>
          </w:p>
          <w:p w14:paraId="24348FB9" w14:textId="1E09E5F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del w:id="12" w:author="Alhabibi, Haider@Energy" w:date="2022-06-27T12:36:00Z">
              <w:r w:rsidRPr="0A3DDC19" w:rsidDel="00A824F4">
                <w:rPr>
                  <w:rFonts w:asciiTheme="minorHAnsi" w:eastAsia="Times New Roman" w:hAnsiTheme="minorHAnsi" w:cstheme="minorBidi"/>
                  <w:sz w:val="16"/>
                  <w:szCs w:val="16"/>
                </w:rPr>
                <w:delText xml:space="preserve">If parent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 xml:space="preserve"> =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-ADD, ALT or NCB, then value = NA</w:delText>
              </w:r>
            </w:del>
            <w:ins w:id="13" w:author="Alhabibi, Haider@Energy" w:date="2022-06-27T12:36:00Z">
              <w:r w:rsidR="00A824F4" w:rsidRPr="00A824F4">
                <w:rPr>
                  <w:rFonts w:asciiTheme="minorHAnsi" w:eastAsia="Segoe UI" w:hAnsiTheme="minorHAnsi" w:cstheme="minorHAnsi"/>
                  <w:color w:val="333333"/>
                  <w:sz w:val="16"/>
                  <w:szCs w:val="16"/>
                </w:rPr>
                <w:t xml:space="preserve"> </w:t>
              </w:r>
              <w:r w:rsidR="00A824F4" w:rsidRPr="00A824F4">
                <w:rPr>
                  <w:rFonts w:asciiTheme="minorHAnsi" w:eastAsia="Times New Roman" w:hAnsiTheme="minorHAnsi" w:cstheme="minorBidi"/>
                  <w:sz w:val="16"/>
                  <w:szCs w:val="16"/>
                </w:rPr>
                <w:t xml:space="preserve">If prescriptive, then value = </w:t>
              </w:r>
              <w:proofErr w:type="gramStart"/>
              <w:r w:rsidR="00A824F4" w:rsidRPr="00A824F4">
                <w:rPr>
                  <w:rFonts w:asciiTheme="minorHAnsi" w:eastAsia="Times New Roman" w:hAnsiTheme="minorHAnsi" w:cstheme="minorBidi"/>
                  <w:sz w:val="16"/>
                  <w:szCs w:val="16"/>
                </w:rPr>
                <w:t>NA</w:t>
              </w:r>
            </w:ins>
            <w:r w:rsidRPr="0A3DDC19">
              <w:rPr>
                <w:rFonts w:asciiTheme="minorHAnsi" w:eastAsia="Times New Roman" w:hAnsiTheme="minorHAnsi" w:cstheme="minorBidi"/>
                <w:sz w:val="16"/>
                <w:szCs w:val="16"/>
              </w:rPr>
              <w:t>;</w:t>
            </w:r>
            <w:proofErr w:type="gramEnd"/>
          </w:p>
          <w:p w14:paraId="17A6EC43" w14:textId="73A283C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Elseif parent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 xml:space="preserve"> =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3CA7016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373BB8C8"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14" w:author="Alhabibi, Haider@Energy [2]" w:date="2023-04-06T11:51:00Z">
              <w:r w:rsidR="009A36E6">
                <w:rPr>
                  <w:rFonts w:asciiTheme="minorHAnsi" w:eastAsia="Times New Roman" w:hAnsiTheme="minorHAnsi" w:cstheme="minorHAnsi"/>
                  <w:sz w:val="16"/>
                  <w:szCs w:val="20"/>
                </w:rPr>
                <w:t xml:space="preserve">; </w:t>
              </w:r>
            </w:ins>
            <w:del w:id="15" w:author="Alhabibi, Haider@Energy [2]" w:date="2023-04-06T11:51:00Z">
              <w:r w:rsidRPr="005828AE" w:rsidDel="009A36E6">
                <w:rPr>
                  <w:rFonts w:asciiTheme="minorHAnsi" w:eastAsia="Times New Roman" w:hAnsiTheme="minorHAnsi" w:cstheme="minorHAnsi"/>
                  <w:sz w:val="16"/>
                  <w:szCs w:val="20"/>
                </w:rPr>
                <w:delText xml:space="preserve"> </w:delText>
              </w:r>
            </w:del>
            <w:ins w:id="16" w:author="Alhabibi, Haider@Energy [2]" w:date="2023-04-06T11:51:00Z">
              <w:r w:rsidR="009A36E6" w:rsidRPr="009A36E6">
                <w:rPr>
                  <w:rFonts w:asciiTheme="minorHAnsi" w:eastAsia="Times New Roman" w:hAnsiTheme="minorHAnsi" w:cstheme="minorHAnsi"/>
                  <w:sz w:val="16"/>
                  <w:szCs w:val="20"/>
                </w:rPr>
                <w:t>If information is not available on the LMCC, then allow user input.</w:t>
              </w:r>
            </w:ins>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w:t>
            </w:r>
            <w:proofErr w:type="gramStart"/>
            <w:r>
              <w:rPr>
                <w:rFonts w:cstheme="minorHAnsi"/>
                <w:sz w:val="16"/>
                <w:szCs w:val="20"/>
              </w:rPr>
              <w:t>are</w:t>
            </w:r>
            <w:proofErr w:type="gramEnd"/>
            <w:r>
              <w:rPr>
                <w:rFonts w:cstheme="minorHAnsi"/>
                <w:sz w:val="16"/>
                <w:szCs w:val="20"/>
              </w:rPr>
              <w:t xml:space="preserv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4860BD80"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30CB69BB" w:rsidR="00F8218D" w:rsidRPr="005828AE" w:rsidRDefault="00646141" w:rsidP="00646141">
            <w:pPr>
              <w:spacing w:after="0" w:line="240" w:lineRule="auto"/>
              <w:rPr>
                <w:rFonts w:asciiTheme="minorHAnsi" w:eastAsia="Times New Roman" w:hAnsiTheme="minorHAnsi" w:cstheme="minorBidi"/>
                <w:sz w:val="16"/>
                <w:szCs w:val="16"/>
              </w:rPr>
            </w:pPr>
            <w:r w:rsidRPr="467972E6">
              <w:rPr>
                <w:rFonts w:cstheme="minorBidi"/>
                <w:sz w:val="16"/>
                <w:szCs w:val="16"/>
              </w:rPr>
              <w:t xml:space="preserve">Else if </w:t>
            </w:r>
            <w:ins w:id="17" w:author="Alhabibi, Haider@Energy" w:date="2022-06-27T12:37:00Z">
              <w:r w:rsidR="00BA0651" w:rsidRPr="467972E6">
                <w:rPr>
                  <w:rFonts w:cstheme="minorBidi"/>
                  <w:sz w:val="16"/>
                  <w:szCs w:val="16"/>
                </w:rPr>
                <w:t>prescriptive, then value = NA</w:t>
              </w:r>
              <w:r w:rsidR="00BA0651" w:rsidRPr="467972E6" w:rsidDel="00BA0651">
                <w:rPr>
                  <w:rFonts w:cstheme="minorBidi"/>
                  <w:sz w:val="16"/>
                  <w:szCs w:val="16"/>
                </w:rPr>
                <w:t xml:space="preserve"> </w:t>
              </w:r>
            </w:ins>
            <w:del w:id="18" w:author="Alhabibi, Haider@Energy" w:date="2022-06-27T12:37:00Z">
              <w:r w:rsidR="00DA58BF" w:rsidRPr="467972E6" w:rsidDel="00BA0651">
                <w:rPr>
                  <w:rFonts w:cstheme="minorBidi"/>
                  <w:sz w:val="16"/>
                  <w:szCs w:val="16"/>
                </w:rPr>
                <w:delText>LMCC</w:delText>
              </w:r>
              <w:r w:rsidRPr="467972E6" w:rsidDel="00BA0651">
                <w:rPr>
                  <w:rFonts w:cstheme="minorBidi"/>
                  <w:sz w:val="16"/>
                  <w:szCs w:val="16"/>
                </w:rPr>
                <w:delText>-ALT, then value = NA</w:delText>
              </w:r>
            </w:del>
            <w:r w:rsidR="00F8218D" w:rsidRPr="467972E6">
              <w:rPr>
                <w:rFonts w:cstheme="minorBidi"/>
                <w:sz w:val="16"/>
                <w:szCs w:val="16"/>
              </w:rPr>
              <w:t xml:space="preserve">&gt;&gt; </w:t>
            </w:r>
          </w:p>
        </w:tc>
        <w:tc>
          <w:tcPr>
            <w:tcW w:w="685" w:type="pct"/>
            <w:tcBorders>
              <w:top w:val="single" w:sz="4" w:space="0" w:color="auto"/>
              <w:left w:val="single" w:sz="4" w:space="0" w:color="auto"/>
              <w:bottom w:val="single" w:sz="4" w:space="0" w:color="auto"/>
              <w:right w:val="single" w:sz="4" w:space="0" w:color="auto"/>
            </w:tcBorders>
          </w:tcPr>
          <w:p w14:paraId="771465FA" w14:textId="6B60BF53"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del w:id="19" w:author="Alhabibi, Haider@Energy [2]" w:date="2023-04-06T11:51:00Z">
              <w:r w:rsidRPr="00AB4500" w:rsidDel="00CD2624">
                <w:rPr>
                  <w:rFonts w:asciiTheme="minorHAnsi" w:eastAsia="Times New Roman" w:hAnsiTheme="minorHAnsi" w:cstheme="minorHAnsi"/>
                  <w:sz w:val="16"/>
                  <w:szCs w:val="20"/>
                </w:rPr>
                <w:delText>.</w:delText>
              </w:r>
            </w:del>
            <w:ins w:id="20" w:author="Alhabibi, Haider@Energy [2]" w:date="2023-04-06T11:51:00Z">
              <w:r w:rsidR="00CD2624">
                <w:rPr>
                  <w:rFonts w:asciiTheme="minorHAnsi" w:eastAsia="Times New Roman" w:hAnsiTheme="minorHAnsi" w:cstheme="minorHAnsi"/>
                  <w:sz w:val="16"/>
                  <w:szCs w:val="20"/>
                </w:rPr>
                <w:t>;</w:t>
              </w:r>
            </w:ins>
            <w:del w:id="21" w:author="Alhabibi, Haider@Energy [2]" w:date="2023-04-06T11:51:00Z">
              <w:r w:rsidRPr="00AB4500" w:rsidDel="00CD2624">
                <w:rPr>
                  <w:rFonts w:asciiTheme="minorHAnsi" w:eastAsia="Times New Roman" w:hAnsiTheme="minorHAnsi" w:cstheme="minorHAnsi"/>
                  <w:sz w:val="16"/>
                  <w:szCs w:val="20"/>
                </w:rPr>
                <w:delText xml:space="preserve"> </w:delText>
              </w:r>
            </w:del>
            <w:r w:rsidRPr="00AB4500">
              <w:rPr>
                <w:rFonts w:asciiTheme="minorHAnsi" w:eastAsia="Times New Roman" w:hAnsiTheme="minorHAnsi" w:cstheme="minorHAnsi"/>
                <w:sz w:val="16"/>
                <w:szCs w:val="20"/>
              </w:rPr>
              <w:t xml:space="preserve"> </w:t>
            </w:r>
            <w:ins w:id="22" w:author="Alhabibi, Haider@Energy" w:date="2022-06-29T13:13:00Z">
              <w:r w:rsidR="00886EB1">
                <w:rPr>
                  <w:rFonts w:asciiTheme="minorHAnsi" w:eastAsia="Times New Roman" w:hAnsiTheme="minorHAnsi" w:cstheme="minorHAnsi"/>
                  <w:sz w:val="16"/>
                  <w:szCs w:val="20"/>
                </w:rPr>
                <w:t xml:space="preserve">If information is not available on the LMCC, then allow user input. </w:t>
              </w:r>
            </w:ins>
            <w:r w:rsidRPr="00AB4500">
              <w:rPr>
                <w:rFonts w:asciiTheme="minorHAnsi" w:eastAsia="Times New Roman" w:hAnsiTheme="minorHAnsi" w:cstheme="minorHAnsi"/>
                <w:sz w:val="16"/>
                <w:szCs w:val="20"/>
              </w:rPr>
              <w:t xml:space="preserve">Allowed values </w:t>
            </w:r>
            <w:proofErr w:type="gramStart"/>
            <w:r w:rsidRPr="00AB4500">
              <w:rPr>
                <w:rFonts w:asciiTheme="minorHAnsi" w:eastAsia="Times New Roman" w:hAnsiTheme="minorHAnsi" w:cstheme="minorHAnsi"/>
                <w:sz w:val="16"/>
                <w:szCs w:val="20"/>
              </w:rPr>
              <w:t>are</w:t>
            </w:r>
            <w:proofErr w:type="gramEnd"/>
            <w:r w:rsidRPr="00AB4500">
              <w:rPr>
                <w:rFonts w:asciiTheme="minorHAnsi" w:eastAsia="Times New Roman" w:hAnsiTheme="minorHAnsi" w:cstheme="minorHAnsi"/>
                <w:sz w:val="16"/>
                <w:szCs w:val="20"/>
              </w:rPr>
              <w:t xml:space="preserve"> </w:t>
            </w:r>
          </w:p>
          <w:p w14:paraId="4BFB36B2" w14:textId="0B0C6F3E"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*Basic</w:t>
            </w:r>
          </w:p>
          <w:p w14:paraId="74909F6B" w14:textId="77777777" w:rsidR="00086BD3"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w:t>
            </w:r>
            <w:proofErr w:type="gramStart"/>
            <w:r w:rsidRPr="00AB4500">
              <w:rPr>
                <w:rFonts w:asciiTheme="minorHAnsi" w:eastAsia="Times New Roman" w:hAnsiTheme="minorHAnsi" w:cstheme="minorHAnsi"/>
                <w:sz w:val="16"/>
                <w:szCs w:val="20"/>
              </w:rPr>
              <w:t>None</w:t>
            </w:r>
            <w:r w:rsidR="00086BD3">
              <w:rPr>
                <w:rFonts w:asciiTheme="minorHAnsi" w:eastAsia="Times New Roman" w:hAnsiTheme="minorHAnsi" w:cstheme="minorHAnsi"/>
                <w:sz w:val="16"/>
                <w:szCs w:val="20"/>
              </w:rPr>
              <w:t>;</w:t>
            </w:r>
            <w:proofErr w:type="gramEnd"/>
          </w:p>
          <w:p w14:paraId="69865A09" w14:textId="783C59FB"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del w:id="23" w:author="Alhabibi, Haider@Energy" w:date="2022-06-29T13:13:00Z">
              <w:r w:rsidDel="00886EB1">
                <w:rPr>
                  <w:rFonts w:asciiTheme="minorHAnsi" w:eastAsia="Times New Roman" w:hAnsiTheme="minorHAnsi" w:cstheme="minorHAnsi"/>
                  <w:sz w:val="16"/>
                  <w:szCs w:val="20"/>
                </w:rPr>
                <w:delText>I</w:delText>
              </w:r>
            </w:del>
            <w:del w:id="24" w:author="Alhabibi, Haider@Energy" w:date="2022-06-29T13:12:00Z">
              <w:r w:rsidDel="00ED389E">
                <w:rPr>
                  <w:rFonts w:asciiTheme="minorHAnsi" w:eastAsia="Times New Roman" w:hAnsiTheme="minorHAnsi" w:cstheme="minorHAnsi"/>
                  <w:sz w:val="16"/>
                  <w:szCs w:val="20"/>
                </w:rPr>
                <w:delText xml:space="preserve">f </w:delText>
              </w:r>
            </w:del>
            <w:del w:id="25" w:author="Alhabibi, Haider@Energy" w:date="2022-06-27T12:45:00Z">
              <w:r w:rsidR="00DA58BF" w:rsidDel="007252AF">
                <w:rPr>
                  <w:rFonts w:asciiTheme="minorHAnsi" w:eastAsia="Times New Roman" w:hAnsiTheme="minorHAnsi" w:cstheme="minorHAnsi"/>
                  <w:sz w:val="16"/>
                  <w:szCs w:val="20"/>
                </w:rPr>
                <w:delText>LMCC</w:delText>
              </w:r>
              <w:r w:rsidDel="007252AF">
                <w:rPr>
                  <w:rFonts w:asciiTheme="minorHAnsi" w:eastAsia="Times New Roman" w:hAnsiTheme="minorHAnsi" w:cstheme="minorHAnsi"/>
                  <w:sz w:val="16"/>
                  <w:szCs w:val="20"/>
                </w:rPr>
                <w:delText>-ALT, then value = NA</w:delText>
              </w:r>
            </w:del>
            <w:r w:rsidR="00F8218D" w:rsidRPr="00AB4500">
              <w:rPr>
                <w:rFonts w:asciiTheme="minorHAnsi" w:eastAsia="Times New Roman" w:hAnsiTheme="minorHAnsi" w:cstheme="minorHAnsi"/>
                <w:sz w:val="16"/>
                <w:szCs w:val="20"/>
              </w:rPr>
              <w:t>&gt;&gt;</w:t>
            </w:r>
          </w:p>
        </w:tc>
      </w:tr>
      <w:tr w:rsidR="00F8218D" w:rsidRPr="009E01FE" w14:paraId="327A3EAD" w14:textId="77777777" w:rsidTr="0A3DDC19">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56CB97C3" w14:textId="58BF39C2" w:rsidR="00E8341D" w:rsidRDefault="00E8341D">
      <w:pPr>
        <w:rPr>
          <w:ins w:id="26" w:author="Alhabibi, Haider@Energy" w:date="2022-06-23T13:22:00Z"/>
        </w:rPr>
      </w:pPr>
    </w:p>
    <w:p w14:paraId="3B179C39" w14:textId="77777777" w:rsidR="00E8341D" w:rsidRDefault="00E8341D">
      <w:pPr>
        <w:spacing w:after="0" w:line="240" w:lineRule="auto"/>
        <w:rPr>
          <w:ins w:id="27" w:author="Alhabibi, Haider@Energy" w:date="2022-06-23T13:22:00Z"/>
        </w:rPr>
      </w:pPr>
      <w:ins w:id="28" w:author="Alhabibi, Haider@Energy" w:date="2022-06-23T13:22:00Z">
        <w:r>
          <w:br w:type="page"/>
        </w:r>
      </w:ins>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B854A7" w:rsidRPr="00F40856" w14:paraId="3159C828" w14:textId="77777777" w:rsidTr="00844B06">
        <w:tc>
          <w:tcPr>
            <w:tcW w:w="10790" w:type="dxa"/>
            <w:gridSpan w:val="9"/>
          </w:tcPr>
          <w:p w14:paraId="2207B95D" w14:textId="69B702D2" w:rsidR="00B854A7" w:rsidRPr="00EB4154" w:rsidRDefault="00B854A7" w:rsidP="00844B06">
            <w:pPr>
              <w:spacing w:after="0" w:line="240" w:lineRule="auto"/>
              <w:rPr>
                <w:rFonts w:cstheme="minorHAnsi"/>
                <w:b/>
                <w:bCs/>
                <w:sz w:val="20"/>
                <w:szCs w:val="20"/>
              </w:rPr>
            </w:pPr>
            <w:r>
              <w:rPr>
                <w:rFonts w:cstheme="minorHAnsi"/>
                <w:b/>
                <w:bCs/>
                <w:sz w:val="20"/>
                <w:szCs w:val="20"/>
              </w:rPr>
              <w:lastRenderedPageBreak/>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3AC799BA" w14:textId="77777777" w:rsidR="004176E4" w:rsidRDefault="009F070F" w:rsidP="00844B06">
            <w:pPr>
              <w:spacing w:after="0"/>
              <w:rPr>
                <w:ins w:id="29" w:author="Alhabibi, Haider@Energy" w:date="2022-06-23T13:12:00Z"/>
                <w:rFonts w:ascii="Calibri" w:hAnsi="Calibri"/>
                <w:sz w:val="18"/>
                <w:szCs w:val="18"/>
              </w:rPr>
            </w:pPr>
            <w:r>
              <w:rPr>
                <w:rFonts w:ascii="Calibri" w:hAnsi="Calibri"/>
                <w:sz w:val="18"/>
                <w:szCs w:val="18"/>
              </w:rPr>
              <w:t>&lt;&lt;Static Text - see the top&gt;&gt;</w:t>
            </w:r>
          </w:p>
          <w:p w14:paraId="5FA8D9D0" w14:textId="49DCE846" w:rsidR="00B854A7" w:rsidRDefault="00B854A7" w:rsidP="00844B06">
            <w:pPr>
              <w:spacing w:after="0"/>
              <w:rPr>
                <w:rFonts w:cstheme="minorHAnsi"/>
                <w:sz w:val="20"/>
                <w:szCs w:val="20"/>
              </w:rPr>
            </w:pPr>
            <w:r>
              <w:rPr>
                <w:rFonts w:cstheme="minorHAnsi"/>
                <w:sz w:val="20"/>
                <w:szCs w:val="20"/>
              </w:rPr>
              <w:t xml:space="preserve">&lt;&lt;If </w:t>
            </w:r>
            <w:r w:rsidR="00DA58BF">
              <w:rPr>
                <w:rFonts w:cstheme="minorHAnsi"/>
                <w:sz w:val="20"/>
                <w:szCs w:val="20"/>
              </w:rPr>
              <w:t>LMCC</w:t>
            </w:r>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p>
          <w:p w14:paraId="6BB8F346" w14:textId="14C6D0D9" w:rsidR="00B854A7" w:rsidRPr="00F40856" w:rsidRDefault="00B854A7" w:rsidP="00844B06">
            <w:pPr>
              <w:spacing w:after="0" w:line="240" w:lineRule="auto"/>
              <w:rPr>
                <w:rFonts w:cstheme="minorHAnsi"/>
                <w:sz w:val="20"/>
                <w:szCs w:val="20"/>
              </w:rPr>
            </w:pPr>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w:t>
            </w:r>
            <w:r w:rsidR="00DA58BF">
              <w:rPr>
                <w:rFonts w:cstheme="minorHAnsi"/>
                <w:sz w:val="18"/>
                <w:szCs w:val="20"/>
              </w:rPr>
              <w:t>LMCC</w:t>
            </w:r>
            <w:r w:rsidRPr="00F40856">
              <w:rPr>
                <w:rFonts w:cstheme="minorHAnsi"/>
                <w:sz w:val="18"/>
                <w:szCs w:val="20"/>
              </w:rPr>
              <w:t>&gt;&gt;</w:t>
            </w:r>
          </w:p>
        </w:tc>
      </w:tr>
      <w:tr w:rsidR="00B854A7" w:rsidRPr="00F40856" w14:paraId="538467AD" w14:textId="77777777" w:rsidTr="00B854A7">
        <w:tc>
          <w:tcPr>
            <w:tcW w:w="1007"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18"/>
              </w:rPr>
              <w:t>01</w:t>
            </w:r>
          </w:p>
        </w:tc>
        <w:tc>
          <w:tcPr>
            <w:tcW w:w="1063" w:type="dxa"/>
            <w:vAlign w:val="bottom"/>
          </w:tcPr>
          <w:p w14:paraId="794CBAA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02</w:t>
            </w:r>
          </w:p>
        </w:tc>
        <w:tc>
          <w:tcPr>
            <w:tcW w:w="1235" w:type="dxa"/>
            <w:vAlign w:val="bottom"/>
          </w:tcPr>
          <w:p w14:paraId="0FA23014"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03</w:t>
            </w:r>
          </w:p>
        </w:tc>
        <w:tc>
          <w:tcPr>
            <w:tcW w:w="1131" w:type="dxa"/>
          </w:tcPr>
          <w:p w14:paraId="5C1B2FC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04</w:t>
            </w:r>
          </w:p>
        </w:tc>
        <w:tc>
          <w:tcPr>
            <w:tcW w:w="1498" w:type="dxa"/>
          </w:tcPr>
          <w:p w14:paraId="1A04CE32"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05</w:t>
            </w:r>
          </w:p>
        </w:tc>
        <w:tc>
          <w:tcPr>
            <w:tcW w:w="1064" w:type="dxa"/>
          </w:tcPr>
          <w:p w14:paraId="4567130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06</w:t>
            </w:r>
          </w:p>
        </w:tc>
        <w:tc>
          <w:tcPr>
            <w:tcW w:w="1266" w:type="dxa"/>
          </w:tcPr>
          <w:p w14:paraId="1E51DC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07</w:t>
            </w:r>
          </w:p>
        </w:tc>
        <w:tc>
          <w:tcPr>
            <w:tcW w:w="1084" w:type="dxa"/>
          </w:tcPr>
          <w:p w14:paraId="45888005"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08</w:t>
            </w:r>
          </w:p>
        </w:tc>
        <w:tc>
          <w:tcPr>
            <w:tcW w:w="1442" w:type="dxa"/>
          </w:tcPr>
          <w:p w14:paraId="20A420A0"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09</w:t>
            </w:r>
          </w:p>
        </w:tc>
      </w:tr>
      <w:tr w:rsidR="00B854A7" w:rsidRPr="00F40856" w14:paraId="67FC3DD3" w14:textId="77777777" w:rsidTr="00B854A7">
        <w:tc>
          <w:tcPr>
            <w:tcW w:w="1007"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063" w:type="dxa"/>
            <w:vAlign w:val="bottom"/>
          </w:tcPr>
          <w:p w14:paraId="659E1EB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E0E162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or Name</w:t>
            </w:r>
          </w:p>
        </w:tc>
        <w:tc>
          <w:tcPr>
            <w:tcW w:w="1235" w:type="dxa"/>
            <w:vAlign w:val="bottom"/>
          </w:tcPr>
          <w:p w14:paraId="7D7563D5"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B83D81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Make and Model</w:t>
            </w:r>
          </w:p>
        </w:tc>
        <w:tc>
          <w:tcPr>
            <w:tcW w:w="1131" w:type="dxa"/>
            <w:vAlign w:val="bottom"/>
          </w:tcPr>
          <w:p w14:paraId="2C05D1FC"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498" w:type="dxa"/>
            <w:vAlign w:val="bottom"/>
          </w:tcPr>
          <w:p w14:paraId="76556C0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64" w:type="dxa"/>
            <w:vAlign w:val="bottom"/>
          </w:tcPr>
          <w:p w14:paraId="461E9E03"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266" w:type="dxa"/>
            <w:vAlign w:val="bottom"/>
          </w:tcPr>
          <w:p w14:paraId="1FA0C5F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75D7454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442" w:type="dxa"/>
            <w:vAlign w:val="bottom"/>
          </w:tcPr>
          <w:p w14:paraId="5E89CFF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B854A7" w:rsidRPr="00F40856" w14:paraId="6E23C1A8" w14:textId="77777777" w:rsidTr="00B854A7">
        <w:tc>
          <w:tcPr>
            <w:tcW w:w="1007" w:type="dxa"/>
            <w:tcBorders>
              <w:top w:val="single" w:sz="4" w:space="0" w:color="auto"/>
              <w:left w:val="single" w:sz="4" w:space="0" w:color="auto"/>
              <w:bottom w:val="single" w:sz="4" w:space="0" w:color="auto"/>
              <w:right w:val="single" w:sz="4" w:space="0" w:color="auto"/>
            </w:tcBorders>
          </w:tcPr>
          <w:p w14:paraId="52DCB499" w14:textId="3351D23E"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w:t>
            </w:r>
            <w:ins w:id="30" w:author="Alhabibi, Haider@Energy [2]" w:date="2023-04-06T11:51:00Z">
              <w:r w:rsidR="00CD2624">
                <w:rPr>
                  <w:rFonts w:cstheme="minorHAnsi"/>
                  <w:sz w:val="16"/>
                  <w:szCs w:val="20"/>
                </w:rPr>
                <w:t xml:space="preserve"> </w:t>
              </w:r>
              <w:r w:rsidR="00CD2624" w:rsidRPr="00CD2624">
                <w:rPr>
                  <w:rFonts w:cstheme="minorHAnsi"/>
                  <w:sz w:val="16"/>
                  <w:szCs w:val="20"/>
                </w:rPr>
                <w:t xml:space="preserve">If information is not available on the LMCC, then allow user input. </w:t>
              </w:r>
            </w:ins>
            <w:r w:rsidRPr="00F40856">
              <w:rPr>
                <w:rFonts w:cstheme="minorHAnsi"/>
                <w:sz w:val="16"/>
                <w:szCs w:val="20"/>
              </w:rPr>
              <w:t xml:space="preserve"> &gt;&gt; </w:t>
            </w:r>
          </w:p>
        </w:tc>
        <w:tc>
          <w:tcPr>
            <w:tcW w:w="1063" w:type="dxa"/>
          </w:tcPr>
          <w:p w14:paraId="78092F77" w14:textId="5913D91E"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&gt;&gt;</w:t>
            </w:r>
          </w:p>
        </w:tc>
        <w:tc>
          <w:tcPr>
            <w:tcW w:w="1235" w:type="dxa"/>
          </w:tcPr>
          <w:p w14:paraId="136ED8ED" w14:textId="697D2FD5"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&lt;&lt;references value from </w:t>
            </w:r>
            <w:r w:rsidR="00DA58BF">
              <w:rPr>
                <w:rFonts w:cstheme="minorHAnsi"/>
                <w:sz w:val="16"/>
                <w:szCs w:val="20"/>
              </w:rPr>
              <w:t>LMCC</w:t>
            </w:r>
            <w:r w:rsidRPr="00F40856">
              <w:rPr>
                <w:rFonts w:cstheme="minorHAnsi"/>
                <w:sz w:val="16"/>
                <w:szCs w:val="20"/>
              </w:rPr>
              <w:t>-PRF.  Else if prescriptive, display “NEEA Tier 3” &gt;&gt;</w:t>
            </w:r>
          </w:p>
        </w:tc>
        <w:tc>
          <w:tcPr>
            <w:tcW w:w="1131" w:type="dxa"/>
          </w:tcPr>
          <w:p w14:paraId="1E84B6C5" w14:textId="49AD77DB"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&lt;&lt;references </w:t>
            </w:r>
            <w:proofErr w:type="gramStart"/>
            <w:r w:rsidRPr="00F40856">
              <w:rPr>
                <w:rFonts w:cstheme="minorHAnsi"/>
                <w:sz w:val="16"/>
                <w:szCs w:val="20"/>
              </w:rPr>
              <w:t>values</w:t>
            </w:r>
            <w:proofErr w:type="gramEnd"/>
            <w:r w:rsidRPr="00F40856">
              <w:rPr>
                <w:rFonts w:cstheme="minorHAnsi"/>
                <w:sz w:val="16"/>
                <w:szCs w:val="20"/>
              </w:rPr>
              <w:t xml:space="preserve"> from </w:t>
            </w:r>
            <w:r w:rsidR="00DA58BF">
              <w:rPr>
                <w:rFonts w:cstheme="minorHAnsi"/>
                <w:sz w:val="16"/>
                <w:szCs w:val="20"/>
              </w:rPr>
              <w:t>LMCC</w:t>
            </w:r>
            <w:ins w:id="31" w:author="Alhabibi, Haider@Energy [2]" w:date="2023-04-06T11:52:00Z">
              <w:r w:rsidR="00CD2624">
                <w:rPr>
                  <w:rFonts w:cstheme="minorHAnsi"/>
                  <w:sz w:val="16"/>
                  <w:szCs w:val="20"/>
                </w:rPr>
                <w:t xml:space="preserve">; </w:t>
              </w:r>
              <w:r w:rsidR="00CD2624" w:rsidRPr="00CD2624">
                <w:rPr>
                  <w:rFonts w:cstheme="minorHAnsi"/>
                  <w:sz w:val="16"/>
                  <w:szCs w:val="20"/>
                </w:rPr>
                <w:t xml:space="preserve">If information is not available on the LMCC, then allow user input. </w:t>
              </w:r>
            </w:ins>
            <w:r w:rsidRPr="00F40856">
              <w:rPr>
                <w:rFonts w:cstheme="minorHAnsi"/>
                <w:sz w:val="16"/>
                <w:szCs w:val="20"/>
              </w:rPr>
              <w:t xml:space="preserve"> &gt;&gt;</w:t>
            </w:r>
          </w:p>
        </w:tc>
        <w:tc>
          <w:tcPr>
            <w:tcW w:w="1498" w:type="dxa"/>
          </w:tcPr>
          <w:p w14:paraId="64645FA8" w14:textId="09D1F64A"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 value from </w:t>
            </w:r>
            <w:r w:rsidR="00DA58BF">
              <w:rPr>
                <w:rFonts w:cstheme="minorHAnsi"/>
                <w:sz w:val="16"/>
                <w:szCs w:val="20"/>
              </w:rPr>
              <w:t>LMCC</w:t>
            </w:r>
            <w:ins w:id="32" w:author="Alhabibi, Haider@Energy [2]" w:date="2023-04-06T11:52:00Z">
              <w:r w:rsidR="00CD2624">
                <w:rPr>
                  <w:rFonts w:cstheme="minorHAnsi"/>
                  <w:sz w:val="16"/>
                  <w:szCs w:val="20"/>
                </w:rPr>
                <w:t>;</w:t>
              </w:r>
              <w:r w:rsidR="007F11C3" w:rsidRPr="007F11C3">
                <w:rPr>
                  <w:rFonts w:eastAsia="Times New Roman" w:cstheme="minorHAnsi"/>
                  <w:sz w:val="20"/>
                  <w:szCs w:val="20"/>
                </w:rPr>
                <w:t xml:space="preserve"> </w:t>
              </w:r>
              <w:r w:rsidR="007F11C3" w:rsidRPr="007F11C3">
                <w:rPr>
                  <w:rFonts w:cstheme="minorHAnsi"/>
                  <w:sz w:val="16"/>
                  <w:szCs w:val="20"/>
                </w:rPr>
                <w:t xml:space="preserve">If information is not available on the LMCC, then allow user input. </w:t>
              </w:r>
              <w:r w:rsidR="007F11C3">
                <w:rPr>
                  <w:rFonts w:cstheme="minorHAnsi"/>
                  <w:sz w:val="16"/>
                  <w:szCs w:val="20"/>
                </w:rPr>
                <w:t xml:space="preserve"> </w:t>
              </w:r>
              <w:r w:rsidR="00CD2624">
                <w:rPr>
                  <w:rFonts w:cstheme="minorHAnsi"/>
                  <w:sz w:val="16"/>
                  <w:szCs w:val="20"/>
                </w:rPr>
                <w:t xml:space="preserve"> </w:t>
              </w:r>
            </w:ins>
            <w:r w:rsidRPr="00F40856">
              <w:rPr>
                <w:rFonts w:cstheme="minorHAnsi"/>
                <w:sz w:val="16"/>
                <w:szCs w:val="20"/>
              </w:rPr>
              <w:t>&gt;&gt;</w:t>
            </w:r>
          </w:p>
        </w:tc>
        <w:tc>
          <w:tcPr>
            <w:tcW w:w="1064" w:type="dxa"/>
          </w:tcPr>
          <w:p w14:paraId="79B6A3CB" w14:textId="17DD7B06"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-PRF; </w:t>
            </w:r>
            <w:ins w:id="33" w:author="Alhabibi, Haider@Energy [2]" w:date="2023-04-06T11:53:00Z">
              <w:r w:rsidR="007F11C3" w:rsidRPr="007F11C3">
                <w:rPr>
                  <w:rFonts w:cstheme="minorHAnsi"/>
                  <w:sz w:val="16"/>
                  <w:szCs w:val="20"/>
                </w:rPr>
                <w:t xml:space="preserve">If information is not available on the LMCC, then allow user input. </w:t>
              </w:r>
            </w:ins>
            <w:r w:rsidRPr="00F40856">
              <w:rPr>
                <w:rFonts w:cstheme="minorHAnsi"/>
                <w:sz w:val="16"/>
                <w:szCs w:val="20"/>
              </w:rPr>
              <w:t>else NA&gt;&gt;</w:t>
            </w:r>
          </w:p>
        </w:tc>
        <w:tc>
          <w:tcPr>
            <w:tcW w:w="1266" w:type="dxa"/>
          </w:tcPr>
          <w:p w14:paraId="6EB694EF" w14:textId="7B5093EF"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del w:id="34" w:author="Alhabibi, Haider@Energy [2]" w:date="2023-04-06T11:53:00Z">
              <w:r w:rsidRPr="00F40856" w:rsidDel="007F11C3">
                <w:rPr>
                  <w:rFonts w:cstheme="minorHAnsi"/>
                  <w:sz w:val="16"/>
                  <w:szCs w:val="20"/>
                </w:rPr>
                <w:delText>.</w:delText>
              </w:r>
            </w:del>
            <w:ins w:id="35" w:author="Alhabibi, Haider@Energy [2]" w:date="2023-04-06T11:53:00Z">
              <w:r w:rsidR="007F11C3">
                <w:rPr>
                  <w:rFonts w:cstheme="minorHAnsi"/>
                  <w:sz w:val="16"/>
                  <w:szCs w:val="20"/>
                </w:rPr>
                <w:t>;</w:t>
              </w:r>
            </w:ins>
            <w:r w:rsidRPr="00F40856">
              <w:rPr>
                <w:rFonts w:cstheme="minorHAnsi"/>
                <w:sz w:val="16"/>
                <w:szCs w:val="20"/>
              </w:rPr>
              <w:t xml:space="preserve">  </w:t>
            </w:r>
            <w:ins w:id="36" w:author="Alhabibi, Haider@Energy [2]" w:date="2023-04-06T11:53:00Z">
              <w:r w:rsidR="007F11C3" w:rsidRPr="007F11C3">
                <w:rPr>
                  <w:rFonts w:cstheme="minorHAnsi"/>
                  <w:sz w:val="16"/>
                  <w:szCs w:val="20"/>
                </w:rPr>
                <w:t>If information is not available on the LMCC, then allow user input.</w:t>
              </w:r>
            </w:ins>
          </w:p>
          <w:p w14:paraId="6D7C8E21"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If performance </w:t>
            </w:r>
          </w:p>
          <w:p w14:paraId="5E658B30"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p>
          <w:p w14:paraId="78998C5F"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35AB13D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Point of Use</w:t>
            </w:r>
          </w:p>
          <w:p w14:paraId="7F251EB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Parallel Piping </w:t>
            </w:r>
          </w:p>
          <w:p w14:paraId="4E17EC6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*Recirculation System Non-Demand Control</w:t>
            </w:r>
          </w:p>
          <w:p w14:paraId="06D525EE"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w:t>
            </w:r>
          </w:p>
          <w:p w14:paraId="3A1CCE43"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Sensor </w:t>
            </w:r>
            <w:proofErr w:type="gramStart"/>
            <w:r w:rsidRPr="00F40856">
              <w:rPr>
                <w:rFonts w:cstheme="minorHAnsi"/>
                <w:sz w:val="16"/>
                <w:szCs w:val="20"/>
              </w:rPr>
              <w:t>Control;</w:t>
            </w:r>
            <w:proofErr w:type="gramEnd"/>
            <w:r w:rsidRPr="00F40856">
              <w:rPr>
                <w:rFonts w:cstheme="minorHAnsi"/>
                <w:sz w:val="16"/>
                <w:szCs w:val="20"/>
              </w:rPr>
              <w:t xml:space="preserve"> </w:t>
            </w:r>
          </w:p>
          <w:p w14:paraId="7E21C005"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Else if prescriptive,  </w:t>
            </w:r>
          </w:p>
          <w:p w14:paraId="6FD07E4B"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r w:rsidRPr="00F40856">
              <w:rPr>
                <w:rFonts w:cstheme="minorHAnsi"/>
                <w:sz w:val="16"/>
                <w:szCs w:val="20"/>
              </w:rPr>
              <w:t xml:space="preserve"> </w:t>
            </w:r>
          </w:p>
          <w:p w14:paraId="2C89F477"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43743E6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*Demand Recirculation</w:t>
            </w:r>
          </w:p>
          <w:p w14:paraId="5D8A4EE7" w14:textId="5530BC46"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Else if </w:t>
            </w:r>
            <w:ins w:id="37" w:author="Alhabibi, Haider@Energy" w:date="2022-06-27T12:43:00Z">
              <w:r w:rsidR="00AF2BA3" w:rsidRPr="00AF2BA3">
                <w:rPr>
                  <w:rFonts w:cstheme="minorHAnsi"/>
                  <w:sz w:val="16"/>
                  <w:szCs w:val="20"/>
                </w:rPr>
                <w:t>prescriptive, then value = NA</w:t>
              </w:r>
            </w:ins>
            <w:del w:id="38" w:author="Alhabibi, Haider@Energy" w:date="2022-06-27T12:43:00Z">
              <w:r w:rsidR="00DA58BF" w:rsidDel="00AF2BA3">
                <w:rPr>
                  <w:rFonts w:cstheme="minorHAnsi"/>
                  <w:sz w:val="16"/>
                  <w:szCs w:val="20"/>
                </w:rPr>
                <w:delText>LMCC</w:delText>
              </w:r>
              <w:r w:rsidRPr="00F40856" w:rsidDel="00AF2BA3">
                <w:rPr>
                  <w:rFonts w:cstheme="minorHAnsi"/>
                  <w:sz w:val="16"/>
                  <w:szCs w:val="20"/>
                </w:rPr>
                <w:delText xml:space="preserve">-ALT, then value = NA </w:delText>
              </w:r>
            </w:del>
            <w:r w:rsidRPr="00F40856">
              <w:rPr>
                <w:rFonts w:cstheme="minorHAnsi"/>
                <w:sz w:val="16"/>
                <w:szCs w:val="20"/>
              </w:rPr>
              <w:t xml:space="preserve">&gt;&gt; </w:t>
            </w:r>
          </w:p>
          <w:p w14:paraId="1E01E630" w14:textId="77777777" w:rsidR="00B854A7" w:rsidRPr="00F40856" w:rsidRDefault="00B854A7" w:rsidP="00844B06">
            <w:pPr>
              <w:spacing w:after="0" w:line="240" w:lineRule="auto"/>
              <w:rPr>
                <w:rFonts w:cstheme="minorHAnsi"/>
                <w:sz w:val="16"/>
                <w:szCs w:val="20"/>
              </w:rPr>
            </w:pPr>
          </w:p>
        </w:tc>
        <w:tc>
          <w:tcPr>
            <w:tcW w:w="1084" w:type="dxa"/>
          </w:tcPr>
          <w:p w14:paraId="49E872FD" w14:textId="6D2444E1"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 </w:t>
            </w:r>
            <w:ins w:id="39" w:author="Alhabibi, Haider@Energy" w:date="2022-06-29T13:15:00Z">
              <w:r w:rsidR="0055205C" w:rsidRPr="0055205C">
                <w:rPr>
                  <w:rFonts w:cstheme="minorHAnsi"/>
                  <w:sz w:val="16"/>
                  <w:szCs w:val="20"/>
                </w:rPr>
                <w:t>If information is not available on the LMCC, then allow user input.</w:t>
              </w:r>
            </w:ins>
            <w:r w:rsidRPr="00F40856">
              <w:rPr>
                <w:rFonts w:cstheme="minorHAnsi"/>
                <w:sz w:val="16"/>
                <w:szCs w:val="20"/>
              </w:rPr>
              <w:t xml:space="preserve"> Allowed values are *</w:t>
            </w:r>
            <w:proofErr w:type="gramStart"/>
            <w:r w:rsidRPr="00F40856">
              <w:rPr>
                <w:rFonts w:cstheme="minorHAnsi"/>
                <w:sz w:val="16"/>
                <w:szCs w:val="20"/>
              </w:rPr>
              <w:t>Basic</w:t>
            </w:r>
            <w:proofErr w:type="gramEnd"/>
          </w:p>
          <w:p w14:paraId="75902C8C"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w:t>
            </w:r>
            <w:proofErr w:type="gramStart"/>
            <w:r w:rsidRPr="00F40856">
              <w:rPr>
                <w:rFonts w:cstheme="minorHAnsi"/>
                <w:sz w:val="16"/>
                <w:szCs w:val="20"/>
              </w:rPr>
              <w:t>None;</w:t>
            </w:r>
            <w:proofErr w:type="gramEnd"/>
            <w:r w:rsidRPr="00F40856">
              <w:rPr>
                <w:rFonts w:cstheme="minorHAnsi"/>
                <w:sz w:val="16"/>
                <w:szCs w:val="20"/>
              </w:rPr>
              <w:t xml:space="preserve"> </w:t>
            </w:r>
          </w:p>
          <w:p w14:paraId="3709F27E" w14:textId="3E3AAC0F" w:rsidR="00B854A7" w:rsidRPr="00F40856" w:rsidRDefault="00B854A7" w:rsidP="00844B06">
            <w:pPr>
              <w:spacing w:after="0" w:line="240" w:lineRule="auto"/>
              <w:rPr>
                <w:sz w:val="16"/>
                <w:szCs w:val="16"/>
              </w:rPr>
            </w:pPr>
            <w:del w:id="40" w:author="Alhabibi, Haider@Energy" w:date="2022-06-27T12:40:00Z">
              <w:r w:rsidRPr="467972E6" w:rsidDel="00BC0880">
                <w:rPr>
                  <w:sz w:val="16"/>
                  <w:szCs w:val="16"/>
                </w:rPr>
                <w:delText xml:space="preserve">if </w:delText>
              </w:r>
              <w:r w:rsidR="00DA58BF" w:rsidRPr="467972E6" w:rsidDel="00BC0880">
                <w:rPr>
                  <w:sz w:val="16"/>
                  <w:szCs w:val="16"/>
                </w:rPr>
                <w:delText>LMCC</w:delText>
              </w:r>
              <w:r w:rsidRPr="467972E6" w:rsidDel="00BC0880">
                <w:rPr>
                  <w:sz w:val="16"/>
                  <w:szCs w:val="16"/>
                </w:rPr>
                <w:delText>-ALT, then value = NA</w:delText>
              </w:r>
            </w:del>
            <w:r w:rsidRPr="467972E6">
              <w:rPr>
                <w:sz w:val="16"/>
                <w:szCs w:val="16"/>
              </w:rPr>
              <w:t xml:space="preserve"> &gt;&gt;</w:t>
            </w:r>
          </w:p>
        </w:tc>
        <w:tc>
          <w:tcPr>
            <w:tcW w:w="1442" w:type="dxa"/>
          </w:tcPr>
          <w:p w14:paraId="13A89A8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&lt;&lt;if performance, hide column from user, needed for equivalency </w:t>
            </w:r>
            <w:proofErr w:type="gramStart"/>
            <w:r w:rsidRPr="00F40856">
              <w:rPr>
                <w:rFonts w:cstheme="minorHAnsi"/>
                <w:sz w:val="16"/>
                <w:szCs w:val="20"/>
              </w:rPr>
              <w:t>lookup;</w:t>
            </w:r>
            <w:proofErr w:type="gramEnd"/>
          </w:p>
          <w:p w14:paraId="463CDCD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Reference value from </w:t>
            </w:r>
            <w:proofErr w:type="gramStart"/>
            <w:r w:rsidRPr="00F40856">
              <w:rPr>
                <w:rFonts w:cstheme="minorHAnsi"/>
                <w:sz w:val="16"/>
                <w:szCs w:val="20"/>
              </w:rPr>
              <w:t>XML;</w:t>
            </w:r>
            <w:proofErr w:type="gramEnd"/>
          </w:p>
          <w:p w14:paraId="27F14654"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Elseif prescriptive, do not require field&gt;&gt;</w:t>
            </w:r>
          </w:p>
        </w:tc>
      </w:tr>
      <w:tr w:rsidR="00B854A7" w:rsidRPr="00F40856" w14:paraId="4AEF8B5A" w14:textId="77777777" w:rsidTr="00B854A7">
        <w:tc>
          <w:tcPr>
            <w:tcW w:w="1007" w:type="dxa"/>
          </w:tcPr>
          <w:p w14:paraId="6CC92C43" w14:textId="77777777" w:rsidR="00B854A7" w:rsidRPr="00F40856" w:rsidRDefault="00B854A7" w:rsidP="00844B06">
            <w:pPr>
              <w:spacing w:after="0" w:line="240" w:lineRule="auto"/>
              <w:rPr>
                <w:rFonts w:cstheme="minorHAnsi"/>
                <w:sz w:val="20"/>
                <w:szCs w:val="20"/>
              </w:rPr>
            </w:pPr>
          </w:p>
        </w:tc>
        <w:tc>
          <w:tcPr>
            <w:tcW w:w="1063" w:type="dxa"/>
          </w:tcPr>
          <w:p w14:paraId="7CB3E545" w14:textId="77777777" w:rsidR="00B854A7" w:rsidRPr="00F40856" w:rsidRDefault="00B854A7" w:rsidP="00844B06">
            <w:pPr>
              <w:spacing w:after="0" w:line="240" w:lineRule="auto"/>
              <w:rPr>
                <w:rFonts w:cstheme="minorHAnsi"/>
                <w:sz w:val="20"/>
                <w:szCs w:val="20"/>
              </w:rPr>
            </w:pPr>
          </w:p>
        </w:tc>
        <w:tc>
          <w:tcPr>
            <w:tcW w:w="1235" w:type="dxa"/>
          </w:tcPr>
          <w:p w14:paraId="1C6F8DAB" w14:textId="77777777" w:rsidR="00B854A7" w:rsidRPr="00F40856" w:rsidRDefault="00B854A7" w:rsidP="00844B06">
            <w:pPr>
              <w:spacing w:after="0" w:line="240" w:lineRule="auto"/>
              <w:rPr>
                <w:rFonts w:cstheme="minorHAnsi"/>
                <w:sz w:val="20"/>
                <w:szCs w:val="20"/>
              </w:rPr>
            </w:pPr>
          </w:p>
        </w:tc>
        <w:tc>
          <w:tcPr>
            <w:tcW w:w="1131" w:type="dxa"/>
          </w:tcPr>
          <w:p w14:paraId="7E9A8780" w14:textId="77777777" w:rsidR="00B854A7" w:rsidRPr="00F40856" w:rsidRDefault="00B854A7" w:rsidP="00844B06">
            <w:pPr>
              <w:spacing w:after="0" w:line="240" w:lineRule="auto"/>
              <w:rPr>
                <w:rFonts w:cstheme="minorHAnsi"/>
                <w:sz w:val="20"/>
                <w:szCs w:val="20"/>
              </w:rPr>
            </w:pPr>
          </w:p>
        </w:tc>
        <w:tc>
          <w:tcPr>
            <w:tcW w:w="1498" w:type="dxa"/>
          </w:tcPr>
          <w:p w14:paraId="094D240D" w14:textId="77777777" w:rsidR="00B854A7" w:rsidRPr="00F40856" w:rsidRDefault="00B854A7" w:rsidP="00844B06">
            <w:pPr>
              <w:spacing w:after="0" w:line="240" w:lineRule="auto"/>
              <w:rPr>
                <w:rFonts w:cstheme="minorHAnsi"/>
                <w:sz w:val="20"/>
                <w:szCs w:val="20"/>
              </w:rPr>
            </w:pPr>
          </w:p>
        </w:tc>
        <w:tc>
          <w:tcPr>
            <w:tcW w:w="1064" w:type="dxa"/>
          </w:tcPr>
          <w:p w14:paraId="6F6CC596" w14:textId="77777777" w:rsidR="00B854A7" w:rsidRPr="00F40856" w:rsidRDefault="00B854A7" w:rsidP="00844B06">
            <w:pPr>
              <w:spacing w:after="0" w:line="240" w:lineRule="auto"/>
              <w:rPr>
                <w:rFonts w:cstheme="minorHAnsi"/>
                <w:sz w:val="20"/>
                <w:szCs w:val="20"/>
              </w:rPr>
            </w:pPr>
          </w:p>
        </w:tc>
        <w:tc>
          <w:tcPr>
            <w:tcW w:w="1266" w:type="dxa"/>
          </w:tcPr>
          <w:p w14:paraId="3AE4F48B" w14:textId="77777777" w:rsidR="00B854A7" w:rsidRPr="00F40856" w:rsidRDefault="00B854A7" w:rsidP="00844B06">
            <w:pPr>
              <w:spacing w:after="0" w:line="240" w:lineRule="auto"/>
              <w:rPr>
                <w:rFonts w:cstheme="minorHAnsi"/>
                <w:sz w:val="20"/>
                <w:szCs w:val="20"/>
              </w:rPr>
            </w:pPr>
          </w:p>
        </w:tc>
        <w:tc>
          <w:tcPr>
            <w:tcW w:w="1084" w:type="dxa"/>
          </w:tcPr>
          <w:p w14:paraId="7C864572" w14:textId="77777777" w:rsidR="00B854A7" w:rsidRPr="00F40856" w:rsidRDefault="00B854A7" w:rsidP="00844B06">
            <w:pPr>
              <w:spacing w:after="0" w:line="240" w:lineRule="auto"/>
              <w:rPr>
                <w:rFonts w:cstheme="minorHAnsi"/>
                <w:sz w:val="20"/>
                <w:szCs w:val="20"/>
              </w:rPr>
            </w:pPr>
          </w:p>
        </w:tc>
        <w:tc>
          <w:tcPr>
            <w:tcW w:w="1442" w:type="dxa"/>
          </w:tcPr>
          <w:p w14:paraId="46231528" w14:textId="77777777" w:rsidR="00B854A7" w:rsidRPr="00F40856" w:rsidRDefault="00B854A7" w:rsidP="00844B06">
            <w:pPr>
              <w:spacing w:after="0" w:line="240" w:lineRule="auto"/>
              <w:rPr>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2AF264BC" w14:textId="77777777" w:rsidR="004176E4" w:rsidRDefault="009F070F" w:rsidP="008E5B19">
            <w:pPr>
              <w:spacing w:after="0"/>
              <w:rPr>
                <w:ins w:id="41" w:author="Alhabibi, Haider@Energy" w:date="2022-06-23T13:12:00Z"/>
                <w:sz w:val="18"/>
                <w:szCs w:val="18"/>
              </w:rPr>
            </w:pPr>
            <w:r>
              <w:rPr>
                <w:sz w:val="18"/>
                <w:szCs w:val="18"/>
              </w:rPr>
              <w:t>&lt;&lt;Static Text - see the top&gt;&gt;</w:t>
            </w:r>
          </w:p>
          <w:p w14:paraId="2901F6C2" w14:textId="00C544F0" w:rsidR="008E5B19" w:rsidRDefault="008E5B19" w:rsidP="008E5B19">
            <w:pPr>
              <w:spacing w:after="0"/>
              <w:rPr>
                <w:rFonts w:cstheme="minorHAnsi"/>
                <w:sz w:val="20"/>
                <w:szCs w:val="20"/>
              </w:rPr>
            </w:pPr>
            <w:r>
              <w:rPr>
                <w:rFonts w:cstheme="minorHAnsi"/>
                <w:sz w:val="20"/>
                <w:szCs w:val="20"/>
              </w:rPr>
              <w:t xml:space="preserve">&lt;&lt;If Table A does apply, then require table, else </w:t>
            </w:r>
            <w:r w:rsidRPr="00E12A63">
              <w:rPr>
                <w:rFonts w:cstheme="minorHAnsi"/>
                <w:sz w:val="20"/>
                <w:szCs w:val="20"/>
              </w:rPr>
              <w:t>display the "section does not apply" message</w:t>
            </w:r>
            <w:r>
              <w:rPr>
                <w:rFonts w:cstheme="minorHAnsi"/>
                <w:sz w:val="20"/>
                <w:szCs w:val="20"/>
              </w:rPr>
              <w:t>&gt;&gt;</w:t>
            </w:r>
          </w:p>
          <w:p w14:paraId="6EFC088B" w14:textId="65AE69DE" w:rsidR="00DD574D" w:rsidRPr="005C0B75" w:rsidDel="00237BB2" w:rsidRDefault="00455DAF"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trike/>
                <w:sz w:val="18"/>
                <w:szCs w:val="20"/>
              </w:rPr>
            </w:pPr>
            <w:r w:rsidRPr="00455DAF">
              <w:rPr>
                <w:rFonts w:cstheme="minorHAnsi"/>
                <w:sz w:val="20"/>
                <w:szCs w:val="20"/>
              </w:rPr>
              <w:t>&lt;&lt;require one row of data for each HPWH water heater identified in Table A&gt;&gt;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18F28D97"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07D8C584" w14:textId="1BD69CB0" w:rsidR="003042A1" w:rsidRDefault="003042A1">
      <w:pPr>
        <w:rPr>
          <w:ins w:id="42" w:author="Alhabibi, Haider@Energy" w:date="2022-06-23T13:23:00Z"/>
        </w:rPr>
      </w:pPr>
    </w:p>
    <w:p w14:paraId="1345D7C5" w14:textId="77777777" w:rsidR="003042A1" w:rsidRDefault="003042A1">
      <w:pPr>
        <w:spacing w:after="0" w:line="240" w:lineRule="auto"/>
        <w:rPr>
          <w:ins w:id="43" w:author="Alhabibi, Haider@Energy" w:date="2022-06-23T13:23:00Z"/>
        </w:rPr>
      </w:pPr>
      <w:ins w:id="44" w:author="Alhabibi, Haider@Energy" w:date="2022-06-23T13:23:00Z">
        <w:r>
          <w:br w:type="page"/>
        </w:r>
      </w:ins>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844B06">
        <w:trPr>
          <w:trHeight w:val="467"/>
        </w:trPr>
        <w:tc>
          <w:tcPr>
            <w:tcW w:w="10795" w:type="dxa"/>
            <w:gridSpan w:val="8"/>
          </w:tcPr>
          <w:p w14:paraId="647756DE" w14:textId="4E9629A1" w:rsidR="003B3CCD" w:rsidRPr="00EB4154" w:rsidRDefault="003B3CCD" w:rsidP="00844B06">
            <w:pPr>
              <w:spacing w:after="0" w:line="240" w:lineRule="auto"/>
              <w:rPr>
                <w:rFonts w:cstheme="minorHAnsi"/>
                <w:b/>
                <w:bCs/>
                <w:sz w:val="20"/>
                <w:szCs w:val="20"/>
              </w:rPr>
            </w:pPr>
            <w:r>
              <w:rPr>
                <w:rFonts w:cstheme="minorHAnsi"/>
                <w:b/>
                <w:bCs/>
                <w:sz w:val="20"/>
                <w:szCs w:val="20"/>
              </w:rPr>
              <w:lastRenderedPageBreak/>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168163F8" w14:textId="77777777" w:rsidR="00232380" w:rsidRDefault="00DA49C1" w:rsidP="00844B06">
            <w:pPr>
              <w:spacing w:after="0"/>
              <w:rPr>
                <w:ins w:id="45" w:author="Alhabibi, Haider@Energy" w:date="2022-06-23T13:13:00Z"/>
                <w:rFonts w:ascii="Calibri" w:hAnsi="Calibri"/>
                <w:sz w:val="18"/>
                <w:szCs w:val="18"/>
              </w:rPr>
            </w:pPr>
            <w:r>
              <w:rPr>
                <w:rFonts w:ascii="Calibri" w:hAnsi="Calibri"/>
                <w:sz w:val="18"/>
                <w:szCs w:val="18"/>
              </w:rPr>
              <w:t>&lt;&lt;Static Text - see the top&gt;&gt;</w:t>
            </w:r>
          </w:p>
          <w:p w14:paraId="7ED49BE8" w14:textId="0D692A1D" w:rsidR="003B3CCD" w:rsidRDefault="003B3CCD" w:rsidP="00844B06">
            <w:pPr>
              <w:spacing w:after="0"/>
              <w:rPr>
                <w:rFonts w:cstheme="minorHAnsi"/>
                <w:sz w:val="20"/>
                <w:szCs w:val="20"/>
              </w:rPr>
            </w:pPr>
            <w:r>
              <w:rPr>
                <w:rFonts w:cstheme="minorHAnsi"/>
                <w:sz w:val="20"/>
                <w:szCs w:val="20"/>
              </w:rPr>
              <w:t xml:space="preserve">&lt;&lt;If Table </w:t>
            </w:r>
            <w:r w:rsidR="00845C5E">
              <w:rPr>
                <w:rFonts w:cstheme="minorHAnsi"/>
                <w:sz w:val="20"/>
                <w:szCs w:val="20"/>
              </w:rPr>
              <w:t>A2</w:t>
            </w:r>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p>
          <w:p w14:paraId="3D6E1A4D" w14:textId="179FA8E4" w:rsidR="003B3CCD" w:rsidRPr="007B2CC9" w:rsidDel="00D74A66" w:rsidRDefault="003B3CCD" w:rsidP="00844B06">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r w:rsidR="00845C5E">
              <w:rPr>
                <w:rFonts w:cstheme="minorHAnsi"/>
                <w:sz w:val="20"/>
                <w:szCs w:val="20"/>
              </w:rPr>
              <w:t>A2</w:t>
            </w:r>
            <w:r w:rsidRPr="007B2CC9">
              <w:rPr>
                <w:rFonts w:cstheme="minorHAnsi"/>
                <w:sz w:val="20"/>
                <w:szCs w:val="20"/>
              </w:rPr>
              <w:t>&gt;&gt;</w:t>
            </w:r>
          </w:p>
        </w:tc>
      </w:tr>
      <w:tr w:rsidR="003B3CCD" w:rsidRPr="007B2CC9" w14:paraId="3B5B3C44"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706DD341"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04E49FE"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167965F9"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4A49C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0C49B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03E3D66F"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56A60D5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08</w:t>
            </w:r>
          </w:p>
        </w:tc>
      </w:tr>
      <w:tr w:rsidR="003B3CCD" w:rsidRPr="007B2CC9" w14:paraId="18C88F90"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1937D52B"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DF99A5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3BA25B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EA9F9F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39E7F8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60" w:type="dxa"/>
            <w:vAlign w:val="bottom"/>
          </w:tcPr>
          <w:p w14:paraId="1341FDBD"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65B006E3"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2D051A64"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37D245B2"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3B3CCD" w:rsidRPr="007B2CC9" w14:paraId="654D3C45" w14:textId="77777777" w:rsidTr="00844B06">
        <w:trPr>
          <w:trHeight w:val="1100"/>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844B06">
            <w:pPr>
              <w:spacing w:after="0" w:line="240" w:lineRule="auto"/>
              <w:rPr>
                <w:rFonts w:cstheme="minorHAnsi"/>
                <w:sz w:val="18"/>
                <w:szCs w:val="20"/>
              </w:rPr>
            </w:pPr>
            <w:r w:rsidRPr="007B2CC9">
              <w:rPr>
                <w:rFonts w:cstheme="minorHAnsi"/>
                <w:sz w:val="16"/>
                <w:szCs w:val="16"/>
              </w:rPr>
              <w:t xml:space="preserve">&lt;&lt;Reference value from </w:t>
            </w:r>
            <w:r w:rsidR="00845C5E">
              <w:rPr>
                <w:rFonts w:cstheme="minorHAnsi"/>
                <w:sz w:val="16"/>
                <w:szCs w:val="16"/>
              </w:rPr>
              <w:t>A2-</w:t>
            </w:r>
            <w:r w:rsidRPr="007B2CC9">
              <w:rPr>
                <w:rFonts w:cstheme="minorHAnsi"/>
                <w:sz w:val="16"/>
                <w:szCs w:val="16"/>
              </w:rPr>
              <w:t>01 &gt;&gt;</w:t>
            </w:r>
          </w:p>
        </w:tc>
        <w:tc>
          <w:tcPr>
            <w:tcW w:w="990" w:type="dxa"/>
          </w:tcPr>
          <w:p w14:paraId="4844E5C0" w14:textId="30F6FBB6"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02&gt;&gt;</w:t>
            </w:r>
          </w:p>
        </w:tc>
        <w:tc>
          <w:tcPr>
            <w:tcW w:w="1380" w:type="dxa"/>
          </w:tcPr>
          <w:p w14:paraId="162EC3A1" w14:textId="3CD11C45"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If performance, user input is equal to </w:t>
            </w:r>
            <w:r w:rsidR="00845C5E">
              <w:rPr>
                <w:rFonts w:cstheme="minorHAnsi"/>
                <w:sz w:val="16"/>
                <w:szCs w:val="16"/>
              </w:rPr>
              <w:t>A2-</w:t>
            </w:r>
            <w:r w:rsidRPr="007B2CC9">
              <w:rPr>
                <w:rFonts w:cstheme="minorHAnsi"/>
                <w:sz w:val="18"/>
                <w:szCs w:val="20"/>
              </w:rPr>
              <w:t xml:space="preserve">03 as default, and allow user to override with an equivalent system based on the simulated equipment in </w:t>
            </w:r>
            <w:r w:rsidR="00845C5E">
              <w:rPr>
                <w:rFonts w:cstheme="minorHAnsi"/>
                <w:sz w:val="16"/>
                <w:szCs w:val="16"/>
              </w:rPr>
              <w:t>A2-</w:t>
            </w:r>
            <w:r w:rsidRPr="007B2CC9">
              <w:rPr>
                <w:rFonts w:cstheme="minorHAnsi"/>
                <w:sz w:val="18"/>
                <w:szCs w:val="20"/>
              </w:rPr>
              <w:t>09; elseif prescriptive, allow user to enter any Tier 3 model&gt;&gt;</w:t>
            </w:r>
          </w:p>
        </w:tc>
        <w:tc>
          <w:tcPr>
            <w:tcW w:w="1230" w:type="dxa"/>
          </w:tcPr>
          <w:p w14:paraId="1B13B8E7" w14:textId="7B2D35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 Reference value from </w:t>
            </w:r>
            <w:r w:rsidR="00845C5E">
              <w:rPr>
                <w:rFonts w:cstheme="minorHAnsi"/>
                <w:sz w:val="16"/>
                <w:szCs w:val="16"/>
              </w:rPr>
              <w:t>A2-</w:t>
            </w:r>
            <w:r w:rsidRPr="007B2CC9">
              <w:rPr>
                <w:rFonts w:cstheme="minorHAnsi"/>
                <w:sz w:val="18"/>
                <w:szCs w:val="20"/>
              </w:rPr>
              <w:t>04&gt;&gt;</w:t>
            </w:r>
          </w:p>
        </w:tc>
        <w:tc>
          <w:tcPr>
            <w:tcW w:w="1260" w:type="dxa"/>
          </w:tcPr>
          <w:p w14:paraId="5EA93F59" w14:textId="71F6BB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05&gt;&gt;</w:t>
            </w:r>
          </w:p>
        </w:tc>
        <w:tc>
          <w:tcPr>
            <w:tcW w:w="1350" w:type="dxa"/>
          </w:tcPr>
          <w:p w14:paraId="1DF01379" w14:textId="178F929F" w:rsidR="003B3CCD" w:rsidRPr="007B2CC9" w:rsidRDefault="003B3CCD" w:rsidP="00844B06">
            <w:pPr>
              <w:spacing w:after="0" w:line="240" w:lineRule="auto"/>
              <w:rPr>
                <w:rFonts w:cstheme="minorHAnsi"/>
                <w:sz w:val="18"/>
                <w:szCs w:val="20"/>
              </w:rPr>
            </w:pPr>
            <w:r w:rsidRPr="007B2CC9">
              <w:rPr>
                <w:rFonts w:cstheme="minorHAnsi"/>
                <w:sz w:val="18"/>
                <w:szCs w:val="20"/>
              </w:rPr>
              <w:t>&lt;&lt;User input value; check value must be ≥</w:t>
            </w:r>
            <w:r w:rsidR="00845C5E">
              <w:rPr>
                <w:rFonts w:cstheme="minorHAnsi"/>
                <w:sz w:val="16"/>
                <w:szCs w:val="16"/>
              </w:rPr>
              <w:t xml:space="preserve"> A2-</w:t>
            </w:r>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r w:rsidR="00845C5E">
              <w:rPr>
                <w:rFonts w:cstheme="minorHAnsi"/>
                <w:sz w:val="16"/>
                <w:szCs w:val="16"/>
              </w:rPr>
              <w:t>A2-</w:t>
            </w:r>
            <w:r w:rsidRPr="007B2CC9">
              <w:rPr>
                <w:rFonts w:cstheme="minorHAnsi"/>
                <w:sz w:val="18"/>
                <w:szCs w:val="20"/>
              </w:rPr>
              <w:t>06 is NA &gt;&gt;</w:t>
            </w:r>
          </w:p>
        </w:tc>
        <w:tc>
          <w:tcPr>
            <w:tcW w:w="1584" w:type="dxa"/>
          </w:tcPr>
          <w:p w14:paraId="1E27D024" w14:textId="6068897B"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07&gt;&gt;</w:t>
            </w:r>
          </w:p>
        </w:tc>
        <w:tc>
          <w:tcPr>
            <w:tcW w:w="1836" w:type="dxa"/>
          </w:tcPr>
          <w:p w14:paraId="7868BDFB" w14:textId="3FF2C8C3"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08&gt;&gt;</w:t>
            </w:r>
          </w:p>
        </w:tc>
      </w:tr>
      <w:tr w:rsidR="003B3CCD" w:rsidRPr="007B2CC9" w14:paraId="793CA6D5" w14:textId="77777777" w:rsidTr="00844B06">
        <w:trPr>
          <w:trHeight w:val="226"/>
        </w:trPr>
        <w:tc>
          <w:tcPr>
            <w:tcW w:w="1165" w:type="dxa"/>
          </w:tcPr>
          <w:p w14:paraId="5F0E0718" w14:textId="77777777" w:rsidR="003B3CCD" w:rsidRPr="007B2CC9" w:rsidRDefault="003B3CCD" w:rsidP="00844B06">
            <w:pPr>
              <w:spacing w:after="0" w:line="240" w:lineRule="auto"/>
              <w:rPr>
                <w:rFonts w:cstheme="minorHAnsi"/>
                <w:sz w:val="20"/>
                <w:szCs w:val="20"/>
              </w:rPr>
            </w:pPr>
          </w:p>
        </w:tc>
        <w:tc>
          <w:tcPr>
            <w:tcW w:w="990" w:type="dxa"/>
          </w:tcPr>
          <w:p w14:paraId="3833105E" w14:textId="77777777" w:rsidR="003B3CCD" w:rsidRPr="007B2CC9" w:rsidRDefault="003B3CCD" w:rsidP="00844B06">
            <w:pPr>
              <w:spacing w:after="0" w:line="240" w:lineRule="auto"/>
              <w:rPr>
                <w:rFonts w:cstheme="minorHAnsi"/>
                <w:sz w:val="20"/>
                <w:szCs w:val="20"/>
              </w:rPr>
            </w:pPr>
          </w:p>
        </w:tc>
        <w:tc>
          <w:tcPr>
            <w:tcW w:w="1380" w:type="dxa"/>
          </w:tcPr>
          <w:p w14:paraId="1A07A82A" w14:textId="77777777" w:rsidR="003B3CCD" w:rsidRPr="007B2CC9" w:rsidRDefault="003B3CCD" w:rsidP="00844B06">
            <w:pPr>
              <w:spacing w:after="0" w:line="240" w:lineRule="auto"/>
              <w:rPr>
                <w:rFonts w:cstheme="minorHAnsi"/>
                <w:sz w:val="20"/>
                <w:szCs w:val="20"/>
              </w:rPr>
            </w:pPr>
          </w:p>
        </w:tc>
        <w:tc>
          <w:tcPr>
            <w:tcW w:w="1230" w:type="dxa"/>
          </w:tcPr>
          <w:p w14:paraId="32CB07B5" w14:textId="77777777" w:rsidR="003B3CCD" w:rsidRPr="007B2CC9" w:rsidRDefault="003B3CCD" w:rsidP="00844B06">
            <w:pPr>
              <w:spacing w:after="0" w:line="240" w:lineRule="auto"/>
              <w:rPr>
                <w:rFonts w:cstheme="minorHAnsi"/>
                <w:sz w:val="20"/>
                <w:szCs w:val="20"/>
              </w:rPr>
            </w:pPr>
          </w:p>
        </w:tc>
        <w:tc>
          <w:tcPr>
            <w:tcW w:w="1260" w:type="dxa"/>
          </w:tcPr>
          <w:p w14:paraId="31F38A4A" w14:textId="77777777" w:rsidR="003B3CCD" w:rsidRPr="007B2CC9" w:rsidRDefault="003B3CCD" w:rsidP="00844B06">
            <w:pPr>
              <w:spacing w:after="0" w:line="240" w:lineRule="auto"/>
              <w:rPr>
                <w:rFonts w:cstheme="minorHAnsi"/>
                <w:sz w:val="20"/>
                <w:szCs w:val="20"/>
              </w:rPr>
            </w:pPr>
          </w:p>
        </w:tc>
        <w:tc>
          <w:tcPr>
            <w:tcW w:w="1350" w:type="dxa"/>
          </w:tcPr>
          <w:p w14:paraId="670D030F" w14:textId="77777777" w:rsidR="003B3CCD" w:rsidRPr="007B2CC9" w:rsidRDefault="003B3CCD" w:rsidP="00844B06">
            <w:pPr>
              <w:spacing w:after="0" w:line="240" w:lineRule="auto"/>
              <w:rPr>
                <w:rFonts w:cstheme="minorHAnsi"/>
                <w:sz w:val="20"/>
                <w:szCs w:val="20"/>
              </w:rPr>
            </w:pPr>
          </w:p>
        </w:tc>
        <w:tc>
          <w:tcPr>
            <w:tcW w:w="1584" w:type="dxa"/>
          </w:tcPr>
          <w:p w14:paraId="793B4FE8" w14:textId="77777777" w:rsidR="003B3CCD" w:rsidRPr="007B2CC9" w:rsidRDefault="003B3CCD" w:rsidP="00844B06">
            <w:pPr>
              <w:spacing w:after="0" w:line="240" w:lineRule="auto"/>
              <w:rPr>
                <w:rFonts w:cstheme="minorHAnsi"/>
                <w:sz w:val="20"/>
                <w:szCs w:val="20"/>
              </w:rPr>
            </w:pPr>
          </w:p>
        </w:tc>
        <w:tc>
          <w:tcPr>
            <w:tcW w:w="1836" w:type="dxa"/>
          </w:tcPr>
          <w:p w14:paraId="737561FA" w14:textId="77777777" w:rsidR="003B3CCD" w:rsidRPr="007B2CC9" w:rsidRDefault="003B3CCD" w:rsidP="00844B06">
            <w:pPr>
              <w:spacing w:after="0" w:line="240" w:lineRule="auto"/>
              <w:rPr>
                <w:rFonts w:cstheme="minorHAnsi"/>
                <w:sz w:val="20"/>
                <w:szCs w:val="20"/>
              </w:rPr>
            </w:pPr>
          </w:p>
        </w:tc>
      </w:tr>
    </w:tbl>
    <w:p w14:paraId="79208FD1" w14:textId="528E86C3" w:rsidR="00AF2F78" w:rsidRDefault="00AF2F78" w:rsidP="00AF2F78">
      <w:pPr>
        <w:spacing w:after="0" w:line="240" w:lineRule="auto"/>
        <w:rPr>
          <w:rFonts w:asciiTheme="minorHAnsi" w:hAnsiTheme="minorHAnsi" w:cstheme="minorHAnsi"/>
          <w:sz w:val="20"/>
          <w:szCs w:val="20"/>
        </w:rPr>
      </w:pPr>
    </w:p>
    <w:p w14:paraId="40D4D13D" w14:textId="28C08AFE" w:rsidR="003B3CCD" w:rsidRDefault="003B3CCD" w:rsidP="00AF2F78">
      <w:pPr>
        <w:spacing w:after="0" w:line="240" w:lineRule="auto"/>
        <w:rPr>
          <w:rFonts w:asciiTheme="minorHAnsi" w:hAnsiTheme="minorHAnsi" w:cstheme="minorHAnsi"/>
          <w:sz w:val="20"/>
          <w:szCs w:val="20"/>
        </w:rPr>
      </w:pPr>
    </w:p>
    <w:p w14:paraId="7DA109B6" w14:textId="77777777" w:rsidR="003B3CCD" w:rsidRDefault="003B3CCD" w:rsidP="00AF2F78">
      <w:pPr>
        <w:spacing w:after="0" w:line="240" w:lineRule="auto"/>
        <w:rPr>
          <w:rFonts w:asciiTheme="minorHAnsi" w:hAnsiTheme="minorHAnsi" w:cstheme="minorHAnsi"/>
          <w:sz w:val="20"/>
          <w:szCs w:val="20"/>
        </w:rPr>
      </w:pPr>
    </w:p>
    <w:p w14:paraId="4AEB4313" w14:textId="7D14FFF9" w:rsidR="00851A09" w:rsidRDefault="00851A09"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1B2D660D" w14:textId="77777777" w:rsidR="00047BAF" w:rsidRDefault="00DA49C1" w:rsidP="00E15012">
            <w:pPr>
              <w:keepNext/>
              <w:tabs>
                <w:tab w:val="left" w:pos="2160"/>
                <w:tab w:val="left" w:pos="2700"/>
                <w:tab w:val="left" w:pos="3420"/>
                <w:tab w:val="left" w:pos="3780"/>
                <w:tab w:val="left" w:pos="5760"/>
                <w:tab w:val="left" w:pos="7212"/>
              </w:tabs>
              <w:spacing w:after="0" w:line="240" w:lineRule="auto"/>
              <w:rPr>
                <w:sz w:val="18"/>
                <w:szCs w:val="18"/>
              </w:rPr>
            </w:pPr>
            <w:r>
              <w:rPr>
                <w:sz w:val="18"/>
                <w:szCs w:val="18"/>
              </w:rPr>
              <w:t>&lt;&lt;Static Text - see the top&gt;&gt;</w:t>
            </w:r>
          </w:p>
          <w:p w14:paraId="3FC1BB34" w14:textId="30C54679"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CE095A" w:rsidRPr="0036508E">
              <w:rPr>
                <w:rFonts w:asciiTheme="minorHAnsi" w:hAnsiTheme="minorHAnsi" w:cstheme="minorHAnsi"/>
                <w:sz w:val="20"/>
                <w:szCs w:val="20"/>
              </w:rPr>
              <w:t>A</w:t>
            </w:r>
            <w:r w:rsidR="00C14EF9">
              <w:rPr>
                <w:rFonts w:asciiTheme="minorHAnsi" w:hAnsiTheme="minorHAnsi" w:cstheme="minorHAnsi"/>
                <w:sz w:val="20"/>
                <w:szCs w:val="20"/>
              </w:rPr>
              <w:t xml:space="preserve"> and </w:t>
            </w:r>
            <w:r w:rsidR="00845C5E">
              <w:rPr>
                <w:rFonts w:asciiTheme="minorHAnsi" w:eastAsia="Times New Roman" w:hAnsiTheme="minorHAnsi" w:cstheme="minorHAnsi"/>
                <w:sz w:val="20"/>
                <w:szCs w:val="20"/>
              </w:rPr>
              <w:t>A2</w:t>
            </w:r>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00166597">
              <w:rPr>
                <w:rFonts w:asciiTheme="minorHAnsi" w:eastAsia="Times New Roman" w:hAnsiTheme="minorHAnsi" w:cstheme="minorHAnsi"/>
                <w:sz w:val="18"/>
                <w:szCs w:val="20"/>
              </w:rPr>
              <w:t xml:space="preserve"> or A2-02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0944EC6A"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del w:id="46" w:author="Alhabibi, Haider@Energy" w:date="2022-06-29T13:20:00Z">
              <w:r w:rsidR="00E15012" w:rsidDel="00D050BD">
                <w:rPr>
                  <w:rFonts w:asciiTheme="minorHAnsi" w:eastAsia="Times New Roman" w:hAnsiTheme="minorHAnsi" w:cstheme="minorHAnsi"/>
                  <w:sz w:val="18"/>
                  <w:szCs w:val="20"/>
                </w:rPr>
                <w:delText>;</w:delText>
              </w:r>
            </w:del>
            <w:ins w:id="47" w:author="Alhabibi, Haider@Energy" w:date="2022-06-29T13:20:00Z">
              <w:r w:rsidR="00D050BD">
                <w:rPr>
                  <w:rFonts w:asciiTheme="minorHAnsi" w:eastAsia="Times New Roman" w:hAnsiTheme="minorHAnsi" w:cstheme="minorHAnsi"/>
                  <w:sz w:val="18"/>
                  <w:szCs w:val="20"/>
                </w:rPr>
                <w:t>.</w:t>
              </w:r>
            </w:ins>
            <w:r w:rsidR="00E15012">
              <w:rPr>
                <w:rFonts w:asciiTheme="minorHAnsi" w:eastAsia="Times New Roman" w:hAnsiTheme="minorHAnsi" w:cstheme="minorHAnsi"/>
                <w:sz w:val="18"/>
                <w:szCs w:val="20"/>
              </w:rPr>
              <w:t xml:space="preserve"> </w:t>
            </w:r>
            <w:ins w:id="48" w:author="Alhabibi, Haider@Energy" w:date="2022-06-29T13:20:00Z">
              <w:r w:rsidR="00233762">
                <w:rPr>
                  <w:rFonts w:asciiTheme="minorHAnsi" w:eastAsia="Times New Roman" w:hAnsiTheme="minorHAnsi" w:cstheme="minorHAnsi"/>
                  <w:sz w:val="18"/>
                  <w:szCs w:val="20"/>
                </w:rPr>
                <w:t xml:space="preserve">If information </w:t>
              </w:r>
              <w:r w:rsidR="00D050BD">
                <w:rPr>
                  <w:rFonts w:asciiTheme="minorHAnsi" w:eastAsia="Times New Roman" w:hAnsiTheme="minorHAnsi" w:cstheme="minorHAnsi"/>
                  <w:sz w:val="18"/>
                  <w:szCs w:val="20"/>
                </w:rPr>
                <w:t xml:space="preserve">is not </w:t>
              </w:r>
              <w:r w:rsidR="00580D2A">
                <w:rPr>
                  <w:rFonts w:asciiTheme="minorHAnsi" w:eastAsia="Times New Roman" w:hAnsiTheme="minorHAnsi" w:cstheme="minorHAnsi"/>
                  <w:sz w:val="18"/>
                  <w:szCs w:val="20"/>
                </w:rPr>
                <w:t>available on LM</w:t>
              </w:r>
            </w:ins>
            <w:ins w:id="49" w:author="Alhabibi, Haider@Energy" w:date="2022-06-29T13:21:00Z">
              <w:r w:rsidR="00580D2A">
                <w:rPr>
                  <w:rFonts w:asciiTheme="minorHAnsi" w:eastAsia="Times New Roman" w:hAnsiTheme="minorHAnsi" w:cstheme="minorHAnsi"/>
                  <w:sz w:val="18"/>
                  <w:szCs w:val="20"/>
                </w:rPr>
                <w:t>CC</w:t>
              </w:r>
              <w:r w:rsidR="00B33BF0">
                <w:rPr>
                  <w:rFonts w:asciiTheme="minorHAnsi" w:eastAsia="Times New Roman" w:hAnsiTheme="minorHAnsi" w:cstheme="minorHAnsi"/>
                  <w:sz w:val="18"/>
                  <w:szCs w:val="20"/>
                </w:rPr>
                <w:t>, then allow user input.</w:t>
              </w:r>
            </w:ins>
            <w:del w:id="50" w:author="Alhabibi, Haider@Energy" w:date="2022-06-27T12:44:00Z">
              <w:r w:rsidR="00E15012" w:rsidDel="002D2C27">
                <w:rPr>
                  <w:rFonts w:asciiTheme="minorHAnsi" w:eastAsia="Times New Roman" w:hAnsiTheme="minorHAnsi" w:cstheme="minorHAnsi"/>
                  <w:sz w:val="18"/>
                  <w:szCs w:val="20"/>
                </w:rPr>
                <w:delText xml:space="preserve">if parent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 xml:space="preserve">=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-ADD, ALT or NCB, then value = NA</w:delText>
              </w:r>
            </w:del>
            <w:del w:id="51" w:author="Alhabibi, Haider@Energy" w:date="2022-06-29T13:22:00Z">
              <w:r w:rsidR="00E15012" w:rsidDel="00732626">
                <w:rPr>
                  <w:rFonts w:asciiTheme="minorHAnsi" w:eastAsia="Times New Roman" w:hAnsiTheme="minorHAnsi" w:cstheme="minorHAnsi"/>
                  <w:sz w:val="18"/>
                  <w:szCs w:val="20"/>
                </w:rPr>
                <w:delText>;</w:delText>
              </w:r>
            </w:del>
            <w:r w:rsidR="00E15012">
              <w:rPr>
                <w:rFonts w:asciiTheme="minorHAnsi" w:eastAsia="Times New Roman" w:hAnsiTheme="minorHAnsi" w:cstheme="minorHAnsi"/>
                <w:sz w:val="18"/>
                <w:szCs w:val="20"/>
              </w:rPr>
              <w:t xml:space="preserve"> </w:t>
            </w:r>
            <w:del w:id="52" w:author="Alhabibi, Haider@Energy" w:date="2022-06-29T13:21:00Z">
              <w:r w:rsidR="00E15012" w:rsidDel="00732626">
                <w:rPr>
                  <w:rFonts w:asciiTheme="minorHAnsi" w:eastAsia="Times New Roman" w:hAnsiTheme="minorHAnsi" w:cstheme="minorHAnsi"/>
                  <w:sz w:val="18"/>
                  <w:szCs w:val="20"/>
                </w:rPr>
                <w:delText xml:space="preserve">else if parent = </w:delText>
              </w:r>
              <w:r w:rsidR="00DA58BF" w:rsidDel="00732626">
                <w:rPr>
                  <w:rFonts w:asciiTheme="minorHAnsi" w:eastAsia="Times New Roman" w:hAnsiTheme="minorHAnsi" w:cstheme="minorHAnsi"/>
                  <w:sz w:val="18"/>
                  <w:szCs w:val="20"/>
                </w:rPr>
                <w:delText>LMCC</w:delText>
              </w:r>
              <w:r w:rsidR="00E15012" w:rsidDel="00732626">
                <w:rPr>
                  <w:rFonts w:asciiTheme="minorHAnsi" w:eastAsia="Times New Roman" w:hAnsiTheme="minorHAnsi" w:cstheme="minorHAnsi"/>
                  <w:sz w:val="18"/>
                  <w:szCs w:val="20"/>
                </w:rPr>
                <w:delText xml:space="preserve">-PRF </w:delText>
              </w:r>
            </w:del>
            <w:del w:id="53" w:author="Alhabibi, Haider@Energy" w:date="2022-06-29T13:22:00Z">
              <w:r w:rsidR="00E15012" w:rsidDel="00732626">
                <w:rPr>
                  <w:rFonts w:asciiTheme="minorHAnsi" w:eastAsia="Times New Roman" w:hAnsiTheme="minorHAnsi" w:cstheme="minorHAnsi"/>
                  <w:sz w:val="18"/>
                  <w:szCs w:val="20"/>
                </w:rPr>
                <w:delText>then</w:delText>
              </w:r>
              <w:r w:rsidRPr="005828AE" w:rsidDel="00732626">
                <w:rPr>
                  <w:rFonts w:asciiTheme="minorHAnsi" w:eastAsia="Times New Roman" w:hAnsiTheme="minorHAnsi" w:cstheme="minorHAnsi"/>
                  <w:sz w:val="18"/>
                  <w:szCs w:val="20"/>
                </w:rPr>
                <w:delText xml:space="preserve"> </w:delText>
              </w:r>
            </w:del>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4CF1427B" w14:textId="16779176" w:rsidR="00A0768F" w:rsidRDefault="002C4A59">
            <w:pPr>
              <w:keepNext/>
              <w:tabs>
                <w:tab w:val="left" w:pos="2160"/>
                <w:tab w:val="left" w:pos="2700"/>
                <w:tab w:val="left" w:pos="3420"/>
                <w:tab w:val="left" w:pos="3780"/>
                <w:tab w:val="left" w:pos="5760"/>
                <w:tab w:val="left" w:pos="7212"/>
              </w:tabs>
              <w:spacing w:after="0" w:line="240" w:lineRule="auto"/>
              <w:rPr>
                <w:ins w:id="54" w:author="Alhabibi, Haider@Energy" w:date="2023-02-24T15:22:00Z"/>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247CBDC0" w14:textId="083E030E" w:rsidR="00991C5C" w:rsidRPr="005828AE" w:rsidRDefault="00991C5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ins w:id="55" w:author="Alhabibi, Haider@Energy" w:date="2023-02-24T15:22:00Z">
              <w:r>
                <w:rPr>
                  <w:rFonts w:asciiTheme="minorHAnsi" w:eastAsia="Times New Roman" w:hAnsiTheme="minorHAnsi" w:cstheme="minorHAnsi"/>
                  <w:sz w:val="18"/>
                  <w:szCs w:val="20"/>
                </w:rPr>
                <w:t>*V</w:t>
              </w:r>
            </w:ins>
            <w:ins w:id="56" w:author="Alhabibi, Haider@Energy" w:date="2023-02-24T15:23:00Z">
              <w:r>
                <w:rPr>
                  <w:rFonts w:asciiTheme="minorHAnsi" w:eastAsia="Times New Roman" w:hAnsiTheme="minorHAnsi" w:cstheme="minorHAnsi"/>
                  <w:sz w:val="18"/>
                  <w:szCs w:val="20"/>
                </w:rPr>
                <w:t xml:space="preserve">alue </w:t>
              </w:r>
              <w:r w:rsidR="00111CF2">
                <w:rPr>
                  <w:rFonts w:asciiTheme="minorHAnsi" w:eastAsia="Times New Roman" w:hAnsiTheme="minorHAnsi" w:cstheme="minorHAnsi"/>
                  <w:sz w:val="18"/>
                  <w:szCs w:val="20"/>
                </w:rPr>
                <w:t>=NA</w:t>
              </w:r>
            </w:ins>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211769A"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 xml:space="preserve">rom </w:t>
            </w:r>
            <w:r w:rsidR="00DA58BF">
              <w:rPr>
                <w:rFonts w:eastAsia="Times New Roman"/>
                <w:sz w:val="18"/>
                <w:szCs w:val="20"/>
              </w:rPr>
              <w:t>LMCC</w:t>
            </w:r>
            <w:r w:rsidRPr="005828AE">
              <w:rPr>
                <w:rFonts w:eastAsia="Times New Roman"/>
                <w:sz w:val="18"/>
                <w:szCs w:val="20"/>
              </w:rPr>
              <w:t>-PRF-01;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32FFD6F3"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1BE5FC6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61119466"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A76ECBC"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 xml:space="preserve">Reference value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3F64E6C7" w:rsidR="00550C64" w:rsidRDefault="00DA49C1"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57" w:name="_Hlk89014292"/>
            <w:r>
              <w:rPr>
                <w:sz w:val="18"/>
                <w:szCs w:val="18"/>
              </w:rPr>
              <w:t>&lt;&lt;Static Text - see the top&gt;&gt;</w:t>
            </w:r>
          </w:p>
          <w:bookmarkEnd w:id="57"/>
          <w:p w14:paraId="713C8089" w14:textId="14D45794"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166597">
              <w:rPr>
                <w:rFonts w:asciiTheme="minorHAnsi" w:hAnsiTheme="minorHAnsi" w:cstheme="minorHAnsi"/>
                <w:sz w:val="20"/>
                <w:szCs w:val="20"/>
              </w:rPr>
              <w:t>C</w:t>
            </w:r>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2C1B2832"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0798C">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w:t>
            </w:r>
            <w:r w:rsidR="0041331E">
              <w:rPr>
                <w:rFonts w:asciiTheme="minorHAnsi" w:eastAsia="Times New Roman" w:hAnsiTheme="minorHAnsi" w:cstheme="minorHAnsi"/>
                <w:sz w:val="18"/>
                <w:szCs w:val="20"/>
              </w:rPr>
              <w:t>1</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482D5CE"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28E1DF8E"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xml:space="preserve">. Value may be NA if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E</w:t>
            </w:r>
            <w:r w:rsidR="00011F4C" w:rsidRPr="00B33DFF">
              <w:rPr>
                <w:rFonts w:asciiTheme="minorHAnsi" w:hAnsiTheme="minorHAnsi" w:cstheme="minorHAnsi"/>
                <w:b/>
                <w:sz w:val="20"/>
                <w:szCs w:val="20"/>
              </w:rPr>
              <w:t>. Installed Water Heater Manufacturer Information</w:t>
            </w:r>
          </w:p>
          <w:p w14:paraId="6EF7D611" w14:textId="52BA6A2C"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r w:rsidR="005913F4">
              <w:rPr>
                <w:rFonts w:asciiTheme="minorHAnsi" w:eastAsia="Times New Roman" w:hAnsiTheme="minorHAnsi" w:cstheme="minorHAnsi"/>
                <w:sz w:val="20"/>
                <w:szCs w:val="20"/>
              </w:rPr>
              <w:t>C</w:t>
            </w:r>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5487EA62"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829FB">
              <w:rPr>
                <w:rFonts w:asciiTheme="minorHAnsi" w:eastAsia="Times New Roman" w:hAnsiTheme="minorHAnsi" w:cstheme="minorHAnsi"/>
                <w:sz w:val="18"/>
                <w:szCs w:val="20"/>
              </w:rPr>
              <w:t>B</w:t>
            </w:r>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r w:rsidR="005913F4">
              <w:rPr>
                <w:rFonts w:asciiTheme="minorHAnsi" w:eastAsia="Times New Roman" w:hAnsiTheme="minorHAnsi" w:cstheme="minorHAnsi"/>
                <w:sz w:val="18"/>
                <w:szCs w:val="20"/>
              </w:rPr>
              <w:t xml:space="preserve"> or B2-02</w:t>
            </w:r>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17FF39C3" w:rsidR="004E5BC2" w:rsidRDefault="004E5BC2" w:rsidP="00AF2F78">
      <w:pPr>
        <w:spacing w:after="0" w:line="240" w:lineRule="auto"/>
        <w:rPr>
          <w:ins w:id="58" w:author="Alhabibi, Haider@Energy" w:date="2022-06-23T13:23:00Z"/>
          <w:rFonts w:asciiTheme="minorHAnsi" w:hAnsiTheme="minorHAnsi" w:cstheme="minorHAnsi"/>
          <w:sz w:val="20"/>
          <w:szCs w:val="20"/>
        </w:rPr>
      </w:pPr>
    </w:p>
    <w:p w14:paraId="35579B79" w14:textId="77777777" w:rsidR="004E5BC2" w:rsidRDefault="004E5BC2">
      <w:pPr>
        <w:spacing w:after="0" w:line="240" w:lineRule="auto"/>
        <w:rPr>
          <w:ins w:id="59" w:author="Alhabibi, Haider@Energy" w:date="2022-06-23T13:23:00Z"/>
          <w:rFonts w:asciiTheme="minorHAnsi" w:hAnsiTheme="minorHAnsi" w:cstheme="minorHAnsi"/>
          <w:sz w:val="20"/>
          <w:szCs w:val="20"/>
        </w:rPr>
      </w:pPr>
      <w:ins w:id="60" w:author="Alhabibi, Haider@Energy" w:date="2022-06-23T13:23:00Z">
        <w:r>
          <w:rPr>
            <w:rFonts w:asciiTheme="minorHAnsi" w:hAnsiTheme="minorHAnsi" w:cstheme="minorHAnsi"/>
            <w:sz w:val="20"/>
            <w:szCs w:val="20"/>
          </w:rPr>
          <w:br w:type="page"/>
        </w:r>
      </w:ins>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7667EA" w:rsidRPr="009E01FE" w14:paraId="2E933D72" w14:textId="77777777" w:rsidTr="008B40BE">
        <w:trPr>
          <w:trHeight w:val="144"/>
        </w:trPr>
        <w:tc>
          <w:tcPr>
            <w:tcW w:w="10790" w:type="dxa"/>
            <w:tcBorders>
              <w:top w:val="single" w:sz="4" w:space="0" w:color="auto"/>
              <w:left w:val="single" w:sz="4" w:space="0" w:color="auto"/>
              <w:bottom w:val="single" w:sz="4" w:space="0" w:color="auto"/>
              <w:right w:val="single" w:sz="4" w:space="0" w:color="auto"/>
            </w:tcBorders>
          </w:tcPr>
          <w:p w14:paraId="3C1BC968" w14:textId="77777777" w:rsidR="00B46C51" w:rsidRDefault="007667EA" w:rsidP="00F414AD">
            <w:pPr>
              <w:keepNext/>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p>
          <w:p w14:paraId="6541F650" w14:textId="4C60D57B" w:rsidR="007667EA" w:rsidRPr="00F43FA8" w:rsidRDefault="007667EA" w:rsidP="00F414AD">
            <w:pPr>
              <w:keepNext/>
              <w:spacing w:after="0" w:line="240" w:lineRule="auto"/>
              <w:rPr>
                <w:rFonts w:asciiTheme="minorHAnsi" w:eastAsiaTheme="minorEastAsia" w:hAnsiTheme="minorHAnsi" w:cstheme="minorHAnsi"/>
                <w:sz w:val="20"/>
                <w:szCs w:val="20"/>
              </w:rPr>
            </w:pPr>
            <w:r w:rsidRPr="00F43FA8">
              <w:rPr>
                <w:rFonts w:asciiTheme="minorHAnsi" w:eastAsiaTheme="minorEastAsia" w:hAnsiTheme="minorHAnsi" w:cstheme="minorHAnsi"/>
                <w:b/>
                <w:sz w:val="20"/>
                <w:szCs w:val="20"/>
              </w:rPr>
              <w:t xml:space="preserve"> </w:t>
            </w:r>
            <w:r w:rsidR="00B46C51">
              <w:rPr>
                <w:sz w:val="18"/>
                <w:szCs w:val="18"/>
              </w:rPr>
              <w:t>&lt;&lt;Static Text - see the top&gt;&gt;</w:t>
            </w:r>
          </w:p>
        </w:tc>
      </w:tr>
      <w:tr w:rsidR="007667EA" w:rsidRPr="009E01FE" w14:paraId="4BE4AE23" w14:textId="77777777" w:rsidTr="008B40BE">
        <w:trPr>
          <w:trHeight w:val="144"/>
          <w:tblHeader/>
        </w:trPr>
        <w:tc>
          <w:tcPr>
            <w:tcW w:w="10790" w:type="dxa"/>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795" w:type="dxa"/>
        <w:tblLayout w:type="fixed"/>
        <w:tblLook w:val="04A0" w:firstRow="1" w:lastRow="0" w:firstColumn="1" w:lastColumn="0" w:noHBand="0" w:noVBand="1"/>
      </w:tblPr>
      <w:tblGrid>
        <w:gridCol w:w="1209"/>
        <w:gridCol w:w="1209"/>
        <w:gridCol w:w="1210"/>
        <w:gridCol w:w="1209"/>
        <w:gridCol w:w="1210"/>
        <w:gridCol w:w="1209"/>
        <w:gridCol w:w="1210"/>
        <w:gridCol w:w="1209"/>
        <w:gridCol w:w="1120"/>
      </w:tblGrid>
      <w:tr w:rsidR="006C7190" w14:paraId="0D9551BD" w14:textId="449783C6" w:rsidTr="00010B47">
        <w:trPr>
          <w:trHeight w:val="530"/>
        </w:trPr>
        <w:tc>
          <w:tcPr>
            <w:tcW w:w="10795" w:type="dxa"/>
            <w:gridSpan w:val="9"/>
          </w:tcPr>
          <w:p w14:paraId="60A83EB8" w14:textId="06A9E854"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1A02056D" w:rsidR="006C7190" w:rsidRPr="000029DA" w:rsidRDefault="00DA49C1" w:rsidP="00AB4500">
            <w:pPr>
              <w:spacing w:after="0" w:line="240" w:lineRule="auto"/>
              <w:rPr>
                <w:rFonts w:cstheme="minorHAnsi"/>
                <w:sz w:val="18"/>
                <w:szCs w:val="18"/>
              </w:rPr>
            </w:pPr>
            <w:r>
              <w:rPr>
                <w:sz w:val="18"/>
                <w:szCs w:val="18"/>
              </w:rPr>
              <w:t>&lt;&lt;Static Text - see the top&gt;&gt;</w:t>
            </w:r>
          </w:p>
          <w:p w14:paraId="03A711AF" w14:textId="2AF13731"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r w:rsidR="005913F4">
              <w:rPr>
                <w:rFonts w:cstheme="minorHAnsi"/>
                <w:sz w:val="18"/>
                <w:szCs w:val="18"/>
              </w:rPr>
              <w:t xml:space="preserve">Table </w:t>
            </w:r>
            <w:r>
              <w:rPr>
                <w:rFonts w:cstheme="minorHAnsi"/>
                <w:sz w:val="18"/>
                <w:szCs w:val="18"/>
              </w:rPr>
              <w:t>B</w:t>
            </w:r>
            <w:r w:rsidR="008833B5">
              <w:rPr>
                <w:rFonts w:cstheme="minorHAnsi"/>
                <w:sz w:val="18"/>
                <w:szCs w:val="18"/>
              </w:rPr>
              <w:t xml:space="preserve"> or </w:t>
            </w:r>
            <w:r w:rsidR="005913F4">
              <w:rPr>
                <w:rFonts w:cstheme="minorHAnsi"/>
                <w:sz w:val="18"/>
                <w:szCs w:val="18"/>
              </w:rPr>
              <w:t>B2</w:t>
            </w:r>
            <w:r>
              <w:rPr>
                <w:rFonts w:cstheme="minorHAnsi"/>
                <w:sz w:val="18"/>
                <w:szCs w:val="18"/>
              </w:rPr>
              <w:t xml:space="preserve">. with B10 </w:t>
            </w:r>
            <w:r w:rsidR="008833B5">
              <w:rPr>
                <w:rFonts w:cstheme="minorHAnsi"/>
                <w:sz w:val="18"/>
                <w:szCs w:val="18"/>
              </w:rPr>
              <w:t xml:space="preserve">or </w:t>
            </w:r>
            <w:r w:rsidR="005913F4">
              <w:rPr>
                <w:rFonts w:cstheme="minorHAnsi"/>
                <w:sz w:val="18"/>
                <w:szCs w:val="18"/>
              </w:rPr>
              <w:t>B2-</w:t>
            </w:r>
            <w:r w:rsidR="008833B5">
              <w:rPr>
                <w:rFonts w:cstheme="minorHAnsi"/>
                <w:sz w:val="18"/>
                <w:szCs w:val="18"/>
              </w:rPr>
              <w:t xml:space="preserve">08 </w:t>
            </w:r>
            <w:r>
              <w:rPr>
                <w:rFonts w:cstheme="minorHAnsi"/>
                <w:sz w:val="18"/>
                <w:szCs w:val="18"/>
              </w:rPr>
              <w:t>= Basic. If no dwelling in B10</w:t>
            </w:r>
            <w:r w:rsidR="008833B5">
              <w:rPr>
                <w:rFonts w:cstheme="minorHAnsi"/>
                <w:sz w:val="18"/>
                <w:szCs w:val="18"/>
              </w:rPr>
              <w:t xml:space="preserve"> or </w:t>
            </w:r>
            <w:r w:rsidR="005913F4">
              <w:rPr>
                <w:rFonts w:cstheme="minorHAnsi"/>
                <w:sz w:val="18"/>
                <w:szCs w:val="18"/>
              </w:rPr>
              <w:t>B2-</w:t>
            </w:r>
            <w:r w:rsidR="008833B5">
              <w:rPr>
                <w:rFonts w:cstheme="minorHAnsi"/>
                <w:sz w:val="18"/>
                <w:szCs w:val="18"/>
              </w:rPr>
              <w:t>08</w:t>
            </w:r>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0C6172" w14:paraId="7FDD8E1F" w14:textId="012B5571" w:rsidTr="00010B47">
        <w:tc>
          <w:tcPr>
            <w:tcW w:w="1209" w:type="dxa"/>
          </w:tcPr>
          <w:p w14:paraId="346D7443" w14:textId="3B3264AF" w:rsidR="000C6172" w:rsidRPr="008733ED" w:rsidRDefault="000C6172" w:rsidP="000C6172">
            <w:pPr>
              <w:spacing w:after="0"/>
              <w:jc w:val="center"/>
              <w:rPr>
                <w:rFonts w:cstheme="minorHAnsi"/>
                <w:sz w:val="20"/>
                <w:szCs w:val="20"/>
              </w:rPr>
            </w:pPr>
            <w:r>
              <w:rPr>
                <w:rFonts w:cstheme="minorHAnsi"/>
                <w:sz w:val="20"/>
                <w:szCs w:val="20"/>
              </w:rPr>
              <w:t>01</w:t>
            </w:r>
          </w:p>
        </w:tc>
        <w:tc>
          <w:tcPr>
            <w:tcW w:w="1209" w:type="dxa"/>
          </w:tcPr>
          <w:p w14:paraId="6611F572" w14:textId="174D5535" w:rsidR="000C6172" w:rsidRDefault="000C6172" w:rsidP="000C6172">
            <w:pPr>
              <w:spacing w:after="0"/>
              <w:jc w:val="center"/>
              <w:rPr>
                <w:rFonts w:cstheme="minorHAnsi"/>
                <w:sz w:val="20"/>
                <w:szCs w:val="20"/>
              </w:rPr>
            </w:pPr>
            <w:r>
              <w:rPr>
                <w:rFonts w:cstheme="minorHAnsi"/>
                <w:sz w:val="20"/>
                <w:szCs w:val="20"/>
              </w:rPr>
              <w:t>02</w:t>
            </w:r>
          </w:p>
        </w:tc>
        <w:tc>
          <w:tcPr>
            <w:tcW w:w="1210" w:type="dxa"/>
            <w:vAlign w:val="bottom"/>
          </w:tcPr>
          <w:p w14:paraId="5A01FEB7" w14:textId="0CCA9E9C" w:rsidR="000C6172" w:rsidRPr="008733ED" w:rsidRDefault="000C6172" w:rsidP="000C6172">
            <w:pPr>
              <w:spacing w:after="0"/>
              <w:jc w:val="center"/>
              <w:rPr>
                <w:rFonts w:cstheme="minorHAnsi"/>
                <w:sz w:val="20"/>
                <w:szCs w:val="20"/>
              </w:rPr>
            </w:pPr>
            <w:r>
              <w:rPr>
                <w:rFonts w:cstheme="minorHAnsi"/>
                <w:sz w:val="20"/>
                <w:szCs w:val="20"/>
              </w:rPr>
              <w:t>03</w:t>
            </w:r>
          </w:p>
        </w:tc>
        <w:tc>
          <w:tcPr>
            <w:tcW w:w="1209" w:type="dxa"/>
          </w:tcPr>
          <w:p w14:paraId="19958654" w14:textId="54337DAB" w:rsidR="000C6172" w:rsidRPr="008733ED" w:rsidRDefault="000C6172" w:rsidP="000C6172">
            <w:pPr>
              <w:spacing w:after="0"/>
              <w:jc w:val="center"/>
              <w:rPr>
                <w:rFonts w:cstheme="minorHAnsi"/>
                <w:sz w:val="20"/>
                <w:szCs w:val="20"/>
              </w:rPr>
            </w:pPr>
            <w:r>
              <w:rPr>
                <w:rFonts w:cstheme="minorHAnsi"/>
                <w:sz w:val="20"/>
                <w:szCs w:val="20"/>
              </w:rPr>
              <w:t>04</w:t>
            </w:r>
          </w:p>
        </w:tc>
        <w:tc>
          <w:tcPr>
            <w:tcW w:w="1210" w:type="dxa"/>
          </w:tcPr>
          <w:p w14:paraId="184F01CF" w14:textId="5668EF66" w:rsidR="000C6172" w:rsidRPr="008733ED" w:rsidRDefault="000C6172" w:rsidP="000C6172">
            <w:pPr>
              <w:spacing w:after="0"/>
              <w:jc w:val="center"/>
              <w:rPr>
                <w:rFonts w:cstheme="minorHAnsi"/>
                <w:sz w:val="20"/>
                <w:szCs w:val="20"/>
              </w:rPr>
            </w:pPr>
            <w:r>
              <w:rPr>
                <w:rFonts w:cstheme="minorHAnsi"/>
                <w:sz w:val="20"/>
                <w:szCs w:val="20"/>
              </w:rPr>
              <w:t>05</w:t>
            </w:r>
          </w:p>
        </w:tc>
        <w:tc>
          <w:tcPr>
            <w:tcW w:w="1209" w:type="dxa"/>
          </w:tcPr>
          <w:p w14:paraId="2A052C01" w14:textId="12B4F393" w:rsidR="000C6172" w:rsidRPr="00AC2387" w:rsidRDefault="000C6172" w:rsidP="000C6172">
            <w:pPr>
              <w:spacing w:after="0"/>
              <w:jc w:val="center"/>
              <w:rPr>
                <w:rFonts w:cstheme="minorHAnsi"/>
                <w:sz w:val="20"/>
                <w:szCs w:val="20"/>
              </w:rPr>
            </w:pPr>
            <w:r>
              <w:rPr>
                <w:rFonts w:cstheme="minorHAnsi"/>
                <w:sz w:val="20"/>
                <w:szCs w:val="20"/>
              </w:rPr>
              <w:t>06</w:t>
            </w:r>
          </w:p>
        </w:tc>
        <w:tc>
          <w:tcPr>
            <w:tcW w:w="1210" w:type="dxa"/>
          </w:tcPr>
          <w:p w14:paraId="2375F8FC" w14:textId="536BD272" w:rsidR="000C6172" w:rsidRPr="00AC2387" w:rsidRDefault="000C6172" w:rsidP="000C6172">
            <w:pPr>
              <w:spacing w:after="0"/>
              <w:jc w:val="center"/>
              <w:rPr>
                <w:rFonts w:cstheme="minorHAnsi"/>
                <w:sz w:val="20"/>
                <w:szCs w:val="20"/>
              </w:rPr>
            </w:pPr>
            <w:r>
              <w:rPr>
                <w:rFonts w:cstheme="minorHAnsi"/>
                <w:sz w:val="20"/>
                <w:szCs w:val="20"/>
              </w:rPr>
              <w:t>07</w:t>
            </w:r>
          </w:p>
        </w:tc>
        <w:tc>
          <w:tcPr>
            <w:tcW w:w="1209" w:type="dxa"/>
          </w:tcPr>
          <w:p w14:paraId="754F03B0" w14:textId="0B239A46" w:rsidR="000C6172" w:rsidRDefault="000C6172" w:rsidP="000C6172">
            <w:pPr>
              <w:spacing w:after="0"/>
              <w:jc w:val="center"/>
              <w:rPr>
                <w:rFonts w:cstheme="minorHAnsi"/>
                <w:sz w:val="20"/>
                <w:szCs w:val="20"/>
              </w:rPr>
            </w:pPr>
            <w:r>
              <w:rPr>
                <w:rFonts w:cstheme="minorHAnsi"/>
                <w:sz w:val="20"/>
                <w:szCs w:val="20"/>
              </w:rPr>
              <w:t>08</w:t>
            </w:r>
          </w:p>
        </w:tc>
        <w:tc>
          <w:tcPr>
            <w:tcW w:w="1120" w:type="dxa"/>
          </w:tcPr>
          <w:p w14:paraId="76798BEA" w14:textId="6FE21DA8" w:rsidR="000C6172" w:rsidRDefault="000C6172" w:rsidP="000C6172">
            <w:pPr>
              <w:spacing w:after="0"/>
              <w:jc w:val="center"/>
              <w:rPr>
                <w:rFonts w:cstheme="minorHAnsi"/>
                <w:sz w:val="20"/>
                <w:szCs w:val="20"/>
              </w:rPr>
            </w:pPr>
            <w:r>
              <w:rPr>
                <w:rFonts w:cstheme="minorHAnsi"/>
                <w:sz w:val="20"/>
                <w:szCs w:val="20"/>
              </w:rPr>
              <w:t>09</w:t>
            </w:r>
          </w:p>
        </w:tc>
      </w:tr>
      <w:tr w:rsidR="000C6172" w14:paraId="6046EC7C" w14:textId="44B10808" w:rsidTr="00010B47">
        <w:tc>
          <w:tcPr>
            <w:tcW w:w="1209" w:type="dxa"/>
            <w:vAlign w:val="bottom"/>
          </w:tcPr>
          <w:p w14:paraId="1382CBC9" w14:textId="77777777" w:rsidR="000C6172" w:rsidRDefault="000C6172" w:rsidP="000C6172">
            <w:pPr>
              <w:spacing w:after="0" w:line="240" w:lineRule="auto"/>
              <w:jc w:val="center"/>
              <w:rPr>
                <w:rFonts w:cstheme="minorHAnsi"/>
                <w:sz w:val="18"/>
                <w:szCs w:val="20"/>
              </w:rPr>
            </w:pPr>
            <w:r>
              <w:rPr>
                <w:rFonts w:cstheme="minorHAnsi"/>
                <w:sz w:val="18"/>
                <w:szCs w:val="20"/>
              </w:rPr>
              <w:t>Dwelling</w:t>
            </w:r>
          </w:p>
          <w:p w14:paraId="71A22C67" w14:textId="333019BE"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Name</w:t>
            </w:r>
          </w:p>
        </w:tc>
        <w:tc>
          <w:tcPr>
            <w:tcW w:w="1209" w:type="dxa"/>
            <w:vAlign w:val="bottom"/>
          </w:tcPr>
          <w:p w14:paraId="758E500B"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Number of Stories</w:t>
            </w:r>
          </w:p>
        </w:tc>
        <w:tc>
          <w:tcPr>
            <w:tcW w:w="1210" w:type="dxa"/>
            <w:vAlign w:val="bottom"/>
          </w:tcPr>
          <w:p w14:paraId="6FA1B419" w14:textId="77777777" w:rsidR="000C6172" w:rsidRPr="00AB4500" w:rsidRDefault="000C6172" w:rsidP="000C6172">
            <w:pPr>
              <w:spacing w:after="0" w:line="240" w:lineRule="auto"/>
              <w:jc w:val="center"/>
              <w:rPr>
                <w:sz w:val="18"/>
              </w:rPr>
            </w:pPr>
            <w:r w:rsidRPr="00AB4500">
              <w:rPr>
                <w:rFonts w:cstheme="minorHAnsi"/>
                <w:sz w:val="18"/>
                <w:szCs w:val="20"/>
              </w:rPr>
              <w:t>Master Bath distance of furthest fixture to Water Heater in feet</w:t>
            </w:r>
          </w:p>
        </w:tc>
        <w:tc>
          <w:tcPr>
            <w:tcW w:w="1209" w:type="dxa"/>
            <w:vAlign w:val="bottom"/>
          </w:tcPr>
          <w:p w14:paraId="298717E6"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10" w:type="dxa"/>
            <w:vAlign w:val="bottom"/>
          </w:tcPr>
          <w:p w14:paraId="3EAC8CED" w14:textId="1AD31E46" w:rsidR="000C6172" w:rsidRPr="00AB4500" w:rsidRDefault="000C6172" w:rsidP="000C617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9" w:type="dxa"/>
            <w:vAlign w:val="bottom"/>
          </w:tcPr>
          <w:p w14:paraId="7CA726AD" w14:textId="77777777" w:rsidR="000C6172" w:rsidRPr="00AB4500" w:rsidRDefault="000C6172" w:rsidP="000C6172">
            <w:pPr>
              <w:spacing w:after="0" w:line="240" w:lineRule="auto"/>
              <w:jc w:val="center"/>
              <w:rPr>
                <w:sz w:val="18"/>
              </w:rPr>
            </w:pPr>
            <w:r w:rsidRPr="00AB4500">
              <w:rPr>
                <w:rFonts w:cstheme="minorHAnsi"/>
                <w:sz w:val="18"/>
                <w:szCs w:val="20"/>
              </w:rPr>
              <w:t>Weighted Distance</w:t>
            </w:r>
          </w:p>
        </w:tc>
        <w:tc>
          <w:tcPr>
            <w:tcW w:w="1210" w:type="dxa"/>
            <w:vAlign w:val="bottom"/>
          </w:tcPr>
          <w:p w14:paraId="3383BF19" w14:textId="77777777" w:rsidR="000C6172" w:rsidRPr="00AB4500" w:rsidRDefault="000C6172" w:rsidP="000C6172">
            <w:pPr>
              <w:spacing w:after="0" w:line="240" w:lineRule="auto"/>
              <w:jc w:val="center"/>
              <w:rPr>
                <w:sz w:val="18"/>
              </w:rPr>
            </w:pPr>
            <w:r w:rsidRPr="00AB4500">
              <w:rPr>
                <w:rFonts w:cstheme="minorHAnsi"/>
                <w:sz w:val="18"/>
                <w:szCs w:val="20"/>
              </w:rPr>
              <w:t>Qualification Distance</w:t>
            </w:r>
          </w:p>
        </w:tc>
        <w:tc>
          <w:tcPr>
            <w:tcW w:w="1209" w:type="dxa"/>
            <w:vAlign w:val="bottom"/>
          </w:tcPr>
          <w:p w14:paraId="58F017EC" w14:textId="5098B901" w:rsidR="000C6172" w:rsidRPr="00AB4500" w:rsidRDefault="000C6172" w:rsidP="000C6172">
            <w:pPr>
              <w:spacing w:after="0" w:line="240" w:lineRule="auto"/>
              <w:jc w:val="center"/>
              <w:rPr>
                <w:rFonts w:cstheme="minorHAnsi"/>
                <w:sz w:val="18"/>
                <w:szCs w:val="20"/>
              </w:rPr>
            </w:pPr>
            <w:r>
              <w:rPr>
                <w:rFonts w:cstheme="minorHAnsi"/>
                <w:sz w:val="18"/>
              </w:rPr>
              <w:t>Design Compactness Factor</w:t>
            </w:r>
          </w:p>
        </w:tc>
        <w:tc>
          <w:tcPr>
            <w:tcW w:w="1120" w:type="dxa"/>
            <w:vAlign w:val="bottom"/>
          </w:tcPr>
          <w:p w14:paraId="568DED67" w14:textId="0DFE48B0" w:rsidR="000C6172" w:rsidRPr="00AB4500" w:rsidRDefault="000C6172" w:rsidP="000C6172">
            <w:pPr>
              <w:spacing w:after="0" w:line="240" w:lineRule="auto"/>
              <w:jc w:val="center"/>
              <w:rPr>
                <w:rFonts w:cstheme="minorHAnsi"/>
                <w:sz w:val="18"/>
                <w:szCs w:val="20"/>
              </w:rPr>
            </w:pPr>
            <w:r>
              <w:rPr>
                <w:rFonts w:cstheme="minorHAnsi"/>
                <w:sz w:val="18"/>
              </w:rPr>
              <w:t>Calculated Compactness Factor</w:t>
            </w:r>
          </w:p>
        </w:tc>
      </w:tr>
      <w:tr w:rsidR="000C6172" w14:paraId="6D89697E" w14:textId="585E8775" w:rsidTr="00010B47">
        <w:trPr>
          <w:trHeight w:val="305"/>
        </w:trPr>
        <w:tc>
          <w:tcPr>
            <w:tcW w:w="1209" w:type="dxa"/>
          </w:tcPr>
          <w:p w14:paraId="1BEB390D" w14:textId="02DF0994" w:rsidR="000C6172" w:rsidRPr="00AB4500" w:rsidRDefault="000C6172" w:rsidP="000C6172">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 </w:t>
            </w:r>
            <w:r w:rsidRPr="00AB4500">
              <w:rPr>
                <w:rFonts w:asciiTheme="minorHAnsi" w:eastAsia="Times New Roman" w:hAnsiTheme="minorHAnsi" w:cstheme="minorHAnsi"/>
                <w:sz w:val="18"/>
                <w:szCs w:val="18"/>
              </w:rPr>
              <w:t>&gt;&gt;</w:t>
            </w:r>
          </w:p>
        </w:tc>
        <w:tc>
          <w:tcPr>
            <w:tcW w:w="1209" w:type="dxa"/>
          </w:tcPr>
          <w:p w14:paraId="29F85FB2" w14:textId="49B7650D" w:rsidR="000C6172" w:rsidRPr="00AB4500" w:rsidRDefault="000C6172" w:rsidP="000C6172">
            <w:pPr>
              <w:spacing w:after="0" w:line="240" w:lineRule="auto"/>
              <w:rPr>
                <w:sz w:val="18"/>
                <w:szCs w:val="18"/>
              </w:rPr>
            </w:pPr>
            <w:r w:rsidRPr="00AB4500">
              <w:rPr>
                <w:sz w:val="18"/>
                <w:szCs w:val="18"/>
              </w:rPr>
              <w:t>&lt;&lt;</w:t>
            </w:r>
            <w:r w:rsidRPr="00AB4500" w:rsidDel="002E3D36">
              <w:rPr>
                <w:sz w:val="18"/>
                <w:szCs w:val="18"/>
              </w:rPr>
              <w:t xml:space="preserve"> </w:t>
            </w:r>
            <w:r>
              <w:rPr>
                <w:sz w:val="18"/>
                <w:szCs w:val="18"/>
              </w:rPr>
              <w:t>if prescriptive or G03/G04/G05 are not in performance file, user select from list: 1, 2, 3; Else value = N/A</w:t>
            </w:r>
            <w:r w:rsidRPr="00AB4500">
              <w:rPr>
                <w:sz w:val="18"/>
                <w:szCs w:val="18"/>
              </w:rPr>
              <w:t xml:space="preserve"> &gt;&gt;</w:t>
            </w:r>
          </w:p>
        </w:tc>
        <w:tc>
          <w:tcPr>
            <w:tcW w:w="1210" w:type="dxa"/>
          </w:tcPr>
          <w:p w14:paraId="1425F7C2" w14:textId="1BAC8A4D"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387BFD71" w14:textId="4B895F5A"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41E0FB39" w14:textId="45427900"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7B6A05C" w14:textId="236A2B93"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10" w:type="dxa"/>
          </w:tcPr>
          <w:p w14:paraId="3D6C37C7" w14:textId="2228C45A"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432A7C4" w14:textId="6074E6E1"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2C925DF8" w14:textId="110171E3"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215762B1" w14:textId="7F7AC5FC" w:rsidR="000C6172" w:rsidRPr="00AB4500" w:rsidRDefault="000C6172" w:rsidP="000C6172">
            <w:pPr>
              <w:spacing w:after="0" w:line="240" w:lineRule="auto"/>
              <w:rPr>
                <w:sz w:val="18"/>
                <w:szCs w:val="18"/>
              </w:rPr>
            </w:pPr>
            <w:r w:rsidRPr="00AB4500">
              <w:rPr>
                <w:sz w:val="18"/>
                <w:szCs w:val="18"/>
              </w:rPr>
              <w:t xml:space="preserve">else if prescriptive </w:t>
            </w:r>
            <w:r>
              <w:rPr>
                <w:sz w:val="18"/>
                <w:szCs w:val="18"/>
              </w:rPr>
              <w:t xml:space="preserve">or not available in XML </w:t>
            </w:r>
            <w:r w:rsidRPr="00AB4500">
              <w:rPr>
                <w:sz w:val="18"/>
                <w:szCs w:val="18"/>
              </w:rPr>
              <w:t>and A09</w:t>
            </w:r>
            <w:r>
              <w:rPr>
                <w:sz w:val="18"/>
                <w:szCs w:val="18"/>
              </w:rPr>
              <w:t xml:space="preserve"> or A2-07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240A616A" w:rsidR="000C6172" w:rsidRPr="00AB4500" w:rsidRDefault="000C6172" w:rsidP="000C6172">
            <w:pPr>
              <w:spacing w:after="0" w:line="240" w:lineRule="auto"/>
              <w:rPr>
                <w:sz w:val="18"/>
                <w:szCs w:val="18"/>
              </w:rPr>
            </w:pPr>
            <w:r w:rsidRPr="00AB4500">
              <w:rPr>
                <w:sz w:val="18"/>
                <w:szCs w:val="18"/>
              </w:rPr>
              <w:t>else if A09</w:t>
            </w:r>
            <w:r>
              <w:rPr>
                <w:sz w:val="18"/>
                <w:szCs w:val="18"/>
              </w:rPr>
              <w:t xml:space="preserve"> or A2-07</w:t>
            </w:r>
            <w:r w:rsidRPr="00AB4500">
              <w:rPr>
                <w:sz w:val="18"/>
                <w:szCs w:val="18"/>
              </w:rPr>
              <w:t xml:space="preserve"> = </w:t>
            </w:r>
            <w:r w:rsidRPr="00AB4500">
              <w:rPr>
                <w:rFonts w:cstheme="minorHAnsi"/>
                <w:sz w:val="18"/>
                <w:szCs w:val="18"/>
              </w:rPr>
              <w:t>Demand Recirculation Manual Control, then value = G05&gt;&gt;</w:t>
            </w:r>
          </w:p>
        </w:tc>
        <w:tc>
          <w:tcPr>
            <w:tcW w:w="1210" w:type="dxa"/>
          </w:tcPr>
          <w:p w14:paraId="1FEAA658" w14:textId="3D47E591" w:rsidR="000C6172" w:rsidRDefault="000C6172" w:rsidP="000C6172">
            <w:pPr>
              <w:spacing w:after="0" w:line="240" w:lineRule="auto"/>
              <w:rPr>
                <w:rFonts w:cstheme="minorHAnsi"/>
                <w:sz w:val="18"/>
                <w:szCs w:val="18"/>
              </w:rPr>
            </w:pPr>
            <w:r w:rsidRPr="005828AE">
              <w:rPr>
                <w:rFonts w:cstheme="minorHAnsi"/>
                <w:sz w:val="18"/>
                <w:szCs w:val="18"/>
              </w:rPr>
              <w:t xml:space="preserve">&lt;&lt; Reference Value from </w:t>
            </w:r>
            <w:r>
              <w:rPr>
                <w:rFonts w:cstheme="minorHAnsi"/>
                <w:sz w:val="18"/>
                <w:szCs w:val="18"/>
              </w:rPr>
              <w:t>LMCC</w:t>
            </w:r>
            <w:r w:rsidRPr="005828AE">
              <w:rPr>
                <w:rFonts w:cstheme="minorHAnsi"/>
                <w:sz w:val="18"/>
                <w:szCs w:val="18"/>
              </w:rPr>
              <w:t>-</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32FB0581" w:rsidR="000C6172" w:rsidRDefault="000C6172" w:rsidP="000C6172">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0C6172" w:rsidRPr="00E303B7" w:rsidRDefault="000C6172" w:rsidP="000C6172">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0C6172" w:rsidRPr="00AB4500" w:rsidRDefault="000C6172" w:rsidP="000C6172">
            <w:pPr>
              <w:spacing w:after="0"/>
              <w:rPr>
                <w:i/>
                <w:sz w:val="18"/>
                <w:szCs w:val="18"/>
              </w:rPr>
            </w:pPr>
            <w:r w:rsidRPr="00AB4500">
              <w:rPr>
                <w:i/>
                <w:sz w:val="18"/>
                <w:szCs w:val="18"/>
              </w:rPr>
              <w:t>Where:</w:t>
            </w:r>
          </w:p>
          <w:p w14:paraId="3D9D1E44" w14:textId="77777777" w:rsidR="000C6172" w:rsidRPr="00AB4500" w:rsidRDefault="000C6172" w:rsidP="000C6172">
            <w:pPr>
              <w:spacing w:after="0" w:line="240" w:lineRule="auto"/>
              <w:rPr>
                <w:i/>
                <w:sz w:val="18"/>
                <w:szCs w:val="18"/>
              </w:rPr>
            </w:pPr>
            <w:r w:rsidRPr="00AB4500">
              <w:rPr>
                <w:i/>
                <w:sz w:val="18"/>
                <w:szCs w:val="18"/>
              </w:rPr>
              <w:t>a, b = Qualification distance coefficients from Table 4.4.6-2 below,</w:t>
            </w:r>
          </w:p>
          <w:p w14:paraId="4F9EF530" w14:textId="0A3EBF26" w:rsidR="000C6172" w:rsidRPr="00AB4500" w:rsidRDefault="000C6172" w:rsidP="000C6172">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r>
              <w:rPr>
                <w:i/>
                <w:sz w:val="18"/>
                <w:szCs w:val="18"/>
              </w:rPr>
              <w:t>LMCC</w:t>
            </w:r>
            <w:r w:rsidRPr="00AB4500">
              <w:rPr>
                <w:i/>
                <w:sz w:val="18"/>
                <w:szCs w:val="18"/>
              </w:rPr>
              <w:t>, and</w:t>
            </w:r>
          </w:p>
          <w:p w14:paraId="20310E27" w14:textId="146C1333" w:rsidR="000C6172" w:rsidRPr="00AB4500" w:rsidRDefault="000C6172" w:rsidP="000C6172">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02E3859C" w14:textId="06239571" w:rsidR="000C6172" w:rsidRPr="00AB4500" w:rsidRDefault="000C6172" w:rsidP="000C6172">
            <w:pPr>
              <w:spacing w:after="0" w:line="240" w:lineRule="auto"/>
              <w:rPr>
                <w:sz w:val="18"/>
                <w:szCs w:val="18"/>
              </w:rPr>
            </w:pPr>
            <w:r w:rsidRPr="00AB4500">
              <w:rPr>
                <w:rFonts w:cstheme="minorHAnsi"/>
                <w:sz w:val="18"/>
                <w:szCs w:val="18"/>
                <w:highlight w:val="yellow"/>
              </w:rPr>
              <w:t xml:space="preserve"> </w:t>
            </w:r>
          </w:p>
        </w:tc>
        <w:tc>
          <w:tcPr>
            <w:tcW w:w="1209" w:type="dxa"/>
          </w:tcPr>
          <w:p w14:paraId="6F373BEF" w14:textId="564D5E4F" w:rsidR="000C6172" w:rsidRPr="001C31FC" w:rsidRDefault="000C6172" w:rsidP="000C6172">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proofErr w:type="gramStart"/>
            <w:r w:rsidRPr="001C31FC">
              <w:rPr>
                <w:rFonts w:cstheme="minorHAnsi"/>
                <w:sz w:val="18"/>
                <w:szCs w:val="18"/>
              </w:rPr>
              <w:t>PRF;</w:t>
            </w:r>
            <w:proofErr w:type="gramEnd"/>
            <w:r w:rsidRPr="001C31FC">
              <w:rPr>
                <w:rFonts w:cstheme="minorHAnsi"/>
                <w:sz w:val="18"/>
                <w:szCs w:val="18"/>
              </w:rPr>
              <w:t xml:space="preserve"> </w:t>
            </w:r>
          </w:p>
          <w:p w14:paraId="14CCDC41" w14:textId="35034246" w:rsidR="000C6172" w:rsidRPr="005828AE" w:rsidRDefault="000C6172" w:rsidP="000C6172">
            <w:pPr>
              <w:spacing w:after="0" w:line="240" w:lineRule="auto"/>
              <w:rPr>
                <w:rFonts w:cstheme="minorHAnsi"/>
                <w:sz w:val="18"/>
                <w:szCs w:val="18"/>
              </w:rPr>
            </w:pPr>
            <w:r w:rsidRPr="001C31FC">
              <w:rPr>
                <w:rFonts w:cstheme="minorHAnsi"/>
                <w:sz w:val="18"/>
                <w:szCs w:val="18"/>
              </w:rPr>
              <w:t>elseif prescriptive, then value = n/a&gt;&gt;</w:t>
            </w:r>
          </w:p>
        </w:tc>
        <w:tc>
          <w:tcPr>
            <w:tcW w:w="1120" w:type="dxa"/>
          </w:tcPr>
          <w:p w14:paraId="59125A69" w14:textId="77777777" w:rsidR="000C6172" w:rsidRDefault="000C6172" w:rsidP="000C61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3D7F8578" w14:textId="302345F6" w:rsidR="000C6172" w:rsidRPr="005828AE" w:rsidRDefault="000C6172" w:rsidP="000C6172">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0C6172" w14:paraId="2A493FC8" w14:textId="7C9BFF9B" w:rsidTr="00010B47">
        <w:tc>
          <w:tcPr>
            <w:tcW w:w="1209" w:type="dxa"/>
          </w:tcPr>
          <w:p w14:paraId="4BA0ECFA" w14:textId="4873BCD6" w:rsidR="000C6172" w:rsidRPr="00D37C06" w:rsidRDefault="000C6172" w:rsidP="000C6172">
            <w:pPr>
              <w:spacing w:after="0"/>
              <w:rPr>
                <w:sz w:val="20"/>
                <w:szCs w:val="20"/>
              </w:rPr>
            </w:pPr>
          </w:p>
        </w:tc>
        <w:tc>
          <w:tcPr>
            <w:tcW w:w="1209" w:type="dxa"/>
          </w:tcPr>
          <w:p w14:paraId="77B01A71" w14:textId="77777777" w:rsidR="000C6172" w:rsidRPr="00D37C06" w:rsidRDefault="000C6172" w:rsidP="000C6172">
            <w:pPr>
              <w:spacing w:after="0"/>
              <w:rPr>
                <w:sz w:val="20"/>
                <w:szCs w:val="20"/>
              </w:rPr>
            </w:pPr>
          </w:p>
        </w:tc>
        <w:tc>
          <w:tcPr>
            <w:tcW w:w="1210" w:type="dxa"/>
          </w:tcPr>
          <w:p w14:paraId="39F36945" w14:textId="77777777" w:rsidR="000C6172" w:rsidRPr="00D37C06" w:rsidRDefault="000C6172" w:rsidP="000C6172">
            <w:pPr>
              <w:spacing w:after="0"/>
              <w:rPr>
                <w:sz w:val="20"/>
                <w:szCs w:val="20"/>
              </w:rPr>
            </w:pPr>
          </w:p>
        </w:tc>
        <w:tc>
          <w:tcPr>
            <w:tcW w:w="1209" w:type="dxa"/>
          </w:tcPr>
          <w:p w14:paraId="4A1A5E99" w14:textId="4A18BBC1" w:rsidR="000C6172" w:rsidRPr="00D37C06" w:rsidRDefault="000C6172" w:rsidP="000C6172">
            <w:pPr>
              <w:spacing w:after="0"/>
              <w:rPr>
                <w:sz w:val="20"/>
                <w:szCs w:val="20"/>
              </w:rPr>
            </w:pPr>
          </w:p>
        </w:tc>
        <w:tc>
          <w:tcPr>
            <w:tcW w:w="1210" w:type="dxa"/>
          </w:tcPr>
          <w:p w14:paraId="70ABE7F3" w14:textId="5F1C5D6C" w:rsidR="000C6172" w:rsidRPr="00D37C06" w:rsidRDefault="000C6172" w:rsidP="000C6172">
            <w:pPr>
              <w:spacing w:after="0"/>
              <w:rPr>
                <w:sz w:val="20"/>
                <w:szCs w:val="20"/>
              </w:rPr>
            </w:pPr>
          </w:p>
        </w:tc>
        <w:tc>
          <w:tcPr>
            <w:tcW w:w="1209" w:type="dxa"/>
          </w:tcPr>
          <w:p w14:paraId="0DEE435A" w14:textId="77777777" w:rsidR="000C6172" w:rsidRPr="00D37C06" w:rsidRDefault="000C6172" w:rsidP="000C6172">
            <w:pPr>
              <w:spacing w:after="0"/>
              <w:rPr>
                <w:sz w:val="20"/>
                <w:szCs w:val="20"/>
              </w:rPr>
            </w:pPr>
          </w:p>
        </w:tc>
        <w:tc>
          <w:tcPr>
            <w:tcW w:w="1210" w:type="dxa"/>
          </w:tcPr>
          <w:p w14:paraId="089A80BB" w14:textId="77777777" w:rsidR="000C6172" w:rsidRPr="00D37C06" w:rsidRDefault="000C6172" w:rsidP="000C6172">
            <w:pPr>
              <w:spacing w:after="0"/>
              <w:rPr>
                <w:sz w:val="20"/>
                <w:szCs w:val="20"/>
              </w:rPr>
            </w:pPr>
          </w:p>
        </w:tc>
        <w:tc>
          <w:tcPr>
            <w:tcW w:w="1209" w:type="dxa"/>
          </w:tcPr>
          <w:p w14:paraId="77551B14" w14:textId="77777777" w:rsidR="000C6172" w:rsidRPr="00D37C06" w:rsidRDefault="000C6172" w:rsidP="000C6172">
            <w:pPr>
              <w:spacing w:after="0"/>
              <w:rPr>
                <w:sz w:val="20"/>
                <w:szCs w:val="20"/>
              </w:rPr>
            </w:pPr>
          </w:p>
        </w:tc>
        <w:tc>
          <w:tcPr>
            <w:tcW w:w="1120" w:type="dxa"/>
          </w:tcPr>
          <w:p w14:paraId="07A9E05D" w14:textId="77777777" w:rsidR="000C6172" w:rsidRPr="00D37C06" w:rsidRDefault="000C6172" w:rsidP="000C6172">
            <w:pPr>
              <w:spacing w:after="0"/>
              <w:rPr>
                <w:sz w:val="20"/>
                <w:szCs w:val="20"/>
              </w:rPr>
            </w:pPr>
          </w:p>
        </w:tc>
      </w:tr>
      <w:tr w:rsidR="000C6172" w14:paraId="7EC61DB4" w14:textId="542038C1" w:rsidTr="00010B47">
        <w:trPr>
          <w:trHeight w:val="485"/>
        </w:trPr>
        <w:tc>
          <w:tcPr>
            <w:tcW w:w="10795" w:type="dxa"/>
            <w:gridSpan w:val="9"/>
          </w:tcPr>
          <w:p w14:paraId="732E23F2" w14:textId="7C6DC4ED" w:rsidR="000C6172" w:rsidRPr="000029DA" w:rsidRDefault="000C6172" w:rsidP="000C6172">
            <w:pPr>
              <w:spacing w:after="0" w:line="240" w:lineRule="auto"/>
              <w:rPr>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1B8171BE" w:rsidR="00010B47" w:rsidRDefault="00010B47" w:rsidP="0008724A">
      <w:pPr>
        <w:spacing w:after="0" w:line="240" w:lineRule="auto"/>
        <w:rPr>
          <w:ins w:id="61" w:author="Alhabibi, Haider@Energy" w:date="2022-06-23T13:24:00Z"/>
          <w:sz w:val="18"/>
          <w:szCs w:val="18"/>
          <w:u w:val="single"/>
        </w:rPr>
      </w:pPr>
    </w:p>
    <w:p w14:paraId="4FF5597E" w14:textId="77777777" w:rsidR="00010B47" w:rsidRDefault="00010B47">
      <w:pPr>
        <w:spacing w:after="0" w:line="240" w:lineRule="auto"/>
        <w:rPr>
          <w:ins w:id="62" w:author="Alhabibi, Haider@Energy" w:date="2022-06-23T13:24:00Z"/>
          <w:sz w:val="18"/>
          <w:szCs w:val="18"/>
          <w:u w:val="single"/>
        </w:rPr>
      </w:pPr>
      <w:ins w:id="63" w:author="Alhabibi, Haider@Energy" w:date="2022-06-23T13:24:00Z">
        <w:r>
          <w:rPr>
            <w:sz w:val="18"/>
            <w:szCs w:val="18"/>
            <w:u w:val="single"/>
          </w:rPr>
          <w:br w:type="page"/>
        </w:r>
      </w:ins>
    </w:p>
    <w:p w14:paraId="49AD617A" w14:textId="77777777"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C4016B" w:rsidRPr="00DF1B84" w14:paraId="4D8AFD4F" w14:textId="77777777" w:rsidTr="006827F4">
        <w:trPr>
          <w:cantSplit/>
          <w:trHeight w:val="152"/>
        </w:trPr>
        <w:tc>
          <w:tcPr>
            <w:tcW w:w="1705" w:type="dxa"/>
            <w:shd w:val="clear" w:color="auto" w:fill="auto"/>
            <w:noWrap/>
          </w:tcPr>
          <w:p w14:paraId="289EB361" w14:textId="53ED44EA"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sidR="00DC7C80">
              <w:rPr>
                <w:b/>
                <w:sz w:val="18"/>
                <w:u w:val="single"/>
                <w:lang w:eastAsia="x-none"/>
              </w:rPr>
              <w:t xml:space="preserve"> (</w:t>
            </w:r>
            <w:proofErr w:type="gramStart"/>
            <w:r w:rsidR="00DC7C80">
              <w:rPr>
                <w:b/>
                <w:sz w:val="18"/>
                <w:u w:val="single"/>
                <w:lang w:eastAsia="x-none"/>
              </w:rPr>
              <w:t>Non Central</w:t>
            </w:r>
            <w:proofErr w:type="gramEnd"/>
            <w:r w:rsidR="00DC7C80">
              <w:rPr>
                <w:b/>
                <w:sz w:val="18"/>
                <w:u w:val="single"/>
                <w:lang w:eastAsia="x-none"/>
              </w:rPr>
              <w:t>)</w:t>
            </w:r>
          </w:p>
        </w:tc>
        <w:tc>
          <w:tcPr>
            <w:tcW w:w="1800" w:type="dxa"/>
            <w:shd w:val="clear" w:color="auto" w:fill="auto"/>
            <w:noWrap/>
          </w:tcPr>
          <w:p w14:paraId="6B544630" w14:textId="5483BF13" w:rsidR="00C4016B" w:rsidRPr="00AB4500" w:rsidRDefault="009C08D7" w:rsidP="00C4016B">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Use when distribution type (A09 Or A2-07) is *Standard Distribution System</w:t>
            </w:r>
          </w:p>
        </w:tc>
        <w:tc>
          <w:tcPr>
            <w:tcW w:w="1710" w:type="dxa"/>
            <w:shd w:val="clear" w:color="auto" w:fill="auto"/>
            <w:noWrap/>
          </w:tcPr>
          <w:p w14:paraId="1619F568" w14:textId="77777777" w:rsidR="009C08D7" w:rsidRPr="009C08D7"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xml:space="preserve">Use when distribution type (A09 Or A2-07) </w:t>
            </w:r>
            <w:proofErr w:type="gramStart"/>
            <w:r w:rsidRPr="009C08D7">
              <w:rPr>
                <w:rFonts w:asciiTheme="minorHAnsi" w:eastAsiaTheme="minorEastAsia" w:hAnsiTheme="minorHAnsi" w:cstheme="minorBidi"/>
                <w:sz w:val="18"/>
                <w:szCs w:val="18"/>
              </w:rPr>
              <w:t>is</w:t>
            </w:r>
            <w:proofErr w:type="gramEnd"/>
            <w:r w:rsidRPr="009C08D7">
              <w:rPr>
                <w:rFonts w:asciiTheme="minorHAnsi" w:eastAsiaTheme="minorEastAsia" w:hAnsiTheme="minorHAnsi" w:cstheme="minorBidi"/>
                <w:sz w:val="18"/>
                <w:szCs w:val="18"/>
              </w:rPr>
              <w:t xml:space="preserve"> </w:t>
            </w:r>
          </w:p>
          <w:p w14:paraId="1B1587E4" w14:textId="7CE85019" w:rsidR="00C4016B" w:rsidRPr="00AB4500"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Demand Recirculation Manual Control</w:t>
            </w: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0EEEF7DB" w:rsidR="00C4016B" w:rsidRPr="0006728B" w:rsidRDefault="00C4016B" w:rsidP="00C4016B">
            <w:pPr>
              <w:spacing w:after="0" w:line="240" w:lineRule="auto"/>
              <w:jc w:val="center"/>
              <w:rPr>
                <w:b/>
                <w:sz w:val="18"/>
                <w:u w:val="single"/>
                <w:lang w:eastAsia="x-none"/>
              </w:rPr>
            </w:pPr>
            <w:r w:rsidRPr="0006728B">
              <w:rPr>
                <w:sz w:val="18"/>
                <w:u w:val="single"/>
                <w:lang w:eastAsia="x-none"/>
              </w:rPr>
              <w:t>One story</w:t>
            </w:r>
          </w:p>
        </w:tc>
        <w:tc>
          <w:tcPr>
            <w:tcW w:w="1800" w:type="dxa"/>
            <w:shd w:val="clear" w:color="auto" w:fill="auto"/>
            <w:noWrap/>
          </w:tcPr>
          <w:p w14:paraId="5926E16D" w14:textId="1A8C2EE0"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43A2F8BA" w14:textId="3F9A3912"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E2CC126" w14:textId="65C131A3"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5FAB6E1" w14:textId="5079A524"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4016B" w:rsidRPr="00DF1B84" w14:paraId="3B57D0B5" w14:textId="77777777" w:rsidTr="006827F4">
        <w:trPr>
          <w:cantSplit/>
          <w:trHeight w:val="152"/>
        </w:trPr>
        <w:tc>
          <w:tcPr>
            <w:tcW w:w="1705" w:type="dxa"/>
            <w:shd w:val="clear" w:color="auto" w:fill="auto"/>
            <w:noWrap/>
          </w:tcPr>
          <w:p w14:paraId="597B0C30" w14:textId="3CBD10C1" w:rsidR="00C4016B" w:rsidRPr="0006728B" w:rsidRDefault="00C4016B" w:rsidP="00C4016B">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608F7E0E" w14:textId="277B356B" w:rsidR="00C4016B" w:rsidRPr="0006728B" w:rsidRDefault="00C4016B" w:rsidP="00C4016B">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BE3B925" w14:textId="4A93E9C0"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6A42CD61" w14:textId="2E4FE86A" w:rsidR="00C4016B" w:rsidRPr="0006728B" w:rsidRDefault="00C4016B" w:rsidP="00C4016B">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1FCDF5B4" w14:textId="00A7540B"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4832DB3D" w14:textId="77777777" w:rsidTr="005C0B75">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36327157" w14:textId="5BC1BF4E" w:rsidR="00AF2F78" w:rsidRPr="000E1923" w:rsidRDefault="006C075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00A24C60" w:rsidRPr="005828AE">
              <w:rPr>
                <w:rFonts w:asciiTheme="minorHAnsi" w:hAnsiTheme="minorHAnsi" w:cstheme="minorHAnsi"/>
                <w:sz w:val="18"/>
                <w:szCs w:val="20"/>
              </w:rPr>
              <w:t xml:space="preserve"> &gt;&gt;</w:t>
            </w:r>
          </w:p>
        </w:tc>
      </w:tr>
      <w:tr w:rsidR="00AF2F78" w:rsidRPr="00EE7957" w14:paraId="71159356" w14:textId="77777777" w:rsidTr="005C0B75">
        <w:trPr>
          <w:trHeight w:hRule="exact" w:val="286"/>
          <w:tblHeader/>
        </w:trPr>
        <w:tc>
          <w:tcPr>
            <w:tcW w:w="10790" w:type="dxa"/>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78C01640" w14:textId="77777777" w:rsidTr="005C0B75">
        <w:trPr>
          <w:cantSplit/>
          <w:trHeight w:val="144"/>
          <w:tblHeader/>
        </w:trPr>
        <w:tc>
          <w:tcPr>
            <w:tcW w:w="10790" w:type="dxa"/>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050054C1" w14:textId="1E76227A" w:rsidR="00AF2F78" w:rsidRPr="000E1923"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AF2F78" w:rsidRPr="009E01FE" w14:paraId="03ECA402" w14:textId="77777777" w:rsidTr="005C0B75">
        <w:trPr>
          <w:cantSplit/>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E12EE4" w:rsidRPr="009E01FE" w14:paraId="6E97D67F" w14:textId="77777777" w:rsidTr="00E12EE4">
        <w:trPr>
          <w:trHeight w:val="144"/>
          <w:tblHeader/>
        </w:trPr>
        <w:tc>
          <w:tcPr>
            <w:tcW w:w="10790" w:type="dxa"/>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48F4B385" w14:textId="7F29EFB9" w:rsidR="00E12EE4" w:rsidRPr="00155D52"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C672E8" w:rsidRPr="009E01FE" w14:paraId="4612150C" w14:textId="77777777" w:rsidTr="00E12EE4">
        <w:trPr>
          <w:trHeight w:val="144"/>
          <w:tblHeader/>
        </w:trPr>
        <w:tc>
          <w:tcPr>
            <w:tcW w:w="10790" w:type="dxa"/>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15F159B5" w14:textId="77777777" w:rsidTr="005828AE">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49A6900F" w14:textId="0D2A94D3" w:rsidR="00AF2F78" w:rsidRPr="00155D52" w:rsidRDefault="008D703C"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00A24C60" w:rsidRPr="005828AE">
              <w:rPr>
                <w:rFonts w:asciiTheme="minorHAnsi" w:hAnsiTheme="minorHAnsi" w:cstheme="minorHAnsi"/>
                <w:sz w:val="18"/>
                <w:szCs w:val="20"/>
              </w:rPr>
              <w:t xml:space="preserve"> &gt;&gt;</w:t>
            </w:r>
          </w:p>
        </w:tc>
      </w:tr>
      <w:tr w:rsidR="00AF2F78" w:rsidRPr="009E01FE" w14:paraId="7B9B5902" w14:textId="77777777" w:rsidTr="005828AE">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0355C2" w:rsidRPr="006A4AED" w14:paraId="48A22534" w14:textId="77777777" w:rsidTr="00DF1B84">
        <w:trPr>
          <w:trHeight w:val="144"/>
          <w:tblHeader/>
        </w:trPr>
        <w:tc>
          <w:tcPr>
            <w:tcW w:w="10790" w:type="dxa"/>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50402A43" w14:textId="176567C8" w:rsidR="000355C2" w:rsidRPr="006A4AED" w:rsidRDefault="00F63A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sz w:val="18"/>
                <w:szCs w:val="18"/>
              </w:rPr>
              <w:t>&lt;&lt;Static Text - see the top&gt;&gt;</w:t>
            </w:r>
            <w:r w:rsidR="000355C2" w:rsidRPr="005828AE">
              <w:rPr>
                <w:rFonts w:asciiTheme="minorHAnsi" w:hAnsiTheme="minorHAnsi" w:cstheme="minorHAnsi"/>
                <w:sz w:val="18"/>
                <w:szCs w:val="20"/>
              </w:rPr>
              <w:t xml:space="preserve">&lt;&lt;If A09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0355C2"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5EA9766B" w14:textId="77777777" w:rsidTr="00DF1B84">
        <w:trPr>
          <w:trHeight w:val="144"/>
          <w:tblHeader/>
        </w:trPr>
        <w:tc>
          <w:tcPr>
            <w:tcW w:w="10790" w:type="dxa"/>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B9E99" w14:textId="77777777" w:rsidR="007C408E" w:rsidRDefault="007C408E" w:rsidP="004E3B6C">
      <w:pPr>
        <w:spacing w:after="0" w:line="240" w:lineRule="auto"/>
      </w:pPr>
      <w:r>
        <w:separator/>
      </w:r>
    </w:p>
  </w:endnote>
  <w:endnote w:type="continuationSeparator" w:id="0">
    <w:p w14:paraId="5FD87A09" w14:textId="77777777" w:rsidR="007C408E" w:rsidRDefault="007C408E" w:rsidP="004E3B6C">
      <w:pPr>
        <w:spacing w:after="0" w:line="240" w:lineRule="auto"/>
      </w:pPr>
      <w:r>
        <w:continuationSeparator/>
      </w:r>
    </w:p>
  </w:endnote>
  <w:endnote w:type="continuationNotice" w:id="1">
    <w:p w14:paraId="24622E82" w14:textId="77777777" w:rsidR="007C408E" w:rsidRDefault="007C40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1B15C131"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7C7DF1">
      <w:rPr>
        <w:rFonts w:asciiTheme="minorHAnsi" w:eastAsia="Times New Roman" w:hAnsiTheme="minorHAnsi"/>
        <w:sz w:val="20"/>
        <w:szCs w:val="20"/>
      </w:rPr>
      <w:t>Low-rise Multifamily</w:t>
    </w:r>
    <w:r w:rsidR="007C7DF1"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 xml:space="preserve">January </w:t>
    </w:r>
    <w:r>
      <w:rPr>
        <w:rFonts w:asciiTheme="minorHAnsi" w:eastAsia="Times New Roman" w:hAnsiTheme="minorHAnsi"/>
        <w:sz w:val="20"/>
        <w:szCs w:val="20"/>
      </w:rPr>
      <w:t>202</w:t>
    </w:r>
    <w:r w:rsidR="0093669E">
      <w:rPr>
        <w:rFonts w:asciiTheme="minorHAnsi" w:eastAsia="Times New Roman" w:hAnsiTheme="minorHAnsi"/>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196AA6B4"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9B574A">
      <w:rPr>
        <w:rFonts w:asciiTheme="minorHAnsi" w:eastAsia="Times New Roman" w:hAnsiTheme="minorHAnsi"/>
        <w:sz w:val="20"/>
        <w:szCs w:val="20"/>
      </w:rPr>
      <w:t>Low-rise Multifamily</w:t>
    </w:r>
    <w:r w:rsidR="009B574A"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DEAB1" w14:textId="77777777" w:rsidR="007C408E" w:rsidRDefault="007C408E" w:rsidP="004E3B6C">
      <w:pPr>
        <w:spacing w:after="0" w:line="240" w:lineRule="auto"/>
      </w:pPr>
      <w:r>
        <w:separator/>
      </w:r>
    </w:p>
  </w:footnote>
  <w:footnote w:type="continuationSeparator" w:id="0">
    <w:p w14:paraId="7D335144" w14:textId="77777777" w:rsidR="007C408E" w:rsidRDefault="007C408E" w:rsidP="004E3B6C">
      <w:pPr>
        <w:spacing w:after="0" w:line="240" w:lineRule="auto"/>
      </w:pPr>
      <w:r>
        <w:continuationSeparator/>
      </w:r>
    </w:p>
  </w:footnote>
  <w:footnote w:type="continuationNotice" w:id="1">
    <w:p w14:paraId="7F7B0590" w14:textId="77777777" w:rsidR="007C408E" w:rsidRDefault="007C40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000000">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0553" w14:textId="77777777" w:rsidR="00D86080" w:rsidRPr="00271097" w:rsidRDefault="00D86080" w:rsidP="00D86080">
    <w:pPr>
      <w:tabs>
        <w:tab w:val="center" w:pos="4320"/>
        <w:tab w:val="right" w:pos="8640"/>
      </w:tabs>
      <w:spacing w:after="0" w:line="240" w:lineRule="auto"/>
      <w:ind w:left="360"/>
      <w:jc w:val="center"/>
      <w:rPr>
        <w:rFonts w:ascii="Arial" w:eastAsia="Times New Roman" w:hAnsi="Arial" w:cs="Arial"/>
        <w:sz w:val="24"/>
        <w:szCs w:val="24"/>
      </w:rPr>
    </w:pPr>
    <w:r w:rsidRPr="00271097">
      <w:rPr>
        <w:rFonts w:eastAsia="Times New Roman" w:cs="Calibri"/>
        <w:noProof/>
        <w:sz w:val="28"/>
        <w:szCs w:val="28"/>
      </w:rPr>
      <w:drawing>
        <wp:anchor distT="0" distB="0" distL="114300" distR="114300" simplePos="0" relativeHeight="251660297" behindDoc="0" locked="0" layoutInCell="1" allowOverlap="1" wp14:anchorId="1622B657" wp14:editId="4CB9D63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INDIVIDUAL DWELLING UNIT HOT WATER SYSTEM DISTRIBUTION</w:t>
    </w:r>
  </w:p>
  <w:p w14:paraId="76261C56" w14:textId="77777777" w:rsidR="00D86080" w:rsidRPr="00271097" w:rsidRDefault="00D86080" w:rsidP="00D86080">
    <w:pPr>
      <w:tabs>
        <w:tab w:val="center" w:pos="4320"/>
        <w:tab w:val="right" w:pos="8640"/>
      </w:tabs>
      <w:spacing w:after="0" w:line="240" w:lineRule="auto"/>
      <w:ind w:left="360"/>
      <w:rPr>
        <w:rFonts w:ascii="Arial" w:eastAsia="Times New Roman" w:hAnsi="Arial" w:cs="Arial"/>
        <w:sz w:val="24"/>
        <w:szCs w:val="24"/>
      </w:rPr>
    </w:pPr>
    <w:r w:rsidRPr="00271097">
      <w:rPr>
        <w:rFonts w:ascii="Arial" w:eastAsia="Times New Roman" w:hAnsi="Arial" w:cs="Arial"/>
        <w:sz w:val="24"/>
        <w:szCs w:val="24"/>
      </w:rPr>
      <w:ptab w:relativeTo="margin" w:alignment="center" w:leader="none"/>
    </w:r>
    <w:r w:rsidRPr="00271097">
      <w:rPr>
        <w:rFonts w:ascii="Arial" w:eastAsia="Times New Roman" w:hAnsi="Arial" w:cs="Arial"/>
        <w:sz w:val="24"/>
        <w:szCs w:val="24"/>
      </w:rPr>
      <w:ptab w:relativeTo="margin" w:alignment="right" w:leader="none"/>
    </w:r>
    <w:r w:rsidRPr="00271097">
      <w:rPr>
        <w:rFonts w:eastAsia="Times New Roman" w:cs="Calibri"/>
        <w:sz w:val="28"/>
        <w:szCs w:val="28"/>
      </w:rPr>
      <w:t>CEC-</w:t>
    </w:r>
    <w:r>
      <w:rPr>
        <w:rFonts w:eastAsia="Times New Roman" w:cs="Calibri"/>
        <w:sz w:val="28"/>
        <w:szCs w:val="28"/>
      </w:rPr>
      <w:t>LMCI</w:t>
    </w:r>
    <w:r w:rsidRPr="00271097">
      <w:rPr>
        <w:rFonts w:eastAsia="Times New Roman" w:cs="Calibri"/>
        <w:sz w:val="28"/>
        <w:szCs w:val="28"/>
      </w:rPr>
      <w:t>-</w:t>
    </w:r>
    <w:r>
      <w:rPr>
        <w:rFonts w:eastAsia="Times New Roman" w:cs="Calibri"/>
        <w:sz w:val="28"/>
        <w:szCs w:val="28"/>
      </w:rPr>
      <w:t>PLB</w:t>
    </w:r>
    <w:r w:rsidRPr="00271097">
      <w:rPr>
        <w:rFonts w:eastAsia="Times New Roman" w:cs="Calibri"/>
        <w:sz w:val="28"/>
        <w:szCs w:val="28"/>
      </w:rPr>
      <w:t>-</w:t>
    </w:r>
    <w:r>
      <w:rPr>
        <w:rFonts w:eastAsia="Times New Roman" w:cs="Calibri"/>
        <w:sz w:val="28"/>
        <w:szCs w:val="28"/>
      </w:rPr>
      <w:t>02</w:t>
    </w:r>
    <w:r w:rsidRPr="00271097">
      <w:rPr>
        <w:rFonts w:eastAsia="Times New Roman" w:cs="Calibri"/>
        <w:sz w:val="28"/>
        <w:szCs w:val="28"/>
      </w:rPr>
      <w:t>-</w:t>
    </w:r>
    <w:r>
      <w:rPr>
        <w:rFonts w:eastAsia="Times New Roman" w:cs="Calibri"/>
        <w:sz w:val="28"/>
        <w:szCs w:val="28"/>
      </w:rPr>
      <w:t>E</w:t>
    </w:r>
    <w:r w:rsidRPr="00271097">
      <w:rPr>
        <w:rFonts w:eastAsia="Times New Roman" w:cs="Calibri"/>
        <w:sz w:val="28"/>
        <w:szCs w:val="28"/>
      </w:rPr>
      <w:t xml:space="preserve"> </w:t>
    </w:r>
  </w:p>
  <w:p w14:paraId="2F1A119E" w14:textId="77777777" w:rsidR="00D86080" w:rsidRPr="009B07AA" w:rsidRDefault="00D86080" w:rsidP="00D86080">
    <w:pPr>
      <w:spacing w:after="160" w:line="259" w:lineRule="auto"/>
      <w:ind w:left="360"/>
      <w:rPr>
        <w:rFonts w:cs="Calibri"/>
        <w:b/>
        <w:bCs/>
        <w:i/>
        <w:iCs/>
        <w:sz w:val="28"/>
        <w:szCs w:val="28"/>
      </w:rPr>
    </w:pPr>
    <w:r w:rsidRPr="00271097">
      <w:rPr>
        <w:rFonts w:ascii="Arial" w:hAnsi="Arial" w:cs="Arial"/>
        <w:sz w:val="24"/>
      </w:rPr>
      <w:ptab w:relativeTo="margin" w:alignment="center" w:leader="none"/>
    </w:r>
    <w:r w:rsidRPr="00271097">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000000">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000000">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102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2CA14127" w:rsidR="00646141" w:rsidRPr="00F85124" w:rsidRDefault="003F6BB4"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0" w14:textId="77777777" w:rsidTr="005D2463">
      <w:trPr>
        <w:cantSplit/>
        <w:trHeight w:val="288"/>
      </w:trPr>
      <w:tc>
        <w:tcPr>
          <w:tcW w:w="2500" w:type="pct"/>
          <w:tcBorders>
            <w:right w:val="nil"/>
          </w:tcBorders>
        </w:tcPr>
        <w:p w14:paraId="7B8DA5EE" w14:textId="414D5287" w:rsidR="00646141" w:rsidRPr="00586C72" w:rsidRDefault="007C58C8"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EF" w14:textId="75DD7979"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7F11C3">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000000"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000000">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102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000000">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2B8A05F5" w:rsidR="00646141" w:rsidRDefault="00CE2134">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A" w14:textId="77777777" w:rsidTr="005D2463">
      <w:trPr>
        <w:cantSplit/>
        <w:trHeight w:val="288"/>
      </w:trPr>
      <w:tc>
        <w:tcPr>
          <w:tcW w:w="2500" w:type="pct"/>
          <w:tcBorders>
            <w:right w:val="nil"/>
          </w:tcBorders>
        </w:tcPr>
        <w:p w14:paraId="7B8DA5F8" w14:textId="6913552E" w:rsidR="00646141" w:rsidRPr="00586C72" w:rsidRDefault="00CE2134"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F9" w14:textId="1712C342"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7F11C3">
            <w:rPr>
              <w:rFonts w:asciiTheme="minorHAnsi" w:hAnsiTheme="minorHAnsi"/>
              <w:bCs/>
              <w:noProof/>
              <w:sz w:val="20"/>
              <w:szCs w:val="20"/>
            </w:rPr>
            <w:t>9</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000000"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000000">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36FFD"/>
    <w:multiLevelType w:val="hybridMultilevel"/>
    <w:tmpl w:val="3E9E84EA"/>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9056953"/>
    <w:multiLevelType w:val="hybridMultilevel"/>
    <w:tmpl w:val="BBEA87E2"/>
    <w:lvl w:ilvl="0" w:tplc="7A1E4E2E">
      <w:start w:val="1"/>
      <w:numFmt w:val="decimal"/>
      <w:lvlText w:val="%1."/>
      <w:lvlJc w:val="left"/>
      <w:pPr>
        <w:ind w:left="972" w:hanging="360"/>
      </w:pPr>
      <w:rPr>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2A97307D"/>
    <w:multiLevelType w:val="hybridMultilevel"/>
    <w:tmpl w:val="B178CB96"/>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46B38"/>
    <w:multiLevelType w:val="hybridMultilevel"/>
    <w:tmpl w:val="5C3CF52C"/>
    <w:lvl w:ilvl="0" w:tplc="2CC4DF48">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7"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A3238A"/>
    <w:multiLevelType w:val="hybridMultilevel"/>
    <w:tmpl w:val="23F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57A54"/>
    <w:multiLevelType w:val="hybridMultilevel"/>
    <w:tmpl w:val="5080B6FE"/>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439024">
    <w:abstractNumId w:val="16"/>
  </w:num>
  <w:num w:numId="2" w16cid:durableId="625237268">
    <w:abstractNumId w:val="12"/>
  </w:num>
  <w:num w:numId="3" w16cid:durableId="399448684">
    <w:abstractNumId w:val="2"/>
  </w:num>
  <w:num w:numId="4" w16cid:durableId="1491943534">
    <w:abstractNumId w:val="9"/>
  </w:num>
  <w:num w:numId="5" w16cid:durableId="552690610">
    <w:abstractNumId w:val="36"/>
  </w:num>
  <w:num w:numId="6" w16cid:durableId="1649286329">
    <w:abstractNumId w:val="23"/>
  </w:num>
  <w:num w:numId="7" w16cid:durableId="864561219">
    <w:abstractNumId w:val="35"/>
  </w:num>
  <w:num w:numId="8" w16cid:durableId="1150173109">
    <w:abstractNumId w:val="1"/>
  </w:num>
  <w:num w:numId="9" w16cid:durableId="1469396070">
    <w:abstractNumId w:val="26"/>
  </w:num>
  <w:num w:numId="10" w16cid:durableId="570508807">
    <w:abstractNumId w:val="22"/>
  </w:num>
  <w:num w:numId="11" w16cid:durableId="100731324">
    <w:abstractNumId w:val="4"/>
  </w:num>
  <w:num w:numId="12" w16cid:durableId="1296522755">
    <w:abstractNumId w:val="30"/>
  </w:num>
  <w:num w:numId="13" w16cid:durableId="1728072131">
    <w:abstractNumId w:val="21"/>
  </w:num>
  <w:num w:numId="14" w16cid:durableId="786656522">
    <w:abstractNumId w:val="28"/>
  </w:num>
  <w:num w:numId="15" w16cid:durableId="315308611">
    <w:abstractNumId w:val="13"/>
  </w:num>
  <w:num w:numId="16" w16cid:durableId="854734211">
    <w:abstractNumId w:val="7"/>
  </w:num>
  <w:num w:numId="17" w16cid:durableId="428625034">
    <w:abstractNumId w:val="27"/>
  </w:num>
  <w:num w:numId="18" w16cid:durableId="1634097558">
    <w:abstractNumId w:val="8"/>
  </w:num>
  <w:num w:numId="19" w16cid:durableId="1533683831">
    <w:abstractNumId w:val="17"/>
  </w:num>
  <w:num w:numId="20" w16cid:durableId="760108979">
    <w:abstractNumId w:val="20"/>
  </w:num>
  <w:num w:numId="21" w16cid:durableId="1841500233">
    <w:abstractNumId w:val="38"/>
  </w:num>
  <w:num w:numId="22" w16cid:durableId="817307834">
    <w:abstractNumId w:val="41"/>
  </w:num>
  <w:num w:numId="23" w16cid:durableId="177544240">
    <w:abstractNumId w:val="18"/>
  </w:num>
  <w:num w:numId="24" w16cid:durableId="1667705510">
    <w:abstractNumId w:val="33"/>
  </w:num>
  <w:num w:numId="25" w16cid:durableId="1707749615">
    <w:abstractNumId w:val="40"/>
  </w:num>
  <w:num w:numId="26" w16cid:durableId="764569387">
    <w:abstractNumId w:val="7"/>
  </w:num>
  <w:num w:numId="27" w16cid:durableId="1483037433">
    <w:abstractNumId w:val="24"/>
  </w:num>
  <w:num w:numId="28" w16cid:durableId="78675765">
    <w:abstractNumId w:val="31"/>
  </w:num>
  <w:num w:numId="29" w16cid:durableId="802767238">
    <w:abstractNumId w:val="3"/>
  </w:num>
  <w:num w:numId="30" w16cid:durableId="238448319">
    <w:abstractNumId w:val="14"/>
  </w:num>
  <w:num w:numId="31" w16cid:durableId="503935757">
    <w:abstractNumId w:val="19"/>
  </w:num>
  <w:num w:numId="32" w16cid:durableId="1689523605">
    <w:abstractNumId w:val="25"/>
  </w:num>
  <w:num w:numId="33" w16cid:durableId="337389413">
    <w:abstractNumId w:val="6"/>
  </w:num>
  <w:num w:numId="34" w16cid:durableId="1336301262">
    <w:abstractNumId w:val="37"/>
  </w:num>
  <w:num w:numId="35" w16cid:durableId="1020549879">
    <w:abstractNumId w:val="34"/>
  </w:num>
  <w:num w:numId="36" w16cid:durableId="208107158">
    <w:abstractNumId w:val="15"/>
  </w:num>
  <w:num w:numId="37" w16cid:durableId="739210583">
    <w:abstractNumId w:val="0"/>
  </w:num>
  <w:num w:numId="38" w16cid:durableId="909001171">
    <w:abstractNumId w:val="32"/>
  </w:num>
  <w:num w:numId="39" w16cid:durableId="244536237">
    <w:abstractNumId w:val="29"/>
  </w:num>
  <w:num w:numId="40" w16cid:durableId="939096826">
    <w:abstractNumId w:val="5"/>
  </w:num>
  <w:num w:numId="41" w16cid:durableId="647713232">
    <w:abstractNumId w:val="39"/>
  </w:num>
  <w:num w:numId="42" w16cid:durableId="240875722">
    <w:abstractNumId w:val="10"/>
  </w:num>
  <w:num w:numId="43" w16cid:durableId="128011466">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removeDateAndTime/>
  <w:activeWritingStyle w:appName="MSWord" w:lang="en-US" w:vendorID="64" w:dllVersion="0" w:nlCheck="1" w:checkStyle="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0B47"/>
    <w:rsid w:val="00011F4C"/>
    <w:rsid w:val="00013667"/>
    <w:rsid w:val="000172D0"/>
    <w:rsid w:val="00020774"/>
    <w:rsid w:val="000208B3"/>
    <w:rsid w:val="00022B39"/>
    <w:rsid w:val="00024589"/>
    <w:rsid w:val="00025661"/>
    <w:rsid w:val="00026D13"/>
    <w:rsid w:val="00026F0A"/>
    <w:rsid w:val="00027F30"/>
    <w:rsid w:val="00030B0A"/>
    <w:rsid w:val="000348E3"/>
    <w:rsid w:val="00034BD4"/>
    <w:rsid w:val="00034C3F"/>
    <w:rsid w:val="00034EAB"/>
    <w:rsid w:val="000355C2"/>
    <w:rsid w:val="00035EF9"/>
    <w:rsid w:val="000368F8"/>
    <w:rsid w:val="00044426"/>
    <w:rsid w:val="00046302"/>
    <w:rsid w:val="000470D3"/>
    <w:rsid w:val="00047BAF"/>
    <w:rsid w:val="00047C58"/>
    <w:rsid w:val="00050406"/>
    <w:rsid w:val="000504B8"/>
    <w:rsid w:val="00051B2A"/>
    <w:rsid w:val="00054DA1"/>
    <w:rsid w:val="00055518"/>
    <w:rsid w:val="00056305"/>
    <w:rsid w:val="00064845"/>
    <w:rsid w:val="00064983"/>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172"/>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F72"/>
    <w:rsid w:val="0010125C"/>
    <w:rsid w:val="00101F13"/>
    <w:rsid w:val="001030DF"/>
    <w:rsid w:val="00103FC6"/>
    <w:rsid w:val="00107043"/>
    <w:rsid w:val="001113B2"/>
    <w:rsid w:val="00111CF2"/>
    <w:rsid w:val="00114AAB"/>
    <w:rsid w:val="00115608"/>
    <w:rsid w:val="00116C69"/>
    <w:rsid w:val="00117EA8"/>
    <w:rsid w:val="00122A6B"/>
    <w:rsid w:val="00122DFF"/>
    <w:rsid w:val="0012714C"/>
    <w:rsid w:val="001275BA"/>
    <w:rsid w:val="00136321"/>
    <w:rsid w:val="001379AE"/>
    <w:rsid w:val="00142B4D"/>
    <w:rsid w:val="00142E68"/>
    <w:rsid w:val="001433E1"/>
    <w:rsid w:val="0014401E"/>
    <w:rsid w:val="001445B5"/>
    <w:rsid w:val="0014483B"/>
    <w:rsid w:val="001479CF"/>
    <w:rsid w:val="00147E71"/>
    <w:rsid w:val="0015043A"/>
    <w:rsid w:val="00155D52"/>
    <w:rsid w:val="00156D4C"/>
    <w:rsid w:val="00157438"/>
    <w:rsid w:val="00157DF4"/>
    <w:rsid w:val="00162B48"/>
    <w:rsid w:val="00163E4E"/>
    <w:rsid w:val="00164A9C"/>
    <w:rsid w:val="00165A16"/>
    <w:rsid w:val="00165E97"/>
    <w:rsid w:val="00166597"/>
    <w:rsid w:val="00166F9C"/>
    <w:rsid w:val="001705D5"/>
    <w:rsid w:val="00172491"/>
    <w:rsid w:val="0017553F"/>
    <w:rsid w:val="00177CE0"/>
    <w:rsid w:val="00177DE9"/>
    <w:rsid w:val="00180091"/>
    <w:rsid w:val="00182071"/>
    <w:rsid w:val="0018275B"/>
    <w:rsid w:val="00186391"/>
    <w:rsid w:val="001935D1"/>
    <w:rsid w:val="00193F95"/>
    <w:rsid w:val="00194E6A"/>
    <w:rsid w:val="00195086"/>
    <w:rsid w:val="001A44CD"/>
    <w:rsid w:val="001A750E"/>
    <w:rsid w:val="001B287A"/>
    <w:rsid w:val="001B3105"/>
    <w:rsid w:val="001B5F28"/>
    <w:rsid w:val="001B6293"/>
    <w:rsid w:val="001C1282"/>
    <w:rsid w:val="001C31FC"/>
    <w:rsid w:val="001C51E9"/>
    <w:rsid w:val="001C628C"/>
    <w:rsid w:val="001C6EE0"/>
    <w:rsid w:val="001C791D"/>
    <w:rsid w:val="001D0491"/>
    <w:rsid w:val="001D1D0F"/>
    <w:rsid w:val="001D2854"/>
    <w:rsid w:val="001D79B8"/>
    <w:rsid w:val="001E526F"/>
    <w:rsid w:val="001E52D9"/>
    <w:rsid w:val="001E55B0"/>
    <w:rsid w:val="001E58D1"/>
    <w:rsid w:val="001E6791"/>
    <w:rsid w:val="001F0A85"/>
    <w:rsid w:val="001F1996"/>
    <w:rsid w:val="001F3BFF"/>
    <w:rsid w:val="001F67AD"/>
    <w:rsid w:val="001F7DC3"/>
    <w:rsid w:val="001F7FD1"/>
    <w:rsid w:val="0020323C"/>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2380"/>
    <w:rsid w:val="002332A3"/>
    <w:rsid w:val="00233762"/>
    <w:rsid w:val="00235380"/>
    <w:rsid w:val="00237BB2"/>
    <w:rsid w:val="002432F1"/>
    <w:rsid w:val="00243C7F"/>
    <w:rsid w:val="00247229"/>
    <w:rsid w:val="002473C4"/>
    <w:rsid w:val="00250A8F"/>
    <w:rsid w:val="0025415A"/>
    <w:rsid w:val="002544B0"/>
    <w:rsid w:val="002548FD"/>
    <w:rsid w:val="00254F4C"/>
    <w:rsid w:val="00254F96"/>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67F5"/>
    <w:rsid w:val="002A76D1"/>
    <w:rsid w:val="002A7F75"/>
    <w:rsid w:val="002B0B09"/>
    <w:rsid w:val="002B3278"/>
    <w:rsid w:val="002B4872"/>
    <w:rsid w:val="002B5F75"/>
    <w:rsid w:val="002B62C0"/>
    <w:rsid w:val="002B64D5"/>
    <w:rsid w:val="002B6A5D"/>
    <w:rsid w:val="002C3900"/>
    <w:rsid w:val="002C4A59"/>
    <w:rsid w:val="002C640D"/>
    <w:rsid w:val="002C7B1A"/>
    <w:rsid w:val="002D2BB5"/>
    <w:rsid w:val="002D2C27"/>
    <w:rsid w:val="002D3189"/>
    <w:rsid w:val="002D5CB5"/>
    <w:rsid w:val="002E0750"/>
    <w:rsid w:val="002E0D5B"/>
    <w:rsid w:val="002E3D36"/>
    <w:rsid w:val="002E5497"/>
    <w:rsid w:val="002E5952"/>
    <w:rsid w:val="002E5E8D"/>
    <w:rsid w:val="002E6A5B"/>
    <w:rsid w:val="002E6B33"/>
    <w:rsid w:val="002F3D16"/>
    <w:rsid w:val="002F44E2"/>
    <w:rsid w:val="003004FB"/>
    <w:rsid w:val="003018AA"/>
    <w:rsid w:val="00301C37"/>
    <w:rsid w:val="003042A1"/>
    <w:rsid w:val="00304B1D"/>
    <w:rsid w:val="003061BA"/>
    <w:rsid w:val="00313EB1"/>
    <w:rsid w:val="00317CB8"/>
    <w:rsid w:val="0032348D"/>
    <w:rsid w:val="00335847"/>
    <w:rsid w:val="00336029"/>
    <w:rsid w:val="00337658"/>
    <w:rsid w:val="0033770E"/>
    <w:rsid w:val="00344CEB"/>
    <w:rsid w:val="0034762D"/>
    <w:rsid w:val="00353208"/>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426A"/>
    <w:rsid w:val="003C783F"/>
    <w:rsid w:val="003D08F1"/>
    <w:rsid w:val="003D0B6A"/>
    <w:rsid w:val="003D20B6"/>
    <w:rsid w:val="003D3555"/>
    <w:rsid w:val="003D6821"/>
    <w:rsid w:val="003D7F1B"/>
    <w:rsid w:val="003E0FAE"/>
    <w:rsid w:val="003E12B0"/>
    <w:rsid w:val="003E2C33"/>
    <w:rsid w:val="003E3BB6"/>
    <w:rsid w:val="003E3CBC"/>
    <w:rsid w:val="003E729A"/>
    <w:rsid w:val="003F06F9"/>
    <w:rsid w:val="003F16A9"/>
    <w:rsid w:val="003F699C"/>
    <w:rsid w:val="003F69A0"/>
    <w:rsid w:val="003F6BB4"/>
    <w:rsid w:val="004000BE"/>
    <w:rsid w:val="00400D12"/>
    <w:rsid w:val="00402AF0"/>
    <w:rsid w:val="0040495A"/>
    <w:rsid w:val="00407769"/>
    <w:rsid w:val="00412650"/>
    <w:rsid w:val="0041331E"/>
    <w:rsid w:val="004156DC"/>
    <w:rsid w:val="004176E4"/>
    <w:rsid w:val="00420CD7"/>
    <w:rsid w:val="00422B16"/>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55DAF"/>
    <w:rsid w:val="00461CD8"/>
    <w:rsid w:val="0046730D"/>
    <w:rsid w:val="0047018B"/>
    <w:rsid w:val="004737C4"/>
    <w:rsid w:val="00474BEE"/>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6799"/>
    <w:rsid w:val="004A7977"/>
    <w:rsid w:val="004B259A"/>
    <w:rsid w:val="004B3C06"/>
    <w:rsid w:val="004C1A37"/>
    <w:rsid w:val="004C27DF"/>
    <w:rsid w:val="004C2FDD"/>
    <w:rsid w:val="004C5E06"/>
    <w:rsid w:val="004C7D56"/>
    <w:rsid w:val="004D1480"/>
    <w:rsid w:val="004D5DBC"/>
    <w:rsid w:val="004E1637"/>
    <w:rsid w:val="004E16E0"/>
    <w:rsid w:val="004E2243"/>
    <w:rsid w:val="004E2981"/>
    <w:rsid w:val="004E3A52"/>
    <w:rsid w:val="004E3B6C"/>
    <w:rsid w:val="004E5BC2"/>
    <w:rsid w:val="004E76F6"/>
    <w:rsid w:val="004F1F5C"/>
    <w:rsid w:val="004F256D"/>
    <w:rsid w:val="004F3729"/>
    <w:rsid w:val="004F3C0C"/>
    <w:rsid w:val="004F3ED5"/>
    <w:rsid w:val="00500F93"/>
    <w:rsid w:val="00502293"/>
    <w:rsid w:val="00503D53"/>
    <w:rsid w:val="0051172D"/>
    <w:rsid w:val="00515988"/>
    <w:rsid w:val="00515C58"/>
    <w:rsid w:val="00520874"/>
    <w:rsid w:val="005212F5"/>
    <w:rsid w:val="00521864"/>
    <w:rsid w:val="00526428"/>
    <w:rsid w:val="00526A74"/>
    <w:rsid w:val="00526E4C"/>
    <w:rsid w:val="0052704E"/>
    <w:rsid w:val="0053152C"/>
    <w:rsid w:val="00532C03"/>
    <w:rsid w:val="00533779"/>
    <w:rsid w:val="00534D88"/>
    <w:rsid w:val="0054567D"/>
    <w:rsid w:val="0054632E"/>
    <w:rsid w:val="005502A3"/>
    <w:rsid w:val="00550C64"/>
    <w:rsid w:val="005514C9"/>
    <w:rsid w:val="0055205C"/>
    <w:rsid w:val="00556980"/>
    <w:rsid w:val="00560222"/>
    <w:rsid w:val="00561C83"/>
    <w:rsid w:val="00562FBC"/>
    <w:rsid w:val="00574209"/>
    <w:rsid w:val="00580D2A"/>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6360"/>
    <w:rsid w:val="005A6E48"/>
    <w:rsid w:val="005B0CC4"/>
    <w:rsid w:val="005B369C"/>
    <w:rsid w:val="005B633E"/>
    <w:rsid w:val="005B6F53"/>
    <w:rsid w:val="005C0374"/>
    <w:rsid w:val="005C03FE"/>
    <w:rsid w:val="005C0B75"/>
    <w:rsid w:val="005C1235"/>
    <w:rsid w:val="005C41A3"/>
    <w:rsid w:val="005C4406"/>
    <w:rsid w:val="005C5215"/>
    <w:rsid w:val="005C7BCC"/>
    <w:rsid w:val="005D0176"/>
    <w:rsid w:val="005D1776"/>
    <w:rsid w:val="005D2463"/>
    <w:rsid w:val="005D3F2C"/>
    <w:rsid w:val="005D460E"/>
    <w:rsid w:val="005D4D59"/>
    <w:rsid w:val="005D5342"/>
    <w:rsid w:val="005E094A"/>
    <w:rsid w:val="005E6839"/>
    <w:rsid w:val="005E7086"/>
    <w:rsid w:val="005E7B39"/>
    <w:rsid w:val="005E7BD1"/>
    <w:rsid w:val="005F0A5D"/>
    <w:rsid w:val="005F0D74"/>
    <w:rsid w:val="005F39F7"/>
    <w:rsid w:val="005F5F84"/>
    <w:rsid w:val="005F6A47"/>
    <w:rsid w:val="005F6C12"/>
    <w:rsid w:val="005F6C59"/>
    <w:rsid w:val="00604364"/>
    <w:rsid w:val="00607E9D"/>
    <w:rsid w:val="00610991"/>
    <w:rsid w:val="00613409"/>
    <w:rsid w:val="00613A49"/>
    <w:rsid w:val="006169B3"/>
    <w:rsid w:val="006217B9"/>
    <w:rsid w:val="006235F8"/>
    <w:rsid w:val="00623BA8"/>
    <w:rsid w:val="00624D54"/>
    <w:rsid w:val="0062519C"/>
    <w:rsid w:val="006251F7"/>
    <w:rsid w:val="006255F2"/>
    <w:rsid w:val="00634399"/>
    <w:rsid w:val="00637BC9"/>
    <w:rsid w:val="00640CB2"/>
    <w:rsid w:val="00644139"/>
    <w:rsid w:val="00646141"/>
    <w:rsid w:val="00647DEF"/>
    <w:rsid w:val="006567C5"/>
    <w:rsid w:val="00656F66"/>
    <w:rsid w:val="006573E8"/>
    <w:rsid w:val="00660B3C"/>
    <w:rsid w:val="00660D0A"/>
    <w:rsid w:val="00667745"/>
    <w:rsid w:val="0067190C"/>
    <w:rsid w:val="00672252"/>
    <w:rsid w:val="00672E8E"/>
    <w:rsid w:val="00672EF4"/>
    <w:rsid w:val="00674110"/>
    <w:rsid w:val="00681798"/>
    <w:rsid w:val="006825A6"/>
    <w:rsid w:val="006827F4"/>
    <w:rsid w:val="0068508E"/>
    <w:rsid w:val="00686C63"/>
    <w:rsid w:val="00687480"/>
    <w:rsid w:val="006903DD"/>
    <w:rsid w:val="00695052"/>
    <w:rsid w:val="0069562A"/>
    <w:rsid w:val="006969AE"/>
    <w:rsid w:val="00697577"/>
    <w:rsid w:val="006A17C7"/>
    <w:rsid w:val="006A2C43"/>
    <w:rsid w:val="006A3082"/>
    <w:rsid w:val="006A33C9"/>
    <w:rsid w:val="006A4AED"/>
    <w:rsid w:val="006A7E82"/>
    <w:rsid w:val="006B0EC1"/>
    <w:rsid w:val="006B1CD8"/>
    <w:rsid w:val="006B6989"/>
    <w:rsid w:val="006B7ADB"/>
    <w:rsid w:val="006C0437"/>
    <w:rsid w:val="006C0758"/>
    <w:rsid w:val="006C1816"/>
    <w:rsid w:val="006C29DC"/>
    <w:rsid w:val="006C6A98"/>
    <w:rsid w:val="006C7190"/>
    <w:rsid w:val="006D2192"/>
    <w:rsid w:val="006D3310"/>
    <w:rsid w:val="006D3A0F"/>
    <w:rsid w:val="006D7023"/>
    <w:rsid w:val="006D7631"/>
    <w:rsid w:val="006D7841"/>
    <w:rsid w:val="006E0618"/>
    <w:rsid w:val="006E258E"/>
    <w:rsid w:val="006E4731"/>
    <w:rsid w:val="006E4874"/>
    <w:rsid w:val="006E5CB2"/>
    <w:rsid w:val="006E69FE"/>
    <w:rsid w:val="006E788C"/>
    <w:rsid w:val="006F087E"/>
    <w:rsid w:val="006F1CB6"/>
    <w:rsid w:val="006F52CE"/>
    <w:rsid w:val="006F6591"/>
    <w:rsid w:val="006F753B"/>
    <w:rsid w:val="006F7580"/>
    <w:rsid w:val="00705772"/>
    <w:rsid w:val="00710DCB"/>
    <w:rsid w:val="007128E6"/>
    <w:rsid w:val="00714E22"/>
    <w:rsid w:val="00724079"/>
    <w:rsid w:val="007252AF"/>
    <w:rsid w:val="00726561"/>
    <w:rsid w:val="00726BAF"/>
    <w:rsid w:val="007271A9"/>
    <w:rsid w:val="00727759"/>
    <w:rsid w:val="00732626"/>
    <w:rsid w:val="007329BE"/>
    <w:rsid w:val="007376A9"/>
    <w:rsid w:val="007410FD"/>
    <w:rsid w:val="007413F8"/>
    <w:rsid w:val="007434CE"/>
    <w:rsid w:val="00746D32"/>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77A58"/>
    <w:rsid w:val="00780620"/>
    <w:rsid w:val="00782428"/>
    <w:rsid w:val="007838F4"/>
    <w:rsid w:val="007877DF"/>
    <w:rsid w:val="00787826"/>
    <w:rsid w:val="00795808"/>
    <w:rsid w:val="007A28FF"/>
    <w:rsid w:val="007A56DD"/>
    <w:rsid w:val="007A5FB0"/>
    <w:rsid w:val="007B2CC9"/>
    <w:rsid w:val="007B54E8"/>
    <w:rsid w:val="007B5EA6"/>
    <w:rsid w:val="007B7AD1"/>
    <w:rsid w:val="007C408E"/>
    <w:rsid w:val="007C5693"/>
    <w:rsid w:val="007C58C8"/>
    <w:rsid w:val="007C7005"/>
    <w:rsid w:val="007C7DF1"/>
    <w:rsid w:val="007D0544"/>
    <w:rsid w:val="007D096E"/>
    <w:rsid w:val="007D2DE8"/>
    <w:rsid w:val="007D5375"/>
    <w:rsid w:val="007D5AA4"/>
    <w:rsid w:val="007E2540"/>
    <w:rsid w:val="007E691B"/>
    <w:rsid w:val="007F106D"/>
    <w:rsid w:val="007F11C3"/>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B06"/>
    <w:rsid w:val="00844F19"/>
    <w:rsid w:val="00845C5E"/>
    <w:rsid w:val="00846F77"/>
    <w:rsid w:val="00851A09"/>
    <w:rsid w:val="0086167A"/>
    <w:rsid w:val="00864D7C"/>
    <w:rsid w:val="00871C6C"/>
    <w:rsid w:val="008733ED"/>
    <w:rsid w:val="00873572"/>
    <w:rsid w:val="00874895"/>
    <w:rsid w:val="008756E0"/>
    <w:rsid w:val="00876857"/>
    <w:rsid w:val="008833B5"/>
    <w:rsid w:val="0088373A"/>
    <w:rsid w:val="008840CE"/>
    <w:rsid w:val="0088574E"/>
    <w:rsid w:val="0088586F"/>
    <w:rsid w:val="00886A7B"/>
    <w:rsid w:val="00886EB1"/>
    <w:rsid w:val="00887429"/>
    <w:rsid w:val="00891792"/>
    <w:rsid w:val="00891F7D"/>
    <w:rsid w:val="00891FF9"/>
    <w:rsid w:val="008A1C3A"/>
    <w:rsid w:val="008A3D85"/>
    <w:rsid w:val="008A6EEA"/>
    <w:rsid w:val="008B40BE"/>
    <w:rsid w:val="008B4A61"/>
    <w:rsid w:val="008C50EF"/>
    <w:rsid w:val="008C5840"/>
    <w:rsid w:val="008C7B33"/>
    <w:rsid w:val="008D1E92"/>
    <w:rsid w:val="008D2976"/>
    <w:rsid w:val="008D37C6"/>
    <w:rsid w:val="008D44FC"/>
    <w:rsid w:val="008D479B"/>
    <w:rsid w:val="008D5582"/>
    <w:rsid w:val="008D5C45"/>
    <w:rsid w:val="008D62ED"/>
    <w:rsid w:val="008D67C0"/>
    <w:rsid w:val="008D6BD6"/>
    <w:rsid w:val="008D703C"/>
    <w:rsid w:val="008E18F7"/>
    <w:rsid w:val="008E2A8D"/>
    <w:rsid w:val="008E387F"/>
    <w:rsid w:val="008E388E"/>
    <w:rsid w:val="008E48DD"/>
    <w:rsid w:val="008E5B19"/>
    <w:rsid w:val="008E7206"/>
    <w:rsid w:val="008F0FC8"/>
    <w:rsid w:val="008F15F7"/>
    <w:rsid w:val="008F1F1B"/>
    <w:rsid w:val="008F2F05"/>
    <w:rsid w:val="008F7667"/>
    <w:rsid w:val="00900ECE"/>
    <w:rsid w:val="009014F7"/>
    <w:rsid w:val="0090177C"/>
    <w:rsid w:val="00903D5C"/>
    <w:rsid w:val="009075FA"/>
    <w:rsid w:val="00910496"/>
    <w:rsid w:val="009116CD"/>
    <w:rsid w:val="00913716"/>
    <w:rsid w:val="00917413"/>
    <w:rsid w:val="00921B3A"/>
    <w:rsid w:val="0092336C"/>
    <w:rsid w:val="00925504"/>
    <w:rsid w:val="00927B5E"/>
    <w:rsid w:val="0093669E"/>
    <w:rsid w:val="009405DC"/>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1C5C"/>
    <w:rsid w:val="00996524"/>
    <w:rsid w:val="00996CB5"/>
    <w:rsid w:val="00997EF9"/>
    <w:rsid w:val="009A203E"/>
    <w:rsid w:val="009A36E6"/>
    <w:rsid w:val="009A3D83"/>
    <w:rsid w:val="009A5DD3"/>
    <w:rsid w:val="009A63CA"/>
    <w:rsid w:val="009A7369"/>
    <w:rsid w:val="009A7AE3"/>
    <w:rsid w:val="009B0348"/>
    <w:rsid w:val="009B3B3A"/>
    <w:rsid w:val="009B3F4A"/>
    <w:rsid w:val="009B483E"/>
    <w:rsid w:val="009B574A"/>
    <w:rsid w:val="009B7609"/>
    <w:rsid w:val="009C08D7"/>
    <w:rsid w:val="009C5E99"/>
    <w:rsid w:val="009D3495"/>
    <w:rsid w:val="009D7EDA"/>
    <w:rsid w:val="009E01FE"/>
    <w:rsid w:val="009E3711"/>
    <w:rsid w:val="009E4989"/>
    <w:rsid w:val="009E63B8"/>
    <w:rsid w:val="009E72A1"/>
    <w:rsid w:val="009E7519"/>
    <w:rsid w:val="009F070F"/>
    <w:rsid w:val="009F14C4"/>
    <w:rsid w:val="009F2460"/>
    <w:rsid w:val="009F35CE"/>
    <w:rsid w:val="009F733D"/>
    <w:rsid w:val="009F7E94"/>
    <w:rsid w:val="00A05C62"/>
    <w:rsid w:val="00A0717C"/>
    <w:rsid w:val="00A0768F"/>
    <w:rsid w:val="00A11FD9"/>
    <w:rsid w:val="00A122CA"/>
    <w:rsid w:val="00A13BF1"/>
    <w:rsid w:val="00A13D81"/>
    <w:rsid w:val="00A14800"/>
    <w:rsid w:val="00A15CF3"/>
    <w:rsid w:val="00A174B2"/>
    <w:rsid w:val="00A2037F"/>
    <w:rsid w:val="00A24C60"/>
    <w:rsid w:val="00A24EEC"/>
    <w:rsid w:val="00A313D6"/>
    <w:rsid w:val="00A3375B"/>
    <w:rsid w:val="00A33B02"/>
    <w:rsid w:val="00A4083C"/>
    <w:rsid w:val="00A417EC"/>
    <w:rsid w:val="00A421C9"/>
    <w:rsid w:val="00A42BAA"/>
    <w:rsid w:val="00A431A8"/>
    <w:rsid w:val="00A44F6E"/>
    <w:rsid w:val="00A44F75"/>
    <w:rsid w:val="00A45B72"/>
    <w:rsid w:val="00A51F9B"/>
    <w:rsid w:val="00A52A4B"/>
    <w:rsid w:val="00A57ABF"/>
    <w:rsid w:val="00A60072"/>
    <w:rsid w:val="00A613C3"/>
    <w:rsid w:val="00A6767B"/>
    <w:rsid w:val="00A706A3"/>
    <w:rsid w:val="00A733CD"/>
    <w:rsid w:val="00A76626"/>
    <w:rsid w:val="00A77D24"/>
    <w:rsid w:val="00A808C5"/>
    <w:rsid w:val="00A824F4"/>
    <w:rsid w:val="00A87226"/>
    <w:rsid w:val="00A914BD"/>
    <w:rsid w:val="00A9171F"/>
    <w:rsid w:val="00A91D37"/>
    <w:rsid w:val="00A91FD8"/>
    <w:rsid w:val="00A92832"/>
    <w:rsid w:val="00A92EA9"/>
    <w:rsid w:val="00A93E82"/>
    <w:rsid w:val="00A94029"/>
    <w:rsid w:val="00A94C70"/>
    <w:rsid w:val="00A966F2"/>
    <w:rsid w:val="00A9677A"/>
    <w:rsid w:val="00AA01B2"/>
    <w:rsid w:val="00AA0483"/>
    <w:rsid w:val="00AA053A"/>
    <w:rsid w:val="00AB136B"/>
    <w:rsid w:val="00AB4500"/>
    <w:rsid w:val="00AC3E1D"/>
    <w:rsid w:val="00AD0319"/>
    <w:rsid w:val="00AD0DE8"/>
    <w:rsid w:val="00AD14FF"/>
    <w:rsid w:val="00AE03B7"/>
    <w:rsid w:val="00AE319F"/>
    <w:rsid w:val="00AE3B9A"/>
    <w:rsid w:val="00AE53B4"/>
    <w:rsid w:val="00AE6505"/>
    <w:rsid w:val="00AE7F5B"/>
    <w:rsid w:val="00AF2BA3"/>
    <w:rsid w:val="00AF2F78"/>
    <w:rsid w:val="00AF30F9"/>
    <w:rsid w:val="00AF341E"/>
    <w:rsid w:val="00AF4167"/>
    <w:rsid w:val="00AF5194"/>
    <w:rsid w:val="00AF556D"/>
    <w:rsid w:val="00AF64ED"/>
    <w:rsid w:val="00B01711"/>
    <w:rsid w:val="00B030FB"/>
    <w:rsid w:val="00B059CA"/>
    <w:rsid w:val="00B062D7"/>
    <w:rsid w:val="00B219BC"/>
    <w:rsid w:val="00B225B7"/>
    <w:rsid w:val="00B22E30"/>
    <w:rsid w:val="00B2356C"/>
    <w:rsid w:val="00B24EAA"/>
    <w:rsid w:val="00B251DF"/>
    <w:rsid w:val="00B25822"/>
    <w:rsid w:val="00B265DF"/>
    <w:rsid w:val="00B30562"/>
    <w:rsid w:val="00B32AA1"/>
    <w:rsid w:val="00B33BF0"/>
    <w:rsid w:val="00B33DFF"/>
    <w:rsid w:val="00B40ACF"/>
    <w:rsid w:val="00B42FFD"/>
    <w:rsid w:val="00B43DA3"/>
    <w:rsid w:val="00B44C20"/>
    <w:rsid w:val="00B466D9"/>
    <w:rsid w:val="00B46C51"/>
    <w:rsid w:val="00B505E7"/>
    <w:rsid w:val="00B50E4A"/>
    <w:rsid w:val="00B51DDB"/>
    <w:rsid w:val="00B600AE"/>
    <w:rsid w:val="00B60EEE"/>
    <w:rsid w:val="00B6158E"/>
    <w:rsid w:val="00B6529B"/>
    <w:rsid w:val="00B65824"/>
    <w:rsid w:val="00B7047B"/>
    <w:rsid w:val="00B72FDC"/>
    <w:rsid w:val="00B7334B"/>
    <w:rsid w:val="00B73F4A"/>
    <w:rsid w:val="00B74C73"/>
    <w:rsid w:val="00B76652"/>
    <w:rsid w:val="00B775E2"/>
    <w:rsid w:val="00B804A4"/>
    <w:rsid w:val="00B81372"/>
    <w:rsid w:val="00B84D74"/>
    <w:rsid w:val="00B85297"/>
    <w:rsid w:val="00B854A7"/>
    <w:rsid w:val="00B90586"/>
    <w:rsid w:val="00B92633"/>
    <w:rsid w:val="00B933CE"/>
    <w:rsid w:val="00B9436C"/>
    <w:rsid w:val="00B95302"/>
    <w:rsid w:val="00B95390"/>
    <w:rsid w:val="00B9629A"/>
    <w:rsid w:val="00BA0651"/>
    <w:rsid w:val="00BA2190"/>
    <w:rsid w:val="00BA253C"/>
    <w:rsid w:val="00BA2C74"/>
    <w:rsid w:val="00BB1A7F"/>
    <w:rsid w:val="00BB34BC"/>
    <w:rsid w:val="00BB51B7"/>
    <w:rsid w:val="00BB7A99"/>
    <w:rsid w:val="00BB7C4A"/>
    <w:rsid w:val="00BC04ED"/>
    <w:rsid w:val="00BC0880"/>
    <w:rsid w:val="00BC220C"/>
    <w:rsid w:val="00BC3ECE"/>
    <w:rsid w:val="00BC589F"/>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224"/>
    <w:rsid w:val="00C23AD6"/>
    <w:rsid w:val="00C24D1F"/>
    <w:rsid w:val="00C31D45"/>
    <w:rsid w:val="00C366C1"/>
    <w:rsid w:val="00C4016B"/>
    <w:rsid w:val="00C40724"/>
    <w:rsid w:val="00C40738"/>
    <w:rsid w:val="00C41113"/>
    <w:rsid w:val="00C43687"/>
    <w:rsid w:val="00C507D6"/>
    <w:rsid w:val="00C672E8"/>
    <w:rsid w:val="00C675BF"/>
    <w:rsid w:val="00C67E03"/>
    <w:rsid w:val="00C67E49"/>
    <w:rsid w:val="00C70BE1"/>
    <w:rsid w:val="00C711C6"/>
    <w:rsid w:val="00C71BA9"/>
    <w:rsid w:val="00C74EF4"/>
    <w:rsid w:val="00C74F04"/>
    <w:rsid w:val="00C75F6D"/>
    <w:rsid w:val="00C82B7C"/>
    <w:rsid w:val="00C87FDD"/>
    <w:rsid w:val="00C9434B"/>
    <w:rsid w:val="00C94822"/>
    <w:rsid w:val="00CA1005"/>
    <w:rsid w:val="00CA23E5"/>
    <w:rsid w:val="00CA27B6"/>
    <w:rsid w:val="00CA3005"/>
    <w:rsid w:val="00CA33CC"/>
    <w:rsid w:val="00CA463B"/>
    <w:rsid w:val="00CB132A"/>
    <w:rsid w:val="00CB1808"/>
    <w:rsid w:val="00CB1B37"/>
    <w:rsid w:val="00CB2FE9"/>
    <w:rsid w:val="00CB43FC"/>
    <w:rsid w:val="00CB5461"/>
    <w:rsid w:val="00CB59A5"/>
    <w:rsid w:val="00CC10EE"/>
    <w:rsid w:val="00CC1418"/>
    <w:rsid w:val="00CC2C76"/>
    <w:rsid w:val="00CC352C"/>
    <w:rsid w:val="00CC3F85"/>
    <w:rsid w:val="00CD1D96"/>
    <w:rsid w:val="00CD2624"/>
    <w:rsid w:val="00CD2AC0"/>
    <w:rsid w:val="00CD3504"/>
    <w:rsid w:val="00CD4CF2"/>
    <w:rsid w:val="00CD5352"/>
    <w:rsid w:val="00CE00F0"/>
    <w:rsid w:val="00CE06D0"/>
    <w:rsid w:val="00CE095A"/>
    <w:rsid w:val="00CE2134"/>
    <w:rsid w:val="00CE2BDF"/>
    <w:rsid w:val="00CE2D12"/>
    <w:rsid w:val="00CE3E4B"/>
    <w:rsid w:val="00CE4221"/>
    <w:rsid w:val="00CE54BD"/>
    <w:rsid w:val="00CE616E"/>
    <w:rsid w:val="00CE7952"/>
    <w:rsid w:val="00CF0A9C"/>
    <w:rsid w:val="00CF27A6"/>
    <w:rsid w:val="00D03687"/>
    <w:rsid w:val="00D050BD"/>
    <w:rsid w:val="00D05426"/>
    <w:rsid w:val="00D07D25"/>
    <w:rsid w:val="00D07F1E"/>
    <w:rsid w:val="00D11A97"/>
    <w:rsid w:val="00D11C3B"/>
    <w:rsid w:val="00D205CC"/>
    <w:rsid w:val="00D210E7"/>
    <w:rsid w:val="00D2323F"/>
    <w:rsid w:val="00D23640"/>
    <w:rsid w:val="00D24BC5"/>
    <w:rsid w:val="00D25D80"/>
    <w:rsid w:val="00D30916"/>
    <w:rsid w:val="00D4064B"/>
    <w:rsid w:val="00D42A2B"/>
    <w:rsid w:val="00D442A6"/>
    <w:rsid w:val="00D44A67"/>
    <w:rsid w:val="00D44A85"/>
    <w:rsid w:val="00D454CC"/>
    <w:rsid w:val="00D45B6B"/>
    <w:rsid w:val="00D45D09"/>
    <w:rsid w:val="00D45E55"/>
    <w:rsid w:val="00D46D62"/>
    <w:rsid w:val="00D501FF"/>
    <w:rsid w:val="00D5109C"/>
    <w:rsid w:val="00D5566B"/>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080"/>
    <w:rsid w:val="00D86A60"/>
    <w:rsid w:val="00D87221"/>
    <w:rsid w:val="00D9027F"/>
    <w:rsid w:val="00D91383"/>
    <w:rsid w:val="00D91F99"/>
    <w:rsid w:val="00D953C8"/>
    <w:rsid w:val="00D96CC6"/>
    <w:rsid w:val="00DA0F97"/>
    <w:rsid w:val="00DA2129"/>
    <w:rsid w:val="00DA26E9"/>
    <w:rsid w:val="00DA2983"/>
    <w:rsid w:val="00DA2A45"/>
    <w:rsid w:val="00DA49C1"/>
    <w:rsid w:val="00DA4FA4"/>
    <w:rsid w:val="00DA58BF"/>
    <w:rsid w:val="00DA5B77"/>
    <w:rsid w:val="00DA614E"/>
    <w:rsid w:val="00DA7870"/>
    <w:rsid w:val="00DB00D2"/>
    <w:rsid w:val="00DB3C85"/>
    <w:rsid w:val="00DB66DB"/>
    <w:rsid w:val="00DB7BEA"/>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341D"/>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F14"/>
    <w:rsid w:val="00EC1CBE"/>
    <w:rsid w:val="00EC2A36"/>
    <w:rsid w:val="00EC65B6"/>
    <w:rsid w:val="00EC7885"/>
    <w:rsid w:val="00ED0877"/>
    <w:rsid w:val="00ED0FC4"/>
    <w:rsid w:val="00ED12AD"/>
    <w:rsid w:val="00ED1568"/>
    <w:rsid w:val="00ED389E"/>
    <w:rsid w:val="00ED4087"/>
    <w:rsid w:val="00ED521E"/>
    <w:rsid w:val="00ED646D"/>
    <w:rsid w:val="00ED6E64"/>
    <w:rsid w:val="00EE465E"/>
    <w:rsid w:val="00EE7957"/>
    <w:rsid w:val="00EF2915"/>
    <w:rsid w:val="00EF317B"/>
    <w:rsid w:val="00EF51D7"/>
    <w:rsid w:val="00EF6766"/>
    <w:rsid w:val="00F01185"/>
    <w:rsid w:val="00F017C1"/>
    <w:rsid w:val="00F0196F"/>
    <w:rsid w:val="00F031AE"/>
    <w:rsid w:val="00F058C3"/>
    <w:rsid w:val="00F12B79"/>
    <w:rsid w:val="00F15B4B"/>
    <w:rsid w:val="00F21C72"/>
    <w:rsid w:val="00F27965"/>
    <w:rsid w:val="00F27E9A"/>
    <w:rsid w:val="00F354B8"/>
    <w:rsid w:val="00F376CC"/>
    <w:rsid w:val="00F40856"/>
    <w:rsid w:val="00F414AD"/>
    <w:rsid w:val="00F415BA"/>
    <w:rsid w:val="00F417C1"/>
    <w:rsid w:val="00F41B24"/>
    <w:rsid w:val="00F43FA8"/>
    <w:rsid w:val="00F441BA"/>
    <w:rsid w:val="00F50C2D"/>
    <w:rsid w:val="00F514CA"/>
    <w:rsid w:val="00F51E3A"/>
    <w:rsid w:val="00F53007"/>
    <w:rsid w:val="00F542C1"/>
    <w:rsid w:val="00F546BE"/>
    <w:rsid w:val="00F547A5"/>
    <w:rsid w:val="00F556BB"/>
    <w:rsid w:val="00F600F1"/>
    <w:rsid w:val="00F6062F"/>
    <w:rsid w:val="00F61B85"/>
    <w:rsid w:val="00F63A2B"/>
    <w:rsid w:val="00F65E13"/>
    <w:rsid w:val="00F6757D"/>
    <w:rsid w:val="00F7001C"/>
    <w:rsid w:val="00F71F7D"/>
    <w:rsid w:val="00F76C95"/>
    <w:rsid w:val="00F7760E"/>
    <w:rsid w:val="00F77B5E"/>
    <w:rsid w:val="00F8029A"/>
    <w:rsid w:val="00F8218D"/>
    <w:rsid w:val="00F82DE0"/>
    <w:rsid w:val="00F83A1B"/>
    <w:rsid w:val="00F852CA"/>
    <w:rsid w:val="00F86DFE"/>
    <w:rsid w:val="00F86E43"/>
    <w:rsid w:val="00F9082D"/>
    <w:rsid w:val="00F92813"/>
    <w:rsid w:val="00FA542A"/>
    <w:rsid w:val="00FB0CB9"/>
    <w:rsid w:val="00FB5A52"/>
    <w:rsid w:val="00FC16FA"/>
    <w:rsid w:val="00FC3A0E"/>
    <w:rsid w:val="00FC5552"/>
    <w:rsid w:val="00FD5E27"/>
    <w:rsid w:val="00FD5FAF"/>
    <w:rsid w:val="00FD70FE"/>
    <w:rsid w:val="00FE1009"/>
    <w:rsid w:val="00FE7D50"/>
    <w:rsid w:val="00FF0FB8"/>
    <w:rsid w:val="00FF1C0B"/>
    <w:rsid w:val="00FF28EF"/>
    <w:rsid w:val="00FF3BD3"/>
    <w:rsid w:val="00FF7421"/>
    <w:rsid w:val="0A3DDC19"/>
    <w:rsid w:val="1AEAD27A"/>
    <w:rsid w:val="337B2285"/>
    <w:rsid w:val="467972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DA23D"/>
  <w15:docId w15:val="{07DEEF33-5A7C-4052-8574-91FED967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030B0A"/>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421946-0BAD-4246-9419-2178F05F7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customXml/itemProps3.xml><?xml version="1.0" encoding="utf-8"?>
<ds:datastoreItem xmlns:ds="http://schemas.openxmlformats.org/officeDocument/2006/customXml" ds:itemID="{0544443B-573A-4B98-9EE3-64520FA8B32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5.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16</Pages>
  <Words>5434</Words>
  <Characters>30975</Characters>
  <Application>Microsoft Office Word</Application>
  <DocSecurity>0</DocSecurity>
  <Lines>258</Lines>
  <Paragraphs>72</Paragraphs>
  <ScaleCrop>false</ScaleCrop>
  <Company>California Energy Commission</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150</cp:revision>
  <cp:lastPrinted>2019-05-10T15:42:00Z</cp:lastPrinted>
  <dcterms:created xsi:type="dcterms:W3CDTF">2022-01-14T04:16:00Z</dcterms:created>
  <dcterms:modified xsi:type="dcterms:W3CDTF">2023-04-06T18:53:00Z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