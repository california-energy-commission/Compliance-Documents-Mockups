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3C7CB" w14:textId="1DA3BA87" w:rsidR="00961911" w:rsidRPr="00601039" w:rsidRDefault="00961911" w:rsidP="00F03487">
      <w:pPr>
        <w:spacing w:after="0" w:line="240" w:lineRule="auto"/>
        <w:ind w:left="-90"/>
        <w:textAlignment w:val="baseline"/>
        <w:rPr>
          <w:rFonts w:cs="Calibri"/>
          <w:b/>
        </w:rPr>
      </w:pPr>
      <w:r w:rsidRPr="00601039">
        <w:rPr>
          <w:rFonts w:eastAsia="Times New Roman" w:cs="Calibri"/>
          <w:b/>
          <w:bCs/>
          <w:sz w:val="24"/>
          <w:szCs w:val="24"/>
        </w:rPr>
        <w:t xml:space="preserve">CERTIFICATE OF </w:t>
      </w:r>
      <w:r w:rsidRPr="3105FCFD">
        <w:rPr>
          <w:rFonts w:cs="Calibri"/>
          <w:b/>
          <w:bCs/>
          <w:sz w:val="24"/>
          <w:szCs w:val="24"/>
        </w:rPr>
        <w:t>INSTALLATION</w:t>
      </w:r>
    </w:p>
    <w:p w14:paraId="7B64AD6E" w14:textId="77777777" w:rsidR="00961911" w:rsidRPr="00601039" w:rsidRDefault="00961911" w:rsidP="00F03487">
      <w:pPr>
        <w:spacing w:after="0" w:line="240" w:lineRule="auto"/>
        <w:ind w:left="-90"/>
        <w:textAlignment w:val="baseline"/>
        <w:rPr>
          <w:rFonts w:ascii="Segoe UI" w:eastAsia="Times New Roman" w:hAnsi="Segoe UI" w:cs="Segoe UI"/>
          <w:sz w:val="18"/>
          <w:szCs w:val="18"/>
        </w:rPr>
      </w:pPr>
      <w:r w:rsidRPr="00601039">
        <w:rPr>
          <w:rFonts w:eastAsia="Times New Roman" w:cs="Calibri"/>
          <w:b/>
          <w:bCs/>
          <w:sz w:val="24"/>
          <w:szCs w:val="24"/>
        </w:rPr>
        <w:t>Note:</w:t>
      </w:r>
      <w:r w:rsidRPr="00601039">
        <w:rPr>
          <w:rFonts w:eastAsia="Times New Roman" w:cs="Calibri"/>
          <w:sz w:val="24"/>
          <w:szCs w:val="24"/>
        </w:rPr>
        <w:t xml:space="preserve"> This table </w:t>
      </w:r>
      <w:proofErr w:type="gramStart"/>
      <w:r w:rsidRPr="00601039">
        <w:rPr>
          <w:rFonts w:eastAsia="Times New Roman" w:cs="Calibri"/>
          <w:sz w:val="24"/>
          <w:szCs w:val="24"/>
        </w:rPr>
        <w:t>completed</w:t>
      </w:r>
      <w:proofErr w:type="gramEnd"/>
      <w:r w:rsidRPr="00601039">
        <w:rPr>
          <w:rFonts w:eastAsia="Times New Roman" w:cs="Calibri"/>
          <w:sz w:val="24"/>
          <w:szCs w:val="24"/>
        </w:rPr>
        <w:t xml:space="preserve"> by HERS Registry. </w:t>
      </w:r>
    </w:p>
    <w:tbl>
      <w:tblPr>
        <w:tblStyle w:val="TableGridLight"/>
        <w:tblW w:w="107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0"/>
        <w:gridCol w:w="5430"/>
      </w:tblGrid>
      <w:tr w:rsidR="00961911" w:rsidRPr="00601039" w14:paraId="7982BC76" w14:textId="77777777" w:rsidTr="00927EC2">
        <w:trPr>
          <w:trHeight w:val="427"/>
        </w:trPr>
        <w:tc>
          <w:tcPr>
            <w:tcW w:w="5340" w:type="dxa"/>
            <w:hideMark/>
          </w:tcPr>
          <w:p w14:paraId="605E4A5F"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Project Name: </w:t>
            </w:r>
          </w:p>
        </w:tc>
        <w:tc>
          <w:tcPr>
            <w:tcW w:w="5430" w:type="dxa"/>
            <w:hideMark/>
          </w:tcPr>
          <w:p w14:paraId="1C5810A1"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Enforcement Agency: </w:t>
            </w:r>
          </w:p>
        </w:tc>
      </w:tr>
      <w:tr w:rsidR="00961911" w:rsidRPr="00601039" w14:paraId="34E5B99A" w14:textId="77777777" w:rsidTr="00927EC2">
        <w:trPr>
          <w:trHeight w:val="427"/>
        </w:trPr>
        <w:tc>
          <w:tcPr>
            <w:tcW w:w="5340" w:type="dxa"/>
            <w:hideMark/>
          </w:tcPr>
          <w:p w14:paraId="2785021D"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Dwelling Address: </w:t>
            </w:r>
          </w:p>
        </w:tc>
        <w:tc>
          <w:tcPr>
            <w:tcW w:w="5430" w:type="dxa"/>
            <w:hideMark/>
          </w:tcPr>
          <w:p w14:paraId="34AEE721"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Permit Number: </w:t>
            </w:r>
          </w:p>
        </w:tc>
      </w:tr>
      <w:tr w:rsidR="00961911" w:rsidRPr="00601039" w14:paraId="70430564" w14:textId="77777777" w:rsidTr="00927EC2">
        <w:trPr>
          <w:trHeight w:val="427"/>
        </w:trPr>
        <w:tc>
          <w:tcPr>
            <w:tcW w:w="5340" w:type="dxa"/>
            <w:hideMark/>
          </w:tcPr>
          <w:p w14:paraId="6C0E0FE6"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City and Zip Code: </w:t>
            </w:r>
          </w:p>
        </w:tc>
        <w:tc>
          <w:tcPr>
            <w:tcW w:w="5430" w:type="dxa"/>
            <w:hideMark/>
          </w:tcPr>
          <w:p w14:paraId="7284EB47"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64462E69">
              <w:rPr>
                <w:rFonts w:cs="Calibri"/>
                <w:color w:val="000000" w:themeColor="text1"/>
                <w:sz w:val="24"/>
                <w:szCs w:val="24"/>
              </w:rPr>
              <w:t>Permit Application Date</w:t>
            </w:r>
            <w:r w:rsidRPr="64462E69">
              <w:rPr>
                <w:rFonts w:eastAsia="Times New Roman" w:cs="Calibri"/>
                <w:sz w:val="24"/>
                <w:szCs w:val="24"/>
              </w:rPr>
              <w:t>: </w:t>
            </w:r>
          </w:p>
        </w:tc>
      </w:tr>
    </w:tbl>
    <w:p w14:paraId="25590750" w14:textId="5632BE3E" w:rsidR="006F7B9F" w:rsidRDefault="006F7B9F" w:rsidP="00F03487">
      <w:pPr>
        <w:spacing w:after="0"/>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2"/>
        <w:gridCol w:w="907"/>
        <w:gridCol w:w="1050"/>
        <w:gridCol w:w="916"/>
        <w:gridCol w:w="1024"/>
        <w:gridCol w:w="646"/>
        <w:gridCol w:w="670"/>
        <w:gridCol w:w="719"/>
        <w:gridCol w:w="1173"/>
        <w:gridCol w:w="1171"/>
        <w:gridCol w:w="901"/>
        <w:gridCol w:w="892"/>
      </w:tblGrid>
      <w:tr w:rsidR="00F349F6" w:rsidRPr="009E01FE" w14:paraId="230DD579" w14:textId="390F5C85" w:rsidTr="00927EC2">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0309ADB1" w:rsidR="00F349F6" w:rsidRPr="008733ED" w:rsidRDefault="00F349F6" w:rsidP="51144363">
            <w:pPr>
              <w:keepNext/>
              <w:tabs>
                <w:tab w:val="left" w:pos="2160"/>
                <w:tab w:val="left" w:pos="2700"/>
                <w:tab w:val="left" w:pos="3420"/>
                <w:tab w:val="left" w:pos="3780"/>
                <w:tab w:val="left" w:pos="5760"/>
                <w:tab w:val="left" w:pos="7212"/>
              </w:tabs>
              <w:spacing w:after="0" w:line="240" w:lineRule="auto"/>
              <w:rPr>
                <w:rFonts w:asciiTheme="minorHAnsi" w:hAnsiTheme="minorHAnsi" w:cstheme="minorBidi"/>
                <w:b/>
                <w:bCs/>
                <w:sz w:val="20"/>
                <w:szCs w:val="20"/>
              </w:rPr>
            </w:pPr>
            <w:r w:rsidRPr="51144363">
              <w:rPr>
                <w:rFonts w:asciiTheme="minorHAnsi" w:hAnsiTheme="minorHAnsi" w:cstheme="minorBidi"/>
                <w:b/>
                <w:bCs/>
                <w:sz w:val="20"/>
                <w:szCs w:val="20"/>
              </w:rPr>
              <w:t xml:space="preserve">A. Design HERS Verified Dwelling Unit Water Heating Systems Information </w:t>
            </w:r>
            <w:r w:rsidR="00711F85" w:rsidRPr="51144363">
              <w:rPr>
                <w:rFonts w:asciiTheme="minorHAnsi" w:hAnsiTheme="minorHAnsi" w:cstheme="minorBidi"/>
                <w:b/>
                <w:bCs/>
                <w:sz w:val="20"/>
                <w:szCs w:val="20"/>
              </w:rPr>
              <w:t>(other than HPWH)</w:t>
            </w:r>
          </w:p>
          <w:p w14:paraId="1D5D2685" w14:textId="28046F5D"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2130B3">
              <w:rPr>
                <w:rFonts w:asciiTheme="minorHAnsi" w:eastAsia="Times New Roman" w:hAnsiTheme="minorHAnsi" w:cstheme="minorHAnsi"/>
                <w:sz w:val="20"/>
                <w:szCs w:val="20"/>
              </w:rPr>
              <w:t xml:space="preserve">features of </w:t>
            </w:r>
            <w:r w:rsidRPr="00236F4B">
              <w:rPr>
                <w:rFonts w:asciiTheme="minorHAnsi" w:eastAsia="Times New Roman" w:hAnsiTheme="minorHAnsi" w:cstheme="minorHAnsi"/>
                <w:sz w:val="18"/>
                <w:szCs w:val="20"/>
              </w:rPr>
              <w:t xml:space="preserve">the water heating system(s) </w:t>
            </w:r>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 xml:space="preserve">specified on the registered </w:t>
            </w:r>
            <w:r w:rsidR="00C96D7C">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xml:space="preserve"> compliance document for this project.</w:t>
            </w:r>
          </w:p>
        </w:tc>
      </w:tr>
      <w:tr w:rsidR="002E1D83" w:rsidRPr="009E01FE" w14:paraId="73A56B1E" w14:textId="199B8BBE" w:rsidTr="00C30333">
        <w:trPr>
          <w:cantSplit/>
          <w:trHeight w:val="216"/>
          <w:jc w:val="center"/>
        </w:trPr>
        <w:tc>
          <w:tcPr>
            <w:tcW w:w="339" w:type="pct"/>
            <w:tcBorders>
              <w:top w:val="single" w:sz="4" w:space="0" w:color="auto"/>
              <w:left w:val="single" w:sz="4" w:space="0" w:color="auto"/>
              <w:bottom w:val="single" w:sz="4" w:space="0" w:color="auto"/>
              <w:right w:val="single" w:sz="4" w:space="0" w:color="auto"/>
            </w:tcBorders>
          </w:tcPr>
          <w:p w14:paraId="1885D35D" w14:textId="506133EC"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01</w:t>
            </w:r>
          </w:p>
        </w:tc>
        <w:tc>
          <w:tcPr>
            <w:tcW w:w="420" w:type="pct"/>
            <w:tcBorders>
              <w:top w:val="single" w:sz="4" w:space="0" w:color="auto"/>
              <w:left w:val="single" w:sz="4" w:space="0" w:color="auto"/>
              <w:bottom w:val="single" w:sz="4" w:space="0" w:color="auto"/>
              <w:right w:val="single" w:sz="4" w:space="0" w:color="auto"/>
            </w:tcBorders>
          </w:tcPr>
          <w:p w14:paraId="64C34BDC" w14:textId="2B8E960E"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02</w:t>
            </w:r>
          </w:p>
        </w:tc>
        <w:tc>
          <w:tcPr>
            <w:tcW w:w="486" w:type="pct"/>
            <w:tcBorders>
              <w:top w:val="single" w:sz="4" w:space="0" w:color="auto"/>
              <w:left w:val="single" w:sz="4" w:space="0" w:color="auto"/>
              <w:bottom w:val="single" w:sz="4" w:space="0" w:color="auto"/>
              <w:right w:val="single" w:sz="4" w:space="0" w:color="auto"/>
            </w:tcBorders>
          </w:tcPr>
          <w:p w14:paraId="33422D03" w14:textId="181F6E15"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03</w:t>
            </w:r>
          </w:p>
        </w:tc>
        <w:tc>
          <w:tcPr>
            <w:tcW w:w="424" w:type="pct"/>
            <w:tcBorders>
              <w:top w:val="single" w:sz="4" w:space="0" w:color="auto"/>
              <w:left w:val="single" w:sz="4" w:space="0" w:color="auto"/>
              <w:bottom w:val="single" w:sz="4" w:space="0" w:color="auto"/>
              <w:right w:val="single" w:sz="4" w:space="0" w:color="auto"/>
            </w:tcBorders>
          </w:tcPr>
          <w:p w14:paraId="0CC589C2" w14:textId="08CECAB0"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04</w:t>
            </w:r>
          </w:p>
        </w:tc>
        <w:tc>
          <w:tcPr>
            <w:tcW w:w="474" w:type="pct"/>
            <w:tcBorders>
              <w:top w:val="single" w:sz="4" w:space="0" w:color="auto"/>
              <w:left w:val="single" w:sz="4" w:space="0" w:color="auto"/>
              <w:bottom w:val="single" w:sz="4" w:space="0" w:color="auto"/>
              <w:right w:val="single" w:sz="4" w:space="0" w:color="auto"/>
            </w:tcBorders>
          </w:tcPr>
          <w:p w14:paraId="11429DC3" w14:textId="0042781D"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05</w:t>
            </w:r>
          </w:p>
        </w:tc>
        <w:tc>
          <w:tcPr>
            <w:tcW w:w="299" w:type="pct"/>
            <w:tcBorders>
              <w:top w:val="single" w:sz="4" w:space="0" w:color="auto"/>
              <w:left w:val="single" w:sz="4" w:space="0" w:color="auto"/>
              <w:bottom w:val="single" w:sz="4" w:space="0" w:color="auto"/>
              <w:right w:val="single" w:sz="4" w:space="0" w:color="auto"/>
            </w:tcBorders>
          </w:tcPr>
          <w:p w14:paraId="43AB03DA" w14:textId="1106B087"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06</w:t>
            </w:r>
          </w:p>
        </w:tc>
        <w:tc>
          <w:tcPr>
            <w:tcW w:w="310" w:type="pct"/>
            <w:tcBorders>
              <w:top w:val="single" w:sz="4" w:space="0" w:color="auto"/>
              <w:left w:val="single" w:sz="4" w:space="0" w:color="auto"/>
              <w:bottom w:val="single" w:sz="4" w:space="0" w:color="auto"/>
              <w:right w:val="single" w:sz="4" w:space="0" w:color="auto"/>
            </w:tcBorders>
          </w:tcPr>
          <w:p w14:paraId="12BF9D03" w14:textId="48AEE32A"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07</w:t>
            </w:r>
          </w:p>
        </w:tc>
        <w:tc>
          <w:tcPr>
            <w:tcW w:w="333" w:type="pct"/>
            <w:tcBorders>
              <w:top w:val="single" w:sz="4" w:space="0" w:color="auto"/>
              <w:left w:val="single" w:sz="4" w:space="0" w:color="auto"/>
              <w:bottom w:val="single" w:sz="4" w:space="0" w:color="auto"/>
              <w:right w:val="single" w:sz="4" w:space="0" w:color="auto"/>
            </w:tcBorders>
          </w:tcPr>
          <w:p w14:paraId="5BF73542" w14:textId="784DAC56"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08</w:t>
            </w:r>
          </w:p>
        </w:tc>
        <w:tc>
          <w:tcPr>
            <w:tcW w:w="543" w:type="pct"/>
            <w:tcBorders>
              <w:top w:val="single" w:sz="4" w:space="0" w:color="auto"/>
              <w:left w:val="single" w:sz="4" w:space="0" w:color="auto"/>
              <w:bottom w:val="single" w:sz="4" w:space="0" w:color="auto"/>
              <w:right w:val="single" w:sz="4" w:space="0" w:color="auto"/>
            </w:tcBorders>
          </w:tcPr>
          <w:p w14:paraId="35C31585" w14:textId="56D948BD"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09</w:t>
            </w:r>
          </w:p>
        </w:tc>
        <w:tc>
          <w:tcPr>
            <w:tcW w:w="542" w:type="pct"/>
            <w:tcBorders>
              <w:top w:val="single" w:sz="4" w:space="0" w:color="auto"/>
              <w:left w:val="single" w:sz="4" w:space="0" w:color="auto"/>
              <w:bottom w:val="single" w:sz="4" w:space="0" w:color="auto"/>
              <w:right w:val="single" w:sz="4" w:space="0" w:color="auto"/>
            </w:tcBorders>
          </w:tcPr>
          <w:p w14:paraId="181D626A" w14:textId="68C87145"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10</w:t>
            </w:r>
          </w:p>
        </w:tc>
        <w:tc>
          <w:tcPr>
            <w:tcW w:w="417" w:type="pct"/>
            <w:tcBorders>
              <w:top w:val="single" w:sz="4" w:space="0" w:color="auto"/>
              <w:left w:val="single" w:sz="4" w:space="0" w:color="auto"/>
              <w:bottom w:val="single" w:sz="4" w:space="0" w:color="auto"/>
              <w:right w:val="single" w:sz="4" w:space="0" w:color="auto"/>
            </w:tcBorders>
          </w:tcPr>
          <w:p w14:paraId="3A5540D8" w14:textId="6CAE5282"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11</w:t>
            </w:r>
          </w:p>
        </w:tc>
        <w:tc>
          <w:tcPr>
            <w:tcW w:w="415" w:type="pct"/>
            <w:tcBorders>
              <w:top w:val="single" w:sz="4" w:space="0" w:color="auto"/>
              <w:left w:val="single" w:sz="4" w:space="0" w:color="auto"/>
              <w:bottom w:val="single" w:sz="4" w:space="0" w:color="auto"/>
              <w:right w:val="single" w:sz="4" w:space="0" w:color="auto"/>
            </w:tcBorders>
          </w:tcPr>
          <w:p w14:paraId="7F4CC02D" w14:textId="76A03B63"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12</w:t>
            </w:r>
          </w:p>
        </w:tc>
      </w:tr>
      <w:tr w:rsidR="002E1D83" w:rsidRPr="009E01FE" w14:paraId="26464F8A" w14:textId="3E757B7A" w:rsidTr="00927EC2">
        <w:trPr>
          <w:cantSplit/>
          <w:trHeight w:val="288"/>
          <w:jc w:val="center"/>
        </w:trPr>
        <w:tc>
          <w:tcPr>
            <w:tcW w:w="339"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86"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24"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74"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w:t>
            </w:r>
            <w:proofErr w:type="gramStart"/>
            <w:r w:rsidR="002E1D83">
              <w:rPr>
                <w:rFonts w:asciiTheme="minorHAnsi" w:eastAsia="Times New Roman" w:hAnsiTheme="minorHAnsi" w:cstheme="minorHAnsi"/>
                <w:sz w:val="18"/>
                <w:szCs w:val="20"/>
              </w:rPr>
              <w:t xml:space="preserve">Identical) </w:t>
            </w:r>
            <w:r w:rsidRPr="00236F4B">
              <w:rPr>
                <w:rFonts w:asciiTheme="minorHAnsi" w:eastAsia="Times New Roman" w:hAnsiTheme="minorHAnsi" w:cstheme="minorHAnsi"/>
                <w:sz w:val="18"/>
                <w:szCs w:val="20"/>
              </w:rPr>
              <w:t xml:space="preserve"> Water</w:t>
            </w:r>
            <w:proofErr w:type="gramEnd"/>
            <w:r w:rsidRPr="00236F4B">
              <w:rPr>
                <w:rFonts w:asciiTheme="minorHAnsi" w:eastAsia="Times New Roman" w:hAnsiTheme="minorHAnsi" w:cstheme="minorHAnsi"/>
                <w:sz w:val="18"/>
                <w:szCs w:val="20"/>
              </w:rPr>
              <w:t xml:space="preserve"> Heaters in System</w:t>
            </w:r>
          </w:p>
        </w:tc>
        <w:tc>
          <w:tcPr>
            <w:tcW w:w="299"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10"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42"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15"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927EC2">
        <w:trPr>
          <w:cantSplit/>
          <w:trHeight w:val="246"/>
          <w:jc w:val="center"/>
        </w:trPr>
        <w:tc>
          <w:tcPr>
            <w:tcW w:w="339"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4"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4"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9"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2"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5"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927EC2">
        <w:trPr>
          <w:cantSplit/>
          <w:trHeight w:val="255"/>
          <w:jc w:val="center"/>
        </w:trPr>
        <w:tc>
          <w:tcPr>
            <w:tcW w:w="339"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4"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4"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9"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2"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5"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rFonts w:asciiTheme="minorHAnsi" w:hAnsiTheme="minorHAnsi" w:cstheme="minorHAnsi"/>
          <w:sz w:val="18"/>
          <w:szCs w:val="18"/>
        </w:rPr>
      </w:pPr>
    </w:p>
    <w:tbl>
      <w:tblPr>
        <w:tblStyle w:val="TableGrid4"/>
        <w:tblW w:w="10819" w:type="dxa"/>
        <w:tblInd w:w="-5" w:type="dxa"/>
        <w:tblLook w:val="04A0" w:firstRow="1" w:lastRow="0" w:firstColumn="1" w:lastColumn="0" w:noHBand="0" w:noVBand="1"/>
      </w:tblPr>
      <w:tblGrid>
        <w:gridCol w:w="945"/>
        <w:gridCol w:w="990"/>
        <w:gridCol w:w="1175"/>
        <w:gridCol w:w="1068"/>
        <w:gridCol w:w="1333"/>
        <w:gridCol w:w="1027"/>
        <w:gridCol w:w="1215"/>
        <w:gridCol w:w="1084"/>
        <w:gridCol w:w="964"/>
        <w:gridCol w:w="1018"/>
      </w:tblGrid>
      <w:tr w:rsidR="00380122" w:rsidRPr="00F40856" w14:paraId="786CF86D" w14:textId="77777777" w:rsidTr="00927EC2">
        <w:trPr>
          <w:trHeight w:val="468"/>
        </w:trPr>
        <w:tc>
          <w:tcPr>
            <w:tcW w:w="10819" w:type="dxa"/>
            <w:gridSpan w:val="10"/>
          </w:tcPr>
          <w:p w14:paraId="6DBA899D" w14:textId="4F03643C" w:rsidR="00380122" w:rsidRPr="00EB4154" w:rsidRDefault="00380122" w:rsidP="009C6DB3">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283E486B" w14:textId="0B2FF312" w:rsidR="00380122" w:rsidRPr="00F40856" w:rsidRDefault="00380122" w:rsidP="009C6DB3">
            <w:pPr>
              <w:spacing w:after="0" w:line="240" w:lineRule="auto"/>
              <w:rPr>
                <w:rFonts w:cstheme="minorHAnsi"/>
                <w:sz w:val="20"/>
                <w:szCs w:val="20"/>
              </w:rPr>
            </w:pPr>
            <w:r w:rsidRPr="00F40856">
              <w:rPr>
                <w:rFonts w:cstheme="minorHAnsi"/>
                <w:sz w:val="18"/>
                <w:szCs w:val="20"/>
              </w:rPr>
              <w:t xml:space="preserve">This table reports the water heating system(s) that were specified on the registered </w:t>
            </w:r>
            <w:r>
              <w:rPr>
                <w:rFonts w:cstheme="minorHAnsi"/>
                <w:sz w:val="18"/>
                <w:szCs w:val="20"/>
              </w:rPr>
              <w:t>LMCC</w:t>
            </w:r>
            <w:r w:rsidRPr="00F40856">
              <w:rPr>
                <w:rFonts w:cstheme="minorHAnsi"/>
                <w:sz w:val="18"/>
                <w:szCs w:val="20"/>
              </w:rPr>
              <w:t xml:space="preserve"> compliance document for this project.</w:t>
            </w:r>
          </w:p>
        </w:tc>
      </w:tr>
      <w:tr w:rsidR="006266EB" w:rsidRPr="00F40856" w14:paraId="0FACB7CA" w14:textId="77777777" w:rsidTr="00C30333">
        <w:trPr>
          <w:trHeight w:val="216"/>
        </w:trPr>
        <w:tc>
          <w:tcPr>
            <w:tcW w:w="946" w:type="dxa"/>
            <w:tcBorders>
              <w:top w:val="single" w:sz="4" w:space="0" w:color="auto"/>
              <w:left w:val="single" w:sz="4" w:space="0" w:color="auto"/>
              <w:bottom w:val="single" w:sz="4" w:space="0" w:color="auto"/>
              <w:right w:val="single" w:sz="4" w:space="0" w:color="auto"/>
            </w:tcBorders>
          </w:tcPr>
          <w:p w14:paraId="07835959"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18"/>
              </w:rPr>
              <w:t>01</w:t>
            </w:r>
          </w:p>
        </w:tc>
        <w:tc>
          <w:tcPr>
            <w:tcW w:w="991" w:type="dxa"/>
          </w:tcPr>
          <w:p w14:paraId="55076699"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02</w:t>
            </w:r>
          </w:p>
        </w:tc>
        <w:tc>
          <w:tcPr>
            <w:tcW w:w="1176" w:type="dxa"/>
          </w:tcPr>
          <w:p w14:paraId="17F7EF6D"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03</w:t>
            </w:r>
          </w:p>
        </w:tc>
        <w:tc>
          <w:tcPr>
            <w:tcW w:w="1069" w:type="dxa"/>
          </w:tcPr>
          <w:p w14:paraId="1DA8D508"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04</w:t>
            </w:r>
          </w:p>
        </w:tc>
        <w:tc>
          <w:tcPr>
            <w:tcW w:w="1336" w:type="dxa"/>
          </w:tcPr>
          <w:p w14:paraId="710162BA"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05</w:t>
            </w:r>
          </w:p>
        </w:tc>
        <w:tc>
          <w:tcPr>
            <w:tcW w:w="1028" w:type="dxa"/>
          </w:tcPr>
          <w:p w14:paraId="5D357D11"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06</w:t>
            </w:r>
          </w:p>
        </w:tc>
        <w:tc>
          <w:tcPr>
            <w:tcW w:w="1216" w:type="dxa"/>
          </w:tcPr>
          <w:p w14:paraId="680BECFC"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07</w:t>
            </w:r>
          </w:p>
        </w:tc>
        <w:tc>
          <w:tcPr>
            <w:tcW w:w="1076" w:type="dxa"/>
          </w:tcPr>
          <w:p w14:paraId="2C8F6A65"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08</w:t>
            </w:r>
          </w:p>
        </w:tc>
        <w:tc>
          <w:tcPr>
            <w:tcW w:w="965" w:type="dxa"/>
          </w:tcPr>
          <w:p w14:paraId="205D7329" w14:textId="33A8D6A0" w:rsidR="006266EB" w:rsidRPr="00F40856" w:rsidRDefault="00553489" w:rsidP="00C30333">
            <w:pPr>
              <w:spacing w:after="0" w:line="240" w:lineRule="auto"/>
              <w:jc w:val="center"/>
              <w:rPr>
                <w:rFonts w:cstheme="minorHAnsi"/>
                <w:sz w:val="18"/>
                <w:szCs w:val="20"/>
              </w:rPr>
            </w:pPr>
            <w:r>
              <w:rPr>
                <w:rFonts w:cstheme="minorHAnsi"/>
                <w:sz w:val="18"/>
                <w:szCs w:val="20"/>
              </w:rPr>
              <w:t>09</w:t>
            </w:r>
          </w:p>
        </w:tc>
        <w:tc>
          <w:tcPr>
            <w:tcW w:w="1011" w:type="dxa"/>
          </w:tcPr>
          <w:p w14:paraId="14F17F48" w14:textId="64BD9834" w:rsidR="006266EB" w:rsidRPr="00F40856" w:rsidRDefault="00553489" w:rsidP="00C30333">
            <w:pPr>
              <w:spacing w:after="0" w:line="240" w:lineRule="auto"/>
              <w:jc w:val="center"/>
              <w:rPr>
                <w:rFonts w:cstheme="minorHAnsi"/>
                <w:sz w:val="18"/>
                <w:szCs w:val="20"/>
              </w:rPr>
            </w:pPr>
            <w:r>
              <w:rPr>
                <w:rFonts w:cstheme="minorHAnsi"/>
                <w:sz w:val="18"/>
                <w:szCs w:val="20"/>
              </w:rPr>
              <w:t>10</w:t>
            </w:r>
          </w:p>
        </w:tc>
      </w:tr>
      <w:tr w:rsidR="006266EB" w:rsidRPr="00F40856" w14:paraId="0674DF25" w14:textId="77777777" w:rsidTr="00927EC2">
        <w:trPr>
          <w:trHeight w:val="1333"/>
        </w:trPr>
        <w:tc>
          <w:tcPr>
            <w:tcW w:w="946" w:type="dxa"/>
            <w:tcBorders>
              <w:top w:val="single" w:sz="4" w:space="0" w:color="auto"/>
              <w:left w:val="single" w:sz="4" w:space="0" w:color="auto"/>
              <w:bottom w:val="single" w:sz="4" w:space="0" w:color="auto"/>
              <w:right w:val="single" w:sz="4" w:space="0" w:color="auto"/>
            </w:tcBorders>
            <w:vAlign w:val="bottom"/>
          </w:tcPr>
          <w:p w14:paraId="7013708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991" w:type="dxa"/>
            <w:vAlign w:val="bottom"/>
          </w:tcPr>
          <w:p w14:paraId="34D21649"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AADBD91" w14:textId="77777777" w:rsidR="006266EB" w:rsidRPr="00F40856" w:rsidRDefault="006266EB" w:rsidP="009C6DB3">
            <w:pPr>
              <w:spacing w:after="0" w:line="240" w:lineRule="auto"/>
              <w:jc w:val="center"/>
              <w:rPr>
                <w:rFonts w:cstheme="minorHAnsi"/>
                <w:sz w:val="18"/>
                <w:szCs w:val="20"/>
              </w:rPr>
            </w:pPr>
            <w:r w:rsidRPr="00F40856">
              <w:rPr>
                <w:rFonts w:cstheme="minorHAnsi"/>
                <w:sz w:val="18"/>
                <w:szCs w:val="20"/>
              </w:rPr>
              <w:t>or Name</w:t>
            </w:r>
          </w:p>
        </w:tc>
        <w:tc>
          <w:tcPr>
            <w:tcW w:w="1176" w:type="dxa"/>
            <w:vAlign w:val="bottom"/>
          </w:tcPr>
          <w:p w14:paraId="764E55B7"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363B3901" w14:textId="77777777" w:rsidR="006266EB" w:rsidRPr="00F40856" w:rsidRDefault="006266EB" w:rsidP="009C6DB3">
            <w:pPr>
              <w:spacing w:after="0" w:line="240" w:lineRule="auto"/>
              <w:jc w:val="center"/>
              <w:rPr>
                <w:rFonts w:cstheme="minorHAnsi"/>
                <w:sz w:val="18"/>
                <w:szCs w:val="20"/>
              </w:rPr>
            </w:pPr>
            <w:r w:rsidRPr="00F40856">
              <w:rPr>
                <w:rFonts w:cstheme="minorHAnsi"/>
                <w:sz w:val="18"/>
                <w:szCs w:val="20"/>
              </w:rPr>
              <w:t>Make and Model</w:t>
            </w:r>
          </w:p>
        </w:tc>
        <w:tc>
          <w:tcPr>
            <w:tcW w:w="1069" w:type="dxa"/>
            <w:vAlign w:val="bottom"/>
          </w:tcPr>
          <w:p w14:paraId="1906A80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336" w:type="dxa"/>
            <w:vAlign w:val="bottom"/>
          </w:tcPr>
          <w:p w14:paraId="2F687453"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28" w:type="dxa"/>
            <w:vAlign w:val="bottom"/>
          </w:tcPr>
          <w:p w14:paraId="554369F2"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216" w:type="dxa"/>
            <w:vAlign w:val="bottom"/>
          </w:tcPr>
          <w:p w14:paraId="164441E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76" w:type="dxa"/>
            <w:vAlign w:val="bottom"/>
          </w:tcPr>
          <w:p w14:paraId="53A2193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965" w:type="dxa"/>
            <w:vAlign w:val="bottom"/>
          </w:tcPr>
          <w:p w14:paraId="7C780396" w14:textId="1F1ED8EC" w:rsidR="006266EB" w:rsidRPr="00F40856" w:rsidRDefault="00553489" w:rsidP="0055348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553489">
              <w:rPr>
                <w:rFonts w:cstheme="minorHAnsi"/>
                <w:sz w:val="18"/>
                <w:szCs w:val="20"/>
              </w:rPr>
              <w:t>Drain Water Heat Recovery</w:t>
            </w:r>
          </w:p>
        </w:tc>
        <w:tc>
          <w:tcPr>
            <w:tcW w:w="1011" w:type="dxa"/>
            <w:vAlign w:val="bottom"/>
          </w:tcPr>
          <w:p w14:paraId="0CADE69D" w14:textId="35C5B330"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6266EB" w:rsidRPr="00F40856" w14:paraId="04E58E39" w14:textId="77777777" w:rsidTr="00927EC2">
        <w:trPr>
          <w:trHeight w:val="240"/>
        </w:trPr>
        <w:tc>
          <w:tcPr>
            <w:tcW w:w="946" w:type="dxa"/>
          </w:tcPr>
          <w:p w14:paraId="4CA13434" w14:textId="77777777" w:rsidR="006266EB" w:rsidRPr="00F40856" w:rsidRDefault="006266EB" w:rsidP="009C6DB3">
            <w:pPr>
              <w:spacing w:after="0" w:line="240" w:lineRule="auto"/>
              <w:rPr>
                <w:rFonts w:cstheme="minorHAnsi"/>
                <w:sz w:val="20"/>
                <w:szCs w:val="20"/>
              </w:rPr>
            </w:pPr>
          </w:p>
        </w:tc>
        <w:tc>
          <w:tcPr>
            <w:tcW w:w="991" w:type="dxa"/>
          </w:tcPr>
          <w:p w14:paraId="5F5C9DB5" w14:textId="77777777" w:rsidR="006266EB" w:rsidRPr="00F40856" w:rsidRDefault="006266EB" w:rsidP="009C6DB3">
            <w:pPr>
              <w:spacing w:after="0" w:line="240" w:lineRule="auto"/>
              <w:rPr>
                <w:rFonts w:cstheme="minorHAnsi"/>
                <w:sz w:val="20"/>
                <w:szCs w:val="20"/>
              </w:rPr>
            </w:pPr>
          </w:p>
        </w:tc>
        <w:tc>
          <w:tcPr>
            <w:tcW w:w="1176" w:type="dxa"/>
          </w:tcPr>
          <w:p w14:paraId="7F1B1B64" w14:textId="77777777" w:rsidR="006266EB" w:rsidRPr="00F40856" w:rsidRDefault="006266EB" w:rsidP="009C6DB3">
            <w:pPr>
              <w:spacing w:after="0" w:line="240" w:lineRule="auto"/>
              <w:rPr>
                <w:rFonts w:cstheme="minorHAnsi"/>
                <w:sz w:val="20"/>
                <w:szCs w:val="20"/>
              </w:rPr>
            </w:pPr>
          </w:p>
        </w:tc>
        <w:tc>
          <w:tcPr>
            <w:tcW w:w="1069" w:type="dxa"/>
          </w:tcPr>
          <w:p w14:paraId="4DF6C815" w14:textId="77777777" w:rsidR="006266EB" w:rsidRPr="00F40856" w:rsidRDefault="006266EB" w:rsidP="009C6DB3">
            <w:pPr>
              <w:spacing w:after="0" w:line="240" w:lineRule="auto"/>
              <w:rPr>
                <w:rFonts w:cstheme="minorHAnsi"/>
                <w:sz w:val="20"/>
                <w:szCs w:val="20"/>
              </w:rPr>
            </w:pPr>
          </w:p>
        </w:tc>
        <w:tc>
          <w:tcPr>
            <w:tcW w:w="1336" w:type="dxa"/>
          </w:tcPr>
          <w:p w14:paraId="0F66B81B" w14:textId="77777777" w:rsidR="006266EB" w:rsidRPr="00F40856" w:rsidRDefault="006266EB" w:rsidP="009C6DB3">
            <w:pPr>
              <w:spacing w:after="0" w:line="240" w:lineRule="auto"/>
              <w:rPr>
                <w:rFonts w:cstheme="minorHAnsi"/>
                <w:sz w:val="20"/>
                <w:szCs w:val="20"/>
              </w:rPr>
            </w:pPr>
          </w:p>
        </w:tc>
        <w:tc>
          <w:tcPr>
            <w:tcW w:w="1028" w:type="dxa"/>
          </w:tcPr>
          <w:p w14:paraId="72B19B8D" w14:textId="77777777" w:rsidR="006266EB" w:rsidRPr="00F40856" w:rsidRDefault="006266EB" w:rsidP="009C6DB3">
            <w:pPr>
              <w:spacing w:after="0" w:line="240" w:lineRule="auto"/>
              <w:rPr>
                <w:rFonts w:cstheme="minorHAnsi"/>
                <w:sz w:val="20"/>
                <w:szCs w:val="20"/>
              </w:rPr>
            </w:pPr>
          </w:p>
        </w:tc>
        <w:tc>
          <w:tcPr>
            <w:tcW w:w="1216" w:type="dxa"/>
          </w:tcPr>
          <w:p w14:paraId="22A975D2" w14:textId="77777777" w:rsidR="006266EB" w:rsidRPr="00F40856" w:rsidRDefault="006266EB" w:rsidP="009C6DB3">
            <w:pPr>
              <w:spacing w:after="0" w:line="240" w:lineRule="auto"/>
              <w:rPr>
                <w:rFonts w:cstheme="minorHAnsi"/>
                <w:sz w:val="20"/>
                <w:szCs w:val="20"/>
              </w:rPr>
            </w:pPr>
          </w:p>
        </w:tc>
        <w:tc>
          <w:tcPr>
            <w:tcW w:w="1076" w:type="dxa"/>
          </w:tcPr>
          <w:p w14:paraId="5A19CE08" w14:textId="77777777" w:rsidR="006266EB" w:rsidRPr="00F40856" w:rsidRDefault="006266EB" w:rsidP="009C6DB3">
            <w:pPr>
              <w:spacing w:after="0" w:line="240" w:lineRule="auto"/>
              <w:rPr>
                <w:rFonts w:cstheme="minorHAnsi"/>
                <w:sz w:val="20"/>
                <w:szCs w:val="20"/>
              </w:rPr>
            </w:pPr>
          </w:p>
        </w:tc>
        <w:tc>
          <w:tcPr>
            <w:tcW w:w="965" w:type="dxa"/>
          </w:tcPr>
          <w:p w14:paraId="6B7DBB1E" w14:textId="77777777" w:rsidR="006266EB" w:rsidRPr="00F40856" w:rsidRDefault="006266EB" w:rsidP="009C6DB3">
            <w:pPr>
              <w:spacing w:after="0" w:line="240" w:lineRule="auto"/>
              <w:rPr>
                <w:rFonts w:cstheme="minorHAnsi"/>
                <w:sz w:val="20"/>
                <w:szCs w:val="20"/>
              </w:rPr>
            </w:pPr>
          </w:p>
        </w:tc>
        <w:tc>
          <w:tcPr>
            <w:tcW w:w="1011" w:type="dxa"/>
          </w:tcPr>
          <w:p w14:paraId="2B01F375" w14:textId="70EA66FC" w:rsidR="006266EB" w:rsidRPr="00F40856" w:rsidRDefault="006266EB" w:rsidP="009C6DB3">
            <w:pPr>
              <w:spacing w:after="0" w:line="240" w:lineRule="auto"/>
              <w:rPr>
                <w:rFonts w:cstheme="minorHAnsi"/>
                <w:sz w:val="20"/>
                <w:szCs w:val="20"/>
              </w:rPr>
            </w:pPr>
          </w:p>
        </w:tc>
      </w:tr>
      <w:tr w:rsidR="006266EB" w:rsidRPr="00F40856" w14:paraId="2F4818A2" w14:textId="77777777" w:rsidTr="00927EC2">
        <w:trPr>
          <w:trHeight w:val="240"/>
        </w:trPr>
        <w:tc>
          <w:tcPr>
            <w:tcW w:w="946" w:type="dxa"/>
          </w:tcPr>
          <w:p w14:paraId="758DD574" w14:textId="77777777" w:rsidR="006266EB" w:rsidRPr="00F40856" w:rsidRDefault="006266EB" w:rsidP="009C6DB3">
            <w:pPr>
              <w:spacing w:after="0" w:line="240" w:lineRule="auto"/>
              <w:rPr>
                <w:rFonts w:cstheme="minorHAnsi"/>
                <w:sz w:val="20"/>
                <w:szCs w:val="20"/>
              </w:rPr>
            </w:pPr>
          </w:p>
        </w:tc>
        <w:tc>
          <w:tcPr>
            <w:tcW w:w="991" w:type="dxa"/>
          </w:tcPr>
          <w:p w14:paraId="5D42BE8C" w14:textId="77777777" w:rsidR="006266EB" w:rsidRPr="00F40856" w:rsidRDefault="006266EB" w:rsidP="009C6DB3">
            <w:pPr>
              <w:spacing w:after="0" w:line="240" w:lineRule="auto"/>
              <w:rPr>
                <w:rFonts w:cstheme="minorHAnsi"/>
                <w:sz w:val="20"/>
                <w:szCs w:val="20"/>
              </w:rPr>
            </w:pPr>
          </w:p>
        </w:tc>
        <w:tc>
          <w:tcPr>
            <w:tcW w:w="1176" w:type="dxa"/>
          </w:tcPr>
          <w:p w14:paraId="6494E0FE" w14:textId="77777777" w:rsidR="006266EB" w:rsidRPr="00F40856" w:rsidRDefault="006266EB" w:rsidP="009C6DB3">
            <w:pPr>
              <w:spacing w:after="0" w:line="240" w:lineRule="auto"/>
              <w:rPr>
                <w:rFonts w:cstheme="minorHAnsi"/>
                <w:sz w:val="20"/>
                <w:szCs w:val="20"/>
              </w:rPr>
            </w:pPr>
          </w:p>
        </w:tc>
        <w:tc>
          <w:tcPr>
            <w:tcW w:w="1069" w:type="dxa"/>
          </w:tcPr>
          <w:p w14:paraId="3E884BD6" w14:textId="77777777" w:rsidR="006266EB" w:rsidRPr="00F40856" w:rsidRDefault="006266EB" w:rsidP="009C6DB3">
            <w:pPr>
              <w:spacing w:after="0" w:line="240" w:lineRule="auto"/>
              <w:rPr>
                <w:rFonts w:cstheme="minorHAnsi"/>
                <w:sz w:val="20"/>
                <w:szCs w:val="20"/>
              </w:rPr>
            </w:pPr>
          </w:p>
        </w:tc>
        <w:tc>
          <w:tcPr>
            <w:tcW w:w="1336" w:type="dxa"/>
          </w:tcPr>
          <w:p w14:paraId="0DD2293C" w14:textId="77777777" w:rsidR="006266EB" w:rsidRPr="00F40856" w:rsidRDefault="006266EB" w:rsidP="009C6DB3">
            <w:pPr>
              <w:spacing w:after="0" w:line="240" w:lineRule="auto"/>
              <w:rPr>
                <w:rFonts w:cstheme="minorHAnsi"/>
                <w:sz w:val="20"/>
                <w:szCs w:val="20"/>
              </w:rPr>
            </w:pPr>
          </w:p>
        </w:tc>
        <w:tc>
          <w:tcPr>
            <w:tcW w:w="1028" w:type="dxa"/>
          </w:tcPr>
          <w:p w14:paraId="5284AA21" w14:textId="77777777" w:rsidR="006266EB" w:rsidRPr="00F40856" w:rsidRDefault="006266EB" w:rsidP="009C6DB3">
            <w:pPr>
              <w:spacing w:after="0" w:line="240" w:lineRule="auto"/>
              <w:rPr>
                <w:rFonts w:cstheme="minorHAnsi"/>
                <w:sz w:val="20"/>
                <w:szCs w:val="20"/>
              </w:rPr>
            </w:pPr>
          </w:p>
        </w:tc>
        <w:tc>
          <w:tcPr>
            <w:tcW w:w="1216" w:type="dxa"/>
          </w:tcPr>
          <w:p w14:paraId="467F8AD5" w14:textId="77777777" w:rsidR="006266EB" w:rsidRPr="00F40856" w:rsidRDefault="006266EB" w:rsidP="009C6DB3">
            <w:pPr>
              <w:spacing w:after="0" w:line="240" w:lineRule="auto"/>
              <w:rPr>
                <w:rFonts w:cstheme="minorHAnsi"/>
                <w:sz w:val="20"/>
                <w:szCs w:val="20"/>
              </w:rPr>
            </w:pPr>
          </w:p>
        </w:tc>
        <w:tc>
          <w:tcPr>
            <w:tcW w:w="1076" w:type="dxa"/>
          </w:tcPr>
          <w:p w14:paraId="25FDD4DD" w14:textId="77777777" w:rsidR="006266EB" w:rsidRPr="00F40856" w:rsidRDefault="006266EB" w:rsidP="009C6DB3">
            <w:pPr>
              <w:spacing w:after="0" w:line="240" w:lineRule="auto"/>
              <w:rPr>
                <w:rFonts w:cstheme="minorHAnsi"/>
                <w:sz w:val="20"/>
                <w:szCs w:val="20"/>
              </w:rPr>
            </w:pPr>
          </w:p>
        </w:tc>
        <w:tc>
          <w:tcPr>
            <w:tcW w:w="965" w:type="dxa"/>
          </w:tcPr>
          <w:p w14:paraId="3945751B" w14:textId="77777777" w:rsidR="006266EB" w:rsidRPr="00F40856" w:rsidRDefault="006266EB" w:rsidP="009C6DB3">
            <w:pPr>
              <w:spacing w:after="0" w:line="240" w:lineRule="auto"/>
              <w:rPr>
                <w:rFonts w:cstheme="minorHAnsi"/>
                <w:sz w:val="20"/>
                <w:szCs w:val="20"/>
              </w:rPr>
            </w:pPr>
          </w:p>
        </w:tc>
        <w:tc>
          <w:tcPr>
            <w:tcW w:w="1011" w:type="dxa"/>
          </w:tcPr>
          <w:p w14:paraId="15DBE0B4" w14:textId="270300E1" w:rsidR="006266EB" w:rsidRPr="00F40856" w:rsidRDefault="006266EB" w:rsidP="009C6DB3">
            <w:pPr>
              <w:spacing w:after="0" w:line="240" w:lineRule="auto"/>
              <w:rPr>
                <w:rFonts w:cstheme="minorHAnsi"/>
                <w:sz w:val="20"/>
                <w:szCs w:val="20"/>
              </w:rPr>
            </w:pPr>
          </w:p>
        </w:tc>
      </w:tr>
    </w:tbl>
    <w:p w14:paraId="63195E55" w14:textId="77777777" w:rsidR="00F03487" w:rsidRDefault="00F03487" w:rsidP="00F03487">
      <w:pPr>
        <w:spacing w:after="0"/>
      </w:pPr>
    </w:p>
    <w:tbl>
      <w:tblPr>
        <w:tblW w:w="5009"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895"/>
        <w:gridCol w:w="964"/>
        <w:gridCol w:w="800"/>
        <w:gridCol w:w="1066"/>
        <w:gridCol w:w="754"/>
        <w:gridCol w:w="670"/>
        <w:gridCol w:w="709"/>
        <w:gridCol w:w="1170"/>
        <w:gridCol w:w="1128"/>
        <w:gridCol w:w="884"/>
        <w:gridCol w:w="869"/>
      </w:tblGrid>
      <w:tr w:rsidR="00F349F6" w:rsidRPr="009E01FE" w14:paraId="47428C92" w14:textId="13539CC9" w:rsidTr="00927EC2">
        <w:trPr>
          <w:cantSplit/>
          <w:trHeight w:val="411"/>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FFB710D"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Dwelling Unit Water Heating Systems Information</w:t>
            </w:r>
            <w:r w:rsidR="00A864F6">
              <w:t xml:space="preserve"> (</w:t>
            </w:r>
            <w:r w:rsidR="00A864F6" w:rsidRPr="00A864F6">
              <w:rPr>
                <w:rFonts w:asciiTheme="minorHAnsi" w:hAnsiTheme="minorHAnsi" w:cstheme="minorHAnsi"/>
                <w:b/>
                <w:sz w:val="20"/>
                <w:szCs w:val="20"/>
              </w:rPr>
              <w:t>other than HPWH</w:t>
            </w:r>
            <w:r w:rsidR="00A864F6">
              <w:rPr>
                <w:rFonts w:asciiTheme="minorHAnsi" w:hAnsiTheme="minorHAnsi" w:cstheme="minorHAnsi"/>
                <w:b/>
                <w:sz w:val="20"/>
                <w:szCs w:val="20"/>
              </w:rPr>
              <w:t>)</w:t>
            </w:r>
          </w:p>
          <w:p w14:paraId="09B27B34" w14:textId="3C2CCABA"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r w:rsidR="00EB0AA5">
              <w:rPr>
                <w:rFonts w:asciiTheme="minorHAnsi" w:eastAsia="Times New Roman" w:hAnsiTheme="minorHAnsi" w:cstheme="minorHAnsi"/>
                <w:sz w:val="18"/>
                <w:szCs w:val="20"/>
              </w:rPr>
              <w:t xml:space="preserve">of </w:t>
            </w:r>
            <w:r w:rsidRPr="00236F4B">
              <w:rPr>
                <w:rFonts w:asciiTheme="minorHAnsi" w:eastAsia="Times New Roman" w:hAnsiTheme="minorHAnsi" w:cstheme="minorHAnsi"/>
                <w:sz w:val="18"/>
                <w:szCs w:val="20"/>
              </w:rPr>
              <w:t xml:space="preserve">the water heating system </w:t>
            </w:r>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installed in this project.</w:t>
            </w:r>
          </w:p>
        </w:tc>
      </w:tr>
      <w:tr w:rsidR="00927EC2" w:rsidRPr="009E01FE" w14:paraId="5E10FB82" w14:textId="1F2D2580" w:rsidTr="00927EC2">
        <w:trPr>
          <w:cantSplit/>
          <w:trHeight w:val="216"/>
          <w:jc w:val="center"/>
        </w:trPr>
        <w:tc>
          <w:tcPr>
            <w:tcW w:w="416" w:type="pct"/>
            <w:tcBorders>
              <w:top w:val="single" w:sz="4" w:space="0" w:color="auto"/>
              <w:left w:val="single" w:sz="4" w:space="0" w:color="auto"/>
              <w:bottom w:val="single" w:sz="4" w:space="0" w:color="auto"/>
              <w:right w:val="single" w:sz="4" w:space="0" w:color="auto"/>
            </w:tcBorders>
            <w:vAlign w:val="bottom"/>
          </w:tcPr>
          <w:p w14:paraId="75323EDC" w14:textId="19DFB56D"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01</w:t>
            </w:r>
          </w:p>
        </w:tc>
        <w:tc>
          <w:tcPr>
            <w:tcW w:w="414" w:type="pct"/>
            <w:tcBorders>
              <w:top w:val="single" w:sz="4" w:space="0" w:color="auto"/>
              <w:left w:val="single" w:sz="4" w:space="0" w:color="auto"/>
              <w:bottom w:val="single" w:sz="4" w:space="0" w:color="auto"/>
              <w:right w:val="single" w:sz="4" w:space="0" w:color="auto"/>
            </w:tcBorders>
            <w:vAlign w:val="bottom"/>
          </w:tcPr>
          <w:p w14:paraId="5F178F62" w14:textId="7C13300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02</w:t>
            </w:r>
          </w:p>
        </w:tc>
        <w:tc>
          <w:tcPr>
            <w:tcW w:w="446" w:type="pct"/>
            <w:tcBorders>
              <w:top w:val="single" w:sz="4" w:space="0" w:color="auto"/>
              <w:left w:val="single" w:sz="4" w:space="0" w:color="auto"/>
              <w:bottom w:val="single" w:sz="4" w:space="0" w:color="auto"/>
              <w:right w:val="single" w:sz="4" w:space="0" w:color="auto"/>
            </w:tcBorders>
            <w:vAlign w:val="bottom"/>
          </w:tcPr>
          <w:p w14:paraId="25E49458" w14:textId="0726B8D7"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03</w:t>
            </w:r>
          </w:p>
        </w:tc>
        <w:tc>
          <w:tcPr>
            <w:tcW w:w="370" w:type="pct"/>
            <w:tcBorders>
              <w:top w:val="single" w:sz="4" w:space="0" w:color="auto"/>
              <w:left w:val="single" w:sz="4" w:space="0" w:color="auto"/>
              <w:bottom w:val="single" w:sz="4" w:space="0" w:color="auto"/>
              <w:right w:val="single" w:sz="4" w:space="0" w:color="auto"/>
            </w:tcBorders>
            <w:vAlign w:val="bottom"/>
          </w:tcPr>
          <w:p w14:paraId="4D1BC378" w14:textId="738DD56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04</w:t>
            </w:r>
          </w:p>
        </w:tc>
        <w:tc>
          <w:tcPr>
            <w:tcW w:w="493" w:type="pct"/>
            <w:tcBorders>
              <w:top w:val="single" w:sz="4" w:space="0" w:color="auto"/>
              <w:left w:val="single" w:sz="4" w:space="0" w:color="auto"/>
              <w:bottom w:val="single" w:sz="4" w:space="0" w:color="auto"/>
              <w:right w:val="single" w:sz="4" w:space="0" w:color="auto"/>
            </w:tcBorders>
            <w:vAlign w:val="bottom"/>
          </w:tcPr>
          <w:p w14:paraId="3D26A1B8" w14:textId="23411E06"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05</w:t>
            </w:r>
          </w:p>
        </w:tc>
        <w:tc>
          <w:tcPr>
            <w:tcW w:w="349" w:type="pct"/>
            <w:tcBorders>
              <w:top w:val="single" w:sz="4" w:space="0" w:color="auto"/>
              <w:left w:val="single" w:sz="4" w:space="0" w:color="auto"/>
              <w:bottom w:val="single" w:sz="4" w:space="0" w:color="auto"/>
              <w:right w:val="single" w:sz="4" w:space="0" w:color="auto"/>
            </w:tcBorders>
            <w:vAlign w:val="bottom"/>
          </w:tcPr>
          <w:p w14:paraId="0E16E27E" w14:textId="14298FD8"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06</w:t>
            </w:r>
          </w:p>
        </w:tc>
        <w:tc>
          <w:tcPr>
            <w:tcW w:w="310" w:type="pct"/>
            <w:tcBorders>
              <w:top w:val="single" w:sz="4" w:space="0" w:color="auto"/>
              <w:left w:val="single" w:sz="4" w:space="0" w:color="auto"/>
              <w:bottom w:val="single" w:sz="4" w:space="0" w:color="auto"/>
              <w:right w:val="single" w:sz="4" w:space="0" w:color="auto"/>
            </w:tcBorders>
            <w:vAlign w:val="bottom"/>
          </w:tcPr>
          <w:p w14:paraId="1EFBBCAA" w14:textId="198005C5"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07</w:t>
            </w:r>
          </w:p>
        </w:tc>
        <w:tc>
          <w:tcPr>
            <w:tcW w:w="328" w:type="pct"/>
            <w:tcBorders>
              <w:top w:val="single" w:sz="4" w:space="0" w:color="auto"/>
              <w:left w:val="single" w:sz="4" w:space="0" w:color="auto"/>
              <w:bottom w:val="single" w:sz="4" w:space="0" w:color="auto"/>
              <w:right w:val="single" w:sz="4" w:space="0" w:color="auto"/>
            </w:tcBorders>
            <w:vAlign w:val="bottom"/>
          </w:tcPr>
          <w:p w14:paraId="3A8184C6" w14:textId="5F6A282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08</w:t>
            </w:r>
          </w:p>
        </w:tc>
        <w:tc>
          <w:tcPr>
            <w:tcW w:w="541" w:type="pct"/>
            <w:tcBorders>
              <w:top w:val="single" w:sz="4" w:space="0" w:color="auto"/>
              <w:left w:val="single" w:sz="4" w:space="0" w:color="auto"/>
              <w:bottom w:val="single" w:sz="4" w:space="0" w:color="auto"/>
              <w:right w:val="single" w:sz="4" w:space="0" w:color="auto"/>
            </w:tcBorders>
            <w:vAlign w:val="bottom"/>
          </w:tcPr>
          <w:p w14:paraId="15CF708E" w14:textId="0693A5AF"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521DBC25" w14:textId="6947D68E"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9C7B8FF" w14:textId="03FEF755"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11</w:t>
            </w:r>
          </w:p>
        </w:tc>
        <w:tc>
          <w:tcPr>
            <w:tcW w:w="402" w:type="pct"/>
            <w:tcBorders>
              <w:top w:val="single" w:sz="4" w:space="0" w:color="auto"/>
              <w:left w:val="single" w:sz="4" w:space="0" w:color="auto"/>
              <w:bottom w:val="single" w:sz="4" w:space="0" w:color="auto"/>
              <w:right w:val="single" w:sz="4" w:space="0" w:color="auto"/>
            </w:tcBorders>
            <w:vAlign w:val="bottom"/>
          </w:tcPr>
          <w:p w14:paraId="22046E67" w14:textId="67632103"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12</w:t>
            </w:r>
          </w:p>
        </w:tc>
      </w:tr>
      <w:tr w:rsidR="00927EC2" w:rsidRPr="009E01FE" w14:paraId="285571F4" w14:textId="1F0C2329" w:rsidTr="00927EC2">
        <w:trPr>
          <w:cantSplit/>
          <w:trHeight w:val="295"/>
          <w:jc w:val="center"/>
        </w:trPr>
        <w:tc>
          <w:tcPr>
            <w:tcW w:w="416"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4"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70"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3"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9"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10"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Compact </w:t>
            </w:r>
            <w:proofErr w:type="spellStart"/>
            <w:r w:rsidRPr="00236F4B">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02"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927EC2" w:rsidRPr="009E01FE" w14:paraId="6B02B3CA" w14:textId="343ED4B2" w:rsidTr="00927EC2">
        <w:trPr>
          <w:cantSplit/>
          <w:trHeight w:val="252"/>
          <w:jc w:val="center"/>
        </w:trPr>
        <w:tc>
          <w:tcPr>
            <w:tcW w:w="416"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0"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3"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9"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2"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2"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927EC2" w:rsidRPr="009E01FE" w14:paraId="066E83F2" w14:textId="6A6C0634" w:rsidTr="00927EC2">
        <w:trPr>
          <w:cantSplit/>
          <w:trHeight w:val="261"/>
          <w:jc w:val="center"/>
        </w:trPr>
        <w:tc>
          <w:tcPr>
            <w:tcW w:w="416"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0"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3"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9"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2"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2"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0C829FC5" w:rsidR="00F03487" w:rsidRDefault="00F03487" w:rsidP="00D879CA">
      <w:pPr>
        <w:spacing w:after="0" w:line="240" w:lineRule="auto"/>
        <w:rPr>
          <w:rFonts w:asciiTheme="minorHAnsi" w:hAnsiTheme="minorHAnsi" w:cstheme="minorHAnsi"/>
          <w:sz w:val="18"/>
          <w:szCs w:val="18"/>
        </w:rPr>
      </w:pPr>
    </w:p>
    <w:p w14:paraId="0A380C28" w14:textId="77777777" w:rsidR="00F03487" w:rsidRDefault="00F03487">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BEB79F5" w14:textId="71A4027A" w:rsidR="009070C1" w:rsidRDefault="009070C1" w:rsidP="007C69DF">
      <w:pPr>
        <w:spacing w:after="0" w:line="240" w:lineRule="auto"/>
        <w:ind w:left="-180"/>
        <w:rPr>
          <w:rFonts w:asciiTheme="minorHAnsi" w:hAnsiTheme="minorHAnsi" w:cstheme="minorHAnsi"/>
          <w:sz w:val="18"/>
          <w:szCs w:val="18"/>
        </w:rPr>
      </w:pPr>
    </w:p>
    <w:tbl>
      <w:tblPr>
        <w:tblStyle w:val="TableGrid5"/>
        <w:tblW w:w="10783" w:type="dxa"/>
        <w:tblInd w:w="-5" w:type="dxa"/>
        <w:tblLayout w:type="fixed"/>
        <w:tblLook w:val="04A0" w:firstRow="1" w:lastRow="0" w:firstColumn="1" w:lastColumn="0" w:noHBand="0" w:noVBand="1"/>
      </w:tblPr>
      <w:tblGrid>
        <w:gridCol w:w="1118"/>
        <w:gridCol w:w="1208"/>
        <w:gridCol w:w="1208"/>
        <w:gridCol w:w="1208"/>
        <w:gridCol w:w="1208"/>
        <w:gridCol w:w="1208"/>
        <w:gridCol w:w="1208"/>
        <w:gridCol w:w="1208"/>
        <w:gridCol w:w="1209"/>
      </w:tblGrid>
      <w:tr w:rsidR="003C259A" w:rsidRPr="007B2CC9" w14:paraId="386BC9AE" w14:textId="27540C1F" w:rsidTr="00927EC2">
        <w:trPr>
          <w:trHeight w:val="465"/>
        </w:trPr>
        <w:tc>
          <w:tcPr>
            <w:tcW w:w="10783" w:type="dxa"/>
            <w:gridSpan w:val="9"/>
          </w:tcPr>
          <w:p w14:paraId="7B81D946" w14:textId="77777777" w:rsidR="003C259A" w:rsidRPr="00EB4154" w:rsidRDefault="003C259A" w:rsidP="009C6DB3">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5E61CB5D" w14:textId="642865AD" w:rsidR="003C259A" w:rsidRDefault="003C259A" w:rsidP="009C6DB3">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2F5EE4" w:rsidRPr="007B2CC9" w14:paraId="57F6A5E1" w14:textId="3B170887" w:rsidTr="00927EC2">
        <w:trPr>
          <w:trHeight w:val="210"/>
        </w:trPr>
        <w:tc>
          <w:tcPr>
            <w:tcW w:w="1118" w:type="dxa"/>
            <w:tcBorders>
              <w:top w:val="single" w:sz="4" w:space="0" w:color="auto"/>
              <w:left w:val="single" w:sz="4" w:space="0" w:color="auto"/>
              <w:bottom w:val="single" w:sz="4" w:space="0" w:color="auto"/>
              <w:right w:val="single" w:sz="4" w:space="0" w:color="auto"/>
            </w:tcBorders>
          </w:tcPr>
          <w:p w14:paraId="1A24EF5B"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01</w:t>
            </w:r>
          </w:p>
        </w:tc>
        <w:tc>
          <w:tcPr>
            <w:tcW w:w="1208" w:type="dxa"/>
            <w:vAlign w:val="bottom"/>
          </w:tcPr>
          <w:p w14:paraId="15FF330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02</w:t>
            </w:r>
          </w:p>
        </w:tc>
        <w:tc>
          <w:tcPr>
            <w:tcW w:w="1208" w:type="dxa"/>
            <w:vAlign w:val="bottom"/>
          </w:tcPr>
          <w:p w14:paraId="7A564E04"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03</w:t>
            </w:r>
          </w:p>
        </w:tc>
        <w:tc>
          <w:tcPr>
            <w:tcW w:w="1208" w:type="dxa"/>
          </w:tcPr>
          <w:p w14:paraId="5BFBD68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04</w:t>
            </w:r>
          </w:p>
        </w:tc>
        <w:tc>
          <w:tcPr>
            <w:tcW w:w="1208" w:type="dxa"/>
          </w:tcPr>
          <w:p w14:paraId="6762DD06"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05</w:t>
            </w:r>
          </w:p>
        </w:tc>
        <w:tc>
          <w:tcPr>
            <w:tcW w:w="1208" w:type="dxa"/>
          </w:tcPr>
          <w:p w14:paraId="56C62E68"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06</w:t>
            </w:r>
          </w:p>
        </w:tc>
        <w:tc>
          <w:tcPr>
            <w:tcW w:w="1208" w:type="dxa"/>
          </w:tcPr>
          <w:p w14:paraId="0BEF35F5"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07</w:t>
            </w:r>
          </w:p>
        </w:tc>
        <w:tc>
          <w:tcPr>
            <w:tcW w:w="1208" w:type="dxa"/>
          </w:tcPr>
          <w:p w14:paraId="72F5BA3D"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08</w:t>
            </w:r>
          </w:p>
        </w:tc>
        <w:tc>
          <w:tcPr>
            <w:tcW w:w="1209" w:type="dxa"/>
          </w:tcPr>
          <w:p w14:paraId="7DAEF96F" w14:textId="1C87BA36" w:rsidR="002F5EE4" w:rsidRPr="007B2CC9" w:rsidRDefault="002F5EE4" w:rsidP="002F5EE4">
            <w:pPr>
              <w:spacing w:after="0" w:line="240" w:lineRule="auto"/>
              <w:jc w:val="center"/>
              <w:rPr>
                <w:rFonts w:cstheme="minorHAnsi"/>
                <w:sz w:val="18"/>
                <w:szCs w:val="20"/>
              </w:rPr>
            </w:pPr>
            <w:r w:rsidRPr="008C1142">
              <w:rPr>
                <w:rFonts w:eastAsia="Times New Roman" w:cstheme="minorHAnsi"/>
                <w:sz w:val="16"/>
                <w:szCs w:val="20"/>
              </w:rPr>
              <w:t>09</w:t>
            </w:r>
          </w:p>
        </w:tc>
      </w:tr>
      <w:tr w:rsidR="002F5EE4" w:rsidRPr="007B2CC9" w14:paraId="4DBD9CDF" w14:textId="6EB852AF" w:rsidTr="00927EC2">
        <w:trPr>
          <w:trHeight w:val="1531"/>
        </w:trPr>
        <w:tc>
          <w:tcPr>
            <w:tcW w:w="1118" w:type="dxa"/>
            <w:tcBorders>
              <w:top w:val="single" w:sz="4" w:space="0" w:color="auto"/>
              <w:left w:val="single" w:sz="4" w:space="0" w:color="auto"/>
              <w:bottom w:val="single" w:sz="4" w:space="0" w:color="auto"/>
              <w:right w:val="single" w:sz="4" w:space="0" w:color="auto"/>
            </w:tcBorders>
            <w:vAlign w:val="bottom"/>
          </w:tcPr>
          <w:p w14:paraId="2C467BFC"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1208" w:type="dxa"/>
            <w:vAlign w:val="bottom"/>
          </w:tcPr>
          <w:p w14:paraId="270F44D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FCFF0B4"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or Name</w:t>
            </w:r>
          </w:p>
        </w:tc>
        <w:tc>
          <w:tcPr>
            <w:tcW w:w="1208" w:type="dxa"/>
            <w:vAlign w:val="bottom"/>
          </w:tcPr>
          <w:p w14:paraId="3751D6A6"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9A46D0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Make and Model</w:t>
            </w:r>
          </w:p>
        </w:tc>
        <w:tc>
          <w:tcPr>
            <w:tcW w:w="1208" w:type="dxa"/>
            <w:vAlign w:val="bottom"/>
          </w:tcPr>
          <w:p w14:paraId="13F8884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08" w:type="dxa"/>
            <w:vAlign w:val="bottom"/>
          </w:tcPr>
          <w:p w14:paraId="408FFB1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208" w:type="dxa"/>
            <w:vAlign w:val="bottom"/>
          </w:tcPr>
          <w:p w14:paraId="6EA11E50"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208" w:type="dxa"/>
            <w:vAlign w:val="bottom"/>
          </w:tcPr>
          <w:p w14:paraId="3614C54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208" w:type="dxa"/>
            <w:vAlign w:val="bottom"/>
          </w:tcPr>
          <w:p w14:paraId="55E1AD2E"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209" w:type="dxa"/>
            <w:vAlign w:val="bottom"/>
          </w:tcPr>
          <w:p w14:paraId="3048FE62" w14:textId="1DFF6556"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8C1142">
              <w:rPr>
                <w:rFonts w:eastAsia="Times New Roman" w:cstheme="minorHAnsi"/>
                <w:sz w:val="18"/>
                <w:szCs w:val="20"/>
              </w:rPr>
              <w:t>Drain Water Heat Recovery</w:t>
            </w:r>
          </w:p>
        </w:tc>
      </w:tr>
      <w:tr w:rsidR="002F5EE4" w:rsidRPr="007B2CC9" w14:paraId="3971C247" w14:textId="4462A1EE" w:rsidTr="00927EC2">
        <w:trPr>
          <w:trHeight w:val="225"/>
        </w:trPr>
        <w:tc>
          <w:tcPr>
            <w:tcW w:w="1118" w:type="dxa"/>
          </w:tcPr>
          <w:p w14:paraId="7E37E4B5" w14:textId="77777777" w:rsidR="002F5EE4" w:rsidRPr="007B2CC9" w:rsidRDefault="002F5EE4" w:rsidP="002F5EE4">
            <w:pPr>
              <w:spacing w:after="0" w:line="240" w:lineRule="auto"/>
              <w:rPr>
                <w:rFonts w:cstheme="minorHAnsi"/>
                <w:sz w:val="20"/>
                <w:szCs w:val="20"/>
              </w:rPr>
            </w:pPr>
          </w:p>
        </w:tc>
        <w:tc>
          <w:tcPr>
            <w:tcW w:w="1208" w:type="dxa"/>
          </w:tcPr>
          <w:p w14:paraId="414E01D1" w14:textId="77777777" w:rsidR="002F5EE4" w:rsidRPr="007B2CC9" w:rsidRDefault="002F5EE4" w:rsidP="002F5EE4">
            <w:pPr>
              <w:spacing w:after="0" w:line="240" w:lineRule="auto"/>
              <w:rPr>
                <w:rFonts w:cstheme="minorHAnsi"/>
                <w:sz w:val="20"/>
                <w:szCs w:val="20"/>
              </w:rPr>
            </w:pPr>
          </w:p>
        </w:tc>
        <w:tc>
          <w:tcPr>
            <w:tcW w:w="1208" w:type="dxa"/>
          </w:tcPr>
          <w:p w14:paraId="68A897C0" w14:textId="77777777" w:rsidR="002F5EE4" w:rsidRPr="007B2CC9" w:rsidRDefault="002F5EE4" w:rsidP="002F5EE4">
            <w:pPr>
              <w:spacing w:after="0" w:line="240" w:lineRule="auto"/>
              <w:rPr>
                <w:rFonts w:cstheme="minorHAnsi"/>
                <w:sz w:val="20"/>
                <w:szCs w:val="20"/>
              </w:rPr>
            </w:pPr>
          </w:p>
        </w:tc>
        <w:tc>
          <w:tcPr>
            <w:tcW w:w="1208" w:type="dxa"/>
          </w:tcPr>
          <w:p w14:paraId="26D27F03" w14:textId="77777777" w:rsidR="002F5EE4" w:rsidRPr="007B2CC9" w:rsidRDefault="002F5EE4" w:rsidP="002F5EE4">
            <w:pPr>
              <w:spacing w:after="0" w:line="240" w:lineRule="auto"/>
              <w:rPr>
                <w:rFonts w:cstheme="minorHAnsi"/>
                <w:sz w:val="20"/>
                <w:szCs w:val="20"/>
              </w:rPr>
            </w:pPr>
          </w:p>
        </w:tc>
        <w:tc>
          <w:tcPr>
            <w:tcW w:w="1208" w:type="dxa"/>
          </w:tcPr>
          <w:p w14:paraId="745F5CE5" w14:textId="77777777" w:rsidR="002F5EE4" w:rsidRPr="007B2CC9" w:rsidRDefault="002F5EE4" w:rsidP="002F5EE4">
            <w:pPr>
              <w:spacing w:after="0" w:line="240" w:lineRule="auto"/>
              <w:rPr>
                <w:rFonts w:cstheme="minorHAnsi"/>
                <w:sz w:val="20"/>
                <w:szCs w:val="20"/>
              </w:rPr>
            </w:pPr>
          </w:p>
        </w:tc>
        <w:tc>
          <w:tcPr>
            <w:tcW w:w="1208" w:type="dxa"/>
          </w:tcPr>
          <w:p w14:paraId="097BAFFC" w14:textId="77777777" w:rsidR="002F5EE4" w:rsidRPr="007B2CC9" w:rsidRDefault="002F5EE4" w:rsidP="002F5EE4">
            <w:pPr>
              <w:spacing w:after="0" w:line="240" w:lineRule="auto"/>
              <w:rPr>
                <w:rFonts w:cstheme="minorHAnsi"/>
                <w:sz w:val="20"/>
                <w:szCs w:val="20"/>
              </w:rPr>
            </w:pPr>
          </w:p>
        </w:tc>
        <w:tc>
          <w:tcPr>
            <w:tcW w:w="1208" w:type="dxa"/>
          </w:tcPr>
          <w:p w14:paraId="691B1483" w14:textId="77777777" w:rsidR="002F5EE4" w:rsidRPr="007B2CC9" w:rsidRDefault="002F5EE4" w:rsidP="002F5EE4">
            <w:pPr>
              <w:spacing w:after="0" w:line="240" w:lineRule="auto"/>
              <w:rPr>
                <w:rFonts w:cstheme="minorHAnsi"/>
                <w:sz w:val="20"/>
                <w:szCs w:val="20"/>
              </w:rPr>
            </w:pPr>
          </w:p>
        </w:tc>
        <w:tc>
          <w:tcPr>
            <w:tcW w:w="1208" w:type="dxa"/>
          </w:tcPr>
          <w:p w14:paraId="4EEEC7BF" w14:textId="77777777" w:rsidR="002F5EE4" w:rsidRPr="007B2CC9" w:rsidRDefault="002F5EE4" w:rsidP="002F5EE4">
            <w:pPr>
              <w:spacing w:after="0" w:line="240" w:lineRule="auto"/>
              <w:rPr>
                <w:rFonts w:cstheme="minorHAnsi"/>
                <w:sz w:val="20"/>
                <w:szCs w:val="20"/>
              </w:rPr>
            </w:pPr>
          </w:p>
        </w:tc>
        <w:tc>
          <w:tcPr>
            <w:tcW w:w="1209" w:type="dxa"/>
          </w:tcPr>
          <w:p w14:paraId="16EAF28B" w14:textId="77777777" w:rsidR="002F5EE4" w:rsidRPr="007B2CC9" w:rsidRDefault="002F5EE4" w:rsidP="002F5EE4">
            <w:pPr>
              <w:spacing w:after="0" w:line="240" w:lineRule="auto"/>
              <w:rPr>
                <w:rFonts w:cstheme="minorHAnsi"/>
                <w:sz w:val="20"/>
                <w:szCs w:val="20"/>
              </w:rPr>
            </w:pPr>
          </w:p>
        </w:tc>
      </w:tr>
      <w:tr w:rsidR="002F5EE4" w:rsidRPr="007B2CC9" w14:paraId="2D79A802" w14:textId="0685B22A" w:rsidTr="00927EC2">
        <w:trPr>
          <w:trHeight w:val="225"/>
        </w:trPr>
        <w:tc>
          <w:tcPr>
            <w:tcW w:w="1118" w:type="dxa"/>
          </w:tcPr>
          <w:p w14:paraId="5C36FA1A" w14:textId="77777777" w:rsidR="002F5EE4" w:rsidRPr="007B2CC9" w:rsidRDefault="002F5EE4" w:rsidP="002F5EE4">
            <w:pPr>
              <w:spacing w:after="0" w:line="240" w:lineRule="auto"/>
              <w:rPr>
                <w:rFonts w:cstheme="minorHAnsi"/>
                <w:sz w:val="20"/>
                <w:szCs w:val="20"/>
              </w:rPr>
            </w:pPr>
          </w:p>
        </w:tc>
        <w:tc>
          <w:tcPr>
            <w:tcW w:w="1208" w:type="dxa"/>
          </w:tcPr>
          <w:p w14:paraId="4425AF41" w14:textId="77777777" w:rsidR="002F5EE4" w:rsidRPr="007B2CC9" w:rsidRDefault="002F5EE4" w:rsidP="002F5EE4">
            <w:pPr>
              <w:spacing w:after="0" w:line="240" w:lineRule="auto"/>
              <w:rPr>
                <w:rFonts w:cstheme="minorHAnsi"/>
                <w:sz w:val="20"/>
                <w:szCs w:val="20"/>
              </w:rPr>
            </w:pPr>
          </w:p>
        </w:tc>
        <w:tc>
          <w:tcPr>
            <w:tcW w:w="1208" w:type="dxa"/>
          </w:tcPr>
          <w:p w14:paraId="74C13B75" w14:textId="77777777" w:rsidR="002F5EE4" w:rsidRPr="007B2CC9" w:rsidRDefault="002F5EE4" w:rsidP="002F5EE4">
            <w:pPr>
              <w:spacing w:after="0" w:line="240" w:lineRule="auto"/>
              <w:rPr>
                <w:rFonts w:cstheme="minorHAnsi"/>
                <w:sz w:val="20"/>
                <w:szCs w:val="20"/>
              </w:rPr>
            </w:pPr>
          </w:p>
        </w:tc>
        <w:tc>
          <w:tcPr>
            <w:tcW w:w="1208" w:type="dxa"/>
          </w:tcPr>
          <w:p w14:paraId="3412F875" w14:textId="77777777" w:rsidR="002F5EE4" w:rsidRPr="007B2CC9" w:rsidRDefault="002F5EE4" w:rsidP="002F5EE4">
            <w:pPr>
              <w:spacing w:after="0" w:line="240" w:lineRule="auto"/>
              <w:rPr>
                <w:rFonts w:cstheme="minorHAnsi"/>
                <w:sz w:val="20"/>
                <w:szCs w:val="20"/>
              </w:rPr>
            </w:pPr>
          </w:p>
        </w:tc>
        <w:tc>
          <w:tcPr>
            <w:tcW w:w="1208" w:type="dxa"/>
          </w:tcPr>
          <w:p w14:paraId="56D26B35" w14:textId="77777777" w:rsidR="002F5EE4" w:rsidRPr="007B2CC9" w:rsidRDefault="002F5EE4" w:rsidP="002F5EE4">
            <w:pPr>
              <w:spacing w:after="0" w:line="240" w:lineRule="auto"/>
              <w:rPr>
                <w:rFonts w:cstheme="minorHAnsi"/>
                <w:sz w:val="20"/>
                <w:szCs w:val="20"/>
              </w:rPr>
            </w:pPr>
          </w:p>
        </w:tc>
        <w:tc>
          <w:tcPr>
            <w:tcW w:w="1208" w:type="dxa"/>
          </w:tcPr>
          <w:p w14:paraId="6167ADC3" w14:textId="77777777" w:rsidR="002F5EE4" w:rsidRPr="007B2CC9" w:rsidRDefault="002F5EE4" w:rsidP="002F5EE4">
            <w:pPr>
              <w:spacing w:after="0" w:line="240" w:lineRule="auto"/>
              <w:rPr>
                <w:rFonts w:cstheme="minorHAnsi"/>
                <w:sz w:val="20"/>
                <w:szCs w:val="20"/>
              </w:rPr>
            </w:pPr>
          </w:p>
        </w:tc>
        <w:tc>
          <w:tcPr>
            <w:tcW w:w="1208" w:type="dxa"/>
          </w:tcPr>
          <w:p w14:paraId="6182060D" w14:textId="77777777" w:rsidR="002F5EE4" w:rsidRPr="007B2CC9" w:rsidRDefault="002F5EE4" w:rsidP="002F5EE4">
            <w:pPr>
              <w:spacing w:after="0" w:line="240" w:lineRule="auto"/>
              <w:rPr>
                <w:rFonts w:cstheme="minorHAnsi"/>
                <w:sz w:val="20"/>
                <w:szCs w:val="20"/>
              </w:rPr>
            </w:pPr>
          </w:p>
        </w:tc>
        <w:tc>
          <w:tcPr>
            <w:tcW w:w="1208" w:type="dxa"/>
          </w:tcPr>
          <w:p w14:paraId="542F165C" w14:textId="77777777" w:rsidR="002F5EE4" w:rsidRPr="007B2CC9" w:rsidRDefault="002F5EE4" w:rsidP="002F5EE4">
            <w:pPr>
              <w:spacing w:after="0" w:line="240" w:lineRule="auto"/>
              <w:rPr>
                <w:rFonts w:cstheme="minorHAnsi"/>
                <w:sz w:val="20"/>
                <w:szCs w:val="20"/>
              </w:rPr>
            </w:pPr>
          </w:p>
        </w:tc>
        <w:tc>
          <w:tcPr>
            <w:tcW w:w="1209" w:type="dxa"/>
          </w:tcPr>
          <w:p w14:paraId="52109DF1" w14:textId="77777777" w:rsidR="002F5EE4" w:rsidRPr="007B2CC9" w:rsidRDefault="002F5EE4" w:rsidP="002F5EE4">
            <w:pPr>
              <w:spacing w:after="0" w:line="240" w:lineRule="auto"/>
              <w:rPr>
                <w:rFonts w:cstheme="minorHAnsi"/>
                <w:sz w:val="20"/>
                <w:szCs w:val="20"/>
              </w:rPr>
            </w:pPr>
          </w:p>
        </w:tc>
      </w:tr>
    </w:tbl>
    <w:p w14:paraId="5205E72B" w14:textId="2D5A4A91" w:rsidR="007C69DF" w:rsidRDefault="007C69DF" w:rsidP="007C69DF">
      <w:pPr>
        <w:spacing w:after="0" w:line="240" w:lineRule="auto"/>
        <w:ind w:left="-180"/>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0"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1D6A149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specified on the registered </w:t>
            </w:r>
            <w:r w:rsidR="00C96D7C">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xml:space="preserve">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0"/>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736F5FD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01713044" w14:textId="2D6F11BE" w:rsidR="006C36EE" w:rsidRPr="00542719" w:rsidRDefault="006C36EE" w:rsidP="00FA3456">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 xml:space="preserve">nce of the framing </w:t>
            </w:r>
            <w:proofErr w:type="spellStart"/>
            <w:proofErr w:type="gramStart"/>
            <w:r w:rsidR="003F5E03">
              <w:rPr>
                <w:rFonts w:asciiTheme="minorHAnsi" w:eastAsia="Times New Roman" w:hAnsiTheme="minorHAnsi" w:cstheme="minorHAnsi"/>
                <w:bCs/>
                <w:sz w:val="18"/>
                <w:szCs w:val="18"/>
              </w:rPr>
              <w:t>penetration.</w:t>
            </w:r>
            <w:r w:rsidRPr="00542719">
              <w:rPr>
                <w:rFonts w:asciiTheme="minorHAnsi" w:eastAsia="Times New Roman" w:hAnsiTheme="minorHAnsi" w:cstheme="minorHAnsi"/>
                <w:bCs/>
                <w:sz w:val="18"/>
                <w:szCs w:val="18"/>
              </w:rPr>
              <w:t>Piping</w:t>
            </w:r>
            <w:proofErr w:type="spellEnd"/>
            <w:proofErr w:type="gramEnd"/>
            <w:r w:rsidRPr="00542719">
              <w:rPr>
                <w:rFonts w:asciiTheme="minorHAnsi" w:eastAsia="Times New Roman" w:hAnsiTheme="minorHAnsi" w:cstheme="minorHAnsi"/>
                <w:bCs/>
                <w:sz w:val="18"/>
                <w:szCs w:val="18"/>
              </w:rPr>
              <w:t xml:space="preserve">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19086B2F"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designated space at least 2.5 feet by 2.5 feet and 7 feet tall within 3 feet from the water heater</w:t>
            </w:r>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w:t>
            </w:r>
            <w:proofErr w:type="gramStart"/>
            <w:r w:rsidRPr="00542719">
              <w:rPr>
                <w:rFonts w:asciiTheme="minorHAnsi" w:eastAsia="Times New Roman" w:hAnsiTheme="minorHAnsi" w:cstheme="minorHAnsi"/>
                <w:sz w:val="18"/>
                <w:szCs w:val="18"/>
              </w:rPr>
              <w:t>obstructions;</w:t>
            </w:r>
            <w:proofErr w:type="gramEnd"/>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r w:rsidR="00293EE6">
              <w:rPr>
                <w:rFonts w:asciiTheme="minorHAnsi" w:eastAsia="Times New Roman" w:hAnsiTheme="minorHAnsi" w:cstheme="minorHAnsi"/>
                <w:sz w:val="18"/>
                <w:szCs w:val="18"/>
              </w:rPr>
              <w:t>.</w:t>
            </w:r>
          </w:p>
          <w:p w14:paraId="24CD7C15" w14:textId="745525FF"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r w:rsidRPr="00205CF5">
              <w:rPr>
                <w:rFonts w:cs="Calibri"/>
                <w:w w:val="99"/>
                <w:sz w:val="20"/>
                <w:szCs w:val="20"/>
                <w:u w:val="single"/>
              </w:rPr>
              <w:t xml:space="preserve">A condensate </w:t>
            </w:r>
            <w:proofErr w:type="gramStart"/>
            <w:r w:rsidRPr="00205CF5">
              <w:rPr>
                <w:rFonts w:cs="Calibri"/>
                <w:w w:val="99"/>
                <w:sz w:val="20"/>
                <w:szCs w:val="20"/>
                <w:u w:val="single"/>
              </w:rPr>
              <w:t>drain</w:t>
            </w:r>
            <w:proofErr w:type="gramEnd"/>
            <w:r w:rsidRPr="00205CF5">
              <w:rPr>
                <w:rFonts w:cs="Calibri"/>
                <w:w w:val="99"/>
                <w:sz w:val="20"/>
                <w:szCs w:val="20"/>
                <w:u w:val="single"/>
              </w:rPr>
              <w:t xml:space="preserve">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630"/>
        <w:gridCol w:w="270"/>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r w:rsidR="002C0390">
              <w:rPr>
                <w:rFonts w:cstheme="minorHAnsi"/>
                <w:b/>
                <w:sz w:val="18"/>
                <w:szCs w:val="18"/>
              </w:rPr>
              <w:t xml:space="preserve"> </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F71D17">
        <w:trPr>
          <w:trHeight w:val="291"/>
        </w:trPr>
        <w:tc>
          <w:tcPr>
            <w:tcW w:w="630" w:type="dxa"/>
            <w:tcBorders>
              <w:top w:val="single" w:sz="4" w:space="0" w:color="auto"/>
            </w:tcBorders>
          </w:tcPr>
          <w:p w14:paraId="7FD448E1" w14:textId="019F9303" w:rsidR="00EA0932" w:rsidRPr="00AC2387" w:rsidRDefault="00292D70" w:rsidP="00EA0932">
            <w:pPr>
              <w:spacing w:after="0"/>
              <w:rPr>
                <w:rFonts w:cstheme="minorHAnsi"/>
                <w:b/>
                <w:sz w:val="20"/>
                <w:szCs w:val="20"/>
              </w:rPr>
            </w:pPr>
            <w:r>
              <w:rPr>
                <w:rFonts w:cstheme="minorHAnsi"/>
                <w:sz w:val="20"/>
                <w:szCs w:val="18"/>
              </w:rPr>
              <w:lastRenderedPageBreak/>
              <w:t>10</w:t>
            </w:r>
          </w:p>
        </w:tc>
        <w:tc>
          <w:tcPr>
            <w:tcW w:w="10170"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F71D17">
        <w:trPr>
          <w:trHeight w:val="288"/>
        </w:trPr>
        <w:tc>
          <w:tcPr>
            <w:tcW w:w="630" w:type="dxa"/>
          </w:tcPr>
          <w:p w14:paraId="5C953A5B" w14:textId="61D798CE" w:rsidR="00EA0932" w:rsidRPr="00AC2387" w:rsidRDefault="00292D70" w:rsidP="00EA0932">
            <w:pPr>
              <w:spacing w:after="0"/>
              <w:rPr>
                <w:rFonts w:cstheme="minorHAnsi"/>
                <w:b/>
                <w:sz w:val="20"/>
                <w:szCs w:val="20"/>
              </w:rPr>
            </w:pPr>
            <w:r>
              <w:rPr>
                <w:rFonts w:cstheme="minorHAnsi"/>
                <w:sz w:val="20"/>
                <w:szCs w:val="18"/>
              </w:rPr>
              <w:t>11</w:t>
            </w:r>
          </w:p>
        </w:tc>
        <w:tc>
          <w:tcPr>
            <w:tcW w:w="10170"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F71D17">
        <w:trPr>
          <w:trHeight w:val="288"/>
        </w:trPr>
        <w:tc>
          <w:tcPr>
            <w:tcW w:w="630" w:type="dxa"/>
          </w:tcPr>
          <w:p w14:paraId="31049DBE" w14:textId="270DF1F4" w:rsidR="00EA0932" w:rsidRPr="00AC2387" w:rsidRDefault="00292D70" w:rsidP="00EA0932">
            <w:pPr>
              <w:spacing w:after="0"/>
              <w:rPr>
                <w:rFonts w:cstheme="minorHAnsi"/>
                <w:b/>
                <w:sz w:val="20"/>
                <w:szCs w:val="20"/>
              </w:rPr>
            </w:pPr>
            <w:r>
              <w:rPr>
                <w:rFonts w:cstheme="minorHAnsi"/>
                <w:sz w:val="20"/>
                <w:szCs w:val="18"/>
              </w:rPr>
              <w:t>12</w:t>
            </w:r>
          </w:p>
        </w:tc>
        <w:tc>
          <w:tcPr>
            <w:tcW w:w="10170" w:type="dxa"/>
            <w:gridSpan w:val="9"/>
          </w:tcPr>
          <w:p w14:paraId="33A13442" w14:textId="6EAA13ED" w:rsidR="00EA0932" w:rsidRPr="004B5988" w:rsidRDefault="00EA0932" w:rsidP="00EA0932">
            <w:pPr>
              <w:spacing w:after="0"/>
              <w:rPr>
                <w:rFonts w:cstheme="minorHAnsi"/>
                <w:sz w:val="18"/>
                <w:szCs w:val="18"/>
              </w:rPr>
            </w:pPr>
            <w:proofErr w:type="gramStart"/>
            <w:r w:rsidRPr="004B5988">
              <w:rPr>
                <w:rFonts w:cstheme="minorHAnsi"/>
                <w:sz w:val="18"/>
                <w:szCs w:val="18"/>
              </w:rPr>
              <w:t>Two and three story</w:t>
            </w:r>
            <w:proofErr w:type="gramEnd"/>
            <w:r w:rsidRPr="004B5988">
              <w:rPr>
                <w:rFonts w:cstheme="minorHAnsi"/>
                <w:sz w:val="18"/>
                <w:szCs w:val="18"/>
              </w:rPr>
              <w:t xml:space="preserve"> buildings cannot have hot water distribution piping in the attic, unless the water heater is also located in the attic.</w:t>
            </w:r>
          </w:p>
        </w:tc>
      </w:tr>
      <w:tr w:rsidR="00EA0932" w14:paraId="4D85D7A8" w14:textId="7186CFB7" w:rsidTr="00F71D17">
        <w:trPr>
          <w:trHeight w:val="288"/>
        </w:trPr>
        <w:tc>
          <w:tcPr>
            <w:tcW w:w="630" w:type="dxa"/>
          </w:tcPr>
          <w:p w14:paraId="3C360AC1" w14:textId="5D07D7C9" w:rsidR="00EA0932" w:rsidRPr="00AC2387" w:rsidRDefault="00292D70" w:rsidP="00EA0932">
            <w:pPr>
              <w:spacing w:after="0"/>
              <w:rPr>
                <w:rFonts w:cstheme="minorHAnsi"/>
                <w:b/>
                <w:sz w:val="20"/>
                <w:szCs w:val="20"/>
              </w:rPr>
            </w:pPr>
            <w:r>
              <w:rPr>
                <w:rFonts w:cstheme="minorHAnsi"/>
                <w:sz w:val="20"/>
                <w:szCs w:val="18"/>
              </w:rPr>
              <w:t>13</w:t>
            </w:r>
          </w:p>
        </w:tc>
        <w:tc>
          <w:tcPr>
            <w:tcW w:w="10170"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r w:rsidR="002C0390">
              <w:rPr>
                <w:rFonts w:asciiTheme="minorHAnsi" w:hAnsiTheme="minorHAnsi" w:cstheme="minorHAnsi"/>
                <w:sz w:val="20"/>
                <w:szCs w:val="20"/>
              </w:rPr>
              <w:t xml:space="preserve"> </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10EE1210"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 xml:space="preserve">For water heating system serving </w:t>
            </w:r>
            <w:proofErr w:type="spellStart"/>
            <w:proofErr w:type="gramStart"/>
            <w:r w:rsidRPr="004B5988">
              <w:rPr>
                <w:rFonts w:asciiTheme="minorHAnsi" w:hAnsiTheme="minorHAnsi" w:cstheme="minorHAnsi"/>
                <w:sz w:val="18"/>
                <w:szCs w:val="18"/>
              </w:rPr>
              <w:t>a</w:t>
            </w:r>
            <w:proofErr w:type="spellEnd"/>
            <w:proofErr w:type="gramEnd"/>
            <w:r w:rsidRPr="004B5988">
              <w:rPr>
                <w:rFonts w:asciiTheme="minorHAnsi" w:hAnsiTheme="minorHAnsi" w:cstheme="minorHAnsi"/>
                <w:sz w:val="18"/>
                <w:szCs w:val="18"/>
              </w:rPr>
              <w:t xml:space="preserve"> </w:t>
            </w:r>
            <w:r w:rsidR="00BF2D1C">
              <w:rPr>
                <w:rFonts w:asciiTheme="minorHAnsi" w:hAnsiTheme="minorHAnsi" w:cstheme="minorHAnsi"/>
                <w:sz w:val="18"/>
                <w:szCs w:val="18"/>
              </w:rPr>
              <w:t>Individual</w:t>
            </w:r>
            <w:r w:rsidR="00BF2D1C" w:rsidRPr="004B5988">
              <w:rPr>
                <w:rFonts w:asciiTheme="minorHAnsi" w:hAnsiTheme="minorHAnsi" w:cstheme="minorHAnsi"/>
                <w:sz w:val="18"/>
                <w:szCs w:val="18"/>
              </w:rPr>
              <w:t xml:space="preserve"> </w:t>
            </w:r>
            <w:r w:rsidRPr="004B5988">
              <w:rPr>
                <w:rFonts w:asciiTheme="minorHAnsi" w:hAnsiTheme="minorHAnsi" w:cstheme="minorHAnsi"/>
                <w:sz w:val="18"/>
                <w:szCs w:val="18"/>
              </w:rPr>
              <w:t>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r w:rsidR="00EC473C">
              <w:rPr>
                <w:rFonts w:asciiTheme="minorHAnsi" w:hAnsiTheme="minorHAnsi" w:cstheme="minorHAnsi"/>
                <w:sz w:val="20"/>
                <w:szCs w:val="18"/>
              </w:rPr>
              <w:t xml:space="preserve"> </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w:t>
            </w:r>
            <w:proofErr w:type="gramStart"/>
            <w:r w:rsidR="00CC3747" w:rsidRPr="00236F4B">
              <w:rPr>
                <w:rFonts w:asciiTheme="minorHAnsi" w:hAnsiTheme="minorHAnsi" w:cstheme="minorHAnsi"/>
                <w:sz w:val="18"/>
                <w:szCs w:val="18"/>
              </w:rPr>
              <w:t>cold water</w:t>
            </w:r>
            <w:proofErr w:type="gramEnd"/>
            <w:r w:rsidR="00CC3747" w:rsidRPr="00236F4B">
              <w:rPr>
                <w:rFonts w:asciiTheme="minorHAnsi" w:hAnsiTheme="minorHAnsi" w:cstheme="minorHAnsi"/>
                <w:sz w:val="18"/>
                <w:szCs w:val="18"/>
              </w:rPr>
              <w:t xml:space="preserve">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w:t>
            </w:r>
            <w:proofErr w:type="gramStart"/>
            <w:r w:rsidRPr="00236F4B">
              <w:rPr>
                <w:rFonts w:asciiTheme="minorHAnsi" w:hAnsiTheme="minorHAnsi" w:cstheme="minorHAnsi"/>
                <w:sz w:val="18"/>
                <w:szCs w:val="20"/>
              </w:rPr>
              <w:t>cold water</w:t>
            </w:r>
            <w:proofErr w:type="gramEnd"/>
            <w:r w:rsidRPr="00236F4B">
              <w:rPr>
                <w:rFonts w:asciiTheme="minorHAnsi" w:hAnsiTheme="minorHAnsi" w:cstheme="minorHAnsi"/>
                <w:sz w:val="18"/>
                <w:szCs w:val="20"/>
              </w:rPr>
              <w:t xml:space="preserve">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3/8 inch - For only one pipe size - max length allowed is 15 </w:t>
            </w:r>
            <w:proofErr w:type="gramStart"/>
            <w:r w:rsidRPr="00236F4B">
              <w:rPr>
                <w:rFonts w:asciiTheme="minorHAnsi" w:eastAsia="Calibri" w:hAnsiTheme="minorHAnsi" w:cstheme="minorHAnsi"/>
                <w:i w:val="0"/>
                <w:sz w:val="18"/>
              </w:rPr>
              <w:t>feet</w:t>
            </w:r>
            <w:proofErr w:type="gramEnd"/>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w:t>
            </w:r>
            <w:proofErr w:type="gramStart"/>
            <w:r w:rsidRPr="00236F4B">
              <w:rPr>
                <w:rFonts w:asciiTheme="minorHAnsi" w:eastAsia="Calibri" w:hAnsiTheme="minorHAnsi" w:cstheme="minorHAnsi"/>
                <w:i w:val="0"/>
                <w:sz w:val="18"/>
              </w:rPr>
              <w:t>7.5 feet,</w:t>
            </w:r>
            <w:proofErr w:type="gramEnd"/>
            <w:r w:rsidRPr="00236F4B">
              <w:rPr>
                <w:rFonts w:asciiTheme="minorHAnsi" w:eastAsia="Calibri" w:hAnsiTheme="minorHAnsi" w:cstheme="minorHAnsi"/>
                <w:i w:val="0"/>
                <w:sz w:val="18"/>
              </w:rPr>
              <w:t xml:space="preserve">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 xml:space="preserve">inch - For only one pipe size – max length allowed is 10 </w:t>
            </w:r>
            <w:proofErr w:type="gramStart"/>
            <w:r w:rsidR="002456C7" w:rsidRPr="00236F4B">
              <w:rPr>
                <w:rFonts w:asciiTheme="minorHAnsi" w:eastAsia="Calibri" w:hAnsiTheme="minorHAnsi" w:cstheme="minorHAnsi"/>
                <w:i w:val="0"/>
                <w:sz w:val="18"/>
              </w:rPr>
              <w:t>feet</w:t>
            </w:r>
            <w:proofErr w:type="gramEnd"/>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proofErr w:type="gramStart"/>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w:t>
            </w:r>
            <w:proofErr w:type="gramEnd"/>
            <w:r w:rsidRPr="00236F4B">
              <w:rPr>
                <w:rFonts w:asciiTheme="minorHAnsi" w:eastAsia="Calibri" w:hAnsiTheme="minorHAnsi" w:cstheme="minorHAnsi"/>
                <w:i w:val="0"/>
                <w:sz w:val="18"/>
              </w:rPr>
              <w:t xml:space="preserve">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 xml:space="preserve">Insulation is not required on the </w:t>
            </w:r>
            <w:proofErr w:type="gramStart"/>
            <w:r w:rsidRPr="00236F4B">
              <w:rPr>
                <w:rFonts w:cstheme="minorHAnsi"/>
                <w:sz w:val="18"/>
                <w:szCs w:val="20"/>
              </w:rPr>
              <w:t>cold water</w:t>
            </w:r>
            <w:proofErr w:type="gramEnd"/>
            <w:r w:rsidRPr="00236F4B">
              <w:rPr>
                <w:rFonts w:cstheme="minorHAnsi"/>
                <w:sz w:val="18"/>
                <w:szCs w:val="20"/>
              </w:rPr>
              <w:t xml:space="preserve">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 xml:space="preserve">When the </w:t>
            </w:r>
            <w:proofErr w:type="gramStart"/>
            <w:r w:rsidRPr="00542719">
              <w:rPr>
                <w:rFonts w:asciiTheme="minorHAnsi" w:eastAsia="Times New Roman" w:hAnsiTheme="minorHAnsi" w:cstheme="minorHAnsi"/>
                <w:sz w:val="18"/>
                <w:szCs w:val="20"/>
              </w:rPr>
              <w:t>cold water</w:t>
            </w:r>
            <w:proofErr w:type="gramEnd"/>
            <w:r w:rsidRPr="00542719">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w:t>
            </w:r>
            <w:proofErr w:type="spellStart"/>
            <w:r w:rsidR="00E879AA" w:rsidRPr="00A259EF">
              <w:rPr>
                <w:rFonts w:asciiTheme="minorHAnsi" w:hAnsiTheme="minorHAnsi" w:cstheme="minorHAnsi"/>
                <w:b/>
                <w:sz w:val="20"/>
                <w:szCs w:val="18"/>
              </w:rPr>
              <w:t>RDRsc</w:t>
            </w:r>
            <w:proofErr w:type="spellEnd"/>
            <w:r w:rsidR="00E879AA" w:rsidRPr="00A259EF">
              <w:rPr>
                <w:rFonts w:asciiTheme="minorHAnsi" w:hAnsiTheme="minorHAnsi" w:cstheme="minorHAnsi"/>
                <w:b/>
                <w:sz w:val="20"/>
                <w:szCs w:val="18"/>
              </w:rPr>
              <w:t xml:space="preserve">-H)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37910" w:rsidRPr="001367C3" w14:paraId="5FEB64C3" w14:textId="77777777" w:rsidTr="00DC6F5C">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0B6CD35" w14:textId="77777777" w:rsidR="00A37910" w:rsidRPr="001367C3" w:rsidRDefault="00A37910" w:rsidP="00DC6F5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367C3">
              <w:rPr>
                <w:rFonts w:eastAsia="Times New Roman" w:cs="Arial"/>
                <w:b/>
                <w:caps/>
                <w:sz w:val="20"/>
                <w:szCs w:val="20"/>
              </w:rPr>
              <w:lastRenderedPageBreak/>
              <w:t>Documentation Author's Declaration Statement</w:t>
            </w:r>
          </w:p>
        </w:tc>
      </w:tr>
      <w:tr w:rsidR="00A37910" w:rsidRPr="001367C3" w14:paraId="6CA7140B" w14:textId="77777777" w:rsidTr="00DC6F5C">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4856601" w14:textId="77777777" w:rsidR="00A37910" w:rsidRPr="001367C3" w:rsidRDefault="00A37910" w:rsidP="00A37910">
            <w:pPr>
              <w:keepNext/>
              <w:numPr>
                <w:ilvl w:val="0"/>
                <w:numId w:val="24"/>
              </w:numPr>
              <w:spacing w:after="0" w:line="240" w:lineRule="auto"/>
              <w:ind w:left="360" w:hanging="270"/>
              <w:rPr>
                <w:rFonts w:eastAsia="Times New Roman"/>
                <w:sz w:val="20"/>
                <w:szCs w:val="20"/>
              </w:rPr>
            </w:pPr>
            <w:r w:rsidRPr="001367C3">
              <w:rPr>
                <w:rFonts w:eastAsia="Times New Roman"/>
                <w:sz w:val="20"/>
                <w:szCs w:val="20"/>
              </w:rPr>
              <w:t>I certify that this Certificate of Installation documentation is accurate and complete.</w:t>
            </w:r>
          </w:p>
        </w:tc>
      </w:tr>
      <w:tr w:rsidR="00A37910" w:rsidRPr="001367C3" w14:paraId="1EA5926F"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0B8E879"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0BB5B2D"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Signature:</w:t>
            </w:r>
          </w:p>
        </w:tc>
      </w:tr>
      <w:tr w:rsidR="00A37910" w:rsidRPr="001367C3" w14:paraId="5504375F"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0EF71EF"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0CF2ADDA"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Date Signed:</w:t>
            </w:r>
          </w:p>
        </w:tc>
      </w:tr>
      <w:tr w:rsidR="00A37910" w:rsidRPr="001367C3" w14:paraId="30537126"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DCD13AD"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5F78975B"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CEA/HERS Certification Identification (If applicable):</w:t>
            </w:r>
          </w:p>
        </w:tc>
      </w:tr>
      <w:tr w:rsidR="00A37910" w:rsidRPr="001367C3" w14:paraId="7681376C"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C2898A6"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0C74C39E"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Phone:</w:t>
            </w:r>
          </w:p>
        </w:tc>
      </w:tr>
      <w:tr w:rsidR="00A37910" w:rsidRPr="001367C3" w14:paraId="42035068" w14:textId="77777777" w:rsidTr="00DC6F5C">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381ED2" w14:textId="77777777" w:rsidR="00A37910" w:rsidRPr="001367C3" w:rsidRDefault="00A37910" w:rsidP="00DC6F5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20"/>
                <w:szCs w:val="20"/>
              </w:rPr>
            </w:pPr>
            <w:r w:rsidRPr="001367C3">
              <w:rPr>
                <w:rFonts w:eastAsia="Times New Roman" w:cs="Arial"/>
                <w:b/>
                <w:caps/>
                <w:sz w:val="20"/>
                <w:szCs w:val="20"/>
              </w:rPr>
              <w:t xml:space="preserve">Responsible Person's Declaration statement  </w:t>
            </w:r>
          </w:p>
        </w:tc>
      </w:tr>
      <w:tr w:rsidR="00A37910" w:rsidRPr="001367C3" w14:paraId="0178CE11" w14:textId="77777777" w:rsidTr="00DC6F5C">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43071C3" w14:textId="77777777" w:rsidR="00A37910" w:rsidRPr="001367C3" w:rsidRDefault="00A37910" w:rsidP="0047128D">
            <w:pPr>
              <w:keepNext/>
              <w:spacing w:after="0" w:line="240" w:lineRule="auto"/>
              <w:rPr>
                <w:rFonts w:eastAsia="Times New Roman"/>
                <w:sz w:val="20"/>
                <w:szCs w:val="20"/>
              </w:rPr>
            </w:pPr>
            <w:r w:rsidRPr="001367C3">
              <w:rPr>
                <w:rFonts w:eastAsia="Times New Roman"/>
                <w:sz w:val="20"/>
                <w:szCs w:val="20"/>
              </w:rPr>
              <w:t>I certify the following under penalty of perjury, under the laws of the State of California:</w:t>
            </w:r>
          </w:p>
          <w:p w14:paraId="2189005C" w14:textId="77777777" w:rsidR="00A37910" w:rsidRPr="001367C3" w:rsidRDefault="00A37910" w:rsidP="00A37910">
            <w:pPr>
              <w:numPr>
                <w:ilvl w:val="0"/>
                <w:numId w:val="25"/>
              </w:numPr>
              <w:spacing w:after="0" w:line="240" w:lineRule="auto"/>
              <w:ind w:left="865" w:hanging="360"/>
              <w:contextualSpacing/>
              <w:rPr>
                <w:rFonts w:eastAsia="Times New Roman"/>
                <w:caps/>
                <w:sz w:val="20"/>
                <w:szCs w:val="20"/>
              </w:rPr>
            </w:pPr>
            <w:r w:rsidRPr="001367C3">
              <w:rPr>
                <w:rFonts w:eastAsia="Times New Roman"/>
                <w:sz w:val="20"/>
                <w:szCs w:val="20"/>
              </w:rPr>
              <w:t xml:space="preserve">The information provided on this certificate of installation is true and correct. </w:t>
            </w:r>
          </w:p>
          <w:p w14:paraId="1FDF9DF1"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0BAFC31"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The constructed or installed features, materials, </w:t>
            </w:r>
            <w:proofErr w:type="gramStart"/>
            <w:r w:rsidRPr="001367C3">
              <w:rPr>
                <w:rFonts w:eastAsia="Times New Roman" w:cs="Calibri"/>
                <w:sz w:val="20"/>
                <w:szCs w:val="20"/>
              </w:rPr>
              <w:t>components</w:t>
            </w:r>
            <w:proofErr w:type="gramEnd"/>
            <w:r w:rsidRPr="001367C3">
              <w:rPr>
                <w:rFonts w:eastAsia="Times New Roman" w:cs="Calibr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069D53F"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7268582" w14:textId="77777777" w:rsidR="00A37910" w:rsidRPr="001367C3" w:rsidRDefault="00A37910" w:rsidP="00A37910">
            <w:pPr>
              <w:numPr>
                <w:ilvl w:val="0"/>
                <w:numId w:val="25"/>
              </w:numPr>
              <w:spacing w:after="0" w:line="240" w:lineRule="auto"/>
              <w:ind w:left="865" w:hanging="360"/>
              <w:contextualSpacing/>
              <w:rPr>
                <w:rFonts w:eastAsia="Times New Roman"/>
                <w:caps/>
                <w:sz w:val="20"/>
                <w:szCs w:val="20"/>
              </w:rPr>
            </w:pPr>
            <w:r w:rsidRPr="001367C3">
              <w:rPr>
                <w:rFonts w:eastAsia="Times New Roman"/>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BDCD234" w14:textId="77777777" w:rsidR="00A37910" w:rsidRPr="001367C3" w:rsidRDefault="00A37910" w:rsidP="00A37910">
            <w:pPr>
              <w:numPr>
                <w:ilvl w:val="0"/>
                <w:numId w:val="25"/>
              </w:numPr>
              <w:spacing w:after="0" w:line="240" w:lineRule="auto"/>
              <w:ind w:left="865" w:hanging="360"/>
              <w:contextualSpacing/>
              <w:rPr>
                <w:rFonts w:eastAsia="Times New Roman"/>
                <w:b/>
                <w:sz w:val="20"/>
                <w:szCs w:val="20"/>
              </w:rPr>
            </w:pPr>
            <w:r w:rsidRPr="001367C3">
              <w:rPr>
                <w:rFonts w:eastAsia="Times New Roman"/>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37910" w:rsidRPr="001367C3" w14:paraId="42347059"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8605FF" w14:textId="77777777" w:rsidR="00A37910" w:rsidRPr="001367C3" w:rsidRDefault="00A37910" w:rsidP="00DC6F5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A0B45F" w14:textId="77777777" w:rsidR="00A37910" w:rsidRPr="001367C3" w:rsidRDefault="00A37910" w:rsidP="00DC6F5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Signature:</w:t>
            </w:r>
          </w:p>
        </w:tc>
      </w:tr>
      <w:tr w:rsidR="00A37910" w:rsidRPr="001367C3" w14:paraId="0188E76C"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C6E198"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Company Name</w:t>
            </w:r>
            <w:proofErr w:type="gramStart"/>
            <w:r w:rsidRPr="001367C3">
              <w:rPr>
                <w:rFonts w:eastAsia="Times New Roman"/>
                <w:sz w:val="20"/>
                <w:szCs w:val="20"/>
              </w:rPr>
              <w:t>:  (</w:t>
            </w:r>
            <w:proofErr w:type="gramEnd"/>
            <w:r w:rsidRPr="001367C3">
              <w:rPr>
                <w:rFonts w:eastAsia="Times New Roman"/>
                <w:sz w:val="20"/>
                <w:szCs w:val="20"/>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C96734"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Position With Company (Title):</w:t>
            </w:r>
          </w:p>
        </w:tc>
      </w:tr>
      <w:tr w:rsidR="00A37910" w:rsidRPr="001367C3" w14:paraId="3EE520C7"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22D02E"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996C85"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CSLB License:</w:t>
            </w:r>
          </w:p>
        </w:tc>
      </w:tr>
      <w:tr w:rsidR="00A37910" w:rsidRPr="001367C3" w14:paraId="5AFD0A2E"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2752CC"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A05A84"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BD3DEA"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Date Signed:</w:t>
            </w:r>
          </w:p>
        </w:tc>
      </w:tr>
      <w:tr w:rsidR="00A37910" w:rsidRPr="001367C3" w14:paraId="3306BCAF"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7C6E30"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9BFB5C"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2BF5A33C" w:rsidR="00585D1F" w:rsidRPr="00236F4B" w:rsidRDefault="00590820" w:rsidP="00585D1F">
      <w:pPr>
        <w:spacing w:after="0" w:line="240" w:lineRule="auto"/>
        <w:jc w:val="center"/>
        <w:rPr>
          <w:b/>
          <w:sz w:val="18"/>
          <w:szCs w:val="18"/>
        </w:rPr>
      </w:pPr>
      <w:r>
        <w:rPr>
          <w:b/>
          <w:sz w:val="18"/>
          <w:szCs w:val="18"/>
        </w:rPr>
        <w:lastRenderedPageBreak/>
        <w:t>LMCI</w:t>
      </w:r>
      <w:r w:rsidR="00585D1F" w:rsidRPr="00236F4B">
        <w:rPr>
          <w:b/>
          <w:sz w:val="18"/>
          <w:szCs w:val="18"/>
        </w:rPr>
        <w:t>-PLB-22-H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5E165928"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3A7C55">
        <w:rPr>
          <w:rFonts w:asciiTheme="minorHAnsi" w:hAnsiTheme="minorHAnsi" w:cstheme="minorHAnsi"/>
          <w:b/>
          <w:sz w:val="20"/>
          <w:szCs w:val="20"/>
        </w:rPr>
        <w:t xml:space="preserve">HERS Verified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r w:rsidR="004616C9">
        <w:rPr>
          <w:rFonts w:asciiTheme="minorHAnsi" w:hAnsiTheme="minorHAnsi" w:cs="Arial"/>
          <w:b/>
          <w:sz w:val="18"/>
          <w:szCs w:val="18"/>
        </w:rPr>
        <w:t xml:space="preserve"> </w:t>
      </w:r>
      <w:r w:rsidR="004616C9" w:rsidRPr="004616C9">
        <w:rPr>
          <w:rFonts w:asciiTheme="minorHAnsi" w:hAnsiTheme="minorHAnsi" w:cs="Arial"/>
          <w:b/>
          <w:sz w:val="18"/>
          <w:szCs w:val="18"/>
        </w:rPr>
        <w:t>(other than HPWH)</w:t>
      </w:r>
    </w:p>
    <w:p w14:paraId="036FDD4A" w14:textId="271BD874"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w:t>
      </w:r>
      <w:r w:rsidR="007E5B35" w:rsidRPr="007E5B35">
        <w:rPr>
          <w:rFonts w:asciiTheme="minorHAnsi" w:hAnsiTheme="minorHAnsi"/>
          <w:sz w:val="18"/>
          <w:szCs w:val="18"/>
        </w:rPr>
        <w:t xml:space="preserve">features </w:t>
      </w:r>
      <w:r w:rsidR="00EB0AA5">
        <w:rPr>
          <w:rFonts w:asciiTheme="minorHAnsi" w:hAnsiTheme="minorHAnsi"/>
          <w:sz w:val="18"/>
          <w:szCs w:val="18"/>
        </w:rPr>
        <w:t xml:space="preserve">of </w:t>
      </w:r>
      <w:r w:rsidRPr="00236F4B">
        <w:rPr>
          <w:rFonts w:asciiTheme="minorHAnsi" w:hAnsiTheme="minorHAnsi"/>
          <w:sz w:val="18"/>
          <w:szCs w:val="18"/>
        </w:rPr>
        <w:t>the water heating system</w:t>
      </w:r>
      <w:r w:rsidR="00265164">
        <w:rPr>
          <w:rFonts w:asciiTheme="minorHAnsi" w:hAnsiTheme="minorHAnsi"/>
          <w:sz w:val="18"/>
          <w:szCs w:val="18"/>
        </w:rPr>
        <w:t>(</w:t>
      </w:r>
      <w:r w:rsidR="00EC7592">
        <w:rPr>
          <w:rFonts w:asciiTheme="minorHAnsi" w:hAnsiTheme="minorHAnsi"/>
          <w:sz w:val="18"/>
          <w:szCs w:val="18"/>
        </w:rPr>
        <w:t>s)</w:t>
      </w:r>
      <w:r w:rsidRPr="00236F4B">
        <w:rPr>
          <w:rFonts w:asciiTheme="minorHAnsi" w:hAnsiTheme="minorHAnsi"/>
          <w:sz w:val="18"/>
          <w:szCs w:val="18"/>
        </w:rPr>
        <w:t xml:space="preserve"> </w:t>
      </w:r>
      <w:r w:rsidR="00265164">
        <w:rPr>
          <w:rFonts w:asciiTheme="minorHAnsi" w:eastAsia="Times New Roman" w:hAnsiTheme="minorHAnsi" w:cstheme="minorHAnsi"/>
          <w:sz w:val="20"/>
          <w:szCs w:val="20"/>
        </w:rPr>
        <w:t xml:space="preserve">other than </w:t>
      </w:r>
      <w:r w:rsidR="00265164" w:rsidRPr="00E40C70">
        <w:rPr>
          <w:rFonts w:asciiTheme="minorHAnsi" w:eastAsia="Times New Roman" w:hAnsiTheme="minorHAnsi" w:cstheme="minorHAnsi"/>
          <w:b/>
          <w:bCs/>
          <w:sz w:val="20"/>
          <w:szCs w:val="20"/>
        </w:rPr>
        <w:t>HPWH</w:t>
      </w:r>
      <w:r w:rsidR="00265164">
        <w:rPr>
          <w:rFonts w:asciiTheme="minorHAnsi" w:eastAsia="Times New Roman" w:hAnsiTheme="minorHAnsi" w:cstheme="minorHAnsi"/>
          <w:sz w:val="20"/>
          <w:szCs w:val="20"/>
        </w:rPr>
        <w:t xml:space="preserve"> system</w:t>
      </w:r>
      <w:r w:rsidR="00265164" w:rsidRPr="00236F4B">
        <w:rPr>
          <w:rFonts w:asciiTheme="minorHAnsi" w:eastAsia="Times New Roman" w:hAnsiTheme="minorHAnsi" w:cstheme="minorHAnsi"/>
          <w:sz w:val="18"/>
          <w:szCs w:val="20"/>
        </w:rPr>
        <w:t xml:space="preserve"> </w:t>
      </w:r>
      <w:r w:rsidRPr="00236F4B">
        <w:rPr>
          <w:rFonts w:asciiTheme="minorHAnsi" w:hAnsiTheme="minorHAnsi"/>
          <w:sz w:val="18"/>
          <w:szCs w:val="18"/>
        </w:rPr>
        <w:t xml:space="preserve">that were specified on the registered </w:t>
      </w:r>
      <w:r w:rsidR="00C96D7C">
        <w:rPr>
          <w:rFonts w:asciiTheme="minorHAnsi" w:hAnsiTheme="minorHAnsi"/>
          <w:sz w:val="18"/>
          <w:szCs w:val="18"/>
        </w:rPr>
        <w:t>LMCC</w:t>
      </w:r>
      <w:r w:rsidRPr="00236F4B">
        <w:rPr>
          <w:rFonts w:asciiTheme="minorHAnsi" w:hAnsiTheme="minorHAnsi"/>
          <w:sz w:val="18"/>
          <w:szCs w:val="18"/>
        </w:rPr>
        <w:t xml:space="preserve">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73D11CC1" w:rsidR="00A2703C" w:rsidRPr="005828AE" w:rsidRDefault="00A2703C" w:rsidP="00A2703C">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892ABB">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A893849" w14:textId="5C8BCAE6" w:rsidR="00A2703C" w:rsidRDefault="00A2703C" w:rsidP="00A2703C">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water heating system</w:t>
      </w:r>
      <w:r w:rsidR="009E704D">
        <w:rPr>
          <w:rFonts w:asciiTheme="minorHAnsi" w:hAnsiTheme="minorHAnsi" w:cstheme="minorHAnsi"/>
          <w:sz w:val="18"/>
          <w:szCs w:val="18"/>
        </w:rPr>
        <w:t>(s)</w:t>
      </w:r>
      <w:r w:rsidRPr="005828AE">
        <w:rPr>
          <w:rFonts w:asciiTheme="minorHAnsi" w:hAnsiTheme="minorHAnsi" w:cstheme="minorHAnsi"/>
          <w:sz w:val="18"/>
          <w:szCs w:val="18"/>
        </w:rPr>
        <w:t xml:space="preserve"> that were specified on the registered </w:t>
      </w:r>
      <w:r w:rsidR="00C96D7C">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35444689" w14:textId="77777777" w:rsidR="00A2703C" w:rsidRDefault="00A2703C" w:rsidP="00A2703C">
      <w:pPr>
        <w:keepNext/>
        <w:spacing w:after="0" w:line="240" w:lineRule="auto"/>
        <w:rPr>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Systems Information</w:t>
      </w:r>
    </w:p>
    <w:p w14:paraId="3B724820" w14:textId="724BA1E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w:t>
      </w:r>
      <w:r w:rsidR="00EB0AA5" w:rsidRPr="00EB0AA5">
        <w:rPr>
          <w:rFonts w:asciiTheme="minorHAnsi" w:hAnsiTheme="minorHAnsi" w:cstheme="minorHAnsi"/>
          <w:sz w:val="18"/>
          <w:szCs w:val="18"/>
        </w:rPr>
        <w:t xml:space="preserve">features of </w:t>
      </w:r>
      <w:r w:rsidRPr="00236F4B">
        <w:rPr>
          <w:rFonts w:asciiTheme="minorHAnsi" w:hAnsiTheme="minorHAnsi" w:cstheme="minorHAnsi"/>
          <w:sz w:val="18"/>
          <w:szCs w:val="18"/>
        </w:rPr>
        <w:t>the water heating system</w:t>
      </w:r>
      <w:r w:rsidR="00EB5C2C">
        <w:rPr>
          <w:rFonts w:asciiTheme="minorHAnsi" w:hAnsiTheme="minorHAnsi" w:cstheme="minorHAnsi"/>
          <w:sz w:val="18"/>
          <w:szCs w:val="18"/>
        </w:rPr>
        <w:t>(s)</w:t>
      </w:r>
      <w:r w:rsidRPr="00236F4B">
        <w:rPr>
          <w:rFonts w:asciiTheme="minorHAnsi" w:hAnsiTheme="minorHAnsi" w:cstheme="minorHAnsi"/>
          <w:sz w:val="18"/>
          <w:szCs w:val="18"/>
        </w:rPr>
        <w:t xml:space="preserve"> </w:t>
      </w:r>
      <w:r w:rsidR="00EB5C2C" w:rsidRPr="00EB5C2C">
        <w:rPr>
          <w:rFonts w:asciiTheme="minorHAnsi" w:hAnsiTheme="minorHAnsi" w:cstheme="minorHAnsi"/>
          <w:sz w:val="18"/>
          <w:szCs w:val="18"/>
        </w:rPr>
        <w:t>other than HPWH systems</w:t>
      </w:r>
      <w:r w:rsidRPr="00236F4B">
        <w:rPr>
          <w:rFonts w:asciiTheme="minorHAnsi" w:hAnsiTheme="minorHAnsi" w:cstheme="minorHAnsi"/>
          <w:sz w:val="18"/>
          <w:szCs w:val="18"/>
        </w:rPr>
        <w:t xml:space="preserve">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110F25D5" w:rsidR="00FB4EA5" w:rsidRPr="00A37910" w:rsidRDefault="00FB4EA5"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Dwelling Unit Name - Reference information from Table A. </w:t>
      </w:r>
    </w:p>
    <w:p w14:paraId="2A45BB2F" w14:textId="20861CF8"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502ABF75" w14:textId="5983128A"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xml:space="preserve">. The different kinds of water heating system type are </w:t>
      </w:r>
      <w:proofErr w:type="gramStart"/>
      <w:r w:rsidRPr="00A37910">
        <w:rPr>
          <w:rFonts w:asciiTheme="minorHAnsi" w:hAnsiTheme="minorHAnsi" w:cstheme="minorHAnsi"/>
          <w:sz w:val="18"/>
          <w:szCs w:val="18"/>
        </w:rPr>
        <w:t>DHW, or</w:t>
      </w:r>
      <w:proofErr w:type="gramEnd"/>
      <w:r w:rsidRPr="00A37910">
        <w:rPr>
          <w:rFonts w:asciiTheme="minorHAnsi" w:hAnsiTheme="minorHAnsi" w:cstheme="minorHAnsi"/>
          <w:sz w:val="18"/>
          <w:szCs w:val="18"/>
        </w:rPr>
        <w:t xml:space="preserve"> Combined Hydronic.</w:t>
      </w:r>
    </w:p>
    <w:p w14:paraId="12FFCCFD" w14:textId="6040F25B"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Heater Type – </w:t>
      </w:r>
      <w:r w:rsidR="0087483C" w:rsidRPr="00A37910">
        <w:rPr>
          <w:rFonts w:asciiTheme="minorHAnsi" w:hAnsiTheme="minorHAnsi" w:cstheme="minorHAnsi"/>
          <w:sz w:val="18"/>
          <w:szCs w:val="18"/>
        </w:rPr>
        <w:t>Reference i</w:t>
      </w:r>
      <w:r w:rsidRPr="00A37910">
        <w:rPr>
          <w:rFonts w:asciiTheme="minorHAnsi" w:hAnsiTheme="minorHAnsi" w:cstheme="minorHAnsi"/>
          <w:sz w:val="18"/>
          <w:szCs w:val="18"/>
        </w:rPr>
        <w:t xml:space="preserve">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xml:space="preserve">. The different kinds of water heaters are Large/Commercial Storage, Small/Consumer Storage, Residential-Duty Commercial Storage, Heat Pump, Boiler, Large/Commercial Instantaneous, Small/Consumer Instantaneous, Residential-Duty Commercial </w:t>
      </w:r>
      <w:proofErr w:type="gramStart"/>
      <w:r w:rsidRPr="00A37910">
        <w:rPr>
          <w:rFonts w:asciiTheme="minorHAnsi" w:hAnsiTheme="minorHAnsi" w:cstheme="minorHAnsi"/>
          <w:sz w:val="18"/>
          <w:szCs w:val="18"/>
        </w:rPr>
        <w:t>Instantaneous</w:t>
      </w:r>
      <w:proofErr w:type="gramEnd"/>
      <w:r w:rsidRPr="00A37910">
        <w:rPr>
          <w:rFonts w:asciiTheme="minorHAnsi" w:hAnsiTheme="minorHAnsi" w:cstheme="minorHAnsi"/>
          <w:sz w:val="18"/>
          <w:szCs w:val="18"/>
        </w:rPr>
        <w:t xml:space="preserve"> or Indirect.</w:t>
      </w:r>
    </w:p>
    <w:p w14:paraId="7A67C572" w14:textId="0ADC4814"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 # of </w:t>
      </w:r>
      <w:r w:rsidR="001822B4" w:rsidRPr="00A37910">
        <w:rPr>
          <w:rFonts w:asciiTheme="minorHAnsi" w:eastAsia="Times New Roman" w:hAnsiTheme="minorHAnsi" w:cstheme="minorHAnsi"/>
          <w:sz w:val="18"/>
          <w:szCs w:val="20"/>
        </w:rPr>
        <w:t xml:space="preserve">Like (or Identical) </w:t>
      </w:r>
      <w:r w:rsidRPr="00A37910">
        <w:rPr>
          <w:rFonts w:asciiTheme="minorHAnsi" w:hAnsiTheme="minorHAnsi" w:cstheme="minorHAnsi"/>
          <w:sz w:val="18"/>
          <w:szCs w:val="18"/>
        </w:rPr>
        <w:t xml:space="preserve">Water Heaters in system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1F48CB14" w14:textId="6497F4F8"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Fuel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xml:space="preserve">. The different kinds of fuel types are </w:t>
      </w:r>
      <w:r w:rsidR="0087483C" w:rsidRPr="00A37910">
        <w:rPr>
          <w:rFonts w:asciiTheme="minorHAnsi" w:hAnsiTheme="minorHAnsi" w:cstheme="minorHAnsi"/>
          <w:sz w:val="18"/>
          <w:szCs w:val="18"/>
        </w:rPr>
        <w:t xml:space="preserve">heat pump, electric resistance, </w:t>
      </w:r>
      <w:r w:rsidRPr="00A37910">
        <w:rPr>
          <w:rFonts w:asciiTheme="minorHAnsi" w:hAnsiTheme="minorHAnsi" w:cstheme="minorHAnsi"/>
          <w:sz w:val="18"/>
          <w:szCs w:val="18"/>
        </w:rPr>
        <w:t xml:space="preserve">natural gas, </w:t>
      </w:r>
      <w:r w:rsidR="0087483C" w:rsidRPr="00A37910">
        <w:rPr>
          <w:rFonts w:asciiTheme="minorHAnsi" w:hAnsiTheme="minorHAnsi" w:cstheme="minorHAnsi"/>
          <w:sz w:val="18"/>
          <w:szCs w:val="18"/>
        </w:rPr>
        <w:t xml:space="preserve">and </w:t>
      </w:r>
      <w:r w:rsidRPr="00A37910">
        <w:rPr>
          <w:rFonts w:asciiTheme="minorHAnsi" w:hAnsiTheme="minorHAnsi" w:cstheme="minorHAnsi"/>
          <w:sz w:val="18"/>
          <w:szCs w:val="18"/>
        </w:rPr>
        <w:t>propane.</w:t>
      </w:r>
    </w:p>
    <w:p w14:paraId="46A38320" w14:textId="354B1665"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Rated Input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For natural gas</w:t>
      </w:r>
      <w:r w:rsidR="0087483C" w:rsidRPr="00A37910">
        <w:rPr>
          <w:rFonts w:asciiTheme="minorHAnsi" w:hAnsiTheme="minorHAnsi" w:cstheme="minorHAnsi"/>
          <w:sz w:val="18"/>
          <w:szCs w:val="18"/>
        </w:rPr>
        <w:t xml:space="preserve"> and</w:t>
      </w:r>
      <w:r w:rsidRPr="00A37910">
        <w:rPr>
          <w:rFonts w:asciiTheme="minorHAnsi" w:hAnsiTheme="minorHAnsi" w:cstheme="minorHAnsi"/>
          <w:sz w:val="18"/>
          <w:szCs w:val="18"/>
        </w:rPr>
        <w:t xml:space="preserve"> propane</w:t>
      </w:r>
      <w:r w:rsidR="0087483C" w:rsidRPr="00A37910">
        <w:rPr>
          <w:rFonts w:asciiTheme="minorHAnsi" w:hAnsiTheme="minorHAnsi" w:cstheme="minorHAnsi"/>
          <w:sz w:val="18"/>
          <w:szCs w:val="18"/>
        </w:rPr>
        <w:t>,</w:t>
      </w:r>
      <w:r w:rsidRPr="00A37910">
        <w:rPr>
          <w:rFonts w:asciiTheme="minorHAnsi" w:hAnsiTheme="minorHAnsi" w:cstheme="minorHAnsi"/>
          <w:sz w:val="18"/>
          <w:szCs w:val="18"/>
        </w:rPr>
        <w:t xml:space="preserve"> the input type is Btu/hr. For </w:t>
      </w:r>
      <w:r w:rsidR="0087483C" w:rsidRPr="00A37910">
        <w:rPr>
          <w:rFonts w:asciiTheme="minorHAnsi" w:hAnsiTheme="minorHAnsi" w:cstheme="minorHAnsi"/>
          <w:sz w:val="18"/>
          <w:szCs w:val="18"/>
        </w:rPr>
        <w:t xml:space="preserve">heat pump and </w:t>
      </w:r>
      <w:r w:rsidRPr="00A37910">
        <w:rPr>
          <w:rFonts w:asciiTheme="minorHAnsi" w:hAnsiTheme="minorHAnsi" w:cstheme="minorHAnsi"/>
          <w:sz w:val="18"/>
          <w:szCs w:val="18"/>
        </w:rPr>
        <w:t>electric</w:t>
      </w:r>
      <w:r w:rsidR="0087483C" w:rsidRPr="00A37910">
        <w:rPr>
          <w:rFonts w:asciiTheme="minorHAnsi" w:hAnsiTheme="minorHAnsi" w:cstheme="minorHAnsi"/>
          <w:sz w:val="18"/>
          <w:szCs w:val="18"/>
        </w:rPr>
        <w:t xml:space="preserve"> resistance,</w:t>
      </w:r>
      <w:r w:rsidRPr="00A37910">
        <w:rPr>
          <w:rFonts w:asciiTheme="minorHAnsi" w:hAnsiTheme="minorHAnsi" w:cstheme="minorHAnsi"/>
          <w:sz w:val="18"/>
          <w:szCs w:val="18"/>
        </w:rPr>
        <w:t xml:space="preserve"> the input type is kW.</w:t>
      </w:r>
    </w:p>
    <w:p w14:paraId="09EA39B2" w14:textId="683D8E65"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Rated Input Value – User input. Numerical value of the rated input. Must be equal to or less than value indicated on the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27595D51" w14:textId="541CF647" w:rsidR="006E1E98" w:rsidRPr="00A37910" w:rsidRDefault="006E1E98"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Central DHW System Distribution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79B417AF" w14:textId="321DFC51"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Dwelling Unit DHW System Distribution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38E7CB77" w14:textId="57D032DC" w:rsidR="00770BE1" w:rsidRPr="00A37910" w:rsidRDefault="00770BE1"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Compact Distribution - Reference information from </w:t>
      </w:r>
      <w:r w:rsidR="0036442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0CFD935B" w14:textId="220CBCFB" w:rsidR="00720D79" w:rsidRPr="00A37910" w:rsidRDefault="007B0D5E"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Drain Water Heat Recovery - Reference information from </w:t>
      </w:r>
      <w:r w:rsidR="0036442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rFonts w:asciiTheme="minorHAnsi" w:hAnsiTheme="minorHAnsi" w:cstheme="minorHAnsi"/>
          <w:sz w:val="18"/>
          <w:szCs w:val="18"/>
        </w:rPr>
      </w:pPr>
    </w:p>
    <w:p w14:paraId="67E94137" w14:textId="07777E2E" w:rsidR="00B416AE" w:rsidRPr="005828AE" w:rsidRDefault="00A2703C" w:rsidP="00B416AE">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B416AE" w:rsidRPr="005828AE">
        <w:rPr>
          <w:rFonts w:asciiTheme="minorHAnsi" w:hAnsiTheme="minorHAnsi" w:cstheme="minorHAnsi"/>
          <w:b/>
          <w:sz w:val="18"/>
          <w:szCs w:val="18"/>
        </w:rPr>
        <w:t xml:space="preserve">. Installed </w:t>
      </w:r>
      <w:r w:rsidR="004C5832" w:rsidRPr="00C1150F">
        <w:rPr>
          <w:rFonts w:cstheme="minorHAnsi"/>
          <w:b/>
          <w:sz w:val="20"/>
          <w:szCs w:val="20"/>
        </w:rPr>
        <w:t xml:space="preserve">HERS Verified </w:t>
      </w:r>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p>
    <w:p w14:paraId="7A77C680" w14:textId="56207C5F" w:rsidR="00B416AE" w:rsidRPr="005828AE" w:rsidRDefault="00B416AE" w:rsidP="00B416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xml:space="preserve">.  </w:t>
      </w:r>
    </w:p>
    <w:p w14:paraId="60070F70" w14:textId="5890EC93"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Dwelling Unit Name</w:t>
      </w:r>
      <w:r w:rsidRPr="00A37910" w:rsidDel="00D501FF">
        <w:rPr>
          <w:rFonts w:asciiTheme="minorHAnsi" w:hAnsiTheme="minorHAnsi" w:cstheme="minorHAnsi"/>
          <w:sz w:val="18"/>
          <w:szCs w:val="18"/>
        </w:rPr>
        <w:t xml:space="preserve"> </w:t>
      </w:r>
      <w:r w:rsidRPr="00A37910">
        <w:rPr>
          <w:rFonts w:asciiTheme="minorHAnsi" w:hAnsiTheme="minorHAnsi" w:cstheme="minorHAnsi"/>
          <w:sz w:val="18"/>
          <w:szCs w:val="18"/>
        </w:rPr>
        <w:t xml:space="preserve">– Reference information from Table </w:t>
      </w:r>
      <w:r w:rsidR="003C191E"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09E82E1B" w14:textId="476E25B4"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Table </w:t>
      </w:r>
      <w:r w:rsidR="003C47B8"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B3D834C" w14:textId="53BA4024"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Modeled Equipment Make and Model</w:t>
      </w:r>
      <w:r w:rsidRPr="00A37910" w:rsidDel="00C13027">
        <w:rPr>
          <w:rFonts w:asciiTheme="minorHAnsi" w:hAnsiTheme="minorHAnsi" w:cstheme="minorHAnsi"/>
          <w:sz w:val="18"/>
          <w:szCs w:val="18"/>
        </w:rPr>
        <w:t xml:space="preserve"> </w:t>
      </w:r>
      <w:r w:rsidRPr="00A37910">
        <w:rPr>
          <w:rFonts w:asciiTheme="minorHAnsi" w:hAnsiTheme="minorHAnsi" w:cstheme="minorHAnsi"/>
          <w:sz w:val="18"/>
          <w:szCs w:val="18"/>
        </w:rPr>
        <w:t xml:space="preserve">– User input must be equal to the value indicated on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as default and allow user to override with an equivalent system based on the simulated equipment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71E2CB01" w14:textId="08852E1B"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of Like (or Identical) Water Heaters in System</w:t>
      </w:r>
      <w:r w:rsidRPr="00A37910" w:rsidDel="00A60072">
        <w:rPr>
          <w:rFonts w:asciiTheme="minorHAnsi" w:hAnsiTheme="minorHAnsi" w:cstheme="minorHAnsi"/>
          <w:sz w:val="18"/>
          <w:szCs w:val="18"/>
        </w:rPr>
        <w:t xml:space="preserve"> </w:t>
      </w:r>
      <w:r w:rsidRPr="00A37910">
        <w:rPr>
          <w:rFonts w:asciiTheme="minorHAnsi" w:hAnsiTheme="minorHAnsi" w:cstheme="minorHAnsi"/>
          <w:sz w:val="18"/>
          <w:szCs w:val="18"/>
        </w:rPr>
        <w:t xml:space="preserve">– </w:t>
      </w:r>
      <w:bookmarkStart w:id="2" w:name="_Hlk89011300"/>
      <w:r w:rsidRPr="00A37910">
        <w:rPr>
          <w:rFonts w:asciiTheme="minorHAnsi" w:hAnsiTheme="minorHAnsi" w:cstheme="minorHAnsi"/>
          <w:sz w:val="18"/>
          <w:szCs w:val="18"/>
        </w:rPr>
        <w:t xml:space="preserve">Reference information from Table </w:t>
      </w:r>
      <w:bookmarkEnd w:id="2"/>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492E1BF" w14:textId="612E9A53"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Tank Location – User input. Must be equal to value indicated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31EB23F2" w14:textId="78EA28DB"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Exterior Tank Insulation R-value – User input. Must be equal to or higher than value indicated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4CEC04D" w14:textId="206852E5"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Dwelling Unit DHW System Distribution Type</w:t>
      </w:r>
      <w:r w:rsidRPr="00A37910" w:rsidDel="00C71BA9">
        <w:rPr>
          <w:rFonts w:asciiTheme="minorHAnsi" w:hAnsiTheme="minorHAnsi" w:cstheme="minorHAnsi"/>
          <w:sz w:val="18"/>
          <w:szCs w:val="18"/>
        </w:rPr>
        <w:t xml:space="preserve"> </w:t>
      </w:r>
      <w:r w:rsidRPr="00A37910">
        <w:rPr>
          <w:rFonts w:asciiTheme="minorHAnsi" w:hAnsiTheme="minorHAnsi" w:cstheme="minorHAnsi"/>
          <w:sz w:val="18"/>
          <w:szCs w:val="18"/>
        </w:rPr>
        <w:t xml:space="preserve">– Reference information from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2AB40518" w14:textId="74321EBF"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Compact</w:t>
      </w:r>
      <w:r w:rsidRPr="00A37910">
        <w:rPr>
          <w:rFonts w:cstheme="minorHAnsi"/>
          <w:sz w:val="18"/>
          <w:szCs w:val="20"/>
        </w:rPr>
        <w:t xml:space="preserve"> Distribution — Reference information from Table </w:t>
      </w:r>
      <w:r w:rsidR="00603297" w:rsidRPr="00A37910">
        <w:rPr>
          <w:rFonts w:cstheme="minorHAnsi"/>
          <w:sz w:val="18"/>
          <w:szCs w:val="20"/>
        </w:rPr>
        <w:t>A2</w:t>
      </w:r>
      <w:r w:rsidRPr="00A37910">
        <w:rPr>
          <w:rFonts w:cstheme="minorHAnsi"/>
          <w:sz w:val="18"/>
          <w:szCs w:val="20"/>
        </w:rPr>
        <w:t>.</w:t>
      </w:r>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74046C32" w14:textId="09815668"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w:t>
      </w:r>
      <w:r w:rsidR="00C96D7C">
        <w:rPr>
          <w:rFonts w:asciiTheme="minorHAnsi" w:hAnsiTheme="minorHAnsi" w:cstheme="minorHAnsi"/>
          <w:sz w:val="18"/>
          <w:szCs w:val="18"/>
        </w:rPr>
        <w:t>LMCC</w:t>
      </w:r>
      <w:r w:rsidRPr="00236F4B">
        <w:rPr>
          <w:rFonts w:asciiTheme="minorHAnsi" w:hAnsiTheme="minorHAnsi" w:cstheme="minorHAnsi"/>
          <w:sz w:val="18"/>
          <w:szCs w:val="18"/>
        </w:rPr>
        <w:t xml:space="preserve">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5E158D54" w:rsidR="00720D79" w:rsidRPr="00A37910" w:rsidRDefault="00720D79" w:rsidP="00A37910">
      <w:pPr>
        <w:pStyle w:val="ListParagraph"/>
        <w:numPr>
          <w:ilvl w:val="0"/>
          <w:numId w:val="2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 xml:space="preserve">Water Heating System ID or Name – Reference information from </w:t>
      </w:r>
      <w:r w:rsidR="0036442C" w:rsidRPr="00A37910">
        <w:rPr>
          <w:rFonts w:asciiTheme="minorHAnsi" w:hAnsiTheme="minorHAnsi" w:cstheme="minorHAnsi"/>
          <w:sz w:val="18"/>
          <w:szCs w:val="18"/>
        </w:rPr>
        <w:t>Table A.</w:t>
      </w:r>
    </w:p>
    <w:p w14:paraId="6C8AF421" w14:textId="03C294BC"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Heating Efficiency Type – Reference information from </w:t>
      </w:r>
      <w:r w:rsidR="0036442C" w:rsidRPr="00A37910">
        <w:rPr>
          <w:rFonts w:asciiTheme="minorHAnsi" w:hAnsiTheme="minorHAnsi" w:cstheme="minorHAnsi"/>
          <w:sz w:val="18"/>
          <w:szCs w:val="18"/>
        </w:rPr>
        <w:t>Table C</w:t>
      </w:r>
      <w:r w:rsidRPr="00A37910">
        <w:rPr>
          <w:rFonts w:asciiTheme="minorHAnsi" w:hAnsiTheme="minorHAnsi" w:cstheme="minorHAnsi"/>
          <w:sz w:val="18"/>
          <w:szCs w:val="18"/>
        </w:rPr>
        <w:t xml:space="preserve">. Different efficiency types </w:t>
      </w:r>
      <w:proofErr w:type="gramStart"/>
      <w:r w:rsidRPr="00A37910">
        <w:rPr>
          <w:rFonts w:asciiTheme="minorHAnsi" w:hAnsiTheme="minorHAnsi" w:cstheme="minorHAnsi"/>
          <w:sz w:val="18"/>
          <w:szCs w:val="18"/>
        </w:rPr>
        <w:t>are</w:t>
      </w:r>
      <w:proofErr w:type="gramEnd"/>
      <w:r w:rsidRPr="00A37910">
        <w:rPr>
          <w:rFonts w:asciiTheme="minorHAnsi" w:hAnsiTheme="minorHAnsi" w:cstheme="minorHAnsi"/>
          <w:sz w:val="18"/>
          <w:szCs w:val="18"/>
        </w:rPr>
        <w:t xml:space="preserve"> Energy Factor, AFUE, UEF and Thermal Efficiency.</w:t>
      </w:r>
    </w:p>
    <w:p w14:paraId="29C48C9A" w14:textId="4A7C8EF0" w:rsidR="00720D79" w:rsidRPr="00A37910" w:rsidRDefault="00720D79" w:rsidP="00A37910">
      <w:pPr>
        <w:pStyle w:val="ListParagraph"/>
        <w:keepNext/>
        <w:numPr>
          <w:ilvl w:val="0"/>
          <w:numId w:val="28"/>
        </w:numPr>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 xml:space="preserve">Heating Efficiency Value – User input </w:t>
      </w:r>
      <w:r w:rsidR="0036442C" w:rsidRPr="00A37910">
        <w:rPr>
          <w:rFonts w:asciiTheme="minorHAnsi" w:hAnsiTheme="minorHAnsi" w:cstheme="minorHAnsi"/>
          <w:sz w:val="18"/>
          <w:szCs w:val="18"/>
        </w:rPr>
        <w:t>m</w:t>
      </w:r>
      <w:r w:rsidRPr="00A37910">
        <w:rPr>
          <w:rFonts w:asciiTheme="minorHAnsi" w:hAnsiTheme="minorHAnsi" w:cstheme="minorHAnsi"/>
          <w:sz w:val="18"/>
          <w:szCs w:val="18"/>
        </w:rPr>
        <w:t xml:space="preserve">ust be equal to or higher efficiency than value indicated on the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7452B819" w14:textId="23842111"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Standby Loss – User input. Must be equal to or less than </w:t>
      </w:r>
      <w:proofErr w:type="gramStart"/>
      <w:r w:rsidRPr="00A37910">
        <w:rPr>
          <w:rFonts w:asciiTheme="minorHAnsi" w:hAnsiTheme="minorHAnsi" w:cstheme="minorHAnsi"/>
          <w:sz w:val="18"/>
          <w:szCs w:val="18"/>
        </w:rPr>
        <w:t>value</w:t>
      </w:r>
      <w:proofErr w:type="gramEnd"/>
      <w:r w:rsidRPr="00A37910">
        <w:rPr>
          <w:rFonts w:asciiTheme="minorHAnsi" w:hAnsiTheme="minorHAnsi" w:cstheme="minorHAnsi"/>
          <w:sz w:val="18"/>
          <w:szCs w:val="18"/>
        </w:rPr>
        <w:t xml:space="preserve"> indicated</w:t>
      </w:r>
      <w:r w:rsidR="00E04539" w:rsidRPr="00A37910">
        <w:rPr>
          <w:rFonts w:asciiTheme="minorHAnsi" w:hAnsiTheme="minorHAnsi" w:cstheme="minorHAnsi"/>
          <w:sz w:val="18"/>
          <w:szCs w:val="18"/>
        </w:rPr>
        <w:t xml:space="preserve"> 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 xml:space="preserve">. Value may be N/A if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 xml:space="preserve"> value is N/A.  </w:t>
      </w:r>
    </w:p>
    <w:p w14:paraId="246D9437" w14:textId="60BB80AA"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05 Exterior Insulation R-Value – User input. Must be equal to or higher than value indicated </w:t>
      </w:r>
      <w:r w:rsidR="00E04539" w:rsidRPr="00A37910">
        <w:rPr>
          <w:rFonts w:asciiTheme="minorHAnsi" w:hAnsiTheme="minorHAnsi" w:cstheme="minorHAnsi"/>
          <w:sz w:val="18"/>
          <w:szCs w:val="18"/>
        </w:rPr>
        <w:t xml:space="preserve">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 xml:space="preserve">. Value may be N/A if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 xml:space="preserve"> value is N/A.  </w:t>
      </w:r>
    </w:p>
    <w:p w14:paraId="0DC54883" w14:textId="3D4C66B8" w:rsidR="006E1E98" w:rsidRPr="00A37910" w:rsidRDefault="006E1E98"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Water Heater Storage Volume (gal) – User input. Value may be N/A if water heater type is instantaneous with zero storage.</w:t>
      </w:r>
    </w:p>
    <w:p w14:paraId="1ADBC2A5" w14:textId="679A4883"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Tank location – User input. Must be equal to system type indicated </w:t>
      </w:r>
      <w:r w:rsidR="00E04539" w:rsidRPr="00A37910">
        <w:rPr>
          <w:rFonts w:asciiTheme="minorHAnsi" w:hAnsiTheme="minorHAnsi" w:cstheme="minorHAnsi"/>
          <w:sz w:val="18"/>
          <w:szCs w:val="18"/>
        </w:rPr>
        <w:t xml:space="preserve">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w:t>
      </w:r>
    </w:p>
    <w:p w14:paraId="7DD59A20" w14:textId="36210525" w:rsidR="00A37910" w:rsidRDefault="00A37910">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lastRenderedPageBreak/>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manufacturer information of the installed water heater(s). Require one line for each installed water </w:t>
      </w:r>
      <w:proofErr w:type="gramStart"/>
      <w:r w:rsidRPr="00236F4B">
        <w:rPr>
          <w:rFonts w:asciiTheme="minorHAnsi" w:hAnsiTheme="minorHAnsi" w:cstheme="minorHAnsi"/>
          <w:sz w:val="18"/>
          <w:szCs w:val="18"/>
        </w:rPr>
        <w:t>heater</w:t>
      </w:r>
      <w:proofErr w:type="gramEnd"/>
    </w:p>
    <w:p w14:paraId="636C7708" w14:textId="4F28CF36"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531F47BF" w14:textId="740AA198"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Manufacturer – User input. Enter the name of the water heater manufacturer.</w:t>
      </w:r>
    </w:p>
    <w:p w14:paraId="72103C0E" w14:textId="7318ECFB"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If performance compliance is used, this table lists the values used in the performance calculation and </w:t>
      </w:r>
      <w:proofErr w:type="gramStart"/>
      <w:r w:rsidRPr="00236F4B">
        <w:rPr>
          <w:rFonts w:asciiTheme="minorHAnsi" w:hAnsiTheme="minorHAnsi" w:cstheme="minorHAnsi"/>
          <w:sz w:val="18"/>
          <w:szCs w:val="18"/>
        </w:rPr>
        <w:t>require</w:t>
      </w:r>
      <w:proofErr w:type="gramEnd"/>
      <w:r w:rsidRPr="00236F4B">
        <w:rPr>
          <w:rFonts w:asciiTheme="minorHAnsi" w:hAnsiTheme="minorHAnsi" w:cstheme="minorHAnsi"/>
          <w:sz w:val="18"/>
          <w:szCs w:val="18"/>
        </w:rPr>
        <w:t xml:space="preserv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4B3F11D0" w:rsidR="00BF3581" w:rsidRPr="00A37910" w:rsidRDefault="00BF3581"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p>
    <w:p w14:paraId="5D30FC69" w14:textId="0ED89FA5" w:rsidR="00F41465" w:rsidRPr="00A37910" w:rsidRDefault="00F41465"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the </w:t>
      </w:r>
      <w:r w:rsidR="00E04539" w:rsidRPr="00A37910">
        <w:rPr>
          <w:rFonts w:asciiTheme="minorHAnsi" w:hAnsiTheme="minorHAnsi" w:cstheme="minorHAnsi"/>
          <w:sz w:val="18"/>
          <w:szCs w:val="18"/>
        </w:rPr>
        <w:t>m</w:t>
      </w:r>
      <w:r w:rsidRPr="00A37910">
        <w:rPr>
          <w:rFonts w:asciiTheme="minorHAnsi" w:hAnsiTheme="minorHAnsi" w:cstheme="minorHAnsi"/>
          <w:sz w:val="18"/>
          <w:szCs w:val="18"/>
        </w:rPr>
        <w:t xml:space="preserve">aster </w:t>
      </w:r>
      <w:r w:rsidR="00E04539" w:rsidRPr="00A37910">
        <w:rPr>
          <w:rFonts w:asciiTheme="minorHAnsi" w:hAnsiTheme="minorHAnsi" w:cstheme="minorHAnsi"/>
          <w:sz w:val="18"/>
          <w:szCs w:val="18"/>
        </w:rPr>
        <w:t>b</w:t>
      </w:r>
      <w:r w:rsidRPr="00A37910">
        <w:rPr>
          <w:rFonts w:asciiTheme="minorHAnsi" w:hAnsiTheme="minorHAnsi" w:cstheme="minorHAnsi"/>
          <w:sz w:val="18"/>
          <w:szCs w:val="18"/>
        </w:rPr>
        <w:t xml:space="preserve">ath distance of furthest fixture to </w:t>
      </w:r>
      <w:r w:rsidR="00E04539" w:rsidRPr="00A37910">
        <w:rPr>
          <w:rFonts w:asciiTheme="minorHAnsi" w:hAnsiTheme="minorHAnsi" w:cstheme="minorHAnsi"/>
          <w:sz w:val="18"/>
          <w:szCs w:val="18"/>
        </w:rPr>
        <w:t>w</w:t>
      </w:r>
      <w:r w:rsidRPr="00A37910">
        <w:rPr>
          <w:rFonts w:asciiTheme="minorHAnsi" w:hAnsiTheme="minorHAnsi" w:cstheme="minorHAnsi"/>
          <w:sz w:val="18"/>
          <w:szCs w:val="18"/>
        </w:rPr>
        <w:t xml:space="preserve">ater </w:t>
      </w:r>
      <w:r w:rsidR="00E04539" w:rsidRPr="00A37910">
        <w:rPr>
          <w:rFonts w:asciiTheme="minorHAnsi" w:hAnsiTheme="minorHAnsi" w:cstheme="minorHAnsi"/>
          <w:sz w:val="18"/>
          <w:szCs w:val="18"/>
        </w:rPr>
        <w:t>h</w:t>
      </w:r>
      <w:r w:rsidRPr="00A37910">
        <w:rPr>
          <w:rFonts w:asciiTheme="minorHAnsi" w:hAnsiTheme="minorHAnsi" w:cstheme="minorHAnsi"/>
          <w:sz w:val="18"/>
          <w:szCs w:val="18"/>
        </w:rPr>
        <w:t>eater in feet.</w:t>
      </w:r>
      <w:r w:rsidR="00975E71" w:rsidRPr="00A37910">
        <w:rPr>
          <w:rFonts w:asciiTheme="minorHAnsi" w:hAnsiTheme="minorHAnsi" w:cstheme="minorHAnsi"/>
          <w:sz w:val="18"/>
          <w:szCs w:val="18"/>
        </w:rPr>
        <w:t xml:space="preserve">  For multiple water heaters, enter the distance to the closest water heater.</w:t>
      </w:r>
    </w:p>
    <w:p w14:paraId="3B502AE7" w14:textId="2135EF1D" w:rsidR="00F41465" w:rsidRPr="00A37910" w:rsidRDefault="00F41465"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the </w:t>
      </w:r>
      <w:r w:rsidR="00E04539" w:rsidRPr="00A37910">
        <w:rPr>
          <w:rFonts w:asciiTheme="minorHAnsi" w:hAnsiTheme="minorHAnsi" w:cstheme="minorHAnsi"/>
          <w:sz w:val="18"/>
          <w:szCs w:val="18"/>
        </w:rPr>
        <w:t>k</w:t>
      </w:r>
      <w:r w:rsidRPr="00A37910">
        <w:rPr>
          <w:rFonts w:asciiTheme="minorHAnsi" w:hAnsiTheme="minorHAnsi" w:cstheme="minorHAnsi"/>
          <w:sz w:val="18"/>
          <w:szCs w:val="18"/>
        </w:rPr>
        <w:t xml:space="preserve">itchen distance from furthest fixture to </w:t>
      </w:r>
      <w:r w:rsidR="00E04539" w:rsidRPr="00A37910">
        <w:rPr>
          <w:rFonts w:asciiTheme="minorHAnsi" w:hAnsiTheme="minorHAnsi" w:cstheme="minorHAnsi"/>
          <w:sz w:val="18"/>
          <w:szCs w:val="18"/>
        </w:rPr>
        <w:t>w</w:t>
      </w:r>
      <w:r w:rsidRPr="00A37910">
        <w:rPr>
          <w:rFonts w:asciiTheme="minorHAnsi" w:hAnsiTheme="minorHAnsi" w:cstheme="minorHAnsi"/>
          <w:sz w:val="18"/>
          <w:szCs w:val="18"/>
        </w:rPr>
        <w:t xml:space="preserve">ater </w:t>
      </w:r>
      <w:r w:rsidR="00E04539" w:rsidRPr="00A37910">
        <w:rPr>
          <w:rFonts w:asciiTheme="minorHAnsi" w:hAnsiTheme="minorHAnsi" w:cstheme="minorHAnsi"/>
          <w:sz w:val="18"/>
          <w:szCs w:val="18"/>
        </w:rPr>
        <w:t>h</w:t>
      </w:r>
      <w:r w:rsidRPr="00A37910">
        <w:rPr>
          <w:rFonts w:asciiTheme="minorHAnsi" w:hAnsiTheme="minorHAnsi" w:cstheme="minorHAnsi"/>
          <w:sz w:val="18"/>
          <w:szCs w:val="18"/>
        </w:rPr>
        <w:t>eater in feet</w:t>
      </w:r>
      <w:r w:rsidR="00E04539" w:rsidRPr="00A37910">
        <w:rPr>
          <w:rFonts w:asciiTheme="minorHAnsi" w:hAnsiTheme="minorHAnsi" w:cstheme="minorHAnsi"/>
          <w:sz w:val="18"/>
          <w:szCs w:val="18"/>
        </w:rPr>
        <w:t>.</w:t>
      </w:r>
      <w:r w:rsidR="00975E71" w:rsidRPr="00A37910">
        <w:rPr>
          <w:rFonts w:asciiTheme="minorHAnsi" w:hAnsiTheme="minorHAnsi" w:cstheme="minorHAnsi"/>
          <w:sz w:val="18"/>
          <w:szCs w:val="18"/>
        </w:rPr>
        <w:t xml:space="preserve"> For multiple water heaters, enter the distance to the closest water heater.</w:t>
      </w:r>
    </w:p>
    <w:p w14:paraId="0D8AA2D5" w14:textId="27C66BF6" w:rsidR="00F41465" w:rsidRPr="00A37910" w:rsidRDefault="00F41465" w:rsidP="00A37910">
      <w:pPr>
        <w:pStyle w:val="ListParagraph"/>
        <w:numPr>
          <w:ilvl w:val="0"/>
          <w:numId w:val="30"/>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w:t>
      </w:r>
      <w:r w:rsidR="00E04539" w:rsidRPr="00A37910">
        <w:rPr>
          <w:rFonts w:asciiTheme="minorHAnsi" w:hAnsiTheme="minorHAnsi" w:cstheme="minorHAnsi"/>
          <w:sz w:val="18"/>
          <w:szCs w:val="18"/>
        </w:rPr>
        <w:t>f</w:t>
      </w:r>
      <w:r w:rsidRPr="00A37910">
        <w:rPr>
          <w:rFonts w:asciiTheme="minorHAnsi" w:hAnsiTheme="minorHAnsi" w:cstheme="minorHAnsi"/>
          <w:sz w:val="18"/>
          <w:szCs w:val="18"/>
        </w:rPr>
        <w:t xml:space="preserve">urthest </w:t>
      </w:r>
      <w:r w:rsidR="00E04539" w:rsidRPr="00A37910">
        <w:rPr>
          <w:rFonts w:asciiTheme="minorHAnsi" w:hAnsiTheme="minorHAnsi" w:cstheme="minorHAnsi"/>
          <w:sz w:val="18"/>
          <w:szCs w:val="18"/>
        </w:rPr>
        <w:t>t</w:t>
      </w:r>
      <w:r w:rsidRPr="00A37910">
        <w:rPr>
          <w:rFonts w:asciiTheme="minorHAnsi" w:hAnsiTheme="minorHAnsi" w:cstheme="minorHAnsi"/>
          <w:sz w:val="18"/>
          <w:szCs w:val="18"/>
        </w:rPr>
        <w:t>hird fixtures from fixture to Water Heater in feet</w:t>
      </w:r>
      <w:r w:rsidR="00E04539" w:rsidRPr="00A37910">
        <w:rPr>
          <w:rFonts w:asciiTheme="minorHAnsi" w:hAnsiTheme="minorHAnsi" w:cstheme="minorHAnsi"/>
          <w:sz w:val="18"/>
          <w:szCs w:val="18"/>
        </w:rPr>
        <w:t>.</w:t>
      </w:r>
      <w:r w:rsidR="00975E71" w:rsidRPr="00A37910">
        <w:rPr>
          <w:rFonts w:asciiTheme="minorHAnsi" w:hAnsiTheme="minorHAnsi" w:cstheme="minorHAnsi"/>
          <w:sz w:val="18"/>
          <w:szCs w:val="18"/>
        </w:rPr>
        <w:t xml:space="preserve"> For multiple water heaters, enter the average of the furthest distance of each water heater.</w:t>
      </w:r>
    </w:p>
    <w:p w14:paraId="1A9580BA" w14:textId="6D06416B" w:rsidR="00F41465" w:rsidRPr="00A37910" w:rsidRDefault="00E04539"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Weighted Distance - </w:t>
      </w:r>
      <w:r w:rsidR="00F41465" w:rsidRPr="00A37910">
        <w:rPr>
          <w:rFonts w:asciiTheme="minorHAnsi" w:hAnsiTheme="minorHAnsi" w:cstheme="minorHAnsi"/>
          <w:sz w:val="18"/>
          <w:szCs w:val="18"/>
        </w:rPr>
        <w:t>Calculated value – no user input required</w:t>
      </w:r>
      <w:r w:rsidRPr="00A37910">
        <w:rPr>
          <w:rFonts w:asciiTheme="minorHAnsi" w:hAnsiTheme="minorHAnsi" w:cstheme="minorHAnsi"/>
          <w:sz w:val="18"/>
          <w:szCs w:val="18"/>
        </w:rPr>
        <w:t>.</w:t>
      </w:r>
    </w:p>
    <w:p w14:paraId="74780DA6" w14:textId="461C5517" w:rsidR="00F41465" w:rsidRPr="00A37910" w:rsidRDefault="00E04539"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Qualification Distance - </w:t>
      </w:r>
      <w:r w:rsidR="00F41465" w:rsidRPr="00A37910">
        <w:rPr>
          <w:rFonts w:asciiTheme="minorHAnsi" w:hAnsiTheme="minorHAnsi" w:cstheme="minorHAnsi"/>
          <w:sz w:val="18"/>
          <w:szCs w:val="18"/>
        </w:rPr>
        <w:t>Calculated value – no user input required</w:t>
      </w:r>
      <w:r w:rsidRPr="00A37910">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33FBD847" w:rsidR="00BF3581" w:rsidRPr="00A37910" w:rsidRDefault="00BF3581" w:rsidP="00A37910">
      <w:pPr>
        <w:pStyle w:val="ListParagraph"/>
        <w:numPr>
          <w:ilvl w:val="0"/>
          <w:numId w:val="31"/>
        </w:num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4F784743" w14:textId="28F1E356" w:rsidR="00832716" w:rsidRPr="00A37910" w:rsidRDefault="00832716"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r w:rsidRPr="00A37910">
        <w:rPr>
          <w:rFonts w:asciiTheme="minorHAnsi" w:eastAsiaTheme="minorEastAsia" w:hAnsiTheme="minorHAnsi" w:cstheme="minorHAnsi"/>
          <w:sz w:val="18"/>
          <w:szCs w:val="18"/>
        </w:rPr>
        <w:t>03</w:t>
      </w:r>
      <w:r w:rsidRPr="00A37910">
        <w:rPr>
          <w:rFonts w:asciiTheme="minorHAnsi" w:hAnsiTheme="minorHAnsi" w:cstheme="minorHAnsi"/>
          <w:sz w:val="18"/>
          <w:szCs w:val="18"/>
        </w:rPr>
        <w:t xml:space="preserve"> 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02E3DCBD" w14:textId="5E019A83" w:rsidR="00832716" w:rsidRPr="00A37910" w:rsidRDefault="00832716"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52B8DEFD" w14:textId="70AEAA28" w:rsidR="00832716" w:rsidRPr="00A37910" w:rsidRDefault="00832716"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0AB5ECD4" w14:textId="0486C39E"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Drain Water Heat Recovery Manufacturer’s </w:t>
      </w:r>
      <w:r w:rsidR="00E04539" w:rsidRPr="00A37910">
        <w:rPr>
          <w:rFonts w:asciiTheme="minorHAnsi" w:eastAsiaTheme="minorEastAsia" w:hAnsiTheme="minorHAnsi" w:cstheme="minorHAnsi"/>
          <w:sz w:val="18"/>
          <w:szCs w:val="18"/>
        </w:rPr>
        <w:t>N</w:t>
      </w:r>
      <w:r w:rsidRPr="00A37910">
        <w:rPr>
          <w:rFonts w:asciiTheme="minorHAnsi" w:eastAsiaTheme="minorEastAsia" w:hAnsiTheme="minorHAnsi" w:cstheme="minorHAnsi"/>
          <w:sz w:val="18"/>
          <w:szCs w:val="18"/>
        </w:rPr>
        <w:t xml:space="preserve">ame- Enter the name of the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anufacturer</w:t>
      </w:r>
      <w:r w:rsidR="00E04921" w:rsidRPr="00A37910">
        <w:rPr>
          <w:rFonts w:asciiTheme="minorHAnsi" w:eastAsiaTheme="minorEastAsia" w:hAnsiTheme="minorHAnsi" w:cstheme="minorHAnsi"/>
          <w:sz w:val="18"/>
          <w:szCs w:val="18"/>
        </w:rPr>
        <w:t>.</w:t>
      </w:r>
    </w:p>
    <w:p w14:paraId="69C420E7" w14:textId="44619078"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Drain Water Heat Recovery Manufacturer’s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 xml:space="preserve">odel </w:t>
      </w:r>
      <w:r w:rsidR="00E04539" w:rsidRPr="00A37910">
        <w:rPr>
          <w:rFonts w:asciiTheme="minorHAnsi" w:eastAsiaTheme="minorEastAsia" w:hAnsiTheme="minorHAnsi" w:cstheme="minorHAnsi"/>
          <w:sz w:val="18"/>
          <w:szCs w:val="18"/>
        </w:rPr>
        <w:t>N</w:t>
      </w:r>
      <w:r w:rsidRPr="00A37910">
        <w:rPr>
          <w:rFonts w:asciiTheme="minorHAnsi" w:eastAsiaTheme="minorEastAsia" w:hAnsiTheme="minorHAnsi" w:cstheme="minorHAnsi"/>
          <w:sz w:val="18"/>
          <w:szCs w:val="18"/>
        </w:rPr>
        <w:t xml:space="preserve">umber – Enter the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odel number</w:t>
      </w:r>
      <w:r w:rsidR="00E04921" w:rsidRPr="00A37910">
        <w:rPr>
          <w:rFonts w:asciiTheme="minorHAnsi" w:eastAsiaTheme="minorEastAsia" w:hAnsiTheme="minorHAnsi" w:cstheme="minorHAnsi"/>
          <w:sz w:val="18"/>
          <w:szCs w:val="18"/>
        </w:rPr>
        <w:t>.</w:t>
      </w:r>
    </w:p>
    <w:p w14:paraId="54A596F5" w14:textId="30AF4151"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Rated Effectiveness – Enter the rated effectiveness of the </w:t>
      </w:r>
      <w:r w:rsidR="00E04921" w:rsidRPr="00A37910">
        <w:rPr>
          <w:rFonts w:asciiTheme="minorHAnsi" w:eastAsiaTheme="minorEastAsia" w:hAnsiTheme="minorHAnsi" w:cstheme="minorHAnsi"/>
          <w:sz w:val="18"/>
          <w:szCs w:val="18"/>
        </w:rPr>
        <w:t>DWHR device</w:t>
      </w:r>
      <w:r w:rsidRPr="00A37910">
        <w:rPr>
          <w:rFonts w:asciiTheme="minorHAnsi" w:eastAsiaTheme="minorEastAsia" w:hAnsiTheme="minorHAnsi" w:cstheme="minorHAnsi"/>
          <w:sz w:val="18"/>
          <w:szCs w:val="18"/>
        </w:rPr>
        <w:t>.</w:t>
      </w:r>
    </w:p>
    <w:p w14:paraId="19DD8B37" w14:textId="485220A2" w:rsidR="00B16B2C" w:rsidRPr="00A37910" w:rsidRDefault="00B16B2C"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Installation Configuration</w:t>
      </w:r>
      <w:r w:rsidR="00E04921" w:rsidRPr="00A37910">
        <w:rPr>
          <w:rFonts w:asciiTheme="minorHAnsi" w:hAnsiTheme="minorHAnsi" w:cstheme="minorHAnsi"/>
          <w:sz w:val="18"/>
          <w:szCs w:val="18"/>
        </w:rPr>
        <w:t xml:space="preserve"> </w:t>
      </w:r>
      <w:r w:rsidRPr="00A37910">
        <w:rPr>
          <w:rFonts w:asciiTheme="minorHAnsi" w:hAnsiTheme="minorHAnsi" w:cstheme="minorHAnsi"/>
          <w:sz w:val="18"/>
          <w:szCs w:val="18"/>
        </w:rPr>
        <w:t>– Enter type of configuration.</w:t>
      </w:r>
      <w:r w:rsidR="00E04921" w:rsidRPr="00A37910">
        <w:rPr>
          <w:rFonts w:asciiTheme="minorHAnsi" w:hAnsiTheme="minorHAnsi" w:cstheme="minorHAnsi"/>
          <w:sz w:val="18"/>
          <w:szCs w:val="18"/>
        </w:rPr>
        <w:t xml:space="preserve">  Available options are</w:t>
      </w:r>
      <w:r w:rsidR="00E04539" w:rsidRPr="00A37910">
        <w:rPr>
          <w:rFonts w:asciiTheme="minorHAnsi" w:hAnsiTheme="minorHAnsi" w:cstheme="minorHAnsi"/>
          <w:sz w:val="18"/>
          <w:szCs w:val="18"/>
        </w:rPr>
        <w:t>:</w:t>
      </w:r>
      <w:r w:rsidR="00E04921" w:rsidRPr="00A37910">
        <w:rPr>
          <w:rFonts w:asciiTheme="minorHAnsi" w:hAnsiTheme="minorHAnsi" w:cstheme="minorHAnsi"/>
          <w:sz w:val="18"/>
          <w:szCs w:val="18"/>
        </w:rPr>
        <w:t xml:space="preserve"> Equal flow, unequal to shower, and unequal to water </w:t>
      </w:r>
      <w:proofErr w:type="gramStart"/>
      <w:r w:rsidR="00E04921" w:rsidRPr="00A37910">
        <w:rPr>
          <w:rFonts w:asciiTheme="minorHAnsi" w:hAnsiTheme="minorHAnsi" w:cstheme="minorHAnsi"/>
          <w:sz w:val="18"/>
          <w:szCs w:val="18"/>
        </w:rPr>
        <w:t>heater</w:t>
      </w:r>
      <w:proofErr w:type="gramEnd"/>
    </w:p>
    <w:p w14:paraId="22A2E610" w14:textId="13DDCE43" w:rsidR="00B16B2C" w:rsidRPr="00A37910" w:rsidRDefault="00B16B2C"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Percent of shower</w:t>
      </w:r>
      <w:r w:rsidR="00E04539" w:rsidRPr="00A37910">
        <w:rPr>
          <w:rFonts w:asciiTheme="minorHAnsi" w:hAnsiTheme="minorHAnsi" w:cstheme="minorHAnsi"/>
          <w:sz w:val="18"/>
          <w:szCs w:val="18"/>
        </w:rPr>
        <w:t>s</w:t>
      </w:r>
      <w:r w:rsidRPr="00A37910">
        <w:rPr>
          <w:rFonts w:asciiTheme="minorHAnsi" w:hAnsiTheme="minorHAnsi" w:cstheme="minorHAnsi"/>
          <w:sz w:val="18"/>
          <w:szCs w:val="18"/>
        </w:rPr>
        <w:t xml:space="preserve"> served by the DWHR device –</w:t>
      </w:r>
      <w:r w:rsidR="00E04921" w:rsidRPr="00A37910">
        <w:rPr>
          <w:rFonts w:asciiTheme="minorHAnsi" w:hAnsiTheme="minorHAnsi" w:cstheme="minorHAnsi"/>
          <w:sz w:val="18"/>
          <w:szCs w:val="18"/>
        </w:rPr>
        <w:t xml:space="preserve"> E</w:t>
      </w:r>
      <w:r w:rsidRPr="00A37910">
        <w:rPr>
          <w:rFonts w:asciiTheme="minorHAnsi" w:hAnsiTheme="minorHAnsi" w:cstheme="minorHAnsi"/>
          <w:sz w:val="18"/>
          <w:szCs w:val="18"/>
        </w:rPr>
        <w:t xml:space="preserve">nter the </w:t>
      </w:r>
      <w:r w:rsidR="00E04921" w:rsidRPr="00A37910">
        <w:rPr>
          <w:rFonts w:asciiTheme="minorHAnsi" w:hAnsiTheme="minorHAnsi" w:cstheme="minorHAnsi"/>
          <w:sz w:val="18"/>
          <w:szCs w:val="18"/>
        </w:rPr>
        <w:t>percent</w:t>
      </w:r>
      <w:r w:rsidRPr="00A37910">
        <w:rPr>
          <w:rFonts w:asciiTheme="minorHAnsi" w:hAnsiTheme="minorHAnsi" w:cstheme="minorHAnsi"/>
          <w:sz w:val="18"/>
          <w:szCs w:val="18"/>
        </w:rPr>
        <w:t xml:space="preserve"> of showers </w:t>
      </w:r>
      <w:r w:rsidR="00E04921" w:rsidRPr="00A37910">
        <w:rPr>
          <w:rFonts w:asciiTheme="minorHAnsi" w:hAnsiTheme="minorHAnsi" w:cstheme="minorHAnsi"/>
          <w:sz w:val="18"/>
          <w:szCs w:val="18"/>
        </w:rPr>
        <w:t>served by this</w:t>
      </w:r>
      <w:r w:rsidRPr="00A37910">
        <w:rPr>
          <w:rFonts w:asciiTheme="minorHAnsi" w:hAnsiTheme="minorHAnsi" w:cstheme="minorHAnsi"/>
          <w:sz w:val="18"/>
          <w:szCs w:val="18"/>
        </w:rPr>
        <w:t xml:space="preserve"> </w:t>
      </w:r>
      <w:r w:rsidR="00E04921" w:rsidRPr="00A37910">
        <w:rPr>
          <w:rFonts w:asciiTheme="minorHAnsi" w:hAnsiTheme="minorHAnsi" w:cstheme="minorHAnsi"/>
          <w:sz w:val="18"/>
          <w:szCs w:val="18"/>
        </w:rPr>
        <w:t>DWHR device.</w:t>
      </w:r>
    </w:p>
    <w:p w14:paraId="022A5B1D" w14:textId="617D3676"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b/>
          <w:sz w:val="18"/>
          <w:szCs w:val="18"/>
        </w:rPr>
      </w:pPr>
      <w:r w:rsidRPr="00A37910">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proofErr w:type="gramStart"/>
      <w:r w:rsidRPr="00C17ADA">
        <w:rPr>
          <w:rFonts w:asciiTheme="minorHAnsi" w:hAnsiTheme="minorHAnsi" w:cs="Arial"/>
          <w:sz w:val="18"/>
          <w:szCs w:val="18"/>
        </w:rPr>
        <w:t xml:space="preserve"> In</w:t>
      </w:r>
      <w:proofErr w:type="gramEnd"/>
      <w:r w:rsidRPr="00C17ADA">
        <w:rPr>
          <w:rFonts w:asciiTheme="minorHAnsi" w:hAnsiTheme="minorHAnsi" w:cs="Arial"/>
          <w:sz w:val="18"/>
          <w:szCs w:val="18"/>
        </w:rPr>
        <w:t xml:space="preserve">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4A88434C" w14:textId="77777777" w:rsidR="00F03D92" w:rsidRDefault="00F03D92">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2CDDD246" w14:textId="43EBDCF4"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lastRenderedPageBreak/>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2B5AE338" w14:textId="77777777" w:rsidR="00747012" w:rsidRDefault="00747012" w:rsidP="00DC522B">
      <w:pPr>
        <w:spacing w:after="0" w:line="240" w:lineRule="auto"/>
        <w:rPr>
          <w:rFonts w:asciiTheme="minorHAnsi" w:hAnsiTheme="minorHAnsi" w:cstheme="minorHAnsi"/>
          <w:b/>
          <w:sz w:val="18"/>
          <w:szCs w:val="18"/>
        </w:rPr>
      </w:pPr>
    </w:p>
    <w:p w14:paraId="67911F5A" w14:textId="55F822C6" w:rsidR="00747012" w:rsidRPr="00236F4B" w:rsidRDefault="00747012" w:rsidP="00DC522B">
      <w:pPr>
        <w:spacing w:after="0" w:line="240" w:lineRule="auto"/>
        <w:rPr>
          <w:rFonts w:asciiTheme="minorHAnsi" w:hAnsiTheme="minorHAnsi" w:cstheme="minorHAnsi"/>
          <w:b/>
          <w:sz w:val="18"/>
          <w:szCs w:val="18"/>
        </w:rPr>
        <w:sectPr w:rsidR="00747012"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222"/>
        <w:gridCol w:w="950"/>
        <w:gridCol w:w="1032"/>
        <w:tblGridChange w:id="7">
          <w:tblGrid>
            <w:gridCol w:w="899"/>
            <w:gridCol w:w="793"/>
            <w:gridCol w:w="883"/>
            <w:gridCol w:w="749"/>
            <w:gridCol w:w="922"/>
            <w:gridCol w:w="751"/>
            <w:gridCol w:w="874"/>
            <w:gridCol w:w="771"/>
            <w:gridCol w:w="950"/>
            <w:gridCol w:w="1127"/>
            <w:gridCol w:w="1047"/>
            <w:gridCol w:w="1030"/>
          </w:tblGrid>
        </w:tblGridChange>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A3904">
              <w:rPr>
                <w:rFonts w:asciiTheme="minorHAnsi" w:hAnsiTheme="minorHAnsi" w:cstheme="minorHAnsi"/>
                <w:b/>
                <w:sz w:val="20"/>
                <w:szCs w:val="20"/>
              </w:rPr>
              <w:t>(other than HPWH)</w:t>
            </w:r>
          </w:p>
          <w:p w14:paraId="18589F80" w14:textId="19F7C1FC" w:rsidR="00DB0C3E" w:rsidRDefault="00FC2D5E" w:rsidP="002B092D">
            <w:pPr>
              <w:spacing w:after="0" w:line="240" w:lineRule="auto"/>
              <w:rPr>
                <w:rFonts w:asciiTheme="minorHAnsi" w:eastAsia="Times New Roman" w:hAnsiTheme="minorHAnsi" w:cstheme="minorHAnsi"/>
                <w:sz w:val="18"/>
                <w:szCs w:val="18"/>
              </w:rPr>
            </w:pPr>
            <w:r>
              <w:rPr>
                <w:sz w:val="18"/>
                <w:szCs w:val="18"/>
              </w:rPr>
              <w:t>&lt;&lt;Static Text - see the top&gt;&gt;</w:t>
            </w:r>
            <w:r w:rsidR="00DB0C3E" w:rsidRPr="00C12A57">
              <w:rPr>
                <w:rFonts w:asciiTheme="minorHAnsi" w:eastAsia="Times New Roman" w:hAnsiTheme="minorHAnsi" w:cstheme="minorHAnsi"/>
                <w:sz w:val="18"/>
                <w:szCs w:val="18"/>
              </w:rPr>
              <w:t>&lt;&lt;If LMCC only has HPWH, display the "section does not apply" message&gt;&gt;</w:t>
            </w:r>
          </w:p>
          <w:p w14:paraId="3254B95E" w14:textId="18FB5010" w:rsidR="00651D96" w:rsidRPr="00327949" w:rsidRDefault="00651D96" w:rsidP="002B092D">
            <w:pPr>
              <w:spacing w:after="0" w:line="240" w:lineRule="auto"/>
              <w:rPr>
                <w:rFonts w:asciiTheme="minorHAnsi" w:hAnsiTheme="minorHAnsi" w:cstheme="minorHAnsi"/>
                <w:sz w:val="18"/>
                <w:szCs w:val="18"/>
              </w:rPr>
            </w:pPr>
            <w:r>
              <w:rPr>
                <w:rFonts w:asciiTheme="minorHAnsi" w:eastAsia="Times New Roman" w:hAnsiTheme="minorHAnsi" w:cstheme="minorHAnsi"/>
                <w:sz w:val="18"/>
                <w:szCs w:val="18"/>
              </w:rPr>
              <w:t>&lt;&lt;require one row of data for each water heater identified on the LMCC-PRF&gt;&gt;</w:t>
            </w:r>
          </w:p>
          <w:p w14:paraId="2644B5A4" w14:textId="7CD6E87D" w:rsidR="00F349F6" w:rsidRPr="00327949" w:rsidRDefault="00F349F6" w:rsidP="00EC0CA0">
            <w:pPr>
              <w:spacing w:after="0" w:line="240" w:lineRule="auto"/>
              <w:rPr>
                <w:rFonts w:asciiTheme="minorHAnsi" w:hAnsiTheme="minorHAnsi" w:cstheme="minorHAnsi"/>
                <w:b/>
                <w:sz w:val="18"/>
                <w:szCs w:val="18"/>
              </w:rPr>
            </w:pPr>
          </w:p>
        </w:tc>
      </w:tr>
      <w:tr w:rsidR="00F349F6" w:rsidRPr="00327949" w14:paraId="6AAB97F6" w14:textId="34F9147E" w:rsidTr="00A36088">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8" w:author="Alhabibi, Haider@Energy [2]" w:date="2023-04-17T16:43:00Z">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trHeight w:val="277"/>
          <w:trPrChange w:id="9" w:author="Alhabibi, Haider@Energy [2]" w:date="2023-04-17T16:43:00Z">
            <w:trPr>
              <w:trHeight w:val="277"/>
            </w:trPr>
          </w:trPrChange>
        </w:trPr>
        <w:tc>
          <w:tcPr>
            <w:tcW w:w="416" w:type="pct"/>
            <w:tcBorders>
              <w:top w:val="single" w:sz="4" w:space="0" w:color="auto"/>
              <w:left w:val="single" w:sz="4" w:space="0" w:color="auto"/>
              <w:bottom w:val="single" w:sz="4" w:space="0" w:color="auto"/>
              <w:right w:val="single" w:sz="4" w:space="0" w:color="auto"/>
            </w:tcBorders>
            <w:tcPrChange w:id="10" w:author="Alhabibi, Haider@Energy [2]" w:date="2023-04-17T16:43:00Z">
              <w:tcPr>
                <w:tcW w:w="416" w:type="pct"/>
                <w:tcBorders>
                  <w:top w:val="single" w:sz="4" w:space="0" w:color="auto"/>
                  <w:left w:val="single" w:sz="4" w:space="0" w:color="auto"/>
                  <w:bottom w:val="single" w:sz="4" w:space="0" w:color="auto"/>
                  <w:right w:val="single" w:sz="4" w:space="0" w:color="auto"/>
                </w:tcBorders>
              </w:tcPr>
            </w:tcPrChange>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Change w:id="11" w:author="Alhabibi, Haider@Energy [2]" w:date="2023-04-17T16:43:00Z">
              <w:tcPr>
                <w:tcW w:w="367" w:type="pct"/>
                <w:tcBorders>
                  <w:top w:val="single" w:sz="4" w:space="0" w:color="auto"/>
                  <w:left w:val="single" w:sz="4" w:space="0" w:color="auto"/>
                  <w:bottom w:val="single" w:sz="4" w:space="0" w:color="auto"/>
                  <w:right w:val="single" w:sz="4" w:space="0" w:color="auto"/>
                </w:tcBorders>
                <w:vAlign w:val="bottom"/>
              </w:tcPr>
            </w:tcPrChange>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Change w:id="12" w:author="Alhabibi, Haider@Energy [2]" w:date="2023-04-17T16:43:00Z">
              <w:tcPr>
                <w:tcW w:w="409" w:type="pct"/>
                <w:tcBorders>
                  <w:top w:val="single" w:sz="4" w:space="0" w:color="auto"/>
                  <w:left w:val="single" w:sz="4" w:space="0" w:color="auto"/>
                  <w:bottom w:val="single" w:sz="4" w:space="0" w:color="auto"/>
                  <w:right w:val="single" w:sz="4" w:space="0" w:color="auto"/>
                </w:tcBorders>
                <w:vAlign w:val="bottom"/>
              </w:tcPr>
            </w:tcPrChange>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Change w:id="13" w:author="Alhabibi, Haider@Energy [2]" w:date="2023-04-17T16:43:00Z">
              <w:tcPr>
                <w:tcW w:w="347" w:type="pct"/>
                <w:tcBorders>
                  <w:top w:val="single" w:sz="4" w:space="0" w:color="auto"/>
                  <w:left w:val="single" w:sz="4" w:space="0" w:color="auto"/>
                  <w:bottom w:val="single" w:sz="4" w:space="0" w:color="auto"/>
                  <w:right w:val="single" w:sz="4" w:space="0" w:color="auto"/>
                </w:tcBorders>
                <w:vAlign w:val="bottom"/>
              </w:tcPr>
            </w:tcPrChange>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Change w:id="14" w:author="Alhabibi, Haider@Energy [2]" w:date="2023-04-17T16:43:00Z">
              <w:tcPr>
                <w:tcW w:w="427" w:type="pct"/>
                <w:tcBorders>
                  <w:top w:val="single" w:sz="4" w:space="0" w:color="auto"/>
                  <w:left w:val="single" w:sz="4" w:space="0" w:color="auto"/>
                  <w:bottom w:val="single" w:sz="4" w:space="0" w:color="auto"/>
                  <w:right w:val="single" w:sz="4" w:space="0" w:color="auto"/>
                </w:tcBorders>
                <w:vAlign w:val="bottom"/>
              </w:tcPr>
            </w:tcPrChange>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Change w:id="15" w:author="Alhabibi, Haider@Energy [2]" w:date="2023-04-17T16:43:00Z">
              <w:tcPr>
                <w:tcW w:w="348" w:type="pct"/>
                <w:tcBorders>
                  <w:top w:val="single" w:sz="4" w:space="0" w:color="auto"/>
                  <w:left w:val="single" w:sz="4" w:space="0" w:color="auto"/>
                  <w:bottom w:val="single" w:sz="4" w:space="0" w:color="auto"/>
                  <w:right w:val="single" w:sz="4" w:space="0" w:color="auto"/>
                </w:tcBorders>
                <w:vAlign w:val="bottom"/>
              </w:tcPr>
            </w:tcPrChange>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Change w:id="16" w:author="Alhabibi, Haider@Energy [2]" w:date="2023-04-17T16:43:00Z">
              <w:tcPr>
                <w:tcW w:w="405" w:type="pct"/>
                <w:tcBorders>
                  <w:top w:val="single" w:sz="4" w:space="0" w:color="auto"/>
                  <w:left w:val="single" w:sz="4" w:space="0" w:color="auto"/>
                  <w:bottom w:val="single" w:sz="4" w:space="0" w:color="auto"/>
                  <w:right w:val="single" w:sz="4" w:space="0" w:color="auto"/>
                </w:tcBorders>
                <w:vAlign w:val="bottom"/>
              </w:tcPr>
            </w:tcPrChange>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Change w:id="17" w:author="Alhabibi, Haider@Energy [2]" w:date="2023-04-17T16:43:00Z">
              <w:tcPr>
                <w:tcW w:w="357" w:type="pct"/>
                <w:tcBorders>
                  <w:top w:val="single" w:sz="4" w:space="0" w:color="auto"/>
                  <w:left w:val="single" w:sz="4" w:space="0" w:color="auto"/>
                  <w:bottom w:val="single" w:sz="4" w:space="0" w:color="auto"/>
                  <w:right w:val="single" w:sz="4" w:space="0" w:color="auto"/>
                </w:tcBorders>
                <w:vAlign w:val="bottom"/>
              </w:tcPr>
            </w:tcPrChange>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Change w:id="18" w:author="Alhabibi, Haider@Energy [2]" w:date="2023-04-17T16:43:00Z">
              <w:tcPr>
                <w:tcW w:w="440" w:type="pct"/>
                <w:tcBorders>
                  <w:top w:val="single" w:sz="4" w:space="0" w:color="auto"/>
                  <w:left w:val="single" w:sz="4" w:space="0" w:color="auto"/>
                  <w:bottom w:val="single" w:sz="4" w:space="0" w:color="auto"/>
                  <w:right w:val="single" w:sz="4" w:space="0" w:color="auto"/>
                </w:tcBorders>
                <w:vAlign w:val="bottom"/>
              </w:tcPr>
            </w:tcPrChange>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66" w:type="pct"/>
            <w:tcBorders>
              <w:top w:val="single" w:sz="4" w:space="0" w:color="auto"/>
              <w:left w:val="single" w:sz="4" w:space="0" w:color="auto"/>
              <w:bottom w:val="single" w:sz="4" w:space="0" w:color="auto"/>
              <w:right w:val="single" w:sz="4" w:space="0" w:color="auto"/>
            </w:tcBorders>
            <w:vAlign w:val="bottom"/>
            <w:tcPrChange w:id="19" w:author="Alhabibi, Haider@Energy [2]" w:date="2023-04-17T16:43:00Z">
              <w:tcPr>
                <w:tcW w:w="522" w:type="pct"/>
                <w:tcBorders>
                  <w:top w:val="single" w:sz="4" w:space="0" w:color="auto"/>
                  <w:left w:val="single" w:sz="4" w:space="0" w:color="auto"/>
                  <w:bottom w:val="single" w:sz="4" w:space="0" w:color="auto"/>
                  <w:right w:val="single" w:sz="4" w:space="0" w:color="auto"/>
                </w:tcBorders>
                <w:vAlign w:val="bottom"/>
              </w:tcPr>
            </w:tcPrChange>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40" w:type="pct"/>
            <w:tcBorders>
              <w:top w:val="single" w:sz="4" w:space="0" w:color="auto"/>
              <w:left w:val="single" w:sz="4" w:space="0" w:color="auto"/>
              <w:bottom w:val="single" w:sz="4" w:space="0" w:color="auto"/>
              <w:right w:val="single" w:sz="4" w:space="0" w:color="auto"/>
            </w:tcBorders>
            <w:vAlign w:val="bottom"/>
            <w:tcPrChange w:id="20" w:author="Alhabibi, Haider@Energy [2]" w:date="2023-04-17T16:43:00Z">
              <w:tcPr>
                <w:tcW w:w="485" w:type="pct"/>
                <w:tcBorders>
                  <w:top w:val="single" w:sz="4" w:space="0" w:color="auto"/>
                  <w:left w:val="single" w:sz="4" w:space="0" w:color="auto"/>
                  <w:bottom w:val="single" w:sz="4" w:space="0" w:color="auto"/>
                  <w:right w:val="single" w:sz="4" w:space="0" w:color="auto"/>
                </w:tcBorders>
                <w:vAlign w:val="bottom"/>
              </w:tcPr>
            </w:tcPrChange>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Change w:id="21" w:author="Alhabibi, Haider@Energy [2]" w:date="2023-04-17T16:43:00Z">
              <w:tcPr>
                <w:tcW w:w="477" w:type="pct"/>
                <w:tcBorders>
                  <w:top w:val="single" w:sz="4" w:space="0" w:color="auto"/>
                  <w:left w:val="single" w:sz="4" w:space="0" w:color="auto"/>
                  <w:bottom w:val="single" w:sz="4" w:space="0" w:color="auto"/>
                  <w:right w:val="single" w:sz="4" w:space="0" w:color="auto"/>
                </w:tcBorders>
                <w:vAlign w:val="bottom"/>
              </w:tcPr>
            </w:tcPrChange>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A36088">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22" w:author="Alhabibi, Haider@Energy [2]" w:date="2023-04-17T16:43:00Z">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trHeight w:val="288"/>
          <w:trPrChange w:id="23" w:author="Alhabibi, Haider@Energy [2]" w:date="2023-04-17T16:43:00Z">
            <w:trPr>
              <w:trHeight w:val="288"/>
            </w:trPr>
          </w:trPrChange>
        </w:trPr>
        <w:tc>
          <w:tcPr>
            <w:tcW w:w="416" w:type="pct"/>
            <w:tcBorders>
              <w:top w:val="single" w:sz="4" w:space="0" w:color="auto"/>
              <w:left w:val="single" w:sz="4" w:space="0" w:color="auto"/>
              <w:bottom w:val="single" w:sz="4" w:space="0" w:color="auto"/>
              <w:right w:val="single" w:sz="4" w:space="0" w:color="auto"/>
            </w:tcBorders>
            <w:vAlign w:val="bottom"/>
            <w:tcPrChange w:id="24" w:author="Alhabibi, Haider@Energy [2]" w:date="2023-04-17T16:43:00Z">
              <w:tcPr>
                <w:tcW w:w="416" w:type="pct"/>
                <w:tcBorders>
                  <w:top w:val="single" w:sz="4" w:space="0" w:color="auto"/>
                  <w:left w:val="single" w:sz="4" w:space="0" w:color="auto"/>
                  <w:bottom w:val="single" w:sz="4" w:space="0" w:color="auto"/>
                  <w:right w:val="single" w:sz="4" w:space="0" w:color="auto"/>
                </w:tcBorders>
                <w:vAlign w:val="bottom"/>
              </w:tcPr>
            </w:tcPrChange>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Change w:id="25" w:author="Alhabibi, Haider@Energy [2]" w:date="2023-04-17T16:43:00Z">
              <w:tcPr>
                <w:tcW w:w="367" w:type="pct"/>
                <w:tcBorders>
                  <w:top w:val="single" w:sz="4" w:space="0" w:color="auto"/>
                  <w:left w:val="single" w:sz="4" w:space="0" w:color="auto"/>
                  <w:bottom w:val="single" w:sz="4" w:space="0" w:color="auto"/>
                  <w:right w:val="single" w:sz="4" w:space="0" w:color="auto"/>
                </w:tcBorders>
                <w:vAlign w:val="bottom"/>
              </w:tcPr>
            </w:tcPrChange>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Change w:id="26" w:author="Alhabibi, Haider@Energy [2]" w:date="2023-04-17T16:43:00Z">
              <w:tcPr>
                <w:tcW w:w="409" w:type="pct"/>
                <w:tcBorders>
                  <w:top w:val="single" w:sz="4" w:space="0" w:color="auto"/>
                  <w:left w:val="single" w:sz="4" w:space="0" w:color="auto"/>
                  <w:bottom w:val="single" w:sz="4" w:space="0" w:color="auto"/>
                  <w:right w:val="single" w:sz="4" w:space="0" w:color="auto"/>
                </w:tcBorders>
                <w:vAlign w:val="bottom"/>
              </w:tcPr>
            </w:tcPrChange>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Change w:id="27" w:author="Alhabibi, Haider@Energy [2]" w:date="2023-04-17T16:43:00Z">
              <w:tcPr>
                <w:tcW w:w="347" w:type="pct"/>
                <w:tcBorders>
                  <w:top w:val="single" w:sz="4" w:space="0" w:color="auto"/>
                  <w:left w:val="single" w:sz="4" w:space="0" w:color="auto"/>
                  <w:bottom w:val="single" w:sz="4" w:space="0" w:color="auto"/>
                  <w:right w:val="single" w:sz="4" w:space="0" w:color="auto"/>
                </w:tcBorders>
                <w:vAlign w:val="bottom"/>
              </w:tcPr>
            </w:tcPrChange>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Change w:id="28" w:author="Alhabibi, Haider@Energy [2]" w:date="2023-04-17T16:43:00Z">
              <w:tcPr>
                <w:tcW w:w="427" w:type="pct"/>
                <w:tcBorders>
                  <w:top w:val="single" w:sz="4" w:space="0" w:color="auto"/>
                  <w:left w:val="single" w:sz="4" w:space="0" w:color="auto"/>
                  <w:bottom w:val="single" w:sz="4" w:space="0" w:color="auto"/>
                  <w:right w:val="single" w:sz="4" w:space="0" w:color="auto"/>
                </w:tcBorders>
                <w:vAlign w:val="bottom"/>
              </w:tcPr>
            </w:tcPrChange>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Change w:id="29" w:author="Alhabibi, Haider@Energy [2]" w:date="2023-04-17T16:43:00Z">
              <w:tcPr>
                <w:tcW w:w="348" w:type="pct"/>
                <w:tcBorders>
                  <w:top w:val="single" w:sz="4" w:space="0" w:color="auto"/>
                  <w:left w:val="single" w:sz="4" w:space="0" w:color="auto"/>
                  <w:bottom w:val="single" w:sz="4" w:space="0" w:color="auto"/>
                  <w:right w:val="single" w:sz="4" w:space="0" w:color="auto"/>
                </w:tcBorders>
                <w:vAlign w:val="bottom"/>
              </w:tcPr>
            </w:tcPrChange>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Change w:id="30" w:author="Alhabibi, Haider@Energy [2]" w:date="2023-04-17T16:43:00Z">
              <w:tcPr>
                <w:tcW w:w="405" w:type="pct"/>
                <w:tcBorders>
                  <w:top w:val="single" w:sz="4" w:space="0" w:color="auto"/>
                  <w:left w:val="single" w:sz="4" w:space="0" w:color="auto"/>
                  <w:bottom w:val="single" w:sz="4" w:space="0" w:color="auto"/>
                  <w:right w:val="single" w:sz="4" w:space="0" w:color="auto"/>
                </w:tcBorders>
                <w:vAlign w:val="bottom"/>
              </w:tcPr>
            </w:tcPrChange>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Change w:id="31" w:author="Alhabibi, Haider@Energy [2]" w:date="2023-04-17T16:43:00Z">
              <w:tcPr>
                <w:tcW w:w="357" w:type="pct"/>
                <w:tcBorders>
                  <w:top w:val="single" w:sz="4" w:space="0" w:color="auto"/>
                  <w:left w:val="single" w:sz="4" w:space="0" w:color="auto"/>
                  <w:bottom w:val="single" w:sz="4" w:space="0" w:color="auto"/>
                  <w:right w:val="single" w:sz="4" w:space="0" w:color="auto"/>
                </w:tcBorders>
                <w:vAlign w:val="bottom"/>
              </w:tcPr>
            </w:tcPrChange>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Change w:id="32" w:author="Alhabibi, Haider@Energy [2]" w:date="2023-04-17T16:43:00Z">
              <w:tcPr>
                <w:tcW w:w="440" w:type="pct"/>
                <w:tcBorders>
                  <w:top w:val="single" w:sz="4" w:space="0" w:color="auto"/>
                  <w:left w:val="single" w:sz="4" w:space="0" w:color="auto"/>
                  <w:bottom w:val="single" w:sz="4" w:space="0" w:color="auto"/>
                  <w:right w:val="single" w:sz="4" w:space="0" w:color="auto"/>
                </w:tcBorders>
                <w:vAlign w:val="bottom"/>
              </w:tcPr>
            </w:tcPrChange>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66" w:type="pct"/>
            <w:tcBorders>
              <w:top w:val="single" w:sz="4" w:space="0" w:color="auto"/>
              <w:left w:val="single" w:sz="4" w:space="0" w:color="auto"/>
              <w:bottom w:val="single" w:sz="4" w:space="0" w:color="auto"/>
              <w:right w:val="single" w:sz="4" w:space="0" w:color="auto"/>
            </w:tcBorders>
            <w:vAlign w:val="bottom"/>
            <w:tcPrChange w:id="33" w:author="Alhabibi, Haider@Energy [2]" w:date="2023-04-17T16:43:00Z">
              <w:tcPr>
                <w:tcW w:w="522" w:type="pct"/>
                <w:tcBorders>
                  <w:top w:val="single" w:sz="4" w:space="0" w:color="auto"/>
                  <w:left w:val="single" w:sz="4" w:space="0" w:color="auto"/>
                  <w:bottom w:val="single" w:sz="4" w:space="0" w:color="auto"/>
                  <w:right w:val="single" w:sz="4" w:space="0" w:color="auto"/>
                </w:tcBorders>
                <w:vAlign w:val="bottom"/>
              </w:tcPr>
            </w:tcPrChange>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40" w:type="pct"/>
            <w:tcBorders>
              <w:top w:val="single" w:sz="4" w:space="0" w:color="auto"/>
              <w:left w:val="single" w:sz="4" w:space="0" w:color="auto"/>
              <w:bottom w:val="single" w:sz="4" w:space="0" w:color="auto"/>
              <w:right w:val="single" w:sz="4" w:space="0" w:color="auto"/>
            </w:tcBorders>
            <w:vAlign w:val="bottom"/>
            <w:tcPrChange w:id="34" w:author="Alhabibi, Haider@Energy [2]" w:date="2023-04-17T16:43:00Z">
              <w:tcPr>
                <w:tcW w:w="485" w:type="pct"/>
                <w:tcBorders>
                  <w:top w:val="single" w:sz="4" w:space="0" w:color="auto"/>
                  <w:left w:val="single" w:sz="4" w:space="0" w:color="auto"/>
                  <w:bottom w:val="single" w:sz="4" w:space="0" w:color="auto"/>
                  <w:right w:val="single" w:sz="4" w:space="0" w:color="auto"/>
                </w:tcBorders>
                <w:vAlign w:val="bottom"/>
              </w:tcPr>
            </w:tcPrChange>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77" w:type="pct"/>
            <w:tcBorders>
              <w:top w:val="single" w:sz="4" w:space="0" w:color="auto"/>
              <w:left w:val="single" w:sz="4" w:space="0" w:color="auto"/>
              <w:bottom w:val="single" w:sz="4" w:space="0" w:color="auto"/>
              <w:right w:val="single" w:sz="4" w:space="0" w:color="auto"/>
            </w:tcBorders>
            <w:vAlign w:val="bottom"/>
            <w:tcPrChange w:id="35" w:author="Alhabibi, Haider@Energy [2]" w:date="2023-04-17T16:43:00Z">
              <w:tcPr>
                <w:tcW w:w="477" w:type="pct"/>
                <w:tcBorders>
                  <w:top w:val="single" w:sz="4" w:space="0" w:color="auto"/>
                  <w:left w:val="single" w:sz="4" w:space="0" w:color="auto"/>
                  <w:bottom w:val="single" w:sz="4" w:space="0" w:color="auto"/>
                  <w:right w:val="single" w:sz="4" w:space="0" w:color="auto"/>
                </w:tcBorders>
                <w:vAlign w:val="bottom"/>
              </w:tcPr>
            </w:tcPrChange>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A36088">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Change w:id="36" w:author="Alhabibi, Haider@Energy [2]" w:date="2023-04-17T16:43:00Z">
            <w:tblPrEx>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Ex>
          </w:tblPrExChange>
        </w:tblPrEx>
        <w:trPr>
          <w:trHeight w:val="246"/>
          <w:trPrChange w:id="37" w:author="Alhabibi, Haider@Energy [2]" w:date="2023-04-17T16:43:00Z">
            <w:trPr>
              <w:trHeight w:val="246"/>
            </w:trPr>
          </w:trPrChange>
        </w:trPr>
        <w:tc>
          <w:tcPr>
            <w:tcW w:w="416" w:type="pct"/>
            <w:tcBorders>
              <w:top w:val="single" w:sz="4" w:space="0" w:color="auto"/>
              <w:left w:val="single" w:sz="4" w:space="0" w:color="auto"/>
              <w:bottom w:val="single" w:sz="4" w:space="0" w:color="auto"/>
              <w:right w:val="single" w:sz="4" w:space="0" w:color="auto"/>
            </w:tcBorders>
            <w:tcPrChange w:id="38" w:author="Alhabibi, Haider@Energy [2]" w:date="2023-04-17T16:43:00Z">
              <w:tcPr>
                <w:tcW w:w="416" w:type="pct"/>
                <w:tcBorders>
                  <w:top w:val="single" w:sz="4" w:space="0" w:color="auto"/>
                  <w:left w:val="single" w:sz="4" w:space="0" w:color="auto"/>
                  <w:bottom w:val="single" w:sz="4" w:space="0" w:color="auto"/>
                  <w:right w:val="single" w:sz="4" w:space="0" w:color="auto"/>
                </w:tcBorders>
              </w:tcPr>
            </w:tcPrChange>
          </w:tcPr>
          <w:p w14:paraId="1F36E464" w14:textId="671F6E25"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 xml:space="preserve">&lt;&lt;reference value from </w:t>
            </w:r>
            <w:r w:rsidR="00C96D7C">
              <w:rPr>
                <w:rFonts w:asciiTheme="minorHAnsi" w:eastAsia="Times New Roman" w:hAnsiTheme="minorHAnsi" w:cstheme="minorHAnsi"/>
                <w:sz w:val="16"/>
                <w:szCs w:val="20"/>
              </w:rPr>
              <w:t>LMCC</w:t>
            </w:r>
            <w:ins w:id="39" w:author="Alhabibi, Haider@Energy [2]" w:date="2023-04-17T16:38:00Z">
              <w:r w:rsidR="002F1890" w:rsidRPr="001F2209">
                <w:rPr>
                  <w:rFonts w:cstheme="minorHAnsi"/>
                  <w:sz w:val="16"/>
                  <w:szCs w:val="16"/>
                  <w:rPrChange w:id="40" w:author="Alhabibi, Haider@Energy [2]" w:date="2023-04-17T16:39:00Z">
                    <w:rPr>
                      <w:rFonts w:cstheme="minorHAnsi"/>
                      <w:sz w:val="18"/>
                      <w:szCs w:val="18"/>
                    </w:rPr>
                  </w:rPrChange>
                </w:rPr>
                <w:t xml:space="preserve">, </w:t>
              </w:r>
              <w:proofErr w:type="gramStart"/>
              <w:r w:rsidR="002F1890" w:rsidRPr="001F2209">
                <w:rPr>
                  <w:rFonts w:asciiTheme="minorHAnsi" w:eastAsia="Times New Roman" w:hAnsiTheme="minorHAnsi" w:cstheme="minorHAnsi"/>
                  <w:sz w:val="16"/>
                  <w:szCs w:val="16"/>
                  <w:rPrChange w:id="41" w:author="Alhabibi, Haider@Energy [2]" w:date="2023-04-17T16:39:00Z">
                    <w:rPr>
                      <w:rFonts w:asciiTheme="minorHAnsi" w:eastAsia="Times New Roman" w:hAnsiTheme="minorHAnsi" w:cstheme="minorHAnsi"/>
                      <w:sz w:val="18"/>
                      <w:szCs w:val="18"/>
                    </w:rPr>
                  </w:rPrChange>
                </w:rPr>
                <w:t>If</w:t>
              </w:r>
              <w:proofErr w:type="gramEnd"/>
              <w:r w:rsidR="002F1890" w:rsidRPr="001F2209">
                <w:rPr>
                  <w:rFonts w:asciiTheme="minorHAnsi" w:eastAsia="Times New Roman" w:hAnsiTheme="minorHAnsi" w:cstheme="minorHAnsi"/>
                  <w:sz w:val="16"/>
                  <w:szCs w:val="16"/>
                  <w:rPrChange w:id="42" w:author="Alhabibi, Haider@Energy [2]" w:date="2023-04-17T16:39:00Z">
                    <w:rPr>
                      <w:rFonts w:asciiTheme="minorHAnsi" w:eastAsia="Times New Roman" w:hAnsiTheme="minorHAnsi" w:cstheme="minorHAnsi"/>
                      <w:sz w:val="18"/>
                      <w:szCs w:val="18"/>
                    </w:rPr>
                  </w:rPrChange>
                </w:rPr>
                <w:t xml:space="preserve"> information is not available on the LMCC, then allow user input.</w:t>
              </w:r>
            </w:ins>
            <w:r w:rsidR="00A705C2" w:rsidDel="00A705C2">
              <w:rPr>
                <w:rFonts w:asciiTheme="minorHAnsi" w:eastAsia="Times New Roman" w:hAnsiTheme="minorHAnsi" w:cstheme="minorHAnsi"/>
                <w:sz w:val="16"/>
                <w:szCs w:val="20"/>
              </w:rPr>
              <w:t xml:space="preserve"> </w:t>
            </w:r>
            <w:r w:rsidR="00F349F6">
              <w:rPr>
                <w:rFonts w:asciiTheme="minorHAnsi" w:eastAsia="Times New Roman" w:hAnsiTheme="minorHAnsi" w:cstheme="minorHAnsi"/>
                <w:sz w:val="16"/>
                <w:szCs w:val="20"/>
              </w:rPr>
              <w:t xml:space="preserve">&gt;&gt; </w:t>
            </w:r>
          </w:p>
        </w:tc>
        <w:tc>
          <w:tcPr>
            <w:tcW w:w="367" w:type="pct"/>
            <w:tcBorders>
              <w:top w:val="single" w:sz="4" w:space="0" w:color="auto"/>
              <w:left w:val="single" w:sz="4" w:space="0" w:color="auto"/>
              <w:bottom w:val="single" w:sz="4" w:space="0" w:color="auto"/>
              <w:right w:val="single" w:sz="4" w:space="0" w:color="auto"/>
            </w:tcBorders>
            <w:tcPrChange w:id="43" w:author="Alhabibi, Haider@Energy [2]" w:date="2023-04-17T16:43:00Z">
              <w:tcPr>
                <w:tcW w:w="367" w:type="pct"/>
                <w:tcBorders>
                  <w:top w:val="single" w:sz="4" w:space="0" w:color="auto"/>
                  <w:left w:val="single" w:sz="4" w:space="0" w:color="auto"/>
                  <w:bottom w:val="single" w:sz="4" w:space="0" w:color="auto"/>
                  <w:right w:val="single" w:sz="4" w:space="0" w:color="auto"/>
                </w:tcBorders>
              </w:tcPr>
            </w:tcPrChange>
          </w:tcPr>
          <w:p w14:paraId="1F9F0E23" w14:textId="2E6FC85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(see rule in header)&gt;&gt;</w:t>
            </w:r>
          </w:p>
        </w:tc>
        <w:tc>
          <w:tcPr>
            <w:tcW w:w="409" w:type="pct"/>
            <w:tcBorders>
              <w:top w:val="single" w:sz="4" w:space="0" w:color="auto"/>
              <w:left w:val="single" w:sz="4" w:space="0" w:color="auto"/>
              <w:bottom w:val="single" w:sz="4" w:space="0" w:color="auto"/>
              <w:right w:val="single" w:sz="4" w:space="0" w:color="auto"/>
            </w:tcBorders>
            <w:tcPrChange w:id="44" w:author="Alhabibi, Haider@Energy [2]" w:date="2023-04-17T16:43:00Z">
              <w:tcPr>
                <w:tcW w:w="409" w:type="pct"/>
                <w:tcBorders>
                  <w:top w:val="single" w:sz="4" w:space="0" w:color="auto"/>
                  <w:left w:val="single" w:sz="4" w:space="0" w:color="auto"/>
                  <w:bottom w:val="single" w:sz="4" w:space="0" w:color="auto"/>
                  <w:right w:val="single" w:sz="4" w:space="0" w:color="auto"/>
                </w:tcBorders>
              </w:tcPr>
            </w:tcPrChange>
          </w:tcPr>
          <w:p w14:paraId="5406B233" w14:textId="07512527"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ins w:id="45" w:author="Alhabibi, Haider@Energy [2]" w:date="2023-04-17T16:38:00Z">
              <w:r w:rsidR="00F15666" w:rsidRPr="001F2209">
                <w:rPr>
                  <w:rFonts w:cstheme="minorHAnsi"/>
                  <w:sz w:val="16"/>
                  <w:szCs w:val="16"/>
                  <w:rPrChange w:id="46" w:author="Alhabibi, Haider@Energy [2]" w:date="2023-04-17T16:39:00Z">
                    <w:rPr>
                      <w:rFonts w:cstheme="minorHAnsi"/>
                      <w:sz w:val="18"/>
                      <w:szCs w:val="18"/>
                    </w:rPr>
                  </w:rPrChange>
                </w:rPr>
                <w:t xml:space="preserve">, </w:t>
              </w:r>
              <w:proofErr w:type="gramStart"/>
              <w:r w:rsidR="00F15666" w:rsidRPr="001F2209">
                <w:rPr>
                  <w:rFonts w:asciiTheme="minorHAnsi" w:eastAsia="Times New Roman" w:hAnsiTheme="minorHAnsi" w:cstheme="minorHAnsi"/>
                  <w:sz w:val="16"/>
                  <w:szCs w:val="16"/>
                  <w:rPrChange w:id="47" w:author="Alhabibi, Haider@Energy [2]" w:date="2023-04-17T16:39:00Z">
                    <w:rPr>
                      <w:rFonts w:asciiTheme="minorHAnsi" w:eastAsia="Times New Roman" w:hAnsiTheme="minorHAnsi" w:cstheme="minorHAnsi"/>
                      <w:sz w:val="18"/>
                      <w:szCs w:val="18"/>
                    </w:rPr>
                  </w:rPrChange>
                </w:rPr>
                <w:t>If</w:t>
              </w:r>
              <w:proofErr w:type="gramEnd"/>
              <w:r w:rsidR="00F15666" w:rsidRPr="001F2209">
                <w:rPr>
                  <w:rFonts w:asciiTheme="minorHAnsi" w:eastAsia="Times New Roman" w:hAnsiTheme="minorHAnsi" w:cstheme="minorHAnsi"/>
                  <w:sz w:val="16"/>
                  <w:szCs w:val="16"/>
                  <w:rPrChange w:id="48" w:author="Alhabibi, Haider@Energy [2]" w:date="2023-04-17T16:39:00Z">
                    <w:rPr>
                      <w:rFonts w:asciiTheme="minorHAnsi" w:eastAsia="Times New Roman" w:hAnsiTheme="minorHAnsi" w:cstheme="minorHAnsi"/>
                      <w:sz w:val="18"/>
                      <w:szCs w:val="18"/>
                    </w:rPr>
                  </w:rPrChange>
                </w:rPr>
                <w:t xml:space="preserve"> information is not available on the LMCC, then allow user input.</w:t>
              </w:r>
            </w:ins>
            <w:r w:rsidRPr="001F2209">
              <w:rPr>
                <w:rFonts w:asciiTheme="minorHAnsi" w:eastAsia="Times New Roman" w:hAnsiTheme="minorHAnsi" w:cstheme="minorHAnsi"/>
                <w:sz w:val="16"/>
                <w:szCs w:val="16"/>
              </w:rPr>
              <w:t xml:space="preserve"> </w:t>
            </w:r>
          </w:p>
          <w:p w14:paraId="1FEF36D4"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allowed values=</w:t>
            </w:r>
          </w:p>
          <w:p w14:paraId="371736DC" w14:textId="77777777" w:rsidR="00F349F6" w:rsidRPr="001F2209"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DHW, </w:t>
            </w:r>
          </w:p>
          <w:p w14:paraId="711495C9" w14:textId="10A07994"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Change w:id="49" w:author="Alhabibi, Haider@Energy [2]" w:date="2023-04-17T16:43:00Z">
              <w:tcPr>
                <w:tcW w:w="347" w:type="pct"/>
                <w:tcBorders>
                  <w:top w:val="single" w:sz="4" w:space="0" w:color="auto"/>
                  <w:left w:val="single" w:sz="4" w:space="0" w:color="auto"/>
                  <w:bottom w:val="single" w:sz="4" w:space="0" w:color="auto"/>
                  <w:right w:val="single" w:sz="4" w:space="0" w:color="auto"/>
                </w:tcBorders>
              </w:tcPr>
            </w:tcPrChange>
          </w:tcPr>
          <w:p w14:paraId="515B2A78" w14:textId="6DE5B26B"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 xml:space="preserve"> </w:t>
            </w:r>
          </w:p>
          <w:p w14:paraId="4887B952" w14:textId="3482AC02"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Allowed values = </w:t>
            </w:r>
          </w:p>
          <w:p w14:paraId="13D2647B" w14:textId="0E5F452C"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Change w:id="50" w:author="Alhabibi, Haider@Energy [2]" w:date="2023-04-17T16:43:00Z">
              <w:tcPr>
                <w:tcW w:w="427" w:type="pct"/>
                <w:tcBorders>
                  <w:top w:val="single" w:sz="4" w:space="0" w:color="auto"/>
                  <w:left w:val="single" w:sz="4" w:space="0" w:color="auto"/>
                  <w:bottom w:val="single" w:sz="4" w:space="0" w:color="auto"/>
                  <w:right w:val="single" w:sz="4" w:space="0" w:color="auto"/>
                </w:tcBorders>
              </w:tcPr>
            </w:tcPrChange>
          </w:tcPr>
          <w:p w14:paraId="0965884C" w14:textId="0EDD3A4C"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ins w:id="51" w:author="Alhabibi, Haider@Energy [2]" w:date="2023-04-17T16:38:00Z">
              <w:r w:rsidR="00F15666" w:rsidRPr="001F2209">
                <w:rPr>
                  <w:rFonts w:cstheme="minorHAnsi"/>
                  <w:sz w:val="16"/>
                  <w:szCs w:val="16"/>
                  <w:rPrChange w:id="52" w:author="Alhabibi, Haider@Energy [2]" w:date="2023-04-17T16:39:00Z">
                    <w:rPr>
                      <w:rFonts w:cstheme="minorHAnsi"/>
                      <w:sz w:val="18"/>
                      <w:szCs w:val="18"/>
                    </w:rPr>
                  </w:rPrChange>
                </w:rPr>
                <w:t xml:space="preserve">, </w:t>
              </w:r>
              <w:proofErr w:type="gramStart"/>
              <w:r w:rsidR="00F15666" w:rsidRPr="001F2209">
                <w:rPr>
                  <w:rFonts w:asciiTheme="minorHAnsi" w:eastAsia="Times New Roman" w:hAnsiTheme="minorHAnsi" w:cstheme="minorHAnsi"/>
                  <w:sz w:val="16"/>
                  <w:szCs w:val="16"/>
                  <w:rPrChange w:id="53" w:author="Alhabibi, Haider@Energy [2]" w:date="2023-04-17T16:39:00Z">
                    <w:rPr>
                      <w:rFonts w:asciiTheme="minorHAnsi" w:eastAsia="Times New Roman" w:hAnsiTheme="minorHAnsi" w:cstheme="minorHAnsi"/>
                      <w:sz w:val="18"/>
                      <w:szCs w:val="18"/>
                    </w:rPr>
                  </w:rPrChange>
                </w:rPr>
                <w:t>If</w:t>
              </w:r>
              <w:proofErr w:type="gramEnd"/>
              <w:r w:rsidR="00F15666" w:rsidRPr="001F2209">
                <w:rPr>
                  <w:rFonts w:asciiTheme="minorHAnsi" w:eastAsia="Times New Roman" w:hAnsiTheme="minorHAnsi" w:cstheme="minorHAnsi"/>
                  <w:sz w:val="16"/>
                  <w:szCs w:val="16"/>
                  <w:rPrChange w:id="54" w:author="Alhabibi, Haider@Energy [2]" w:date="2023-04-17T16:39:00Z">
                    <w:rPr>
                      <w:rFonts w:asciiTheme="minorHAnsi" w:eastAsia="Times New Roman" w:hAnsiTheme="minorHAnsi" w:cstheme="minorHAnsi"/>
                      <w:sz w:val="18"/>
                      <w:szCs w:val="18"/>
                    </w:rPr>
                  </w:rPrChange>
                </w:rPr>
                <w:t xml:space="preserve"> information is not available on the LMCC, then allow user input.</w:t>
              </w:r>
            </w:ins>
            <w:r w:rsidRPr="001F2209">
              <w:rPr>
                <w:rFonts w:asciiTheme="minorHAnsi" w:eastAsia="Times New Roman" w:hAnsiTheme="minorHAnsi" w:cstheme="minorHAnsi"/>
                <w:sz w:val="16"/>
                <w:szCs w:val="16"/>
              </w:rPr>
              <w:t>&gt;&gt;</w:t>
            </w:r>
          </w:p>
        </w:tc>
        <w:tc>
          <w:tcPr>
            <w:tcW w:w="348" w:type="pct"/>
            <w:tcBorders>
              <w:top w:val="single" w:sz="4" w:space="0" w:color="auto"/>
              <w:left w:val="single" w:sz="4" w:space="0" w:color="auto"/>
              <w:bottom w:val="single" w:sz="4" w:space="0" w:color="auto"/>
              <w:right w:val="single" w:sz="4" w:space="0" w:color="auto"/>
            </w:tcBorders>
            <w:tcPrChange w:id="55" w:author="Alhabibi, Haider@Energy [2]" w:date="2023-04-17T16:43:00Z">
              <w:tcPr>
                <w:tcW w:w="348" w:type="pct"/>
                <w:tcBorders>
                  <w:top w:val="single" w:sz="4" w:space="0" w:color="auto"/>
                  <w:left w:val="single" w:sz="4" w:space="0" w:color="auto"/>
                  <w:bottom w:val="single" w:sz="4" w:space="0" w:color="auto"/>
                  <w:right w:val="single" w:sz="4" w:space="0" w:color="auto"/>
                </w:tcBorders>
              </w:tcPr>
            </w:tcPrChange>
          </w:tcPr>
          <w:p w14:paraId="52E1B19B" w14:textId="418EE0F5"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ins w:id="56" w:author="Alhabibi, Haider@Energy [2]" w:date="2023-04-17T16:38:00Z">
              <w:r w:rsidR="00F15666" w:rsidRPr="001F2209">
                <w:rPr>
                  <w:rFonts w:cstheme="minorHAnsi"/>
                  <w:sz w:val="16"/>
                  <w:szCs w:val="16"/>
                  <w:rPrChange w:id="57" w:author="Alhabibi, Haider@Energy [2]" w:date="2023-04-17T16:39:00Z">
                    <w:rPr>
                      <w:rFonts w:cstheme="minorHAnsi"/>
                      <w:sz w:val="18"/>
                      <w:szCs w:val="18"/>
                    </w:rPr>
                  </w:rPrChange>
                </w:rPr>
                <w:t xml:space="preserve">, </w:t>
              </w:r>
              <w:proofErr w:type="gramStart"/>
              <w:r w:rsidR="00F15666" w:rsidRPr="001F2209">
                <w:rPr>
                  <w:rFonts w:asciiTheme="minorHAnsi" w:eastAsia="Times New Roman" w:hAnsiTheme="minorHAnsi" w:cstheme="minorHAnsi"/>
                  <w:sz w:val="16"/>
                  <w:szCs w:val="16"/>
                  <w:rPrChange w:id="58" w:author="Alhabibi, Haider@Energy [2]" w:date="2023-04-17T16:39:00Z">
                    <w:rPr>
                      <w:rFonts w:asciiTheme="minorHAnsi" w:eastAsia="Times New Roman" w:hAnsiTheme="minorHAnsi" w:cstheme="minorHAnsi"/>
                      <w:sz w:val="18"/>
                      <w:szCs w:val="18"/>
                    </w:rPr>
                  </w:rPrChange>
                </w:rPr>
                <w:t>If</w:t>
              </w:r>
              <w:proofErr w:type="gramEnd"/>
              <w:r w:rsidR="00F15666" w:rsidRPr="001F2209">
                <w:rPr>
                  <w:rFonts w:asciiTheme="minorHAnsi" w:eastAsia="Times New Roman" w:hAnsiTheme="minorHAnsi" w:cstheme="minorHAnsi"/>
                  <w:sz w:val="16"/>
                  <w:szCs w:val="16"/>
                  <w:rPrChange w:id="59" w:author="Alhabibi, Haider@Energy [2]" w:date="2023-04-17T16:39:00Z">
                    <w:rPr>
                      <w:rFonts w:asciiTheme="minorHAnsi" w:eastAsia="Times New Roman" w:hAnsiTheme="minorHAnsi" w:cstheme="minorHAnsi"/>
                      <w:sz w:val="18"/>
                      <w:szCs w:val="18"/>
                    </w:rPr>
                  </w:rPrChange>
                </w:rPr>
                <w:t xml:space="preserve"> information is not available on the LMCC, then allow user input.</w:t>
              </w:r>
            </w:ins>
            <w:del w:id="60" w:author="Alhabibi, Haider@Energy [2]" w:date="2023-04-17T16:38:00Z">
              <w:r w:rsidRPr="001F2209" w:rsidDel="00F15666">
                <w:rPr>
                  <w:rFonts w:asciiTheme="minorHAnsi" w:eastAsia="Times New Roman" w:hAnsiTheme="minorHAnsi" w:cstheme="minorHAnsi"/>
                  <w:sz w:val="16"/>
                  <w:szCs w:val="16"/>
                </w:rPr>
                <w:delText>.</w:delText>
              </w:r>
            </w:del>
            <w:r w:rsidRPr="001F2209">
              <w:rPr>
                <w:rFonts w:asciiTheme="minorHAnsi" w:eastAsia="Times New Roman" w:hAnsiTheme="minorHAnsi" w:cstheme="minorHAnsi"/>
                <w:sz w:val="16"/>
                <w:szCs w:val="16"/>
              </w:rPr>
              <w:t xml:space="preserve">  Allowed values are Heat Pump, Electric Resistance, Natural Gas, or Propane</w:t>
            </w:r>
            <w:r w:rsidRPr="001F2209" w:rsidDel="00366412">
              <w:rPr>
                <w:rFonts w:asciiTheme="minorHAnsi" w:eastAsia="Times New Roman" w:hAnsiTheme="minorHAnsi" w:cstheme="minorHAnsi"/>
                <w:sz w:val="16"/>
                <w:szCs w:val="16"/>
              </w:rPr>
              <w:t xml:space="preserve"> </w:t>
            </w:r>
            <w:r w:rsidRPr="001F2209">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Change w:id="61" w:author="Alhabibi, Haider@Energy [2]" w:date="2023-04-17T16:43:00Z">
              <w:tcPr>
                <w:tcW w:w="405" w:type="pct"/>
                <w:tcBorders>
                  <w:top w:val="single" w:sz="4" w:space="0" w:color="auto"/>
                  <w:left w:val="single" w:sz="4" w:space="0" w:color="auto"/>
                  <w:bottom w:val="single" w:sz="4" w:space="0" w:color="auto"/>
                  <w:right w:val="single" w:sz="4" w:space="0" w:color="auto"/>
                </w:tcBorders>
              </w:tcPr>
            </w:tcPrChange>
          </w:tcPr>
          <w:p w14:paraId="67AA3E9C" w14:textId="1DE7A9A1"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&lt;&lt;reference value from </w:t>
            </w:r>
            <w:proofErr w:type="gramStart"/>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w:t>
            </w:r>
            <w:proofErr w:type="gramEnd"/>
          </w:p>
          <w:p w14:paraId="0930D259" w14:textId="4BA078F1"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62" w:author="Alhabibi, Haider@Energy" w:date="2022-06-29T12:57:00Z">
              <w:r w:rsidRPr="001F2209" w:rsidDel="00FA3456">
                <w:rPr>
                  <w:rFonts w:asciiTheme="minorHAnsi" w:eastAsia="Times New Roman" w:hAnsiTheme="minorHAnsi" w:cstheme="minorHAnsi"/>
                  <w:sz w:val="16"/>
                  <w:szCs w:val="16"/>
                </w:rPr>
                <w:delText xml:space="preserve">If parent </w:delText>
              </w:r>
              <w:r w:rsidR="00C96D7C" w:rsidRPr="001F2209" w:rsidDel="00FA3456">
                <w:rPr>
                  <w:rFonts w:asciiTheme="minorHAnsi" w:eastAsia="Times New Roman" w:hAnsiTheme="minorHAnsi" w:cstheme="minorHAnsi"/>
                  <w:sz w:val="16"/>
                  <w:szCs w:val="16"/>
                </w:rPr>
                <w:delText>LMCC</w:delText>
              </w:r>
              <w:r w:rsidRPr="001F2209" w:rsidDel="00FA3456">
                <w:rPr>
                  <w:rFonts w:asciiTheme="minorHAnsi" w:eastAsia="Times New Roman" w:hAnsiTheme="minorHAnsi" w:cstheme="minorHAnsi"/>
                  <w:sz w:val="16"/>
                  <w:szCs w:val="16"/>
                </w:rPr>
                <w:delText xml:space="preserve"> = </w:delText>
              </w:r>
              <w:r w:rsidR="00C96D7C" w:rsidRPr="001F2209" w:rsidDel="00FA3456">
                <w:rPr>
                  <w:rFonts w:asciiTheme="minorHAnsi" w:eastAsia="Times New Roman" w:hAnsiTheme="minorHAnsi" w:cstheme="minorHAnsi"/>
                  <w:sz w:val="16"/>
                  <w:szCs w:val="16"/>
                </w:rPr>
                <w:delText>LMCC</w:delText>
              </w:r>
              <w:r w:rsidRPr="001F2209" w:rsidDel="00FA3456">
                <w:rPr>
                  <w:rFonts w:asciiTheme="minorHAnsi" w:eastAsia="Times New Roman" w:hAnsiTheme="minorHAnsi" w:cstheme="minorHAnsi"/>
                  <w:sz w:val="16"/>
                  <w:szCs w:val="16"/>
                </w:rPr>
                <w:delText>-ADD, ALT or NCB, then value = NA</w:delText>
              </w:r>
            </w:del>
            <w:ins w:id="63" w:author="Alhabibi, Haider@Energy" w:date="2022-06-29T12:57:00Z">
              <w:r w:rsidR="00C72DF3" w:rsidRPr="001F2209">
                <w:rPr>
                  <w:rFonts w:asciiTheme="minorHAnsi" w:eastAsia="Times New Roman" w:hAnsiTheme="minorHAnsi" w:cstheme="minorBidi"/>
                  <w:sz w:val="16"/>
                  <w:szCs w:val="16"/>
                </w:rPr>
                <w:t xml:space="preserve"> If prescriptive, then value = </w:t>
              </w:r>
              <w:proofErr w:type="gramStart"/>
              <w:r w:rsidR="00C72DF3" w:rsidRPr="001F2209">
                <w:rPr>
                  <w:rFonts w:asciiTheme="minorHAnsi" w:eastAsia="Times New Roman" w:hAnsiTheme="minorHAnsi" w:cstheme="minorBidi"/>
                  <w:sz w:val="16"/>
                  <w:szCs w:val="16"/>
                </w:rPr>
                <w:t>NA</w:t>
              </w:r>
            </w:ins>
            <w:r w:rsidRPr="001F2209">
              <w:rPr>
                <w:rFonts w:asciiTheme="minorHAnsi" w:eastAsia="Times New Roman" w:hAnsiTheme="minorHAnsi" w:cstheme="minorHAnsi"/>
                <w:sz w:val="16"/>
                <w:szCs w:val="16"/>
              </w:rPr>
              <w:t>;</w:t>
            </w:r>
            <w:proofErr w:type="gramEnd"/>
          </w:p>
          <w:p w14:paraId="3102547C" w14:textId="403DA175"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Elseif parent </w:t>
            </w:r>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 xml:space="preserve"> = </w:t>
            </w:r>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-PRF; then allowed values: if Fuel Type (A0</w:t>
            </w:r>
            <w:r w:rsidR="00E11E2A" w:rsidRPr="001F2209">
              <w:rPr>
                <w:rFonts w:asciiTheme="minorHAnsi" w:eastAsia="Times New Roman" w:hAnsiTheme="minorHAnsi" w:cstheme="minorHAnsi"/>
                <w:sz w:val="16"/>
                <w:szCs w:val="16"/>
              </w:rPr>
              <w:t>6</w:t>
            </w:r>
            <w:r w:rsidRPr="001F2209">
              <w:rPr>
                <w:rFonts w:asciiTheme="minorHAnsi" w:eastAsia="Times New Roman" w:hAnsiTheme="minorHAnsi" w:cstheme="minorHAnsi"/>
                <w:sz w:val="16"/>
                <w:szCs w:val="16"/>
              </w:rPr>
              <w:t>) = Natural Gas, Propane then value = Btu/</w:t>
            </w:r>
            <w:proofErr w:type="spellStart"/>
            <w:proofErr w:type="gramStart"/>
            <w:r w:rsidRPr="001F2209">
              <w:rPr>
                <w:rFonts w:asciiTheme="minorHAnsi" w:eastAsia="Times New Roman" w:hAnsiTheme="minorHAnsi" w:cstheme="minorHAnsi"/>
                <w:sz w:val="16"/>
                <w:szCs w:val="16"/>
              </w:rPr>
              <w:t>Hr</w:t>
            </w:r>
            <w:proofErr w:type="spellEnd"/>
            <w:r w:rsidRPr="001F2209">
              <w:rPr>
                <w:rFonts w:asciiTheme="minorHAnsi" w:eastAsia="Times New Roman" w:hAnsiTheme="minorHAnsi" w:cstheme="minorHAnsi"/>
                <w:sz w:val="16"/>
                <w:szCs w:val="16"/>
              </w:rPr>
              <w:t>;</w:t>
            </w:r>
            <w:proofErr w:type="gramEnd"/>
          </w:p>
          <w:p w14:paraId="416FDCB5" w14:textId="6B13B4CB"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If Fuel Type = Electric Resistance, then value= </w:t>
            </w:r>
            <w:proofErr w:type="gramStart"/>
            <w:r w:rsidRPr="001F2209">
              <w:rPr>
                <w:rFonts w:asciiTheme="minorHAnsi" w:eastAsia="Times New Roman" w:hAnsiTheme="minorHAnsi" w:cstheme="minorHAnsi"/>
                <w:sz w:val="16"/>
                <w:szCs w:val="16"/>
              </w:rPr>
              <w:t>kW;</w:t>
            </w:r>
            <w:proofErr w:type="gramEnd"/>
          </w:p>
          <w:p w14:paraId="3C99B452" w14:textId="6C40C691"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If Fuel Type = Heat Pump, then value = NA&gt;&gt;</w:t>
            </w:r>
          </w:p>
        </w:tc>
        <w:tc>
          <w:tcPr>
            <w:tcW w:w="357" w:type="pct"/>
            <w:tcBorders>
              <w:top w:val="single" w:sz="4" w:space="0" w:color="auto"/>
              <w:left w:val="single" w:sz="4" w:space="0" w:color="auto"/>
              <w:bottom w:val="single" w:sz="4" w:space="0" w:color="auto"/>
              <w:right w:val="single" w:sz="4" w:space="0" w:color="auto"/>
            </w:tcBorders>
            <w:tcPrChange w:id="64" w:author="Alhabibi, Haider@Energy [2]" w:date="2023-04-17T16:43:00Z">
              <w:tcPr>
                <w:tcW w:w="357" w:type="pct"/>
                <w:tcBorders>
                  <w:top w:val="single" w:sz="4" w:space="0" w:color="auto"/>
                  <w:left w:val="single" w:sz="4" w:space="0" w:color="auto"/>
                  <w:bottom w:val="single" w:sz="4" w:space="0" w:color="auto"/>
                  <w:right w:val="single" w:sz="4" w:space="0" w:color="auto"/>
                </w:tcBorders>
              </w:tcPr>
            </w:tcPrChange>
          </w:tcPr>
          <w:p w14:paraId="43D1C0C9" w14:textId="1B5197E9" w:rsidR="00F349F6" w:rsidRPr="001F2209"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&lt;&lt;if A0</w:t>
            </w:r>
            <w:r w:rsidR="00E11E2A" w:rsidRPr="001F2209">
              <w:rPr>
                <w:rFonts w:asciiTheme="minorHAnsi" w:eastAsia="Times New Roman" w:hAnsiTheme="minorHAnsi" w:cstheme="minorHAnsi"/>
                <w:sz w:val="16"/>
                <w:szCs w:val="16"/>
              </w:rPr>
              <w:t>6</w:t>
            </w:r>
            <w:r w:rsidRPr="001F2209">
              <w:rPr>
                <w:rFonts w:asciiTheme="minorHAnsi" w:eastAsia="Times New Roman" w:hAnsiTheme="minorHAnsi" w:cstheme="minorHAnsi"/>
                <w:sz w:val="16"/>
                <w:szCs w:val="16"/>
              </w:rPr>
              <w:t xml:space="preserve"> = Heat Pump, then result = </w:t>
            </w:r>
            <w:proofErr w:type="gramStart"/>
            <w:r w:rsidRPr="001F2209">
              <w:rPr>
                <w:rFonts w:asciiTheme="minorHAnsi" w:eastAsia="Times New Roman" w:hAnsiTheme="minorHAnsi" w:cstheme="minorHAnsi"/>
                <w:sz w:val="16"/>
                <w:szCs w:val="16"/>
              </w:rPr>
              <w:t>NA;</w:t>
            </w:r>
            <w:proofErr w:type="gramEnd"/>
            <w:r w:rsidRPr="001F2209">
              <w:rPr>
                <w:rFonts w:asciiTheme="minorHAnsi" w:eastAsia="Times New Roman" w:hAnsiTheme="minorHAnsi" w:cstheme="minorHAnsi"/>
                <w:sz w:val="16"/>
                <w:szCs w:val="16"/>
              </w:rPr>
              <w:t xml:space="preserve"> </w:t>
            </w:r>
          </w:p>
          <w:p w14:paraId="090AFD2A" w14:textId="1767DC59"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 xml:space="preserve">If performance, reference value from </w:t>
            </w:r>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-PRF; Elseif Prescriptive, then value = NA &gt;&gt;</w:t>
            </w:r>
          </w:p>
        </w:tc>
        <w:tc>
          <w:tcPr>
            <w:tcW w:w="440" w:type="pct"/>
            <w:tcBorders>
              <w:top w:val="single" w:sz="4" w:space="0" w:color="auto"/>
              <w:left w:val="single" w:sz="4" w:space="0" w:color="auto"/>
              <w:bottom w:val="single" w:sz="4" w:space="0" w:color="auto"/>
              <w:right w:val="single" w:sz="4" w:space="0" w:color="auto"/>
            </w:tcBorders>
            <w:tcPrChange w:id="65" w:author="Alhabibi, Haider@Energy [2]" w:date="2023-04-17T16:43:00Z">
              <w:tcPr>
                <w:tcW w:w="440" w:type="pct"/>
                <w:tcBorders>
                  <w:top w:val="single" w:sz="4" w:space="0" w:color="auto"/>
                  <w:left w:val="single" w:sz="4" w:space="0" w:color="auto"/>
                  <w:bottom w:val="single" w:sz="4" w:space="0" w:color="auto"/>
                  <w:right w:val="single" w:sz="4" w:space="0" w:color="auto"/>
                </w:tcBorders>
              </w:tcPr>
            </w:tcPrChange>
          </w:tcPr>
          <w:p w14:paraId="576F78B1" w14:textId="067D09D1" w:rsidR="00F349F6" w:rsidRPr="001F2209" w:rsidRDefault="00F349F6" w:rsidP="00F349F6">
            <w:pPr>
              <w:spacing w:after="0" w:line="240" w:lineRule="auto"/>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r w:rsidRPr="001F2209">
              <w:rPr>
                <w:rFonts w:asciiTheme="minorHAnsi" w:eastAsia="Times New Roman" w:hAnsiTheme="minorHAnsi" w:cstheme="minorHAnsi"/>
                <w:sz w:val="16"/>
                <w:szCs w:val="16"/>
              </w:rPr>
              <w:t xml:space="preserve">.  If Central DHW </w:t>
            </w:r>
            <w:proofErr w:type="gramStart"/>
            <w:r w:rsidRPr="001F2209">
              <w:rPr>
                <w:rFonts w:asciiTheme="minorHAnsi" w:eastAsia="Times New Roman" w:hAnsiTheme="minorHAnsi" w:cstheme="minorHAnsi"/>
                <w:sz w:val="16"/>
                <w:szCs w:val="16"/>
              </w:rPr>
              <w:t>System</w:t>
            </w:r>
            <w:proofErr w:type="gramEnd"/>
            <w:r w:rsidRPr="001F2209">
              <w:rPr>
                <w:rFonts w:asciiTheme="minorHAnsi" w:eastAsia="Times New Roman" w:hAnsiTheme="minorHAnsi" w:cstheme="minorHAnsi"/>
                <w:sz w:val="16"/>
                <w:szCs w:val="16"/>
              </w:rPr>
              <w:t xml:space="preserve"> then value= Yes; </w:t>
            </w:r>
          </w:p>
          <w:p w14:paraId="4A7E95D8" w14:textId="6CF49821" w:rsidR="00F349F6" w:rsidRPr="001F2209" w:rsidRDefault="00F349F6" w:rsidP="00F349F6">
            <w:pPr>
              <w:spacing w:after="0" w:line="240" w:lineRule="auto"/>
              <w:rPr>
                <w:rFonts w:asciiTheme="minorHAnsi" w:hAnsiTheme="minorHAnsi" w:cstheme="minorHAnsi"/>
                <w:sz w:val="16"/>
                <w:szCs w:val="16"/>
              </w:rPr>
            </w:pPr>
            <w:r w:rsidRPr="001F2209">
              <w:rPr>
                <w:rFonts w:asciiTheme="minorHAnsi" w:eastAsia="Times New Roman" w:hAnsiTheme="minorHAnsi" w:cstheme="minorHAnsi"/>
                <w:sz w:val="16"/>
                <w:szCs w:val="16"/>
              </w:rPr>
              <w:t>else value = NA</w:t>
            </w:r>
          </w:p>
        </w:tc>
        <w:tc>
          <w:tcPr>
            <w:tcW w:w="566" w:type="pct"/>
            <w:tcBorders>
              <w:top w:val="single" w:sz="4" w:space="0" w:color="auto"/>
              <w:left w:val="single" w:sz="4" w:space="0" w:color="auto"/>
              <w:bottom w:val="single" w:sz="4" w:space="0" w:color="auto"/>
              <w:right w:val="single" w:sz="4" w:space="0" w:color="auto"/>
            </w:tcBorders>
            <w:tcPrChange w:id="66" w:author="Alhabibi, Haider@Energy [2]" w:date="2023-04-17T16:43:00Z">
              <w:tcPr>
                <w:tcW w:w="522" w:type="pct"/>
                <w:tcBorders>
                  <w:top w:val="single" w:sz="4" w:space="0" w:color="auto"/>
                  <w:left w:val="single" w:sz="4" w:space="0" w:color="auto"/>
                  <w:bottom w:val="single" w:sz="4" w:space="0" w:color="auto"/>
                  <w:right w:val="single" w:sz="4" w:space="0" w:color="auto"/>
                </w:tcBorders>
              </w:tcPr>
            </w:tcPrChange>
          </w:tcPr>
          <w:p w14:paraId="4B1E8DA8" w14:textId="7BF29873"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&lt;&lt;reference values from </w:t>
            </w:r>
            <w:r w:rsidR="00C96D7C" w:rsidRPr="001F2209">
              <w:rPr>
                <w:rFonts w:asciiTheme="minorHAnsi" w:eastAsia="Times New Roman" w:hAnsiTheme="minorHAnsi" w:cstheme="minorHAnsi"/>
                <w:sz w:val="16"/>
                <w:szCs w:val="16"/>
              </w:rPr>
              <w:t>LMCC</w:t>
            </w:r>
            <w:ins w:id="67" w:author="Alhabibi, Haider@Energy [2]" w:date="2023-04-17T16:39:00Z">
              <w:r w:rsidR="001F2209" w:rsidRPr="001F2209">
                <w:rPr>
                  <w:rFonts w:cstheme="minorHAnsi"/>
                  <w:sz w:val="16"/>
                  <w:szCs w:val="16"/>
                  <w:rPrChange w:id="68" w:author="Alhabibi, Haider@Energy [2]" w:date="2023-04-17T16:39:00Z">
                    <w:rPr>
                      <w:rFonts w:cstheme="minorHAnsi"/>
                      <w:sz w:val="18"/>
                      <w:szCs w:val="18"/>
                    </w:rPr>
                  </w:rPrChange>
                </w:rPr>
                <w:t xml:space="preserve">, </w:t>
              </w:r>
              <w:proofErr w:type="gramStart"/>
              <w:r w:rsidR="001F2209" w:rsidRPr="001F2209">
                <w:rPr>
                  <w:rFonts w:asciiTheme="minorHAnsi" w:eastAsia="Times New Roman" w:hAnsiTheme="minorHAnsi" w:cstheme="minorHAnsi"/>
                  <w:sz w:val="16"/>
                  <w:szCs w:val="16"/>
                  <w:rPrChange w:id="69" w:author="Alhabibi, Haider@Energy [2]" w:date="2023-04-17T16:39:00Z">
                    <w:rPr>
                      <w:rFonts w:asciiTheme="minorHAnsi" w:eastAsia="Times New Roman" w:hAnsiTheme="minorHAnsi" w:cstheme="minorHAnsi"/>
                      <w:sz w:val="18"/>
                      <w:szCs w:val="18"/>
                    </w:rPr>
                  </w:rPrChange>
                </w:rPr>
                <w:t>If</w:t>
              </w:r>
              <w:proofErr w:type="gramEnd"/>
              <w:r w:rsidR="001F2209" w:rsidRPr="001F2209">
                <w:rPr>
                  <w:rFonts w:asciiTheme="minorHAnsi" w:eastAsia="Times New Roman" w:hAnsiTheme="minorHAnsi" w:cstheme="minorHAnsi"/>
                  <w:sz w:val="16"/>
                  <w:szCs w:val="16"/>
                  <w:rPrChange w:id="70" w:author="Alhabibi, Haider@Energy [2]" w:date="2023-04-17T16:39:00Z">
                    <w:rPr>
                      <w:rFonts w:asciiTheme="minorHAnsi" w:eastAsia="Times New Roman" w:hAnsiTheme="minorHAnsi" w:cstheme="minorHAnsi"/>
                      <w:sz w:val="18"/>
                      <w:szCs w:val="18"/>
                    </w:rPr>
                  </w:rPrChange>
                </w:rPr>
                <w:t xml:space="preserve"> information is not available on the LMCC, then allow user input.</w:t>
              </w:r>
            </w:ins>
            <w:r w:rsidRPr="001F2209">
              <w:rPr>
                <w:rFonts w:asciiTheme="minorHAnsi" w:eastAsia="Times New Roman" w:hAnsiTheme="minorHAnsi" w:cstheme="minorHAnsi"/>
                <w:sz w:val="16"/>
                <w:szCs w:val="16"/>
              </w:rPr>
              <w:t xml:space="preserve"> </w:t>
            </w:r>
          </w:p>
          <w:p w14:paraId="6E2D48C9"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If performance and</w:t>
            </w:r>
          </w:p>
          <w:p w14:paraId="5A4E304B" w14:textId="243D7E5E"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A0</w:t>
            </w:r>
            <w:r w:rsidR="00E11E2A" w:rsidRPr="001F2209">
              <w:rPr>
                <w:rFonts w:asciiTheme="minorHAnsi" w:eastAsia="Times New Roman" w:hAnsiTheme="minorHAnsi" w:cstheme="minorHAnsi"/>
                <w:sz w:val="16"/>
                <w:szCs w:val="16"/>
              </w:rPr>
              <w:t>9</w:t>
            </w:r>
            <w:r w:rsidRPr="001F2209">
              <w:rPr>
                <w:rFonts w:asciiTheme="minorHAnsi" w:eastAsia="Times New Roman" w:hAnsiTheme="minorHAnsi" w:cstheme="minorHAnsi"/>
                <w:sz w:val="16"/>
                <w:szCs w:val="16"/>
              </w:rPr>
              <w:t xml:space="preserve"> = NA then allowed values are</w:t>
            </w:r>
          </w:p>
          <w:p w14:paraId="783EDAF4"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*Standard Distribution System</w:t>
            </w:r>
          </w:p>
          <w:p w14:paraId="4B8F4499"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Point of Use</w:t>
            </w:r>
          </w:p>
          <w:p w14:paraId="1BD24A59"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 Parallel Piping </w:t>
            </w:r>
          </w:p>
          <w:p w14:paraId="21D47D6E"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*Recirculation System Non-Demand Control</w:t>
            </w:r>
          </w:p>
          <w:p w14:paraId="00C4A4D7"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 Demand Recirculation Manual Control </w:t>
            </w:r>
          </w:p>
          <w:p w14:paraId="49D7BCE7"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 xml:space="preserve">* Demand Recirculation Sensor Control </w:t>
            </w:r>
          </w:p>
          <w:p w14:paraId="73FF48D5" w14:textId="2A1FF11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1F2209">
              <w:rPr>
                <w:rFonts w:eastAsia="Times New Roman"/>
                <w:sz w:val="16"/>
                <w:szCs w:val="16"/>
              </w:rPr>
              <w:t>*HERS-Verified Pipe Insulation Credit</w:t>
            </w:r>
          </w:p>
          <w:p w14:paraId="65FCEEC2"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1F2209">
              <w:rPr>
                <w:rFonts w:eastAsia="Times New Roman"/>
                <w:sz w:val="16"/>
                <w:szCs w:val="16"/>
              </w:rPr>
              <w:t xml:space="preserve">* HERS-Verified Parallel Piping </w:t>
            </w:r>
          </w:p>
          <w:p w14:paraId="0B9FDFD5" w14:textId="77777777"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1F2209">
              <w:rPr>
                <w:rFonts w:eastAsia="Times New Roman"/>
                <w:sz w:val="16"/>
                <w:szCs w:val="16"/>
              </w:rPr>
              <w:t xml:space="preserve">* HERS-Verified Demand Recirculation Manual Control </w:t>
            </w:r>
          </w:p>
          <w:p w14:paraId="222889EF" w14:textId="53F8C61A"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1F2209">
              <w:rPr>
                <w:rFonts w:eastAsia="Times New Roman"/>
                <w:sz w:val="16"/>
                <w:szCs w:val="16"/>
              </w:rPr>
              <w:t xml:space="preserve">* HERS-Verified Demand Recirculation Sensor </w:t>
            </w:r>
            <w:proofErr w:type="gramStart"/>
            <w:r w:rsidRPr="001F2209">
              <w:rPr>
                <w:rFonts w:eastAsia="Times New Roman"/>
                <w:sz w:val="16"/>
                <w:szCs w:val="16"/>
              </w:rPr>
              <w:t>Control;</w:t>
            </w:r>
            <w:proofErr w:type="gramEnd"/>
            <w:r w:rsidRPr="001F2209">
              <w:rPr>
                <w:rFonts w:eastAsia="Times New Roman"/>
                <w:sz w:val="16"/>
                <w:szCs w:val="16"/>
              </w:rPr>
              <w:t xml:space="preserve"> </w:t>
            </w:r>
          </w:p>
          <w:p w14:paraId="0D95305B" w14:textId="6625A2E1"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1F2209">
              <w:rPr>
                <w:rFonts w:asciiTheme="minorHAnsi" w:eastAsia="Times New Roman" w:hAnsiTheme="minorHAnsi" w:cstheme="minorHAnsi"/>
                <w:sz w:val="16"/>
                <w:szCs w:val="16"/>
              </w:rPr>
              <w:t>Else if performance and A0</w:t>
            </w:r>
            <w:r w:rsidR="00E11E2A" w:rsidRPr="001F2209">
              <w:rPr>
                <w:rFonts w:asciiTheme="minorHAnsi" w:eastAsia="Times New Roman" w:hAnsiTheme="minorHAnsi" w:cstheme="minorHAnsi"/>
                <w:sz w:val="16"/>
                <w:szCs w:val="16"/>
              </w:rPr>
              <w:t>9</w:t>
            </w:r>
            <w:r w:rsidRPr="001F2209">
              <w:rPr>
                <w:rFonts w:asciiTheme="minorHAnsi" w:eastAsia="Times New Roman" w:hAnsiTheme="minorHAnsi" w:cstheme="minorHAnsi"/>
                <w:sz w:val="16"/>
                <w:szCs w:val="16"/>
              </w:rPr>
              <w:t xml:space="preserve"> ≠ NA then allowed values </w:t>
            </w:r>
            <w:proofErr w:type="gramStart"/>
            <w:r w:rsidRPr="001F2209">
              <w:rPr>
                <w:rFonts w:asciiTheme="minorHAnsi" w:eastAsia="Times New Roman" w:hAnsiTheme="minorHAnsi" w:cstheme="minorHAnsi"/>
                <w:sz w:val="16"/>
                <w:szCs w:val="16"/>
              </w:rPr>
              <w:t>are</w:t>
            </w:r>
            <w:proofErr w:type="gramEnd"/>
          </w:p>
          <w:p w14:paraId="1BA849C0" w14:textId="180AB456"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1F2209">
              <w:rPr>
                <w:rFonts w:eastAsia="Times New Roman"/>
                <w:sz w:val="16"/>
                <w:szCs w:val="16"/>
              </w:rPr>
              <w:t xml:space="preserve">*HERS-Verified Pipe Insulation </w:t>
            </w:r>
            <w:proofErr w:type="gramStart"/>
            <w:r w:rsidRPr="001F2209">
              <w:rPr>
                <w:rFonts w:eastAsia="Times New Roman"/>
                <w:sz w:val="16"/>
                <w:szCs w:val="16"/>
              </w:rPr>
              <w:t>Credit;</w:t>
            </w:r>
            <w:proofErr w:type="gramEnd"/>
          </w:p>
          <w:p w14:paraId="79D2D568" w14:textId="1FE5ACDD" w:rsidR="00F349F6" w:rsidRPr="001F2209"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1F2209" w:rsidRDefault="00F349F6" w:rsidP="00F349F6">
            <w:pPr>
              <w:spacing w:after="0" w:line="240" w:lineRule="auto"/>
              <w:rPr>
                <w:rFonts w:cstheme="minorHAnsi"/>
                <w:sz w:val="16"/>
                <w:szCs w:val="16"/>
              </w:rPr>
            </w:pPr>
            <w:r w:rsidRPr="001F2209">
              <w:rPr>
                <w:rFonts w:cstheme="minorHAnsi"/>
                <w:sz w:val="16"/>
                <w:szCs w:val="16"/>
              </w:rPr>
              <w:lastRenderedPageBreak/>
              <w:t>Else if prescriptive and A0</w:t>
            </w:r>
            <w:r w:rsidR="00E11E2A" w:rsidRPr="001F2209">
              <w:rPr>
                <w:rFonts w:cstheme="minorHAnsi"/>
                <w:sz w:val="16"/>
                <w:szCs w:val="16"/>
              </w:rPr>
              <w:t>9</w:t>
            </w:r>
            <w:r w:rsidRPr="001F2209">
              <w:rPr>
                <w:rFonts w:cstheme="minorHAnsi"/>
                <w:sz w:val="16"/>
                <w:szCs w:val="16"/>
              </w:rPr>
              <w:t xml:space="preserve"> = NA,  </w:t>
            </w:r>
          </w:p>
          <w:p w14:paraId="3DCB8791" w14:textId="77777777" w:rsidR="00F349F6" w:rsidRPr="001F2209" w:rsidRDefault="00F349F6" w:rsidP="00F349F6">
            <w:pPr>
              <w:spacing w:after="0" w:line="240" w:lineRule="auto"/>
              <w:rPr>
                <w:rFonts w:cstheme="minorHAnsi"/>
                <w:sz w:val="16"/>
                <w:szCs w:val="16"/>
              </w:rPr>
            </w:pPr>
            <w:r w:rsidRPr="001F2209">
              <w:rPr>
                <w:rFonts w:cstheme="minorHAnsi"/>
                <w:sz w:val="16"/>
                <w:szCs w:val="16"/>
              </w:rPr>
              <w:t xml:space="preserve">Allowed values </w:t>
            </w:r>
            <w:proofErr w:type="gramStart"/>
            <w:r w:rsidRPr="001F2209">
              <w:rPr>
                <w:rFonts w:cstheme="minorHAnsi"/>
                <w:sz w:val="16"/>
                <w:szCs w:val="16"/>
              </w:rPr>
              <w:t>are</w:t>
            </w:r>
            <w:proofErr w:type="gramEnd"/>
            <w:r w:rsidRPr="001F2209">
              <w:rPr>
                <w:rFonts w:cstheme="minorHAnsi"/>
                <w:sz w:val="16"/>
                <w:szCs w:val="16"/>
              </w:rPr>
              <w:t xml:space="preserve"> </w:t>
            </w:r>
          </w:p>
          <w:p w14:paraId="1679FB26" w14:textId="27DA7048" w:rsidR="00F349F6" w:rsidRPr="001F2209" w:rsidRDefault="00F349F6" w:rsidP="00F349F6">
            <w:pPr>
              <w:spacing w:after="0" w:line="240" w:lineRule="auto"/>
              <w:rPr>
                <w:rFonts w:cstheme="minorHAnsi"/>
                <w:sz w:val="16"/>
                <w:szCs w:val="16"/>
              </w:rPr>
            </w:pPr>
            <w:r w:rsidRPr="001F2209">
              <w:rPr>
                <w:rFonts w:cstheme="minorHAnsi"/>
                <w:sz w:val="16"/>
                <w:szCs w:val="16"/>
              </w:rPr>
              <w:t>*Standard Distribution System</w:t>
            </w:r>
          </w:p>
          <w:p w14:paraId="02123607" w14:textId="5F63C1C7" w:rsidR="00DE47AD" w:rsidRPr="001F2209" w:rsidRDefault="00DE47AD" w:rsidP="00F349F6">
            <w:pPr>
              <w:spacing w:after="0" w:line="240" w:lineRule="auto"/>
              <w:rPr>
                <w:rFonts w:cstheme="minorHAnsi"/>
                <w:sz w:val="16"/>
                <w:szCs w:val="16"/>
              </w:rPr>
            </w:pPr>
            <w:r w:rsidRPr="001F2209">
              <w:rPr>
                <w:rFonts w:cstheme="minorHAnsi"/>
                <w:sz w:val="16"/>
                <w:szCs w:val="16"/>
              </w:rPr>
              <w:t>*Demand Recirculation</w:t>
            </w:r>
          </w:p>
          <w:p w14:paraId="6E27E922" w14:textId="317D41E5" w:rsidR="00F349F6" w:rsidRPr="001F2209" w:rsidRDefault="00F349F6" w:rsidP="00F349F6">
            <w:pPr>
              <w:spacing w:after="0" w:line="240" w:lineRule="auto"/>
              <w:rPr>
                <w:rFonts w:asciiTheme="minorHAnsi" w:hAnsiTheme="minorHAnsi" w:cstheme="minorHAnsi"/>
                <w:sz w:val="16"/>
                <w:szCs w:val="16"/>
              </w:rPr>
            </w:pPr>
            <w:r w:rsidRPr="001F2209">
              <w:rPr>
                <w:rFonts w:cstheme="minorHAnsi"/>
                <w:sz w:val="16"/>
                <w:szCs w:val="16"/>
              </w:rPr>
              <w:t>* Demand Recirculation Manual Control&gt;&gt;</w:t>
            </w:r>
          </w:p>
        </w:tc>
        <w:tc>
          <w:tcPr>
            <w:tcW w:w="440" w:type="pct"/>
            <w:tcBorders>
              <w:top w:val="single" w:sz="4" w:space="0" w:color="auto"/>
              <w:left w:val="single" w:sz="4" w:space="0" w:color="auto"/>
              <w:bottom w:val="single" w:sz="4" w:space="0" w:color="auto"/>
              <w:right w:val="single" w:sz="4" w:space="0" w:color="auto"/>
            </w:tcBorders>
            <w:tcPrChange w:id="71" w:author="Alhabibi, Haider@Energy [2]" w:date="2023-04-17T16:43:00Z">
              <w:tcPr>
                <w:tcW w:w="485" w:type="pct"/>
                <w:tcBorders>
                  <w:top w:val="single" w:sz="4" w:space="0" w:color="auto"/>
                  <w:left w:val="single" w:sz="4" w:space="0" w:color="auto"/>
                  <w:bottom w:val="single" w:sz="4" w:space="0" w:color="auto"/>
                  <w:right w:val="single" w:sz="4" w:space="0" w:color="auto"/>
                </w:tcBorders>
              </w:tcPr>
            </w:tcPrChange>
          </w:tcPr>
          <w:p w14:paraId="6BE1C265" w14:textId="4D624FCF"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w:t>
            </w:r>
            <w:r w:rsidR="00C96D7C">
              <w:rPr>
                <w:rFonts w:asciiTheme="minorHAnsi" w:hAnsiTheme="minorHAnsi" w:cstheme="minorHAnsi"/>
                <w:sz w:val="16"/>
                <w:szCs w:val="16"/>
              </w:rPr>
              <w:t>LMCC</w:t>
            </w:r>
            <w:ins w:id="72" w:author="Alhabibi, Haider@Energy [2]" w:date="2023-04-17T16:39:00Z">
              <w:r w:rsidR="004E4F97" w:rsidRPr="003E32E1">
                <w:rPr>
                  <w:rFonts w:cstheme="minorHAnsi"/>
                  <w:sz w:val="16"/>
                  <w:szCs w:val="16"/>
                </w:rPr>
                <w:t xml:space="preserve">, </w:t>
              </w:r>
              <w:proofErr w:type="gramStart"/>
              <w:r w:rsidR="004E4F97" w:rsidRPr="003E32E1">
                <w:rPr>
                  <w:rFonts w:asciiTheme="minorHAnsi" w:eastAsia="Times New Roman" w:hAnsiTheme="minorHAnsi" w:cstheme="minorHAnsi"/>
                  <w:sz w:val="16"/>
                  <w:szCs w:val="16"/>
                </w:rPr>
                <w:t>If</w:t>
              </w:r>
              <w:proofErr w:type="gramEnd"/>
              <w:r w:rsidR="004E4F97" w:rsidRPr="003E32E1">
                <w:rPr>
                  <w:rFonts w:asciiTheme="minorHAnsi" w:eastAsia="Times New Roman" w:hAnsiTheme="minorHAnsi" w:cstheme="minorHAnsi"/>
                  <w:sz w:val="16"/>
                  <w:szCs w:val="16"/>
                </w:rPr>
                <w:t xml:space="preserve"> information is not available on the LMCC, then allow user input.</w:t>
              </w:r>
            </w:ins>
            <w:del w:id="73" w:author="Alhabibi, Haider@Energy [2]" w:date="2023-04-17T16:39:00Z">
              <w:r w:rsidRPr="002B092D" w:rsidDel="004E4F97">
                <w:rPr>
                  <w:rFonts w:asciiTheme="minorHAnsi" w:hAnsiTheme="minorHAnsi" w:cstheme="minorHAnsi"/>
                  <w:sz w:val="16"/>
                  <w:szCs w:val="16"/>
                </w:rPr>
                <w:delText>.</w:delText>
              </w:r>
            </w:del>
            <w:r w:rsidRPr="002B092D">
              <w:rPr>
                <w:rFonts w:asciiTheme="minorHAnsi" w:hAnsiTheme="minorHAnsi" w:cstheme="minorHAnsi"/>
                <w:sz w:val="16"/>
                <w:szCs w:val="16"/>
              </w:rPr>
              <w:t xml:space="preserve">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Change w:id="74" w:author="Alhabibi, Haider@Energy [2]" w:date="2023-04-17T16:43:00Z">
              <w:tcPr>
                <w:tcW w:w="477" w:type="pct"/>
                <w:tcBorders>
                  <w:top w:val="single" w:sz="4" w:space="0" w:color="auto"/>
                  <w:left w:val="single" w:sz="4" w:space="0" w:color="auto"/>
                  <w:bottom w:val="single" w:sz="4" w:space="0" w:color="auto"/>
                  <w:right w:val="single" w:sz="4" w:space="0" w:color="auto"/>
                </w:tcBorders>
              </w:tcPr>
            </w:tcPrChange>
          </w:tcPr>
          <w:p w14:paraId="5DCD367A" w14:textId="1F34E272"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w:t>
            </w:r>
            <w:r w:rsidR="00C96D7C">
              <w:rPr>
                <w:rFonts w:asciiTheme="minorHAnsi" w:hAnsiTheme="minorHAnsi" w:cstheme="minorHAnsi"/>
                <w:sz w:val="16"/>
                <w:szCs w:val="16"/>
              </w:rPr>
              <w:t>LMCC</w:t>
            </w:r>
            <w:ins w:id="75" w:author="Alhabibi, Haider@Energy [2]" w:date="2023-04-17T16:40:00Z">
              <w:r w:rsidR="004E4F97" w:rsidRPr="003E32E1">
                <w:rPr>
                  <w:rFonts w:cstheme="minorHAnsi"/>
                  <w:sz w:val="16"/>
                  <w:szCs w:val="16"/>
                </w:rPr>
                <w:t xml:space="preserve">, </w:t>
              </w:r>
              <w:proofErr w:type="gramStart"/>
              <w:r w:rsidR="004E4F97" w:rsidRPr="003E32E1">
                <w:rPr>
                  <w:rFonts w:asciiTheme="minorHAnsi" w:eastAsia="Times New Roman" w:hAnsiTheme="minorHAnsi" w:cstheme="minorHAnsi"/>
                  <w:sz w:val="16"/>
                  <w:szCs w:val="16"/>
                </w:rPr>
                <w:t>If</w:t>
              </w:r>
              <w:proofErr w:type="gramEnd"/>
              <w:r w:rsidR="004E4F97" w:rsidRPr="003E32E1">
                <w:rPr>
                  <w:rFonts w:asciiTheme="minorHAnsi" w:eastAsia="Times New Roman" w:hAnsiTheme="minorHAnsi" w:cstheme="minorHAnsi"/>
                  <w:sz w:val="16"/>
                  <w:szCs w:val="16"/>
                </w:rPr>
                <w:t xml:space="preserve"> information is not available on the LMCC, then allow user input.</w:t>
              </w:r>
            </w:ins>
            <w:del w:id="76" w:author="Alhabibi, Haider@Energy [2]" w:date="2023-04-17T16:40:00Z">
              <w:r w:rsidRPr="002B092D" w:rsidDel="004E4F97">
                <w:rPr>
                  <w:rFonts w:asciiTheme="minorHAnsi" w:hAnsiTheme="minorHAnsi" w:cstheme="minorHAnsi"/>
                  <w:sz w:val="16"/>
                  <w:szCs w:val="16"/>
                </w:rPr>
                <w:delText>.</w:delText>
              </w:r>
            </w:del>
            <w:r w:rsidRPr="002B092D">
              <w:rPr>
                <w:rFonts w:asciiTheme="minorHAnsi" w:hAnsiTheme="minorHAnsi" w:cstheme="minorHAnsi"/>
                <w:sz w:val="16"/>
                <w:szCs w:val="16"/>
              </w:rPr>
              <w:t xml:space="preserve">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bl>
    <w:p w14:paraId="1C1A1A95" w14:textId="54389613" w:rsidR="00F1004F" w:rsidRDefault="00F1004F" w:rsidP="00236F4B">
      <w:pPr>
        <w:spacing w:after="0" w:line="240" w:lineRule="auto"/>
        <w:rPr>
          <w:rFonts w:asciiTheme="minorHAnsi" w:hAnsiTheme="minorHAnsi" w:cstheme="minorHAnsi"/>
          <w:sz w:val="18"/>
          <w:szCs w:val="18"/>
        </w:rPr>
      </w:pPr>
    </w:p>
    <w:tbl>
      <w:tblPr>
        <w:tblStyle w:val="TableGrid5"/>
        <w:tblW w:w="1079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990"/>
      </w:tblGrid>
      <w:tr w:rsidR="00157186" w:rsidRPr="00C1150F" w14:paraId="0340D424" w14:textId="77777777" w:rsidTr="002844C1">
        <w:tc>
          <w:tcPr>
            <w:tcW w:w="10795" w:type="dxa"/>
            <w:gridSpan w:val="10"/>
          </w:tcPr>
          <w:p w14:paraId="6367CF06" w14:textId="0AA4653D" w:rsidR="00157186" w:rsidRPr="00C1150F" w:rsidRDefault="00157186" w:rsidP="009C6DB3">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1BD80D5E" w14:textId="737885AF" w:rsidR="00157186" w:rsidRDefault="00FC2D5E" w:rsidP="009C6DB3">
            <w:pPr>
              <w:spacing w:after="0"/>
              <w:rPr>
                <w:rFonts w:cstheme="minorHAnsi"/>
                <w:sz w:val="20"/>
                <w:szCs w:val="20"/>
              </w:rPr>
            </w:pPr>
            <w:r>
              <w:rPr>
                <w:sz w:val="18"/>
                <w:szCs w:val="18"/>
              </w:rPr>
              <w:t>&lt;&lt;Static Text - see the top&gt;&gt;</w:t>
            </w:r>
            <w:r w:rsidR="00157186">
              <w:rPr>
                <w:rFonts w:cstheme="minorHAnsi"/>
                <w:sz w:val="20"/>
                <w:szCs w:val="20"/>
              </w:rPr>
              <w:t xml:space="preserve">&lt;&lt;If </w:t>
            </w:r>
            <w:r w:rsidR="00C96D7C">
              <w:rPr>
                <w:rFonts w:cstheme="minorHAnsi"/>
                <w:sz w:val="20"/>
                <w:szCs w:val="20"/>
              </w:rPr>
              <w:t>LMCC</w:t>
            </w:r>
            <w:r w:rsidR="00157186">
              <w:rPr>
                <w:rFonts w:cstheme="minorHAnsi"/>
                <w:sz w:val="20"/>
                <w:szCs w:val="20"/>
              </w:rPr>
              <w:t xml:space="preserve"> has HPWH, then require table, else </w:t>
            </w:r>
            <w:r w:rsidR="00157186" w:rsidRPr="00E12A63">
              <w:rPr>
                <w:rFonts w:cstheme="minorHAnsi"/>
                <w:sz w:val="20"/>
                <w:szCs w:val="20"/>
              </w:rPr>
              <w:t>display the "section does not apply" message</w:t>
            </w:r>
            <w:r w:rsidR="00157186">
              <w:rPr>
                <w:rFonts w:cstheme="minorHAnsi"/>
                <w:sz w:val="20"/>
                <w:szCs w:val="20"/>
              </w:rPr>
              <w:t>&gt;&gt;</w:t>
            </w:r>
          </w:p>
          <w:p w14:paraId="4A859F65" w14:textId="752167C8" w:rsidR="00157186" w:rsidRPr="00C1150F" w:rsidRDefault="00157186" w:rsidP="009C6DB3">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 xml:space="preserve">water heater identified on the </w:t>
            </w:r>
            <w:r w:rsidR="00C96D7C">
              <w:rPr>
                <w:rFonts w:cstheme="minorHAnsi"/>
                <w:sz w:val="18"/>
                <w:szCs w:val="20"/>
              </w:rPr>
              <w:t>LMCC</w:t>
            </w:r>
            <w:r w:rsidRPr="00C1150F">
              <w:rPr>
                <w:rFonts w:cstheme="minorHAnsi"/>
                <w:sz w:val="18"/>
                <w:szCs w:val="20"/>
              </w:rPr>
              <w:t>-</w:t>
            </w:r>
            <w:r w:rsidRPr="00DC34CF">
              <w:rPr>
                <w:rFonts w:cstheme="minorHAnsi"/>
                <w:sz w:val="18"/>
                <w:szCs w:val="20"/>
              </w:rPr>
              <w:t>PRF</w:t>
            </w:r>
            <w:r w:rsidRPr="00C1150F">
              <w:rPr>
                <w:rFonts w:cstheme="minorHAnsi"/>
                <w:sz w:val="18"/>
                <w:szCs w:val="20"/>
              </w:rPr>
              <w:t>&gt;&gt;</w:t>
            </w:r>
          </w:p>
        </w:tc>
      </w:tr>
      <w:tr w:rsidR="00157186" w:rsidRPr="00C1150F" w14:paraId="100FC844" w14:textId="77777777" w:rsidTr="002844C1">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352E1697"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02</w:t>
            </w:r>
          </w:p>
        </w:tc>
        <w:tc>
          <w:tcPr>
            <w:tcW w:w="1080" w:type="dxa"/>
            <w:vAlign w:val="bottom"/>
          </w:tcPr>
          <w:p w14:paraId="44257805"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6C7A377F"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1080" w:type="dxa"/>
          </w:tcPr>
          <w:p w14:paraId="27B0019E"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1170" w:type="dxa"/>
          </w:tcPr>
          <w:p w14:paraId="263AD541"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1530" w:type="dxa"/>
          </w:tcPr>
          <w:p w14:paraId="3A13E3B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1170" w:type="dxa"/>
          </w:tcPr>
          <w:p w14:paraId="28130FA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00" w:type="dxa"/>
          </w:tcPr>
          <w:p w14:paraId="7E4BB03C"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990" w:type="dxa"/>
          </w:tcPr>
          <w:p w14:paraId="38B4EDB3" w14:textId="77777777" w:rsidR="00157186" w:rsidRPr="00C1150F" w:rsidDel="00873A7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157186" w:rsidRPr="00C1150F" w14:paraId="6F7D1995" w14:textId="77777777" w:rsidTr="002844C1">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56BB0AA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60958F6C"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or Name</w:t>
            </w:r>
          </w:p>
        </w:tc>
        <w:tc>
          <w:tcPr>
            <w:tcW w:w="1080" w:type="dxa"/>
            <w:vAlign w:val="bottom"/>
          </w:tcPr>
          <w:p w14:paraId="64AC16B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38F18889"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250FBFD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1080" w:type="dxa"/>
            <w:vAlign w:val="bottom"/>
          </w:tcPr>
          <w:p w14:paraId="6840882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1170" w:type="dxa"/>
            <w:vAlign w:val="bottom"/>
          </w:tcPr>
          <w:p w14:paraId="0EB43E93"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1530" w:type="dxa"/>
            <w:vAlign w:val="bottom"/>
          </w:tcPr>
          <w:p w14:paraId="33D1514A"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1170" w:type="dxa"/>
            <w:vAlign w:val="bottom"/>
          </w:tcPr>
          <w:p w14:paraId="00284D1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00" w:type="dxa"/>
            <w:vAlign w:val="bottom"/>
          </w:tcPr>
          <w:p w14:paraId="252230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990" w:type="dxa"/>
            <w:vAlign w:val="bottom"/>
          </w:tcPr>
          <w:p w14:paraId="2BAEE46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157186" w:rsidRPr="00C1150F" w14:paraId="0D0DE88D" w14:textId="77777777" w:rsidTr="002844C1">
        <w:tc>
          <w:tcPr>
            <w:tcW w:w="895" w:type="dxa"/>
            <w:tcBorders>
              <w:top w:val="single" w:sz="4" w:space="0" w:color="auto"/>
              <w:left w:val="single" w:sz="4" w:space="0" w:color="auto"/>
              <w:bottom w:val="single" w:sz="4" w:space="0" w:color="auto"/>
              <w:right w:val="single" w:sz="4" w:space="0" w:color="auto"/>
            </w:tcBorders>
          </w:tcPr>
          <w:p w14:paraId="2D4B64FD" w14:textId="64406833" w:rsidR="00157186" w:rsidRPr="00C1150F" w:rsidRDefault="00157186" w:rsidP="009C6DB3">
            <w:pPr>
              <w:spacing w:after="0" w:line="240" w:lineRule="auto"/>
              <w:jc w:val="center"/>
              <w:rPr>
                <w:rFonts w:cstheme="minorHAnsi"/>
                <w:sz w:val="16"/>
                <w:szCs w:val="18"/>
              </w:rPr>
            </w:pPr>
            <w:r w:rsidRPr="00C1150F">
              <w:rPr>
                <w:rFonts w:eastAsia="Times New Roman" w:cstheme="minorHAnsi"/>
                <w:sz w:val="16"/>
                <w:szCs w:val="20"/>
              </w:rPr>
              <w:t xml:space="preserve">&lt;&lt;reference value from </w:t>
            </w:r>
            <w:r w:rsidR="00C96D7C">
              <w:rPr>
                <w:rFonts w:eastAsia="Times New Roman" w:cstheme="minorHAnsi"/>
                <w:sz w:val="16"/>
                <w:szCs w:val="20"/>
              </w:rPr>
              <w:t>LMCC</w:t>
            </w:r>
            <w:ins w:id="77" w:author="Alhabibi, Haider@Energy [2]" w:date="2023-04-17T16:40:00Z">
              <w:r w:rsidR="004E4F97" w:rsidRPr="003E32E1">
                <w:rPr>
                  <w:rFonts w:cstheme="minorHAnsi"/>
                  <w:sz w:val="16"/>
                  <w:szCs w:val="16"/>
                </w:rPr>
                <w:t xml:space="preserve">, </w:t>
              </w:r>
              <w:proofErr w:type="gramStart"/>
              <w:r w:rsidR="004E4F97" w:rsidRPr="003E32E1">
                <w:rPr>
                  <w:rFonts w:eastAsia="Times New Roman" w:cstheme="minorHAnsi"/>
                  <w:sz w:val="16"/>
                  <w:szCs w:val="16"/>
                </w:rPr>
                <w:t>If</w:t>
              </w:r>
              <w:proofErr w:type="gramEnd"/>
              <w:r w:rsidR="004E4F97" w:rsidRPr="003E32E1">
                <w:rPr>
                  <w:rFonts w:eastAsia="Times New Roman" w:cstheme="minorHAnsi"/>
                  <w:sz w:val="16"/>
                  <w:szCs w:val="16"/>
                </w:rPr>
                <w:t xml:space="preserve"> information is not available on the LMCC, then allow user input.</w:t>
              </w:r>
              <w:r w:rsidR="004E4F97" w:rsidRPr="001F2209">
                <w:rPr>
                  <w:rFonts w:eastAsia="Times New Roman" w:cstheme="minorHAnsi"/>
                  <w:sz w:val="16"/>
                  <w:szCs w:val="16"/>
                </w:rPr>
                <w:t xml:space="preserve"> </w:t>
              </w:r>
            </w:ins>
            <w:r w:rsidR="00A705C2" w:rsidRPr="00C1150F" w:rsidDel="00A705C2">
              <w:rPr>
                <w:rFonts w:eastAsia="Times New Roman" w:cstheme="minorHAnsi"/>
                <w:sz w:val="16"/>
                <w:szCs w:val="20"/>
              </w:rPr>
              <w:t xml:space="preserve"> </w:t>
            </w:r>
            <w:r w:rsidRPr="00C1150F">
              <w:rPr>
                <w:rFonts w:eastAsia="Times New Roman" w:cstheme="minorHAnsi"/>
                <w:sz w:val="16"/>
                <w:szCs w:val="20"/>
              </w:rPr>
              <w:t xml:space="preserve">&gt;&gt; </w:t>
            </w:r>
          </w:p>
        </w:tc>
        <w:tc>
          <w:tcPr>
            <w:tcW w:w="990" w:type="dxa"/>
          </w:tcPr>
          <w:p w14:paraId="406DFB20" w14:textId="35FB40E2" w:rsidR="00157186" w:rsidRPr="00C1150F" w:rsidRDefault="00157186" w:rsidP="009C6DB3">
            <w:pPr>
              <w:spacing w:after="0" w:line="240" w:lineRule="auto"/>
              <w:jc w:val="center"/>
              <w:rPr>
                <w:rFonts w:cstheme="minorHAnsi"/>
                <w:sz w:val="16"/>
                <w:szCs w:val="18"/>
              </w:rPr>
            </w:pPr>
            <w:r w:rsidRPr="00C1150F">
              <w:rPr>
                <w:rFonts w:cstheme="minorHAnsi"/>
                <w:sz w:val="16"/>
                <w:szCs w:val="18"/>
              </w:rPr>
              <w:t xml:space="preserve">&lt;&lt;reference value from </w:t>
            </w:r>
            <w:r w:rsidR="00C96D7C">
              <w:rPr>
                <w:rFonts w:cstheme="minorHAnsi"/>
                <w:sz w:val="16"/>
                <w:szCs w:val="18"/>
              </w:rPr>
              <w:t>LMCC</w:t>
            </w:r>
            <w:r w:rsidRPr="00C1150F">
              <w:rPr>
                <w:rFonts w:cstheme="minorHAnsi"/>
                <w:sz w:val="16"/>
                <w:szCs w:val="18"/>
              </w:rPr>
              <w:t>&gt;&gt;</w:t>
            </w:r>
          </w:p>
        </w:tc>
        <w:tc>
          <w:tcPr>
            <w:tcW w:w="1080" w:type="dxa"/>
          </w:tcPr>
          <w:p w14:paraId="5647E3D3" w14:textId="2EC8469D" w:rsidR="00157186" w:rsidRPr="00C1150F" w:rsidRDefault="00157186" w:rsidP="009C6DB3">
            <w:pPr>
              <w:spacing w:after="0" w:line="240" w:lineRule="auto"/>
              <w:jc w:val="center"/>
              <w:rPr>
                <w:rFonts w:cstheme="minorHAnsi"/>
                <w:sz w:val="16"/>
                <w:szCs w:val="18"/>
              </w:rPr>
            </w:pPr>
            <w:r w:rsidRPr="00C1150F">
              <w:rPr>
                <w:rFonts w:cstheme="minorHAnsi"/>
                <w:sz w:val="16"/>
                <w:szCs w:val="20"/>
              </w:rPr>
              <w:t xml:space="preserve">&lt;&lt;references value from </w:t>
            </w:r>
            <w:r w:rsidR="00C96D7C">
              <w:rPr>
                <w:rFonts w:cstheme="minorHAnsi"/>
                <w:sz w:val="16"/>
                <w:szCs w:val="20"/>
              </w:rPr>
              <w:t>LMCC</w:t>
            </w:r>
            <w:r w:rsidRPr="00C1150F">
              <w:rPr>
                <w:rFonts w:cstheme="minorHAnsi"/>
                <w:sz w:val="16"/>
                <w:szCs w:val="20"/>
              </w:rPr>
              <w:t>-</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EFBF065" w14:textId="6D9C65E9" w:rsidR="00157186" w:rsidRPr="00C1150F" w:rsidRDefault="00157186" w:rsidP="009C6DB3">
            <w:pPr>
              <w:spacing w:after="0" w:line="240" w:lineRule="auto"/>
              <w:jc w:val="center"/>
              <w:rPr>
                <w:rFonts w:eastAsia="Times New Roman" w:cstheme="minorHAnsi"/>
                <w:b/>
                <w:i/>
                <w:color w:val="FF0000"/>
                <w:sz w:val="16"/>
                <w:szCs w:val="18"/>
              </w:rPr>
            </w:pPr>
            <w:r w:rsidRPr="00C1150F">
              <w:rPr>
                <w:rFonts w:cstheme="minorHAnsi"/>
                <w:sz w:val="16"/>
                <w:szCs w:val="18"/>
              </w:rPr>
              <w:t xml:space="preserve">&lt;&lt;references values from </w:t>
            </w:r>
            <w:r w:rsidR="00C96D7C">
              <w:rPr>
                <w:rFonts w:cstheme="minorHAnsi"/>
                <w:sz w:val="16"/>
                <w:szCs w:val="18"/>
              </w:rPr>
              <w:t>LMCC</w:t>
            </w:r>
            <w:ins w:id="78" w:author="Alhabibi, Haider@Energy [2]" w:date="2023-04-17T16:40:00Z">
              <w:r w:rsidR="004E4F97" w:rsidRPr="003E32E1">
                <w:rPr>
                  <w:rFonts w:cstheme="minorHAnsi"/>
                  <w:sz w:val="16"/>
                  <w:szCs w:val="16"/>
                </w:rPr>
                <w:t xml:space="preserve">, </w:t>
              </w:r>
              <w:proofErr w:type="gramStart"/>
              <w:r w:rsidR="004E4F97" w:rsidRPr="003E32E1">
                <w:rPr>
                  <w:rFonts w:eastAsia="Times New Roman" w:cstheme="minorHAnsi"/>
                  <w:sz w:val="16"/>
                  <w:szCs w:val="16"/>
                </w:rPr>
                <w:t>If</w:t>
              </w:r>
              <w:proofErr w:type="gramEnd"/>
              <w:r w:rsidR="004E4F97" w:rsidRPr="003E32E1">
                <w:rPr>
                  <w:rFonts w:eastAsia="Times New Roman" w:cstheme="minorHAnsi"/>
                  <w:sz w:val="16"/>
                  <w:szCs w:val="16"/>
                </w:rPr>
                <w:t xml:space="preserve"> information is not available on the LMCC, then allow user input.</w:t>
              </w:r>
              <w:r w:rsidR="004E4F97" w:rsidRPr="001F2209">
                <w:rPr>
                  <w:rFonts w:eastAsia="Times New Roman" w:cstheme="minorHAnsi"/>
                  <w:sz w:val="16"/>
                  <w:szCs w:val="16"/>
                </w:rPr>
                <w:t xml:space="preserve"> </w:t>
              </w:r>
            </w:ins>
            <w:r w:rsidRPr="00C1150F">
              <w:rPr>
                <w:rFonts w:cstheme="minorHAnsi"/>
                <w:sz w:val="16"/>
                <w:szCs w:val="18"/>
              </w:rPr>
              <w:t>&gt;&gt;</w:t>
            </w:r>
          </w:p>
        </w:tc>
        <w:tc>
          <w:tcPr>
            <w:tcW w:w="1080" w:type="dxa"/>
          </w:tcPr>
          <w:p w14:paraId="424204E5" w14:textId="6530771F"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 xml:space="preserve">&lt;&lt; Reference value from </w:t>
            </w:r>
            <w:r w:rsidR="00C96D7C">
              <w:rPr>
                <w:rFonts w:eastAsia="Times New Roman" w:cstheme="minorHAnsi"/>
                <w:sz w:val="16"/>
                <w:szCs w:val="20"/>
              </w:rPr>
              <w:t>LMCC</w:t>
            </w:r>
            <w:ins w:id="79" w:author="Alhabibi, Haider@Energy [2]" w:date="2023-04-17T16:40:00Z">
              <w:r w:rsidR="00567C4A" w:rsidRPr="003E32E1">
                <w:rPr>
                  <w:rFonts w:cstheme="minorHAnsi"/>
                  <w:sz w:val="16"/>
                  <w:szCs w:val="16"/>
                </w:rPr>
                <w:t xml:space="preserve">, </w:t>
              </w:r>
              <w:proofErr w:type="gramStart"/>
              <w:r w:rsidR="00567C4A" w:rsidRPr="003E32E1">
                <w:rPr>
                  <w:rFonts w:eastAsia="Times New Roman" w:cstheme="minorHAnsi"/>
                  <w:sz w:val="16"/>
                  <w:szCs w:val="16"/>
                </w:rPr>
                <w:t>If</w:t>
              </w:r>
              <w:proofErr w:type="gramEnd"/>
              <w:r w:rsidR="00567C4A" w:rsidRPr="003E32E1">
                <w:rPr>
                  <w:rFonts w:eastAsia="Times New Roman" w:cstheme="minorHAnsi"/>
                  <w:sz w:val="16"/>
                  <w:szCs w:val="16"/>
                </w:rPr>
                <w:t xml:space="preserve"> information is not available on the LMCC, then allow user input.</w:t>
              </w:r>
              <w:r w:rsidR="00567C4A" w:rsidRPr="001F2209">
                <w:rPr>
                  <w:rFonts w:eastAsia="Times New Roman" w:cstheme="minorHAnsi"/>
                  <w:sz w:val="16"/>
                  <w:szCs w:val="16"/>
                </w:rPr>
                <w:t xml:space="preserve"> </w:t>
              </w:r>
            </w:ins>
            <w:r w:rsidRPr="00C1150F">
              <w:rPr>
                <w:rFonts w:eastAsia="Times New Roman" w:cstheme="minorHAnsi"/>
                <w:sz w:val="16"/>
                <w:szCs w:val="20"/>
              </w:rPr>
              <w:t>&gt;&gt;</w:t>
            </w:r>
          </w:p>
        </w:tc>
        <w:tc>
          <w:tcPr>
            <w:tcW w:w="1170" w:type="dxa"/>
          </w:tcPr>
          <w:p w14:paraId="79C2937D" w14:textId="3CB20BEC" w:rsidR="00157186" w:rsidRPr="00C1150F" w:rsidRDefault="00157186" w:rsidP="009C6DB3">
            <w:pPr>
              <w:spacing w:after="0" w:line="240" w:lineRule="auto"/>
              <w:jc w:val="center"/>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r w:rsidRPr="00C1150F">
              <w:rPr>
                <w:rFonts w:cstheme="minorHAnsi"/>
                <w:sz w:val="16"/>
                <w:szCs w:val="18"/>
              </w:rPr>
              <w:t>-</w:t>
            </w:r>
            <w:r w:rsidRPr="00DC34CF">
              <w:rPr>
                <w:rFonts w:cstheme="minorHAnsi"/>
                <w:sz w:val="16"/>
                <w:szCs w:val="18"/>
              </w:rPr>
              <w:t>PRF</w:t>
            </w:r>
            <w:ins w:id="80" w:author="Alhabibi, Haider@Energy [2]" w:date="2023-04-17T16:40:00Z">
              <w:r w:rsidR="00567C4A" w:rsidRPr="003E32E1">
                <w:rPr>
                  <w:rFonts w:cstheme="minorHAnsi"/>
                  <w:sz w:val="16"/>
                  <w:szCs w:val="16"/>
                </w:rPr>
                <w:t xml:space="preserve">, </w:t>
              </w:r>
              <w:proofErr w:type="gramStart"/>
              <w:r w:rsidR="00567C4A" w:rsidRPr="003E32E1">
                <w:rPr>
                  <w:rFonts w:eastAsia="Times New Roman" w:cstheme="minorHAnsi"/>
                  <w:sz w:val="16"/>
                  <w:szCs w:val="16"/>
                </w:rPr>
                <w:t>If</w:t>
              </w:r>
              <w:proofErr w:type="gramEnd"/>
              <w:r w:rsidR="00567C4A" w:rsidRPr="003E32E1">
                <w:rPr>
                  <w:rFonts w:eastAsia="Times New Roman" w:cstheme="minorHAnsi"/>
                  <w:sz w:val="16"/>
                  <w:szCs w:val="16"/>
                </w:rPr>
                <w:t xml:space="preserve"> information is not available on the LMCC, then allow user input.</w:t>
              </w:r>
            </w:ins>
            <w:r w:rsidRPr="00C1150F">
              <w:rPr>
                <w:rFonts w:cstheme="minorHAnsi"/>
                <w:sz w:val="16"/>
                <w:szCs w:val="18"/>
              </w:rPr>
              <w:t>; else NA&gt;&gt;</w:t>
            </w:r>
          </w:p>
        </w:tc>
        <w:tc>
          <w:tcPr>
            <w:tcW w:w="1530" w:type="dxa"/>
          </w:tcPr>
          <w:p w14:paraId="38A11B7F" w14:textId="0BD87CAD"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w:t>
            </w:r>
            <w:r w:rsidR="00C96D7C">
              <w:rPr>
                <w:rFonts w:eastAsia="Times New Roman" w:cstheme="minorHAnsi"/>
                <w:sz w:val="14"/>
                <w:szCs w:val="16"/>
              </w:rPr>
              <w:t>LMCC</w:t>
            </w:r>
            <w:ins w:id="81" w:author="Alhabibi, Haider@Energy [2]" w:date="2023-04-17T16:41:00Z">
              <w:r w:rsidR="00567C4A" w:rsidRPr="003E32E1">
                <w:rPr>
                  <w:rFonts w:cstheme="minorHAnsi"/>
                  <w:sz w:val="16"/>
                  <w:szCs w:val="16"/>
                </w:rPr>
                <w:t xml:space="preserve">, </w:t>
              </w:r>
              <w:proofErr w:type="gramStart"/>
              <w:r w:rsidR="00567C4A" w:rsidRPr="003E32E1">
                <w:rPr>
                  <w:rFonts w:eastAsia="Times New Roman" w:cstheme="minorHAnsi"/>
                  <w:sz w:val="16"/>
                  <w:szCs w:val="16"/>
                </w:rPr>
                <w:t>If</w:t>
              </w:r>
              <w:proofErr w:type="gramEnd"/>
              <w:r w:rsidR="00567C4A" w:rsidRPr="003E32E1">
                <w:rPr>
                  <w:rFonts w:eastAsia="Times New Roman" w:cstheme="minorHAnsi"/>
                  <w:sz w:val="16"/>
                  <w:szCs w:val="16"/>
                </w:rPr>
                <w:t xml:space="preserve"> information is not available on the LMCC, then allow user input.</w:t>
              </w:r>
              <w:r w:rsidR="00567C4A" w:rsidRPr="001F2209">
                <w:rPr>
                  <w:rFonts w:eastAsia="Times New Roman" w:cstheme="minorHAnsi"/>
                  <w:sz w:val="16"/>
                  <w:szCs w:val="16"/>
                </w:rPr>
                <w:t xml:space="preserve"> </w:t>
              </w:r>
            </w:ins>
            <w:r w:rsidRPr="00C1150F">
              <w:rPr>
                <w:rFonts w:eastAsia="Times New Roman" w:cstheme="minorHAnsi"/>
                <w:sz w:val="14"/>
                <w:szCs w:val="16"/>
              </w:rPr>
              <w:t xml:space="preserve"> </w:t>
            </w:r>
          </w:p>
          <w:p w14:paraId="17A89EF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If performance, then allowed values </w:t>
            </w:r>
            <w:proofErr w:type="gramStart"/>
            <w:r w:rsidRPr="00C1150F">
              <w:rPr>
                <w:rFonts w:eastAsia="Times New Roman" w:cstheme="minorHAnsi"/>
                <w:sz w:val="14"/>
                <w:szCs w:val="16"/>
              </w:rPr>
              <w:t>are</w:t>
            </w:r>
            <w:proofErr w:type="gramEnd"/>
          </w:p>
          <w:p w14:paraId="3AE8578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7E72CD6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153ECFD2"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25B7783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0A8CAA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51854B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01B1BA5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A47922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46BF7CA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3B1DD4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w:t>
            </w:r>
            <w:proofErr w:type="gramStart"/>
            <w:r w:rsidRPr="00C1150F">
              <w:rPr>
                <w:rFonts w:ascii="Calibri" w:eastAsia="Times New Roman" w:hAnsi="Calibri" w:cs="Times New Roman"/>
                <w:sz w:val="14"/>
                <w:szCs w:val="14"/>
              </w:rPr>
              <w:t>Control;</w:t>
            </w:r>
            <w:proofErr w:type="gramEnd"/>
            <w:r w:rsidRPr="00C1150F">
              <w:rPr>
                <w:rFonts w:ascii="Calibri" w:eastAsia="Times New Roman" w:hAnsi="Calibri" w:cs="Times New Roman"/>
                <w:sz w:val="14"/>
                <w:szCs w:val="14"/>
              </w:rPr>
              <w:t xml:space="preserve"> </w:t>
            </w:r>
          </w:p>
          <w:p w14:paraId="027D91A4"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2648ED63"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w:t>
            </w:r>
            <w:proofErr w:type="gramStart"/>
            <w:r w:rsidRPr="00C1150F">
              <w:rPr>
                <w:rFonts w:ascii="Calibri" w:hAnsi="Calibri" w:cstheme="minorHAnsi"/>
                <w:sz w:val="14"/>
                <w:szCs w:val="16"/>
              </w:rPr>
              <w:t>are</w:t>
            </w:r>
            <w:proofErr w:type="gramEnd"/>
            <w:r w:rsidRPr="00C1150F">
              <w:rPr>
                <w:rFonts w:ascii="Calibri" w:hAnsi="Calibri" w:cstheme="minorHAnsi"/>
                <w:sz w:val="14"/>
                <w:szCs w:val="16"/>
              </w:rPr>
              <w:t xml:space="preserve"> </w:t>
            </w:r>
          </w:p>
          <w:p w14:paraId="56C7BA45"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4741C89A"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41B98620" w14:textId="77777777" w:rsidR="00157186" w:rsidRPr="00C1150F" w:rsidRDefault="00157186" w:rsidP="009C6DB3">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1170" w:type="dxa"/>
          </w:tcPr>
          <w:p w14:paraId="055B4CB9" w14:textId="6A74593D" w:rsidR="00157186" w:rsidRPr="00C1150F" w:rsidRDefault="00157186" w:rsidP="009C6DB3">
            <w:pPr>
              <w:spacing w:after="0" w:line="240" w:lineRule="auto"/>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ins w:id="82" w:author="Alhabibi, Haider@Energy [2]" w:date="2023-04-17T16:41:00Z">
              <w:r w:rsidR="00567C4A" w:rsidRPr="003E32E1">
                <w:rPr>
                  <w:rFonts w:cstheme="minorHAnsi"/>
                  <w:sz w:val="16"/>
                  <w:szCs w:val="16"/>
                </w:rPr>
                <w:t xml:space="preserve">, </w:t>
              </w:r>
              <w:proofErr w:type="gramStart"/>
              <w:r w:rsidR="00567C4A" w:rsidRPr="003E32E1">
                <w:rPr>
                  <w:rFonts w:eastAsia="Times New Roman" w:cstheme="minorHAnsi"/>
                  <w:sz w:val="16"/>
                  <w:szCs w:val="16"/>
                </w:rPr>
                <w:t>If</w:t>
              </w:r>
              <w:proofErr w:type="gramEnd"/>
              <w:r w:rsidR="00567C4A" w:rsidRPr="003E32E1">
                <w:rPr>
                  <w:rFonts w:eastAsia="Times New Roman" w:cstheme="minorHAnsi"/>
                  <w:sz w:val="16"/>
                  <w:szCs w:val="16"/>
                </w:rPr>
                <w:t xml:space="preserve"> information is not available on the LMCC, then allow user input.</w:t>
              </w:r>
            </w:ins>
            <w:del w:id="83" w:author="Alhabibi, Haider@Energy [2]" w:date="2023-04-17T16:41:00Z">
              <w:r w:rsidRPr="00C1150F" w:rsidDel="00567C4A">
                <w:rPr>
                  <w:rFonts w:cstheme="minorHAnsi"/>
                  <w:sz w:val="16"/>
                  <w:szCs w:val="18"/>
                </w:rPr>
                <w:delText>.</w:delText>
              </w:r>
            </w:del>
            <w:r w:rsidRPr="00C1150F">
              <w:rPr>
                <w:rFonts w:cstheme="minorHAnsi"/>
                <w:sz w:val="16"/>
                <w:szCs w:val="18"/>
              </w:rPr>
              <w:t xml:space="preserve">  Allowed values are </w:t>
            </w:r>
          </w:p>
          <w:p w14:paraId="1A9B198B"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*Basic</w:t>
            </w:r>
          </w:p>
          <w:p w14:paraId="4B2FB626"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*Expanded</w:t>
            </w:r>
          </w:p>
          <w:p w14:paraId="006BA2AE"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*None&gt;&gt;</w:t>
            </w:r>
          </w:p>
        </w:tc>
        <w:tc>
          <w:tcPr>
            <w:tcW w:w="900" w:type="dxa"/>
          </w:tcPr>
          <w:p w14:paraId="3C4C9CA4" w14:textId="19BAB5E8" w:rsidR="00157186" w:rsidRPr="00C1150F" w:rsidRDefault="00157186" w:rsidP="009C6DB3">
            <w:pPr>
              <w:spacing w:after="0" w:line="240" w:lineRule="auto"/>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ins w:id="84" w:author="Alhabibi, Haider@Energy [2]" w:date="2023-04-17T16:41:00Z">
              <w:r w:rsidR="00567C4A" w:rsidRPr="003E32E1">
                <w:rPr>
                  <w:rFonts w:cstheme="minorHAnsi"/>
                  <w:sz w:val="16"/>
                  <w:szCs w:val="16"/>
                </w:rPr>
                <w:t xml:space="preserve">, </w:t>
              </w:r>
              <w:proofErr w:type="gramStart"/>
              <w:r w:rsidR="00567C4A" w:rsidRPr="003E32E1">
                <w:rPr>
                  <w:rFonts w:eastAsia="Times New Roman" w:cstheme="minorHAnsi"/>
                  <w:sz w:val="16"/>
                  <w:szCs w:val="16"/>
                </w:rPr>
                <w:t>If</w:t>
              </w:r>
              <w:proofErr w:type="gramEnd"/>
              <w:r w:rsidR="00567C4A" w:rsidRPr="003E32E1">
                <w:rPr>
                  <w:rFonts w:eastAsia="Times New Roman" w:cstheme="minorHAnsi"/>
                  <w:sz w:val="16"/>
                  <w:szCs w:val="16"/>
                </w:rPr>
                <w:t xml:space="preserve"> information is not available on the LMCC, then allow user input.</w:t>
              </w:r>
            </w:ins>
            <w:del w:id="85" w:author="Alhabibi, Haider@Energy [2]" w:date="2023-04-17T16:41:00Z">
              <w:r w:rsidRPr="00C1150F" w:rsidDel="00567C4A">
                <w:rPr>
                  <w:rFonts w:cstheme="minorHAnsi"/>
                  <w:sz w:val="16"/>
                  <w:szCs w:val="18"/>
                </w:rPr>
                <w:delText>.</w:delText>
              </w:r>
            </w:del>
            <w:r w:rsidRPr="00C1150F">
              <w:rPr>
                <w:rFonts w:cstheme="minorHAnsi"/>
                <w:sz w:val="16"/>
                <w:szCs w:val="18"/>
              </w:rPr>
              <w:t xml:space="preserve">  Allowed values are </w:t>
            </w:r>
          </w:p>
          <w:p w14:paraId="62221898"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*Yes</w:t>
            </w:r>
          </w:p>
          <w:p w14:paraId="51165C6E"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*None&gt;&gt;</w:t>
            </w:r>
          </w:p>
        </w:tc>
        <w:tc>
          <w:tcPr>
            <w:tcW w:w="990" w:type="dxa"/>
          </w:tcPr>
          <w:p w14:paraId="61E4C04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t xml:space="preserve">&lt;&lt;if performance, hide column from user, needed for equivalency </w:t>
            </w:r>
            <w:proofErr w:type="gramStart"/>
            <w:r w:rsidRPr="00C1150F">
              <w:rPr>
                <w:rFonts w:eastAsia="Times New Roman" w:cstheme="minorHAnsi"/>
                <w:sz w:val="16"/>
                <w:szCs w:val="20"/>
              </w:rPr>
              <w:t>lookup;</w:t>
            </w:r>
            <w:proofErr w:type="gramEnd"/>
          </w:p>
          <w:p w14:paraId="1FB229BC" w14:textId="77777777" w:rsidR="00157186" w:rsidRPr="00C1150F" w:rsidRDefault="00157186" w:rsidP="009C6DB3">
            <w:pPr>
              <w:spacing w:after="0" w:line="240" w:lineRule="auto"/>
              <w:rPr>
                <w:rFonts w:eastAsia="Times New Roman" w:cstheme="minorHAnsi"/>
                <w:sz w:val="16"/>
                <w:szCs w:val="20"/>
              </w:rPr>
            </w:pPr>
            <w:r w:rsidRPr="00C1150F">
              <w:rPr>
                <w:rFonts w:eastAsia="Times New Roman" w:cstheme="minorHAnsi"/>
                <w:sz w:val="16"/>
                <w:szCs w:val="20"/>
              </w:rPr>
              <w:t xml:space="preserve">Reference value from </w:t>
            </w:r>
            <w:proofErr w:type="gramStart"/>
            <w:r w:rsidRPr="00C1150F">
              <w:rPr>
                <w:rFonts w:eastAsia="Times New Roman" w:cstheme="minorHAnsi"/>
                <w:sz w:val="16"/>
                <w:szCs w:val="20"/>
              </w:rPr>
              <w:t>XML;</w:t>
            </w:r>
            <w:proofErr w:type="gramEnd"/>
          </w:p>
          <w:p w14:paraId="10F7CA05" w14:textId="77777777" w:rsidR="00157186" w:rsidRPr="00C1150F" w:rsidRDefault="00157186" w:rsidP="009C6DB3">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4E532F1" w14:textId="421FF0BB" w:rsidR="00F03D92" w:rsidRDefault="00F03D92" w:rsidP="00236F4B">
      <w:pPr>
        <w:spacing w:after="0" w:line="240" w:lineRule="auto"/>
        <w:rPr>
          <w:rFonts w:asciiTheme="minorHAnsi" w:hAnsiTheme="minorHAnsi" w:cstheme="minorHAnsi"/>
          <w:sz w:val="18"/>
          <w:szCs w:val="18"/>
        </w:rPr>
      </w:pPr>
    </w:p>
    <w:p w14:paraId="5E62FD7D" w14:textId="77777777" w:rsidR="00F03D92" w:rsidRDefault="00F03D92">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8263254"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 xml:space="preserve">B. Installed HERS Verified </w:t>
            </w:r>
            <w:r w:rsidRPr="00327949">
              <w:rPr>
                <w:rFonts w:asciiTheme="minorHAnsi" w:hAnsiTheme="minorHAnsi" w:cstheme="minorHAnsi"/>
                <w:b/>
                <w:sz w:val="18"/>
                <w:szCs w:val="18"/>
              </w:rPr>
              <w:t xml:space="preserve">Dwelling Unit Water Heating Systems Information </w:t>
            </w:r>
            <w:r w:rsidR="00A864F6">
              <w:rPr>
                <w:rFonts w:asciiTheme="minorHAnsi" w:hAnsiTheme="minorHAnsi" w:cstheme="minorHAnsi"/>
                <w:b/>
                <w:sz w:val="18"/>
                <w:szCs w:val="18"/>
              </w:rPr>
              <w:t>(</w:t>
            </w:r>
            <w:r w:rsidR="00093424">
              <w:rPr>
                <w:rFonts w:asciiTheme="minorHAnsi" w:eastAsia="Times New Roman" w:hAnsiTheme="minorHAnsi" w:cstheme="minorHAnsi"/>
                <w:sz w:val="20"/>
                <w:szCs w:val="20"/>
              </w:rPr>
              <w:t xml:space="preserve">other than </w:t>
            </w:r>
            <w:r w:rsidR="00093424">
              <w:rPr>
                <w:rFonts w:cstheme="minorHAnsi"/>
                <w:b/>
                <w:bCs/>
                <w:sz w:val="20"/>
                <w:szCs w:val="20"/>
              </w:rPr>
              <w:t>HPWH</w:t>
            </w:r>
            <w:r w:rsidR="00A864F6">
              <w:rPr>
                <w:rFonts w:cstheme="minorHAnsi"/>
                <w:b/>
                <w:bCs/>
                <w:sz w:val="20"/>
                <w:szCs w:val="20"/>
              </w:rPr>
              <w:t>)</w:t>
            </w:r>
          </w:p>
          <w:p w14:paraId="44B3ABF0" w14:textId="3AA5964B" w:rsidR="00F349F6" w:rsidRPr="00327949" w:rsidRDefault="00FC2D5E" w:rsidP="00EC0CA0">
            <w:pPr>
              <w:spacing w:after="0" w:line="240" w:lineRule="auto"/>
              <w:rPr>
                <w:rFonts w:asciiTheme="minorHAnsi" w:hAnsiTheme="minorHAnsi" w:cstheme="minorHAnsi"/>
                <w:b/>
                <w:sz w:val="18"/>
                <w:szCs w:val="18"/>
              </w:rPr>
            </w:pPr>
            <w:r>
              <w:rPr>
                <w:sz w:val="18"/>
                <w:szCs w:val="18"/>
              </w:rPr>
              <w:t>&lt;&lt;Static Text - see the top&gt;&gt;</w:t>
            </w:r>
            <w:r w:rsidR="00F349F6" w:rsidRPr="00327949">
              <w:rPr>
                <w:rFonts w:asciiTheme="minorHAnsi" w:hAnsiTheme="minorHAnsi" w:cstheme="minorHAnsi"/>
                <w:sz w:val="18"/>
                <w:szCs w:val="18"/>
              </w:rPr>
              <w:t>&lt;&lt;</w:t>
            </w:r>
            <w:r w:rsidR="00163566">
              <w:t xml:space="preserve"> </w:t>
            </w:r>
            <w:r w:rsidR="00163566" w:rsidRPr="00163566">
              <w:rPr>
                <w:rFonts w:asciiTheme="minorHAnsi" w:hAnsiTheme="minorHAnsi" w:cstheme="minorHAnsi"/>
                <w:sz w:val="18"/>
                <w:szCs w:val="18"/>
              </w:rPr>
              <w:t xml:space="preserve">if </w:t>
            </w:r>
            <w:proofErr w:type="spellStart"/>
            <w:r w:rsidR="00C96D7C">
              <w:rPr>
                <w:rFonts w:asciiTheme="minorHAnsi" w:hAnsiTheme="minorHAnsi" w:cstheme="minorHAnsi"/>
                <w:sz w:val="18"/>
                <w:szCs w:val="18"/>
              </w:rPr>
              <w:t>LMCC</w:t>
            </w:r>
            <w:r w:rsidR="009024F2">
              <w:rPr>
                <w:rFonts w:asciiTheme="minorHAnsi" w:hAnsiTheme="minorHAnsi" w:cstheme="minorHAnsi"/>
                <w:sz w:val="18"/>
                <w:szCs w:val="18"/>
              </w:rPr>
              <w:t>Table</w:t>
            </w:r>
            <w:proofErr w:type="spellEnd"/>
            <w:r w:rsidR="009024F2">
              <w:rPr>
                <w:rFonts w:asciiTheme="minorHAnsi" w:hAnsiTheme="minorHAnsi" w:cstheme="minorHAnsi"/>
                <w:sz w:val="18"/>
                <w:szCs w:val="18"/>
              </w:rPr>
              <w:t xml:space="preserve"> A does not apply, </w:t>
            </w:r>
            <w:r w:rsidR="00163566" w:rsidRPr="00163566">
              <w:rPr>
                <w:rFonts w:asciiTheme="minorHAnsi" w:hAnsiTheme="minorHAnsi" w:cstheme="minorHAnsi"/>
                <w:sz w:val="18"/>
                <w:szCs w:val="18"/>
              </w:rPr>
              <w:t xml:space="preserve">then display the "section does not apply" message; else </w:t>
            </w:r>
            <w:r w:rsidR="00F349F6"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r w:rsidR="009024F2">
              <w:rPr>
                <w:rFonts w:asciiTheme="minorHAnsi" w:hAnsiTheme="minorHAnsi" w:cstheme="minorHAnsi"/>
                <w:sz w:val="18"/>
                <w:szCs w:val="18"/>
              </w:rPr>
              <w:t>in table A</w:t>
            </w:r>
            <w:r w:rsidR="009024F2" w:rsidDel="009024F2">
              <w:rPr>
                <w:rFonts w:asciiTheme="minorHAnsi" w:hAnsiTheme="minorHAnsi" w:cstheme="minorHAnsi"/>
                <w:sz w:val="18"/>
                <w:szCs w:val="18"/>
              </w:rPr>
              <w:t xml:space="preserve"> </w:t>
            </w:r>
            <w:r w:rsidR="00C96D7C">
              <w:rPr>
                <w:rFonts w:asciiTheme="minorHAnsi" w:hAnsiTheme="minorHAnsi" w:cstheme="minorHAnsi"/>
                <w:sz w:val="18"/>
                <w:szCs w:val="18"/>
              </w:rPr>
              <w:t>LMCC</w:t>
            </w:r>
            <w:r w:rsidR="00F349F6"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w:t>
            </w:r>
            <w:r w:rsidRPr="00095904">
              <w:rPr>
                <w:rFonts w:asciiTheme="minorHAnsi" w:eastAsia="Times New Roman" w:hAnsiTheme="minorHAnsi" w:cstheme="minorHAnsi"/>
                <w:sz w:val="16"/>
                <w:szCs w:val="20"/>
              </w:rPr>
              <w:lastRenderedPageBreak/>
              <w:t xml:space="preserve">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WaterHeaterGasFiredRatedInput</w:t>
            </w:r>
            <w:proofErr w:type="spellEnd"/>
            <w:r w:rsidRPr="00095904">
              <w:rPr>
                <w:rFonts w:asciiTheme="minorHAnsi" w:eastAsia="Times New Roman" w:hAnsiTheme="minorHAnsi" w:cstheme="minorHAnsi"/>
                <w:sz w:val="16"/>
                <w:szCs w:val="20"/>
              </w:rPr>
              <w: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283B7563" w14:textId="414FAB2F" w:rsidR="00ED40A1" w:rsidRDefault="00ED40A1" w:rsidP="00236F4B">
      <w:pPr>
        <w:spacing w:after="0" w:line="240" w:lineRule="auto"/>
        <w:rPr>
          <w:rFonts w:asciiTheme="minorHAnsi" w:hAnsiTheme="minorHAnsi" w:cstheme="minorHAnsi"/>
          <w:sz w:val="18"/>
          <w:szCs w:val="18"/>
        </w:rPr>
      </w:pPr>
    </w:p>
    <w:tbl>
      <w:tblPr>
        <w:tblStyle w:val="TableGrid6"/>
        <w:tblW w:w="10795" w:type="dxa"/>
        <w:tblLayout w:type="fixed"/>
        <w:tblLook w:val="04A0" w:firstRow="1" w:lastRow="0" w:firstColumn="1" w:lastColumn="0" w:noHBand="0" w:noVBand="1"/>
      </w:tblPr>
      <w:tblGrid>
        <w:gridCol w:w="895"/>
        <w:gridCol w:w="990"/>
        <w:gridCol w:w="1170"/>
        <w:gridCol w:w="1080"/>
        <w:gridCol w:w="1440"/>
        <w:gridCol w:w="1080"/>
        <w:gridCol w:w="1530"/>
        <w:gridCol w:w="1350"/>
        <w:gridCol w:w="1260"/>
      </w:tblGrid>
      <w:tr w:rsidR="008C1142" w:rsidRPr="008C1142" w14:paraId="02111C38" w14:textId="77777777" w:rsidTr="002844C1">
        <w:tc>
          <w:tcPr>
            <w:tcW w:w="10795" w:type="dxa"/>
            <w:gridSpan w:val="9"/>
          </w:tcPr>
          <w:p w14:paraId="54A1B908" w14:textId="6678A5ED" w:rsidR="008C1142" w:rsidRPr="008C1142" w:rsidRDefault="00581D77" w:rsidP="008C1142">
            <w:pPr>
              <w:spacing w:after="0" w:line="240" w:lineRule="auto"/>
              <w:rPr>
                <w:rFonts w:cstheme="minorHAnsi"/>
                <w:b/>
                <w:sz w:val="20"/>
                <w:szCs w:val="20"/>
              </w:rPr>
            </w:pPr>
            <w:r>
              <w:rPr>
                <w:rFonts w:cstheme="minorHAnsi"/>
                <w:b/>
                <w:sz w:val="20"/>
                <w:szCs w:val="20"/>
              </w:rPr>
              <w:t>B2</w:t>
            </w:r>
            <w:r w:rsidR="008C1142" w:rsidRPr="008C1142">
              <w:rPr>
                <w:rFonts w:cstheme="minorHAnsi"/>
                <w:b/>
                <w:sz w:val="20"/>
                <w:szCs w:val="20"/>
              </w:rPr>
              <w:t xml:space="preserve">. Installed HERS Verified </w:t>
            </w:r>
            <w:r w:rsidR="0041382D">
              <w:rPr>
                <w:rFonts w:cstheme="minorHAnsi"/>
                <w:b/>
                <w:sz w:val="20"/>
                <w:szCs w:val="20"/>
              </w:rPr>
              <w:t xml:space="preserve">Dwelling Unit </w:t>
            </w:r>
            <w:r w:rsidR="004D729F">
              <w:rPr>
                <w:rFonts w:cstheme="minorHAnsi"/>
                <w:b/>
                <w:sz w:val="20"/>
                <w:szCs w:val="20"/>
              </w:rPr>
              <w:t>HPWH</w:t>
            </w:r>
            <w:r w:rsidR="008C1142" w:rsidRPr="008C1142">
              <w:rPr>
                <w:rFonts w:cstheme="minorHAnsi"/>
                <w:b/>
                <w:sz w:val="20"/>
                <w:szCs w:val="20"/>
              </w:rPr>
              <w:t xml:space="preserve"> System Information</w:t>
            </w:r>
          </w:p>
          <w:p w14:paraId="160F79E4" w14:textId="6194EBFF" w:rsidR="00707F75" w:rsidRDefault="00FC2D5E" w:rsidP="00707F75">
            <w:pPr>
              <w:spacing w:after="0"/>
              <w:rPr>
                <w:rFonts w:cstheme="minorHAnsi"/>
                <w:sz w:val="20"/>
                <w:szCs w:val="20"/>
              </w:rPr>
            </w:pPr>
            <w:r>
              <w:rPr>
                <w:sz w:val="18"/>
                <w:szCs w:val="18"/>
              </w:rPr>
              <w:t>&lt;&lt;Static Text - see the top&gt;&gt;</w:t>
            </w:r>
            <w:r w:rsidR="00707F75">
              <w:rPr>
                <w:rFonts w:cstheme="minorHAnsi"/>
                <w:sz w:val="20"/>
                <w:szCs w:val="20"/>
              </w:rPr>
              <w:t xml:space="preserve">&lt;&lt;If Table A2 does apply, then require table, else </w:t>
            </w:r>
            <w:r w:rsidR="00707F75" w:rsidRPr="00E12A63">
              <w:rPr>
                <w:rFonts w:cstheme="minorHAnsi"/>
                <w:sz w:val="20"/>
                <w:szCs w:val="20"/>
              </w:rPr>
              <w:t>display the "section does not apply" message</w:t>
            </w:r>
            <w:r w:rsidR="00707F75">
              <w:rPr>
                <w:rFonts w:cstheme="minorHAnsi"/>
                <w:sz w:val="20"/>
                <w:szCs w:val="20"/>
              </w:rPr>
              <w:t>&gt;&gt;</w:t>
            </w:r>
          </w:p>
          <w:p w14:paraId="64E00AF4" w14:textId="61FC9EEA" w:rsidR="008C1142" w:rsidRPr="008C1142" w:rsidRDefault="00707F75" w:rsidP="008C1142">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in Table A2</w:t>
            </w:r>
            <w:r w:rsidRPr="007B2CC9">
              <w:rPr>
                <w:rFonts w:cstheme="minorHAnsi"/>
                <w:sz w:val="20"/>
                <w:szCs w:val="20"/>
              </w:rPr>
              <w:t>&gt;&gt;</w:t>
            </w:r>
          </w:p>
        </w:tc>
      </w:tr>
      <w:tr w:rsidR="008C1142" w:rsidRPr="008C1142" w14:paraId="6D0E6456" w14:textId="77777777" w:rsidTr="002844C1">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rFonts w:eastAsia="Times New Roman" w:cstheme="minorHAnsi"/>
                <w:sz w:val="16"/>
                <w:szCs w:val="20"/>
              </w:rPr>
            </w:pPr>
            <w:bookmarkStart w:id="86" w:name="_Hlk97552191"/>
            <w:r w:rsidRPr="008C1142">
              <w:rPr>
                <w:rFonts w:eastAsia="Times New Roman" w:cstheme="minorHAnsi"/>
                <w:sz w:val="18"/>
                <w:szCs w:val="20"/>
              </w:rPr>
              <w:t>01</w:t>
            </w:r>
          </w:p>
        </w:tc>
        <w:tc>
          <w:tcPr>
            <w:tcW w:w="990" w:type="dxa"/>
            <w:vAlign w:val="bottom"/>
          </w:tcPr>
          <w:p w14:paraId="37F6057E"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02</w:t>
            </w:r>
          </w:p>
        </w:tc>
        <w:tc>
          <w:tcPr>
            <w:tcW w:w="1170" w:type="dxa"/>
            <w:vAlign w:val="bottom"/>
          </w:tcPr>
          <w:p w14:paraId="743D7395"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74881FE6"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440" w:type="dxa"/>
          </w:tcPr>
          <w:p w14:paraId="253CB5AA"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511FF05"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530" w:type="dxa"/>
          </w:tcPr>
          <w:p w14:paraId="3E712880"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350" w:type="dxa"/>
          </w:tcPr>
          <w:p w14:paraId="162B8D7F"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260" w:type="dxa"/>
          </w:tcPr>
          <w:p w14:paraId="1FDFF0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8C1142" w:rsidRPr="008C1142" w14:paraId="7AE35895" w14:textId="77777777" w:rsidTr="002844C1">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54AA4AD8"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or Name</w:t>
            </w:r>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19D2D2DF"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r w:rsidR="00DC34CF">
              <w:rPr>
                <w:rFonts w:eastAsia="Times New Roman" w:cstheme="minorHAnsi"/>
                <w:sz w:val="18"/>
                <w:szCs w:val="20"/>
              </w:rPr>
              <w:t>ution</w:t>
            </w:r>
            <w:r w:rsidRPr="008C1142">
              <w:rPr>
                <w:rFonts w:eastAsia="Times New Roman" w:cstheme="minorHAnsi"/>
                <w:sz w:val="18"/>
                <w:szCs w:val="20"/>
              </w:rPr>
              <w:t>.</w:t>
            </w:r>
          </w:p>
        </w:tc>
        <w:tc>
          <w:tcPr>
            <w:tcW w:w="126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bookmarkEnd w:id="86"/>
      <w:tr w:rsidR="008C1142" w:rsidRPr="008C1142" w14:paraId="71E95B14" w14:textId="77777777" w:rsidTr="002844C1">
        <w:tc>
          <w:tcPr>
            <w:tcW w:w="895" w:type="dxa"/>
            <w:tcBorders>
              <w:top w:val="single" w:sz="4" w:space="0" w:color="auto"/>
              <w:left w:val="single" w:sz="4" w:space="0" w:color="auto"/>
              <w:bottom w:val="single" w:sz="4" w:space="0" w:color="auto"/>
              <w:right w:val="single" w:sz="4" w:space="0" w:color="auto"/>
            </w:tcBorders>
          </w:tcPr>
          <w:p w14:paraId="7ECA4057" w14:textId="7A822A3F"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sidR="00045F34">
              <w:rPr>
                <w:rFonts w:eastAsia="Times New Roman" w:cstheme="minorHAnsi"/>
                <w:sz w:val="16"/>
                <w:szCs w:val="16"/>
              </w:rPr>
              <w:t>A2-</w:t>
            </w:r>
            <w:r w:rsidRPr="008C1142">
              <w:rPr>
                <w:rFonts w:eastAsia="Times New Roman" w:cstheme="minorHAnsi"/>
                <w:sz w:val="16"/>
                <w:szCs w:val="16"/>
              </w:rPr>
              <w:t>01 &gt;&gt;</w:t>
            </w:r>
          </w:p>
        </w:tc>
        <w:tc>
          <w:tcPr>
            <w:tcW w:w="990" w:type="dxa"/>
          </w:tcPr>
          <w:p w14:paraId="30133F52" w14:textId="6E9B9D82"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&lt;&lt;reference value from </w:t>
            </w:r>
            <w:r w:rsidR="00045F34">
              <w:rPr>
                <w:rFonts w:cstheme="minorHAnsi"/>
                <w:sz w:val="16"/>
                <w:szCs w:val="20"/>
              </w:rPr>
              <w:t>A2-</w:t>
            </w:r>
            <w:r w:rsidRPr="008C1142">
              <w:rPr>
                <w:rFonts w:cstheme="minorHAnsi"/>
                <w:sz w:val="16"/>
                <w:szCs w:val="20"/>
              </w:rPr>
              <w:t>02&gt;&gt;</w:t>
            </w:r>
          </w:p>
        </w:tc>
        <w:tc>
          <w:tcPr>
            <w:tcW w:w="1170" w:type="dxa"/>
          </w:tcPr>
          <w:p w14:paraId="6D70EE0D" w14:textId="62F67059" w:rsidR="008C1142" w:rsidRPr="008C1142" w:rsidRDefault="008C1142" w:rsidP="008C1142">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sidR="00C40B81">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r w:rsidR="00045F34">
              <w:rPr>
                <w:rFonts w:eastAsia="Times New Roman" w:cstheme="minorHAnsi"/>
                <w:sz w:val="16"/>
                <w:szCs w:val="20"/>
              </w:rPr>
              <w:t>A2-</w:t>
            </w:r>
            <w:r w:rsidRPr="008C1142">
              <w:rPr>
                <w:rFonts w:eastAsia="Times New Roman" w:cstheme="minorHAnsi"/>
                <w:sz w:val="16"/>
                <w:szCs w:val="20"/>
              </w:rPr>
              <w:t xml:space="preserve">10; elseif prescriptive, </w:t>
            </w:r>
            <w:r w:rsidRPr="008C1142">
              <w:rPr>
                <w:rFonts w:eastAsia="Times New Roman" w:cstheme="minorHAnsi"/>
                <w:sz w:val="16"/>
                <w:szCs w:val="20"/>
              </w:rPr>
              <w:lastRenderedPageBreak/>
              <w:t>allow user to enter any Tier 3 model&gt;&gt;</w:t>
            </w:r>
          </w:p>
        </w:tc>
        <w:tc>
          <w:tcPr>
            <w:tcW w:w="1080" w:type="dxa"/>
          </w:tcPr>
          <w:p w14:paraId="20694A95" w14:textId="2340E45E"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lastRenderedPageBreak/>
              <w:t xml:space="preserve">&lt;&lt;Reference value from </w:t>
            </w:r>
            <w:r w:rsidR="00045F34">
              <w:rPr>
                <w:rFonts w:cstheme="minorHAnsi"/>
                <w:sz w:val="16"/>
                <w:szCs w:val="20"/>
              </w:rPr>
              <w:t>A2-</w:t>
            </w:r>
            <w:r w:rsidRPr="008C1142">
              <w:rPr>
                <w:rFonts w:cstheme="minorHAnsi"/>
                <w:sz w:val="16"/>
                <w:szCs w:val="20"/>
              </w:rPr>
              <w:t>04&gt;&gt;</w:t>
            </w:r>
          </w:p>
        </w:tc>
        <w:tc>
          <w:tcPr>
            <w:tcW w:w="1440" w:type="dxa"/>
          </w:tcPr>
          <w:p w14:paraId="025EF24D" w14:textId="0B85C26B"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045F34">
              <w:rPr>
                <w:rFonts w:cstheme="minorHAnsi"/>
                <w:sz w:val="16"/>
                <w:szCs w:val="20"/>
              </w:rPr>
              <w:t>A2-</w:t>
            </w:r>
            <w:r w:rsidRPr="008C1142">
              <w:rPr>
                <w:rFonts w:cstheme="minorHAnsi"/>
                <w:sz w:val="16"/>
                <w:szCs w:val="20"/>
              </w:rPr>
              <w:t>05.&gt;&gt;</w:t>
            </w:r>
          </w:p>
        </w:tc>
        <w:tc>
          <w:tcPr>
            <w:tcW w:w="1080" w:type="dxa"/>
          </w:tcPr>
          <w:p w14:paraId="0F8221FB" w14:textId="428987D1" w:rsidR="008C1142" w:rsidRPr="004E20A7" w:rsidRDefault="004E20A7" w:rsidP="008C1142">
            <w:pPr>
              <w:spacing w:after="0" w:line="240" w:lineRule="auto"/>
              <w:jc w:val="center"/>
              <w:rPr>
                <w:rFonts w:cstheme="minorHAnsi"/>
                <w:sz w:val="16"/>
                <w:szCs w:val="16"/>
              </w:rPr>
            </w:pPr>
            <w:r w:rsidRPr="00DC34CF">
              <w:rPr>
                <w:rFonts w:cstheme="minorHAnsi"/>
                <w:sz w:val="18"/>
                <w:szCs w:val="20"/>
              </w:rPr>
              <w:t>&lt;&lt;User input value; check value must be ≥</w:t>
            </w:r>
            <w:r w:rsidR="00045F34">
              <w:rPr>
                <w:rFonts w:cstheme="minorHAnsi"/>
                <w:sz w:val="18"/>
                <w:szCs w:val="20"/>
              </w:rPr>
              <w:t>A2-</w:t>
            </w:r>
            <w:r w:rsidRPr="00DC34CF">
              <w:rPr>
                <w:rFonts w:cstheme="minorHAnsi"/>
                <w:sz w:val="18"/>
                <w:szCs w:val="20"/>
              </w:rPr>
              <w:t xml:space="preserve">06 to comply, else flag non-compliant values and do not allow the doc to be </w:t>
            </w:r>
            <w:r w:rsidRPr="00DC34CF">
              <w:rPr>
                <w:rFonts w:cstheme="minorHAnsi"/>
                <w:sz w:val="18"/>
                <w:szCs w:val="20"/>
              </w:rPr>
              <w:lastRenderedPageBreak/>
              <w:t xml:space="preserve">registered. Value may be NA if </w:t>
            </w:r>
            <w:r w:rsidR="00045F34">
              <w:rPr>
                <w:rFonts w:cstheme="minorHAnsi"/>
                <w:sz w:val="18"/>
                <w:szCs w:val="20"/>
              </w:rPr>
              <w:t>A2-</w:t>
            </w:r>
            <w:r w:rsidRPr="00DC34CF">
              <w:rPr>
                <w:rFonts w:cstheme="minorHAnsi"/>
                <w:sz w:val="18"/>
                <w:szCs w:val="20"/>
              </w:rPr>
              <w:t>06 is NA &gt;&gt;</w:t>
            </w:r>
          </w:p>
        </w:tc>
        <w:tc>
          <w:tcPr>
            <w:tcW w:w="1530" w:type="dxa"/>
          </w:tcPr>
          <w:p w14:paraId="0E5E61E5" w14:textId="312C2349" w:rsidR="008C1142" w:rsidRPr="008C1142" w:rsidRDefault="008C1142" w:rsidP="008C1142">
            <w:pPr>
              <w:spacing w:after="0" w:line="240" w:lineRule="auto"/>
              <w:jc w:val="center"/>
              <w:rPr>
                <w:rFonts w:cstheme="minorHAnsi"/>
                <w:sz w:val="16"/>
                <w:szCs w:val="20"/>
              </w:rPr>
            </w:pPr>
            <w:r w:rsidRPr="008C1142">
              <w:rPr>
                <w:rFonts w:cstheme="minorHAnsi"/>
                <w:sz w:val="16"/>
                <w:szCs w:val="20"/>
              </w:rPr>
              <w:lastRenderedPageBreak/>
              <w:t xml:space="preserve">&lt;&lt; Reference values from </w:t>
            </w:r>
            <w:r w:rsidR="00045F34">
              <w:rPr>
                <w:rFonts w:cstheme="minorHAnsi"/>
                <w:sz w:val="16"/>
                <w:szCs w:val="20"/>
              </w:rPr>
              <w:t>A2-</w:t>
            </w:r>
            <w:r w:rsidRPr="008C1142">
              <w:rPr>
                <w:rFonts w:cstheme="minorHAnsi"/>
                <w:sz w:val="16"/>
                <w:szCs w:val="20"/>
              </w:rPr>
              <w:t>07&gt;&gt;</w:t>
            </w:r>
          </w:p>
        </w:tc>
        <w:tc>
          <w:tcPr>
            <w:tcW w:w="1350" w:type="dxa"/>
          </w:tcPr>
          <w:p w14:paraId="55DE5226" w14:textId="05527081"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045F34">
              <w:rPr>
                <w:rFonts w:cstheme="minorHAnsi"/>
                <w:sz w:val="16"/>
                <w:szCs w:val="20"/>
              </w:rPr>
              <w:t>A2-</w:t>
            </w:r>
            <w:r w:rsidRPr="008C1142">
              <w:rPr>
                <w:rFonts w:cstheme="minorHAnsi"/>
                <w:sz w:val="16"/>
                <w:szCs w:val="20"/>
              </w:rPr>
              <w:t>08&gt;&gt;</w:t>
            </w:r>
          </w:p>
        </w:tc>
        <w:tc>
          <w:tcPr>
            <w:tcW w:w="1260" w:type="dxa"/>
          </w:tcPr>
          <w:p w14:paraId="4D027257" w14:textId="46B2B531"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045F34">
              <w:rPr>
                <w:rFonts w:cstheme="minorHAnsi"/>
                <w:sz w:val="16"/>
                <w:szCs w:val="20"/>
              </w:rPr>
              <w:t>A2-</w:t>
            </w:r>
            <w:r w:rsidRPr="008C1142">
              <w:rPr>
                <w:rFonts w:cstheme="minorHAnsi"/>
                <w:sz w:val="16"/>
                <w:szCs w:val="20"/>
              </w:rPr>
              <w:t>09&gt;&gt;</w:t>
            </w:r>
          </w:p>
        </w:tc>
      </w:tr>
      <w:tr w:rsidR="008C1142" w:rsidRPr="008C1142" w14:paraId="58320C05" w14:textId="77777777" w:rsidTr="002844C1">
        <w:tc>
          <w:tcPr>
            <w:tcW w:w="895" w:type="dxa"/>
          </w:tcPr>
          <w:p w14:paraId="2058088D" w14:textId="77777777" w:rsidR="008C1142" w:rsidRPr="008C1142" w:rsidRDefault="008C1142" w:rsidP="008C1142">
            <w:pPr>
              <w:spacing w:after="0" w:line="240" w:lineRule="auto"/>
              <w:jc w:val="center"/>
              <w:rPr>
                <w:rFonts w:cstheme="minorHAnsi"/>
                <w:sz w:val="16"/>
                <w:szCs w:val="20"/>
              </w:rPr>
            </w:pPr>
          </w:p>
        </w:tc>
        <w:tc>
          <w:tcPr>
            <w:tcW w:w="990" w:type="dxa"/>
          </w:tcPr>
          <w:p w14:paraId="6C4CCD7B" w14:textId="77777777" w:rsidR="008C1142" w:rsidRPr="008C1142" w:rsidRDefault="008C1142" w:rsidP="008C1142">
            <w:pPr>
              <w:spacing w:after="0" w:line="240" w:lineRule="auto"/>
              <w:jc w:val="center"/>
              <w:rPr>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rFonts w:cstheme="minorHAnsi"/>
                <w:sz w:val="16"/>
                <w:szCs w:val="20"/>
              </w:rPr>
            </w:pPr>
          </w:p>
        </w:tc>
        <w:tc>
          <w:tcPr>
            <w:tcW w:w="1260" w:type="dxa"/>
          </w:tcPr>
          <w:p w14:paraId="2D7AB9AE" w14:textId="77777777" w:rsidR="008C1142" w:rsidRPr="008C1142" w:rsidRDefault="008C1142" w:rsidP="008C1142">
            <w:pPr>
              <w:spacing w:after="0" w:line="240" w:lineRule="auto"/>
              <w:jc w:val="center"/>
              <w:rPr>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A1321C" w14:textId="2D506193" w:rsidR="00FF28D5" w:rsidRPr="00236F4B" w:rsidRDefault="00FC2D5E"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F43DC7" w:rsidRPr="00236F4B">
              <w:rPr>
                <w:rFonts w:cstheme="minorHAnsi"/>
                <w:sz w:val="18"/>
                <w:szCs w:val="20"/>
              </w:rPr>
              <w:t>&lt;&lt;</w:t>
            </w:r>
            <w:r w:rsidR="00EC0CA0">
              <w:rPr>
                <w:rFonts w:cstheme="minorHAnsi"/>
                <w:sz w:val="18"/>
                <w:szCs w:val="20"/>
              </w:rPr>
              <w:t xml:space="preserve">require one row of data for each water heater identified in Section </w:t>
            </w:r>
            <w:r w:rsidR="008B0934">
              <w:rPr>
                <w:rFonts w:cstheme="minorHAnsi"/>
                <w:sz w:val="18"/>
                <w:szCs w:val="20"/>
              </w:rPr>
              <w:t xml:space="preserve">A </w:t>
            </w:r>
            <w:r w:rsidR="00EB620B">
              <w:rPr>
                <w:rFonts w:cstheme="minorHAnsi"/>
                <w:sz w:val="18"/>
                <w:szCs w:val="20"/>
              </w:rPr>
              <w:t>and</w:t>
            </w:r>
            <w:r w:rsidR="00D52CC2">
              <w:rPr>
                <w:rFonts w:cstheme="minorHAnsi"/>
                <w:sz w:val="18"/>
                <w:szCs w:val="20"/>
              </w:rPr>
              <w:t xml:space="preserve"> </w:t>
            </w:r>
            <w:r w:rsidR="00192426">
              <w:rPr>
                <w:rFonts w:cstheme="minorHAnsi"/>
                <w:sz w:val="18"/>
                <w:szCs w:val="20"/>
              </w:rPr>
              <w:t>A2</w:t>
            </w:r>
            <w:r w:rsidR="00EC0CA0">
              <w:rPr>
                <w:rFonts w:cstheme="minorHAnsi"/>
                <w:sz w:val="18"/>
                <w:szCs w:val="20"/>
              </w:rPr>
              <w:t>.</w:t>
            </w:r>
            <w:r w:rsidR="00F43DC7"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9CBE875"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 xml:space="preserve">reference values from </w:t>
            </w:r>
            <w:r w:rsidR="00444F81">
              <w:rPr>
                <w:rFonts w:asciiTheme="minorHAnsi" w:eastAsia="Times New Roman" w:hAnsiTheme="minorHAnsi" w:cstheme="minorHAnsi"/>
                <w:sz w:val="18"/>
                <w:szCs w:val="20"/>
              </w:rPr>
              <w:t>LMCC</w:t>
            </w:r>
            <w:ins w:id="87" w:author="Alhabibi, Haider@Energy" w:date="2022-06-29T13:33:00Z">
              <w:r w:rsidR="00F5000B">
                <w:rPr>
                  <w:rFonts w:asciiTheme="minorHAnsi" w:eastAsia="Times New Roman" w:hAnsiTheme="minorHAnsi" w:cstheme="minorHAnsi"/>
                  <w:sz w:val="18"/>
                  <w:szCs w:val="20"/>
                </w:rPr>
                <w:t>.</w:t>
              </w:r>
            </w:ins>
            <w:ins w:id="88" w:author="Alhabibi, Haider@Energy" w:date="2022-06-29T13:24:00Z">
              <w:r w:rsidR="00260282" w:rsidRPr="00260282">
                <w:rPr>
                  <w:rFonts w:asciiTheme="minorHAnsi" w:eastAsia="Times New Roman" w:hAnsiTheme="minorHAnsi" w:cstheme="minorHAnsi"/>
                  <w:sz w:val="18"/>
                  <w:szCs w:val="20"/>
                </w:rPr>
                <w:t xml:space="preserve"> If information is not available on LMCC, then allow user input.</w:t>
              </w:r>
            </w:ins>
            <w:del w:id="89" w:author="Alhabibi, Haider@Energy" w:date="2022-06-29T13:24:00Z">
              <w:r w:rsidR="00825ED4" w:rsidDel="00260282">
                <w:rPr>
                  <w:rFonts w:asciiTheme="minorHAnsi" w:eastAsia="Times New Roman" w:hAnsiTheme="minorHAnsi" w:cstheme="minorHAnsi"/>
                  <w:sz w:val="18"/>
                  <w:szCs w:val="20"/>
                </w:rPr>
                <w:delText xml:space="preserve">; if parent CF1R = CF1R-ADD, ALT or NCB, then value = NA; else if parent = </w:delText>
              </w:r>
              <w:r w:rsidR="00093E8B" w:rsidDel="00260282">
                <w:rPr>
                  <w:rFonts w:asciiTheme="minorHAnsi" w:eastAsia="Times New Roman" w:hAnsiTheme="minorHAnsi" w:cstheme="minorHAnsi"/>
                  <w:sz w:val="18"/>
                  <w:szCs w:val="20"/>
                </w:rPr>
                <w:delText>LMCC</w:delText>
              </w:r>
              <w:r w:rsidR="00825ED4" w:rsidDel="00260282">
                <w:rPr>
                  <w:rFonts w:asciiTheme="minorHAnsi" w:eastAsia="Times New Roman" w:hAnsiTheme="minorHAnsi" w:cstheme="minorHAnsi"/>
                  <w:sz w:val="18"/>
                  <w:szCs w:val="20"/>
                </w:rPr>
                <w:delText>-</w:delText>
              </w:r>
              <w:r w:rsidR="00825ED4" w:rsidRPr="00684F4E" w:rsidDel="00260282">
                <w:rPr>
                  <w:rFonts w:asciiTheme="minorHAnsi" w:eastAsia="Times New Roman" w:hAnsiTheme="minorHAnsi" w:cstheme="minorHAnsi"/>
                  <w:sz w:val="18"/>
                  <w:szCs w:val="20"/>
                </w:rPr>
                <w:delText>PRF</w:delText>
              </w:r>
              <w:r w:rsidR="00825ED4" w:rsidDel="00260282">
                <w:rPr>
                  <w:rFonts w:asciiTheme="minorHAnsi" w:eastAsia="Times New Roman" w:hAnsiTheme="minorHAnsi" w:cstheme="minorHAnsi"/>
                  <w:sz w:val="18"/>
                  <w:szCs w:val="20"/>
                </w:rPr>
                <w:delText>, then</w:delText>
              </w:r>
            </w:del>
            <w:r w:rsidR="00825ED4">
              <w:rPr>
                <w:rFonts w:asciiTheme="minorHAnsi" w:eastAsia="Times New Roman" w:hAnsiTheme="minorHAnsi" w:cstheme="minorHAnsi"/>
                <w:sz w:val="18"/>
                <w:szCs w:val="20"/>
              </w:rPr>
              <w:t xml:space="preserve">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7383E5DD" w14:textId="77777777" w:rsidR="00523F90" w:rsidRDefault="00825ED4">
            <w:pPr>
              <w:keepNext/>
              <w:tabs>
                <w:tab w:val="left" w:pos="2160"/>
                <w:tab w:val="left" w:pos="2700"/>
                <w:tab w:val="left" w:pos="3420"/>
                <w:tab w:val="left" w:pos="3780"/>
                <w:tab w:val="left" w:pos="5760"/>
                <w:tab w:val="left" w:pos="7212"/>
              </w:tabs>
              <w:spacing w:after="0" w:line="240" w:lineRule="auto"/>
              <w:rPr>
                <w:ins w:id="90" w:author="Alhabibi, Haider@Energy" w:date="2023-02-24T15:24:00Z"/>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p>
          <w:p w14:paraId="3C39D892" w14:textId="6889587F" w:rsidR="00FF28D5" w:rsidRPr="005E56D8" w:rsidRDefault="00523F9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ins w:id="91" w:author="Alhabibi, Haider@Energy" w:date="2023-02-24T15:24:00Z">
              <w:r>
                <w:rPr>
                  <w:rFonts w:asciiTheme="minorHAnsi" w:eastAsia="Times New Roman" w:hAnsiTheme="minorHAnsi" w:cstheme="minorHAnsi"/>
                  <w:sz w:val="18"/>
                  <w:szCs w:val="20"/>
                </w:rPr>
                <w:t>*Value=N/A</w:t>
              </w:r>
            </w:ins>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3E121091"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 xml:space="preserve">reference values from </w:t>
            </w:r>
            <w:r w:rsidR="00093E8B">
              <w:rPr>
                <w:rFonts w:eastAsia="Times New Roman"/>
                <w:sz w:val="18"/>
                <w:szCs w:val="20"/>
              </w:rPr>
              <w:t>LMCC</w:t>
            </w:r>
            <w:r w:rsidRPr="00236F4B">
              <w:rPr>
                <w:rFonts w:eastAsia="Times New Roman"/>
                <w:sz w:val="18"/>
                <w:szCs w:val="20"/>
              </w:rPr>
              <w:t>-</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56125F58"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19E0968D"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w:t>
            </w:r>
            <w:proofErr w:type="gramStart"/>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proofErr w:type="gramEnd"/>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57FC620F"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05024919"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 xml:space="preserve">Reference value from </w:t>
            </w:r>
            <w:r w:rsidR="00093E8B">
              <w:rPr>
                <w:rFonts w:asciiTheme="minorHAnsi" w:eastAsia="Times New Roman" w:hAnsiTheme="minorHAnsi" w:cstheme="minorHAnsi"/>
                <w:sz w:val="18"/>
                <w:szCs w:val="20"/>
              </w:rPr>
              <w:t>LMCC</w:t>
            </w:r>
            <w:ins w:id="92" w:author="Alhabibi, Haider@Energy [2]" w:date="2023-04-17T16:41:00Z">
              <w:r w:rsidR="00D506A2" w:rsidRPr="00D506A2">
                <w:rPr>
                  <w:rFonts w:asciiTheme="minorHAnsi" w:eastAsia="Times New Roman" w:hAnsiTheme="minorHAnsi" w:cstheme="minorHAnsi"/>
                  <w:sz w:val="18"/>
                  <w:szCs w:val="20"/>
                  <w:rPrChange w:id="93" w:author="Alhabibi, Haider@Energy [2]" w:date="2023-04-17T16:42:00Z">
                    <w:rPr>
                      <w:rFonts w:cstheme="minorHAnsi"/>
                      <w:sz w:val="16"/>
                      <w:szCs w:val="16"/>
                    </w:rPr>
                  </w:rPrChange>
                </w:rPr>
                <w:t xml:space="preserve">, </w:t>
              </w:r>
              <w:proofErr w:type="gramStart"/>
              <w:r w:rsidR="00D506A2" w:rsidRPr="00D506A2">
                <w:rPr>
                  <w:rFonts w:asciiTheme="minorHAnsi" w:eastAsia="Times New Roman" w:hAnsiTheme="minorHAnsi" w:cstheme="minorHAnsi"/>
                  <w:sz w:val="18"/>
                  <w:szCs w:val="20"/>
                  <w:rPrChange w:id="94" w:author="Alhabibi, Haider@Energy [2]" w:date="2023-04-17T16:42:00Z">
                    <w:rPr>
                      <w:rFonts w:asciiTheme="minorHAnsi" w:eastAsia="Times New Roman" w:hAnsiTheme="minorHAnsi" w:cstheme="minorHAnsi"/>
                      <w:sz w:val="16"/>
                      <w:szCs w:val="16"/>
                    </w:rPr>
                  </w:rPrChange>
                </w:rPr>
                <w:t>If</w:t>
              </w:r>
              <w:proofErr w:type="gramEnd"/>
              <w:r w:rsidR="00D506A2" w:rsidRPr="00D506A2">
                <w:rPr>
                  <w:rFonts w:asciiTheme="minorHAnsi" w:eastAsia="Times New Roman" w:hAnsiTheme="minorHAnsi" w:cstheme="minorHAnsi"/>
                  <w:sz w:val="18"/>
                  <w:szCs w:val="20"/>
                  <w:rPrChange w:id="95" w:author="Alhabibi, Haider@Energy [2]" w:date="2023-04-17T16:42:00Z">
                    <w:rPr>
                      <w:rFonts w:asciiTheme="minorHAnsi" w:eastAsia="Times New Roman" w:hAnsiTheme="minorHAnsi" w:cstheme="minorHAnsi"/>
                      <w:sz w:val="16"/>
                      <w:szCs w:val="16"/>
                    </w:rPr>
                  </w:rPrChange>
                </w:rPr>
                <w:t xml:space="preserve"> information is not available on the LMCC, then allow user input.</w:t>
              </w:r>
              <w:r w:rsidR="00D506A2" w:rsidRPr="001F2209">
                <w:rPr>
                  <w:rFonts w:asciiTheme="minorHAnsi" w:eastAsia="Times New Roman" w:hAnsiTheme="minorHAnsi" w:cstheme="minorHAnsi"/>
                  <w:sz w:val="16"/>
                  <w:szCs w:val="16"/>
                </w:rPr>
                <w:t xml:space="preserve"> </w:t>
              </w:r>
            </w:ins>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635EA402" w14:textId="1B639B69" w:rsidR="00F43DC7" w:rsidRPr="00236F4B" w:rsidRDefault="00FC2D5E"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E71469">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r w:rsidR="006A51EC">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w:t>
            </w:r>
            <w:proofErr w:type="spellStart"/>
            <w:r w:rsidRPr="00236F4B">
              <w:rPr>
                <w:rFonts w:asciiTheme="minorHAnsi" w:eastAsia="Times New Roman" w:hAnsiTheme="minorHAnsi" w:cstheme="minorHAnsi"/>
                <w:sz w:val="18"/>
                <w:szCs w:val="18"/>
              </w:rPr>
              <w:t>Insul</w:t>
            </w:r>
            <w:proofErr w:type="spellEnd"/>
            <w:r w:rsidRPr="00236F4B">
              <w:rPr>
                <w:rFonts w:asciiTheme="minorHAnsi" w:eastAsia="Times New Roman" w:hAnsiTheme="minorHAnsi" w:cstheme="minorHAnsi"/>
                <w:sz w:val="18"/>
                <w:szCs w:val="18"/>
              </w:rPr>
              <w:t>.</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18D8423A"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r w:rsidR="006A51EC">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E13AEA">
              <w:rPr>
                <w:rFonts w:asciiTheme="minorHAnsi" w:eastAsia="Times New Roman" w:hAnsiTheme="minorHAnsi" w:cstheme="minorHAnsi"/>
                <w:sz w:val="18"/>
                <w:szCs w:val="20"/>
              </w:rPr>
              <w:t>1</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3B715A20"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r w:rsidR="00627C40">
              <w:rPr>
                <w:rFonts w:asciiTheme="minorHAnsi" w:eastAsia="Times New Roman" w:hAnsiTheme="minorHAnsi" w:cstheme="minorHAnsi"/>
                <w:sz w:val="18"/>
                <w:szCs w:val="20"/>
              </w:rPr>
              <w:t>C</w:t>
            </w:r>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069B5A2A"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w:t>
            </w:r>
            <w:r w:rsidR="00093E8B">
              <w:rPr>
                <w:rFonts w:asciiTheme="minorHAnsi" w:eastAsia="Times New Roman" w:hAnsiTheme="minorHAnsi" w:cstheme="minorHAnsi"/>
                <w:sz w:val="18"/>
                <w:szCs w:val="20"/>
              </w:rPr>
              <w:t>LMCC</w:t>
            </w:r>
            <w:r w:rsidR="00EF0F92" w:rsidRPr="005828AE">
              <w:rPr>
                <w:rFonts w:asciiTheme="minorHAnsi" w:eastAsia="Times New Roman" w:hAnsiTheme="minorHAnsi" w:cstheme="minorHAnsi"/>
                <w:sz w:val="18"/>
                <w:szCs w:val="20"/>
              </w:rPr>
              <w:t xml:space="preserve"> value is NA </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755B3039"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r w:rsidR="005D4FC8">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655E122"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477514">
              <w:rPr>
                <w:rFonts w:asciiTheme="minorHAnsi" w:eastAsia="Times New Roman" w:hAnsiTheme="minorHAnsi" w:cstheme="minorHAnsi"/>
                <w:sz w:val="18"/>
                <w:szCs w:val="18"/>
              </w:rPr>
              <w:t>B</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7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B843FA" w:rsidRPr="00B843FA" w14:paraId="2664D56C" w14:textId="77777777" w:rsidTr="00EF042A">
        <w:trPr>
          <w:trHeight w:val="151"/>
        </w:trPr>
        <w:tc>
          <w:tcPr>
            <w:tcW w:w="10790" w:type="dxa"/>
            <w:tcBorders>
              <w:top w:val="single" w:sz="4" w:space="0" w:color="auto"/>
              <w:left w:val="single" w:sz="4" w:space="0" w:color="auto"/>
              <w:bottom w:val="single" w:sz="4" w:space="0" w:color="auto"/>
              <w:right w:val="single" w:sz="4" w:space="0" w:color="auto"/>
            </w:tcBorders>
          </w:tcPr>
          <w:p w14:paraId="50F2D4C2" w14:textId="77777777" w:rsidR="00B843FA" w:rsidRDefault="00B843FA" w:rsidP="00B843FA">
            <w:pPr>
              <w:keepNext/>
              <w:spacing w:after="0" w:line="240" w:lineRule="auto"/>
              <w:rPr>
                <w:rFonts w:asciiTheme="minorHAnsi" w:eastAsiaTheme="minorEastAsia" w:hAnsiTheme="minorHAnsi" w:cstheme="minorHAnsi"/>
                <w:b/>
                <w:sz w:val="20"/>
                <w:szCs w:val="18"/>
              </w:rPr>
            </w:pPr>
            <w:r w:rsidRPr="00B843FA">
              <w:rPr>
                <w:rFonts w:asciiTheme="minorHAnsi" w:eastAsiaTheme="minorEastAsia" w:hAnsiTheme="minorHAnsi" w:cstheme="minorHAnsi"/>
                <w:b/>
                <w:sz w:val="20"/>
                <w:szCs w:val="18"/>
              </w:rPr>
              <w:t>F. Mandatory Measures for all Domestic Hot Water Distribution Systems</w:t>
            </w:r>
          </w:p>
          <w:p w14:paraId="203B84DD" w14:textId="22DDDA67" w:rsidR="00E17FE5" w:rsidRPr="00B843FA" w:rsidRDefault="00E17FE5" w:rsidP="00B843FA">
            <w:pPr>
              <w:keepNext/>
              <w:spacing w:after="0" w:line="240" w:lineRule="auto"/>
              <w:rPr>
                <w:rFonts w:asciiTheme="minorHAnsi" w:eastAsiaTheme="minorEastAsia" w:hAnsiTheme="minorHAnsi" w:cstheme="minorHAnsi"/>
                <w:sz w:val="20"/>
                <w:szCs w:val="18"/>
              </w:rPr>
            </w:pPr>
            <w:r>
              <w:rPr>
                <w:sz w:val="18"/>
                <w:szCs w:val="18"/>
              </w:rPr>
              <w:t>&lt;&lt;Static Text - see the top&gt;&gt;</w:t>
            </w:r>
          </w:p>
        </w:tc>
      </w:tr>
      <w:tr w:rsidR="00B843FA" w:rsidRPr="00B843FA" w14:paraId="13419051" w14:textId="77777777" w:rsidTr="00EF042A">
        <w:trPr>
          <w:trHeight w:val="151"/>
          <w:tblHeader/>
        </w:trPr>
        <w:tc>
          <w:tcPr>
            <w:tcW w:w="10790" w:type="dxa"/>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236B53B2" w:rsidR="00DD22FF" w:rsidRDefault="00DD22FF">
      <w:pPr>
        <w:spacing w:after="0" w:line="240" w:lineRule="auto"/>
        <w:rPr>
          <w:ins w:id="96" w:author="Alhabibi, Haider@Energy" w:date="2022-07-20T17:22:00Z"/>
          <w:rFonts w:asciiTheme="minorHAnsi" w:hAnsiTheme="minorHAnsi" w:cstheme="minorHAnsi"/>
          <w:sz w:val="18"/>
          <w:szCs w:val="18"/>
        </w:rPr>
      </w:pPr>
    </w:p>
    <w:p w14:paraId="6776881D" w14:textId="77777777" w:rsidR="00DD22FF" w:rsidRDefault="00DD22FF">
      <w:pPr>
        <w:spacing w:after="0" w:line="240" w:lineRule="auto"/>
        <w:rPr>
          <w:ins w:id="97" w:author="Alhabibi, Haider@Energy" w:date="2022-07-20T17:22:00Z"/>
          <w:rFonts w:asciiTheme="minorHAnsi" w:hAnsiTheme="minorHAnsi" w:cstheme="minorHAnsi"/>
          <w:sz w:val="18"/>
          <w:szCs w:val="18"/>
        </w:rPr>
      </w:pPr>
      <w:ins w:id="98" w:author="Alhabibi, Haider@Energy" w:date="2022-07-20T17:22:00Z">
        <w:r>
          <w:rPr>
            <w:rFonts w:asciiTheme="minorHAnsi" w:hAnsiTheme="minorHAnsi" w:cstheme="minorHAnsi"/>
            <w:sz w:val="18"/>
            <w:szCs w:val="18"/>
          </w:rPr>
          <w:br w:type="page"/>
        </w:r>
      </w:ins>
    </w:p>
    <w:p w14:paraId="1A32A186" w14:textId="77777777" w:rsidR="00B843FA" w:rsidRPr="008D6F63" w:rsidRDefault="00B843FA">
      <w:pPr>
        <w:spacing w:after="0" w:line="240" w:lineRule="auto"/>
        <w:rPr>
          <w:rFonts w:asciiTheme="minorHAnsi" w:hAnsiTheme="minorHAnsi" w:cstheme="minorHAnsi"/>
          <w:sz w:val="18"/>
          <w:szCs w:val="18"/>
        </w:rPr>
      </w:pPr>
    </w:p>
    <w:tbl>
      <w:tblPr>
        <w:tblStyle w:val="TableGrid"/>
        <w:tblW w:w="10849" w:type="dxa"/>
        <w:tblInd w:w="-5" w:type="dxa"/>
        <w:tblLayout w:type="fixed"/>
        <w:tblLook w:val="04A0" w:firstRow="1" w:lastRow="0" w:firstColumn="1" w:lastColumn="0" w:noHBand="0" w:noVBand="1"/>
      </w:tblPr>
      <w:tblGrid>
        <w:gridCol w:w="1084"/>
        <w:gridCol w:w="960"/>
        <w:gridCol w:w="1244"/>
        <w:gridCol w:w="1244"/>
        <w:gridCol w:w="1244"/>
        <w:gridCol w:w="1156"/>
        <w:gridCol w:w="1333"/>
        <w:gridCol w:w="1244"/>
        <w:gridCol w:w="1333"/>
        <w:gridCol w:w="7"/>
      </w:tblGrid>
      <w:tr w:rsidR="004872EE" w:rsidRPr="008D6F63" w14:paraId="29DA773B" w14:textId="426EA6C0" w:rsidTr="00EF042A">
        <w:trPr>
          <w:trHeight w:val="947"/>
        </w:trPr>
        <w:tc>
          <w:tcPr>
            <w:tcW w:w="10849"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29FFDE61" w14:textId="1DC321F6" w:rsidR="004872EE" w:rsidRPr="008D6F63" w:rsidRDefault="00E17FE5" w:rsidP="008D6F63">
            <w:pPr>
              <w:spacing w:after="0" w:line="240" w:lineRule="auto"/>
              <w:rPr>
                <w:rFonts w:cstheme="minorHAnsi"/>
                <w:b/>
                <w:sz w:val="18"/>
                <w:szCs w:val="18"/>
              </w:rPr>
            </w:pPr>
            <w:r>
              <w:rPr>
                <w:sz w:val="18"/>
                <w:szCs w:val="18"/>
              </w:rPr>
              <w:t>&lt;&lt;Static Text - see the top&gt;&gt;</w:t>
            </w:r>
            <w:r w:rsidR="004872EE">
              <w:rPr>
                <w:rFonts w:cstheme="minorHAnsi"/>
                <w:sz w:val="20"/>
                <w:szCs w:val="20"/>
              </w:rPr>
              <w:t xml:space="preserve">&lt;&lt; Require one row of data, reporting the longest distances, for each dwelling unit identified in </w:t>
            </w:r>
            <w:r w:rsidR="0078464C">
              <w:rPr>
                <w:rFonts w:cstheme="minorHAnsi"/>
                <w:sz w:val="20"/>
                <w:szCs w:val="20"/>
              </w:rPr>
              <w:t xml:space="preserve">Table </w:t>
            </w:r>
            <w:r w:rsidR="004872EE">
              <w:rPr>
                <w:rFonts w:cstheme="minorHAnsi"/>
                <w:sz w:val="20"/>
                <w:szCs w:val="20"/>
              </w:rPr>
              <w:t>B</w:t>
            </w:r>
            <w:r w:rsidR="00E44611">
              <w:rPr>
                <w:rFonts w:cstheme="minorHAnsi"/>
                <w:sz w:val="20"/>
                <w:szCs w:val="20"/>
              </w:rPr>
              <w:t xml:space="preserve"> or </w:t>
            </w:r>
            <w:r w:rsidR="0078464C">
              <w:rPr>
                <w:rFonts w:cstheme="minorHAnsi"/>
                <w:sz w:val="20"/>
                <w:szCs w:val="20"/>
              </w:rPr>
              <w:t>B2</w:t>
            </w:r>
            <w:r w:rsidR="004872EE">
              <w:rPr>
                <w:rFonts w:cstheme="minorHAnsi"/>
                <w:sz w:val="20"/>
                <w:szCs w:val="20"/>
              </w:rPr>
              <w:t xml:space="preserve">. with B11 </w:t>
            </w:r>
            <w:r w:rsidR="00E44611">
              <w:rPr>
                <w:rFonts w:cstheme="minorHAnsi"/>
                <w:sz w:val="20"/>
                <w:szCs w:val="20"/>
              </w:rPr>
              <w:t xml:space="preserve">or </w:t>
            </w:r>
            <w:r w:rsidR="00F7260C">
              <w:rPr>
                <w:rFonts w:cstheme="minorHAnsi"/>
                <w:sz w:val="20"/>
                <w:szCs w:val="20"/>
              </w:rPr>
              <w:t>B2-</w:t>
            </w:r>
            <w:r w:rsidR="00E44611">
              <w:rPr>
                <w:rFonts w:cstheme="minorHAnsi"/>
                <w:sz w:val="20"/>
                <w:szCs w:val="20"/>
              </w:rPr>
              <w:t xml:space="preserve">08 </w:t>
            </w:r>
            <w:r w:rsidR="004872EE">
              <w:rPr>
                <w:rFonts w:cstheme="minorHAnsi"/>
                <w:sz w:val="20"/>
                <w:szCs w:val="20"/>
              </w:rPr>
              <w:t>= Expanded. If no dwelling in B11</w:t>
            </w:r>
            <w:r w:rsidR="00E44611">
              <w:rPr>
                <w:rFonts w:cstheme="minorHAnsi"/>
                <w:sz w:val="20"/>
                <w:szCs w:val="20"/>
              </w:rPr>
              <w:t xml:space="preserve">or </w:t>
            </w:r>
            <w:r w:rsidR="00127C14">
              <w:rPr>
                <w:rFonts w:cstheme="minorHAnsi"/>
                <w:sz w:val="20"/>
                <w:szCs w:val="20"/>
              </w:rPr>
              <w:t>B2-</w:t>
            </w:r>
            <w:r w:rsidR="00E44611">
              <w:rPr>
                <w:rFonts w:cstheme="minorHAnsi"/>
                <w:sz w:val="20"/>
                <w:szCs w:val="20"/>
              </w:rPr>
              <w:t>08</w:t>
            </w:r>
            <w:r w:rsidR="004872EE">
              <w:rPr>
                <w:rFonts w:cstheme="minorHAnsi"/>
                <w:sz w:val="20"/>
                <w:szCs w:val="20"/>
              </w:rPr>
              <w:t xml:space="preserve"> = Expanded, then display section header and standard “This section does not apply” message&gt;&gt;</w:t>
            </w:r>
          </w:p>
        </w:tc>
      </w:tr>
      <w:tr w:rsidR="001C6270" w:rsidRPr="00AC2387" w14:paraId="72A6A348" w14:textId="63BC3E63" w:rsidTr="00EF042A">
        <w:trPr>
          <w:gridAfter w:val="1"/>
          <w:wAfter w:w="7" w:type="dxa"/>
          <w:trHeight w:val="272"/>
        </w:trPr>
        <w:tc>
          <w:tcPr>
            <w:tcW w:w="1084" w:type="dxa"/>
          </w:tcPr>
          <w:p w14:paraId="62BE8BBF" w14:textId="5DBE22F9" w:rsidR="001C6270" w:rsidRDefault="001C6270" w:rsidP="001C6270">
            <w:pPr>
              <w:spacing w:after="0"/>
              <w:jc w:val="center"/>
              <w:rPr>
                <w:rFonts w:cstheme="minorHAnsi"/>
                <w:sz w:val="20"/>
                <w:szCs w:val="20"/>
              </w:rPr>
            </w:pPr>
            <w:r>
              <w:rPr>
                <w:rFonts w:cstheme="minorHAnsi"/>
                <w:sz w:val="20"/>
                <w:szCs w:val="20"/>
              </w:rPr>
              <w:t>01</w:t>
            </w:r>
          </w:p>
        </w:tc>
        <w:tc>
          <w:tcPr>
            <w:tcW w:w="960" w:type="dxa"/>
          </w:tcPr>
          <w:p w14:paraId="4303F6F4" w14:textId="62508C03" w:rsidR="001C6270" w:rsidRDefault="001C6270" w:rsidP="001C6270">
            <w:pPr>
              <w:spacing w:after="0"/>
              <w:jc w:val="center"/>
              <w:rPr>
                <w:rFonts w:cstheme="minorHAnsi"/>
                <w:sz w:val="20"/>
                <w:szCs w:val="20"/>
              </w:rPr>
            </w:pPr>
            <w:r>
              <w:rPr>
                <w:rFonts w:cstheme="minorHAnsi"/>
                <w:sz w:val="20"/>
                <w:szCs w:val="20"/>
              </w:rPr>
              <w:t>02</w:t>
            </w:r>
          </w:p>
        </w:tc>
        <w:tc>
          <w:tcPr>
            <w:tcW w:w="1244" w:type="dxa"/>
            <w:vAlign w:val="bottom"/>
          </w:tcPr>
          <w:p w14:paraId="0A25BCF2" w14:textId="47183BF6" w:rsidR="001C6270" w:rsidRDefault="001C6270" w:rsidP="001C6270">
            <w:pPr>
              <w:spacing w:after="0"/>
              <w:jc w:val="center"/>
              <w:rPr>
                <w:rFonts w:cstheme="minorHAnsi"/>
                <w:sz w:val="20"/>
                <w:szCs w:val="20"/>
              </w:rPr>
            </w:pPr>
            <w:r>
              <w:rPr>
                <w:rFonts w:cstheme="minorHAnsi"/>
                <w:sz w:val="20"/>
                <w:szCs w:val="20"/>
              </w:rPr>
              <w:t>03</w:t>
            </w:r>
          </w:p>
        </w:tc>
        <w:tc>
          <w:tcPr>
            <w:tcW w:w="1244" w:type="dxa"/>
          </w:tcPr>
          <w:p w14:paraId="64CE3C45" w14:textId="07C1234A" w:rsidR="001C6270" w:rsidRDefault="001C6270" w:rsidP="001C6270">
            <w:pPr>
              <w:spacing w:after="0"/>
              <w:jc w:val="center"/>
              <w:rPr>
                <w:rFonts w:cstheme="minorHAnsi"/>
                <w:sz w:val="20"/>
                <w:szCs w:val="20"/>
              </w:rPr>
            </w:pPr>
            <w:r>
              <w:rPr>
                <w:rFonts w:cstheme="minorHAnsi"/>
                <w:sz w:val="20"/>
                <w:szCs w:val="20"/>
              </w:rPr>
              <w:t>04</w:t>
            </w:r>
          </w:p>
        </w:tc>
        <w:tc>
          <w:tcPr>
            <w:tcW w:w="1244" w:type="dxa"/>
          </w:tcPr>
          <w:p w14:paraId="56EB1149" w14:textId="177375F9" w:rsidR="001C6270" w:rsidRDefault="001C6270" w:rsidP="001C6270">
            <w:pPr>
              <w:spacing w:after="0"/>
              <w:jc w:val="center"/>
              <w:rPr>
                <w:rFonts w:cstheme="minorHAnsi"/>
                <w:sz w:val="20"/>
                <w:szCs w:val="20"/>
              </w:rPr>
            </w:pPr>
            <w:r>
              <w:rPr>
                <w:rFonts w:cstheme="minorHAnsi"/>
                <w:sz w:val="20"/>
                <w:szCs w:val="20"/>
              </w:rPr>
              <w:t>05</w:t>
            </w:r>
          </w:p>
        </w:tc>
        <w:tc>
          <w:tcPr>
            <w:tcW w:w="1156" w:type="dxa"/>
          </w:tcPr>
          <w:p w14:paraId="1302FEC8" w14:textId="43818BC0" w:rsidR="001C6270" w:rsidRDefault="001C6270" w:rsidP="001C6270">
            <w:pPr>
              <w:spacing w:after="0"/>
              <w:jc w:val="center"/>
              <w:rPr>
                <w:rFonts w:cstheme="minorHAnsi"/>
                <w:sz w:val="20"/>
                <w:szCs w:val="20"/>
              </w:rPr>
            </w:pPr>
            <w:r>
              <w:rPr>
                <w:rFonts w:cstheme="minorHAnsi"/>
                <w:sz w:val="20"/>
                <w:szCs w:val="20"/>
              </w:rPr>
              <w:t>06</w:t>
            </w:r>
          </w:p>
        </w:tc>
        <w:tc>
          <w:tcPr>
            <w:tcW w:w="1333" w:type="dxa"/>
          </w:tcPr>
          <w:p w14:paraId="74F4E94A" w14:textId="5BDB2ABA" w:rsidR="001C6270" w:rsidRDefault="001C6270" w:rsidP="001C6270">
            <w:pPr>
              <w:spacing w:after="0"/>
              <w:jc w:val="center"/>
              <w:rPr>
                <w:rFonts w:cstheme="minorHAnsi"/>
                <w:sz w:val="20"/>
                <w:szCs w:val="20"/>
              </w:rPr>
            </w:pPr>
            <w:r>
              <w:rPr>
                <w:rFonts w:cstheme="minorHAnsi"/>
                <w:sz w:val="20"/>
                <w:szCs w:val="20"/>
              </w:rPr>
              <w:t>07</w:t>
            </w:r>
          </w:p>
        </w:tc>
        <w:tc>
          <w:tcPr>
            <w:tcW w:w="1244" w:type="dxa"/>
          </w:tcPr>
          <w:p w14:paraId="7E5C9B9B" w14:textId="10C7DDDE" w:rsidR="001C6270" w:rsidRDefault="001C6270" w:rsidP="001C6270">
            <w:pPr>
              <w:spacing w:after="0"/>
              <w:jc w:val="center"/>
              <w:rPr>
                <w:rFonts w:cstheme="minorHAnsi"/>
                <w:sz w:val="20"/>
                <w:szCs w:val="20"/>
              </w:rPr>
            </w:pPr>
            <w:r>
              <w:rPr>
                <w:rFonts w:cstheme="minorHAnsi"/>
                <w:sz w:val="20"/>
                <w:szCs w:val="20"/>
              </w:rPr>
              <w:t>08</w:t>
            </w:r>
          </w:p>
        </w:tc>
        <w:tc>
          <w:tcPr>
            <w:tcW w:w="1333" w:type="dxa"/>
          </w:tcPr>
          <w:p w14:paraId="47B24012" w14:textId="5A647D56" w:rsidR="001C6270" w:rsidRDefault="001C6270" w:rsidP="001C6270">
            <w:pPr>
              <w:spacing w:after="0"/>
              <w:jc w:val="center"/>
              <w:rPr>
                <w:rFonts w:cstheme="minorHAnsi"/>
                <w:sz w:val="20"/>
                <w:szCs w:val="20"/>
              </w:rPr>
            </w:pPr>
            <w:r>
              <w:rPr>
                <w:rFonts w:cstheme="minorHAnsi"/>
                <w:sz w:val="20"/>
                <w:szCs w:val="20"/>
              </w:rPr>
              <w:t>09</w:t>
            </w:r>
          </w:p>
        </w:tc>
      </w:tr>
      <w:tr w:rsidR="001C6270" w:rsidRPr="00AB4500" w14:paraId="14D2692F" w14:textId="3B522467" w:rsidTr="00EF042A">
        <w:trPr>
          <w:gridAfter w:val="1"/>
          <w:wAfter w:w="7" w:type="dxa"/>
          <w:trHeight w:val="1753"/>
        </w:trPr>
        <w:tc>
          <w:tcPr>
            <w:tcW w:w="1084" w:type="dxa"/>
            <w:vAlign w:val="bottom"/>
          </w:tcPr>
          <w:p w14:paraId="3D1CEAB4" w14:textId="28075304" w:rsidR="001C6270" w:rsidRPr="00AB4500" w:rsidRDefault="001C6270" w:rsidP="001C6270">
            <w:pPr>
              <w:spacing w:after="0" w:line="240" w:lineRule="auto"/>
              <w:jc w:val="center"/>
              <w:rPr>
                <w:rFonts w:cstheme="minorHAnsi"/>
                <w:sz w:val="18"/>
                <w:szCs w:val="20"/>
              </w:rPr>
            </w:pPr>
            <w:bookmarkStart w:id="99" w:name="_Hlk84838181"/>
            <w:r>
              <w:rPr>
                <w:rFonts w:cstheme="minorHAnsi"/>
                <w:sz w:val="18"/>
                <w:szCs w:val="20"/>
              </w:rPr>
              <w:t xml:space="preserve">Dwelling </w:t>
            </w:r>
            <w:r w:rsidRPr="00AB4500">
              <w:rPr>
                <w:rFonts w:cstheme="minorHAnsi"/>
                <w:sz w:val="18"/>
                <w:szCs w:val="20"/>
              </w:rPr>
              <w:t>Name</w:t>
            </w:r>
          </w:p>
        </w:tc>
        <w:tc>
          <w:tcPr>
            <w:tcW w:w="960" w:type="dxa"/>
            <w:vAlign w:val="bottom"/>
          </w:tcPr>
          <w:p w14:paraId="1964C4D3" w14:textId="77777777" w:rsidR="001C6270" w:rsidRPr="00AB4500" w:rsidRDefault="001C6270" w:rsidP="001C6270">
            <w:pPr>
              <w:spacing w:after="0" w:line="240" w:lineRule="auto"/>
              <w:jc w:val="center"/>
              <w:rPr>
                <w:rFonts w:cstheme="minorHAnsi"/>
                <w:sz w:val="18"/>
                <w:szCs w:val="20"/>
              </w:rPr>
            </w:pPr>
            <w:r w:rsidRPr="00AB4500">
              <w:rPr>
                <w:rFonts w:cstheme="minorHAnsi"/>
                <w:sz w:val="18"/>
                <w:szCs w:val="20"/>
              </w:rPr>
              <w:t>Number of Stories</w:t>
            </w:r>
          </w:p>
        </w:tc>
        <w:tc>
          <w:tcPr>
            <w:tcW w:w="1244" w:type="dxa"/>
            <w:vAlign w:val="bottom"/>
          </w:tcPr>
          <w:p w14:paraId="49DF866D" w14:textId="77777777" w:rsidR="001C6270" w:rsidRPr="00AB4500" w:rsidRDefault="001C6270" w:rsidP="001C6270">
            <w:pPr>
              <w:spacing w:after="0" w:line="240" w:lineRule="auto"/>
              <w:jc w:val="center"/>
              <w:rPr>
                <w:sz w:val="18"/>
              </w:rPr>
            </w:pPr>
            <w:r w:rsidRPr="00AB4500">
              <w:rPr>
                <w:rFonts w:cstheme="minorHAnsi"/>
                <w:sz w:val="18"/>
                <w:szCs w:val="20"/>
              </w:rPr>
              <w:t>Master Bath distance of furthest fixture to Water Heater in feet</w:t>
            </w:r>
          </w:p>
        </w:tc>
        <w:tc>
          <w:tcPr>
            <w:tcW w:w="1244" w:type="dxa"/>
            <w:vAlign w:val="bottom"/>
          </w:tcPr>
          <w:p w14:paraId="1F34F125" w14:textId="77777777" w:rsidR="001C6270" w:rsidRPr="00AB4500" w:rsidRDefault="001C6270" w:rsidP="001C627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44" w:type="dxa"/>
            <w:vAlign w:val="bottom"/>
          </w:tcPr>
          <w:p w14:paraId="4D13E159" w14:textId="3C650C27" w:rsidR="001C6270" w:rsidRPr="00AB4500" w:rsidRDefault="001C6270" w:rsidP="001C627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56" w:type="dxa"/>
            <w:vAlign w:val="bottom"/>
          </w:tcPr>
          <w:p w14:paraId="0EB8E30F" w14:textId="77777777" w:rsidR="001C6270" w:rsidRPr="00AB4500" w:rsidRDefault="001C6270" w:rsidP="001C6270">
            <w:pPr>
              <w:spacing w:after="0" w:line="240" w:lineRule="auto"/>
              <w:jc w:val="center"/>
              <w:rPr>
                <w:sz w:val="18"/>
              </w:rPr>
            </w:pPr>
            <w:r w:rsidRPr="00AB4500">
              <w:rPr>
                <w:rFonts w:cstheme="minorHAnsi"/>
                <w:sz w:val="18"/>
                <w:szCs w:val="20"/>
              </w:rPr>
              <w:t>Weighted Distance</w:t>
            </w:r>
          </w:p>
        </w:tc>
        <w:tc>
          <w:tcPr>
            <w:tcW w:w="1333" w:type="dxa"/>
            <w:vAlign w:val="bottom"/>
          </w:tcPr>
          <w:p w14:paraId="65EB741D" w14:textId="77777777" w:rsidR="001C6270" w:rsidRPr="00AB4500" w:rsidRDefault="001C6270" w:rsidP="001C6270">
            <w:pPr>
              <w:spacing w:after="0" w:line="240" w:lineRule="auto"/>
              <w:jc w:val="center"/>
              <w:rPr>
                <w:sz w:val="18"/>
              </w:rPr>
            </w:pPr>
            <w:r w:rsidRPr="00AB4500">
              <w:rPr>
                <w:rFonts w:cstheme="minorHAnsi"/>
                <w:sz w:val="18"/>
                <w:szCs w:val="20"/>
              </w:rPr>
              <w:t>Qualification Distance</w:t>
            </w:r>
          </w:p>
        </w:tc>
        <w:tc>
          <w:tcPr>
            <w:tcW w:w="1244" w:type="dxa"/>
            <w:vAlign w:val="bottom"/>
          </w:tcPr>
          <w:p w14:paraId="4E25322E" w14:textId="5E975A86" w:rsidR="001C6270" w:rsidRPr="00AB4500" w:rsidRDefault="001C6270" w:rsidP="001C6270">
            <w:pPr>
              <w:spacing w:after="0" w:line="240" w:lineRule="auto"/>
              <w:jc w:val="center"/>
              <w:rPr>
                <w:rFonts w:cstheme="minorHAnsi"/>
                <w:sz w:val="18"/>
                <w:szCs w:val="20"/>
              </w:rPr>
            </w:pPr>
            <w:r>
              <w:rPr>
                <w:rFonts w:cstheme="minorHAnsi"/>
                <w:sz w:val="18"/>
              </w:rPr>
              <w:t>Design Compactness Factor</w:t>
            </w:r>
          </w:p>
        </w:tc>
        <w:tc>
          <w:tcPr>
            <w:tcW w:w="1333" w:type="dxa"/>
            <w:vAlign w:val="bottom"/>
          </w:tcPr>
          <w:p w14:paraId="594B5F6E" w14:textId="5C2927A8" w:rsidR="001C6270" w:rsidRPr="00AB4500" w:rsidRDefault="001C6270" w:rsidP="001C6270">
            <w:pPr>
              <w:spacing w:after="0" w:line="240" w:lineRule="auto"/>
              <w:jc w:val="center"/>
              <w:rPr>
                <w:rFonts w:cstheme="minorHAnsi"/>
                <w:sz w:val="18"/>
                <w:szCs w:val="20"/>
              </w:rPr>
            </w:pPr>
            <w:r>
              <w:rPr>
                <w:rFonts w:cstheme="minorHAnsi"/>
                <w:sz w:val="18"/>
              </w:rPr>
              <w:t>Calculated Compactness Factor</w:t>
            </w:r>
          </w:p>
        </w:tc>
      </w:tr>
      <w:bookmarkEnd w:id="99"/>
      <w:tr w:rsidR="001C6270" w:rsidRPr="00AB4500" w14:paraId="0D20F773" w14:textId="4A8CB3C5" w:rsidTr="00EF042A">
        <w:trPr>
          <w:gridAfter w:val="1"/>
          <w:wAfter w:w="7" w:type="dxa"/>
          <w:trHeight w:val="303"/>
        </w:trPr>
        <w:tc>
          <w:tcPr>
            <w:tcW w:w="1084" w:type="dxa"/>
          </w:tcPr>
          <w:p w14:paraId="6719F216" w14:textId="4FD3FC10" w:rsidR="001C6270" w:rsidRPr="00AB4500" w:rsidRDefault="001C6270" w:rsidP="001C6270">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w:t>
            </w:r>
            <w:r w:rsidRPr="00AB4500">
              <w:rPr>
                <w:rFonts w:asciiTheme="minorHAnsi" w:eastAsia="Times New Roman" w:hAnsiTheme="minorHAnsi" w:cstheme="minorHAnsi"/>
                <w:sz w:val="18"/>
                <w:szCs w:val="18"/>
              </w:rPr>
              <w:t>&gt;&gt;</w:t>
            </w:r>
          </w:p>
        </w:tc>
        <w:tc>
          <w:tcPr>
            <w:tcW w:w="960" w:type="dxa"/>
          </w:tcPr>
          <w:p w14:paraId="7EB68E5E" w14:textId="2E963136" w:rsidR="001C6270" w:rsidRPr="00AB4500" w:rsidRDefault="001C6270" w:rsidP="00B15C3C">
            <w:pPr>
              <w:spacing w:after="0" w:line="240" w:lineRule="auto"/>
              <w:rPr>
                <w:sz w:val="18"/>
                <w:szCs w:val="18"/>
              </w:rPr>
            </w:pPr>
            <w:r w:rsidRPr="00AB4500">
              <w:rPr>
                <w:sz w:val="18"/>
                <w:szCs w:val="18"/>
              </w:rPr>
              <w:t>&lt;&lt;</w:t>
            </w:r>
            <w:r w:rsidR="00B15C3C" w:rsidRPr="00AB4500" w:rsidDel="00B15C3C">
              <w:rPr>
                <w:sz w:val="18"/>
                <w:szCs w:val="18"/>
              </w:rPr>
              <w:t xml:space="preserve"> </w:t>
            </w:r>
            <w:r w:rsidR="00B15C3C">
              <w:rPr>
                <w:sz w:val="18"/>
                <w:szCs w:val="18"/>
              </w:rPr>
              <w:t>if prescriptive or G03/G04/G05 are not in performance files, user select from list: 1, 2, 3; Else value = N/A</w:t>
            </w:r>
            <w:r w:rsidR="00B15C3C" w:rsidRPr="00AB4500">
              <w:rPr>
                <w:sz w:val="18"/>
                <w:szCs w:val="18"/>
              </w:rPr>
              <w:t xml:space="preserve"> </w:t>
            </w:r>
            <w:r w:rsidRPr="00AB4500">
              <w:rPr>
                <w:sz w:val="18"/>
                <w:szCs w:val="18"/>
              </w:rPr>
              <w:t>&gt;&gt;</w:t>
            </w:r>
          </w:p>
        </w:tc>
        <w:tc>
          <w:tcPr>
            <w:tcW w:w="1244" w:type="dxa"/>
          </w:tcPr>
          <w:p w14:paraId="3C809CB1" w14:textId="52EAB6AA"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2D08058C" w14:textId="6FAA2B5D" w:rsidR="001C6270" w:rsidRPr="00AB4500" w:rsidRDefault="001C6270" w:rsidP="001C6270">
            <w:pPr>
              <w:spacing w:after="0" w:line="240" w:lineRule="auto"/>
              <w:rPr>
                <w:sz w:val="18"/>
                <w:szCs w:val="18"/>
              </w:rPr>
            </w:pPr>
            <w:r w:rsidRPr="00AB4500">
              <w:rPr>
                <w:sz w:val="18"/>
                <w:szCs w:val="18"/>
              </w:rPr>
              <w:t>Else if prescriptive compliance</w:t>
            </w:r>
            <w:r w:rsidR="00B15C3C">
              <w:rPr>
                <w:sz w:val="18"/>
                <w:szCs w:val="18"/>
              </w:rPr>
              <w:t xml:space="preserve"> or not in the XML</w:t>
            </w:r>
            <w:r w:rsidRPr="00AB4500">
              <w:rPr>
                <w:sz w:val="18"/>
                <w:szCs w:val="18"/>
              </w:rPr>
              <w:t>, user input&gt;&gt;</w:t>
            </w:r>
          </w:p>
        </w:tc>
        <w:tc>
          <w:tcPr>
            <w:tcW w:w="1244" w:type="dxa"/>
          </w:tcPr>
          <w:p w14:paraId="27C99E22" w14:textId="116E6DA1"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7CC442C2" w14:textId="754D6DF1" w:rsidR="001C6270" w:rsidRPr="00AB4500" w:rsidRDefault="001C6270" w:rsidP="001C6270">
            <w:pPr>
              <w:spacing w:after="0" w:line="240" w:lineRule="auto"/>
              <w:rPr>
                <w:sz w:val="18"/>
                <w:szCs w:val="18"/>
              </w:rPr>
            </w:pPr>
            <w:r w:rsidRPr="00AB4500">
              <w:rPr>
                <w:sz w:val="18"/>
                <w:szCs w:val="18"/>
              </w:rPr>
              <w:t>Else if prescriptive compliance</w:t>
            </w:r>
            <w:r w:rsidR="00D4038F">
              <w:rPr>
                <w:sz w:val="18"/>
                <w:szCs w:val="18"/>
              </w:rPr>
              <w:t xml:space="preserve"> or not in the XML</w:t>
            </w:r>
            <w:r w:rsidRPr="00AB4500">
              <w:rPr>
                <w:sz w:val="18"/>
                <w:szCs w:val="18"/>
              </w:rPr>
              <w:t>, user input&gt;&gt;</w:t>
            </w:r>
          </w:p>
        </w:tc>
        <w:tc>
          <w:tcPr>
            <w:tcW w:w="1244" w:type="dxa"/>
          </w:tcPr>
          <w:p w14:paraId="10420677" w14:textId="5470731B"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4FFEAB9E" w14:textId="6CEDDBF2" w:rsidR="001C6270" w:rsidRPr="00AB4500" w:rsidRDefault="001C6270" w:rsidP="001C6270">
            <w:pPr>
              <w:spacing w:after="0" w:line="240" w:lineRule="auto"/>
              <w:rPr>
                <w:sz w:val="18"/>
                <w:szCs w:val="18"/>
              </w:rPr>
            </w:pPr>
            <w:r w:rsidRPr="00AB4500">
              <w:rPr>
                <w:sz w:val="18"/>
                <w:szCs w:val="18"/>
              </w:rPr>
              <w:t>Else if prescriptive compliance</w:t>
            </w:r>
            <w:r w:rsidR="00D4038F">
              <w:rPr>
                <w:sz w:val="18"/>
                <w:szCs w:val="18"/>
              </w:rPr>
              <w:t xml:space="preserve"> or not in the XML</w:t>
            </w:r>
            <w:r w:rsidRPr="00AB4500">
              <w:rPr>
                <w:sz w:val="18"/>
                <w:szCs w:val="18"/>
              </w:rPr>
              <w:t>, user input&gt;&gt;</w:t>
            </w:r>
          </w:p>
        </w:tc>
        <w:tc>
          <w:tcPr>
            <w:tcW w:w="1156" w:type="dxa"/>
          </w:tcPr>
          <w:p w14:paraId="780AA290" w14:textId="78FCC6CB"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621545">
              <w:rPr>
                <w:sz w:val="18"/>
                <w:szCs w:val="18"/>
              </w:rPr>
              <w:t>PRF</w:t>
            </w:r>
            <w:r w:rsidRPr="00AB4500">
              <w:rPr>
                <w:sz w:val="18"/>
                <w:szCs w:val="18"/>
              </w:rPr>
              <w:t>;</w:t>
            </w:r>
            <w:proofErr w:type="gramEnd"/>
            <w:r w:rsidRPr="00AB4500">
              <w:rPr>
                <w:sz w:val="18"/>
                <w:szCs w:val="18"/>
              </w:rPr>
              <w:t xml:space="preserve"> </w:t>
            </w:r>
          </w:p>
          <w:p w14:paraId="4B0B6A2B" w14:textId="146360D8" w:rsidR="001C6270" w:rsidRPr="00AB4500" w:rsidRDefault="001C6270" w:rsidP="001C6270">
            <w:pPr>
              <w:spacing w:after="0" w:line="240" w:lineRule="auto"/>
              <w:rPr>
                <w:sz w:val="18"/>
                <w:szCs w:val="18"/>
              </w:rPr>
            </w:pPr>
            <w:r w:rsidRPr="00AB4500">
              <w:rPr>
                <w:sz w:val="18"/>
                <w:szCs w:val="18"/>
              </w:rPr>
              <w:t xml:space="preserve">else if prescriptive </w:t>
            </w:r>
            <w:r w:rsidR="00D4038F">
              <w:rPr>
                <w:sz w:val="18"/>
                <w:szCs w:val="18"/>
              </w:rPr>
              <w:t xml:space="preserve">or not in the XML </w:t>
            </w:r>
            <w:r w:rsidRPr="00AB4500">
              <w:rPr>
                <w:sz w:val="18"/>
                <w:szCs w:val="18"/>
              </w:rPr>
              <w:t>and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roofErr w:type="gramStart"/>
            <w:r w:rsidRPr="00AB4500">
              <w:rPr>
                <w:sz w:val="18"/>
                <w:szCs w:val="18"/>
              </w:rPr>
              <w:t>);</w:t>
            </w:r>
            <w:proofErr w:type="gramEnd"/>
          </w:p>
          <w:p w14:paraId="0FF4D734" w14:textId="717E3541" w:rsidR="001C6270" w:rsidRPr="00AB4500" w:rsidRDefault="001C6270" w:rsidP="001C6270">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 xml:space="preserve">Demand Recirculation Manual Control, then value = </w:t>
            </w:r>
            <w:del w:id="100" w:author="Alhabibi, Haider@Energy" w:date="2022-07-20T17:22:00Z">
              <w:r w:rsidDel="00DD22FF">
                <w:rPr>
                  <w:rFonts w:cstheme="minorHAnsi"/>
                  <w:sz w:val="18"/>
                  <w:szCs w:val="18"/>
                </w:rPr>
                <w:delText>I</w:delText>
              </w:r>
            </w:del>
            <w:ins w:id="101" w:author="Alhabibi, Haider@Energy" w:date="2022-07-20T17:22:00Z">
              <w:r w:rsidR="00DD22FF">
                <w:rPr>
                  <w:rFonts w:cstheme="minorHAnsi"/>
                  <w:sz w:val="18"/>
                  <w:szCs w:val="18"/>
                </w:rPr>
                <w:t>G</w:t>
              </w:r>
            </w:ins>
            <w:r w:rsidRPr="00AB4500">
              <w:rPr>
                <w:rFonts w:cstheme="minorHAnsi"/>
                <w:sz w:val="18"/>
                <w:szCs w:val="18"/>
              </w:rPr>
              <w:t>05&gt;&gt;</w:t>
            </w:r>
          </w:p>
        </w:tc>
        <w:tc>
          <w:tcPr>
            <w:tcW w:w="1333" w:type="dxa"/>
          </w:tcPr>
          <w:p w14:paraId="3EF0A8BA" w14:textId="2DDC817B" w:rsidR="001C6270" w:rsidRDefault="001C6270" w:rsidP="001C6270">
            <w:pPr>
              <w:spacing w:after="0" w:line="240" w:lineRule="auto"/>
              <w:rPr>
                <w:rFonts w:cstheme="minorHAnsi"/>
                <w:sz w:val="18"/>
                <w:szCs w:val="18"/>
              </w:rPr>
            </w:pPr>
            <w:r w:rsidRPr="005828AE">
              <w:rPr>
                <w:rFonts w:cstheme="minorHAnsi"/>
                <w:sz w:val="18"/>
                <w:szCs w:val="18"/>
              </w:rPr>
              <w:t xml:space="preserve">&lt;&lt; Reference Value from </w:t>
            </w:r>
            <w:r>
              <w:rPr>
                <w:rFonts w:cstheme="minorHAnsi"/>
                <w:sz w:val="18"/>
                <w:szCs w:val="18"/>
              </w:rPr>
              <w:t>LMCC</w:t>
            </w:r>
            <w:r w:rsidRPr="005828AE">
              <w:rPr>
                <w:rFonts w:cstheme="minorHAnsi"/>
                <w:sz w:val="18"/>
                <w:szCs w:val="18"/>
              </w:rPr>
              <w:t>-</w:t>
            </w:r>
            <w:proofErr w:type="gramStart"/>
            <w:r w:rsidRPr="00621545">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AAA5335" w14:textId="14C111F1" w:rsidR="001C6270" w:rsidRDefault="001C6270" w:rsidP="001C6270">
            <w:pPr>
              <w:spacing w:after="0" w:line="240" w:lineRule="auto"/>
              <w:rPr>
                <w:sz w:val="18"/>
                <w:szCs w:val="18"/>
              </w:rPr>
            </w:pPr>
            <w:r w:rsidRPr="005828AE">
              <w:rPr>
                <w:rFonts w:cstheme="minorHAnsi"/>
                <w:sz w:val="18"/>
                <w:szCs w:val="18"/>
              </w:rPr>
              <w:t>Else if prescriptive compliance</w:t>
            </w:r>
            <w:r w:rsidR="00D4038F">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6270" w:rsidRPr="00E303B7" w:rsidRDefault="001C6270" w:rsidP="001C6270">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7C2943" w14:textId="77777777" w:rsidR="001C6270" w:rsidRPr="00AB4500" w:rsidRDefault="001C6270" w:rsidP="001C6270">
            <w:pPr>
              <w:spacing w:after="0"/>
              <w:rPr>
                <w:i/>
                <w:sz w:val="18"/>
                <w:szCs w:val="18"/>
              </w:rPr>
            </w:pPr>
            <w:r w:rsidRPr="00AB4500">
              <w:rPr>
                <w:i/>
                <w:sz w:val="18"/>
                <w:szCs w:val="18"/>
              </w:rPr>
              <w:t>Where:</w:t>
            </w:r>
          </w:p>
          <w:p w14:paraId="7D47E400" w14:textId="77777777" w:rsidR="001C6270" w:rsidRPr="00AB4500" w:rsidRDefault="001C6270" w:rsidP="001C6270">
            <w:pPr>
              <w:spacing w:after="0" w:line="240" w:lineRule="auto"/>
              <w:rPr>
                <w:i/>
                <w:sz w:val="18"/>
                <w:szCs w:val="18"/>
              </w:rPr>
            </w:pPr>
            <w:r w:rsidRPr="00AB4500">
              <w:rPr>
                <w:i/>
                <w:sz w:val="18"/>
                <w:szCs w:val="18"/>
              </w:rPr>
              <w:t>a, b = Qualification distance coefficients from Table 4.4.6-2 below,</w:t>
            </w:r>
          </w:p>
          <w:p w14:paraId="4A02CD29" w14:textId="7F6011E3" w:rsidR="001C6270" w:rsidRPr="00AB4500" w:rsidRDefault="001C6270" w:rsidP="001C627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r>
              <w:rPr>
                <w:i/>
                <w:sz w:val="18"/>
                <w:szCs w:val="18"/>
              </w:rPr>
              <w:t>LMCC</w:t>
            </w:r>
            <w:r w:rsidRPr="00AB4500">
              <w:rPr>
                <w:i/>
                <w:sz w:val="18"/>
                <w:szCs w:val="18"/>
              </w:rPr>
              <w:t>, and</w:t>
            </w:r>
          </w:p>
          <w:p w14:paraId="68856CCB" w14:textId="6E98B04D" w:rsidR="001C6270" w:rsidRPr="00AB4500" w:rsidRDefault="001C6270" w:rsidP="001C6270">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61AB8BD9" w14:textId="77777777" w:rsidR="001C6270" w:rsidRPr="00AB4500" w:rsidRDefault="001C6270" w:rsidP="001C6270">
            <w:pPr>
              <w:spacing w:after="0" w:line="240" w:lineRule="auto"/>
              <w:rPr>
                <w:sz w:val="18"/>
                <w:szCs w:val="18"/>
              </w:rPr>
            </w:pPr>
            <w:r w:rsidRPr="00AB4500">
              <w:rPr>
                <w:rFonts w:cstheme="minorHAnsi"/>
                <w:sz w:val="18"/>
                <w:szCs w:val="18"/>
                <w:highlight w:val="yellow"/>
              </w:rPr>
              <w:t xml:space="preserve"> </w:t>
            </w:r>
          </w:p>
        </w:tc>
        <w:tc>
          <w:tcPr>
            <w:tcW w:w="1244" w:type="dxa"/>
          </w:tcPr>
          <w:p w14:paraId="6F78AE74" w14:textId="239B393D" w:rsidR="001C6270" w:rsidRPr="001C31FC" w:rsidRDefault="001C6270" w:rsidP="001C6270">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proofErr w:type="gramStart"/>
            <w:r w:rsidRPr="00621545">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58DB3B63" w14:textId="03C987F0" w:rsidR="001C6270" w:rsidRPr="005828AE" w:rsidRDefault="001C6270" w:rsidP="001C6270">
            <w:pPr>
              <w:spacing w:after="0" w:line="240" w:lineRule="auto"/>
              <w:rPr>
                <w:rFonts w:cstheme="minorHAnsi"/>
                <w:sz w:val="18"/>
                <w:szCs w:val="18"/>
              </w:rPr>
            </w:pPr>
            <w:r w:rsidRPr="001C31FC">
              <w:rPr>
                <w:rFonts w:cstheme="minorHAnsi"/>
                <w:sz w:val="18"/>
                <w:szCs w:val="18"/>
              </w:rPr>
              <w:t>elseif prescriptive, then value = n/a&gt;&gt;</w:t>
            </w:r>
          </w:p>
        </w:tc>
        <w:tc>
          <w:tcPr>
            <w:tcW w:w="1333" w:type="dxa"/>
          </w:tcPr>
          <w:p w14:paraId="31E33997" w14:textId="77777777" w:rsidR="001C6270" w:rsidRDefault="001C6270" w:rsidP="001C627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12D9655C" w14:textId="75251C5C" w:rsidR="001C6270" w:rsidRPr="005828AE" w:rsidRDefault="001C6270" w:rsidP="001C6270">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1C6270" w:rsidRPr="00D37C06" w14:paraId="0FAC6841" w14:textId="25F918CB" w:rsidTr="00EF042A">
        <w:trPr>
          <w:gridAfter w:val="1"/>
          <w:wAfter w:w="7" w:type="dxa"/>
          <w:trHeight w:val="284"/>
        </w:trPr>
        <w:tc>
          <w:tcPr>
            <w:tcW w:w="1084" w:type="dxa"/>
            <w:tcBorders>
              <w:bottom w:val="single" w:sz="4" w:space="0" w:color="000000"/>
            </w:tcBorders>
          </w:tcPr>
          <w:p w14:paraId="44C1B4AB" w14:textId="77777777" w:rsidR="001C6270" w:rsidRPr="00D37C06" w:rsidRDefault="001C6270" w:rsidP="001C6270">
            <w:pPr>
              <w:spacing w:after="0"/>
              <w:rPr>
                <w:sz w:val="20"/>
                <w:szCs w:val="20"/>
              </w:rPr>
            </w:pPr>
          </w:p>
        </w:tc>
        <w:tc>
          <w:tcPr>
            <w:tcW w:w="960" w:type="dxa"/>
            <w:tcBorders>
              <w:bottom w:val="single" w:sz="4" w:space="0" w:color="000000"/>
            </w:tcBorders>
          </w:tcPr>
          <w:p w14:paraId="563CDF4F" w14:textId="77777777" w:rsidR="001C6270" w:rsidRPr="00D37C06" w:rsidRDefault="001C6270" w:rsidP="001C6270">
            <w:pPr>
              <w:spacing w:after="0"/>
              <w:rPr>
                <w:sz w:val="20"/>
                <w:szCs w:val="20"/>
              </w:rPr>
            </w:pPr>
          </w:p>
        </w:tc>
        <w:tc>
          <w:tcPr>
            <w:tcW w:w="1244" w:type="dxa"/>
            <w:tcBorders>
              <w:bottom w:val="single" w:sz="4" w:space="0" w:color="000000"/>
            </w:tcBorders>
          </w:tcPr>
          <w:p w14:paraId="784FB5B5" w14:textId="77777777" w:rsidR="001C6270" w:rsidRPr="00D37C06" w:rsidRDefault="001C6270" w:rsidP="001C6270">
            <w:pPr>
              <w:spacing w:after="0"/>
              <w:rPr>
                <w:sz w:val="20"/>
                <w:szCs w:val="20"/>
              </w:rPr>
            </w:pPr>
          </w:p>
        </w:tc>
        <w:tc>
          <w:tcPr>
            <w:tcW w:w="1244" w:type="dxa"/>
            <w:tcBorders>
              <w:bottom w:val="single" w:sz="4" w:space="0" w:color="000000"/>
            </w:tcBorders>
          </w:tcPr>
          <w:p w14:paraId="24FAE30E" w14:textId="77777777" w:rsidR="001C6270" w:rsidRPr="00D37C06" w:rsidRDefault="001C6270" w:rsidP="001C6270">
            <w:pPr>
              <w:spacing w:after="0"/>
              <w:rPr>
                <w:sz w:val="20"/>
                <w:szCs w:val="20"/>
              </w:rPr>
            </w:pPr>
          </w:p>
        </w:tc>
        <w:tc>
          <w:tcPr>
            <w:tcW w:w="1244" w:type="dxa"/>
            <w:tcBorders>
              <w:bottom w:val="single" w:sz="4" w:space="0" w:color="000000"/>
            </w:tcBorders>
          </w:tcPr>
          <w:p w14:paraId="47E56521" w14:textId="77777777" w:rsidR="001C6270" w:rsidRPr="00D37C06" w:rsidRDefault="001C6270" w:rsidP="001C6270">
            <w:pPr>
              <w:spacing w:after="0"/>
              <w:rPr>
                <w:sz w:val="20"/>
                <w:szCs w:val="20"/>
              </w:rPr>
            </w:pPr>
          </w:p>
        </w:tc>
        <w:tc>
          <w:tcPr>
            <w:tcW w:w="1156" w:type="dxa"/>
            <w:tcBorders>
              <w:bottom w:val="single" w:sz="4" w:space="0" w:color="000000"/>
            </w:tcBorders>
          </w:tcPr>
          <w:p w14:paraId="4665830C" w14:textId="77777777" w:rsidR="001C6270" w:rsidRPr="00D37C06" w:rsidRDefault="001C6270" w:rsidP="001C6270">
            <w:pPr>
              <w:spacing w:after="0"/>
              <w:rPr>
                <w:sz w:val="20"/>
                <w:szCs w:val="20"/>
              </w:rPr>
            </w:pPr>
          </w:p>
        </w:tc>
        <w:tc>
          <w:tcPr>
            <w:tcW w:w="1333" w:type="dxa"/>
            <w:tcBorders>
              <w:bottom w:val="single" w:sz="4" w:space="0" w:color="000000"/>
            </w:tcBorders>
          </w:tcPr>
          <w:p w14:paraId="3F6137F4" w14:textId="77777777" w:rsidR="001C6270" w:rsidRPr="00D37C06" w:rsidRDefault="001C6270" w:rsidP="001C6270">
            <w:pPr>
              <w:spacing w:after="0"/>
              <w:rPr>
                <w:sz w:val="20"/>
                <w:szCs w:val="20"/>
              </w:rPr>
            </w:pPr>
          </w:p>
        </w:tc>
        <w:tc>
          <w:tcPr>
            <w:tcW w:w="1244" w:type="dxa"/>
            <w:tcBorders>
              <w:bottom w:val="single" w:sz="4" w:space="0" w:color="000000"/>
            </w:tcBorders>
          </w:tcPr>
          <w:p w14:paraId="2BA51216" w14:textId="77777777" w:rsidR="001C6270" w:rsidRPr="00D37C06" w:rsidRDefault="001C6270" w:rsidP="001C6270">
            <w:pPr>
              <w:spacing w:after="0"/>
              <w:rPr>
                <w:sz w:val="20"/>
                <w:szCs w:val="20"/>
              </w:rPr>
            </w:pPr>
          </w:p>
        </w:tc>
        <w:tc>
          <w:tcPr>
            <w:tcW w:w="1333" w:type="dxa"/>
            <w:tcBorders>
              <w:bottom w:val="single" w:sz="4" w:space="0" w:color="000000"/>
            </w:tcBorders>
          </w:tcPr>
          <w:p w14:paraId="6038FA70" w14:textId="77777777" w:rsidR="001C6270" w:rsidRPr="00D37C06" w:rsidRDefault="001C6270" w:rsidP="001C6270">
            <w:pPr>
              <w:spacing w:after="0"/>
              <w:rPr>
                <w:sz w:val="20"/>
                <w:szCs w:val="20"/>
              </w:rPr>
            </w:pPr>
          </w:p>
        </w:tc>
      </w:tr>
      <w:tr w:rsidR="001C6270" w:rsidRPr="00D37C06" w14:paraId="37E61D72" w14:textId="77777777" w:rsidTr="00EF042A">
        <w:trPr>
          <w:trHeight w:val="248"/>
        </w:trPr>
        <w:tc>
          <w:tcPr>
            <w:tcW w:w="10849" w:type="dxa"/>
            <w:gridSpan w:val="10"/>
            <w:tcBorders>
              <w:bottom w:val="single" w:sz="4" w:space="0" w:color="000000"/>
            </w:tcBorders>
          </w:tcPr>
          <w:p w14:paraId="422F9EA6" w14:textId="5291013D" w:rsidR="001C6270" w:rsidRPr="00D37C06" w:rsidRDefault="001C6270" w:rsidP="001C6270">
            <w:pPr>
              <w:spacing w:after="0"/>
              <w:rPr>
                <w:sz w:val="20"/>
                <w:szCs w:val="20"/>
              </w:rPr>
            </w:pPr>
            <w:r>
              <w:rPr>
                <w:sz w:val="18"/>
                <w:szCs w:val="18"/>
              </w:rPr>
              <w:t>&lt;&lt;Static Text - see the top&gt;&gt;</w:t>
            </w:r>
          </w:p>
        </w:tc>
      </w:tr>
      <w:tr w:rsidR="001C6270" w14:paraId="70BD58E3" w14:textId="09B5328D" w:rsidTr="00EF042A">
        <w:trPr>
          <w:trHeight w:val="248"/>
        </w:trPr>
        <w:tc>
          <w:tcPr>
            <w:tcW w:w="10849" w:type="dxa"/>
            <w:gridSpan w:val="10"/>
          </w:tcPr>
          <w:p w14:paraId="07610991" w14:textId="30437BD6" w:rsidR="001C6270" w:rsidRPr="00236F4B" w:rsidRDefault="001C6270" w:rsidP="001C6270">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7A2579CB" w:rsidR="00017224" w:rsidRDefault="00017224">
      <w:pPr>
        <w:spacing w:after="0" w:line="240" w:lineRule="auto"/>
        <w:rPr>
          <w:rFonts w:asciiTheme="minorHAnsi" w:hAnsiTheme="minorHAnsi" w:cstheme="minorHAnsi"/>
          <w:sz w:val="18"/>
          <w:szCs w:val="18"/>
        </w:rPr>
      </w:pPr>
    </w:p>
    <w:p w14:paraId="0ABE690B" w14:textId="77777777" w:rsidR="00017224" w:rsidRDefault="00017224">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55FE01C" w14:textId="77777777" w:rsidR="00B843FA" w:rsidRDefault="00B843FA">
      <w:pPr>
        <w:spacing w:after="0" w:line="240" w:lineRule="auto"/>
        <w:rPr>
          <w:rFonts w:asciiTheme="minorHAnsi" w:hAnsiTheme="minorHAnsi" w:cstheme="minorHAnsi"/>
          <w:sz w:val="18"/>
          <w:szCs w:val="18"/>
        </w:rPr>
      </w:pPr>
    </w:p>
    <w:tbl>
      <w:tblPr>
        <w:tblStyle w:val="TableGrid"/>
        <w:tblW w:w="10844" w:type="dxa"/>
        <w:tblLayout w:type="fixed"/>
        <w:tblLook w:val="04A0" w:firstRow="1" w:lastRow="0" w:firstColumn="1" w:lastColumn="0" w:noHBand="0" w:noVBand="1"/>
      </w:tblPr>
      <w:tblGrid>
        <w:gridCol w:w="968"/>
        <w:gridCol w:w="1072"/>
        <w:gridCol w:w="1244"/>
        <w:gridCol w:w="1244"/>
        <w:gridCol w:w="1244"/>
        <w:gridCol w:w="1244"/>
        <w:gridCol w:w="1333"/>
        <w:gridCol w:w="1244"/>
        <w:gridCol w:w="1244"/>
        <w:gridCol w:w="7"/>
      </w:tblGrid>
      <w:tr w:rsidR="002027EC" w:rsidRPr="00352318" w14:paraId="29291855" w14:textId="739AFF49" w:rsidTr="00EF042A">
        <w:trPr>
          <w:trHeight w:val="526"/>
        </w:trPr>
        <w:tc>
          <w:tcPr>
            <w:tcW w:w="10844" w:type="dxa"/>
            <w:gridSpan w:val="10"/>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1C407A79" w14:textId="2850B936" w:rsidR="002027EC" w:rsidRDefault="00604F69" w:rsidP="00352318">
            <w:pPr>
              <w:spacing w:after="0" w:line="240" w:lineRule="auto"/>
              <w:rPr>
                <w:rFonts w:asciiTheme="minorHAnsi" w:hAnsiTheme="minorHAnsi" w:cstheme="minorHAnsi"/>
                <w:b/>
                <w:sz w:val="18"/>
                <w:szCs w:val="18"/>
              </w:rPr>
            </w:pPr>
            <w:r>
              <w:rPr>
                <w:sz w:val="18"/>
                <w:szCs w:val="18"/>
              </w:rPr>
              <w:t>&lt;&lt;Static Text - see the top&gt;&gt;</w:t>
            </w:r>
            <w:r w:rsidR="002027EC">
              <w:rPr>
                <w:rFonts w:cstheme="minorHAnsi"/>
                <w:sz w:val="20"/>
                <w:szCs w:val="20"/>
              </w:rPr>
              <w:t>&lt;&lt; Require one row of data, reporting the longest distances, for each dwelling unit identified in Section B</w:t>
            </w:r>
            <w:r w:rsidR="00FD3495">
              <w:rPr>
                <w:rFonts w:cstheme="minorHAnsi"/>
                <w:sz w:val="20"/>
                <w:szCs w:val="20"/>
              </w:rPr>
              <w:t xml:space="preserve"> or </w:t>
            </w:r>
            <w:r w:rsidR="004172FC">
              <w:rPr>
                <w:rFonts w:cstheme="minorHAnsi"/>
                <w:sz w:val="20"/>
                <w:szCs w:val="20"/>
              </w:rPr>
              <w:t>B2</w:t>
            </w:r>
            <w:r w:rsidR="002027EC">
              <w:rPr>
                <w:rFonts w:cstheme="minorHAnsi"/>
                <w:sz w:val="20"/>
                <w:szCs w:val="20"/>
              </w:rPr>
              <w:t xml:space="preserve">. with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sidR="002027EC">
              <w:rPr>
                <w:rFonts w:cstheme="minorHAnsi"/>
                <w:sz w:val="20"/>
                <w:szCs w:val="20"/>
              </w:rPr>
              <w:t xml:space="preserve">= Basic. If no dwelling in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sidR="002027EC">
              <w:rPr>
                <w:rFonts w:cstheme="minorHAnsi"/>
                <w:sz w:val="20"/>
                <w:szCs w:val="20"/>
              </w:rPr>
              <w:t>= Basic, then display section header and standard “This section does not apply” message&gt;&gt;</w:t>
            </w:r>
          </w:p>
        </w:tc>
      </w:tr>
      <w:tr w:rsidR="005E5666" w:rsidRPr="00352318" w14:paraId="3FF536DA" w14:textId="496AE5D0" w:rsidTr="00EF042A">
        <w:trPr>
          <w:gridAfter w:val="1"/>
          <w:wAfter w:w="7" w:type="dxa"/>
          <w:trHeight w:val="212"/>
        </w:trPr>
        <w:tc>
          <w:tcPr>
            <w:tcW w:w="968" w:type="dxa"/>
            <w:vAlign w:val="center"/>
          </w:tcPr>
          <w:p w14:paraId="28974C52"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72" w:type="dxa"/>
            <w:vAlign w:val="center"/>
          </w:tcPr>
          <w:p w14:paraId="4F57BEA7"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44" w:type="dxa"/>
            <w:vAlign w:val="center"/>
          </w:tcPr>
          <w:p w14:paraId="7439F6D7"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44" w:type="dxa"/>
            <w:vAlign w:val="center"/>
          </w:tcPr>
          <w:p w14:paraId="6EBF7EB4"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44" w:type="dxa"/>
            <w:vAlign w:val="center"/>
          </w:tcPr>
          <w:p w14:paraId="436CAF1C"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44" w:type="dxa"/>
            <w:vAlign w:val="center"/>
          </w:tcPr>
          <w:p w14:paraId="3B86986B"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33" w:type="dxa"/>
            <w:vAlign w:val="center"/>
          </w:tcPr>
          <w:p w14:paraId="35921325"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44" w:type="dxa"/>
          </w:tcPr>
          <w:p w14:paraId="21331F28" w14:textId="15B849D1"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44" w:type="dxa"/>
          </w:tcPr>
          <w:p w14:paraId="24FF3488" w14:textId="59F487C7"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E5666" w:rsidRPr="00352318" w14:paraId="24EEA366" w14:textId="4A1AEE8B" w:rsidTr="00EF042A">
        <w:trPr>
          <w:gridAfter w:val="1"/>
          <w:wAfter w:w="7" w:type="dxa"/>
          <w:trHeight w:val="1747"/>
        </w:trPr>
        <w:tc>
          <w:tcPr>
            <w:tcW w:w="968" w:type="dxa"/>
            <w:vAlign w:val="bottom"/>
          </w:tcPr>
          <w:p w14:paraId="3D461CD1" w14:textId="709CA1FA"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72" w:type="dxa"/>
            <w:vAlign w:val="bottom"/>
          </w:tcPr>
          <w:p w14:paraId="45CC4CAD"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44" w:type="dxa"/>
            <w:vAlign w:val="bottom"/>
          </w:tcPr>
          <w:p w14:paraId="49A65F04"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44" w:type="dxa"/>
            <w:vAlign w:val="bottom"/>
          </w:tcPr>
          <w:p w14:paraId="0E97F1F3"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44" w:type="dxa"/>
            <w:vAlign w:val="bottom"/>
          </w:tcPr>
          <w:p w14:paraId="7629B46A" w14:textId="09BC59D5"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44" w:type="dxa"/>
            <w:vAlign w:val="bottom"/>
          </w:tcPr>
          <w:p w14:paraId="38FB4F1A"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33" w:type="dxa"/>
            <w:vAlign w:val="bottom"/>
          </w:tcPr>
          <w:p w14:paraId="1C167762"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44" w:type="dxa"/>
            <w:vAlign w:val="bottom"/>
          </w:tcPr>
          <w:p w14:paraId="3A151305" w14:textId="1509C79F" w:rsidR="005E5666" w:rsidRPr="00352318" w:rsidRDefault="005E5666" w:rsidP="005E5666">
            <w:pPr>
              <w:spacing w:after="0" w:line="240" w:lineRule="auto"/>
              <w:rPr>
                <w:rFonts w:asciiTheme="minorHAnsi" w:hAnsiTheme="minorHAnsi" w:cstheme="minorHAnsi"/>
                <w:sz w:val="18"/>
                <w:szCs w:val="18"/>
              </w:rPr>
            </w:pPr>
            <w:r>
              <w:rPr>
                <w:rFonts w:cstheme="minorHAnsi"/>
                <w:sz w:val="18"/>
              </w:rPr>
              <w:t>Design Compactness Factor</w:t>
            </w:r>
          </w:p>
        </w:tc>
        <w:tc>
          <w:tcPr>
            <w:tcW w:w="1244" w:type="dxa"/>
            <w:vAlign w:val="bottom"/>
          </w:tcPr>
          <w:p w14:paraId="063E2191" w14:textId="333BC893" w:rsidR="005E5666" w:rsidRPr="00352318" w:rsidRDefault="005E5666" w:rsidP="005E5666">
            <w:pPr>
              <w:spacing w:after="0" w:line="240" w:lineRule="auto"/>
              <w:rPr>
                <w:rFonts w:asciiTheme="minorHAnsi" w:hAnsiTheme="minorHAnsi" w:cstheme="minorHAnsi"/>
                <w:sz w:val="18"/>
                <w:szCs w:val="18"/>
              </w:rPr>
            </w:pPr>
            <w:r>
              <w:rPr>
                <w:rFonts w:cstheme="minorHAnsi"/>
                <w:sz w:val="18"/>
              </w:rPr>
              <w:t>Calculated Compactness Factor</w:t>
            </w:r>
          </w:p>
        </w:tc>
      </w:tr>
      <w:tr w:rsidR="005E5666" w:rsidRPr="00352318" w14:paraId="0538310C" w14:textId="02A189C8" w:rsidTr="00EF042A">
        <w:trPr>
          <w:gridAfter w:val="1"/>
          <w:wAfter w:w="7" w:type="dxa"/>
          <w:trHeight w:val="302"/>
        </w:trPr>
        <w:tc>
          <w:tcPr>
            <w:tcW w:w="968" w:type="dxa"/>
          </w:tcPr>
          <w:p w14:paraId="71FF4DC1" w14:textId="3BDE0962"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Pr>
                <w:rFonts w:asciiTheme="minorHAnsi" w:hAnsiTheme="minorHAnsi" w:cstheme="minorHAnsi"/>
                <w:sz w:val="18"/>
                <w:szCs w:val="18"/>
              </w:rPr>
              <w:t xml:space="preserve"> or A2-01</w:t>
            </w:r>
            <w:r w:rsidRPr="00352318">
              <w:rPr>
                <w:rFonts w:asciiTheme="minorHAnsi" w:hAnsiTheme="minorHAnsi" w:cstheme="minorHAnsi"/>
                <w:sz w:val="18"/>
                <w:szCs w:val="18"/>
              </w:rPr>
              <w:t>&gt;&gt;</w:t>
            </w:r>
          </w:p>
        </w:tc>
        <w:tc>
          <w:tcPr>
            <w:tcW w:w="1072" w:type="dxa"/>
          </w:tcPr>
          <w:p w14:paraId="1EFC3064" w14:textId="0BCC13A0" w:rsidR="005E5666" w:rsidRPr="00352318" w:rsidRDefault="005E5666" w:rsidP="007714E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w:t>
            </w:r>
            <w:r w:rsidR="007714E9" w:rsidRPr="00352318" w:rsidDel="007714E9">
              <w:rPr>
                <w:rFonts w:asciiTheme="minorHAnsi" w:hAnsiTheme="minorHAnsi" w:cstheme="minorHAnsi"/>
                <w:sz w:val="18"/>
                <w:szCs w:val="18"/>
              </w:rPr>
              <w:t xml:space="preserve"> </w:t>
            </w:r>
            <w:r w:rsidR="007714E9">
              <w:rPr>
                <w:rFonts w:asciiTheme="minorHAnsi" w:hAnsiTheme="minorHAnsi" w:cstheme="minorHAnsi"/>
                <w:sz w:val="18"/>
                <w:szCs w:val="18"/>
              </w:rPr>
              <w:t>if prescriptive or H03/H04/H05 are not in performance file, user select from list: 1, 2, 3; Else value = N/A</w:t>
            </w:r>
            <w:r w:rsidRPr="00352318">
              <w:rPr>
                <w:rFonts w:asciiTheme="minorHAnsi" w:hAnsiTheme="minorHAnsi" w:cstheme="minorHAnsi"/>
                <w:sz w:val="18"/>
                <w:szCs w:val="18"/>
              </w:rPr>
              <w:t>&gt;&gt;</w:t>
            </w:r>
          </w:p>
        </w:tc>
        <w:tc>
          <w:tcPr>
            <w:tcW w:w="1244" w:type="dxa"/>
          </w:tcPr>
          <w:p w14:paraId="4BD92439" w14:textId="2F199DBE"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644F8BE0" w14:textId="5DF85090"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5AB6032A" w14:textId="04C559D8"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13A44697" w14:textId="0D7CBB65"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2034CAA7" w14:textId="22146273"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244F1A33" w14:textId="2760C7CC"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09ACCC7B" w14:textId="0311AB59"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452D35C4" w14:textId="57E73971"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Pr>
                <w:rFonts w:asciiTheme="minorHAnsi" w:hAnsiTheme="minorHAnsi" w:cstheme="minorHAnsi"/>
                <w:sz w:val="18"/>
                <w:szCs w:val="18"/>
              </w:rPr>
              <w:t>or A2-07</w:t>
            </w:r>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w:t>
            </w:r>
            <w:proofErr w:type="gramStart"/>
            <w:r>
              <w:rPr>
                <w:rFonts w:asciiTheme="minorHAnsi" w:hAnsiTheme="minorHAnsi" w:cstheme="minorHAnsi"/>
                <w:sz w:val="18"/>
                <w:szCs w:val="18"/>
              </w:rPr>
              <w:t>4)+(</w:t>
            </w:r>
            <w:proofErr w:type="gramEnd"/>
            <w:r>
              <w:rPr>
                <w:rFonts w:asciiTheme="minorHAnsi" w:hAnsiTheme="minorHAnsi" w:cstheme="minorHAnsi"/>
                <w:sz w:val="18"/>
                <w:szCs w:val="18"/>
              </w:rPr>
              <w:t>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5C938229"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 or A2-07</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33" w:type="dxa"/>
          </w:tcPr>
          <w:p w14:paraId="7C074C4F" w14:textId="21F55522"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 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proofErr w:type="gramStart"/>
            <w:r w:rsidRPr="00BD3C19">
              <w:rPr>
                <w:rFonts w:asciiTheme="minorHAnsi" w:hAnsiTheme="minorHAnsi" w:cstheme="minorHAnsi"/>
                <w:sz w:val="18"/>
                <w:szCs w:val="18"/>
              </w:rPr>
              <w:t>PRF</w:t>
            </w:r>
            <w:r w:rsidRPr="00352318">
              <w:rPr>
                <w:rFonts w:asciiTheme="minorHAnsi" w:hAnsiTheme="minorHAnsi" w:cstheme="minorHAnsi"/>
                <w:sz w:val="18"/>
                <w:szCs w:val="18"/>
              </w:rPr>
              <w:t>;</w:t>
            </w:r>
            <w:proofErr w:type="gramEnd"/>
            <w:r w:rsidRPr="00352318">
              <w:rPr>
                <w:rFonts w:asciiTheme="minorHAnsi" w:hAnsiTheme="minorHAnsi" w:cstheme="minorHAnsi"/>
                <w:sz w:val="18"/>
                <w:szCs w:val="18"/>
              </w:rPr>
              <w:t xml:space="preserve"> </w:t>
            </w:r>
          </w:p>
          <w:p w14:paraId="3F0763C4" w14:textId="16715A5A"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0C4EA135" w14:textId="77777777"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5BCFC4F4"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xml:space="preserve">) from </w:t>
            </w:r>
            <w:r>
              <w:rPr>
                <w:rFonts w:asciiTheme="minorHAnsi" w:hAnsiTheme="minorHAnsi" w:cstheme="minorHAnsi"/>
                <w:i/>
                <w:sz w:val="18"/>
                <w:szCs w:val="18"/>
              </w:rPr>
              <w:t>LMCC</w:t>
            </w:r>
            <w:r w:rsidRPr="00352318">
              <w:rPr>
                <w:rFonts w:asciiTheme="minorHAnsi" w:hAnsiTheme="minorHAnsi" w:cstheme="minorHAnsi"/>
                <w:i/>
                <w:sz w:val="18"/>
                <w:szCs w:val="18"/>
              </w:rPr>
              <w:t>, and</w:t>
            </w:r>
          </w:p>
          <w:p w14:paraId="50F29482" w14:textId="2396C716"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44" w:type="dxa"/>
          </w:tcPr>
          <w:p w14:paraId="178A7085" w14:textId="4CC3A90B" w:rsidR="005E5666" w:rsidRPr="001C31FC" w:rsidRDefault="005E5666" w:rsidP="005E5666">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proofErr w:type="gramStart"/>
            <w:r w:rsidRPr="00BD3C19">
              <w:rPr>
                <w:rFonts w:cstheme="minorHAnsi"/>
                <w:sz w:val="18"/>
                <w:szCs w:val="18"/>
              </w:rPr>
              <w:t>PRF</w:t>
            </w:r>
            <w:r w:rsidRPr="001C31FC">
              <w:rPr>
                <w:rFonts w:cstheme="minorHAnsi"/>
                <w:sz w:val="18"/>
                <w:szCs w:val="18"/>
              </w:rPr>
              <w:t>;</w:t>
            </w:r>
            <w:proofErr w:type="gramEnd"/>
            <w:r w:rsidRPr="001C31FC">
              <w:rPr>
                <w:rFonts w:cstheme="minorHAnsi"/>
                <w:sz w:val="18"/>
                <w:szCs w:val="18"/>
              </w:rPr>
              <w:t xml:space="preserve"> </w:t>
            </w:r>
          </w:p>
          <w:p w14:paraId="1C387D30" w14:textId="350B4BE0" w:rsidR="005E5666" w:rsidRPr="00352318" w:rsidRDefault="005E5666" w:rsidP="005E5666">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44" w:type="dxa"/>
          </w:tcPr>
          <w:p w14:paraId="0D6A94A3" w14:textId="77777777" w:rsidR="005E5666" w:rsidRDefault="005E5666" w:rsidP="005E5666">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H08;</w:t>
            </w:r>
            <w:proofErr w:type="gramEnd"/>
            <w:r>
              <w:rPr>
                <w:sz w:val="18"/>
                <w:szCs w:val="18"/>
              </w:rPr>
              <w:t xml:space="preserve"> </w:t>
            </w:r>
          </w:p>
          <w:p w14:paraId="0A2F7256" w14:textId="4CD4F6E6" w:rsidR="005E5666" w:rsidRPr="00352318" w:rsidRDefault="005E5666" w:rsidP="005E5666">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5E5666" w:rsidRPr="00352318" w14:paraId="4738EBA2" w14:textId="28BA20CC" w:rsidTr="00EF042A">
        <w:trPr>
          <w:gridAfter w:val="1"/>
          <w:wAfter w:w="7" w:type="dxa"/>
          <w:trHeight w:val="212"/>
        </w:trPr>
        <w:tc>
          <w:tcPr>
            <w:tcW w:w="968" w:type="dxa"/>
          </w:tcPr>
          <w:p w14:paraId="57BE4976" w14:textId="77777777" w:rsidR="005E5666" w:rsidRPr="00352318" w:rsidRDefault="005E5666" w:rsidP="005E5666">
            <w:pPr>
              <w:spacing w:after="0" w:line="240" w:lineRule="auto"/>
              <w:rPr>
                <w:rFonts w:asciiTheme="minorHAnsi" w:hAnsiTheme="minorHAnsi" w:cstheme="minorHAnsi"/>
                <w:sz w:val="18"/>
                <w:szCs w:val="18"/>
              </w:rPr>
            </w:pPr>
          </w:p>
        </w:tc>
        <w:tc>
          <w:tcPr>
            <w:tcW w:w="1072" w:type="dxa"/>
          </w:tcPr>
          <w:p w14:paraId="3A15253C"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584241D1"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00E3D2A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3F1547CE"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2E707C56" w14:textId="77777777" w:rsidR="005E5666" w:rsidRPr="00352318" w:rsidRDefault="005E5666" w:rsidP="005E5666">
            <w:pPr>
              <w:spacing w:after="0" w:line="240" w:lineRule="auto"/>
              <w:rPr>
                <w:rFonts w:asciiTheme="minorHAnsi" w:hAnsiTheme="minorHAnsi" w:cstheme="minorHAnsi"/>
                <w:sz w:val="18"/>
                <w:szCs w:val="18"/>
              </w:rPr>
            </w:pPr>
          </w:p>
        </w:tc>
        <w:tc>
          <w:tcPr>
            <w:tcW w:w="1333" w:type="dxa"/>
          </w:tcPr>
          <w:p w14:paraId="2C5EADA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6AEAB81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0788EA9C" w14:textId="77777777" w:rsidR="005E5666" w:rsidRPr="00352318" w:rsidRDefault="005E5666" w:rsidP="005E5666">
            <w:pPr>
              <w:spacing w:after="0" w:line="240" w:lineRule="auto"/>
              <w:rPr>
                <w:rFonts w:asciiTheme="minorHAnsi" w:hAnsiTheme="minorHAnsi" w:cstheme="minorHAnsi"/>
                <w:sz w:val="18"/>
                <w:szCs w:val="18"/>
              </w:rPr>
            </w:pPr>
          </w:p>
        </w:tc>
      </w:tr>
      <w:tr w:rsidR="005E5666" w:rsidRPr="00352318" w14:paraId="4253E6CC" w14:textId="0ED1E51E" w:rsidTr="00EF042A">
        <w:trPr>
          <w:trHeight w:val="212"/>
        </w:trPr>
        <w:tc>
          <w:tcPr>
            <w:tcW w:w="10844" w:type="dxa"/>
            <w:gridSpan w:val="10"/>
          </w:tcPr>
          <w:p w14:paraId="254F75E2" w14:textId="4DBA7920" w:rsidR="005E5666" w:rsidRPr="00352318" w:rsidRDefault="005E5666" w:rsidP="005E5666">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5E679E9A" w14:textId="072EF732" w:rsidTr="00690C6A">
        <w:trPr>
          <w:cantSplit/>
          <w:trHeight w:val="152"/>
        </w:trPr>
        <w:tc>
          <w:tcPr>
            <w:tcW w:w="1705" w:type="dxa"/>
            <w:shd w:val="clear" w:color="auto" w:fill="auto"/>
            <w:noWrap/>
          </w:tcPr>
          <w:p w14:paraId="01966F82" w14:textId="1F863DF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C03F050"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3E27271F"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F14A60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5633401A"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w:t>
            </w:r>
            <w:proofErr w:type="gramStart"/>
            <w:r>
              <w:rPr>
                <w:b/>
                <w:sz w:val="18"/>
                <w:u w:val="single"/>
                <w:lang w:eastAsia="x-none"/>
              </w:rPr>
              <w:t>Non Central</w:t>
            </w:r>
            <w:proofErr w:type="gramEnd"/>
            <w:r>
              <w:rPr>
                <w:b/>
                <w:sz w:val="18"/>
                <w:u w:val="single"/>
                <w:lang w:eastAsia="x-none"/>
              </w:rPr>
              <w:t>)</w:t>
            </w:r>
          </w:p>
        </w:tc>
        <w:tc>
          <w:tcPr>
            <w:tcW w:w="1800" w:type="dxa"/>
            <w:shd w:val="clear" w:color="auto" w:fill="auto"/>
            <w:noWrap/>
          </w:tcPr>
          <w:p w14:paraId="4E4D0D58" w14:textId="3A4E1543" w:rsidR="00877BF9" w:rsidRPr="008D6F63" w:rsidRDefault="009E7DBD" w:rsidP="00FA3456">
            <w:pPr>
              <w:spacing w:after="0" w:line="240" w:lineRule="auto"/>
              <w:rPr>
                <w:rFonts w:asciiTheme="minorHAnsi" w:eastAsiaTheme="minorEastAsia" w:hAnsiTheme="minorHAnsi" w:cstheme="minorBidi"/>
                <w:sz w:val="18"/>
                <w:szCs w:val="18"/>
              </w:rPr>
            </w:pPr>
            <w:r w:rsidRPr="009E7DBD">
              <w:rPr>
                <w:rFonts w:asciiTheme="minorHAnsi" w:eastAsiaTheme="minorEastAsia" w:hAnsiTheme="minorHAnsi" w:cstheme="minorBidi"/>
                <w:sz w:val="18"/>
                <w:szCs w:val="18"/>
              </w:rPr>
              <w:t>Use when distribution type (A10) is *Standard Distribution System</w:t>
            </w:r>
          </w:p>
        </w:tc>
        <w:tc>
          <w:tcPr>
            <w:tcW w:w="1710" w:type="dxa"/>
            <w:shd w:val="clear" w:color="auto" w:fill="auto"/>
            <w:noWrap/>
          </w:tcPr>
          <w:p w14:paraId="7619C5EF" w14:textId="77777777" w:rsidR="009E7DBD" w:rsidRPr="005828AE" w:rsidRDefault="009E7DBD" w:rsidP="00195AA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 xml:space="preserve">Use when distribution type (A10) </w:t>
            </w:r>
            <w:proofErr w:type="gramStart"/>
            <w:r>
              <w:rPr>
                <w:rFonts w:asciiTheme="minorHAnsi" w:eastAsiaTheme="minorEastAsia" w:hAnsiTheme="minorHAnsi" w:cstheme="minorBidi"/>
                <w:sz w:val="18"/>
                <w:szCs w:val="18"/>
              </w:rPr>
              <w:t>is</w:t>
            </w:r>
            <w:proofErr w:type="gramEnd"/>
            <w:r>
              <w:rPr>
                <w:rFonts w:asciiTheme="minorHAnsi" w:eastAsiaTheme="minorEastAsia" w:hAnsiTheme="minorHAnsi" w:cstheme="minorBidi"/>
                <w:sz w:val="18"/>
                <w:szCs w:val="18"/>
              </w:rPr>
              <w:t xml:space="preserve"> </w:t>
            </w:r>
          </w:p>
          <w:p w14:paraId="7D05D1F1" w14:textId="55CB61E0" w:rsidR="00877BF9" w:rsidRPr="008D6F63" w:rsidRDefault="009E7DBD" w:rsidP="00FA3456">
            <w:pPr>
              <w:spacing w:after="0" w:line="240" w:lineRule="auto"/>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Demand Recirculation Manual Control</w:t>
            </w: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0802" w:type="dxa"/>
        <w:tblLook w:val="04A0" w:firstRow="1" w:lastRow="0" w:firstColumn="1" w:lastColumn="0" w:noHBand="0" w:noVBand="1"/>
      </w:tblPr>
      <w:tblGrid>
        <w:gridCol w:w="1140"/>
        <w:gridCol w:w="753"/>
        <w:gridCol w:w="485"/>
        <w:gridCol w:w="1509"/>
        <w:gridCol w:w="461"/>
        <w:gridCol w:w="756"/>
        <w:gridCol w:w="2045"/>
        <w:gridCol w:w="1987"/>
        <w:gridCol w:w="1666"/>
      </w:tblGrid>
      <w:tr w:rsidR="0014411D" w:rsidRPr="00323F2C" w14:paraId="7114CB0E" w14:textId="77777777" w:rsidTr="00017224">
        <w:trPr>
          <w:trHeight w:val="348"/>
        </w:trPr>
        <w:tc>
          <w:tcPr>
            <w:tcW w:w="10802"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316BD5B6"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r w:rsidR="008D55F7">
              <w:rPr>
                <w:rFonts w:asciiTheme="minorHAnsi" w:hAnsiTheme="minorHAnsi" w:cstheme="minorHAnsi"/>
                <w:sz w:val="18"/>
                <w:szCs w:val="18"/>
              </w:rPr>
              <w:t xml:space="preserve"> or</w:t>
            </w:r>
            <w:r w:rsidR="00F45E45">
              <w:rPr>
                <w:rFonts w:asciiTheme="minorHAnsi" w:hAnsiTheme="minorHAnsi" w:cstheme="minorHAnsi"/>
                <w:sz w:val="18"/>
                <w:szCs w:val="18"/>
              </w:rPr>
              <w:t>B2</w:t>
            </w:r>
            <w:r w:rsidR="00232426">
              <w:rPr>
                <w:rFonts w:asciiTheme="minorHAnsi" w:hAnsiTheme="minorHAnsi" w:cstheme="minorHAnsi"/>
                <w:sz w:val="18"/>
                <w:szCs w:val="18"/>
              </w:rPr>
              <w:t xml:space="preserve">. with B12 </w:t>
            </w:r>
            <w:r w:rsidR="008D55F7">
              <w:rPr>
                <w:rFonts w:asciiTheme="minorHAnsi" w:hAnsiTheme="minorHAnsi" w:cstheme="minorHAnsi"/>
                <w:sz w:val="18"/>
                <w:szCs w:val="18"/>
              </w:rPr>
              <w:t xml:space="preserve">or </w:t>
            </w:r>
            <w:r w:rsidR="00F45E45">
              <w:rPr>
                <w:rFonts w:asciiTheme="minorHAnsi" w:hAnsiTheme="minorHAnsi" w:cstheme="minorHAnsi"/>
                <w:sz w:val="18"/>
                <w:szCs w:val="18"/>
              </w:rPr>
              <w:t>B2</w:t>
            </w:r>
            <w:r w:rsidR="009C1825">
              <w:rPr>
                <w:rFonts w:asciiTheme="minorHAnsi" w:hAnsiTheme="minorHAnsi" w:cstheme="minorHAnsi"/>
                <w:sz w:val="18"/>
                <w:szCs w:val="18"/>
              </w:rPr>
              <w:t>-</w:t>
            </w:r>
            <w:r w:rsidR="008D55F7">
              <w:rPr>
                <w:rFonts w:asciiTheme="minorHAnsi" w:hAnsiTheme="minorHAnsi" w:cstheme="minorHAnsi"/>
                <w:sz w:val="18"/>
                <w:szCs w:val="18"/>
              </w:rPr>
              <w:t xml:space="preserve">09 </w:t>
            </w:r>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017224">
        <w:trPr>
          <w:trHeight w:val="143"/>
        </w:trPr>
        <w:tc>
          <w:tcPr>
            <w:tcW w:w="10802"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017224">
        <w:trPr>
          <w:trHeight w:val="330"/>
        </w:trPr>
        <w:tc>
          <w:tcPr>
            <w:tcW w:w="1870"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382"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24"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24"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017224">
        <w:trPr>
          <w:trHeight w:val="143"/>
        </w:trPr>
        <w:tc>
          <w:tcPr>
            <w:tcW w:w="1870"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382"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24"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24"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017224">
        <w:trPr>
          <w:trHeight w:val="143"/>
        </w:trPr>
        <w:tc>
          <w:tcPr>
            <w:tcW w:w="1870" w:type="dxa"/>
            <w:gridSpan w:val="2"/>
          </w:tcPr>
          <w:p w14:paraId="6D1B373A" w14:textId="10F27D83"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sidR="008D55F7">
              <w:rPr>
                <w:rFonts w:asciiTheme="minorHAnsi" w:eastAsia="Times New Roman" w:hAnsiTheme="minorHAnsi" w:cstheme="minorHAnsi"/>
                <w:sz w:val="18"/>
                <w:szCs w:val="18"/>
              </w:rPr>
              <w:t xml:space="preserve"> or </w:t>
            </w:r>
            <w:r w:rsidR="00007F2A">
              <w:rPr>
                <w:rFonts w:asciiTheme="minorHAnsi" w:eastAsia="Times New Roman" w:hAnsiTheme="minorHAnsi" w:cstheme="minorHAnsi"/>
                <w:sz w:val="18"/>
                <w:szCs w:val="18"/>
              </w:rPr>
              <w:t>A2-</w:t>
            </w:r>
            <w:r w:rsidR="008D55F7">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382" w:type="dxa"/>
            <w:gridSpan w:val="3"/>
          </w:tcPr>
          <w:p w14:paraId="5CEDB376" w14:textId="41C5CEA0"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93E8B">
              <w:rPr>
                <w:rFonts w:asciiTheme="minorHAnsi" w:eastAsia="Times New Roman" w:hAnsiTheme="minorHAnsi" w:cstheme="minorHAnsi"/>
                <w:sz w:val="18"/>
                <w:szCs w:val="18"/>
              </w:rPr>
              <w:t>LMCC</w:t>
            </w:r>
            <w:r w:rsidR="000C2529">
              <w:rPr>
                <w:rFonts w:asciiTheme="minorHAnsi" w:eastAsia="Times New Roman" w:hAnsiTheme="minorHAnsi" w:cstheme="minorHAnsi"/>
                <w:sz w:val="18"/>
                <w:szCs w:val="18"/>
              </w:rPr>
              <w:t>-</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24" w:type="dxa"/>
            <w:gridSpan w:val="2"/>
          </w:tcPr>
          <w:p w14:paraId="594ED29E" w14:textId="5C94A744"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r w:rsidR="00093E8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24" w:type="dxa"/>
            <w:gridSpan w:val="2"/>
          </w:tcPr>
          <w:p w14:paraId="5B1DF4AD" w14:textId="4DE1BF0F"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r w:rsidR="00093E8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017224">
        <w:trPr>
          <w:trHeight w:val="143"/>
        </w:trPr>
        <w:tc>
          <w:tcPr>
            <w:tcW w:w="1870"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2"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24"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24"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017224">
        <w:trPr>
          <w:trHeight w:val="143"/>
        </w:trPr>
        <w:tc>
          <w:tcPr>
            <w:tcW w:w="10802"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017224">
        <w:trPr>
          <w:trHeight w:val="143"/>
        </w:trPr>
        <w:tc>
          <w:tcPr>
            <w:tcW w:w="1117"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09"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28"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56"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66"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23"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00"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017224">
        <w:trPr>
          <w:trHeight w:val="143"/>
        </w:trPr>
        <w:tc>
          <w:tcPr>
            <w:tcW w:w="1117"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09"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28"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56"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066"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23"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00"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017224">
        <w:trPr>
          <w:trHeight w:val="186"/>
        </w:trPr>
        <w:tc>
          <w:tcPr>
            <w:tcW w:w="1117" w:type="dxa"/>
          </w:tcPr>
          <w:p w14:paraId="09E6E542" w14:textId="7DB73E1F"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B55A00">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B55A00">
              <w:rPr>
                <w:rFonts w:asciiTheme="minorHAnsi" w:eastAsia="Times New Roman" w:hAnsiTheme="minorHAnsi" w:cstheme="minorHAnsi"/>
                <w:sz w:val="18"/>
                <w:szCs w:val="18"/>
              </w:rPr>
              <w:t xml:space="preserve"> or </w:t>
            </w:r>
            <w:r w:rsidR="002626A8">
              <w:rPr>
                <w:rFonts w:asciiTheme="minorHAnsi" w:eastAsia="Times New Roman" w:hAnsiTheme="minorHAnsi" w:cstheme="minorHAnsi"/>
                <w:sz w:val="18"/>
                <w:szCs w:val="18"/>
              </w:rPr>
              <w:t>B2-</w:t>
            </w:r>
            <w:r w:rsidR="00B55A00">
              <w:rPr>
                <w:rFonts w:asciiTheme="minorHAnsi" w:eastAsia="Times New Roman" w:hAnsiTheme="minorHAnsi" w:cstheme="minorHAnsi"/>
                <w:sz w:val="18"/>
                <w:szCs w:val="18"/>
              </w:rPr>
              <w:t>02</w:t>
            </w:r>
            <w:r w:rsidR="00C16194">
              <w:rPr>
                <w:rFonts w:asciiTheme="minorHAnsi" w:eastAsia="Times New Roman" w:hAnsiTheme="minorHAnsi" w:cstheme="minorHAnsi"/>
                <w:sz w:val="18"/>
                <w:szCs w:val="18"/>
              </w:rPr>
              <w:t>&gt;&gt;</w:t>
            </w:r>
          </w:p>
        </w:tc>
        <w:tc>
          <w:tcPr>
            <w:tcW w:w="1209"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28"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56"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066"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23"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00"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w:t>
            </w:r>
            <w:proofErr w:type="gramStart"/>
            <w:r>
              <w:rPr>
                <w:rFonts w:asciiTheme="minorHAnsi" w:hAnsiTheme="minorHAnsi" w:cstheme="minorHAnsi"/>
                <w:sz w:val="18"/>
                <w:szCs w:val="18"/>
              </w:rPr>
              <w:t>user</w:t>
            </w:r>
            <w:proofErr w:type="gramEnd"/>
            <w:r>
              <w:rPr>
                <w:rFonts w:asciiTheme="minorHAnsi" w:hAnsiTheme="minorHAnsi" w:cstheme="minorHAnsi"/>
                <w:sz w:val="18"/>
                <w:szCs w:val="18"/>
              </w:rPr>
              <w:t xml:space="preserve"> select from list: Yes or No&gt;&gt;</w:t>
            </w:r>
          </w:p>
        </w:tc>
      </w:tr>
      <w:tr w:rsidR="00C16194" w:rsidRPr="00323F2C" w14:paraId="6FCEBAFC" w14:textId="77777777" w:rsidTr="00017224">
        <w:trPr>
          <w:trHeight w:val="186"/>
        </w:trPr>
        <w:tc>
          <w:tcPr>
            <w:tcW w:w="1117"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9"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28"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56"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6"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23"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00"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2897199D" w14:textId="77777777" w:rsidTr="00017224">
        <w:trPr>
          <w:trHeight w:val="258"/>
        </w:trPr>
        <w:tc>
          <w:tcPr>
            <w:tcW w:w="10802"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0F7F46AD" w14:textId="505AD43C" w:rsidR="007305A1" w:rsidRPr="00236F4B" w:rsidRDefault="0072429B"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sz w:val="18"/>
                <w:szCs w:val="18"/>
              </w:rPr>
              <w:t>&lt;&lt;Static Text - see the top&gt;&gt;</w:t>
            </w:r>
            <w:r w:rsidR="007305A1"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8275A6">
              <w:rPr>
                <w:rFonts w:asciiTheme="minorHAnsi" w:hAnsiTheme="minorHAnsi" w:cstheme="minorHAnsi"/>
                <w:sz w:val="18"/>
                <w:szCs w:val="18"/>
              </w:rPr>
              <w:t xml:space="preserve">or </w:t>
            </w:r>
            <w:r w:rsidR="002626A8">
              <w:rPr>
                <w:rFonts w:asciiTheme="minorHAnsi" w:hAnsiTheme="minorHAnsi" w:cstheme="minorHAnsi"/>
                <w:sz w:val="18"/>
                <w:szCs w:val="18"/>
              </w:rPr>
              <w:t>A2-</w:t>
            </w:r>
            <w:r w:rsidR="008275A6">
              <w:rPr>
                <w:rFonts w:asciiTheme="minorHAnsi" w:hAnsiTheme="minorHAnsi" w:cstheme="minorHAnsi"/>
                <w:sz w:val="18"/>
                <w:szCs w:val="18"/>
              </w:rPr>
              <w:t xml:space="preserve">07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007305A1"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007305A1"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3"/>
      </w:tblGrid>
      <w:tr w:rsidR="00064F9C" w:rsidRPr="00323F2C" w14:paraId="0F7F46BA" w14:textId="77777777" w:rsidTr="00FA3456">
        <w:trPr>
          <w:trHeight w:hRule="exact" w:val="712"/>
          <w:tblHeader/>
        </w:trPr>
        <w:tc>
          <w:tcPr>
            <w:tcW w:w="10773" w:type="dxa"/>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F7F46B9" w14:textId="0B4DAD8E" w:rsidR="009269B2" w:rsidRPr="00236F4B" w:rsidRDefault="007242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sz w:val="18"/>
                <w:szCs w:val="18"/>
              </w:rPr>
              <w:t>&lt;&lt;Static Text - see the top&gt;&gt;</w:t>
            </w:r>
            <w:r w:rsidR="00B77D9F"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2B1B1D">
              <w:rPr>
                <w:rFonts w:asciiTheme="minorHAnsi" w:hAnsiTheme="minorHAnsi" w:cstheme="minorHAnsi"/>
                <w:sz w:val="18"/>
                <w:szCs w:val="20"/>
              </w:rPr>
              <w:t>A2-</w:t>
            </w:r>
            <w:r w:rsidR="0030216A">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0E1685" w:rsidRPr="00323F2C" w14:paraId="0F7F46C9" w14:textId="77777777" w:rsidTr="00FA3456">
        <w:trPr>
          <w:trHeight w:hRule="exact" w:val="288"/>
          <w:tblHeader/>
        </w:trPr>
        <w:tc>
          <w:tcPr>
            <w:tcW w:w="10773" w:type="dxa"/>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3E592925" w14:textId="77777777" w:rsidTr="00FA3456">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 xml:space="preserve">L. Parallel Piping Requirements (PP) </w:t>
            </w:r>
            <w:r w:rsidRPr="00175066">
              <w:rPr>
                <w:rFonts w:asciiTheme="minorHAnsi" w:hAnsiTheme="minorHAnsi" w:cstheme="minorHAnsi"/>
                <w:sz w:val="20"/>
                <w:szCs w:val="20"/>
              </w:rPr>
              <w:t>(RA4.4.4)</w:t>
            </w:r>
          </w:p>
          <w:p w14:paraId="3F15B1F7" w14:textId="1A6C64BE" w:rsidR="00641F8E" w:rsidRPr="00641F8E"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B77D9F"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76F395FA" w14:textId="77777777" w:rsidTr="00FA3456">
        <w:trPr>
          <w:trHeight w:hRule="exact" w:val="286"/>
          <w:tblHeader/>
        </w:trPr>
        <w:tc>
          <w:tcPr>
            <w:tcW w:w="10790" w:type="dxa"/>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w:t>
            </w:r>
            <w:proofErr w:type="gramStart"/>
            <w:r w:rsidRPr="00641F8E">
              <w:rPr>
                <w:rFonts w:asciiTheme="minorHAnsi" w:hAnsiTheme="minorHAnsi" w:cstheme="minorHAnsi"/>
                <w:b/>
                <w:sz w:val="20"/>
                <w:szCs w:val="20"/>
              </w:rPr>
              <w:t>m</w:t>
            </w:r>
            <w:proofErr w:type="gramEnd"/>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426C961D" w14:textId="77777777" w:rsidTr="00FA3456">
        <w:trPr>
          <w:trHeight w:val="144"/>
          <w:tblHeader/>
        </w:trPr>
        <w:tc>
          <w:tcPr>
            <w:tcW w:w="10790" w:type="dxa"/>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64BD04C3" w14:textId="178152A2" w:rsidR="00641F8E" w:rsidRPr="00641F8E" w:rsidRDefault="00BF708B"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641F8E" w:rsidRPr="00641F8E">
              <w:rPr>
                <w:rFonts w:asciiTheme="minorHAnsi" w:hAnsiTheme="minorHAnsi" w:cstheme="minorHAnsi"/>
                <w:sz w:val="18"/>
                <w:szCs w:val="20"/>
              </w:rPr>
              <w:t xml:space="preserve"> </w:t>
            </w:r>
            <w:r w:rsidR="0030216A">
              <w:rPr>
                <w:rFonts w:asciiTheme="minorHAnsi" w:hAnsiTheme="minorHAnsi" w:cstheme="minorHAnsi"/>
                <w:sz w:val="18"/>
                <w:szCs w:val="20"/>
              </w:rPr>
              <w:t xml:space="preserve">or </w:t>
            </w:r>
            <w:r w:rsidR="005356DE">
              <w:rPr>
                <w:rFonts w:asciiTheme="minorHAnsi" w:hAnsiTheme="minorHAnsi" w:cstheme="minorHAnsi"/>
                <w:sz w:val="18"/>
                <w:szCs w:val="20"/>
              </w:rPr>
              <w:t>A2-</w:t>
            </w:r>
            <w:r w:rsidR="0030216A">
              <w:rPr>
                <w:rFonts w:asciiTheme="minorHAnsi" w:hAnsiTheme="minorHAnsi" w:cstheme="minorHAnsi"/>
                <w:sz w:val="18"/>
                <w:szCs w:val="20"/>
              </w:rPr>
              <w:t xml:space="preserve">07 </w:t>
            </w:r>
            <w:r w:rsidR="00641F8E" w:rsidRPr="00641F8E">
              <w:rPr>
                <w:rFonts w:asciiTheme="minorHAnsi" w:hAnsiTheme="minorHAnsi" w:cstheme="minorHAnsi"/>
                <w:sz w:val="18"/>
                <w:szCs w:val="20"/>
              </w:rPr>
              <w:t>= “Point of Use”, then display this entire table, else display “section does not apply" message&gt;&gt;</w:t>
            </w:r>
          </w:p>
        </w:tc>
      </w:tr>
      <w:tr w:rsidR="00641F8E" w:rsidRPr="00641F8E" w14:paraId="4578F00C" w14:textId="77777777" w:rsidTr="00FA3456">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D88D665" w14:textId="77777777" w:rsidTr="00E20AD9">
        <w:trPr>
          <w:trHeight w:val="144"/>
          <w:tblHeader/>
        </w:trPr>
        <w:tc>
          <w:tcPr>
            <w:tcW w:w="10790" w:type="dxa"/>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6CA654E6" w:rsidR="002E14A5"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Pr>
                <w:sz w:val="18"/>
                <w:szCs w:val="18"/>
              </w:rPr>
              <w:t>&lt;&lt;Static Text - see the top&gt;&gt;</w:t>
            </w:r>
            <w:r w:rsidR="00641F8E" w:rsidRPr="00641F8E">
              <w:rPr>
                <w:rFonts w:asciiTheme="minorHAnsi" w:hAnsiTheme="minorHAnsi" w:cstheme="minorHAnsi"/>
                <w:sz w:val="18"/>
                <w:szCs w:val="20"/>
              </w:rPr>
              <w:t xml:space="preserve"> </w:t>
            </w:r>
          </w:p>
          <w:p w14:paraId="01E94857" w14:textId="4413DD6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613A9B7F" w14:textId="77777777" w:rsidTr="00E20AD9">
        <w:trPr>
          <w:trHeight w:val="144"/>
          <w:tblHeader/>
        </w:trPr>
        <w:tc>
          <w:tcPr>
            <w:tcW w:w="10790" w:type="dxa"/>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770090D5" w14:textId="74450DAB"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A2-</w:t>
            </w:r>
            <w:r w:rsidR="002947E9">
              <w:rPr>
                <w:rFonts w:asciiTheme="minorHAnsi" w:hAnsiTheme="minorHAnsi" w:cstheme="minorHAnsi"/>
                <w:sz w:val="18"/>
                <w:szCs w:val="20"/>
              </w:rPr>
              <w:t xml:space="preserve">07 </w:t>
            </w:r>
            <w:r w:rsidR="00641F8E"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00641F8E" w:rsidRPr="00641F8E">
              <w:rPr>
                <w:rFonts w:asciiTheme="minorHAnsi" w:hAnsiTheme="minorHAnsi" w:cstheme="minorHAnsi"/>
                <w:sz w:val="18"/>
                <w:szCs w:val="20"/>
              </w:rPr>
              <w:t>, then display this entire table, else display “section does not apply" message &gt;&gt;</w:t>
            </w:r>
          </w:p>
        </w:tc>
      </w:tr>
      <w:tr w:rsidR="00641F8E" w:rsidRPr="00641F8E"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641610C" w14:textId="77777777" w:rsidTr="00E20AD9">
        <w:trPr>
          <w:trHeight w:val="144"/>
          <w:tblHeader/>
        </w:trPr>
        <w:tc>
          <w:tcPr>
            <w:tcW w:w="10790" w:type="dxa"/>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w:t>
            </w:r>
            <w:r w:rsidRPr="00A259EF">
              <w:rPr>
                <w:rFonts w:asciiTheme="minorHAnsi" w:hAnsiTheme="minorHAnsi" w:cstheme="minorHAnsi"/>
                <w:sz w:val="20"/>
                <w:szCs w:val="20"/>
              </w:rPr>
              <w:t xml:space="preserve"> (RA4.4.10)</w:t>
            </w:r>
          </w:p>
          <w:p w14:paraId="5BA1B8F4" w14:textId="07D47C42"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2947E9">
              <w:rPr>
                <w:rFonts w:asciiTheme="minorHAnsi" w:hAnsiTheme="minorHAnsi" w:cstheme="minorHAnsi"/>
                <w:sz w:val="18"/>
                <w:szCs w:val="20"/>
              </w:rPr>
              <w:t xml:space="preserve"> or </w:t>
            </w:r>
            <w:r w:rsidR="00C4788A">
              <w:rPr>
                <w:rFonts w:asciiTheme="minorHAnsi" w:hAnsiTheme="minorHAnsi" w:cstheme="minorHAnsi"/>
                <w:sz w:val="18"/>
                <w:szCs w:val="20"/>
              </w:rPr>
              <w:t>A2-</w:t>
            </w:r>
            <w:r w:rsidR="002947E9">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 “Deman</w:t>
            </w:r>
            <w:r w:rsidR="00641F8E">
              <w:rPr>
                <w:rFonts w:asciiTheme="minorHAnsi" w:hAnsiTheme="minorHAnsi" w:cstheme="minorHAnsi"/>
                <w:sz w:val="18"/>
                <w:szCs w:val="20"/>
              </w:rPr>
              <w:t>d Recirculation Manual Control”,</w:t>
            </w:r>
            <w:r w:rsidR="00641F8E" w:rsidRPr="00641F8E">
              <w:rPr>
                <w:rFonts w:asciiTheme="minorHAnsi" w:hAnsiTheme="minorHAnsi" w:cstheme="minorHAnsi"/>
                <w:sz w:val="18"/>
                <w:szCs w:val="20"/>
              </w:rPr>
              <w:t xml:space="preserve"> “Demand Recirculation Sensor Control</w:t>
            </w:r>
            <w:proofErr w:type="gramStart"/>
            <w:r w:rsidR="00641F8E" w:rsidRPr="00641F8E">
              <w:rPr>
                <w:rFonts w:asciiTheme="minorHAnsi" w:hAnsiTheme="minorHAnsi" w:cstheme="minorHAnsi"/>
                <w:sz w:val="18"/>
                <w:szCs w:val="20"/>
              </w:rPr>
              <w:t>”</w:t>
            </w:r>
            <w:r w:rsid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w:t>
            </w:r>
            <w:proofErr w:type="gramEnd"/>
            <w:r w:rsidR="00641F8E">
              <w:rPr>
                <w:rFonts w:asciiTheme="minorHAnsi" w:hAnsiTheme="minorHAnsi" w:cstheme="minorHAnsi"/>
                <w:sz w:val="18"/>
                <w:szCs w:val="20"/>
              </w:rPr>
              <w:t xml:space="preserve">HERS-Verified </w:t>
            </w:r>
            <w:r w:rsidR="00641F8E" w:rsidRPr="00641F8E">
              <w:rPr>
                <w:rFonts w:asciiTheme="minorHAnsi" w:hAnsiTheme="minorHAnsi" w:cstheme="minorHAnsi"/>
                <w:sz w:val="18"/>
                <w:szCs w:val="20"/>
              </w:rPr>
              <w:t>Demand Recirculation Manual Control</w:t>
            </w:r>
            <w:r w:rsidR="00641F8E">
              <w:rPr>
                <w:rFonts w:asciiTheme="minorHAnsi" w:hAnsiTheme="minorHAnsi" w:cstheme="minorHAnsi"/>
                <w:sz w:val="18"/>
                <w:szCs w:val="20"/>
              </w:rPr>
              <w:t>”</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or “HERS-Verified </w:t>
            </w:r>
            <w:r w:rsidR="00641F8E"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0DF10639" w14:textId="77777777" w:rsidTr="00E20AD9">
        <w:trPr>
          <w:trHeight w:val="144"/>
          <w:tblHeader/>
        </w:trPr>
        <w:tc>
          <w:tcPr>
            <w:tcW w:w="10790" w:type="dxa"/>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0F467D49" w14:textId="77777777" w:rsidTr="00FA3456">
        <w:trPr>
          <w:trHeight w:val="144"/>
          <w:tblHeader/>
        </w:trPr>
        <w:tc>
          <w:tcPr>
            <w:tcW w:w="10790" w:type="dxa"/>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w:t>
            </w:r>
            <w:proofErr w:type="spellStart"/>
            <w:r w:rsidRPr="00A259EF">
              <w:rPr>
                <w:rFonts w:asciiTheme="minorHAnsi" w:hAnsiTheme="minorHAnsi" w:cstheme="minorHAnsi"/>
                <w:b/>
                <w:sz w:val="20"/>
                <w:szCs w:val="18"/>
              </w:rPr>
              <w:t>RDRsc</w:t>
            </w:r>
            <w:proofErr w:type="spellEnd"/>
            <w:r w:rsidRPr="00A259EF">
              <w:rPr>
                <w:rFonts w:asciiTheme="minorHAnsi" w:hAnsiTheme="minorHAnsi" w:cstheme="minorHAnsi"/>
                <w:b/>
                <w:sz w:val="20"/>
                <w:szCs w:val="18"/>
              </w:rPr>
              <w:t xml:space="preserve">-H)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640AD97D" w14:textId="484CD958"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w:t>
            </w:r>
            <w:r w:rsidR="005310C3">
              <w:rPr>
                <w:rFonts w:asciiTheme="minorHAnsi" w:hAnsiTheme="minorHAnsi" w:cstheme="minorHAnsi"/>
                <w:sz w:val="18"/>
                <w:szCs w:val="20"/>
              </w:rPr>
              <w:t>2-</w:t>
            </w:r>
            <w:r w:rsidR="002947E9">
              <w:rPr>
                <w:rFonts w:asciiTheme="minorHAnsi" w:hAnsiTheme="minorHAnsi" w:cstheme="minorHAnsi"/>
                <w:sz w:val="18"/>
                <w:szCs w:val="20"/>
              </w:rPr>
              <w:t xml:space="preserve">07 </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“HERS-Verified </w:t>
            </w:r>
            <w:r w:rsidR="00641F8E" w:rsidRPr="00641F8E">
              <w:rPr>
                <w:rFonts w:asciiTheme="minorHAnsi" w:hAnsiTheme="minorHAnsi" w:cstheme="minorHAnsi"/>
                <w:sz w:val="18"/>
                <w:szCs w:val="20"/>
              </w:rPr>
              <w:t>Demand Recirculation Manual Control</w:t>
            </w:r>
            <w:r w:rsidR="00641F8E">
              <w:rPr>
                <w:rFonts w:asciiTheme="minorHAnsi" w:hAnsiTheme="minorHAnsi" w:cstheme="minorHAnsi"/>
                <w:sz w:val="18"/>
                <w:szCs w:val="20"/>
              </w:rPr>
              <w:t>”</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or “HERS-Verified </w:t>
            </w:r>
            <w:r w:rsidR="00641F8E"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6262A39A" w14:textId="77777777" w:rsidTr="00FA3456">
        <w:trPr>
          <w:trHeight w:val="144"/>
          <w:tblHeader/>
        </w:trPr>
        <w:tc>
          <w:tcPr>
            <w:tcW w:w="10790" w:type="dxa"/>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4ABA4" w14:textId="77777777" w:rsidR="00076D56" w:rsidRDefault="00076D56" w:rsidP="004E3B6C">
      <w:pPr>
        <w:spacing w:after="0" w:line="240" w:lineRule="auto"/>
      </w:pPr>
      <w:r>
        <w:separator/>
      </w:r>
    </w:p>
  </w:endnote>
  <w:endnote w:type="continuationSeparator" w:id="0">
    <w:p w14:paraId="695D4DE0" w14:textId="77777777" w:rsidR="00076D56" w:rsidRDefault="00076D56" w:rsidP="004E3B6C">
      <w:pPr>
        <w:spacing w:after="0" w:line="240" w:lineRule="auto"/>
      </w:pPr>
      <w:r>
        <w:continuationSeparator/>
      </w:r>
    </w:p>
  </w:endnote>
  <w:endnote w:type="continuationNotice" w:id="1">
    <w:p w14:paraId="727A8F46" w14:textId="77777777" w:rsidR="00076D56" w:rsidRDefault="00076D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29186" w14:textId="77777777" w:rsidR="002133AB" w:rsidRDefault="002133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66E205AF"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37CDF041"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 xml:space="preserve">Low-rise Multifamily </w:t>
    </w:r>
    <w:r w:rsidRPr="00C91513">
      <w:rPr>
        <w:i w:val="0"/>
        <w:sz w:val="20"/>
        <w:szCs w:val="20"/>
      </w:rPr>
      <w:t>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388B" w14:textId="77777777" w:rsidR="002133AB" w:rsidRDefault="002133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7F3CAEA7"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Low-</w:t>
    </w:r>
    <w:r w:rsidR="00927EC2">
      <w:rPr>
        <w:i w:val="0"/>
        <w:sz w:val="20"/>
        <w:szCs w:val="20"/>
      </w:rPr>
      <w:t>R</w:t>
    </w:r>
    <w:r w:rsidR="00E454E2" w:rsidRPr="00E454E2">
      <w:rPr>
        <w:i w:val="0"/>
        <w:sz w:val="20"/>
        <w:szCs w:val="20"/>
      </w:rPr>
      <w:t xml:space="preserve">ise </w:t>
    </w:r>
    <w:r w:rsidR="00927EC2" w:rsidRPr="00E454E2">
      <w:rPr>
        <w:i w:val="0"/>
        <w:sz w:val="20"/>
        <w:szCs w:val="20"/>
      </w:rPr>
      <w:t xml:space="preserve">Multifamily </w:t>
    </w:r>
    <w:r w:rsidR="00927EC2" w:rsidRPr="00C91513">
      <w:rPr>
        <w:i w:val="0"/>
        <w:sz w:val="20"/>
        <w:szCs w:val="20"/>
      </w:rPr>
      <w:t>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4" w14:textId="17290746"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Low-</w:t>
    </w:r>
    <w:r w:rsidR="004B4A3A">
      <w:rPr>
        <w:i w:val="0"/>
        <w:sz w:val="20"/>
        <w:szCs w:val="20"/>
      </w:rPr>
      <w:t>R</w:t>
    </w:r>
    <w:r w:rsidR="00E454E2" w:rsidRPr="00E454E2">
      <w:rPr>
        <w:i w:val="0"/>
        <w:sz w:val="20"/>
        <w:szCs w:val="20"/>
      </w:rPr>
      <w:t xml:space="preserve">ise </w:t>
    </w:r>
    <w:r w:rsidR="004B4A3A" w:rsidRPr="00E454E2">
      <w:rPr>
        <w:i w:val="0"/>
        <w:sz w:val="20"/>
        <w:szCs w:val="20"/>
      </w:rPr>
      <w:t xml:space="preserve">Multifamily </w:t>
    </w:r>
    <w:r w:rsidR="004B4A3A" w:rsidRPr="00C91513">
      <w:rPr>
        <w:i w:val="0"/>
        <w:sz w:val="20"/>
        <w:szCs w:val="20"/>
      </w:rPr>
      <w:t>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E5674" w14:textId="77777777" w:rsidR="00076D56" w:rsidRDefault="00076D56" w:rsidP="004E3B6C">
      <w:pPr>
        <w:spacing w:after="0" w:line="240" w:lineRule="auto"/>
      </w:pPr>
      <w:r>
        <w:separator/>
      </w:r>
    </w:p>
  </w:footnote>
  <w:footnote w:type="continuationSeparator" w:id="0">
    <w:p w14:paraId="46DE8C34" w14:textId="77777777" w:rsidR="00076D56" w:rsidRDefault="00076D56" w:rsidP="004E3B6C">
      <w:pPr>
        <w:spacing w:after="0" w:line="240" w:lineRule="auto"/>
      </w:pPr>
      <w:r>
        <w:continuationSeparator/>
      </w:r>
    </w:p>
  </w:footnote>
  <w:footnote w:type="continuationNotice" w:id="1">
    <w:p w14:paraId="6AFDF63D" w14:textId="77777777" w:rsidR="00076D56" w:rsidRDefault="00076D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A36088">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64764" w14:textId="77777777" w:rsidR="006F7B9F" w:rsidRPr="008A17DA" w:rsidRDefault="006F7B9F" w:rsidP="006F7B9F">
    <w:pPr>
      <w:suppressAutoHyphens/>
      <w:spacing w:after="0" w:line="240" w:lineRule="auto"/>
      <w:ind w:left="-90"/>
      <w:jc w:val="center"/>
      <w:rPr>
        <w:rFonts w:ascii="Arial" w:eastAsia="Times New Roman" w:hAnsi="Arial" w:cs="Arial"/>
        <w:b/>
        <w:sz w:val="24"/>
        <w:szCs w:val="24"/>
      </w:rPr>
    </w:pPr>
    <w:r w:rsidRPr="00BA20B7">
      <w:rPr>
        <w:rFonts w:ascii="Arial" w:eastAsia="Times New Roman" w:hAnsi="Arial" w:cs="Arial"/>
        <w:b/>
        <w:sz w:val="24"/>
        <w:szCs w:val="24"/>
      </w:rPr>
      <w:t xml:space="preserve">HERS VERIFIED </w:t>
    </w:r>
    <w:r>
      <w:rPr>
        <w:rFonts w:ascii="Arial" w:eastAsia="Times New Roman" w:hAnsi="Arial" w:cs="Arial"/>
        <w:b/>
        <w:sz w:val="24"/>
        <w:szCs w:val="24"/>
      </w:rPr>
      <w:t xml:space="preserve">INDIVIDUAL </w:t>
    </w:r>
    <w:r w:rsidRPr="00BA20B7">
      <w:rPr>
        <w:rFonts w:ascii="Arial" w:eastAsia="Times New Roman" w:hAnsi="Arial" w:cs="Arial"/>
        <w:b/>
        <w:sz w:val="24"/>
        <w:szCs w:val="24"/>
      </w:rPr>
      <w:t>DWELLING UNIT HOT WATER SYSTEM DISTRIBUTION</w:t>
    </w:r>
    <w:r w:rsidRPr="00693E7D">
      <w:rPr>
        <w:rFonts w:eastAsia="Times New Roman" w:cs="Calibri"/>
        <w:b/>
        <w:bCs/>
        <w:noProof/>
        <w:sz w:val="28"/>
        <w:szCs w:val="28"/>
      </w:rPr>
      <w:drawing>
        <wp:anchor distT="0" distB="0" distL="114300" distR="114300" simplePos="0" relativeHeight="251660295" behindDoc="0" locked="0" layoutInCell="1" allowOverlap="1" wp14:anchorId="495B8C3F" wp14:editId="582033B1">
          <wp:simplePos x="0" y="0"/>
          <wp:positionH relativeFrom="margin">
            <wp:align>left</wp:align>
          </wp:positionH>
          <wp:positionV relativeFrom="paragraph">
            <wp:posOffset>120015</wp:posOffset>
          </wp:positionV>
          <wp:extent cx="2532380" cy="566420"/>
          <wp:effectExtent l="0" t="0" r="0" b="0"/>
          <wp:wrapNone/>
          <wp:docPr id="29" name="Picture 29"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166D8765" w14:textId="77777777" w:rsidR="006F7B9F" w:rsidRPr="00693E7D" w:rsidRDefault="006F7B9F" w:rsidP="006F7B9F">
    <w:pPr>
      <w:numPr>
        <w:ilvl w:val="0"/>
        <w:numId w:val="23"/>
      </w:numPr>
      <w:tabs>
        <w:tab w:val="center" w:pos="4320"/>
        <w:tab w:val="right" w:pos="8640"/>
      </w:tabs>
      <w:spacing w:after="160" w:line="259" w:lineRule="auto"/>
      <w:ind w:left="360" w:firstLine="0"/>
      <w:rPr>
        <w:rFonts w:ascii="Arial" w:eastAsia="Times New Roman" w:hAnsi="Arial" w:cs="Arial"/>
        <w:sz w:val="24"/>
        <w:szCs w:val="24"/>
      </w:rPr>
    </w:pPr>
    <w:r w:rsidRPr="00693E7D">
      <w:rPr>
        <w:rFonts w:ascii="Arial" w:eastAsia="Times New Roman" w:hAnsi="Arial" w:cs="Arial"/>
        <w:sz w:val="24"/>
        <w:szCs w:val="24"/>
      </w:rPr>
      <w:ptab w:relativeTo="margin" w:alignment="center" w:leader="none"/>
    </w:r>
    <w:r w:rsidRPr="00693E7D">
      <w:rPr>
        <w:rFonts w:ascii="Arial" w:eastAsia="Times New Roman" w:hAnsi="Arial" w:cs="Arial"/>
        <w:sz w:val="24"/>
        <w:szCs w:val="24"/>
      </w:rPr>
      <w:ptab w:relativeTo="margin" w:alignment="right" w:leader="none"/>
    </w:r>
    <w:r w:rsidRPr="00693E7D">
      <w:rPr>
        <w:rFonts w:eastAsia="Times New Roman" w:cs="Calibri"/>
        <w:sz w:val="28"/>
        <w:szCs w:val="28"/>
      </w:rPr>
      <w:t>CEC-LMC</w:t>
    </w:r>
    <w:r>
      <w:rPr>
        <w:rFonts w:eastAsia="Times New Roman" w:cs="Calibri"/>
        <w:sz w:val="28"/>
        <w:szCs w:val="28"/>
      </w:rPr>
      <w:t>I</w:t>
    </w:r>
    <w:r w:rsidRPr="00693E7D">
      <w:rPr>
        <w:rFonts w:eastAsia="Times New Roman" w:cs="Calibri"/>
        <w:sz w:val="28"/>
        <w:szCs w:val="28"/>
      </w:rPr>
      <w:t>-</w:t>
    </w:r>
    <w:r>
      <w:rPr>
        <w:rFonts w:eastAsia="Times New Roman" w:cs="Calibri"/>
        <w:sz w:val="28"/>
        <w:szCs w:val="28"/>
      </w:rPr>
      <w:t>PLB</w:t>
    </w:r>
    <w:r w:rsidRPr="00693E7D">
      <w:rPr>
        <w:rFonts w:eastAsia="Times New Roman" w:cs="Calibri"/>
        <w:sz w:val="28"/>
        <w:szCs w:val="28"/>
      </w:rPr>
      <w:t>-2</w:t>
    </w:r>
    <w:r>
      <w:rPr>
        <w:rFonts w:eastAsia="Times New Roman" w:cs="Calibri"/>
        <w:sz w:val="28"/>
        <w:szCs w:val="28"/>
      </w:rPr>
      <w:t>2</w:t>
    </w:r>
    <w:r w:rsidRPr="00693E7D">
      <w:rPr>
        <w:rFonts w:eastAsia="Times New Roman" w:cs="Calibri"/>
        <w:sz w:val="28"/>
        <w:szCs w:val="28"/>
      </w:rPr>
      <w:t>-H</w:t>
    </w:r>
  </w:p>
  <w:p w14:paraId="02EFECC9" w14:textId="77777777" w:rsidR="006F7B9F" w:rsidRPr="006D2E42" w:rsidRDefault="006F7B9F" w:rsidP="006F7B9F">
    <w:pPr>
      <w:spacing w:after="160" w:line="259" w:lineRule="auto"/>
      <w:ind w:left="360"/>
      <w:rPr>
        <w:sz w:val="16"/>
        <w:szCs w:val="16"/>
      </w:rPr>
    </w:pPr>
    <w:r w:rsidRPr="00693E7D">
      <w:rPr>
        <w:rFonts w:ascii="Arial" w:hAnsi="Arial" w:cs="Arial"/>
        <w:sz w:val="24"/>
      </w:rPr>
      <w:ptab w:relativeTo="margin" w:alignment="center" w:leader="none"/>
    </w:r>
    <w:r w:rsidRPr="00693E7D">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A36088">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34"/>
      <w:gridCol w:w="2793"/>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0B57C616" w:rsidR="004B6B6C" w:rsidRPr="00F85124" w:rsidRDefault="00BA2802"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4B6B6C">
            <w:rPr>
              <w:rFonts w:asciiTheme="minorHAnsi" w:hAnsiTheme="minorHAnsi"/>
              <w:b w:val="0"/>
              <w:bCs/>
              <w:sz w:val="20"/>
            </w:rPr>
            <w:t>-PLB-</w:t>
          </w:r>
          <w:del w:id="3" w:author="Alhabibi, Haider@Energy" w:date="2022-12-28T12:41:00Z">
            <w:r w:rsidR="004B6B6C" w:rsidDel="002133AB">
              <w:rPr>
                <w:rFonts w:asciiTheme="minorHAnsi" w:hAnsiTheme="minorHAnsi"/>
                <w:b w:val="0"/>
                <w:bCs/>
                <w:sz w:val="20"/>
              </w:rPr>
              <w:delText>0</w:delText>
            </w:r>
          </w:del>
          <w:ins w:id="4" w:author="Alhabibi, Haider@Energy" w:date="2022-12-28T12:41:00Z">
            <w:r w:rsidR="002133AB">
              <w:rPr>
                <w:rFonts w:asciiTheme="minorHAnsi" w:hAnsiTheme="minorHAnsi"/>
                <w:b w:val="0"/>
                <w:bCs/>
                <w:sz w:val="20"/>
              </w:rPr>
              <w:t>2</w:t>
            </w:r>
          </w:ins>
          <w:r w:rsidR="004B6B6C">
            <w:rPr>
              <w:rFonts w:asciiTheme="minorHAnsi" w:hAnsiTheme="minorHAnsi"/>
              <w:b w:val="0"/>
              <w:bCs/>
              <w:sz w:val="20"/>
            </w:rPr>
            <w:t>2-</w:t>
          </w:r>
          <w:del w:id="5" w:author="Alhabibi, Haider@Energy" w:date="2022-12-28T12:41:00Z">
            <w:r w:rsidR="004B6B6C" w:rsidDel="002133AB">
              <w:rPr>
                <w:rFonts w:asciiTheme="minorHAnsi" w:hAnsiTheme="minorHAnsi"/>
                <w:b w:val="0"/>
                <w:bCs/>
                <w:sz w:val="20"/>
              </w:rPr>
              <w:delText>E</w:delText>
            </w:r>
          </w:del>
          <w:ins w:id="6" w:author="Alhabibi, Haider@Energy" w:date="2022-12-28T12:41:00Z">
            <w:r w:rsidR="002133AB">
              <w:rPr>
                <w:rFonts w:asciiTheme="minorHAnsi" w:hAnsiTheme="minorHAnsi"/>
                <w:b w:val="0"/>
                <w:bCs/>
                <w:sz w:val="20"/>
              </w:rPr>
              <w:t>H</w:t>
            </w:r>
          </w:ins>
        </w:p>
      </w:tc>
    </w:tr>
    <w:tr w:rsidR="004B6B6C" w:rsidRPr="00F85124" w14:paraId="576A2BF5" w14:textId="77777777" w:rsidTr="00927EC2">
      <w:trPr>
        <w:cantSplit/>
        <w:trHeight w:val="288"/>
      </w:trPr>
      <w:tc>
        <w:tcPr>
          <w:tcW w:w="2756" w:type="pct"/>
          <w:tcBorders>
            <w:right w:val="nil"/>
          </w:tcBorders>
        </w:tcPr>
        <w:p w14:paraId="4264EA7C" w14:textId="34A1E137"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00EC7592">
            <w:rPr>
              <w:rFonts w:asciiTheme="minorHAnsi" w:hAnsiTheme="minorHAnsi"/>
              <w:bCs/>
              <w:sz w:val="20"/>
              <w:szCs w:val="20"/>
            </w:rPr>
            <w:t>I</w:t>
          </w:r>
          <w:r w:rsidR="005F49CD">
            <w:rPr>
              <w:rFonts w:asciiTheme="minorHAnsi" w:hAnsiTheme="minorHAnsi"/>
              <w:bCs/>
              <w:sz w:val="20"/>
              <w:szCs w:val="20"/>
            </w:rPr>
            <w:t>ndividual</w:t>
          </w:r>
          <w:r w:rsidR="00EC7592" w:rsidRPr="00586C72">
            <w:rPr>
              <w:rFonts w:asciiTheme="minorHAnsi" w:hAnsiTheme="minorHAnsi"/>
              <w:bCs/>
              <w:sz w:val="20"/>
              <w:szCs w:val="20"/>
            </w:rPr>
            <w:t xml:space="preserve"> </w:t>
          </w:r>
          <w:r w:rsidRPr="00586C72">
            <w:rPr>
              <w:rFonts w:asciiTheme="minorHAnsi" w:hAnsiTheme="minorHAnsi"/>
              <w:bCs/>
              <w:sz w:val="20"/>
              <w:szCs w:val="20"/>
            </w:rPr>
            <w:t>Dwelling Unit Hot Water System Distribution</w:t>
          </w:r>
        </w:p>
      </w:tc>
      <w:tc>
        <w:tcPr>
          <w:tcW w:w="2244" w:type="pct"/>
          <w:gridSpan w:val="2"/>
          <w:tcBorders>
            <w:left w:val="nil"/>
          </w:tcBorders>
        </w:tcPr>
        <w:p w14:paraId="34846D84" w14:textId="346F0F70"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A36088">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A36088">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35"/>
      <w:gridCol w:w="3039"/>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08BF197E" w:rsidR="004B6B6C" w:rsidRDefault="00BA2802">
          <w:pPr>
            <w:pStyle w:val="Style15"/>
            <w:rPr>
              <w:b/>
            </w:rPr>
          </w:pPr>
          <w:r>
            <w:t>LMCI</w:t>
          </w:r>
          <w:r w:rsidR="004B6B6C">
            <w:t>-PLB-22-H</w:t>
          </w:r>
        </w:p>
      </w:tc>
    </w:tr>
    <w:tr w:rsidR="004B6B6C" w:rsidRPr="00F85124" w14:paraId="0F7F47D2" w14:textId="77777777" w:rsidTr="00F03D92">
      <w:trPr>
        <w:cantSplit/>
        <w:trHeight w:val="288"/>
      </w:trPr>
      <w:tc>
        <w:tcPr>
          <w:tcW w:w="2748" w:type="pct"/>
          <w:tcBorders>
            <w:right w:val="nil"/>
          </w:tcBorders>
        </w:tcPr>
        <w:p w14:paraId="0F7F47D0" w14:textId="2641A861" w:rsidR="004B6B6C" w:rsidRPr="00F85124" w:rsidRDefault="004B6B6C" w:rsidP="00C33BFE">
          <w:pPr>
            <w:pStyle w:val="Style10"/>
            <w:rPr>
              <w:sz w:val="12"/>
              <w:szCs w:val="12"/>
            </w:rPr>
          </w:pPr>
          <w:r>
            <w:t xml:space="preserve">HERS Verified </w:t>
          </w:r>
          <w:r w:rsidR="00186CDD">
            <w:t>Individual</w:t>
          </w:r>
          <w:r w:rsidRPr="006D2E42">
            <w:t xml:space="preserve"> Dwelling Unit Hot Water System Distribution</w:t>
          </w:r>
        </w:p>
      </w:tc>
      <w:tc>
        <w:tcPr>
          <w:tcW w:w="2252" w:type="pct"/>
          <w:gridSpan w:val="2"/>
          <w:tcBorders>
            <w:left w:val="nil"/>
          </w:tcBorders>
        </w:tcPr>
        <w:p w14:paraId="0F7F47D1" w14:textId="4EEA0E0F"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36088">
            <w:rPr>
              <w:noProof/>
            </w:rPr>
            <w:t>10</w:t>
          </w:r>
          <w:r>
            <w:rPr>
              <w:noProof/>
            </w:rPr>
            <w:fldChar w:fldCharType="end"/>
          </w:r>
          <w:r w:rsidRPr="00F85124">
            <w:t>)</w:t>
          </w:r>
        </w:p>
      </w:tc>
    </w:tr>
  </w:tbl>
  <w:p w14:paraId="0F7F47D3" w14:textId="6FFB196D" w:rsidR="004B6B6C" w:rsidRPr="006D2E42" w:rsidRDefault="00A36088"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A36088">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2900AE6"/>
    <w:multiLevelType w:val="hybridMultilevel"/>
    <w:tmpl w:val="CDE42EB8"/>
    <w:lvl w:ilvl="0" w:tplc="AC0E249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0200B"/>
    <w:multiLevelType w:val="hybridMultilevel"/>
    <w:tmpl w:val="17F68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7613BD"/>
    <w:multiLevelType w:val="hybridMultilevel"/>
    <w:tmpl w:val="C92AE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C9B6DD2"/>
    <w:multiLevelType w:val="hybridMultilevel"/>
    <w:tmpl w:val="0BDAE566"/>
    <w:lvl w:ilvl="0" w:tplc="2F96F71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451A75"/>
    <w:multiLevelType w:val="hybridMultilevel"/>
    <w:tmpl w:val="836EA1F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6BB2A1B"/>
    <w:multiLevelType w:val="hybridMultilevel"/>
    <w:tmpl w:val="B8E6DCE0"/>
    <w:lvl w:ilvl="0" w:tplc="065EBC5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090A"/>
    <w:multiLevelType w:val="hybridMultilevel"/>
    <w:tmpl w:val="26DC3E12"/>
    <w:lvl w:ilvl="0" w:tplc="CB58655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436420">
    <w:abstractNumId w:val="14"/>
  </w:num>
  <w:num w:numId="2" w16cid:durableId="1629317109">
    <w:abstractNumId w:val="6"/>
  </w:num>
  <w:num w:numId="3" w16cid:durableId="65156081">
    <w:abstractNumId w:val="20"/>
  </w:num>
  <w:num w:numId="4" w16cid:durableId="396513797">
    <w:abstractNumId w:val="13"/>
  </w:num>
  <w:num w:numId="5" w16cid:durableId="744228220">
    <w:abstractNumId w:val="25"/>
  </w:num>
  <w:num w:numId="6" w16cid:durableId="97222231">
    <w:abstractNumId w:val="27"/>
  </w:num>
  <w:num w:numId="7" w16cid:durableId="834295920">
    <w:abstractNumId w:val="15"/>
  </w:num>
  <w:num w:numId="8" w16cid:durableId="278269887">
    <w:abstractNumId w:val="6"/>
    <w:lvlOverride w:ilvl="0">
      <w:startOverride w:val="1"/>
    </w:lvlOverride>
    <w:lvlOverride w:ilvl="1"/>
    <w:lvlOverride w:ilvl="2"/>
    <w:lvlOverride w:ilvl="3"/>
    <w:lvlOverride w:ilvl="4"/>
    <w:lvlOverride w:ilvl="5"/>
    <w:lvlOverride w:ilvl="6"/>
    <w:lvlOverride w:ilvl="7"/>
    <w:lvlOverride w:ilvl="8"/>
  </w:num>
  <w:num w:numId="9" w16cid:durableId="1416047173">
    <w:abstractNumId w:val="26"/>
  </w:num>
  <w:num w:numId="10" w16cid:durableId="1347900789">
    <w:abstractNumId w:val="19"/>
  </w:num>
  <w:num w:numId="11" w16cid:durableId="1158573350">
    <w:abstractNumId w:val="2"/>
  </w:num>
  <w:num w:numId="12" w16cid:durableId="291180580">
    <w:abstractNumId w:val="8"/>
  </w:num>
  <w:num w:numId="13" w16cid:durableId="1022316513">
    <w:abstractNumId w:val="21"/>
  </w:num>
  <w:num w:numId="14" w16cid:durableId="176622555">
    <w:abstractNumId w:val="9"/>
  </w:num>
  <w:num w:numId="15" w16cid:durableId="1514106348">
    <w:abstractNumId w:val="4"/>
  </w:num>
  <w:num w:numId="16" w16cid:durableId="850143709">
    <w:abstractNumId w:val="12"/>
  </w:num>
  <w:num w:numId="17" w16cid:durableId="1855722816">
    <w:abstractNumId w:val="22"/>
  </w:num>
  <w:num w:numId="18" w16cid:durableId="1448431836">
    <w:abstractNumId w:val="0"/>
  </w:num>
  <w:num w:numId="19" w16cid:durableId="164825307">
    <w:abstractNumId w:val="11"/>
  </w:num>
  <w:num w:numId="20" w16cid:durableId="1501000532">
    <w:abstractNumId w:val="28"/>
  </w:num>
  <w:num w:numId="21" w16cid:durableId="990863508">
    <w:abstractNumId w:val="24"/>
  </w:num>
  <w:num w:numId="22" w16cid:durableId="453981760">
    <w:abstractNumId w:val="3"/>
  </w:num>
  <w:num w:numId="23" w16cid:durableId="518352146">
    <w:abstractNumId w:val="23"/>
  </w:num>
  <w:num w:numId="24" w16cid:durableId="1877814394">
    <w:abstractNumId w:val="20"/>
    <w:lvlOverride w:ilvl="0">
      <w:startOverride w:val="1"/>
    </w:lvlOverride>
    <w:lvlOverride w:ilvl="1"/>
    <w:lvlOverride w:ilvl="2"/>
    <w:lvlOverride w:ilvl="3"/>
    <w:lvlOverride w:ilvl="4"/>
    <w:lvlOverride w:ilvl="5"/>
    <w:lvlOverride w:ilvl="6"/>
    <w:lvlOverride w:ilvl="7"/>
    <w:lvlOverride w:ilvl="8"/>
  </w:num>
  <w:num w:numId="25" w16cid:durableId="16451551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753577">
    <w:abstractNumId w:val="5"/>
  </w:num>
  <w:num w:numId="27" w16cid:durableId="1281837078">
    <w:abstractNumId w:val="10"/>
  </w:num>
  <w:num w:numId="28" w16cid:durableId="1898280263">
    <w:abstractNumId w:val="1"/>
  </w:num>
  <w:num w:numId="29" w16cid:durableId="1790394546">
    <w:abstractNumId w:val="16"/>
  </w:num>
  <w:num w:numId="30" w16cid:durableId="416906045">
    <w:abstractNumId w:val="7"/>
  </w:num>
  <w:num w:numId="31" w16cid:durableId="1016421793">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17224"/>
    <w:rsid w:val="00025661"/>
    <w:rsid w:val="00026F0A"/>
    <w:rsid w:val="000348E3"/>
    <w:rsid w:val="00034C3F"/>
    <w:rsid w:val="00034EAB"/>
    <w:rsid w:val="00035EF9"/>
    <w:rsid w:val="00043CAA"/>
    <w:rsid w:val="0004560C"/>
    <w:rsid w:val="00045F34"/>
    <w:rsid w:val="00046302"/>
    <w:rsid w:val="000477C3"/>
    <w:rsid w:val="00047C58"/>
    <w:rsid w:val="0005432F"/>
    <w:rsid w:val="000601F4"/>
    <w:rsid w:val="0006478B"/>
    <w:rsid w:val="00064983"/>
    <w:rsid w:val="00064F9C"/>
    <w:rsid w:val="00065203"/>
    <w:rsid w:val="00073FBD"/>
    <w:rsid w:val="00076D56"/>
    <w:rsid w:val="000849F0"/>
    <w:rsid w:val="00092950"/>
    <w:rsid w:val="00093424"/>
    <w:rsid w:val="00093E8B"/>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D68BE"/>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941"/>
    <w:rsid w:val="00147EA4"/>
    <w:rsid w:val="00150E9A"/>
    <w:rsid w:val="0015184E"/>
    <w:rsid w:val="00154988"/>
    <w:rsid w:val="00157186"/>
    <w:rsid w:val="0015721D"/>
    <w:rsid w:val="00157BD8"/>
    <w:rsid w:val="00157DF4"/>
    <w:rsid w:val="00163566"/>
    <w:rsid w:val="00166F9C"/>
    <w:rsid w:val="00173A82"/>
    <w:rsid w:val="00175066"/>
    <w:rsid w:val="00177CE0"/>
    <w:rsid w:val="00180B11"/>
    <w:rsid w:val="00181EE0"/>
    <w:rsid w:val="001822B4"/>
    <w:rsid w:val="00186CDD"/>
    <w:rsid w:val="00187D79"/>
    <w:rsid w:val="0019006C"/>
    <w:rsid w:val="00190379"/>
    <w:rsid w:val="001914EC"/>
    <w:rsid w:val="00192296"/>
    <w:rsid w:val="00192426"/>
    <w:rsid w:val="001938BC"/>
    <w:rsid w:val="00193F95"/>
    <w:rsid w:val="001950F9"/>
    <w:rsid w:val="00195AA7"/>
    <w:rsid w:val="001964BA"/>
    <w:rsid w:val="001A5DB6"/>
    <w:rsid w:val="001B3105"/>
    <w:rsid w:val="001B5E9B"/>
    <w:rsid w:val="001B6293"/>
    <w:rsid w:val="001B692C"/>
    <w:rsid w:val="001C0062"/>
    <w:rsid w:val="001C1D69"/>
    <w:rsid w:val="001C4BC8"/>
    <w:rsid w:val="001C6270"/>
    <w:rsid w:val="001C6CB5"/>
    <w:rsid w:val="001C6EE0"/>
    <w:rsid w:val="001C791D"/>
    <w:rsid w:val="001D020D"/>
    <w:rsid w:val="001D396A"/>
    <w:rsid w:val="001E3511"/>
    <w:rsid w:val="001E58D1"/>
    <w:rsid w:val="001F0055"/>
    <w:rsid w:val="001F0A85"/>
    <w:rsid w:val="001F2209"/>
    <w:rsid w:val="001F353A"/>
    <w:rsid w:val="001F3BFF"/>
    <w:rsid w:val="001F3C43"/>
    <w:rsid w:val="002027EC"/>
    <w:rsid w:val="00205CF5"/>
    <w:rsid w:val="0020638D"/>
    <w:rsid w:val="0021138F"/>
    <w:rsid w:val="002130B3"/>
    <w:rsid w:val="002133AB"/>
    <w:rsid w:val="002145A5"/>
    <w:rsid w:val="002176C2"/>
    <w:rsid w:val="0022056E"/>
    <w:rsid w:val="0022213C"/>
    <w:rsid w:val="00222953"/>
    <w:rsid w:val="00224FFB"/>
    <w:rsid w:val="00232426"/>
    <w:rsid w:val="002341AB"/>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282"/>
    <w:rsid w:val="00260EB7"/>
    <w:rsid w:val="0026153D"/>
    <w:rsid w:val="00261B04"/>
    <w:rsid w:val="002626A8"/>
    <w:rsid w:val="00264A7E"/>
    <w:rsid w:val="00264CF8"/>
    <w:rsid w:val="00265164"/>
    <w:rsid w:val="00267060"/>
    <w:rsid w:val="00267109"/>
    <w:rsid w:val="00276DD9"/>
    <w:rsid w:val="002844C1"/>
    <w:rsid w:val="00287857"/>
    <w:rsid w:val="00292D70"/>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853"/>
    <w:rsid w:val="002E14A5"/>
    <w:rsid w:val="002E1D83"/>
    <w:rsid w:val="002E200E"/>
    <w:rsid w:val="002F1890"/>
    <w:rsid w:val="002F18C2"/>
    <w:rsid w:val="002F1EAA"/>
    <w:rsid w:val="002F44E2"/>
    <w:rsid w:val="002F5EE4"/>
    <w:rsid w:val="002F70F5"/>
    <w:rsid w:val="003004FB"/>
    <w:rsid w:val="00300508"/>
    <w:rsid w:val="0030216A"/>
    <w:rsid w:val="003027B1"/>
    <w:rsid w:val="00304DD4"/>
    <w:rsid w:val="0031022E"/>
    <w:rsid w:val="003102FC"/>
    <w:rsid w:val="003166CA"/>
    <w:rsid w:val="003222A9"/>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122"/>
    <w:rsid w:val="003806BB"/>
    <w:rsid w:val="003824DC"/>
    <w:rsid w:val="00383435"/>
    <w:rsid w:val="003838CF"/>
    <w:rsid w:val="003A7C55"/>
    <w:rsid w:val="003B051E"/>
    <w:rsid w:val="003B2758"/>
    <w:rsid w:val="003B2928"/>
    <w:rsid w:val="003C08D4"/>
    <w:rsid w:val="003C191E"/>
    <w:rsid w:val="003C1D51"/>
    <w:rsid w:val="003C259A"/>
    <w:rsid w:val="003C2B0D"/>
    <w:rsid w:val="003C47B8"/>
    <w:rsid w:val="003C527B"/>
    <w:rsid w:val="003C61B0"/>
    <w:rsid w:val="003D02EE"/>
    <w:rsid w:val="003D081B"/>
    <w:rsid w:val="003D24E4"/>
    <w:rsid w:val="003D260A"/>
    <w:rsid w:val="003D3970"/>
    <w:rsid w:val="003D5A7E"/>
    <w:rsid w:val="003D7869"/>
    <w:rsid w:val="003D7F1B"/>
    <w:rsid w:val="003E2D1F"/>
    <w:rsid w:val="003E5D1D"/>
    <w:rsid w:val="003E5D49"/>
    <w:rsid w:val="003E6AC3"/>
    <w:rsid w:val="003E761D"/>
    <w:rsid w:val="003E7706"/>
    <w:rsid w:val="003E796B"/>
    <w:rsid w:val="003F2060"/>
    <w:rsid w:val="003F4DB5"/>
    <w:rsid w:val="003F5103"/>
    <w:rsid w:val="003F5E03"/>
    <w:rsid w:val="003F6160"/>
    <w:rsid w:val="00400D12"/>
    <w:rsid w:val="004021C5"/>
    <w:rsid w:val="004035F2"/>
    <w:rsid w:val="00410D90"/>
    <w:rsid w:val="00410ECB"/>
    <w:rsid w:val="00411887"/>
    <w:rsid w:val="004125D7"/>
    <w:rsid w:val="0041382D"/>
    <w:rsid w:val="004144C8"/>
    <w:rsid w:val="00416CD2"/>
    <w:rsid w:val="004172FC"/>
    <w:rsid w:val="00422867"/>
    <w:rsid w:val="00426876"/>
    <w:rsid w:val="0043377F"/>
    <w:rsid w:val="00444DF8"/>
    <w:rsid w:val="00444F81"/>
    <w:rsid w:val="0044510E"/>
    <w:rsid w:val="0044682A"/>
    <w:rsid w:val="00446A5C"/>
    <w:rsid w:val="00455CD1"/>
    <w:rsid w:val="004561B1"/>
    <w:rsid w:val="00456EA6"/>
    <w:rsid w:val="004577D2"/>
    <w:rsid w:val="004616C9"/>
    <w:rsid w:val="004648AA"/>
    <w:rsid w:val="00467528"/>
    <w:rsid w:val="004710F2"/>
    <w:rsid w:val="0047128D"/>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A3A"/>
    <w:rsid w:val="004B4E3B"/>
    <w:rsid w:val="004B5988"/>
    <w:rsid w:val="004B6B6C"/>
    <w:rsid w:val="004B7988"/>
    <w:rsid w:val="004C395F"/>
    <w:rsid w:val="004C5832"/>
    <w:rsid w:val="004D1480"/>
    <w:rsid w:val="004D3E46"/>
    <w:rsid w:val="004D6096"/>
    <w:rsid w:val="004D729F"/>
    <w:rsid w:val="004E16E0"/>
    <w:rsid w:val="004E20A7"/>
    <w:rsid w:val="004E3B6C"/>
    <w:rsid w:val="004E4DC2"/>
    <w:rsid w:val="004E4F97"/>
    <w:rsid w:val="004E5D13"/>
    <w:rsid w:val="00503547"/>
    <w:rsid w:val="005157FC"/>
    <w:rsid w:val="00520259"/>
    <w:rsid w:val="00521B8C"/>
    <w:rsid w:val="00523F90"/>
    <w:rsid w:val="00524349"/>
    <w:rsid w:val="005252EC"/>
    <w:rsid w:val="00526D3D"/>
    <w:rsid w:val="005310C3"/>
    <w:rsid w:val="0053169A"/>
    <w:rsid w:val="00531DE4"/>
    <w:rsid w:val="00533FC8"/>
    <w:rsid w:val="005356DE"/>
    <w:rsid w:val="0053634D"/>
    <w:rsid w:val="005438DF"/>
    <w:rsid w:val="00552E12"/>
    <w:rsid w:val="00553489"/>
    <w:rsid w:val="00564E29"/>
    <w:rsid w:val="005667C7"/>
    <w:rsid w:val="00567C4A"/>
    <w:rsid w:val="00570C0E"/>
    <w:rsid w:val="00574862"/>
    <w:rsid w:val="00581D77"/>
    <w:rsid w:val="00583B52"/>
    <w:rsid w:val="005840E0"/>
    <w:rsid w:val="00585D1F"/>
    <w:rsid w:val="0058605A"/>
    <w:rsid w:val="00587770"/>
    <w:rsid w:val="00590820"/>
    <w:rsid w:val="00592019"/>
    <w:rsid w:val="00593C5A"/>
    <w:rsid w:val="00596745"/>
    <w:rsid w:val="00596CDF"/>
    <w:rsid w:val="005A09DA"/>
    <w:rsid w:val="005A5077"/>
    <w:rsid w:val="005A61E7"/>
    <w:rsid w:val="005B1B6C"/>
    <w:rsid w:val="005B4893"/>
    <w:rsid w:val="005C1235"/>
    <w:rsid w:val="005C2181"/>
    <w:rsid w:val="005C69A2"/>
    <w:rsid w:val="005D0176"/>
    <w:rsid w:val="005D11BC"/>
    <w:rsid w:val="005D2389"/>
    <w:rsid w:val="005D39A0"/>
    <w:rsid w:val="005D4FC8"/>
    <w:rsid w:val="005E1CB6"/>
    <w:rsid w:val="005E5666"/>
    <w:rsid w:val="005E56D8"/>
    <w:rsid w:val="005F39F7"/>
    <w:rsid w:val="005F49CD"/>
    <w:rsid w:val="005F5F84"/>
    <w:rsid w:val="00603297"/>
    <w:rsid w:val="00604247"/>
    <w:rsid w:val="0060478D"/>
    <w:rsid w:val="00604F69"/>
    <w:rsid w:val="0060649D"/>
    <w:rsid w:val="00611038"/>
    <w:rsid w:val="00614D5B"/>
    <w:rsid w:val="006155F7"/>
    <w:rsid w:val="00615B2E"/>
    <w:rsid w:val="00621545"/>
    <w:rsid w:val="00625EF9"/>
    <w:rsid w:val="006266EB"/>
    <w:rsid w:val="00627215"/>
    <w:rsid w:val="00627C40"/>
    <w:rsid w:val="00630B17"/>
    <w:rsid w:val="00630FCE"/>
    <w:rsid w:val="00640568"/>
    <w:rsid w:val="00641F8E"/>
    <w:rsid w:val="00643B79"/>
    <w:rsid w:val="00650332"/>
    <w:rsid w:val="00651D96"/>
    <w:rsid w:val="00656A70"/>
    <w:rsid w:val="0065796D"/>
    <w:rsid w:val="00660D0A"/>
    <w:rsid w:val="00662936"/>
    <w:rsid w:val="00663CC9"/>
    <w:rsid w:val="00666C61"/>
    <w:rsid w:val="00667CBD"/>
    <w:rsid w:val="00670D6B"/>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400D"/>
    <w:rsid w:val="006F4A34"/>
    <w:rsid w:val="006F7B9F"/>
    <w:rsid w:val="0070204F"/>
    <w:rsid w:val="00704E79"/>
    <w:rsid w:val="00706622"/>
    <w:rsid w:val="00707B29"/>
    <w:rsid w:val="00707F75"/>
    <w:rsid w:val="0071146D"/>
    <w:rsid w:val="00711F85"/>
    <w:rsid w:val="0071579E"/>
    <w:rsid w:val="00720D79"/>
    <w:rsid w:val="00722694"/>
    <w:rsid w:val="007240D4"/>
    <w:rsid w:val="0072429B"/>
    <w:rsid w:val="007305A1"/>
    <w:rsid w:val="00735003"/>
    <w:rsid w:val="00736541"/>
    <w:rsid w:val="007376A9"/>
    <w:rsid w:val="00747012"/>
    <w:rsid w:val="00747A98"/>
    <w:rsid w:val="007513F1"/>
    <w:rsid w:val="00752641"/>
    <w:rsid w:val="00770BE1"/>
    <w:rsid w:val="007714E9"/>
    <w:rsid w:val="007727F8"/>
    <w:rsid w:val="00775E71"/>
    <w:rsid w:val="00777ED6"/>
    <w:rsid w:val="0078008A"/>
    <w:rsid w:val="00781E4C"/>
    <w:rsid w:val="0078464C"/>
    <w:rsid w:val="00785097"/>
    <w:rsid w:val="007867D1"/>
    <w:rsid w:val="00787826"/>
    <w:rsid w:val="007927BD"/>
    <w:rsid w:val="007951A4"/>
    <w:rsid w:val="00795769"/>
    <w:rsid w:val="00795808"/>
    <w:rsid w:val="007A0AEE"/>
    <w:rsid w:val="007A27A1"/>
    <w:rsid w:val="007A56DD"/>
    <w:rsid w:val="007A73AF"/>
    <w:rsid w:val="007B0D5E"/>
    <w:rsid w:val="007B48AB"/>
    <w:rsid w:val="007B499C"/>
    <w:rsid w:val="007B6A87"/>
    <w:rsid w:val="007C2E10"/>
    <w:rsid w:val="007C69DF"/>
    <w:rsid w:val="007D028F"/>
    <w:rsid w:val="007D3579"/>
    <w:rsid w:val="007D76B1"/>
    <w:rsid w:val="007E190B"/>
    <w:rsid w:val="007E3ACB"/>
    <w:rsid w:val="007E5B35"/>
    <w:rsid w:val="007E6A62"/>
    <w:rsid w:val="007F04D6"/>
    <w:rsid w:val="007F2497"/>
    <w:rsid w:val="007F431D"/>
    <w:rsid w:val="007F5E60"/>
    <w:rsid w:val="007F7E71"/>
    <w:rsid w:val="008049A6"/>
    <w:rsid w:val="00811F8E"/>
    <w:rsid w:val="00815B61"/>
    <w:rsid w:val="00816EBB"/>
    <w:rsid w:val="008207F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6994"/>
    <w:rsid w:val="008873A7"/>
    <w:rsid w:val="00890BBF"/>
    <w:rsid w:val="008924B8"/>
    <w:rsid w:val="00892ABB"/>
    <w:rsid w:val="008A6EEA"/>
    <w:rsid w:val="008B05BB"/>
    <w:rsid w:val="008B0934"/>
    <w:rsid w:val="008B231F"/>
    <w:rsid w:val="008B3C69"/>
    <w:rsid w:val="008B5A85"/>
    <w:rsid w:val="008C1142"/>
    <w:rsid w:val="008C11DD"/>
    <w:rsid w:val="008C1A7B"/>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31FC"/>
    <w:rsid w:val="00924765"/>
    <w:rsid w:val="009268B1"/>
    <w:rsid w:val="009269B2"/>
    <w:rsid w:val="00927EC2"/>
    <w:rsid w:val="00930EB5"/>
    <w:rsid w:val="00935470"/>
    <w:rsid w:val="00935859"/>
    <w:rsid w:val="00940B67"/>
    <w:rsid w:val="0094138E"/>
    <w:rsid w:val="00945B86"/>
    <w:rsid w:val="0095386E"/>
    <w:rsid w:val="009563F0"/>
    <w:rsid w:val="00956505"/>
    <w:rsid w:val="00961911"/>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C6DB3"/>
    <w:rsid w:val="009D1721"/>
    <w:rsid w:val="009D6242"/>
    <w:rsid w:val="009E0D73"/>
    <w:rsid w:val="009E4FF7"/>
    <w:rsid w:val="009E613E"/>
    <w:rsid w:val="009E6483"/>
    <w:rsid w:val="009E704D"/>
    <w:rsid w:val="009E7DBD"/>
    <w:rsid w:val="009F716A"/>
    <w:rsid w:val="00A1041C"/>
    <w:rsid w:val="00A11FD9"/>
    <w:rsid w:val="00A122CA"/>
    <w:rsid w:val="00A123F0"/>
    <w:rsid w:val="00A15705"/>
    <w:rsid w:val="00A15B3B"/>
    <w:rsid w:val="00A24E00"/>
    <w:rsid w:val="00A252E9"/>
    <w:rsid w:val="00A259EF"/>
    <w:rsid w:val="00A2638A"/>
    <w:rsid w:val="00A2703C"/>
    <w:rsid w:val="00A31D9D"/>
    <w:rsid w:val="00A36088"/>
    <w:rsid w:val="00A37910"/>
    <w:rsid w:val="00A417EC"/>
    <w:rsid w:val="00A45B6A"/>
    <w:rsid w:val="00A55D6E"/>
    <w:rsid w:val="00A57683"/>
    <w:rsid w:val="00A705C2"/>
    <w:rsid w:val="00A72721"/>
    <w:rsid w:val="00A82A43"/>
    <w:rsid w:val="00A864F6"/>
    <w:rsid w:val="00A86BE5"/>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2E"/>
    <w:rsid w:val="00AE6068"/>
    <w:rsid w:val="00AE7D2E"/>
    <w:rsid w:val="00AF2949"/>
    <w:rsid w:val="00AF5BDE"/>
    <w:rsid w:val="00B02169"/>
    <w:rsid w:val="00B0327A"/>
    <w:rsid w:val="00B04692"/>
    <w:rsid w:val="00B04F1F"/>
    <w:rsid w:val="00B062D7"/>
    <w:rsid w:val="00B1560F"/>
    <w:rsid w:val="00B15C3C"/>
    <w:rsid w:val="00B16B2C"/>
    <w:rsid w:val="00B20C3F"/>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2FDE"/>
    <w:rsid w:val="00B843FA"/>
    <w:rsid w:val="00B93A6C"/>
    <w:rsid w:val="00B9472A"/>
    <w:rsid w:val="00B971C9"/>
    <w:rsid w:val="00B97E66"/>
    <w:rsid w:val="00BA0DE5"/>
    <w:rsid w:val="00BA20B7"/>
    <w:rsid w:val="00BA2802"/>
    <w:rsid w:val="00BB0819"/>
    <w:rsid w:val="00BB3633"/>
    <w:rsid w:val="00BB6EE2"/>
    <w:rsid w:val="00BC0A50"/>
    <w:rsid w:val="00BC0D1C"/>
    <w:rsid w:val="00BC1603"/>
    <w:rsid w:val="00BC4104"/>
    <w:rsid w:val="00BD3C19"/>
    <w:rsid w:val="00BD5A3B"/>
    <w:rsid w:val="00BD7E2D"/>
    <w:rsid w:val="00BE088A"/>
    <w:rsid w:val="00BE1972"/>
    <w:rsid w:val="00BE3305"/>
    <w:rsid w:val="00BE794D"/>
    <w:rsid w:val="00BF25D5"/>
    <w:rsid w:val="00BF2D1C"/>
    <w:rsid w:val="00BF3581"/>
    <w:rsid w:val="00BF603C"/>
    <w:rsid w:val="00BF708B"/>
    <w:rsid w:val="00BF7314"/>
    <w:rsid w:val="00C04DCE"/>
    <w:rsid w:val="00C063FD"/>
    <w:rsid w:val="00C11154"/>
    <w:rsid w:val="00C1150F"/>
    <w:rsid w:val="00C12EA4"/>
    <w:rsid w:val="00C16194"/>
    <w:rsid w:val="00C16266"/>
    <w:rsid w:val="00C17920"/>
    <w:rsid w:val="00C17ADA"/>
    <w:rsid w:val="00C207A5"/>
    <w:rsid w:val="00C23C3F"/>
    <w:rsid w:val="00C258EC"/>
    <w:rsid w:val="00C30333"/>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2DF3"/>
    <w:rsid w:val="00C7516C"/>
    <w:rsid w:val="00C7551D"/>
    <w:rsid w:val="00C76592"/>
    <w:rsid w:val="00C80016"/>
    <w:rsid w:val="00C91513"/>
    <w:rsid w:val="00C96D7C"/>
    <w:rsid w:val="00C9706C"/>
    <w:rsid w:val="00CA1005"/>
    <w:rsid w:val="00CA27B6"/>
    <w:rsid w:val="00CA463B"/>
    <w:rsid w:val="00CA735B"/>
    <w:rsid w:val="00CB1D01"/>
    <w:rsid w:val="00CB2044"/>
    <w:rsid w:val="00CB4A67"/>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391E"/>
    <w:rsid w:val="00D13C45"/>
    <w:rsid w:val="00D146D9"/>
    <w:rsid w:val="00D21FDB"/>
    <w:rsid w:val="00D22823"/>
    <w:rsid w:val="00D23E4B"/>
    <w:rsid w:val="00D27702"/>
    <w:rsid w:val="00D348F0"/>
    <w:rsid w:val="00D35CCC"/>
    <w:rsid w:val="00D362E8"/>
    <w:rsid w:val="00D4038F"/>
    <w:rsid w:val="00D405C8"/>
    <w:rsid w:val="00D442A6"/>
    <w:rsid w:val="00D44924"/>
    <w:rsid w:val="00D506A2"/>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A6EA9"/>
    <w:rsid w:val="00DB0C3E"/>
    <w:rsid w:val="00DB13D1"/>
    <w:rsid w:val="00DB7BEA"/>
    <w:rsid w:val="00DC25AA"/>
    <w:rsid w:val="00DC34CF"/>
    <w:rsid w:val="00DC522B"/>
    <w:rsid w:val="00DC71A3"/>
    <w:rsid w:val="00DC78B1"/>
    <w:rsid w:val="00DD22FF"/>
    <w:rsid w:val="00DD7A9E"/>
    <w:rsid w:val="00DE23EE"/>
    <w:rsid w:val="00DE3596"/>
    <w:rsid w:val="00DE47AD"/>
    <w:rsid w:val="00DE5076"/>
    <w:rsid w:val="00DE5497"/>
    <w:rsid w:val="00DE68B9"/>
    <w:rsid w:val="00DE7A20"/>
    <w:rsid w:val="00DF3222"/>
    <w:rsid w:val="00DF32C1"/>
    <w:rsid w:val="00DF3388"/>
    <w:rsid w:val="00DF49E0"/>
    <w:rsid w:val="00DF4BB0"/>
    <w:rsid w:val="00DF67E5"/>
    <w:rsid w:val="00E00248"/>
    <w:rsid w:val="00E008CB"/>
    <w:rsid w:val="00E02741"/>
    <w:rsid w:val="00E02C5F"/>
    <w:rsid w:val="00E04539"/>
    <w:rsid w:val="00E0468F"/>
    <w:rsid w:val="00E04921"/>
    <w:rsid w:val="00E07C31"/>
    <w:rsid w:val="00E10874"/>
    <w:rsid w:val="00E116A7"/>
    <w:rsid w:val="00E11E2A"/>
    <w:rsid w:val="00E13AEA"/>
    <w:rsid w:val="00E17FE5"/>
    <w:rsid w:val="00E201AC"/>
    <w:rsid w:val="00E20AD9"/>
    <w:rsid w:val="00E22524"/>
    <w:rsid w:val="00E232D6"/>
    <w:rsid w:val="00E26207"/>
    <w:rsid w:val="00E318DC"/>
    <w:rsid w:val="00E43F52"/>
    <w:rsid w:val="00E44319"/>
    <w:rsid w:val="00E44611"/>
    <w:rsid w:val="00E44F15"/>
    <w:rsid w:val="00E454E2"/>
    <w:rsid w:val="00E5015A"/>
    <w:rsid w:val="00E53F43"/>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42C"/>
    <w:rsid w:val="00E96E3C"/>
    <w:rsid w:val="00EA0932"/>
    <w:rsid w:val="00EA0965"/>
    <w:rsid w:val="00EB0AA5"/>
    <w:rsid w:val="00EB5C2C"/>
    <w:rsid w:val="00EB5D69"/>
    <w:rsid w:val="00EB620B"/>
    <w:rsid w:val="00EB69D3"/>
    <w:rsid w:val="00EC0140"/>
    <w:rsid w:val="00EC0CA0"/>
    <w:rsid w:val="00EC1611"/>
    <w:rsid w:val="00EC1912"/>
    <w:rsid w:val="00EC1CBE"/>
    <w:rsid w:val="00EC473C"/>
    <w:rsid w:val="00EC6E6F"/>
    <w:rsid w:val="00EC7592"/>
    <w:rsid w:val="00ED40A1"/>
    <w:rsid w:val="00ED6E64"/>
    <w:rsid w:val="00EE52B2"/>
    <w:rsid w:val="00EE7C97"/>
    <w:rsid w:val="00EF042A"/>
    <w:rsid w:val="00EF0F92"/>
    <w:rsid w:val="00EF43E7"/>
    <w:rsid w:val="00EF51D1"/>
    <w:rsid w:val="00EF51D7"/>
    <w:rsid w:val="00EF7B18"/>
    <w:rsid w:val="00F017C1"/>
    <w:rsid w:val="00F0196F"/>
    <w:rsid w:val="00F024B5"/>
    <w:rsid w:val="00F03487"/>
    <w:rsid w:val="00F035EE"/>
    <w:rsid w:val="00F03D92"/>
    <w:rsid w:val="00F056D7"/>
    <w:rsid w:val="00F0599D"/>
    <w:rsid w:val="00F07F36"/>
    <w:rsid w:val="00F1004F"/>
    <w:rsid w:val="00F15666"/>
    <w:rsid w:val="00F158CD"/>
    <w:rsid w:val="00F2136B"/>
    <w:rsid w:val="00F24B20"/>
    <w:rsid w:val="00F3055F"/>
    <w:rsid w:val="00F349F6"/>
    <w:rsid w:val="00F402F5"/>
    <w:rsid w:val="00F41465"/>
    <w:rsid w:val="00F43BE7"/>
    <w:rsid w:val="00F43DC7"/>
    <w:rsid w:val="00F4590C"/>
    <w:rsid w:val="00F45E45"/>
    <w:rsid w:val="00F5000B"/>
    <w:rsid w:val="00F55E19"/>
    <w:rsid w:val="00F627A3"/>
    <w:rsid w:val="00F63AA5"/>
    <w:rsid w:val="00F6547E"/>
    <w:rsid w:val="00F67605"/>
    <w:rsid w:val="00F7001C"/>
    <w:rsid w:val="00F709C7"/>
    <w:rsid w:val="00F71D17"/>
    <w:rsid w:val="00F7260C"/>
    <w:rsid w:val="00F7760E"/>
    <w:rsid w:val="00F826C6"/>
    <w:rsid w:val="00F83A1B"/>
    <w:rsid w:val="00F96517"/>
    <w:rsid w:val="00FA3456"/>
    <w:rsid w:val="00FA4660"/>
    <w:rsid w:val="00FA6321"/>
    <w:rsid w:val="00FA67D5"/>
    <w:rsid w:val="00FA7B7E"/>
    <w:rsid w:val="00FB0CB9"/>
    <w:rsid w:val="00FB228D"/>
    <w:rsid w:val="00FB266D"/>
    <w:rsid w:val="00FB4EA5"/>
    <w:rsid w:val="00FB57F9"/>
    <w:rsid w:val="00FB61BF"/>
    <w:rsid w:val="00FC0855"/>
    <w:rsid w:val="00FC1BBC"/>
    <w:rsid w:val="00FC2D5E"/>
    <w:rsid w:val="00FC79F7"/>
    <w:rsid w:val="00FC7BC6"/>
    <w:rsid w:val="00FD3495"/>
    <w:rsid w:val="00FD5FAF"/>
    <w:rsid w:val="00FF0CEB"/>
    <w:rsid w:val="00FF28D5"/>
    <w:rsid w:val="00FF373B"/>
    <w:rsid w:val="00FF3BD3"/>
    <w:rsid w:val="00FF4ECD"/>
    <w:rsid w:val="51144363"/>
    <w:rsid w:val="6E16F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CA005C12-EE52-4B0D-8876-FEB0ED0C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619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B776CF-CD00-45E2-8858-94FEFF18E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2A80B-D165-4D5C-8C56-AA7A8358B680}">
  <ds:schemaRefs>
    <ds:schemaRef ds:uri="http://purl.org/dc/elements/1.1/"/>
    <ds:schemaRef ds:uri="5067c814-4b34-462c-a21d-c185ff6548d2"/>
    <ds:schemaRef ds:uri="785685f2-c2e1-4352-89aa-3faca8eaba52"/>
    <ds:schemaRef ds:uri="http://schemas.microsoft.com/office/2006/documentManagement/types"/>
    <ds:schemaRef ds:uri="http://schemas.microsoft.com/office/infopath/2007/PartnerControls"/>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4.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5.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20</Pages>
  <Words>7484</Words>
  <Characters>42665</Characters>
  <Application>Microsoft Office Word</Application>
  <DocSecurity>0</DocSecurity>
  <Lines>355</Lines>
  <Paragraphs>100</Paragraphs>
  <ScaleCrop>false</ScaleCrop>
  <Company>California Energy Commission</Company>
  <LinksUpToDate>false</LinksUpToDate>
  <CharactersWithSpaces>50049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163</cp:revision>
  <cp:lastPrinted>2019-01-23T23:31:00Z</cp:lastPrinted>
  <dcterms:created xsi:type="dcterms:W3CDTF">2022-01-25T22:39:00Z</dcterms:created>
  <dcterms:modified xsi:type="dcterms:W3CDTF">2023-04-17T23:43:00Z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