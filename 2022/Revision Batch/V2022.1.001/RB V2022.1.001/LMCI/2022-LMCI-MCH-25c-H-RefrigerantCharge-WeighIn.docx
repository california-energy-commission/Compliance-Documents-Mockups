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51157" w14:textId="77777777" w:rsidR="00D026EA" w:rsidRPr="00B869B9" w:rsidRDefault="00D026EA" w:rsidP="00D026EA">
      <w:pPr>
        <w:spacing w:line="256" w:lineRule="auto"/>
        <w:rPr>
          <w:rFonts w:ascii="Calibri" w:eastAsia="Calibri" w:hAnsi="Calibri"/>
          <w:sz w:val="24"/>
          <w:szCs w:val="24"/>
        </w:rPr>
      </w:pPr>
      <w:r w:rsidRPr="00B869B9">
        <w:rPr>
          <w:rFonts w:ascii="Calibri" w:eastAsia="Calibri" w:hAnsi="Calibri"/>
          <w:b/>
          <w:bCs/>
          <w:sz w:val="24"/>
          <w:szCs w:val="24"/>
        </w:rPr>
        <w:t xml:space="preserve">CERTIFICATE OF </w:t>
      </w:r>
      <w:r w:rsidRPr="00B869B9">
        <w:rPr>
          <w:rFonts w:ascii="Calibri" w:eastAsia="Calibri" w:hAnsi="Calibri" w:cs="Calibri"/>
          <w:b/>
          <w:bCs/>
          <w:sz w:val="24"/>
          <w:szCs w:val="24"/>
        </w:rPr>
        <w:t>INSTALLATION</w:t>
      </w:r>
      <w:r w:rsidRPr="00B869B9">
        <w:br/>
      </w:r>
      <w:r w:rsidRPr="00B869B9">
        <w:rPr>
          <w:rFonts w:ascii="Calibri" w:eastAsia="Calibri" w:hAnsi="Calibri"/>
          <w:b/>
          <w:bCs/>
          <w:sz w:val="24"/>
          <w:szCs w:val="24"/>
        </w:rPr>
        <w:t>Note:</w:t>
      </w:r>
      <w:r w:rsidRPr="00B869B9">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D026EA" w:rsidRPr="00B869B9" w14:paraId="35285BBD"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E970CC7"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3D1DD6C"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Enforcement Agency:</w:t>
            </w:r>
          </w:p>
        </w:tc>
      </w:tr>
      <w:tr w:rsidR="00D026EA" w:rsidRPr="00B869B9" w14:paraId="13331822"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685443E4" w14:textId="77777777" w:rsidR="00D026EA" w:rsidRPr="00B869B9" w:rsidRDefault="00D026EA" w:rsidP="00070BC6">
            <w:pPr>
              <w:rPr>
                <w:rFonts w:ascii="Calibri" w:hAnsi="Calibri" w:cs="Calibri"/>
                <w:sz w:val="24"/>
                <w:szCs w:val="24"/>
                <w:vertAlign w:val="superscript"/>
              </w:rPr>
            </w:pPr>
            <w:r w:rsidRPr="00B869B9">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03BD60B1" w14:textId="77777777" w:rsidR="00D026EA" w:rsidRPr="00B869B9" w:rsidRDefault="00D026EA" w:rsidP="00070BC6">
            <w:pPr>
              <w:rPr>
                <w:rFonts w:ascii="Calibri" w:hAnsi="Calibri" w:cs="Calibri"/>
                <w:sz w:val="24"/>
                <w:szCs w:val="24"/>
                <w:vertAlign w:val="superscript"/>
              </w:rPr>
            </w:pPr>
            <w:r w:rsidRPr="00B869B9">
              <w:rPr>
                <w:rFonts w:ascii="Calibri" w:hAnsi="Calibri" w:cs="Calibri"/>
                <w:sz w:val="24"/>
                <w:szCs w:val="24"/>
              </w:rPr>
              <w:t>Permit Number:</w:t>
            </w:r>
          </w:p>
        </w:tc>
      </w:tr>
      <w:tr w:rsidR="00D026EA" w:rsidRPr="00B869B9" w14:paraId="6CC65006"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A317BD0"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47679B86" w14:textId="77777777" w:rsidR="00D026EA" w:rsidRPr="00B869B9" w:rsidRDefault="00D026EA" w:rsidP="00070BC6">
            <w:pPr>
              <w:rPr>
                <w:rFonts w:ascii="Calibri" w:hAnsi="Calibri"/>
                <w:sz w:val="24"/>
                <w:szCs w:val="24"/>
              </w:rPr>
            </w:pPr>
            <w:r w:rsidRPr="00B869B9">
              <w:rPr>
                <w:rFonts w:ascii="Calibri" w:eastAsia="Calibri" w:hAnsi="Calibri" w:cs="Calibri"/>
                <w:color w:val="000000" w:themeColor="text1"/>
                <w:sz w:val="24"/>
                <w:szCs w:val="24"/>
              </w:rPr>
              <w:t>Permit Application Date</w:t>
            </w:r>
            <w:r w:rsidRPr="00B869B9">
              <w:rPr>
                <w:rFonts w:ascii="Calibri" w:hAnsi="Calibri"/>
                <w:sz w:val="24"/>
                <w:szCs w:val="24"/>
              </w:rPr>
              <w:t>:</w:t>
            </w:r>
          </w:p>
        </w:tc>
      </w:tr>
    </w:tbl>
    <w:p w14:paraId="7397C352" w14:textId="1347D4E8" w:rsidR="00C23B28" w:rsidRPr="00B869B9" w:rsidRDefault="00C23B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950"/>
        <w:gridCol w:w="5218"/>
      </w:tblGrid>
      <w:tr w:rsidR="000C3D42" w:rsidRPr="00B869B9" w14:paraId="308B254F" w14:textId="77777777" w:rsidTr="00C209E7">
        <w:trPr>
          <w:cantSplit/>
          <w:trHeight w:val="449"/>
        </w:trPr>
        <w:tc>
          <w:tcPr>
            <w:tcW w:w="5000" w:type="pct"/>
            <w:gridSpan w:val="3"/>
          </w:tcPr>
          <w:p w14:paraId="308B254D" w14:textId="2393AE70" w:rsidR="000C3D42" w:rsidRPr="00B869B9" w:rsidRDefault="000C3D42" w:rsidP="00134F3F">
            <w:pPr>
              <w:rPr>
                <w:rFonts w:asciiTheme="minorHAnsi" w:hAnsiTheme="minorHAnsi"/>
                <w:b/>
                <w:szCs w:val="18"/>
              </w:rPr>
            </w:pPr>
            <w:r w:rsidRPr="00B869B9">
              <w:rPr>
                <w:rFonts w:asciiTheme="minorHAnsi" w:hAnsiTheme="minorHAnsi"/>
                <w:b/>
                <w:szCs w:val="18"/>
              </w:rPr>
              <w:t>A. System Information</w:t>
            </w:r>
          </w:p>
          <w:p w14:paraId="308B254E" w14:textId="77777777" w:rsidR="000C3D42" w:rsidRPr="00B869B9" w:rsidRDefault="000C3D42" w:rsidP="00134F3F">
            <w:pPr>
              <w:rPr>
                <w:rFonts w:asciiTheme="minorHAnsi" w:hAnsiTheme="minorHAnsi"/>
                <w:sz w:val="18"/>
                <w:szCs w:val="18"/>
              </w:rPr>
            </w:pPr>
            <w:r w:rsidRPr="00B869B9">
              <w:rPr>
                <w:rFonts w:asciiTheme="minorHAnsi" w:hAnsiTheme="minorHAnsi"/>
                <w:sz w:val="18"/>
                <w:szCs w:val="18"/>
              </w:rPr>
              <w:t>Each system requiring refrigerant charge verification will be documented on a separate certificate.</w:t>
            </w:r>
          </w:p>
        </w:tc>
      </w:tr>
      <w:tr w:rsidR="000C3D42" w:rsidRPr="00B869B9" w14:paraId="308B2553" w14:textId="77777777" w:rsidTr="00A0649C">
        <w:trPr>
          <w:cantSplit/>
          <w:trHeight w:val="360"/>
        </w:trPr>
        <w:tc>
          <w:tcPr>
            <w:tcW w:w="288" w:type="pct"/>
            <w:vAlign w:val="center"/>
          </w:tcPr>
          <w:p w14:paraId="308B2550"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01</w:t>
            </w:r>
          </w:p>
        </w:tc>
        <w:tc>
          <w:tcPr>
            <w:tcW w:w="2294" w:type="pct"/>
            <w:vAlign w:val="center"/>
          </w:tcPr>
          <w:p w14:paraId="308B2551" w14:textId="0D5F6DF1" w:rsidR="000C3D42" w:rsidRPr="00B869B9" w:rsidRDefault="007C4153"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Space Conditioning </w:t>
            </w:r>
            <w:r w:rsidR="000C3D42" w:rsidRPr="00B869B9">
              <w:rPr>
                <w:rFonts w:asciiTheme="minorHAnsi" w:hAnsiTheme="minorHAnsi"/>
                <w:sz w:val="18"/>
                <w:szCs w:val="18"/>
              </w:rPr>
              <w:t>System Identification or Name</w:t>
            </w:r>
          </w:p>
        </w:tc>
        <w:tc>
          <w:tcPr>
            <w:tcW w:w="2418" w:type="pct"/>
          </w:tcPr>
          <w:p w14:paraId="308B2552"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557" w14:textId="77777777" w:rsidTr="00A0649C">
        <w:trPr>
          <w:cantSplit/>
          <w:trHeight w:val="360"/>
        </w:trPr>
        <w:tc>
          <w:tcPr>
            <w:tcW w:w="288" w:type="pct"/>
            <w:vAlign w:val="center"/>
          </w:tcPr>
          <w:p w14:paraId="308B2554"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02</w:t>
            </w:r>
          </w:p>
        </w:tc>
        <w:tc>
          <w:tcPr>
            <w:tcW w:w="2294" w:type="pct"/>
            <w:vAlign w:val="center"/>
          </w:tcPr>
          <w:p w14:paraId="308B2555" w14:textId="3F856BEE" w:rsidR="000C3D42" w:rsidRPr="00B869B9" w:rsidRDefault="007C4153"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Space Conditioning </w:t>
            </w:r>
            <w:r w:rsidR="000C3D42" w:rsidRPr="00B869B9">
              <w:rPr>
                <w:rFonts w:asciiTheme="minorHAnsi" w:hAnsiTheme="minorHAnsi"/>
                <w:sz w:val="18"/>
                <w:szCs w:val="18"/>
              </w:rPr>
              <w:t>System Location or Area Served</w:t>
            </w:r>
          </w:p>
        </w:tc>
        <w:tc>
          <w:tcPr>
            <w:tcW w:w="2418" w:type="pct"/>
          </w:tcPr>
          <w:p w14:paraId="308B2556" w14:textId="77777777" w:rsidR="000C3D42" w:rsidRPr="00B869B9" w:rsidRDefault="000C3D42" w:rsidP="00C209E7">
            <w:pPr>
              <w:spacing w:after="60"/>
              <w:rPr>
                <w:rFonts w:asciiTheme="minorHAnsi" w:hAnsiTheme="minorHAnsi"/>
                <w:sz w:val="18"/>
                <w:szCs w:val="18"/>
              </w:rPr>
            </w:pPr>
          </w:p>
        </w:tc>
      </w:tr>
      <w:tr w:rsidR="000C3D42" w:rsidRPr="00B869B9" w14:paraId="308B255B" w14:textId="77777777" w:rsidTr="00A0649C">
        <w:trPr>
          <w:cantSplit/>
          <w:trHeight w:val="360"/>
        </w:trPr>
        <w:tc>
          <w:tcPr>
            <w:tcW w:w="288" w:type="pct"/>
            <w:vAlign w:val="center"/>
          </w:tcPr>
          <w:p w14:paraId="308B2558"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03</w:t>
            </w:r>
          </w:p>
        </w:tc>
        <w:tc>
          <w:tcPr>
            <w:tcW w:w="2294" w:type="pct"/>
            <w:vAlign w:val="center"/>
          </w:tcPr>
          <w:p w14:paraId="308B2559" w14:textId="578E6A7F"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M</w:t>
            </w:r>
            <w:r w:rsidRPr="00B869B9">
              <w:rPr>
                <w:rFonts w:asciiTheme="minorHAnsi" w:hAnsiTheme="minorHAnsi"/>
                <w:sz w:val="18"/>
                <w:szCs w:val="18"/>
              </w:rPr>
              <w:t xml:space="preserve">ake or </w:t>
            </w:r>
            <w:r w:rsidR="00A0649C" w:rsidRPr="00B869B9">
              <w:rPr>
                <w:rFonts w:asciiTheme="minorHAnsi" w:hAnsiTheme="minorHAnsi"/>
                <w:sz w:val="18"/>
                <w:szCs w:val="18"/>
              </w:rPr>
              <w:t>B</w:t>
            </w:r>
            <w:r w:rsidRPr="00B869B9">
              <w:rPr>
                <w:rFonts w:asciiTheme="minorHAnsi" w:hAnsiTheme="minorHAnsi"/>
                <w:sz w:val="18"/>
                <w:szCs w:val="18"/>
              </w:rPr>
              <w:t>rand</w:t>
            </w:r>
          </w:p>
        </w:tc>
        <w:tc>
          <w:tcPr>
            <w:tcW w:w="2418" w:type="pct"/>
          </w:tcPr>
          <w:p w14:paraId="308B255A" w14:textId="77777777" w:rsidR="000C3D42" w:rsidRPr="00B869B9" w:rsidRDefault="000C3D42" w:rsidP="00C209E7">
            <w:pPr>
              <w:spacing w:after="60"/>
              <w:rPr>
                <w:rFonts w:asciiTheme="minorHAnsi" w:hAnsiTheme="minorHAnsi"/>
                <w:sz w:val="18"/>
                <w:szCs w:val="18"/>
              </w:rPr>
            </w:pPr>
          </w:p>
        </w:tc>
      </w:tr>
      <w:tr w:rsidR="000C3D42" w:rsidRPr="00B869B9" w14:paraId="308B255F" w14:textId="77777777" w:rsidTr="00A0649C">
        <w:trPr>
          <w:cantSplit/>
          <w:trHeight w:val="360"/>
        </w:trPr>
        <w:tc>
          <w:tcPr>
            <w:tcW w:w="288" w:type="pct"/>
            <w:vAlign w:val="center"/>
          </w:tcPr>
          <w:p w14:paraId="308B255C"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04</w:t>
            </w:r>
          </w:p>
        </w:tc>
        <w:tc>
          <w:tcPr>
            <w:tcW w:w="2294" w:type="pct"/>
            <w:vAlign w:val="center"/>
          </w:tcPr>
          <w:p w14:paraId="308B255D" w14:textId="2B799166"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M</w:t>
            </w:r>
            <w:r w:rsidRPr="00B869B9">
              <w:rPr>
                <w:rFonts w:asciiTheme="minorHAnsi" w:hAnsiTheme="minorHAnsi"/>
                <w:sz w:val="18"/>
                <w:szCs w:val="18"/>
              </w:rPr>
              <w:t xml:space="preserve">odel </w:t>
            </w:r>
            <w:r w:rsidR="00A0649C" w:rsidRPr="00B869B9">
              <w:rPr>
                <w:rFonts w:asciiTheme="minorHAnsi" w:hAnsiTheme="minorHAnsi"/>
                <w:sz w:val="18"/>
                <w:szCs w:val="18"/>
              </w:rPr>
              <w:t>N</w:t>
            </w:r>
            <w:r w:rsidRPr="00B869B9">
              <w:rPr>
                <w:rFonts w:asciiTheme="minorHAnsi" w:hAnsiTheme="minorHAnsi"/>
                <w:sz w:val="18"/>
                <w:szCs w:val="18"/>
              </w:rPr>
              <w:t>umber</w:t>
            </w:r>
          </w:p>
        </w:tc>
        <w:tc>
          <w:tcPr>
            <w:tcW w:w="2418" w:type="pct"/>
          </w:tcPr>
          <w:p w14:paraId="308B255E" w14:textId="77777777" w:rsidR="000C3D42" w:rsidRPr="00B869B9" w:rsidRDefault="000C3D42" w:rsidP="00C209E7">
            <w:pPr>
              <w:spacing w:after="60"/>
              <w:rPr>
                <w:rFonts w:asciiTheme="minorHAnsi" w:hAnsiTheme="minorHAnsi"/>
                <w:sz w:val="18"/>
                <w:szCs w:val="18"/>
              </w:rPr>
            </w:pPr>
          </w:p>
        </w:tc>
      </w:tr>
      <w:tr w:rsidR="000C3D42" w:rsidRPr="00B869B9" w14:paraId="308B2563" w14:textId="77777777" w:rsidTr="00A0649C">
        <w:trPr>
          <w:cantSplit/>
          <w:trHeight w:val="360"/>
        </w:trPr>
        <w:tc>
          <w:tcPr>
            <w:tcW w:w="288" w:type="pct"/>
            <w:vAlign w:val="center"/>
          </w:tcPr>
          <w:p w14:paraId="308B2560"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05</w:t>
            </w:r>
          </w:p>
        </w:tc>
        <w:tc>
          <w:tcPr>
            <w:tcW w:w="2294" w:type="pct"/>
            <w:vAlign w:val="center"/>
          </w:tcPr>
          <w:p w14:paraId="308B2561" w14:textId="0419CEC4"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Nominal Cooling Capacity (tons) of Condenser</w:t>
            </w:r>
          </w:p>
        </w:tc>
        <w:tc>
          <w:tcPr>
            <w:tcW w:w="2418" w:type="pct"/>
          </w:tcPr>
          <w:p w14:paraId="308B2562" w14:textId="77777777" w:rsidR="000C3D42" w:rsidRPr="00B869B9" w:rsidRDefault="000C3D42" w:rsidP="00C209E7">
            <w:pPr>
              <w:spacing w:after="60"/>
              <w:rPr>
                <w:rFonts w:asciiTheme="minorHAnsi" w:hAnsiTheme="minorHAnsi"/>
                <w:sz w:val="18"/>
                <w:szCs w:val="18"/>
              </w:rPr>
            </w:pPr>
          </w:p>
        </w:tc>
      </w:tr>
      <w:tr w:rsidR="000C3D42" w:rsidRPr="00B869B9" w14:paraId="308B2567" w14:textId="77777777" w:rsidTr="00A0649C">
        <w:trPr>
          <w:cantSplit/>
          <w:trHeight w:val="360"/>
        </w:trPr>
        <w:tc>
          <w:tcPr>
            <w:tcW w:w="288" w:type="pct"/>
            <w:vAlign w:val="center"/>
          </w:tcPr>
          <w:p w14:paraId="308B2564"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06</w:t>
            </w:r>
          </w:p>
        </w:tc>
        <w:tc>
          <w:tcPr>
            <w:tcW w:w="2294" w:type="pct"/>
            <w:vAlign w:val="center"/>
          </w:tcPr>
          <w:p w14:paraId="308B2565" w14:textId="2ECEA596"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S</w:t>
            </w:r>
            <w:r w:rsidRPr="00B869B9">
              <w:rPr>
                <w:rFonts w:asciiTheme="minorHAnsi" w:hAnsiTheme="minorHAnsi"/>
                <w:sz w:val="18"/>
                <w:szCs w:val="18"/>
              </w:rPr>
              <w:t xml:space="preserve">erial </w:t>
            </w:r>
            <w:r w:rsidR="00A0649C" w:rsidRPr="00B869B9">
              <w:rPr>
                <w:rFonts w:asciiTheme="minorHAnsi" w:hAnsiTheme="minorHAnsi"/>
                <w:sz w:val="18"/>
                <w:szCs w:val="18"/>
              </w:rPr>
              <w:t>N</w:t>
            </w:r>
            <w:r w:rsidRPr="00B869B9">
              <w:rPr>
                <w:rFonts w:asciiTheme="minorHAnsi" w:hAnsiTheme="minorHAnsi"/>
                <w:sz w:val="18"/>
                <w:szCs w:val="18"/>
              </w:rPr>
              <w:t>umber</w:t>
            </w:r>
          </w:p>
        </w:tc>
        <w:tc>
          <w:tcPr>
            <w:tcW w:w="2418" w:type="pct"/>
          </w:tcPr>
          <w:p w14:paraId="308B2566" w14:textId="77777777" w:rsidR="000C3D42" w:rsidRPr="00B869B9" w:rsidRDefault="000C3D42" w:rsidP="00C209E7">
            <w:pPr>
              <w:spacing w:after="60"/>
              <w:rPr>
                <w:rFonts w:asciiTheme="minorHAnsi" w:hAnsiTheme="minorHAnsi"/>
                <w:sz w:val="18"/>
                <w:szCs w:val="18"/>
              </w:rPr>
            </w:pPr>
          </w:p>
        </w:tc>
      </w:tr>
      <w:tr w:rsidR="000C3D42" w:rsidRPr="00B869B9" w14:paraId="308B256B" w14:textId="77777777" w:rsidTr="00A0649C">
        <w:trPr>
          <w:cantSplit/>
          <w:trHeight w:val="360"/>
        </w:trPr>
        <w:tc>
          <w:tcPr>
            <w:tcW w:w="288" w:type="pct"/>
            <w:vAlign w:val="center"/>
          </w:tcPr>
          <w:p w14:paraId="308B2568"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07</w:t>
            </w:r>
          </w:p>
        </w:tc>
        <w:tc>
          <w:tcPr>
            <w:tcW w:w="2294" w:type="pct"/>
            <w:vAlign w:val="center"/>
          </w:tcPr>
          <w:p w14:paraId="308B2569" w14:textId="3187F4F5"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Refrigerant Type</w:t>
            </w:r>
          </w:p>
        </w:tc>
        <w:tc>
          <w:tcPr>
            <w:tcW w:w="2418" w:type="pct"/>
            <w:vAlign w:val="center"/>
          </w:tcPr>
          <w:p w14:paraId="308B256A"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56F" w14:textId="77777777" w:rsidTr="00A0649C">
        <w:trPr>
          <w:cantSplit/>
          <w:trHeight w:val="360"/>
        </w:trPr>
        <w:tc>
          <w:tcPr>
            <w:tcW w:w="288" w:type="pct"/>
            <w:vAlign w:val="center"/>
          </w:tcPr>
          <w:p w14:paraId="308B256C"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08</w:t>
            </w:r>
          </w:p>
        </w:tc>
        <w:tc>
          <w:tcPr>
            <w:tcW w:w="2294" w:type="pct"/>
            <w:vAlign w:val="center"/>
          </w:tcPr>
          <w:p w14:paraId="308B256D" w14:textId="47CD3957"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Other Refrigerant Type (if applicable)</w:t>
            </w:r>
          </w:p>
        </w:tc>
        <w:tc>
          <w:tcPr>
            <w:tcW w:w="2418" w:type="pct"/>
            <w:vAlign w:val="center"/>
          </w:tcPr>
          <w:p w14:paraId="308B256E" w14:textId="77777777" w:rsidR="000C3D42" w:rsidRPr="00B869B9" w:rsidRDefault="000C3D42" w:rsidP="00C209E7">
            <w:pPr>
              <w:spacing w:after="60"/>
              <w:rPr>
                <w:rFonts w:asciiTheme="minorHAnsi" w:hAnsiTheme="minorHAnsi"/>
                <w:sz w:val="18"/>
                <w:szCs w:val="18"/>
              </w:rPr>
            </w:pPr>
          </w:p>
        </w:tc>
      </w:tr>
      <w:tr w:rsidR="005238F4" w:rsidRPr="00B869B9" w14:paraId="5B6F12E4" w14:textId="77777777" w:rsidTr="00A0649C">
        <w:trPr>
          <w:cantSplit/>
          <w:trHeight w:val="360"/>
        </w:trPr>
        <w:tc>
          <w:tcPr>
            <w:tcW w:w="288" w:type="pct"/>
            <w:vAlign w:val="center"/>
          </w:tcPr>
          <w:p w14:paraId="6B732446" w14:textId="2EED40D0" w:rsidR="005238F4"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09</w:t>
            </w:r>
          </w:p>
        </w:tc>
        <w:tc>
          <w:tcPr>
            <w:tcW w:w="2294" w:type="pct"/>
            <w:vAlign w:val="center"/>
          </w:tcPr>
          <w:p w14:paraId="3B43856B" w14:textId="271D8C62" w:rsidR="005238F4" w:rsidRPr="00B869B9" w:rsidRDefault="005238F4"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B869B9" w:rsidRDefault="005238F4" w:rsidP="00C209E7">
            <w:pPr>
              <w:spacing w:after="60"/>
              <w:rPr>
                <w:rFonts w:asciiTheme="minorHAnsi" w:hAnsiTheme="minorHAnsi"/>
                <w:sz w:val="18"/>
                <w:szCs w:val="18"/>
              </w:rPr>
            </w:pPr>
          </w:p>
        </w:tc>
      </w:tr>
      <w:tr w:rsidR="000C3D42" w:rsidRPr="00B869B9" w14:paraId="308B2573" w14:textId="77777777" w:rsidTr="00A0649C">
        <w:trPr>
          <w:cantSplit/>
          <w:trHeight w:val="360"/>
        </w:trPr>
        <w:tc>
          <w:tcPr>
            <w:tcW w:w="288" w:type="pct"/>
            <w:vAlign w:val="center"/>
          </w:tcPr>
          <w:p w14:paraId="308B2570" w14:textId="48B33718"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10</w:t>
            </w:r>
          </w:p>
        </w:tc>
        <w:tc>
          <w:tcPr>
            <w:tcW w:w="2294" w:type="pct"/>
            <w:vAlign w:val="center"/>
          </w:tcPr>
          <w:p w14:paraId="308B2571" w14:textId="339F53E9"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System Installation Type</w:t>
            </w:r>
          </w:p>
        </w:tc>
        <w:tc>
          <w:tcPr>
            <w:tcW w:w="2418" w:type="pct"/>
            <w:vAlign w:val="center"/>
          </w:tcPr>
          <w:p w14:paraId="308B2572" w14:textId="77777777" w:rsidR="000C3D42" w:rsidRPr="00B869B9" w:rsidRDefault="000C3D42" w:rsidP="00C209E7">
            <w:pPr>
              <w:spacing w:after="60"/>
              <w:rPr>
                <w:rFonts w:asciiTheme="minorHAnsi" w:hAnsiTheme="minorHAnsi"/>
                <w:sz w:val="18"/>
                <w:szCs w:val="18"/>
              </w:rPr>
            </w:pPr>
          </w:p>
        </w:tc>
      </w:tr>
      <w:tr w:rsidR="000C3D42" w:rsidRPr="00B869B9" w14:paraId="308B2577" w14:textId="77777777" w:rsidTr="00A0649C">
        <w:trPr>
          <w:cantSplit/>
          <w:trHeight w:val="360"/>
        </w:trPr>
        <w:tc>
          <w:tcPr>
            <w:tcW w:w="288" w:type="pct"/>
            <w:vAlign w:val="center"/>
          </w:tcPr>
          <w:p w14:paraId="308B2574" w14:textId="1E557820"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11</w:t>
            </w:r>
          </w:p>
        </w:tc>
        <w:tc>
          <w:tcPr>
            <w:tcW w:w="2294" w:type="pct"/>
            <w:vAlign w:val="center"/>
          </w:tcPr>
          <w:p w14:paraId="179BC9AD" w14:textId="7D5543FB" w:rsidR="003B37D1" w:rsidRPr="00B869B9" w:rsidRDefault="003E0D05"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Fault </w:t>
            </w:r>
            <w:r w:rsidR="000C3D42" w:rsidRPr="00B869B9">
              <w:rPr>
                <w:rFonts w:asciiTheme="minorHAnsi" w:hAnsiTheme="minorHAnsi"/>
                <w:sz w:val="18"/>
                <w:szCs w:val="18"/>
              </w:rPr>
              <w:t>Indicator Display (</w:t>
            </w:r>
            <w:r w:rsidR="00CD23D5" w:rsidRPr="00B869B9">
              <w:rPr>
                <w:rFonts w:asciiTheme="minorHAnsi" w:hAnsiTheme="minorHAnsi"/>
                <w:sz w:val="18"/>
                <w:szCs w:val="18"/>
              </w:rPr>
              <w:t>FID</w:t>
            </w:r>
            <w:r w:rsidR="000C3D42" w:rsidRPr="00B869B9">
              <w:rPr>
                <w:rFonts w:asciiTheme="minorHAnsi" w:hAnsiTheme="minorHAnsi"/>
                <w:sz w:val="18"/>
                <w:szCs w:val="18"/>
              </w:rPr>
              <w:t>) Status</w:t>
            </w:r>
          </w:p>
          <w:p w14:paraId="308B2575" w14:textId="4B1DE88C" w:rsidR="000C3D42" w:rsidRPr="00B869B9" w:rsidRDefault="000C3D42" w:rsidP="003E0D05">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(Note: Even systems with a </w:t>
            </w:r>
            <w:r w:rsidR="003E0D05" w:rsidRPr="00B869B9">
              <w:rPr>
                <w:rFonts w:asciiTheme="minorHAnsi" w:hAnsiTheme="minorHAnsi"/>
                <w:sz w:val="18"/>
                <w:szCs w:val="18"/>
              </w:rPr>
              <w:t xml:space="preserve">FID </w:t>
            </w:r>
            <w:r w:rsidRPr="00B869B9">
              <w:rPr>
                <w:rFonts w:asciiTheme="minorHAnsi" w:hAnsiTheme="minorHAnsi"/>
                <w:sz w:val="18"/>
                <w:szCs w:val="18"/>
              </w:rPr>
              <w:t>must have refrigerant charge verified by installer)</w:t>
            </w:r>
          </w:p>
        </w:tc>
        <w:tc>
          <w:tcPr>
            <w:tcW w:w="2418" w:type="pct"/>
            <w:vAlign w:val="center"/>
          </w:tcPr>
          <w:p w14:paraId="308B2576" w14:textId="77777777" w:rsidR="000C3D42" w:rsidRPr="00B869B9" w:rsidRDefault="000C3D42" w:rsidP="00C209E7">
            <w:pPr>
              <w:spacing w:after="60"/>
              <w:rPr>
                <w:rFonts w:asciiTheme="minorHAnsi" w:hAnsiTheme="minorHAnsi"/>
                <w:sz w:val="18"/>
                <w:szCs w:val="18"/>
              </w:rPr>
            </w:pPr>
          </w:p>
        </w:tc>
      </w:tr>
      <w:tr w:rsidR="000C3D42" w:rsidRPr="00B869B9" w14:paraId="308B257B" w14:textId="77777777" w:rsidTr="00A0649C">
        <w:trPr>
          <w:cantSplit/>
          <w:trHeight w:val="360"/>
        </w:trPr>
        <w:tc>
          <w:tcPr>
            <w:tcW w:w="288" w:type="pct"/>
            <w:vAlign w:val="center"/>
          </w:tcPr>
          <w:p w14:paraId="308B2578" w14:textId="556F2025"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12</w:t>
            </w:r>
          </w:p>
        </w:tc>
        <w:tc>
          <w:tcPr>
            <w:tcW w:w="2294" w:type="pct"/>
            <w:vAlign w:val="center"/>
          </w:tcPr>
          <w:p w14:paraId="308B2579" w14:textId="02482DE4"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Is the system of a type that the minimum airflow can be verified </w:t>
            </w:r>
            <w:r w:rsidR="00FF2FE1" w:rsidRPr="00B869B9">
              <w:rPr>
                <w:rFonts w:asciiTheme="minorHAnsi" w:hAnsiTheme="minorHAnsi"/>
                <w:sz w:val="18"/>
                <w:szCs w:val="18"/>
              </w:rPr>
              <w:t xml:space="preserve">for all indoor units </w:t>
            </w:r>
            <w:r w:rsidRPr="00B869B9">
              <w:rPr>
                <w:rFonts w:asciiTheme="minorHAnsi" w:hAnsiTheme="minorHAnsi"/>
                <w:sz w:val="18"/>
                <w:szCs w:val="18"/>
              </w:rPr>
              <w:t>using an approved measurement procedure (RA3.3 or RA</w:t>
            </w:r>
            <w:r w:rsidR="00691241" w:rsidRPr="00B869B9">
              <w:rPr>
                <w:rFonts w:asciiTheme="minorHAnsi" w:hAnsiTheme="minorHAnsi"/>
                <w:sz w:val="18"/>
                <w:szCs w:val="18"/>
              </w:rPr>
              <w:t>3.3.3</w:t>
            </w:r>
            <w:r w:rsidRPr="00B869B9">
              <w:rPr>
                <w:rFonts w:asciiTheme="minorHAnsi" w:hAnsiTheme="minorHAnsi"/>
                <w:sz w:val="18"/>
                <w:szCs w:val="18"/>
              </w:rPr>
              <w:t>)?</w:t>
            </w:r>
          </w:p>
        </w:tc>
        <w:tc>
          <w:tcPr>
            <w:tcW w:w="2418" w:type="pct"/>
            <w:vAlign w:val="center"/>
          </w:tcPr>
          <w:p w14:paraId="308B257A" w14:textId="77777777" w:rsidR="000C3D42" w:rsidRPr="00B869B9" w:rsidRDefault="000C3D42" w:rsidP="00C209E7">
            <w:pPr>
              <w:spacing w:after="60"/>
              <w:rPr>
                <w:rFonts w:asciiTheme="minorHAnsi" w:hAnsiTheme="minorHAnsi"/>
                <w:sz w:val="18"/>
                <w:szCs w:val="18"/>
              </w:rPr>
            </w:pPr>
          </w:p>
        </w:tc>
      </w:tr>
      <w:tr w:rsidR="000C3D42" w:rsidRPr="00B869B9" w14:paraId="308B257F" w14:textId="77777777" w:rsidTr="00A0649C">
        <w:trPr>
          <w:cantSplit/>
          <w:trHeight w:val="360"/>
        </w:trPr>
        <w:tc>
          <w:tcPr>
            <w:tcW w:w="288" w:type="pct"/>
            <w:vAlign w:val="center"/>
          </w:tcPr>
          <w:p w14:paraId="308B257C" w14:textId="23310AC1"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13</w:t>
            </w:r>
          </w:p>
        </w:tc>
        <w:tc>
          <w:tcPr>
            <w:tcW w:w="2294" w:type="pct"/>
            <w:vAlign w:val="center"/>
          </w:tcPr>
          <w:p w14:paraId="308B257D" w14:textId="77777777"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B869B9" w:rsidRDefault="000C3D42" w:rsidP="00C209E7">
            <w:pPr>
              <w:spacing w:after="60"/>
              <w:rPr>
                <w:rFonts w:asciiTheme="minorHAnsi" w:hAnsiTheme="minorHAnsi"/>
                <w:sz w:val="18"/>
                <w:szCs w:val="18"/>
              </w:rPr>
            </w:pPr>
          </w:p>
        </w:tc>
      </w:tr>
      <w:tr w:rsidR="000C3D42" w:rsidRPr="00B869B9" w14:paraId="308B2583" w14:textId="77777777" w:rsidTr="00A0649C">
        <w:trPr>
          <w:cantSplit/>
          <w:trHeight w:val="360"/>
        </w:trPr>
        <w:tc>
          <w:tcPr>
            <w:tcW w:w="288" w:type="pct"/>
            <w:vAlign w:val="center"/>
          </w:tcPr>
          <w:p w14:paraId="308B2580" w14:textId="2B764364"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14</w:t>
            </w:r>
          </w:p>
        </w:tc>
        <w:tc>
          <w:tcPr>
            <w:tcW w:w="2294" w:type="pct"/>
            <w:vAlign w:val="center"/>
          </w:tcPr>
          <w:p w14:paraId="308B2581" w14:textId="23D1D52F"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Date of Refrigerant Charge Verification for this </w:t>
            </w:r>
            <w:r w:rsidR="003B37D1" w:rsidRPr="00B869B9">
              <w:rPr>
                <w:rFonts w:asciiTheme="minorHAnsi" w:hAnsiTheme="minorHAnsi"/>
                <w:sz w:val="18"/>
                <w:szCs w:val="18"/>
              </w:rPr>
              <w:t>S</w:t>
            </w:r>
            <w:r w:rsidRPr="00B869B9">
              <w:rPr>
                <w:rFonts w:asciiTheme="minorHAnsi" w:hAnsiTheme="minorHAnsi"/>
                <w:sz w:val="18"/>
                <w:szCs w:val="18"/>
              </w:rPr>
              <w:t>ystem</w:t>
            </w:r>
          </w:p>
        </w:tc>
        <w:tc>
          <w:tcPr>
            <w:tcW w:w="2418" w:type="pct"/>
            <w:vAlign w:val="center"/>
          </w:tcPr>
          <w:p w14:paraId="308B2582" w14:textId="77777777" w:rsidR="000C3D42" w:rsidRPr="00B869B9" w:rsidRDefault="000C3D42" w:rsidP="00C209E7">
            <w:pPr>
              <w:rPr>
                <w:rFonts w:asciiTheme="minorHAnsi" w:hAnsiTheme="minorHAnsi"/>
                <w:sz w:val="18"/>
                <w:szCs w:val="18"/>
              </w:rPr>
            </w:pPr>
          </w:p>
        </w:tc>
      </w:tr>
      <w:tr w:rsidR="000C3D42" w:rsidRPr="00B869B9" w14:paraId="308B2587" w14:textId="77777777" w:rsidTr="00A0649C">
        <w:trPr>
          <w:cantSplit/>
          <w:trHeight w:val="360"/>
        </w:trPr>
        <w:tc>
          <w:tcPr>
            <w:tcW w:w="288" w:type="pct"/>
            <w:vAlign w:val="center"/>
          </w:tcPr>
          <w:p w14:paraId="308B2584" w14:textId="73040C6C"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15</w:t>
            </w:r>
          </w:p>
        </w:tc>
        <w:tc>
          <w:tcPr>
            <w:tcW w:w="2294" w:type="pct"/>
            <w:vAlign w:val="center"/>
          </w:tcPr>
          <w:p w14:paraId="308B2585" w14:textId="7D5D74CE"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C</w:t>
            </w:r>
            <w:r w:rsidRPr="00B869B9">
              <w:rPr>
                <w:rFonts w:asciiTheme="minorHAnsi" w:hAnsiTheme="minorHAnsi"/>
                <w:sz w:val="18"/>
                <w:szCs w:val="18"/>
              </w:rPr>
              <w:t xml:space="preserve">harge </w:t>
            </w:r>
            <w:r w:rsidR="003B37D1" w:rsidRPr="00B869B9">
              <w:rPr>
                <w:rFonts w:asciiTheme="minorHAnsi" w:hAnsiTheme="minorHAnsi"/>
                <w:sz w:val="18"/>
                <w:szCs w:val="18"/>
              </w:rPr>
              <w:t>V</w:t>
            </w:r>
            <w:r w:rsidRPr="00B869B9">
              <w:rPr>
                <w:rFonts w:asciiTheme="minorHAnsi" w:hAnsiTheme="minorHAnsi"/>
                <w:sz w:val="18"/>
                <w:szCs w:val="18"/>
              </w:rPr>
              <w:t xml:space="preserve">erification </w:t>
            </w:r>
            <w:r w:rsidR="003B37D1" w:rsidRPr="00B869B9">
              <w:rPr>
                <w:rFonts w:asciiTheme="minorHAnsi" w:hAnsiTheme="minorHAnsi"/>
                <w:sz w:val="18"/>
                <w:szCs w:val="18"/>
              </w:rPr>
              <w:t>M</w:t>
            </w:r>
            <w:r w:rsidRPr="00B869B9">
              <w:rPr>
                <w:rFonts w:asciiTheme="minorHAnsi" w:hAnsiTheme="minorHAnsi"/>
                <w:sz w:val="18"/>
                <w:szCs w:val="18"/>
              </w:rPr>
              <w:t xml:space="preserve">ethod </w:t>
            </w:r>
            <w:r w:rsidR="003B37D1" w:rsidRPr="00B869B9">
              <w:rPr>
                <w:rFonts w:asciiTheme="minorHAnsi" w:hAnsiTheme="minorHAnsi"/>
                <w:sz w:val="18"/>
                <w:szCs w:val="18"/>
              </w:rPr>
              <w:t>U</w:t>
            </w:r>
            <w:r w:rsidRPr="00B869B9">
              <w:rPr>
                <w:rFonts w:asciiTheme="minorHAnsi" w:hAnsiTheme="minorHAnsi"/>
                <w:sz w:val="18"/>
                <w:szCs w:val="18"/>
              </w:rPr>
              <w:t>sed</w:t>
            </w:r>
          </w:p>
        </w:tc>
        <w:tc>
          <w:tcPr>
            <w:tcW w:w="2418" w:type="pct"/>
            <w:vAlign w:val="center"/>
          </w:tcPr>
          <w:p w14:paraId="308B2586" w14:textId="77777777" w:rsidR="000C3D42" w:rsidRPr="00B869B9" w:rsidRDefault="000C3D42" w:rsidP="000C3D42">
            <w:pPr>
              <w:pStyle w:val="ListParagraph"/>
              <w:spacing w:after="60"/>
              <w:rPr>
                <w:rFonts w:asciiTheme="minorHAnsi" w:hAnsiTheme="minorHAnsi"/>
                <w:sz w:val="18"/>
                <w:szCs w:val="18"/>
              </w:rPr>
            </w:pPr>
          </w:p>
        </w:tc>
      </w:tr>
      <w:tr w:rsidR="000C3D42" w:rsidRPr="00B869B9" w14:paraId="308B258B" w14:textId="77777777" w:rsidTr="00A0649C">
        <w:trPr>
          <w:cantSplit/>
          <w:trHeight w:val="512"/>
        </w:trPr>
        <w:tc>
          <w:tcPr>
            <w:tcW w:w="288" w:type="pct"/>
            <w:vAlign w:val="center"/>
          </w:tcPr>
          <w:p w14:paraId="308B2588" w14:textId="0557007F"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16</w:t>
            </w:r>
          </w:p>
        </w:tc>
        <w:tc>
          <w:tcPr>
            <w:tcW w:w="2294" w:type="pct"/>
            <w:vAlign w:val="center"/>
          </w:tcPr>
          <w:p w14:paraId="308B2589" w14:textId="75BAACC6"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Person who </w:t>
            </w:r>
            <w:r w:rsidR="003B37D1" w:rsidRPr="00B869B9">
              <w:rPr>
                <w:rFonts w:asciiTheme="minorHAnsi" w:hAnsiTheme="minorHAnsi"/>
                <w:sz w:val="18"/>
                <w:szCs w:val="18"/>
              </w:rPr>
              <w:t>P</w:t>
            </w:r>
            <w:r w:rsidRPr="00B869B9">
              <w:rPr>
                <w:rFonts w:asciiTheme="minorHAnsi" w:hAnsiTheme="minorHAnsi"/>
                <w:sz w:val="18"/>
                <w:szCs w:val="18"/>
              </w:rPr>
              <w:t xml:space="preserve">erformed the Refrigerant Charge Verification </w:t>
            </w:r>
            <w:r w:rsidR="003B37D1" w:rsidRPr="00B869B9">
              <w:rPr>
                <w:rFonts w:asciiTheme="minorHAnsi" w:hAnsiTheme="minorHAnsi"/>
                <w:sz w:val="18"/>
                <w:szCs w:val="18"/>
              </w:rPr>
              <w:t>R</w:t>
            </w:r>
            <w:r w:rsidRPr="00B869B9">
              <w:rPr>
                <w:rFonts w:asciiTheme="minorHAnsi" w:hAnsiTheme="minorHAnsi"/>
                <w:sz w:val="18"/>
                <w:szCs w:val="18"/>
              </w:rPr>
              <w:t>eported on this Certificate of Installation</w:t>
            </w:r>
          </w:p>
        </w:tc>
        <w:tc>
          <w:tcPr>
            <w:tcW w:w="2418" w:type="pct"/>
            <w:vAlign w:val="center"/>
          </w:tcPr>
          <w:p w14:paraId="308B258A" w14:textId="77777777" w:rsidR="000C3D42" w:rsidRPr="00B869B9" w:rsidRDefault="000C3D42" w:rsidP="00C209E7">
            <w:pPr>
              <w:rPr>
                <w:rFonts w:asciiTheme="minorHAnsi" w:hAnsiTheme="minorHAnsi"/>
                <w:sz w:val="18"/>
                <w:szCs w:val="18"/>
              </w:rPr>
            </w:pPr>
          </w:p>
        </w:tc>
      </w:tr>
      <w:tr w:rsidR="000C3D42" w:rsidRPr="00B869B9" w14:paraId="308B258F" w14:textId="77777777" w:rsidTr="00A0649C">
        <w:trPr>
          <w:cantSplit/>
          <w:trHeight w:val="350"/>
        </w:trPr>
        <w:tc>
          <w:tcPr>
            <w:tcW w:w="288" w:type="pct"/>
            <w:vAlign w:val="center"/>
          </w:tcPr>
          <w:p w14:paraId="308B258C" w14:textId="15832151"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17</w:t>
            </w:r>
          </w:p>
        </w:tc>
        <w:tc>
          <w:tcPr>
            <w:tcW w:w="2294" w:type="pct"/>
            <w:vAlign w:val="center"/>
          </w:tcPr>
          <w:p w14:paraId="308B258D" w14:textId="56E1D19C"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HERS Verification Compliance Requirement Status</w:t>
            </w:r>
          </w:p>
        </w:tc>
        <w:tc>
          <w:tcPr>
            <w:tcW w:w="2418" w:type="pct"/>
            <w:vAlign w:val="center"/>
          </w:tcPr>
          <w:p w14:paraId="308B258E" w14:textId="77777777" w:rsidR="000C3D42" w:rsidRPr="00B869B9" w:rsidRDefault="000C3D42" w:rsidP="00C209E7">
            <w:pPr>
              <w:rPr>
                <w:rFonts w:asciiTheme="minorHAnsi" w:hAnsiTheme="minorHAnsi"/>
                <w:sz w:val="18"/>
                <w:szCs w:val="18"/>
              </w:rPr>
            </w:pPr>
          </w:p>
        </w:tc>
      </w:tr>
    </w:tbl>
    <w:p w14:paraId="308B2590" w14:textId="77777777" w:rsidR="000C3D42" w:rsidRPr="00B869B9" w:rsidRDefault="000C3D42" w:rsidP="000C3D42">
      <w:pPr>
        <w:tabs>
          <w:tab w:val="left" w:pos="8540"/>
        </w:tabs>
        <w:rPr>
          <w:rFonts w:asciiTheme="minorHAnsi" w:hAnsiTheme="minorHAnsi"/>
          <w:b/>
          <w:sz w:val="18"/>
          <w:szCs w:val="18"/>
        </w:rPr>
      </w:pPr>
    </w:p>
    <w:p w14:paraId="308B2591" w14:textId="77777777" w:rsidR="000C3D42" w:rsidRPr="00B869B9" w:rsidRDefault="000C3D42" w:rsidP="000C3D42">
      <w:pPr>
        <w:tabs>
          <w:tab w:val="left" w:pos="8540"/>
        </w:tabs>
        <w:rPr>
          <w:rFonts w:asciiTheme="minorHAnsi" w:hAnsiTheme="minorHAnsi"/>
          <w:b/>
          <w:szCs w:val="18"/>
        </w:rPr>
      </w:pPr>
      <w:r w:rsidRPr="00B869B9">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0C3D42" w:rsidRPr="00B869B9"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B869B9" w:rsidRDefault="001A4FFC" w:rsidP="00B03208">
            <w:pPr>
              <w:keepNext/>
              <w:rPr>
                <w:rFonts w:asciiTheme="minorHAnsi" w:hAnsiTheme="minorHAnsi"/>
                <w:b/>
                <w:sz w:val="18"/>
                <w:szCs w:val="18"/>
              </w:rPr>
            </w:pPr>
            <w:r w:rsidRPr="00B869B9">
              <w:rPr>
                <w:rFonts w:asciiTheme="minorHAnsi" w:hAnsiTheme="minorHAnsi"/>
                <w:b/>
                <w:sz w:val="18"/>
                <w:szCs w:val="18"/>
              </w:rPr>
              <w:lastRenderedPageBreak/>
              <w:t>MCH-25c - Refrigerant Charge Verification - Weigh In</w:t>
            </w:r>
            <w:r w:rsidR="00F43FDF" w:rsidRPr="00B869B9">
              <w:rPr>
                <w:rFonts w:asciiTheme="minorHAnsi" w:hAnsiTheme="minorHAnsi"/>
                <w:b/>
                <w:sz w:val="18"/>
                <w:szCs w:val="18"/>
              </w:rPr>
              <w:t xml:space="preserve"> Observation Procedure</w:t>
            </w:r>
          </w:p>
        </w:tc>
      </w:tr>
    </w:tbl>
    <w:p w14:paraId="308B2596" w14:textId="77777777" w:rsidR="000C3D42" w:rsidRPr="00B869B9"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0C3D42" w:rsidRPr="00B869B9" w14:paraId="308B259A" w14:textId="77777777" w:rsidTr="00C209E7">
        <w:trPr>
          <w:cantSplit/>
          <w:trHeight w:val="432"/>
        </w:trPr>
        <w:tc>
          <w:tcPr>
            <w:tcW w:w="5000" w:type="pct"/>
            <w:gridSpan w:val="3"/>
          </w:tcPr>
          <w:p w14:paraId="308B2598" w14:textId="3B7DE692" w:rsidR="000C3D42" w:rsidRPr="00B869B9" w:rsidRDefault="000C3D42" w:rsidP="00C209E7">
            <w:pPr>
              <w:keepNext/>
              <w:rPr>
                <w:rFonts w:asciiTheme="minorHAnsi" w:hAnsiTheme="minorHAnsi"/>
                <w:b/>
                <w:szCs w:val="18"/>
              </w:rPr>
            </w:pPr>
            <w:r w:rsidRPr="00B869B9">
              <w:rPr>
                <w:rFonts w:asciiTheme="minorHAnsi" w:hAnsiTheme="minorHAnsi"/>
                <w:b/>
                <w:szCs w:val="18"/>
              </w:rPr>
              <w:t>B. Instrument Calibration</w:t>
            </w:r>
          </w:p>
          <w:p w14:paraId="308B2599" w14:textId="525C55E8" w:rsidR="000C3D42" w:rsidRPr="00B869B9" w:rsidRDefault="000C3D42" w:rsidP="00C209E7">
            <w:pPr>
              <w:keepNext/>
              <w:rPr>
                <w:rFonts w:asciiTheme="minorHAnsi" w:hAnsiTheme="minorHAnsi"/>
                <w:sz w:val="18"/>
                <w:szCs w:val="18"/>
              </w:rPr>
            </w:pPr>
            <w:r w:rsidRPr="00B869B9">
              <w:rPr>
                <w:rFonts w:asciiTheme="minorHAnsi" w:hAnsiTheme="minorHAnsi"/>
                <w:sz w:val="18"/>
                <w:szCs w:val="18"/>
              </w:rPr>
              <w:t>Procedures for instrument calibration are given in Reference Residential Appendix RA3.2.2 and RA3.2.3.1.4</w:t>
            </w:r>
            <w:r w:rsidR="004E758C" w:rsidRPr="00B869B9">
              <w:rPr>
                <w:rFonts w:asciiTheme="minorHAnsi" w:hAnsiTheme="minorHAnsi"/>
                <w:sz w:val="18"/>
                <w:szCs w:val="18"/>
              </w:rPr>
              <w:t>.</w:t>
            </w:r>
          </w:p>
        </w:tc>
      </w:tr>
      <w:tr w:rsidR="000C3D42" w:rsidRPr="00B869B9" w14:paraId="308B259E" w14:textId="77777777" w:rsidTr="00A0649C">
        <w:trPr>
          <w:cantSplit/>
          <w:trHeight w:val="341"/>
        </w:trPr>
        <w:tc>
          <w:tcPr>
            <w:tcW w:w="253" w:type="pct"/>
            <w:vAlign w:val="center"/>
          </w:tcPr>
          <w:p w14:paraId="308B259B"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01</w:t>
            </w:r>
          </w:p>
        </w:tc>
        <w:tc>
          <w:tcPr>
            <w:tcW w:w="2329" w:type="pct"/>
            <w:vAlign w:val="center"/>
          </w:tcPr>
          <w:p w14:paraId="308B259C" w14:textId="30332AC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Date of </w:t>
            </w:r>
            <w:r w:rsidR="003B37D1" w:rsidRPr="00B869B9">
              <w:rPr>
                <w:rFonts w:asciiTheme="minorHAnsi" w:hAnsiTheme="minorHAnsi"/>
                <w:sz w:val="18"/>
                <w:szCs w:val="18"/>
              </w:rPr>
              <w:t>E</w:t>
            </w:r>
            <w:r w:rsidRPr="00B869B9">
              <w:rPr>
                <w:rFonts w:asciiTheme="minorHAnsi" w:hAnsiTheme="minorHAnsi"/>
                <w:sz w:val="18"/>
                <w:szCs w:val="18"/>
              </w:rPr>
              <w:t>xpiration of Digital Refrigerant Scale Calibration</w:t>
            </w:r>
          </w:p>
        </w:tc>
        <w:tc>
          <w:tcPr>
            <w:tcW w:w="2418" w:type="pct"/>
            <w:vAlign w:val="center"/>
          </w:tcPr>
          <w:p w14:paraId="308B259D" w14:textId="77777777" w:rsidR="000C3D42" w:rsidRPr="00B869B9" w:rsidRDefault="000C3D42" w:rsidP="00C209E7">
            <w:pPr>
              <w:keepNext/>
              <w:rPr>
                <w:rFonts w:asciiTheme="minorHAnsi" w:hAnsiTheme="minorHAnsi"/>
                <w:sz w:val="18"/>
                <w:szCs w:val="18"/>
              </w:rPr>
            </w:pPr>
          </w:p>
        </w:tc>
      </w:tr>
      <w:tr w:rsidR="000C3D42" w:rsidRPr="00B869B9" w14:paraId="308B25A2" w14:textId="77777777" w:rsidTr="00A0649C">
        <w:trPr>
          <w:cantSplit/>
          <w:trHeight w:val="432"/>
        </w:trPr>
        <w:tc>
          <w:tcPr>
            <w:tcW w:w="253" w:type="pct"/>
            <w:vAlign w:val="center"/>
          </w:tcPr>
          <w:p w14:paraId="308B259F"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02</w:t>
            </w:r>
          </w:p>
        </w:tc>
        <w:tc>
          <w:tcPr>
            <w:tcW w:w="2329" w:type="pct"/>
            <w:vAlign w:val="center"/>
          </w:tcPr>
          <w:p w14:paraId="308B25A0" w14:textId="35FE1893"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B869B9" w:rsidRDefault="000C3D42" w:rsidP="00C209E7">
            <w:pPr>
              <w:keepNext/>
              <w:rPr>
                <w:rFonts w:asciiTheme="minorHAnsi" w:hAnsiTheme="minorHAnsi"/>
                <w:sz w:val="18"/>
                <w:szCs w:val="18"/>
              </w:rPr>
            </w:pPr>
          </w:p>
        </w:tc>
      </w:tr>
      <w:tr w:rsidR="000C3D42" w:rsidRPr="00B869B9" w14:paraId="308B25A6" w14:textId="77777777" w:rsidTr="00A0649C">
        <w:trPr>
          <w:cantSplit/>
          <w:trHeight w:val="350"/>
        </w:trPr>
        <w:tc>
          <w:tcPr>
            <w:tcW w:w="253" w:type="pct"/>
            <w:vAlign w:val="center"/>
          </w:tcPr>
          <w:p w14:paraId="308B25A3"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03</w:t>
            </w:r>
          </w:p>
        </w:tc>
        <w:tc>
          <w:tcPr>
            <w:tcW w:w="2329" w:type="pct"/>
            <w:vAlign w:val="center"/>
          </w:tcPr>
          <w:p w14:paraId="308B25A4" w14:textId="70017CEA"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Digital Refrigerant Scale Calibration Status</w:t>
            </w:r>
          </w:p>
        </w:tc>
        <w:tc>
          <w:tcPr>
            <w:tcW w:w="2418" w:type="pct"/>
            <w:vAlign w:val="center"/>
          </w:tcPr>
          <w:p w14:paraId="308B25A5" w14:textId="77777777" w:rsidR="000C3D42" w:rsidRPr="00B869B9" w:rsidRDefault="000C3D42" w:rsidP="00C209E7">
            <w:pPr>
              <w:keepNext/>
              <w:rPr>
                <w:rFonts w:asciiTheme="minorHAnsi" w:hAnsiTheme="minorHAnsi"/>
                <w:sz w:val="18"/>
                <w:szCs w:val="18"/>
              </w:rPr>
            </w:pPr>
          </w:p>
        </w:tc>
      </w:tr>
      <w:tr w:rsidR="000C3D42" w:rsidRPr="00B869B9" w14:paraId="308B25AA" w14:textId="77777777" w:rsidTr="00A0649C">
        <w:trPr>
          <w:cantSplit/>
          <w:trHeight w:val="350"/>
        </w:trPr>
        <w:tc>
          <w:tcPr>
            <w:tcW w:w="253" w:type="pct"/>
            <w:vAlign w:val="center"/>
          </w:tcPr>
          <w:p w14:paraId="308B25A7"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04</w:t>
            </w:r>
          </w:p>
        </w:tc>
        <w:tc>
          <w:tcPr>
            <w:tcW w:w="2329" w:type="pct"/>
            <w:vAlign w:val="center"/>
          </w:tcPr>
          <w:p w14:paraId="308B25A8" w14:textId="04222216"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Digital Thermocouple Calibration Status</w:t>
            </w:r>
          </w:p>
        </w:tc>
        <w:tc>
          <w:tcPr>
            <w:tcW w:w="2418" w:type="pct"/>
            <w:vAlign w:val="center"/>
          </w:tcPr>
          <w:p w14:paraId="308B25A9" w14:textId="77777777" w:rsidR="000C3D42" w:rsidRPr="00B869B9" w:rsidRDefault="000C3D42" w:rsidP="00C209E7">
            <w:pPr>
              <w:keepNext/>
              <w:rPr>
                <w:rFonts w:asciiTheme="minorHAnsi" w:hAnsiTheme="minorHAnsi"/>
                <w:sz w:val="18"/>
                <w:szCs w:val="18"/>
              </w:rPr>
            </w:pPr>
          </w:p>
        </w:tc>
      </w:tr>
    </w:tbl>
    <w:p w14:paraId="308B25AB" w14:textId="77777777" w:rsidR="000C3D42" w:rsidRPr="00B869B9"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5132"/>
        <w:gridCol w:w="5218"/>
      </w:tblGrid>
      <w:tr w:rsidR="000C3D42" w:rsidRPr="00B869B9" w14:paraId="308B25AE" w14:textId="77777777" w:rsidTr="00C209E7">
        <w:trPr>
          <w:trHeight w:val="233"/>
        </w:trPr>
        <w:tc>
          <w:tcPr>
            <w:tcW w:w="5000" w:type="pct"/>
            <w:gridSpan w:val="3"/>
          </w:tcPr>
          <w:p w14:paraId="308B25AC" w14:textId="5B7BF528" w:rsidR="000C3D42" w:rsidRPr="00B869B9" w:rsidRDefault="000C3D42" w:rsidP="00C209E7">
            <w:pPr>
              <w:keepNext/>
              <w:rPr>
                <w:rFonts w:asciiTheme="minorHAnsi" w:hAnsiTheme="minorHAnsi"/>
                <w:b/>
                <w:szCs w:val="18"/>
              </w:rPr>
            </w:pPr>
            <w:r w:rsidRPr="00B869B9">
              <w:rPr>
                <w:rFonts w:asciiTheme="minorHAnsi" w:hAnsiTheme="minorHAnsi"/>
                <w:b/>
                <w:szCs w:val="18"/>
              </w:rPr>
              <w:t>C. Measurement Access Hole (MAH) Verification</w:t>
            </w:r>
          </w:p>
          <w:p w14:paraId="308B25AD" w14:textId="3B588DF5" w:rsidR="000C3D42" w:rsidRPr="00B869B9" w:rsidRDefault="000C3D42" w:rsidP="00C209E7">
            <w:pPr>
              <w:keepNext/>
              <w:rPr>
                <w:rFonts w:asciiTheme="minorHAnsi" w:hAnsiTheme="minorHAnsi"/>
                <w:sz w:val="18"/>
                <w:szCs w:val="18"/>
              </w:rPr>
            </w:pPr>
            <w:r w:rsidRPr="00B869B9">
              <w:rPr>
                <w:rFonts w:asciiTheme="minorHAnsi" w:hAnsiTheme="minorHAnsi"/>
                <w:sz w:val="18"/>
                <w:szCs w:val="18"/>
              </w:rPr>
              <w:t>Procedures for installing MAH are specified in Reference Residential Appendix RA3.2.2.3</w:t>
            </w:r>
            <w:r w:rsidR="004E758C" w:rsidRPr="00B869B9">
              <w:rPr>
                <w:rFonts w:asciiTheme="minorHAnsi" w:hAnsiTheme="minorHAnsi"/>
                <w:sz w:val="18"/>
                <w:szCs w:val="18"/>
              </w:rPr>
              <w:t>.</w:t>
            </w:r>
          </w:p>
        </w:tc>
      </w:tr>
      <w:tr w:rsidR="000C3D42" w:rsidRPr="00B869B9" w14:paraId="308B25B2" w14:textId="77777777" w:rsidTr="00A0649C">
        <w:trPr>
          <w:trHeight w:val="233"/>
        </w:trPr>
        <w:tc>
          <w:tcPr>
            <w:tcW w:w="204" w:type="pct"/>
          </w:tcPr>
          <w:p w14:paraId="308B25AF" w14:textId="77777777" w:rsidR="000C3D42" w:rsidRPr="00B869B9" w:rsidRDefault="000C3D42" w:rsidP="00C209E7">
            <w:pPr>
              <w:pStyle w:val="IndexHeading"/>
              <w:keepNext/>
              <w:ind w:left="-115"/>
              <w:jc w:val="center"/>
              <w:rPr>
                <w:rFonts w:asciiTheme="minorHAnsi" w:hAnsiTheme="minorHAnsi"/>
                <w:b w:val="0"/>
                <w:bCs/>
                <w:sz w:val="18"/>
                <w:szCs w:val="18"/>
              </w:rPr>
            </w:pPr>
            <w:r w:rsidRPr="00B869B9">
              <w:rPr>
                <w:rFonts w:asciiTheme="minorHAnsi" w:hAnsiTheme="minorHAnsi"/>
                <w:b w:val="0"/>
                <w:bCs/>
                <w:sz w:val="18"/>
                <w:szCs w:val="18"/>
              </w:rPr>
              <w:t>01</w:t>
            </w:r>
          </w:p>
        </w:tc>
        <w:tc>
          <w:tcPr>
            <w:tcW w:w="2378" w:type="pct"/>
          </w:tcPr>
          <w:p w14:paraId="308B25B0" w14:textId="2C8249E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Method </w:t>
            </w:r>
            <w:r w:rsidR="003B37D1" w:rsidRPr="00B869B9">
              <w:rPr>
                <w:rFonts w:asciiTheme="minorHAnsi" w:hAnsiTheme="minorHAnsi"/>
                <w:sz w:val="18"/>
                <w:szCs w:val="18"/>
              </w:rPr>
              <w:t>U</w:t>
            </w:r>
            <w:r w:rsidRPr="00B869B9">
              <w:rPr>
                <w:rFonts w:asciiTheme="minorHAnsi" w:hAnsiTheme="minorHAnsi"/>
                <w:sz w:val="18"/>
                <w:szCs w:val="18"/>
              </w:rPr>
              <w:t xml:space="preserve">sed to </w:t>
            </w:r>
            <w:r w:rsidR="00134F3F" w:rsidRPr="00B869B9">
              <w:rPr>
                <w:rFonts w:asciiTheme="minorHAnsi" w:hAnsiTheme="minorHAnsi"/>
                <w:sz w:val="18"/>
                <w:szCs w:val="18"/>
              </w:rPr>
              <w:t>D</w:t>
            </w:r>
            <w:r w:rsidRPr="00B869B9">
              <w:rPr>
                <w:rFonts w:asciiTheme="minorHAnsi" w:hAnsiTheme="minorHAnsi"/>
                <w:sz w:val="18"/>
                <w:szCs w:val="18"/>
              </w:rPr>
              <w:t xml:space="preserve">emonstrate </w:t>
            </w:r>
            <w:r w:rsidR="00134F3F" w:rsidRPr="00B869B9">
              <w:rPr>
                <w:rFonts w:asciiTheme="minorHAnsi" w:hAnsiTheme="minorHAnsi"/>
                <w:sz w:val="18"/>
                <w:szCs w:val="18"/>
              </w:rPr>
              <w:t>C</w:t>
            </w:r>
            <w:r w:rsidRPr="00B869B9">
              <w:rPr>
                <w:rFonts w:asciiTheme="minorHAnsi" w:hAnsiTheme="minorHAnsi"/>
                <w:sz w:val="18"/>
                <w:szCs w:val="18"/>
              </w:rPr>
              <w:t xml:space="preserve">ompliance with the Measurement Access Hole (MAH) </w:t>
            </w:r>
            <w:r w:rsidR="00134F3F" w:rsidRPr="00B869B9">
              <w:rPr>
                <w:rFonts w:asciiTheme="minorHAnsi" w:hAnsiTheme="minorHAnsi"/>
                <w:sz w:val="18"/>
                <w:szCs w:val="18"/>
              </w:rPr>
              <w:t>R</w:t>
            </w:r>
            <w:r w:rsidRPr="00B869B9">
              <w:rPr>
                <w:rFonts w:asciiTheme="minorHAnsi" w:hAnsiTheme="minorHAnsi"/>
                <w:sz w:val="18"/>
                <w:szCs w:val="18"/>
              </w:rPr>
              <w:t>equirement</w:t>
            </w:r>
          </w:p>
        </w:tc>
        <w:tc>
          <w:tcPr>
            <w:tcW w:w="2418" w:type="pct"/>
          </w:tcPr>
          <w:p w14:paraId="308B25B1" w14:textId="77777777" w:rsidR="000C3D42" w:rsidRPr="00B869B9" w:rsidRDefault="000C3D42" w:rsidP="000C3D42">
            <w:pPr>
              <w:pStyle w:val="ListParagraph"/>
              <w:keepNext/>
              <w:rPr>
                <w:rFonts w:asciiTheme="minorHAnsi" w:hAnsiTheme="minorHAnsi"/>
                <w:sz w:val="18"/>
                <w:szCs w:val="18"/>
              </w:rPr>
            </w:pPr>
          </w:p>
        </w:tc>
      </w:tr>
    </w:tbl>
    <w:p w14:paraId="2AD4F1BB" w14:textId="77777777" w:rsidR="00F3506A" w:rsidRPr="00B869B9" w:rsidRDefault="00C209E7" w:rsidP="000C3D42">
      <w:pPr>
        <w:rPr>
          <w:rFonts w:asciiTheme="minorHAnsi" w:hAnsiTheme="minorHAnsi"/>
          <w:sz w:val="18"/>
          <w:szCs w:val="18"/>
        </w:rPr>
      </w:pPr>
      <w:r w:rsidRPr="00B869B9">
        <w:rPr>
          <w:rFonts w:asciiTheme="minorHAnsi" w:hAnsiTheme="minorHAnsi"/>
          <w:sz w:val="18"/>
          <w:szCs w:val="18"/>
        </w:rPr>
        <w:tab/>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F3506A" w:rsidRPr="00B869B9" w14:paraId="11FC8C60" w14:textId="77777777" w:rsidTr="006F5438">
        <w:trPr>
          <w:cantSplit/>
        </w:trPr>
        <w:tc>
          <w:tcPr>
            <w:tcW w:w="10998" w:type="dxa"/>
            <w:gridSpan w:val="4"/>
          </w:tcPr>
          <w:p w14:paraId="511D6916" w14:textId="634E070A" w:rsidR="00F3506A" w:rsidRPr="00B869B9" w:rsidRDefault="00F3506A" w:rsidP="006F5438">
            <w:pPr>
              <w:keepNext/>
              <w:rPr>
                <w:rFonts w:ascii="Calibri" w:hAnsi="Calibri"/>
                <w:b/>
              </w:rPr>
            </w:pPr>
            <w:r w:rsidRPr="00B869B9">
              <w:rPr>
                <w:rFonts w:ascii="Calibri" w:hAnsi="Calibri"/>
                <w:b/>
              </w:rPr>
              <w:t>D. Minimum System Airflow Rate Verification</w:t>
            </w:r>
          </w:p>
          <w:p w14:paraId="7055431C" w14:textId="77777777" w:rsidR="00F3506A" w:rsidRPr="00B869B9" w:rsidRDefault="00F3506A" w:rsidP="006F5438">
            <w:pPr>
              <w:keepNext/>
              <w:rPr>
                <w:rFonts w:ascii="Calibri" w:hAnsi="Calibri"/>
                <w:sz w:val="18"/>
              </w:rPr>
            </w:pPr>
            <w:r w:rsidRPr="00B869B9">
              <w:rPr>
                <w:rFonts w:ascii="Calibri" w:hAnsi="Calibri"/>
                <w:sz w:val="18"/>
              </w:rPr>
              <w:t>Procedures for verifying minimum system airflow are specified in Reference Residential Appendix RA3.3.3.</w:t>
            </w:r>
          </w:p>
        </w:tc>
      </w:tr>
      <w:tr w:rsidR="00F3506A" w:rsidRPr="00B869B9" w14:paraId="53340D09" w14:textId="77777777" w:rsidTr="008919CA">
        <w:trPr>
          <w:cantSplit/>
          <w:trHeight w:val="305"/>
        </w:trPr>
        <w:tc>
          <w:tcPr>
            <w:tcW w:w="3168" w:type="dxa"/>
            <w:gridSpan w:val="2"/>
            <w:vAlign w:val="center"/>
          </w:tcPr>
          <w:p w14:paraId="20A1F473"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01</w:t>
            </w:r>
          </w:p>
        </w:tc>
        <w:tc>
          <w:tcPr>
            <w:tcW w:w="2880" w:type="dxa"/>
          </w:tcPr>
          <w:p w14:paraId="002BB4C0"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02</w:t>
            </w:r>
          </w:p>
        </w:tc>
        <w:tc>
          <w:tcPr>
            <w:tcW w:w="4950" w:type="dxa"/>
            <w:vAlign w:val="center"/>
          </w:tcPr>
          <w:p w14:paraId="27C1DC7A"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03</w:t>
            </w:r>
          </w:p>
        </w:tc>
      </w:tr>
      <w:tr w:rsidR="00F3506A" w:rsidRPr="00B869B9" w14:paraId="46F5E592" w14:textId="77777777" w:rsidTr="008919CA">
        <w:trPr>
          <w:cantSplit/>
          <w:trHeight w:val="882"/>
        </w:trPr>
        <w:tc>
          <w:tcPr>
            <w:tcW w:w="3168" w:type="dxa"/>
            <w:gridSpan w:val="2"/>
            <w:tcBorders>
              <w:top w:val="nil"/>
            </w:tcBorders>
            <w:vAlign w:val="bottom"/>
          </w:tcPr>
          <w:p w14:paraId="0EE4FCE5"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Indoor Unit Name or Description of Area Served</w:t>
            </w:r>
          </w:p>
        </w:tc>
        <w:tc>
          <w:tcPr>
            <w:tcW w:w="2880" w:type="dxa"/>
            <w:tcBorders>
              <w:top w:val="nil"/>
            </w:tcBorders>
            <w:vAlign w:val="bottom"/>
          </w:tcPr>
          <w:p w14:paraId="01C6A2E1"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Minimum Required System Airflow Rate (cfm)</w:t>
            </w:r>
          </w:p>
        </w:tc>
        <w:tc>
          <w:tcPr>
            <w:tcW w:w="4950" w:type="dxa"/>
            <w:tcBorders>
              <w:top w:val="nil"/>
            </w:tcBorders>
            <w:vAlign w:val="bottom"/>
          </w:tcPr>
          <w:p w14:paraId="3C63425E"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System Airflow Rate Verification Status</w:t>
            </w:r>
          </w:p>
        </w:tc>
      </w:tr>
      <w:tr w:rsidR="00F3506A" w:rsidRPr="00B869B9" w14:paraId="63CFACBA" w14:textId="77777777" w:rsidTr="008919CA">
        <w:trPr>
          <w:cantSplit/>
          <w:trHeight w:val="305"/>
        </w:trPr>
        <w:tc>
          <w:tcPr>
            <w:tcW w:w="3168" w:type="dxa"/>
            <w:gridSpan w:val="2"/>
          </w:tcPr>
          <w:p w14:paraId="6274DF37" w14:textId="77777777" w:rsidR="00F3506A" w:rsidRPr="00B869B9" w:rsidRDefault="00F3506A" w:rsidP="006F5438">
            <w:pPr>
              <w:keepNext/>
              <w:rPr>
                <w:rFonts w:ascii="Calibri" w:hAnsi="Calibri"/>
                <w:sz w:val="14"/>
                <w:szCs w:val="14"/>
              </w:rPr>
            </w:pPr>
          </w:p>
        </w:tc>
        <w:tc>
          <w:tcPr>
            <w:tcW w:w="2880" w:type="dxa"/>
          </w:tcPr>
          <w:p w14:paraId="38A41E44" w14:textId="77777777" w:rsidR="00F3506A" w:rsidRPr="00B869B9" w:rsidRDefault="00F3506A" w:rsidP="006F5438">
            <w:pPr>
              <w:keepNext/>
              <w:rPr>
                <w:rFonts w:ascii="Calibri" w:hAnsi="Calibri"/>
                <w:sz w:val="14"/>
                <w:szCs w:val="14"/>
              </w:rPr>
            </w:pPr>
          </w:p>
        </w:tc>
        <w:tc>
          <w:tcPr>
            <w:tcW w:w="4950" w:type="dxa"/>
          </w:tcPr>
          <w:p w14:paraId="0B29F604" w14:textId="77777777" w:rsidR="00F3506A" w:rsidRPr="00B869B9" w:rsidRDefault="00F3506A" w:rsidP="006F5438">
            <w:pPr>
              <w:keepNext/>
              <w:spacing w:afterLines="60" w:after="144"/>
              <w:ind w:left="720"/>
              <w:rPr>
                <w:rFonts w:ascii="Calibri" w:hAnsi="Calibri"/>
                <w:sz w:val="16"/>
                <w:szCs w:val="16"/>
              </w:rPr>
            </w:pPr>
          </w:p>
        </w:tc>
      </w:tr>
      <w:tr w:rsidR="00F3506A" w:rsidRPr="00B869B9" w14:paraId="6E78CDDB" w14:textId="77777777" w:rsidTr="008919CA">
        <w:trPr>
          <w:cantSplit/>
          <w:trHeight w:val="314"/>
        </w:trPr>
        <w:tc>
          <w:tcPr>
            <w:tcW w:w="3168" w:type="dxa"/>
            <w:gridSpan w:val="2"/>
          </w:tcPr>
          <w:p w14:paraId="31223B08" w14:textId="77777777" w:rsidR="00F3506A" w:rsidRPr="00B869B9" w:rsidRDefault="00F3506A" w:rsidP="006F5438">
            <w:pPr>
              <w:keepNext/>
              <w:rPr>
                <w:rFonts w:ascii="Calibri" w:hAnsi="Calibri"/>
                <w:sz w:val="16"/>
                <w:szCs w:val="16"/>
              </w:rPr>
            </w:pPr>
          </w:p>
        </w:tc>
        <w:tc>
          <w:tcPr>
            <w:tcW w:w="2880" w:type="dxa"/>
          </w:tcPr>
          <w:p w14:paraId="093F651F" w14:textId="77777777" w:rsidR="00F3506A" w:rsidRPr="00B869B9" w:rsidRDefault="00F3506A" w:rsidP="006F5438">
            <w:pPr>
              <w:keepNext/>
              <w:rPr>
                <w:rFonts w:ascii="Calibri" w:hAnsi="Calibri"/>
                <w:sz w:val="16"/>
                <w:szCs w:val="16"/>
              </w:rPr>
            </w:pPr>
          </w:p>
        </w:tc>
        <w:tc>
          <w:tcPr>
            <w:tcW w:w="4950" w:type="dxa"/>
          </w:tcPr>
          <w:p w14:paraId="6017071D" w14:textId="77777777" w:rsidR="00F3506A" w:rsidRPr="00B869B9" w:rsidRDefault="00F3506A" w:rsidP="006F5438">
            <w:pPr>
              <w:keepNext/>
              <w:rPr>
                <w:rFonts w:ascii="Calibri" w:hAnsi="Calibri"/>
                <w:sz w:val="16"/>
                <w:szCs w:val="16"/>
              </w:rPr>
            </w:pPr>
          </w:p>
        </w:tc>
      </w:tr>
      <w:tr w:rsidR="00F3506A" w:rsidRPr="00B869B9" w14:paraId="3E369AD3" w14:textId="77777777" w:rsidTr="006F5438">
        <w:tblPrEx>
          <w:tblLook w:val="0000" w:firstRow="0" w:lastRow="0" w:firstColumn="0" w:lastColumn="0" w:noHBand="0" w:noVBand="0"/>
        </w:tblPrEx>
        <w:trPr>
          <w:trHeight w:val="260"/>
        </w:trPr>
        <w:tc>
          <w:tcPr>
            <w:tcW w:w="467" w:type="dxa"/>
            <w:vAlign w:val="center"/>
          </w:tcPr>
          <w:p w14:paraId="2B7E4119" w14:textId="77777777" w:rsidR="00F3506A" w:rsidRPr="00B869B9" w:rsidRDefault="00F3506A" w:rsidP="006F5438">
            <w:pPr>
              <w:keepNext/>
              <w:jc w:val="center"/>
              <w:rPr>
                <w:rFonts w:ascii="Calibri" w:hAnsi="Calibri"/>
              </w:rPr>
            </w:pPr>
            <w:r w:rsidRPr="00B869B9">
              <w:rPr>
                <w:rFonts w:ascii="Calibri" w:hAnsi="Calibri"/>
              </w:rPr>
              <w:t>04</w:t>
            </w:r>
          </w:p>
        </w:tc>
        <w:tc>
          <w:tcPr>
            <w:tcW w:w="10531" w:type="dxa"/>
            <w:gridSpan w:val="3"/>
          </w:tcPr>
          <w:p w14:paraId="25941D59" w14:textId="77777777" w:rsidR="00F3506A" w:rsidRPr="00B869B9" w:rsidRDefault="00F3506A" w:rsidP="006F5438">
            <w:pPr>
              <w:keepNext/>
              <w:rPr>
                <w:rFonts w:ascii="Calibri" w:hAnsi="Calibri"/>
              </w:rPr>
            </w:pPr>
            <w:r w:rsidRPr="00B869B9">
              <w:rPr>
                <w:rFonts w:ascii="Calibri" w:hAnsi="Calibri"/>
                <w:sz w:val="18"/>
              </w:rPr>
              <w:t xml:space="preserve">Compliance Statement: </w:t>
            </w:r>
          </w:p>
        </w:tc>
      </w:tr>
      <w:tr w:rsidR="00F3506A" w:rsidRPr="00B869B9" w14:paraId="23EFE6B4" w14:textId="77777777" w:rsidTr="006F5438">
        <w:trPr>
          <w:cantSplit/>
        </w:trPr>
        <w:tc>
          <w:tcPr>
            <w:tcW w:w="10998" w:type="dxa"/>
            <w:gridSpan w:val="4"/>
          </w:tcPr>
          <w:p w14:paraId="4FDE7308" w14:textId="77777777" w:rsidR="00F3506A" w:rsidRPr="00B869B9" w:rsidRDefault="00F3506A" w:rsidP="006F5438">
            <w:pPr>
              <w:rPr>
                <w:rFonts w:ascii="Calibri" w:hAnsi="Calibri"/>
                <w:sz w:val="18"/>
                <w:szCs w:val="18"/>
              </w:rPr>
            </w:pPr>
            <w:r w:rsidRPr="00B869B9">
              <w:rPr>
                <w:rFonts w:ascii="Calibri" w:hAnsi="Calibri"/>
                <w:sz w:val="18"/>
                <w:szCs w:val="18"/>
              </w:rPr>
              <w:t>Notes:</w:t>
            </w:r>
          </w:p>
        </w:tc>
      </w:tr>
    </w:tbl>
    <w:p w14:paraId="5B27C920" w14:textId="77777777" w:rsidR="00F3506A" w:rsidRPr="00B869B9" w:rsidRDefault="00F3506A" w:rsidP="000C3D42">
      <w:pPr>
        <w:rPr>
          <w:rFonts w:asciiTheme="minorHAnsi" w:hAnsiTheme="minorHAnsi"/>
          <w:sz w:val="18"/>
          <w:szCs w:val="18"/>
        </w:rPr>
      </w:pPr>
    </w:p>
    <w:p w14:paraId="308B25B3" w14:textId="1CA40385" w:rsidR="000C3D42" w:rsidRPr="00B869B9" w:rsidRDefault="00C209E7" w:rsidP="000C3D42">
      <w:pPr>
        <w:rPr>
          <w:rFonts w:asciiTheme="minorHAnsi" w:hAnsiTheme="minorHAnsi"/>
          <w:szCs w:val="18"/>
        </w:rPr>
      </w:pPr>
      <w:r w:rsidRPr="00B869B9">
        <w:rPr>
          <w:rFonts w:asciiTheme="minorHAnsi" w:hAnsiTheme="minorHAnsi"/>
          <w:sz w:val="18"/>
          <w:szCs w:val="18"/>
        </w:rPr>
        <w:tab/>
      </w:r>
      <w:r w:rsidRPr="00B869B9">
        <w:rPr>
          <w:rFonts w:asciiTheme="minorHAnsi" w:hAnsiTheme="minorHAnsi"/>
          <w:sz w:val="18"/>
          <w:szCs w:val="18"/>
        </w:rPr>
        <w:tab/>
      </w:r>
      <w:r w:rsidRPr="00B869B9">
        <w:rPr>
          <w:rFonts w:asciiTheme="minorHAnsi" w:hAnsiTheme="minorHAnsi"/>
          <w:sz w:val="18"/>
          <w:szCs w:val="18"/>
        </w:rPr>
        <w:tab/>
      </w:r>
    </w:p>
    <w:p w14:paraId="308B25BF" w14:textId="77777777" w:rsidR="000C3D42" w:rsidRPr="00B869B9"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0C3D42" w:rsidRPr="00B869B9" w14:paraId="308B25C2" w14:textId="77777777" w:rsidTr="00C209E7">
        <w:trPr>
          <w:trHeight w:val="432"/>
        </w:trPr>
        <w:tc>
          <w:tcPr>
            <w:tcW w:w="5000" w:type="pct"/>
            <w:gridSpan w:val="3"/>
          </w:tcPr>
          <w:p w14:paraId="308B25C0" w14:textId="6A1FC6A6" w:rsidR="000C3D42" w:rsidRPr="00B869B9" w:rsidRDefault="000C3D42" w:rsidP="00134F3F">
            <w:pPr>
              <w:keepNext/>
              <w:rPr>
                <w:rFonts w:asciiTheme="minorHAnsi" w:hAnsiTheme="minorHAnsi"/>
                <w:b/>
                <w:szCs w:val="18"/>
              </w:rPr>
            </w:pPr>
            <w:r w:rsidRPr="00B869B9">
              <w:rPr>
                <w:rFonts w:asciiTheme="minorHAnsi" w:hAnsiTheme="minorHAnsi"/>
                <w:b/>
                <w:szCs w:val="18"/>
              </w:rPr>
              <w:lastRenderedPageBreak/>
              <w:t>E. Weigh In Charge Procedure</w:t>
            </w:r>
          </w:p>
          <w:p w14:paraId="308B25C1" w14:textId="4F4AC054"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Procedures for Refrigerant Charge using the Weigh-in Charging Procedure are given in Reference Residential Appendix RA3.2.2.2 and RA3.2.3</w:t>
            </w:r>
            <w:r w:rsidR="004E758C" w:rsidRPr="00B869B9">
              <w:rPr>
                <w:rFonts w:asciiTheme="minorHAnsi" w:hAnsiTheme="minorHAnsi"/>
                <w:sz w:val="18"/>
                <w:szCs w:val="18"/>
              </w:rPr>
              <w:t>.</w:t>
            </w:r>
          </w:p>
        </w:tc>
      </w:tr>
      <w:tr w:rsidR="000C3D42" w:rsidRPr="00B869B9" w14:paraId="308B25C6" w14:textId="77777777" w:rsidTr="00E93366">
        <w:trPr>
          <w:trHeight w:val="432"/>
        </w:trPr>
        <w:tc>
          <w:tcPr>
            <w:tcW w:w="260" w:type="pct"/>
            <w:vAlign w:val="center"/>
          </w:tcPr>
          <w:p w14:paraId="308B25C3" w14:textId="77777777" w:rsidR="000C3D42" w:rsidRPr="00B869B9" w:rsidRDefault="000C3D42" w:rsidP="00E93366">
            <w:pPr>
              <w:pStyle w:val="FootnoteText"/>
              <w:keepNext/>
              <w:jc w:val="center"/>
              <w:rPr>
                <w:rFonts w:asciiTheme="minorHAnsi" w:hAnsiTheme="minorHAnsi"/>
                <w:sz w:val="18"/>
                <w:szCs w:val="18"/>
              </w:rPr>
            </w:pPr>
            <w:r w:rsidRPr="00B869B9">
              <w:rPr>
                <w:rFonts w:asciiTheme="minorHAnsi" w:hAnsiTheme="minorHAnsi"/>
                <w:sz w:val="18"/>
                <w:szCs w:val="18"/>
              </w:rPr>
              <w:t>01</w:t>
            </w:r>
          </w:p>
        </w:tc>
        <w:tc>
          <w:tcPr>
            <w:tcW w:w="2240" w:type="pct"/>
            <w:vAlign w:val="center"/>
          </w:tcPr>
          <w:p w14:paraId="6DBE92A6" w14:textId="56A4AB19" w:rsidR="00134F3F" w:rsidRPr="00B869B9" w:rsidRDefault="000C3D42" w:rsidP="0069704E">
            <w:pPr>
              <w:keepNext/>
              <w:rPr>
                <w:rFonts w:asciiTheme="minorHAnsi" w:hAnsiTheme="minorHAnsi"/>
                <w:sz w:val="18"/>
                <w:szCs w:val="18"/>
              </w:rPr>
            </w:pPr>
            <w:r w:rsidRPr="00B869B9">
              <w:rPr>
                <w:rFonts w:asciiTheme="minorHAnsi" w:hAnsiTheme="minorHAnsi"/>
                <w:sz w:val="18"/>
                <w:szCs w:val="18"/>
              </w:rPr>
              <w:t xml:space="preserve">Measured Condenser </w:t>
            </w:r>
            <w:r w:rsidR="003B37D1" w:rsidRPr="00B869B9">
              <w:rPr>
                <w:rFonts w:asciiTheme="minorHAnsi" w:hAnsiTheme="minorHAnsi"/>
                <w:sz w:val="18"/>
                <w:szCs w:val="18"/>
              </w:rPr>
              <w:t>A</w:t>
            </w:r>
            <w:r w:rsidRPr="00B869B9">
              <w:rPr>
                <w:rFonts w:asciiTheme="minorHAnsi" w:hAnsiTheme="minorHAnsi"/>
                <w:sz w:val="18"/>
                <w:szCs w:val="18"/>
              </w:rPr>
              <w:t xml:space="preserve">ir </w:t>
            </w:r>
            <w:r w:rsidR="003B37D1" w:rsidRPr="00B869B9">
              <w:rPr>
                <w:rFonts w:asciiTheme="minorHAnsi" w:hAnsiTheme="minorHAnsi"/>
                <w:sz w:val="18"/>
                <w:szCs w:val="18"/>
              </w:rPr>
              <w:t>E</w:t>
            </w:r>
            <w:r w:rsidRPr="00B869B9">
              <w:rPr>
                <w:rFonts w:asciiTheme="minorHAnsi" w:hAnsiTheme="minorHAnsi"/>
                <w:sz w:val="18"/>
                <w:szCs w:val="18"/>
              </w:rPr>
              <w:t xml:space="preserve">ntering </w:t>
            </w:r>
            <w:r w:rsidR="003B37D1" w:rsidRPr="00B869B9">
              <w:rPr>
                <w:rFonts w:asciiTheme="minorHAnsi" w:hAnsiTheme="minorHAnsi"/>
                <w:sz w:val="18"/>
                <w:szCs w:val="18"/>
              </w:rPr>
              <w:t>D</w:t>
            </w:r>
            <w:r w:rsidRPr="00B869B9">
              <w:rPr>
                <w:rFonts w:asciiTheme="minorHAnsi" w:hAnsiTheme="minorHAnsi"/>
                <w:sz w:val="18"/>
                <w:szCs w:val="18"/>
              </w:rPr>
              <w:t xml:space="preserve">ry-bulb </w:t>
            </w:r>
            <w:r w:rsidR="003B37D1" w:rsidRPr="00B869B9">
              <w:rPr>
                <w:rFonts w:asciiTheme="minorHAnsi" w:hAnsiTheme="minorHAnsi"/>
                <w:sz w:val="18"/>
                <w:szCs w:val="18"/>
              </w:rPr>
              <w:t>T</w:t>
            </w:r>
            <w:r w:rsidRPr="00B869B9">
              <w:rPr>
                <w:rFonts w:asciiTheme="minorHAnsi" w:hAnsiTheme="minorHAnsi"/>
                <w:sz w:val="18"/>
                <w:szCs w:val="18"/>
              </w:rPr>
              <w:t xml:space="preserve">emperature </w:t>
            </w:r>
          </w:p>
          <w:p w14:paraId="308B25C4" w14:textId="5FA131F3" w:rsidR="000C3D42" w:rsidRPr="00B869B9" w:rsidRDefault="000C3D42" w:rsidP="00A0649C">
            <w:pPr>
              <w:keepNext/>
              <w:rPr>
                <w:rFonts w:asciiTheme="minorHAnsi" w:hAnsiTheme="minorHAnsi"/>
                <w:sz w:val="18"/>
                <w:szCs w:val="18"/>
              </w:rPr>
            </w:pPr>
            <w:r w:rsidRPr="00B869B9">
              <w:rPr>
                <w:rFonts w:asciiTheme="minorHAnsi" w:hAnsiTheme="minorHAnsi"/>
                <w:sz w:val="18"/>
                <w:szCs w:val="18"/>
              </w:rPr>
              <w:t xml:space="preserve">(T </w:t>
            </w:r>
            <w:r w:rsidRPr="00B869B9">
              <w:rPr>
                <w:rFonts w:asciiTheme="minorHAnsi" w:hAnsiTheme="minorHAnsi"/>
                <w:sz w:val="18"/>
                <w:szCs w:val="18"/>
                <w:vertAlign w:val="subscript"/>
              </w:rPr>
              <w:t>condenser, db</w:t>
            </w:r>
            <w:r w:rsidRPr="00B869B9">
              <w:rPr>
                <w:rFonts w:asciiTheme="minorHAnsi" w:hAnsiTheme="minorHAnsi"/>
                <w:sz w:val="18"/>
                <w:szCs w:val="18"/>
              </w:rPr>
              <w:t>)</w:t>
            </w:r>
            <w:r w:rsidRPr="00B869B9" w:rsidDel="00264783">
              <w:rPr>
                <w:rFonts w:asciiTheme="minorHAnsi" w:hAnsiTheme="minorHAnsi"/>
                <w:sz w:val="18"/>
                <w:szCs w:val="18"/>
              </w:rPr>
              <w:t xml:space="preserve"> </w:t>
            </w:r>
            <w:r w:rsidRPr="00B869B9">
              <w:rPr>
                <w:rFonts w:asciiTheme="minorHAnsi" w:hAnsiTheme="minorHAnsi"/>
                <w:sz w:val="18"/>
                <w:szCs w:val="18"/>
              </w:rPr>
              <w:t>(</w:t>
            </w:r>
            <w:r w:rsidR="00A0649C" w:rsidRPr="00B869B9">
              <w:rPr>
                <w:rFonts w:asciiTheme="minorHAnsi" w:hAnsiTheme="minorHAnsi"/>
                <w:sz w:val="18"/>
                <w:szCs w:val="18"/>
              </w:rPr>
              <w:t>°</w:t>
            </w:r>
            <w:r w:rsidRPr="00B869B9">
              <w:rPr>
                <w:rFonts w:asciiTheme="minorHAnsi" w:hAnsiTheme="minorHAnsi"/>
                <w:sz w:val="18"/>
                <w:szCs w:val="18"/>
              </w:rPr>
              <w:t>F)</w:t>
            </w:r>
          </w:p>
        </w:tc>
        <w:tc>
          <w:tcPr>
            <w:tcW w:w="2500" w:type="pct"/>
            <w:vAlign w:val="center"/>
          </w:tcPr>
          <w:p w14:paraId="308B25C5" w14:textId="77777777" w:rsidR="000C3D42" w:rsidRPr="00B869B9" w:rsidRDefault="000C3D42" w:rsidP="00E93366">
            <w:pPr>
              <w:keepNext/>
              <w:spacing w:after="60"/>
              <w:rPr>
                <w:rFonts w:asciiTheme="minorHAnsi" w:hAnsiTheme="minorHAnsi"/>
                <w:sz w:val="18"/>
                <w:szCs w:val="18"/>
              </w:rPr>
            </w:pPr>
          </w:p>
        </w:tc>
      </w:tr>
      <w:tr w:rsidR="000C3D42" w:rsidRPr="00B869B9" w14:paraId="308B25CA" w14:textId="77777777" w:rsidTr="00E93366">
        <w:trPr>
          <w:trHeight w:val="432"/>
        </w:trPr>
        <w:tc>
          <w:tcPr>
            <w:tcW w:w="260" w:type="pct"/>
            <w:vAlign w:val="center"/>
          </w:tcPr>
          <w:p w14:paraId="308B25C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02</w:t>
            </w:r>
          </w:p>
        </w:tc>
        <w:tc>
          <w:tcPr>
            <w:tcW w:w="2240" w:type="pct"/>
            <w:vAlign w:val="center"/>
          </w:tcPr>
          <w:p w14:paraId="308B25C8" w14:textId="310FA4EB"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Specify the </w:t>
            </w:r>
            <w:r w:rsidR="003B37D1" w:rsidRPr="00B869B9">
              <w:rPr>
                <w:rFonts w:asciiTheme="minorHAnsi" w:hAnsiTheme="minorHAnsi"/>
                <w:sz w:val="18"/>
                <w:szCs w:val="18"/>
              </w:rPr>
              <w:t>M</w:t>
            </w:r>
            <w:r w:rsidRPr="00B869B9">
              <w:rPr>
                <w:rFonts w:asciiTheme="minorHAnsi" w:hAnsiTheme="minorHAnsi"/>
                <w:sz w:val="18"/>
                <w:szCs w:val="18"/>
              </w:rPr>
              <w:t xml:space="preserve">ethod of </w:t>
            </w:r>
            <w:r w:rsidR="003B37D1" w:rsidRPr="00B869B9">
              <w:rPr>
                <w:rFonts w:asciiTheme="minorHAnsi" w:hAnsiTheme="minorHAnsi"/>
                <w:sz w:val="18"/>
                <w:szCs w:val="18"/>
              </w:rPr>
              <w:t>W</w:t>
            </w:r>
            <w:r w:rsidRPr="00B869B9">
              <w:rPr>
                <w:rFonts w:asciiTheme="minorHAnsi" w:hAnsiTheme="minorHAnsi"/>
                <w:sz w:val="18"/>
                <w:szCs w:val="18"/>
              </w:rPr>
              <w:t>eigh-in</w:t>
            </w:r>
          </w:p>
        </w:tc>
        <w:tc>
          <w:tcPr>
            <w:tcW w:w="2500" w:type="pct"/>
            <w:vAlign w:val="center"/>
          </w:tcPr>
          <w:p w14:paraId="308B25C9" w14:textId="77777777" w:rsidR="000C3D42" w:rsidRPr="00B869B9" w:rsidRDefault="000C3D42" w:rsidP="00E93366">
            <w:pPr>
              <w:keepNext/>
              <w:rPr>
                <w:rFonts w:asciiTheme="minorHAnsi" w:hAnsiTheme="minorHAnsi"/>
                <w:sz w:val="18"/>
                <w:szCs w:val="18"/>
              </w:rPr>
            </w:pPr>
          </w:p>
        </w:tc>
      </w:tr>
      <w:tr w:rsidR="000C3D42" w:rsidRPr="00B869B9" w14:paraId="308B25CE" w14:textId="77777777" w:rsidTr="00E93366">
        <w:trPr>
          <w:trHeight w:val="432"/>
        </w:trPr>
        <w:tc>
          <w:tcPr>
            <w:tcW w:w="260" w:type="pct"/>
            <w:vAlign w:val="center"/>
          </w:tcPr>
          <w:p w14:paraId="308B25C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03</w:t>
            </w:r>
          </w:p>
        </w:tc>
        <w:tc>
          <w:tcPr>
            <w:tcW w:w="2240" w:type="pct"/>
            <w:vAlign w:val="center"/>
          </w:tcPr>
          <w:p w14:paraId="308B25CC" w14:textId="40368C8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w:t>
            </w:r>
            <w:r w:rsidR="003B37D1" w:rsidRPr="00B869B9">
              <w:rPr>
                <w:rFonts w:asciiTheme="minorHAnsi" w:hAnsiTheme="minorHAnsi"/>
                <w:sz w:val="18"/>
                <w:szCs w:val="18"/>
              </w:rPr>
              <w:t>S</w:t>
            </w:r>
            <w:r w:rsidRPr="00B869B9">
              <w:rPr>
                <w:rFonts w:asciiTheme="minorHAnsi" w:hAnsiTheme="minorHAnsi"/>
                <w:sz w:val="18"/>
                <w:szCs w:val="18"/>
              </w:rPr>
              <w:t xml:space="preserve">tandard </w:t>
            </w:r>
            <w:r w:rsidR="003B37D1" w:rsidRPr="00B869B9">
              <w:rPr>
                <w:rFonts w:asciiTheme="minorHAnsi" w:hAnsiTheme="minorHAnsi"/>
                <w:sz w:val="18"/>
                <w:szCs w:val="18"/>
              </w:rPr>
              <w:t>C</w:t>
            </w:r>
            <w:r w:rsidRPr="00B869B9">
              <w:rPr>
                <w:rFonts w:asciiTheme="minorHAnsi" w:hAnsiTheme="minorHAnsi"/>
                <w:sz w:val="18"/>
                <w:szCs w:val="18"/>
              </w:rPr>
              <w:t xml:space="preserve">harge for </w:t>
            </w:r>
            <w:r w:rsidR="003B37D1" w:rsidRPr="00B869B9">
              <w:rPr>
                <w:rFonts w:asciiTheme="minorHAnsi" w:hAnsiTheme="minorHAnsi"/>
                <w:sz w:val="18"/>
                <w:szCs w:val="18"/>
              </w:rPr>
              <w:t>C</w:t>
            </w:r>
            <w:r w:rsidRPr="00B869B9">
              <w:rPr>
                <w:rFonts w:asciiTheme="minorHAnsi" w:hAnsiTheme="minorHAnsi"/>
                <w:sz w:val="18"/>
                <w:szCs w:val="18"/>
              </w:rPr>
              <w:t>ondenser (lbs, oz.)</w:t>
            </w:r>
          </w:p>
        </w:tc>
        <w:tc>
          <w:tcPr>
            <w:tcW w:w="2500" w:type="pct"/>
            <w:vAlign w:val="center"/>
          </w:tcPr>
          <w:p w14:paraId="308B25CD" w14:textId="77777777" w:rsidR="000C3D42" w:rsidRPr="00B869B9" w:rsidRDefault="000C3D42" w:rsidP="00E93366">
            <w:pPr>
              <w:keepNext/>
              <w:rPr>
                <w:rFonts w:asciiTheme="minorHAnsi" w:hAnsiTheme="minorHAnsi"/>
                <w:sz w:val="18"/>
                <w:szCs w:val="18"/>
              </w:rPr>
            </w:pPr>
          </w:p>
        </w:tc>
      </w:tr>
      <w:tr w:rsidR="000C3D42" w:rsidRPr="00B869B9" w14:paraId="308B25D2" w14:textId="77777777" w:rsidTr="00E93366">
        <w:trPr>
          <w:trHeight w:val="432"/>
        </w:trPr>
        <w:tc>
          <w:tcPr>
            <w:tcW w:w="260" w:type="pct"/>
            <w:vAlign w:val="center"/>
          </w:tcPr>
          <w:p w14:paraId="308B25C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04</w:t>
            </w:r>
          </w:p>
        </w:tc>
        <w:tc>
          <w:tcPr>
            <w:tcW w:w="2240" w:type="pct"/>
            <w:vAlign w:val="center"/>
          </w:tcPr>
          <w:p w14:paraId="308B25D0" w14:textId="07BB24D7"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L</w:t>
            </w:r>
            <w:r w:rsidRPr="00B869B9">
              <w:rPr>
                <w:rFonts w:asciiTheme="minorHAnsi" w:hAnsiTheme="minorHAnsi"/>
                <w:sz w:val="18"/>
                <w:szCs w:val="18"/>
              </w:rPr>
              <w:t>ength (ft)</w:t>
            </w:r>
          </w:p>
        </w:tc>
        <w:tc>
          <w:tcPr>
            <w:tcW w:w="2500" w:type="pct"/>
            <w:vAlign w:val="center"/>
          </w:tcPr>
          <w:p w14:paraId="308B25D1" w14:textId="77777777" w:rsidR="000C3D42" w:rsidRPr="00B869B9" w:rsidRDefault="000C3D42" w:rsidP="00E93366">
            <w:pPr>
              <w:keepNext/>
              <w:rPr>
                <w:rFonts w:asciiTheme="minorHAnsi" w:hAnsiTheme="minorHAnsi"/>
                <w:sz w:val="18"/>
                <w:szCs w:val="18"/>
              </w:rPr>
            </w:pPr>
          </w:p>
        </w:tc>
      </w:tr>
      <w:tr w:rsidR="000C3D42" w:rsidRPr="00B869B9" w14:paraId="308B25D6" w14:textId="77777777" w:rsidTr="00E93366">
        <w:trPr>
          <w:trHeight w:val="432"/>
        </w:trPr>
        <w:tc>
          <w:tcPr>
            <w:tcW w:w="260" w:type="pct"/>
            <w:vAlign w:val="center"/>
          </w:tcPr>
          <w:p w14:paraId="308B25D3"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05</w:t>
            </w:r>
          </w:p>
        </w:tc>
        <w:tc>
          <w:tcPr>
            <w:tcW w:w="2240" w:type="pct"/>
            <w:vAlign w:val="center"/>
          </w:tcPr>
          <w:p w14:paraId="308B25D4" w14:textId="31810C3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D</w:t>
            </w:r>
            <w:r w:rsidRPr="00B869B9">
              <w:rPr>
                <w:rFonts w:asciiTheme="minorHAnsi" w:hAnsiTheme="minorHAnsi"/>
                <w:sz w:val="18"/>
                <w:szCs w:val="18"/>
              </w:rPr>
              <w:t>iameter (in)</w:t>
            </w:r>
          </w:p>
        </w:tc>
        <w:tc>
          <w:tcPr>
            <w:tcW w:w="2500" w:type="pct"/>
            <w:vAlign w:val="center"/>
          </w:tcPr>
          <w:p w14:paraId="308B25D5" w14:textId="77777777" w:rsidR="000C3D42" w:rsidRPr="00B869B9" w:rsidRDefault="000C3D42" w:rsidP="00E93366">
            <w:pPr>
              <w:keepNext/>
              <w:rPr>
                <w:rFonts w:asciiTheme="minorHAnsi" w:hAnsiTheme="minorHAnsi"/>
                <w:sz w:val="18"/>
                <w:szCs w:val="18"/>
              </w:rPr>
            </w:pPr>
          </w:p>
        </w:tc>
      </w:tr>
      <w:tr w:rsidR="000C3D42" w:rsidRPr="00B869B9" w14:paraId="308B25DA" w14:textId="77777777" w:rsidTr="00E93366">
        <w:trPr>
          <w:trHeight w:val="432"/>
        </w:trPr>
        <w:tc>
          <w:tcPr>
            <w:tcW w:w="260" w:type="pct"/>
            <w:vAlign w:val="center"/>
          </w:tcPr>
          <w:p w14:paraId="308B25D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06</w:t>
            </w:r>
          </w:p>
        </w:tc>
        <w:tc>
          <w:tcPr>
            <w:tcW w:w="2240" w:type="pct"/>
            <w:vAlign w:val="center"/>
          </w:tcPr>
          <w:p w14:paraId="308B25D8" w14:textId="3EBF92F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I</w:t>
            </w:r>
            <w:r w:rsidRPr="00B869B9">
              <w:rPr>
                <w:rFonts w:asciiTheme="minorHAnsi" w:hAnsiTheme="minorHAnsi"/>
                <w:sz w:val="18"/>
                <w:szCs w:val="18"/>
              </w:rPr>
              <w:t xml:space="preserve">ndoor </w:t>
            </w:r>
            <w:r w:rsidR="003B37D1" w:rsidRPr="00B869B9">
              <w:rPr>
                <w:rFonts w:asciiTheme="minorHAnsi" w:hAnsiTheme="minorHAnsi"/>
                <w:sz w:val="18"/>
                <w:szCs w:val="18"/>
              </w:rPr>
              <w:t>C</w:t>
            </w:r>
            <w:r w:rsidRPr="00B869B9">
              <w:rPr>
                <w:rFonts w:asciiTheme="minorHAnsi" w:hAnsiTheme="minorHAnsi"/>
                <w:sz w:val="18"/>
                <w:szCs w:val="18"/>
              </w:rPr>
              <w:t xml:space="preserve">oil </w:t>
            </w:r>
            <w:r w:rsidR="003B37D1" w:rsidRPr="00B869B9">
              <w:rPr>
                <w:rFonts w:asciiTheme="minorHAnsi" w:hAnsiTheme="minorHAnsi"/>
                <w:sz w:val="18"/>
                <w:szCs w:val="18"/>
              </w:rPr>
              <w:t>S</w:t>
            </w:r>
            <w:r w:rsidRPr="00B869B9">
              <w:rPr>
                <w:rFonts w:asciiTheme="minorHAnsi" w:hAnsiTheme="minorHAnsi"/>
                <w:sz w:val="18"/>
                <w:szCs w:val="18"/>
              </w:rPr>
              <w:t>ize (tons)</w:t>
            </w:r>
          </w:p>
        </w:tc>
        <w:tc>
          <w:tcPr>
            <w:tcW w:w="2500" w:type="pct"/>
            <w:vAlign w:val="center"/>
          </w:tcPr>
          <w:p w14:paraId="308B25D9" w14:textId="77777777" w:rsidR="000C3D42" w:rsidRPr="00B869B9" w:rsidRDefault="000C3D42" w:rsidP="00E93366">
            <w:pPr>
              <w:keepNext/>
              <w:rPr>
                <w:rFonts w:asciiTheme="minorHAnsi" w:hAnsiTheme="minorHAnsi"/>
                <w:sz w:val="18"/>
                <w:szCs w:val="18"/>
              </w:rPr>
            </w:pPr>
          </w:p>
        </w:tc>
      </w:tr>
      <w:tr w:rsidR="000C3D42" w:rsidRPr="00B869B9" w14:paraId="308B25DE" w14:textId="77777777" w:rsidTr="00E93366">
        <w:trPr>
          <w:trHeight w:val="432"/>
        </w:trPr>
        <w:tc>
          <w:tcPr>
            <w:tcW w:w="260" w:type="pct"/>
            <w:vAlign w:val="center"/>
          </w:tcPr>
          <w:p w14:paraId="308B25D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07</w:t>
            </w:r>
          </w:p>
        </w:tc>
        <w:tc>
          <w:tcPr>
            <w:tcW w:w="2240" w:type="pct"/>
            <w:vAlign w:val="center"/>
          </w:tcPr>
          <w:p w14:paraId="308B25DC" w14:textId="56752162" w:rsidR="000C3D42" w:rsidRPr="00B869B9" w:rsidDel="0082384D"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L</w:t>
            </w:r>
            <w:r w:rsidRPr="00B869B9">
              <w:rPr>
                <w:rFonts w:asciiTheme="minorHAnsi" w:hAnsiTheme="minorHAnsi"/>
                <w:sz w:val="18"/>
                <w:szCs w:val="18"/>
              </w:rPr>
              <w:t>ength (ft)</w:t>
            </w:r>
          </w:p>
        </w:tc>
        <w:tc>
          <w:tcPr>
            <w:tcW w:w="2500" w:type="pct"/>
            <w:vAlign w:val="center"/>
          </w:tcPr>
          <w:p w14:paraId="308B25DD" w14:textId="77777777" w:rsidR="000C3D42" w:rsidRPr="00B869B9" w:rsidRDefault="000C3D42" w:rsidP="00E93366">
            <w:pPr>
              <w:keepNext/>
              <w:rPr>
                <w:rFonts w:asciiTheme="minorHAnsi" w:hAnsiTheme="minorHAnsi"/>
                <w:sz w:val="18"/>
                <w:szCs w:val="18"/>
              </w:rPr>
            </w:pPr>
          </w:p>
        </w:tc>
      </w:tr>
      <w:tr w:rsidR="000C3D42" w:rsidRPr="00B869B9" w14:paraId="308B25E2" w14:textId="77777777" w:rsidTr="00E93366">
        <w:trPr>
          <w:trHeight w:val="432"/>
        </w:trPr>
        <w:tc>
          <w:tcPr>
            <w:tcW w:w="260" w:type="pct"/>
            <w:vAlign w:val="center"/>
          </w:tcPr>
          <w:p w14:paraId="308B25D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08</w:t>
            </w:r>
          </w:p>
        </w:tc>
        <w:tc>
          <w:tcPr>
            <w:tcW w:w="2240" w:type="pct"/>
            <w:vAlign w:val="center"/>
          </w:tcPr>
          <w:p w14:paraId="308B25E0" w14:textId="668E93C7"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D</w:t>
            </w:r>
            <w:r w:rsidRPr="00B869B9">
              <w:rPr>
                <w:rFonts w:asciiTheme="minorHAnsi" w:hAnsiTheme="minorHAnsi"/>
                <w:sz w:val="18"/>
                <w:szCs w:val="18"/>
              </w:rPr>
              <w:t>iameter (in)</w:t>
            </w:r>
          </w:p>
        </w:tc>
        <w:tc>
          <w:tcPr>
            <w:tcW w:w="2500" w:type="pct"/>
            <w:vAlign w:val="center"/>
          </w:tcPr>
          <w:p w14:paraId="308B25E1" w14:textId="77777777" w:rsidR="000C3D42" w:rsidRPr="00B869B9" w:rsidRDefault="000C3D42" w:rsidP="00E93366">
            <w:pPr>
              <w:keepNext/>
              <w:rPr>
                <w:rFonts w:asciiTheme="minorHAnsi" w:hAnsiTheme="minorHAnsi"/>
                <w:sz w:val="18"/>
                <w:szCs w:val="18"/>
              </w:rPr>
            </w:pPr>
          </w:p>
        </w:tc>
      </w:tr>
      <w:tr w:rsidR="000C3D42" w:rsidRPr="00B869B9" w14:paraId="308B25E6" w14:textId="77777777" w:rsidTr="00E93366">
        <w:trPr>
          <w:trHeight w:val="432"/>
        </w:trPr>
        <w:tc>
          <w:tcPr>
            <w:tcW w:w="260" w:type="pct"/>
            <w:vAlign w:val="center"/>
          </w:tcPr>
          <w:p w14:paraId="308B25E3"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09</w:t>
            </w:r>
          </w:p>
        </w:tc>
        <w:tc>
          <w:tcPr>
            <w:tcW w:w="2240" w:type="pct"/>
            <w:vAlign w:val="center"/>
          </w:tcPr>
          <w:p w14:paraId="308B25E4" w14:textId="06C817B5" w:rsidR="000C3D42" w:rsidRPr="00B869B9" w:rsidDel="0082384D"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I</w:t>
            </w:r>
            <w:r w:rsidRPr="00B869B9">
              <w:rPr>
                <w:rFonts w:asciiTheme="minorHAnsi" w:hAnsiTheme="minorHAnsi"/>
                <w:sz w:val="18"/>
                <w:szCs w:val="18"/>
              </w:rPr>
              <w:t xml:space="preserve">ndoor </w:t>
            </w:r>
            <w:r w:rsidR="003B37D1" w:rsidRPr="00B869B9">
              <w:rPr>
                <w:rFonts w:asciiTheme="minorHAnsi" w:hAnsiTheme="minorHAnsi"/>
                <w:sz w:val="18"/>
                <w:szCs w:val="18"/>
              </w:rPr>
              <w:t>C</w:t>
            </w:r>
            <w:r w:rsidRPr="00B869B9">
              <w:rPr>
                <w:rFonts w:asciiTheme="minorHAnsi" w:hAnsiTheme="minorHAnsi"/>
                <w:sz w:val="18"/>
                <w:szCs w:val="18"/>
              </w:rPr>
              <w:t xml:space="preserve">oil </w:t>
            </w:r>
            <w:r w:rsidR="003B37D1" w:rsidRPr="00B869B9">
              <w:rPr>
                <w:rFonts w:asciiTheme="minorHAnsi" w:hAnsiTheme="minorHAnsi"/>
                <w:sz w:val="18"/>
                <w:szCs w:val="18"/>
              </w:rPr>
              <w:t>S</w:t>
            </w:r>
            <w:r w:rsidRPr="00B869B9">
              <w:rPr>
                <w:rFonts w:asciiTheme="minorHAnsi" w:hAnsiTheme="minorHAnsi"/>
                <w:sz w:val="18"/>
                <w:szCs w:val="18"/>
              </w:rPr>
              <w:t>ize (tons)</w:t>
            </w:r>
          </w:p>
        </w:tc>
        <w:tc>
          <w:tcPr>
            <w:tcW w:w="2500" w:type="pct"/>
            <w:vAlign w:val="center"/>
          </w:tcPr>
          <w:p w14:paraId="308B25E5" w14:textId="77777777" w:rsidR="000C3D42" w:rsidRPr="00B869B9" w:rsidRDefault="000C3D42" w:rsidP="00E93366">
            <w:pPr>
              <w:keepNext/>
              <w:rPr>
                <w:rFonts w:asciiTheme="minorHAnsi" w:hAnsiTheme="minorHAnsi"/>
                <w:sz w:val="18"/>
                <w:szCs w:val="18"/>
              </w:rPr>
            </w:pPr>
          </w:p>
        </w:tc>
      </w:tr>
      <w:tr w:rsidR="000C3D42" w:rsidRPr="00B869B9" w14:paraId="308B25EA" w14:textId="77777777" w:rsidTr="00E93366">
        <w:trPr>
          <w:trHeight w:val="432"/>
        </w:trPr>
        <w:tc>
          <w:tcPr>
            <w:tcW w:w="260" w:type="pct"/>
            <w:vAlign w:val="center"/>
          </w:tcPr>
          <w:p w14:paraId="308B25E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10</w:t>
            </w:r>
          </w:p>
        </w:tc>
        <w:tc>
          <w:tcPr>
            <w:tcW w:w="2240" w:type="pct"/>
            <w:vAlign w:val="center"/>
          </w:tcPr>
          <w:p w14:paraId="308B25E8" w14:textId="4542292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Charge </w:t>
            </w:r>
            <w:r w:rsidR="003B37D1" w:rsidRPr="00B869B9">
              <w:rPr>
                <w:rFonts w:asciiTheme="minorHAnsi" w:hAnsiTheme="minorHAnsi"/>
                <w:sz w:val="18"/>
                <w:szCs w:val="18"/>
              </w:rPr>
              <w:t>A</w:t>
            </w:r>
            <w:r w:rsidRPr="00B869B9">
              <w:rPr>
                <w:rFonts w:asciiTheme="minorHAnsi" w:hAnsiTheme="minorHAnsi"/>
                <w:sz w:val="18"/>
                <w:szCs w:val="18"/>
              </w:rPr>
              <w:t xml:space="preserve">djustment to </w:t>
            </w:r>
            <w:r w:rsidR="003B37D1" w:rsidRPr="00B869B9">
              <w:rPr>
                <w:rFonts w:asciiTheme="minorHAnsi" w:hAnsiTheme="minorHAnsi"/>
                <w:sz w:val="18"/>
                <w:szCs w:val="18"/>
              </w:rPr>
              <w:t>S</w:t>
            </w:r>
            <w:r w:rsidRPr="00B869B9">
              <w:rPr>
                <w:rFonts w:asciiTheme="minorHAnsi" w:hAnsiTheme="minorHAnsi"/>
                <w:sz w:val="18"/>
                <w:szCs w:val="18"/>
              </w:rPr>
              <w:t xml:space="preserve">tandard </w:t>
            </w:r>
            <w:r w:rsidR="003B37D1" w:rsidRPr="00B869B9">
              <w:rPr>
                <w:rFonts w:asciiTheme="minorHAnsi" w:hAnsiTheme="minorHAnsi"/>
                <w:sz w:val="18"/>
                <w:szCs w:val="18"/>
              </w:rPr>
              <w:t>C</w:t>
            </w:r>
            <w:r w:rsidRPr="00B869B9">
              <w:rPr>
                <w:rFonts w:asciiTheme="minorHAnsi" w:hAnsiTheme="minorHAnsi"/>
                <w:sz w:val="18"/>
                <w:szCs w:val="18"/>
              </w:rPr>
              <w:t xml:space="preserve">harge from </w:t>
            </w:r>
            <w:r w:rsidR="003B37D1" w:rsidRPr="00B869B9">
              <w:rPr>
                <w:rFonts w:asciiTheme="minorHAnsi" w:hAnsiTheme="minorHAnsi"/>
                <w:sz w:val="18"/>
                <w:szCs w:val="18"/>
              </w:rPr>
              <w:t>M</w:t>
            </w:r>
            <w:r w:rsidRPr="00B869B9">
              <w:rPr>
                <w:rFonts w:asciiTheme="minorHAnsi" w:hAnsiTheme="minorHAnsi"/>
                <w:sz w:val="18"/>
                <w:szCs w:val="18"/>
              </w:rPr>
              <w:t xml:space="preserve">anufacturer’s </w:t>
            </w:r>
            <w:r w:rsidR="003B37D1" w:rsidRPr="00B869B9">
              <w:rPr>
                <w:rFonts w:asciiTheme="minorHAnsi" w:hAnsiTheme="minorHAnsi"/>
                <w:sz w:val="18"/>
                <w:szCs w:val="18"/>
              </w:rPr>
              <w:t>S</w:t>
            </w:r>
            <w:r w:rsidRPr="00B869B9">
              <w:rPr>
                <w:rFonts w:asciiTheme="minorHAnsi" w:hAnsiTheme="minorHAnsi"/>
                <w:sz w:val="18"/>
                <w:szCs w:val="18"/>
              </w:rPr>
              <w:t>pecifications (ounces, positive = add, negative = remove)</w:t>
            </w:r>
          </w:p>
        </w:tc>
        <w:tc>
          <w:tcPr>
            <w:tcW w:w="2500" w:type="pct"/>
            <w:vAlign w:val="center"/>
          </w:tcPr>
          <w:p w14:paraId="308B25E9" w14:textId="77777777" w:rsidR="000C3D42" w:rsidRPr="00B869B9" w:rsidRDefault="000C3D42" w:rsidP="00E93366">
            <w:pPr>
              <w:keepNext/>
              <w:rPr>
                <w:rFonts w:asciiTheme="minorHAnsi" w:hAnsiTheme="minorHAnsi"/>
                <w:sz w:val="18"/>
                <w:szCs w:val="18"/>
              </w:rPr>
            </w:pPr>
          </w:p>
        </w:tc>
      </w:tr>
      <w:tr w:rsidR="000C3D42" w:rsidRPr="00B869B9" w14:paraId="308B25EE" w14:textId="77777777" w:rsidTr="00E93366">
        <w:trPr>
          <w:trHeight w:val="432"/>
        </w:trPr>
        <w:tc>
          <w:tcPr>
            <w:tcW w:w="260" w:type="pct"/>
            <w:vAlign w:val="center"/>
          </w:tcPr>
          <w:p w14:paraId="308B25E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11</w:t>
            </w:r>
          </w:p>
        </w:tc>
        <w:tc>
          <w:tcPr>
            <w:tcW w:w="2240" w:type="pct"/>
            <w:vAlign w:val="center"/>
          </w:tcPr>
          <w:p w14:paraId="308B25EC" w14:textId="1630E7E7" w:rsidR="000C3D42" w:rsidRPr="00B869B9" w:rsidRDefault="000C3D42" w:rsidP="00A0649C">
            <w:pPr>
              <w:keepNext/>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R</w:t>
            </w:r>
            <w:r w:rsidRPr="00B869B9">
              <w:rPr>
                <w:rFonts w:asciiTheme="minorHAnsi" w:hAnsiTheme="minorHAnsi"/>
                <w:sz w:val="18"/>
                <w:szCs w:val="18"/>
              </w:rPr>
              <w:t xml:space="preserve">equired to be </w:t>
            </w:r>
            <w:r w:rsidR="003B37D1" w:rsidRPr="00B869B9">
              <w:rPr>
                <w:rFonts w:asciiTheme="minorHAnsi" w:hAnsiTheme="minorHAnsi"/>
                <w:sz w:val="18"/>
                <w:szCs w:val="18"/>
              </w:rPr>
              <w:t>W</w:t>
            </w:r>
            <w:r w:rsidRPr="00B869B9">
              <w:rPr>
                <w:rFonts w:asciiTheme="minorHAnsi" w:hAnsiTheme="minorHAnsi"/>
                <w:sz w:val="18"/>
                <w:szCs w:val="18"/>
              </w:rPr>
              <w:t xml:space="preserve">eighed in by the </w:t>
            </w:r>
            <w:r w:rsidR="003B37D1" w:rsidRPr="00B869B9">
              <w:rPr>
                <w:rFonts w:asciiTheme="minorHAnsi" w:hAnsiTheme="minorHAnsi"/>
                <w:sz w:val="18"/>
                <w:szCs w:val="18"/>
              </w:rPr>
              <w:t>I</w:t>
            </w:r>
            <w:r w:rsidRPr="00B869B9">
              <w:rPr>
                <w:rFonts w:asciiTheme="minorHAnsi" w:hAnsiTheme="minorHAnsi"/>
                <w:sz w:val="18"/>
                <w:szCs w:val="18"/>
              </w:rPr>
              <w:t>nstaller (lbs, oz)</w:t>
            </w:r>
          </w:p>
        </w:tc>
        <w:tc>
          <w:tcPr>
            <w:tcW w:w="2500" w:type="pct"/>
            <w:vAlign w:val="center"/>
          </w:tcPr>
          <w:p w14:paraId="308B25ED" w14:textId="77777777" w:rsidR="000C3D42" w:rsidRPr="00B869B9" w:rsidRDefault="000C3D42" w:rsidP="00E93366">
            <w:pPr>
              <w:keepNext/>
              <w:rPr>
                <w:rFonts w:asciiTheme="minorHAnsi" w:hAnsiTheme="minorHAnsi"/>
                <w:sz w:val="18"/>
                <w:szCs w:val="18"/>
              </w:rPr>
            </w:pPr>
          </w:p>
        </w:tc>
      </w:tr>
      <w:tr w:rsidR="000C3D42" w:rsidRPr="00B869B9" w14:paraId="308B25F2" w14:textId="77777777" w:rsidTr="00E93366">
        <w:trPr>
          <w:trHeight w:val="432"/>
        </w:trPr>
        <w:tc>
          <w:tcPr>
            <w:tcW w:w="260" w:type="pct"/>
            <w:vAlign w:val="center"/>
          </w:tcPr>
          <w:p w14:paraId="308B25E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12</w:t>
            </w:r>
          </w:p>
        </w:tc>
        <w:tc>
          <w:tcPr>
            <w:tcW w:w="2240" w:type="pct"/>
            <w:vAlign w:val="center"/>
          </w:tcPr>
          <w:p w14:paraId="308B25F0" w14:textId="6D3D47A1"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W</w:t>
            </w:r>
            <w:r w:rsidRPr="00B869B9">
              <w:rPr>
                <w:rFonts w:asciiTheme="minorHAnsi" w:hAnsiTheme="minorHAnsi"/>
                <w:sz w:val="18"/>
                <w:szCs w:val="18"/>
              </w:rPr>
              <w:t>eighed in by Installer (lbs, oz)</w:t>
            </w:r>
          </w:p>
        </w:tc>
        <w:tc>
          <w:tcPr>
            <w:tcW w:w="2500" w:type="pct"/>
            <w:vAlign w:val="center"/>
          </w:tcPr>
          <w:p w14:paraId="308B25F1" w14:textId="77777777" w:rsidR="000C3D42" w:rsidRPr="00B869B9" w:rsidRDefault="000C3D42" w:rsidP="00E93366">
            <w:pPr>
              <w:keepNext/>
              <w:rPr>
                <w:rFonts w:asciiTheme="minorHAnsi" w:hAnsiTheme="minorHAnsi"/>
                <w:sz w:val="18"/>
                <w:szCs w:val="18"/>
              </w:rPr>
            </w:pPr>
          </w:p>
        </w:tc>
      </w:tr>
      <w:tr w:rsidR="00A0649C" w:rsidRPr="00B869B9" w14:paraId="308B25F5" w14:textId="77777777" w:rsidTr="00A0649C">
        <w:trPr>
          <w:trHeight w:val="432"/>
        </w:trPr>
        <w:tc>
          <w:tcPr>
            <w:tcW w:w="260" w:type="pct"/>
            <w:vAlign w:val="center"/>
          </w:tcPr>
          <w:p w14:paraId="308B25F3" w14:textId="77777777" w:rsidR="00A0649C" w:rsidRPr="00B869B9" w:rsidRDefault="00A0649C" w:rsidP="00E93366">
            <w:pPr>
              <w:keepNext/>
              <w:jc w:val="center"/>
              <w:rPr>
                <w:rFonts w:asciiTheme="minorHAnsi" w:hAnsiTheme="minorHAnsi"/>
                <w:sz w:val="18"/>
                <w:szCs w:val="18"/>
              </w:rPr>
            </w:pPr>
            <w:r w:rsidRPr="00B869B9">
              <w:rPr>
                <w:rFonts w:asciiTheme="minorHAnsi" w:hAnsiTheme="minorHAnsi"/>
                <w:sz w:val="18"/>
                <w:szCs w:val="18"/>
              </w:rPr>
              <w:t>13</w:t>
            </w:r>
          </w:p>
        </w:tc>
        <w:tc>
          <w:tcPr>
            <w:tcW w:w="2240" w:type="pct"/>
            <w:vAlign w:val="center"/>
          </w:tcPr>
          <w:p w14:paraId="33914232" w14:textId="77777777" w:rsidR="00A0649C" w:rsidRPr="00B869B9" w:rsidRDefault="00A0649C" w:rsidP="00E93366">
            <w:pPr>
              <w:keepNext/>
              <w:rPr>
                <w:rFonts w:asciiTheme="minorHAnsi" w:hAnsiTheme="minorHAnsi"/>
                <w:sz w:val="18"/>
                <w:szCs w:val="18"/>
              </w:rPr>
            </w:pPr>
            <w:r w:rsidRPr="00B869B9">
              <w:rPr>
                <w:rFonts w:asciiTheme="minorHAnsi" w:hAnsiTheme="minorHAnsi"/>
                <w:sz w:val="18"/>
                <w:szCs w:val="18"/>
              </w:rPr>
              <w:t xml:space="preserve">Compliance Statement: </w:t>
            </w:r>
          </w:p>
        </w:tc>
        <w:tc>
          <w:tcPr>
            <w:tcW w:w="2500" w:type="pct"/>
            <w:vAlign w:val="center"/>
          </w:tcPr>
          <w:p w14:paraId="308B25F4" w14:textId="7AFC13D1" w:rsidR="00A0649C" w:rsidRPr="00B869B9" w:rsidRDefault="00A0649C" w:rsidP="00E93366">
            <w:pPr>
              <w:keepNext/>
              <w:rPr>
                <w:rFonts w:asciiTheme="minorHAnsi" w:hAnsiTheme="minorHAnsi"/>
                <w:sz w:val="18"/>
                <w:szCs w:val="18"/>
              </w:rPr>
            </w:pPr>
          </w:p>
        </w:tc>
      </w:tr>
    </w:tbl>
    <w:p w14:paraId="308B25F6" w14:textId="0BB967A1" w:rsidR="00205EA9" w:rsidRPr="00B869B9" w:rsidRDefault="00205EA9" w:rsidP="000C3D42">
      <w:pPr>
        <w:rPr>
          <w:rFonts w:asciiTheme="minorHAnsi" w:hAnsiTheme="minorHAnsi"/>
          <w:sz w:val="18"/>
          <w:szCs w:val="18"/>
        </w:rPr>
      </w:pPr>
    </w:p>
    <w:p w14:paraId="24D49DE0" w14:textId="5146AFD3" w:rsidR="000C3D42" w:rsidRPr="00B869B9" w:rsidRDefault="000C3D42" w:rsidP="000C3D42">
      <w:pPr>
        <w:rPr>
          <w:rFonts w:asciiTheme="minorHAnsi" w:hAnsiTheme="minorHAnsi"/>
          <w:sz w:val="18"/>
          <w:szCs w:val="18"/>
        </w:rPr>
      </w:pPr>
    </w:p>
    <w:p w14:paraId="232BAE6C" w14:textId="77777777" w:rsidR="003E0D05" w:rsidRPr="00B869B9" w:rsidRDefault="003E0D05">
      <w:r w:rsidRPr="00B869B9">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0C3D42" w:rsidRPr="00B869B9" w14:paraId="308B25F8" w14:textId="77777777" w:rsidTr="00134F3F">
        <w:trPr>
          <w:trHeight w:val="215"/>
        </w:trPr>
        <w:tc>
          <w:tcPr>
            <w:tcW w:w="5000" w:type="pct"/>
            <w:gridSpan w:val="2"/>
          </w:tcPr>
          <w:p w14:paraId="308B25F7" w14:textId="50FEA7CD" w:rsidR="000C3D42" w:rsidRPr="00B869B9" w:rsidRDefault="000C3D42" w:rsidP="00C209E7">
            <w:pPr>
              <w:rPr>
                <w:rFonts w:asciiTheme="minorHAnsi" w:hAnsiTheme="minorHAnsi"/>
                <w:sz w:val="18"/>
                <w:szCs w:val="18"/>
              </w:rPr>
            </w:pPr>
            <w:r w:rsidRPr="00B869B9">
              <w:rPr>
                <w:rFonts w:asciiTheme="minorHAnsi" w:hAnsiTheme="minorHAnsi" w:cs="Arial"/>
                <w:b/>
                <w:caps/>
                <w:szCs w:val="18"/>
              </w:rPr>
              <w:lastRenderedPageBreak/>
              <w:t xml:space="preserve">F. </w:t>
            </w:r>
            <w:r w:rsidR="004772B4" w:rsidRPr="00B869B9">
              <w:rPr>
                <w:rFonts w:ascii="Calibri" w:hAnsi="Calibri"/>
                <w:b/>
                <w:szCs w:val="18"/>
              </w:rPr>
              <w:t>Weigh In Charge Procedure – Additional Requirements</w:t>
            </w:r>
          </w:p>
        </w:tc>
      </w:tr>
      <w:tr w:rsidR="000C3D42" w:rsidRPr="00B869B9" w14:paraId="308B25FB" w14:textId="77777777" w:rsidTr="00E93366">
        <w:trPr>
          <w:trHeight w:val="326"/>
        </w:trPr>
        <w:tc>
          <w:tcPr>
            <w:tcW w:w="276" w:type="pct"/>
            <w:vAlign w:val="center"/>
          </w:tcPr>
          <w:p w14:paraId="308B25F9" w14:textId="77777777" w:rsidR="000C3D42" w:rsidRPr="00B869B9" w:rsidRDefault="000C3D42" w:rsidP="00134F3F">
            <w:pPr>
              <w:jc w:val="center"/>
              <w:rPr>
                <w:rFonts w:asciiTheme="minorHAnsi" w:hAnsiTheme="minorHAnsi"/>
                <w:sz w:val="18"/>
                <w:szCs w:val="18"/>
              </w:rPr>
            </w:pPr>
            <w:r w:rsidRPr="00B869B9">
              <w:rPr>
                <w:rFonts w:asciiTheme="minorHAnsi" w:hAnsiTheme="minorHAnsi"/>
                <w:sz w:val="18"/>
                <w:szCs w:val="18"/>
              </w:rPr>
              <w:t>01</w:t>
            </w:r>
          </w:p>
        </w:tc>
        <w:tc>
          <w:tcPr>
            <w:tcW w:w="4724" w:type="pct"/>
            <w:vAlign w:val="center"/>
          </w:tcPr>
          <w:p w14:paraId="308B25FA" w14:textId="77777777" w:rsidR="000C3D42" w:rsidRPr="00B869B9" w:rsidRDefault="000C3D42" w:rsidP="00E93366">
            <w:pPr>
              <w:rPr>
                <w:rFonts w:asciiTheme="minorHAnsi" w:hAnsiTheme="minorHAnsi"/>
                <w:sz w:val="18"/>
                <w:szCs w:val="18"/>
              </w:rPr>
            </w:pPr>
            <w:r w:rsidRPr="00B869B9">
              <w:rPr>
                <w:rFonts w:asciiTheme="minorHAnsi" w:hAnsiTheme="minorHAnsi"/>
                <w:sz w:val="18"/>
                <w:szCs w:val="18"/>
              </w:rPr>
              <w:t>All brazing of refrigerant lines done with dry nitrogen in lines and evaporator coil</w:t>
            </w:r>
            <w:r w:rsidR="00EC2C1F" w:rsidRPr="00B869B9">
              <w:rPr>
                <w:rFonts w:asciiTheme="minorHAnsi" w:hAnsiTheme="minorHAnsi"/>
                <w:sz w:val="18"/>
                <w:szCs w:val="18"/>
              </w:rPr>
              <w:t>.</w:t>
            </w:r>
          </w:p>
        </w:tc>
      </w:tr>
      <w:tr w:rsidR="00A729D9" w:rsidRPr="00B869B9" w14:paraId="308B25FE" w14:textId="77777777" w:rsidTr="00E93366">
        <w:trPr>
          <w:trHeight w:val="287"/>
        </w:trPr>
        <w:tc>
          <w:tcPr>
            <w:tcW w:w="276" w:type="pct"/>
            <w:vAlign w:val="center"/>
          </w:tcPr>
          <w:p w14:paraId="308B25FC" w14:textId="77777777" w:rsidR="00A729D9" w:rsidRPr="00B869B9" w:rsidRDefault="00A729D9" w:rsidP="00134F3F">
            <w:pPr>
              <w:jc w:val="center"/>
              <w:rPr>
                <w:rFonts w:asciiTheme="minorHAnsi" w:hAnsiTheme="minorHAnsi"/>
                <w:sz w:val="18"/>
                <w:szCs w:val="18"/>
              </w:rPr>
            </w:pPr>
            <w:r w:rsidRPr="00B869B9">
              <w:rPr>
                <w:rFonts w:ascii="Calibri" w:hAnsi="Calibri"/>
                <w:sz w:val="18"/>
                <w:szCs w:val="18"/>
              </w:rPr>
              <w:t>02</w:t>
            </w:r>
          </w:p>
        </w:tc>
        <w:tc>
          <w:tcPr>
            <w:tcW w:w="4724" w:type="pct"/>
            <w:vAlign w:val="center"/>
          </w:tcPr>
          <w:p w14:paraId="308B25FD" w14:textId="77777777" w:rsidR="00A729D9" w:rsidRPr="00B869B9" w:rsidRDefault="00A729D9" w:rsidP="00E93366">
            <w:pPr>
              <w:rPr>
                <w:rFonts w:asciiTheme="minorHAnsi" w:hAnsiTheme="minorHAnsi"/>
                <w:sz w:val="18"/>
                <w:szCs w:val="18"/>
              </w:rPr>
            </w:pPr>
            <w:r w:rsidRPr="00B869B9">
              <w:rPr>
                <w:rFonts w:ascii="Calibri" w:hAnsi="Calibri"/>
                <w:sz w:val="18"/>
                <w:szCs w:val="18"/>
              </w:rPr>
              <w:t>The indoor coil correction to refrigerant weight is used if it is supplied by the manufacturer.</w:t>
            </w:r>
          </w:p>
        </w:tc>
      </w:tr>
      <w:tr w:rsidR="00A729D9" w:rsidRPr="00B869B9" w14:paraId="308B2601" w14:textId="77777777" w:rsidTr="00E93366">
        <w:trPr>
          <w:trHeight w:val="432"/>
        </w:trPr>
        <w:tc>
          <w:tcPr>
            <w:tcW w:w="276" w:type="pct"/>
            <w:vAlign w:val="center"/>
          </w:tcPr>
          <w:p w14:paraId="308B25FF" w14:textId="0E29F232" w:rsidR="00A729D9" w:rsidRPr="00B869B9" w:rsidRDefault="00A729D9" w:rsidP="00134F3F">
            <w:pPr>
              <w:jc w:val="center"/>
              <w:rPr>
                <w:rFonts w:asciiTheme="minorHAnsi" w:hAnsiTheme="minorHAnsi"/>
                <w:sz w:val="18"/>
                <w:szCs w:val="18"/>
              </w:rPr>
            </w:pPr>
            <w:r w:rsidRPr="00B869B9">
              <w:rPr>
                <w:rFonts w:asciiTheme="minorHAnsi" w:hAnsiTheme="minorHAnsi"/>
                <w:sz w:val="18"/>
                <w:szCs w:val="18"/>
              </w:rPr>
              <w:t>03</w:t>
            </w:r>
          </w:p>
        </w:tc>
        <w:tc>
          <w:tcPr>
            <w:tcW w:w="4724" w:type="pct"/>
            <w:vAlign w:val="center"/>
          </w:tcPr>
          <w:p w14:paraId="308B2600" w14:textId="77777777" w:rsidR="00A729D9" w:rsidRPr="00B869B9" w:rsidRDefault="00A729D9" w:rsidP="00E93366">
            <w:pPr>
              <w:rPr>
                <w:rFonts w:asciiTheme="minorHAnsi" w:hAnsiTheme="minorHAnsi"/>
                <w:sz w:val="18"/>
                <w:szCs w:val="18"/>
              </w:rPr>
            </w:pPr>
            <w:r w:rsidRPr="00B869B9">
              <w:rPr>
                <w:rFonts w:asciiTheme="minorHAnsi" w:hAnsiTheme="minorHAnsi"/>
                <w:sz w:val="18"/>
                <w:szCs w:val="18"/>
              </w:rPr>
              <w:t>Prior to introducing refrigerant, system is evacuated to 500 microns or less and, when isolated, has risen no more than 300 microns after 5 minutes.</w:t>
            </w:r>
          </w:p>
        </w:tc>
      </w:tr>
      <w:tr w:rsidR="005A5CDF" w:rsidRPr="00B869B9" w14:paraId="308B2604" w14:textId="77777777" w:rsidTr="00E93366">
        <w:trPr>
          <w:trHeight w:val="432"/>
        </w:trPr>
        <w:tc>
          <w:tcPr>
            <w:tcW w:w="276" w:type="pct"/>
            <w:vAlign w:val="center"/>
          </w:tcPr>
          <w:p w14:paraId="308B2602" w14:textId="77777777" w:rsidR="005A5CDF" w:rsidRPr="00B869B9" w:rsidRDefault="005A5CDF" w:rsidP="00134F3F">
            <w:pPr>
              <w:jc w:val="center"/>
              <w:rPr>
                <w:rFonts w:ascii="Calibri" w:hAnsi="Calibri"/>
                <w:sz w:val="18"/>
                <w:szCs w:val="18"/>
              </w:rPr>
            </w:pPr>
            <w:r w:rsidRPr="00B869B9">
              <w:rPr>
                <w:rFonts w:ascii="Calibri" w:hAnsi="Calibri"/>
                <w:sz w:val="18"/>
                <w:szCs w:val="18"/>
              </w:rPr>
              <w:t>04</w:t>
            </w:r>
          </w:p>
        </w:tc>
        <w:tc>
          <w:tcPr>
            <w:tcW w:w="4724" w:type="pct"/>
            <w:vAlign w:val="center"/>
          </w:tcPr>
          <w:p w14:paraId="308B2603" w14:textId="31CDB1FC" w:rsidR="005A5CDF" w:rsidRPr="00B869B9" w:rsidRDefault="005A5CDF" w:rsidP="00E93366">
            <w:pPr>
              <w:rPr>
                <w:rFonts w:ascii="Calibri" w:hAnsi="Calibri"/>
                <w:sz w:val="18"/>
                <w:szCs w:val="18"/>
              </w:rPr>
            </w:pPr>
            <w:r w:rsidRPr="00B869B9">
              <w:rPr>
                <w:rFonts w:ascii="Calibri" w:hAnsi="Calibri"/>
                <w:sz w:val="18"/>
                <w:szCs w:val="18"/>
              </w:rPr>
              <w:t xml:space="preserve">When applicable and if necessary to avoid delay of approval of dwelling units completed when outside temperatures are below 55°F, the enforcement agency may approve compliance with the refrigerant charge verification requirements based on registration of this </w:t>
            </w:r>
            <w:r w:rsidR="00F3470A" w:rsidRPr="00B869B9">
              <w:rPr>
                <w:rFonts w:ascii="Calibri" w:hAnsi="Calibri"/>
                <w:sz w:val="18"/>
                <w:szCs w:val="18"/>
              </w:rPr>
              <w:t>LMCI</w:t>
            </w:r>
            <w:r w:rsidRPr="00B869B9">
              <w:rPr>
                <w:rFonts w:ascii="Calibri" w:hAnsi="Calibri"/>
                <w:sz w:val="18"/>
                <w:szCs w:val="18"/>
              </w:rPr>
              <w:t>-MCH-25,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at a later time, when the outside temperature is 55°F or greater, that refrigerant charge correction is necessary.</w:t>
            </w:r>
          </w:p>
        </w:tc>
      </w:tr>
      <w:tr w:rsidR="00A729D9" w:rsidRPr="00B869B9" w14:paraId="308B2606" w14:textId="77777777" w:rsidTr="002E0980">
        <w:trPr>
          <w:trHeight w:val="206"/>
        </w:trPr>
        <w:tc>
          <w:tcPr>
            <w:tcW w:w="5000" w:type="pct"/>
            <w:gridSpan w:val="2"/>
            <w:vAlign w:val="center"/>
          </w:tcPr>
          <w:p w14:paraId="308B2605" w14:textId="77777777" w:rsidR="00A729D9" w:rsidRPr="00B869B9" w:rsidRDefault="00A729D9" w:rsidP="002E0980">
            <w:pPr>
              <w:spacing w:line="276" w:lineRule="auto"/>
              <w:rPr>
                <w:rFonts w:asciiTheme="minorHAnsi" w:hAnsiTheme="minorHAnsi"/>
                <w:sz w:val="18"/>
                <w:szCs w:val="18"/>
              </w:rPr>
            </w:pPr>
            <w:r w:rsidRPr="00B869B9">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Pr="00B869B9" w:rsidRDefault="000C3D42" w:rsidP="000C3D42">
      <w:pPr>
        <w:rPr>
          <w:rFonts w:asciiTheme="minorHAnsi" w:hAnsiTheme="minorHAnsi"/>
          <w:szCs w:val="18"/>
        </w:rPr>
      </w:pPr>
    </w:p>
    <w:p w14:paraId="2E55D319" w14:textId="7A4F90E0" w:rsidR="00D57AE6" w:rsidRPr="00B869B9" w:rsidRDefault="00D57AE6" w:rsidP="005D1E56">
      <w:pPr>
        <w:pBdr>
          <w:top w:val="single" w:sz="4" w:space="1" w:color="auto"/>
          <w:left w:val="single" w:sz="4" w:space="4" w:color="auto"/>
          <w:bottom w:val="single" w:sz="4" w:space="1" w:color="auto"/>
          <w:right w:val="single" w:sz="4" w:space="0" w:color="auto"/>
        </w:pBdr>
        <w:rPr>
          <w:rFonts w:asciiTheme="minorHAnsi" w:hAnsiTheme="minorHAnsi"/>
          <w:b/>
          <w:sz w:val="18"/>
          <w:szCs w:val="18"/>
        </w:rPr>
      </w:pPr>
      <w:r w:rsidRPr="00B869B9">
        <w:rPr>
          <w:rFonts w:asciiTheme="minorHAnsi" w:hAnsiTheme="minorHAnsi"/>
          <w:b/>
          <w:sz w:val="18"/>
          <w:szCs w:val="18"/>
        </w:rPr>
        <w:t>MCH-25d - Refrigerant Charge Verification - Fault Indicator Display (FID)</w:t>
      </w:r>
    </w:p>
    <w:p w14:paraId="2D9025EC" w14:textId="77777777" w:rsidR="00D57AE6" w:rsidRPr="00B869B9"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0C3D42" w:rsidRPr="00B869B9" w14:paraId="308B260C" w14:textId="77777777" w:rsidTr="00C209E7">
        <w:trPr>
          <w:trHeight w:val="504"/>
        </w:trPr>
        <w:tc>
          <w:tcPr>
            <w:tcW w:w="5000" w:type="pct"/>
            <w:gridSpan w:val="3"/>
          </w:tcPr>
          <w:p w14:paraId="308B260A" w14:textId="46062BDE" w:rsidR="000C3D42" w:rsidRPr="00B869B9" w:rsidRDefault="000C3D42" w:rsidP="00E93366">
            <w:pPr>
              <w:rPr>
                <w:rFonts w:asciiTheme="minorHAnsi" w:hAnsiTheme="minorHAnsi"/>
                <w:b/>
              </w:rPr>
            </w:pPr>
            <w:r w:rsidRPr="00B869B9">
              <w:rPr>
                <w:rFonts w:asciiTheme="minorHAnsi" w:hAnsiTheme="minorHAnsi"/>
                <w:b/>
              </w:rPr>
              <w:t xml:space="preserve">G. </w:t>
            </w:r>
            <w:r w:rsidR="003E0D05" w:rsidRPr="00B869B9">
              <w:rPr>
                <w:rFonts w:asciiTheme="minorHAnsi" w:hAnsiTheme="minorHAnsi"/>
                <w:b/>
              </w:rPr>
              <w:t xml:space="preserve">Fault </w:t>
            </w:r>
            <w:r w:rsidRPr="00B869B9">
              <w:rPr>
                <w:rFonts w:asciiTheme="minorHAnsi" w:hAnsiTheme="minorHAnsi"/>
                <w:b/>
              </w:rPr>
              <w:t>Indicator Display</w:t>
            </w:r>
          </w:p>
          <w:p w14:paraId="308B260B" w14:textId="75CDAF66" w:rsidR="000C3D42" w:rsidRPr="00B869B9" w:rsidRDefault="000C3D42" w:rsidP="00C209E7">
            <w:pPr>
              <w:rPr>
                <w:rFonts w:asciiTheme="minorHAnsi" w:hAnsiTheme="minorHAnsi"/>
                <w:b/>
              </w:rPr>
            </w:pPr>
            <w:r w:rsidRPr="00B869B9">
              <w:rPr>
                <w:rFonts w:asciiTheme="minorHAnsi" w:hAnsiTheme="minorHAnsi"/>
              </w:rPr>
              <w:t xml:space="preserve">Procedures for the </w:t>
            </w:r>
            <w:r w:rsidR="00CD23D5" w:rsidRPr="00B869B9">
              <w:rPr>
                <w:rFonts w:asciiTheme="minorHAnsi" w:hAnsiTheme="minorHAnsi"/>
              </w:rPr>
              <w:t>Fault Indicator Display</w:t>
            </w:r>
            <w:r w:rsidRPr="00B869B9">
              <w:rPr>
                <w:rFonts w:asciiTheme="minorHAnsi" w:hAnsiTheme="minorHAnsi"/>
              </w:rPr>
              <w:t xml:space="preserve"> Verification are detailed in RA3.4.2</w:t>
            </w:r>
          </w:p>
        </w:tc>
      </w:tr>
      <w:tr w:rsidR="000C3D42" w:rsidRPr="00B869B9" w14:paraId="308B2610" w14:textId="77777777" w:rsidTr="00E93366">
        <w:trPr>
          <w:trHeight w:val="144"/>
        </w:trPr>
        <w:tc>
          <w:tcPr>
            <w:tcW w:w="211" w:type="pct"/>
            <w:vAlign w:val="center"/>
          </w:tcPr>
          <w:p w14:paraId="308B260D"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01</w:t>
            </w:r>
          </w:p>
        </w:tc>
        <w:tc>
          <w:tcPr>
            <w:tcW w:w="2288" w:type="pct"/>
            <w:vAlign w:val="center"/>
          </w:tcPr>
          <w:p w14:paraId="308B260E" w14:textId="6ECECE65" w:rsidR="000C3D42" w:rsidRPr="00B869B9" w:rsidRDefault="003E0D05" w:rsidP="00E93366">
            <w:pPr>
              <w:rPr>
                <w:rFonts w:asciiTheme="minorHAnsi" w:hAnsiTheme="minorHAnsi"/>
                <w:sz w:val="18"/>
              </w:rPr>
            </w:pPr>
            <w:r w:rsidRPr="00B869B9">
              <w:rPr>
                <w:rFonts w:asciiTheme="minorHAnsi" w:hAnsiTheme="minorHAnsi"/>
                <w:sz w:val="18"/>
              </w:rPr>
              <w:t xml:space="preserve">FID </w:t>
            </w:r>
            <w:r w:rsidR="000C3D42" w:rsidRPr="00B869B9">
              <w:rPr>
                <w:rFonts w:asciiTheme="minorHAnsi" w:hAnsiTheme="minorHAnsi"/>
                <w:sz w:val="18"/>
              </w:rPr>
              <w:t>Manufacturer Name/Make</w:t>
            </w:r>
          </w:p>
        </w:tc>
        <w:tc>
          <w:tcPr>
            <w:tcW w:w="2500" w:type="pct"/>
          </w:tcPr>
          <w:p w14:paraId="308B260F"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614" w14:textId="77777777" w:rsidTr="00E93366">
        <w:trPr>
          <w:trHeight w:val="144"/>
        </w:trPr>
        <w:tc>
          <w:tcPr>
            <w:tcW w:w="211" w:type="pct"/>
            <w:vAlign w:val="center"/>
          </w:tcPr>
          <w:p w14:paraId="308B2611"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02</w:t>
            </w:r>
          </w:p>
        </w:tc>
        <w:tc>
          <w:tcPr>
            <w:tcW w:w="2288" w:type="pct"/>
            <w:vAlign w:val="center"/>
          </w:tcPr>
          <w:p w14:paraId="308B2612" w14:textId="0ED0D994" w:rsidR="000C3D42" w:rsidRPr="00B869B9" w:rsidRDefault="003E0D05" w:rsidP="00E93366">
            <w:pPr>
              <w:rPr>
                <w:rFonts w:asciiTheme="minorHAnsi" w:hAnsiTheme="minorHAnsi"/>
                <w:sz w:val="18"/>
              </w:rPr>
            </w:pPr>
            <w:r w:rsidRPr="00B869B9">
              <w:rPr>
                <w:rFonts w:asciiTheme="minorHAnsi" w:hAnsiTheme="minorHAnsi"/>
                <w:sz w:val="18"/>
              </w:rPr>
              <w:t xml:space="preserve">FID </w:t>
            </w:r>
            <w:r w:rsidR="000C3D42" w:rsidRPr="00B869B9">
              <w:rPr>
                <w:rFonts w:asciiTheme="minorHAnsi" w:hAnsiTheme="minorHAnsi"/>
                <w:sz w:val="18"/>
              </w:rPr>
              <w:t>Model Number</w:t>
            </w:r>
          </w:p>
        </w:tc>
        <w:tc>
          <w:tcPr>
            <w:tcW w:w="2500" w:type="pct"/>
          </w:tcPr>
          <w:p w14:paraId="308B2613"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618" w14:textId="77777777" w:rsidTr="00E93366">
        <w:trPr>
          <w:trHeight w:val="233"/>
        </w:trPr>
        <w:tc>
          <w:tcPr>
            <w:tcW w:w="211" w:type="pct"/>
            <w:vAlign w:val="center"/>
          </w:tcPr>
          <w:p w14:paraId="308B2615"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03</w:t>
            </w:r>
          </w:p>
        </w:tc>
        <w:tc>
          <w:tcPr>
            <w:tcW w:w="2288" w:type="pct"/>
            <w:vAlign w:val="center"/>
          </w:tcPr>
          <w:p w14:paraId="308B2616" w14:textId="54783358" w:rsidR="000C3D42" w:rsidRPr="00B869B9" w:rsidRDefault="000C3D42" w:rsidP="00E93366">
            <w:pPr>
              <w:rPr>
                <w:rFonts w:asciiTheme="minorHAnsi" w:hAnsiTheme="minorHAnsi"/>
                <w:sz w:val="18"/>
              </w:rPr>
            </w:pPr>
            <w:r w:rsidRPr="00B869B9">
              <w:rPr>
                <w:rFonts w:asciiTheme="minorHAnsi" w:hAnsiTheme="minorHAnsi"/>
                <w:sz w:val="18"/>
              </w:rPr>
              <w:t>The display module is mounted adjacent to the system thermostat</w:t>
            </w:r>
            <w:r w:rsidR="004772B4" w:rsidRPr="00B869B9">
              <w:rPr>
                <w:rFonts w:asciiTheme="minorHAnsi" w:hAnsiTheme="minorHAnsi"/>
                <w:sz w:val="18"/>
              </w:rPr>
              <w:t>.</w:t>
            </w:r>
          </w:p>
        </w:tc>
        <w:tc>
          <w:tcPr>
            <w:tcW w:w="2500" w:type="pct"/>
          </w:tcPr>
          <w:p w14:paraId="308B2617" w14:textId="77777777" w:rsidR="000C3D42" w:rsidRPr="00B869B9" w:rsidRDefault="000C3D42" w:rsidP="00C209E7">
            <w:pPr>
              <w:keepNext/>
              <w:rPr>
                <w:rFonts w:asciiTheme="minorHAnsi" w:hAnsiTheme="minorHAnsi"/>
                <w:sz w:val="18"/>
                <w:szCs w:val="18"/>
              </w:rPr>
            </w:pPr>
          </w:p>
        </w:tc>
      </w:tr>
      <w:tr w:rsidR="000C3D42" w:rsidRPr="00B869B9" w14:paraId="308B261C" w14:textId="77777777" w:rsidTr="00E93366">
        <w:trPr>
          <w:trHeight w:val="233"/>
        </w:trPr>
        <w:tc>
          <w:tcPr>
            <w:tcW w:w="211" w:type="pct"/>
            <w:vAlign w:val="center"/>
          </w:tcPr>
          <w:p w14:paraId="308B2619"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04</w:t>
            </w:r>
          </w:p>
        </w:tc>
        <w:tc>
          <w:tcPr>
            <w:tcW w:w="2288" w:type="pct"/>
            <w:vAlign w:val="center"/>
          </w:tcPr>
          <w:p w14:paraId="308B261A" w14:textId="5C8E033F" w:rsidR="000C3D42" w:rsidRPr="00B869B9" w:rsidRDefault="000C3D42" w:rsidP="00E93366">
            <w:pPr>
              <w:rPr>
                <w:rFonts w:asciiTheme="minorHAnsi" w:hAnsiTheme="minorHAnsi"/>
                <w:sz w:val="18"/>
              </w:rPr>
            </w:pPr>
            <w:r w:rsidRPr="00B869B9">
              <w:rPr>
                <w:rFonts w:asciiTheme="minorHAnsi" w:hAnsiTheme="minorHAnsi"/>
                <w:sz w:val="18"/>
              </w:rPr>
              <w:t xml:space="preserve">The manufacturer has certified to the Energy Commission that the </w:t>
            </w:r>
            <w:r w:rsidR="003E0D05" w:rsidRPr="00B869B9">
              <w:rPr>
                <w:rFonts w:asciiTheme="minorHAnsi" w:hAnsiTheme="minorHAnsi"/>
                <w:sz w:val="18"/>
              </w:rPr>
              <w:t xml:space="preserve">FID </w:t>
            </w:r>
            <w:r w:rsidRPr="00B869B9">
              <w:rPr>
                <w:rFonts w:asciiTheme="minorHAnsi" w:hAnsiTheme="minorHAnsi"/>
                <w:sz w:val="18"/>
              </w:rPr>
              <w:t xml:space="preserve">model meets the requirements of Reference Joint Appendix JA6 (Make and model found on CEC list of approved </w:t>
            </w:r>
            <w:r w:rsidR="003E0D05" w:rsidRPr="00B869B9">
              <w:rPr>
                <w:rFonts w:asciiTheme="minorHAnsi" w:hAnsiTheme="minorHAnsi"/>
                <w:sz w:val="18"/>
              </w:rPr>
              <w:t xml:space="preserve">FID </w:t>
            </w:r>
            <w:r w:rsidRPr="00B869B9">
              <w:rPr>
                <w:rFonts w:asciiTheme="minorHAnsi" w:hAnsiTheme="minorHAnsi"/>
                <w:sz w:val="18"/>
              </w:rPr>
              <w:t>devices)</w:t>
            </w:r>
            <w:r w:rsidR="004772B4" w:rsidRPr="00B869B9">
              <w:rPr>
                <w:rFonts w:asciiTheme="minorHAnsi" w:hAnsiTheme="minorHAnsi"/>
                <w:sz w:val="18"/>
              </w:rPr>
              <w:t>.</w:t>
            </w:r>
          </w:p>
        </w:tc>
        <w:tc>
          <w:tcPr>
            <w:tcW w:w="2500" w:type="pct"/>
          </w:tcPr>
          <w:p w14:paraId="308B261B" w14:textId="77777777" w:rsidR="000C3D42" w:rsidRPr="00B869B9" w:rsidRDefault="000C3D42" w:rsidP="00C209E7">
            <w:pPr>
              <w:keepNext/>
              <w:rPr>
                <w:rFonts w:asciiTheme="minorHAnsi" w:hAnsiTheme="minorHAnsi"/>
                <w:sz w:val="18"/>
                <w:szCs w:val="18"/>
              </w:rPr>
            </w:pPr>
          </w:p>
        </w:tc>
      </w:tr>
      <w:tr w:rsidR="000C3D42" w:rsidRPr="00B869B9" w14:paraId="308B2620" w14:textId="77777777" w:rsidTr="00E93366">
        <w:trPr>
          <w:trHeight w:val="60"/>
        </w:trPr>
        <w:tc>
          <w:tcPr>
            <w:tcW w:w="211" w:type="pct"/>
            <w:vAlign w:val="center"/>
          </w:tcPr>
          <w:p w14:paraId="308B261D"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05</w:t>
            </w:r>
          </w:p>
        </w:tc>
        <w:tc>
          <w:tcPr>
            <w:tcW w:w="2288" w:type="pct"/>
            <w:vAlign w:val="center"/>
          </w:tcPr>
          <w:p w14:paraId="308B261E" w14:textId="4F1F7535" w:rsidR="000C3D42" w:rsidRPr="00B869B9" w:rsidRDefault="000C3D42" w:rsidP="00E93366">
            <w:pPr>
              <w:rPr>
                <w:rFonts w:asciiTheme="minorHAnsi" w:hAnsiTheme="minorHAnsi"/>
                <w:sz w:val="18"/>
              </w:rPr>
            </w:pPr>
            <w:r w:rsidRPr="00B869B9">
              <w:rPr>
                <w:rFonts w:asciiTheme="minorHAnsi" w:hAnsiTheme="minorHAnsi"/>
                <w:sz w:val="18"/>
              </w:rPr>
              <w:t xml:space="preserve">The system has operated for at least 15 minutes and the </w:t>
            </w:r>
            <w:r w:rsidR="003E0D05" w:rsidRPr="00B869B9">
              <w:rPr>
                <w:rFonts w:asciiTheme="minorHAnsi" w:hAnsiTheme="minorHAnsi"/>
                <w:sz w:val="18"/>
              </w:rPr>
              <w:t xml:space="preserve">FID </w:t>
            </w:r>
            <w:r w:rsidRPr="00B869B9">
              <w:rPr>
                <w:rFonts w:asciiTheme="minorHAnsi" w:hAnsiTheme="minorHAnsi"/>
                <w:sz w:val="18"/>
              </w:rPr>
              <w:t>reports that the system is operating within acceptable parameters.</w:t>
            </w:r>
          </w:p>
        </w:tc>
        <w:tc>
          <w:tcPr>
            <w:tcW w:w="2500" w:type="pct"/>
          </w:tcPr>
          <w:p w14:paraId="308B261F" w14:textId="77777777" w:rsidR="000C3D42" w:rsidRPr="00B869B9" w:rsidRDefault="000C3D42" w:rsidP="00C209E7">
            <w:pPr>
              <w:keepNext/>
              <w:rPr>
                <w:rFonts w:asciiTheme="minorHAnsi" w:hAnsiTheme="minorHAnsi"/>
                <w:sz w:val="18"/>
                <w:szCs w:val="18"/>
              </w:rPr>
            </w:pPr>
          </w:p>
        </w:tc>
      </w:tr>
    </w:tbl>
    <w:p w14:paraId="308B2622" w14:textId="44E3406A" w:rsidR="000C3D42" w:rsidRPr="00B869B9"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0C3D42" w:rsidRPr="00B869B9" w14:paraId="308B2624" w14:textId="77777777" w:rsidTr="00C209E7">
        <w:trPr>
          <w:trHeight w:val="206"/>
        </w:trPr>
        <w:tc>
          <w:tcPr>
            <w:tcW w:w="5000" w:type="pct"/>
            <w:gridSpan w:val="2"/>
          </w:tcPr>
          <w:p w14:paraId="308B2623" w14:textId="04E04C9F" w:rsidR="000C3D42" w:rsidRPr="00B869B9"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B869B9">
              <w:rPr>
                <w:rFonts w:ascii="Calibri" w:hAnsi="Calibri" w:cs="Arial"/>
                <w:b/>
                <w:caps/>
              </w:rPr>
              <w:t xml:space="preserve">H. </w:t>
            </w:r>
            <w:r w:rsidR="003E0D05" w:rsidRPr="00B869B9">
              <w:rPr>
                <w:rFonts w:ascii="Calibri" w:hAnsi="Calibri"/>
                <w:b/>
              </w:rPr>
              <w:t xml:space="preserve">Fault </w:t>
            </w:r>
            <w:r w:rsidR="004772B4" w:rsidRPr="00B869B9">
              <w:rPr>
                <w:rFonts w:ascii="Calibri" w:hAnsi="Calibri"/>
                <w:b/>
              </w:rPr>
              <w:t>Indicator Display – Additional Requirements</w:t>
            </w:r>
          </w:p>
        </w:tc>
      </w:tr>
      <w:tr w:rsidR="000C3D42" w:rsidRPr="00B869B9" w14:paraId="308B2629" w14:textId="77777777" w:rsidTr="00E93366">
        <w:trPr>
          <w:trHeight w:val="144"/>
        </w:trPr>
        <w:tc>
          <w:tcPr>
            <w:tcW w:w="217" w:type="pct"/>
            <w:vAlign w:val="center"/>
          </w:tcPr>
          <w:p w14:paraId="308B2627" w14:textId="77777777" w:rsidR="000C3D42" w:rsidRPr="00B869B9" w:rsidRDefault="000C3D42" w:rsidP="004772B4">
            <w:pPr>
              <w:jc w:val="center"/>
              <w:rPr>
                <w:rFonts w:ascii="Calibri" w:hAnsi="Calibri"/>
                <w:sz w:val="18"/>
              </w:rPr>
            </w:pPr>
            <w:r w:rsidRPr="00B869B9">
              <w:rPr>
                <w:rFonts w:ascii="Calibri" w:hAnsi="Calibri"/>
                <w:sz w:val="18"/>
              </w:rPr>
              <w:t>01</w:t>
            </w:r>
          </w:p>
        </w:tc>
        <w:tc>
          <w:tcPr>
            <w:tcW w:w="4783" w:type="pct"/>
            <w:vAlign w:val="center"/>
          </w:tcPr>
          <w:p w14:paraId="308B2628" w14:textId="03F2E8F5" w:rsidR="000C3D42" w:rsidRPr="00B869B9" w:rsidRDefault="003E0D05" w:rsidP="002B7DA5">
            <w:pPr>
              <w:pStyle w:val="Header"/>
              <w:tabs>
                <w:tab w:val="clear" w:pos="4320"/>
                <w:tab w:val="clear" w:pos="8640"/>
              </w:tabs>
              <w:rPr>
                <w:rFonts w:ascii="Calibri" w:hAnsi="Calibri"/>
                <w:sz w:val="18"/>
              </w:rPr>
            </w:pPr>
            <w:r w:rsidRPr="00B869B9">
              <w:rPr>
                <w:rFonts w:ascii="Calibri" w:hAnsi="Calibri" w:cs="ArialMT"/>
                <w:sz w:val="18"/>
              </w:rPr>
              <w:t xml:space="preserve">Fault </w:t>
            </w:r>
            <w:r w:rsidR="000C3D42" w:rsidRPr="00B869B9">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sidRPr="00B869B9">
              <w:rPr>
                <w:rFonts w:ascii="Calibri" w:hAnsi="Calibri" w:cs="ArialMT"/>
                <w:sz w:val="18"/>
              </w:rPr>
              <w:t xml:space="preserve">FID </w:t>
            </w:r>
            <w:r w:rsidR="000C3D42" w:rsidRPr="00B869B9">
              <w:rPr>
                <w:rFonts w:ascii="Calibri" w:hAnsi="Calibri" w:cs="ArialMT"/>
                <w:sz w:val="18"/>
              </w:rPr>
              <w:t>manufacturer’s specifications.</w:t>
            </w:r>
          </w:p>
        </w:tc>
      </w:tr>
      <w:tr w:rsidR="000C3D42" w:rsidRPr="00B869B9" w14:paraId="308B262C" w14:textId="77777777" w:rsidTr="00E93366">
        <w:trPr>
          <w:trHeight w:val="144"/>
        </w:trPr>
        <w:tc>
          <w:tcPr>
            <w:tcW w:w="217" w:type="pct"/>
            <w:vAlign w:val="center"/>
          </w:tcPr>
          <w:p w14:paraId="308B262A" w14:textId="77777777" w:rsidR="000C3D42" w:rsidRPr="00B869B9" w:rsidRDefault="000C3D42" w:rsidP="004772B4">
            <w:pPr>
              <w:jc w:val="center"/>
              <w:rPr>
                <w:rFonts w:ascii="Calibri" w:hAnsi="Calibri"/>
                <w:sz w:val="18"/>
              </w:rPr>
            </w:pPr>
            <w:r w:rsidRPr="00B869B9">
              <w:rPr>
                <w:rFonts w:ascii="Calibri" w:hAnsi="Calibri"/>
                <w:sz w:val="18"/>
              </w:rPr>
              <w:t>02</w:t>
            </w:r>
          </w:p>
        </w:tc>
        <w:tc>
          <w:tcPr>
            <w:tcW w:w="4783" w:type="pct"/>
            <w:vAlign w:val="center"/>
          </w:tcPr>
          <w:p w14:paraId="308B262B" w14:textId="18DFA97E" w:rsidR="000C3D42" w:rsidRPr="00B869B9" w:rsidRDefault="000C3D42" w:rsidP="002B7DA5">
            <w:pPr>
              <w:pStyle w:val="Header"/>
              <w:tabs>
                <w:tab w:val="clear" w:pos="4320"/>
                <w:tab w:val="clear" w:pos="8640"/>
              </w:tabs>
              <w:rPr>
                <w:rFonts w:ascii="Calibri" w:hAnsi="Calibri"/>
                <w:sz w:val="18"/>
              </w:rPr>
            </w:pPr>
            <w:r w:rsidRPr="00B869B9">
              <w:rPr>
                <w:rFonts w:ascii="Calibri" w:hAnsi="Calibri" w:cs="ArialMT"/>
                <w:sz w:val="18"/>
              </w:rPr>
              <w:t xml:space="preserve">The installer shall ensure that a copy of the </w:t>
            </w:r>
            <w:r w:rsidR="003E0D05" w:rsidRPr="00B869B9">
              <w:rPr>
                <w:rFonts w:ascii="Calibri" w:hAnsi="Calibri" w:cs="ArialMT"/>
                <w:sz w:val="18"/>
              </w:rPr>
              <w:t xml:space="preserve">FID </w:t>
            </w:r>
            <w:r w:rsidRPr="00B869B9">
              <w:rPr>
                <w:rFonts w:ascii="Calibri" w:hAnsi="Calibri" w:cs="ArialMT"/>
                <w:sz w:val="18"/>
              </w:rPr>
              <w:t>manufacturer's user instructions documentation has been made available to the building owner.</w:t>
            </w:r>
          </w:p>
        </w:tc>
      </w:tr>
      <w:tr w:rsidR="000C3D42" w:rsidRPr="00B869B9" w14:paraId="308B262E" w14:textId="77777777" w:rsidTr="00C209E7">
        <w:trPr>
          <w:trHeight w:val="206"/>
        </w:trPr>
        <w:tc>
          <w:tcPr>
            <w:tcW w:w="5000" w:type="pct"/>
            <w:gridSpan w:val="2"/>
          </w:tcPr>
          <w:p w14:paraId="308B262D" w14:textId="77777777" w:rsidR="000C3D42" w:rsidRPr="00B869B9" w:rsidRDefault="000C3D42" w:rsidP="00C209E7">
            <w:pPr>
              <w:spacing w:line="276" w:lineRule="auto"/>
              <w:rPr>
                <w:rFonts w:ascii="Calibri" w:hAnsi="Calibri"/>
              </w:rPr>
            </w:pPr>
            <w:r w:rsidRPr="00B869B9">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B869B9"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F5692" w:rsidRPr="00B869B9" w14:paraId="54CBB452"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794DC13" w14:textId="77777777" w:rsidR="00AF5692" w:rsidRPr="00B869B9" w:rsidRDefault="00AF5692"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869B9">
              <w:rPr>
                <w:rFonts w:ascii="Calibri" w:hAnsi="Calibri" w:cs="Arial"/>
                <w:b/>
                <w:caps/>
              </w:rPr>
              <w:lastRenderedPageBreak/>
              <w:t>Documentation Author's Declaration Statement</w:t>
            </w:r>
          </w:p>
        </w:tc>
      </w:tr>
      <w:tr w:rsidR="00AF5692" w:rsidRPr="00B869B9" w14:paraId="72DF9690"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5D18B74" w14:textId="77777777" w:rsidR="00AF5692" w:rsidRPr="00B869B9" w:rsidRDefault="00AF5692" w:rsidP="00070BC6">
            <w:pPr>
              <w:keepNext/>
              <w:numPr>
                <w:ilvl w:val="0"/>
                <w:numId w:val="35"/>
              </w:numPr>
              <w:ind w:left="360" w:hanging="270"/>
              <w:rPr>
                <w:rFonts w:ascii="Calibri" w:hAnsi="Calibri"/>
              </w:rPr>
            </w:pPr>
            <w:r w:rsidRPr="00B869B9">
              <w:rPr>
                <w:rFonts w:ascii="Calibri" w:hAnsi="Calibri"/>
              </w:rPr>
              <w:t>I certify that this Certificate of Installation documentation is accurate and complete.</w:t>
            </w:r>
          </w:p>
        </w:tc>
      </w:tr>
      <w:tr w:rsidR="00AF5692" w:rsidRPr="00B869B9" w14:paraId="7CA0B7F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69FFFB6" w14:textId="77777777" w:rsidR="00AF5692" w:rsidRPr="00B869B9" w:rsidRDefault="00AF5692" w:rsidP="00070BC6">
            <w:pPr>
              <w:keepNext/>
              <w:rPr>
                <w:rFonts w:ascii="Calibri" w:hAnsi="Calibri"/>
              </w:rPr>
            </w:pPr>
            <w:r w:rsidRPr="00B869B9">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321A416" w14:textId="77777777" w:rsidR="00AF5692" w:rsidRPr="00B869B9" w:rsidRDefault="00AF5692" w:rsidP="00070BC6">
            <w:pPr>
              <w:keepNext/>
              <w:rPr>
                <w:rFonts w:ascii="Calibri" w:hAnsi="Calibri"/>
              </w:rPr>
            </w:pPr>
            <w:r w:rsidRPr="00B869B9">
              <w:rPr>
                <w:rFonts w:ascii="Calibri" w:hAnsi="Calibri"/>
              </w:rPr>
              <w:t>Documentation Author Signature:</w:t>
            </w:r>
          </w:p>
        </w:tc>
      </w:tr>
      <w:tr w:rsidR="00AF5692" w:rsidRPr="00B869B9" w14:paraId="2A9D4F90"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CBE1549" w14:textId="77777777" w:rsidR="00AF5692" w:rsidRPr="00B869B9" w:rsidRDefault="00AF5692" w:rsidP="00070BC6">
            <w:pPr>
              <w:keepNext/>
              <w:rPr>
                <w:rFonts w:ascii="Calibri" w:hAnsi="Calibri"/>
              </w:rPr>
            </w:pPr>
            <w:r w:rsidRPr="00B869B9">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3435EEB" w14:textId="77777777" w:rsidR="00AF5692" w:rsidRPr="00B869B9" w:rsidRDefault="00AF5692" w:rsidP="00070BC6">
            <w:pPr>
              <w:keepNext/>
              <w:rPr>
                <w:rFonts w:ascii="Calibri" w:hAnsi="Calibri"/>
              </w:rPr>
            </w:pPr>
            <w:r w:rsidRPr="00B869B9">
              <w:rPr>
                <w:rFonts w:ascii="Calibri" w:hAnsi="Calibri"/>
              </w:rPr>
              <w:t>Date Signed:</w:t>
            </w:r>
          </w:p>
        </w:tc>
      </w:tr>
      <w:tr w:rsidR="00AF5692" w:rsidRPr="00B869B9" w14:paraId="37C551B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0021A41" w14:textId="77777777" w:rsidR="00AF5692" w:rsidRPr="00B869B9" w:rsidRDefault="00AF5692" w:rsidP="00070BC6">
            <w:pPr>
              <w:keepNext/>
              <w:rPr>
                <w:rFonts w:ascii="Calibri" w:hAnsi="Calibri"/>
              </w:rPr>
            </w:pPr>
            <w:r w:rsidRPr="00B869B9">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1BB632BE" w14:textId="77777777" w:rsidR="00AF5692" w:rsidRPr="00B869B9" w:rsidRDefault="00AF5692" w:rsidP="00070BC6">
            <w:pPr>
              <w:keepNext/>
              <w:rPr>
                <w:rFonts w:ascii="Calibri" w:hAnsi="Calibri"/>
              </w:rPr>
            </w:pPr>
            <w:r w:rsidRPr="00B869B9">
              <w:rPr>
                <w:rFonts w:ascii="Calibri" w:hAnsi="Calibri"/>
              </w:rPr>
              <w:t>CEA/HERS Certification Identification (If applicable):</w:t>
            </w:r>
          </w:p>
        </w:tc>
      </w:tr>
      <w:tr w:rsidR="00AF5692" w:rsidRPr="00B869B9" w14:paraId="1107DF20"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7DC4673" w14:textId="77777777" w:rsidR="00AF5692" w:rsidRPr="00B869B9" w:rsidRDefault="00AF5692" w:rsidP="00070BC6">
            <w:pPr>
              <w:keepNext/>
              <w:rPr>
                <w:rFonts w:ascii="Calibri" w:hAnsi="Calibri"/>
              </w:rPr>
            </w:pPr>
            <w:r w:rsidRPr="00B869B9">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8877E5F" w14:textId="77777777" w:rsidR="00AF5692" w:rsidRPr="00B869B9" w:rsidRDefault="00AF5692" w:rsidP="00070BC6">
            <w:pPr>
              <w:keepNext/>
              <w:rPr>
                <w:rFonts w:ascii="Calibri" w:hAnsi="Calibri"/>
              </w:rPr>
            </w:pPr>
            <w:r w:rsidRPr="00B869B9">
              <w:rPr>
                <w:rFonts w:ascii="Calibri" w:hAnsi="Calibri"/>
              </w:rPr>
              <w:t>Phone:</w:t>
            </w:r>
          </w:p>
        </w:tc>
      </w:tr>
      <w:tr w:rsidR="00AF5692" w:rsidRPr="00B869B9" w14:paraId="1C024F7F"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079594" w14:textId="77777777" w:rsidR="00AF5692" w:rsidRPr="00B869B9" w:rsidRDefault="00AF5692"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B869B9">
              <w:rPr>
                <w:rFonts w:ascii="Calibri" w:hAnsi="Calibri" w:cs="Arial"/>
                <w:b/>
                <w:caps/>
              </w:rPr>
              <w:t xml:space="preserve">Responsible Person's Declaration statement  </w:t>
            </w:r>
          </w:p>
        </w:tc>
      </w:tr>
      <w:tr w:rsidR="00AF5692" w:rsidRPr="00B869B9" w14:paraId="3B0150D3"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B07103" w14:textId="77777777" w:rsidR="00AF5692" w:rsidRPr="00B869B9" w:rsidRDefault="00AF5692" w:rsidP="005D1E56">
            <w:pPr>
              <w:keepNext/>
              <w:rPr>
                <w:rFonts w:ascii="Calibri" w:hAnsi="Calibri"/>
              </w:rPr>
            </w:pPr>
            <w:r w:rsidRPr="00B869B9">
              <w:rPr>
                <w:rFonts w:ascii="Calibri" w:hAnsi="Calibri"/>
              </w:rPr>
              <w:t>I certify the following under penalty of perjury, under the laws of the State of California:</w:t>
            </w:r>
          </w:p>
          <w:p w14:paraId="4EEC4A91" w14:textId="77777777" w:rsidR="00AF5692" w:rsidRPr="00B869B9" w:rsidRDefault="00AF5692" w:rsidP="00070BC6">
            <w:pPr>
              <w:numPr>
                <w:ilvl w:val="0"/>
                <w:numId w:val="36"/>
              </w:numPr>
              <w:ind w:left="865" w:hanging="360"/>
              <w:contextualSpacing/>
              <w:rPr>
                <w:rFonts w:ascii="Calibri" w:hAnsi="Calibri"/>
                <w:caps/>
              </w:rPr>
            </w:pPr>
            <w:r w:rsidRPr="00B869B9">
              <w:rPr>
                <w:rFonts w:ascii="Calibri" w:hAnsi="Calibri"/>
              </w:rPr>
              <w:t xml:space="preserve">The information provided on this certificate of installation is true and correct. </w:t>
            </w:r>
          </w:p>
          <w:p w14:paraId="59F58BA5"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BFB1328"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A1AB3AF"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D6C055B" w14:textId="77777777" w:rsidR="00AF5692" w:rsidRPr="00B869B9" w:rsidRDefault="00AF5692" w:rsidP="00070BC6">
            <w:pPr>
              <w:numPr>
                <w:ilvl w:val="0"/>
                <w:numId w:val="36"/>
              </w:numPr>
              <w:ind w:left="865" w:hanging="360"/>
              <w:contextualSpacing/>
              <w:rPr>
                <w:rFonts w:ascii="Calibri" w:hAnsi="Calibri"/>
                <w:caps/>
              </w:rPr>
            </w:pPr>
            <w:r w:rsidRPr="00B869B9">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4166A86" w14:textId="77777777" w:rsidR="00AF5692" w:rsidRPr="00B869B9" w:rsidRDefault="00AF5692" w:rsidP="00070BC6">
            <w:pPr>
              <w:numPr>
                <w:ilvl w:val="0"/>
                <w:numId w:val="36"/>
              </w:numPr>
              <w:ind w:left="865" w:hanging="360"/>
              <w:contextualSpacing/>
              <w:rPr>
                <w:rFonts w:ascii="Calibri" w:hAnsi="Calibri"/>
                <w:b/>
              </w:rPr>
            </w:pPr>
            <w:r w:rsidRPr="00B869B9">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F5692" w:rsidRPr="00B869B9" w14:paraId="23A2D06E"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8686B2" w14:textId="77777777" w:rsidR="00AF5692" w:rsidRPr="00B869B9" w:rsidRDefault="00AF5692"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EA1E8D" w14:textId="77777777" w:rsidR="00AF5692" w:rsidRPr="00B869B9" w:rsidRDefault="00AF5692"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Responsible Builder/Installer Signature:</w:t>
            </w:r>
          </w:p>
        </w:tc>
      </w:tr>
      <w:tr w:rsidR="00AF5692" w:rsidRPr="00B869B9" w14:paraId="2C3293E6"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22D132"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C03EB6"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Position With Company (Title):</w:t>
            </w:r>
          </w:p>
        </w:tc>
      </w:tr>
      <w:tr w:rsidR="00AF5692" w:rsidRPr="00B869B9" w14:paraId="6EE96084"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60B8D8"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A00B97"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CSLB License:</w:t>
            </w:r>
          </w:p>
        </w:tc>
      </w:tr>
      <w:tr w:rsidR="00AF5692" w:rsidRPr="00B869B9" w14:paraId="05996ED2"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289ECB"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608885"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227B0"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Date Signed:</w:t>
            </w:r>
          </w:p>
        </w:tc>
      </w:tr>
      <w:tr w:rsidR="00AF5692" w:rsidRPr="00B869B9" w14:paraId="66DEA6A8"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3D26A2"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000578"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 xml:space="preserve">Name of TPQCP (if applicable): </w:t>
            </w:r>
          </w:p>
        </w:tc>
      </w:tr>
    </w:tbl>
    <w:p w14:paraId="308B2630" w14:textId="77777777" w:rsidR="0050295C" w:rsidRPr="00B869B9" w:rsidRDefault="0050295C" w:rsidP="00817185">
      <w:pPr>
        <w:tabs>
          <w:tab w:val="left" w:pos="8540"/>
        </w:tabs>
        <w:rPr>
          <w:rFonts w:ascii="Calibri" w:hAnsi="Calibri"/>
          <w:b/>
        </w:rPr>
      </w:pPr>
    </w:p>
    <w:p w14:paraId="308B265B" w14:textId="77777777" w:rsidR="0050295C" w:rsidRPr="00B869B9" w:rsidRDefault="0050295C" w:rsidP="00817185">
      <w:pPr>
        <w:tabs>
          <w:tab w:val="left" w:pos="8540"/>
        </w:tabs>
        <w:rPr>
          <w:rFonts w:ascii="Calibri" w:hAnsi="Calibri"/>
          <w:b/>
        </w:rPr>
      </w:pPr>
    </w:p>
    <w:p w14:paraId="308B265C" w14:textId="77777777" w:rsidR="0050295C" w:rsidRPr="00B869B9" w:rsidRDefault="0050295C" w:rsidP="00817185">
      <w:pPr>
        <w:tabs>
          <w:tab w:val="left" w:pos="8540"/>
        </w:tabs>
        <w:rPr>
          <w:rFonts w:ascii="Calibri" w:hAnsi="Calibri"/>
          <w:b/>
        </w:rPr>
      </w:pPr>
    </w:p>
    <w:p w14:paraId="308B265D" w14:textId="77777777" w:rsidR="0050295C" w:rsidRPr="00B869B9" w:rsidRDefault="0050295C" w:rsidP="00817185">
      <w:pPr>
        <w:tabs>
          <w:tab w:val="left" w:pos="8540"/>
        </w:tabs>
        <w:rPr>
          <w:rFonts w:ascii="Calibri" w:hAnsi="Calibri"/>
          <w:b/>
        </w:rPr>
      </w:pPr>
    </w:p>
    <w:p w14:paraId="308B265E" w14:textId="77777777" w:rsidR="0050295C" w:rsidRPr="00B869B9" w:rsidRDefault="0050295C" w:rsidP="00817185">
      <w:pPr>
        <w:pStyle w:val="Header"/>
        <w:tabs>
          <w:tab w:val="clear" w:pos="4320"/>
          <w:tab w:val="clear" w:pos="8640"/>
          <w:tab w:val="left" w:pos="360"/>
        </w:tabs>
        <w:rPr>
          <w:rFonts w:ascii="Calibri" w:hAnsi="Calibri"/>
        </w:rPr>
      </w:pPr>
    </w:p>
    <w:p w14:paraId="308B265F" w14:textId="77777777" w:rsidR="0050295C" w:rsidRPr="00B869B9" w:rsidRDefault="0050295C" w:rsidP="00817185">
      <w:pPr>
        <w:rPr>
          <w:rFonts w:ascii="Calibri" w:hAnsi="Calibri"/>
          <w:sz w:val="24"/>
          <w:szCs w:val="2"/>
        </w:rPr>
        <w:sectPr w:rsidR="0050295C" w:rsidRPr="00B869B9" w:rsidSect="00B03208">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308B2660" w14:textId="0424F336" w:rsidR="0050295C" w:rsidRPr="00B869B9" w:rsidRDefault="00F3470A" w:rsidP="00205EA9">
      <w:pPr>
        <w:jc w:val="center"/>
        <w:rPr>
          <w:rFonts w:asciiTheme="minorHAnsi" w:hAnsiTheme="minorHAnsi"/>
          <w:b/>
        </w:rPr>
      </w:pPr>
      <w:r w:rsidRPr="00B869B9">
        <w:rPr>
          <w:rFonts w:asciiTheme="minorHAnsi" w:hAnsiTheme="minorHAnsi"/>
          <w:b/>
        </w:rPr>
        <w:lastRenderedPageBreak/>
        <w:t>LMCI</w:t>
      </w:r>
      <w:r w:rsidR="00205EA9" w:rsidRPr="00B869B9">
        <w:rPr>
          <w:rFonts w:asciiTheme="minorHAnsi" w:hAnsiTheme="minorHAnsi"/>
          <w:b/>
        </w:rPr>
        <w:t>-MCH-25c-H User Instructions</w:t>
      </w:r>
    </w:p>
    <w:p w14:paraId="308B2661" w14:textId="77777777" w:rsidR="0050295C" w:rsidRPr="00B869B9" w:rsidRDefault="0050295C" w:rsidP="00626574">
      <w:pPr>
        <w:rPr>
          <w:rFonts w:asciiTheme="minorHAnsi" w:hAnsiTheme="minorHAnsi"/>
        </w:rPr>
      </w:pPr>
    </w:p>
    <w:p w14:paraId="308B2662" w14:textId="5D347EA9" w:rsidR="007550E9" w:rsidRPr="00B869B9" w:rsidRDefault="007550E9" w:rsidP="007550E9">
      <w:pPr>
        <w:rPr>
          <w:rFonts w:asciiTheme="minorHAnsi" w:hAnsiTheme="minorHAnsi"/>
          <w:b/>
        </w:rPr>
      </w:pPr>
      <w:r w:rsidRPr="00B869B9">
        <w:rPr>
          <w:rFonts w:asciiTheme="minorHAnsi" w:hAnsiTheme="minorHAnsi"/>
          <w:b/>
        </w:rPr>
        <w:t>Section A. System Information</w:t>
      </w:r>
    </w:p>
    <w:p w14:paraId="308B2664"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5"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6"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7"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8"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9"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A"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Choose the type of refrigerant used by the system being verified. R-22 and R-410A are the most common, but other types may occasionally be encountered.</w:t>
      </w:r>
    </w:p>
    <w:p w14:paraId="308B266B" w14:textId="63FFDB91"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If “Other” is chosen in A07, then indicate the type of refrigerant being used.</w:t>
      </w:r>
      <w:r w:rsidR="007506DE" w:rsidRPr="00B869B9">
        <w:rPr>
          <w:rFonts w:asciiTheme="minorHAnsi" w:hAnsiTheme="minorHAnsi"/>
        </w:rPr>
        <w:t xml:space="preserve"> </w:t>
      </w:r>
      <w:r w:rsidRPr="00B869B9">
        <w:rPr>
          <w:rFonts w:asciiTheme="minorHAnsi" w:hAnsiTheme="minorHAnsi"/>
        </w:rPr>
        <w:t>If R-22 or R-410A is being used (regardless of trade name, Puron, Genetron, etc.) it should be indicated in A07.</w:t>
      </w:r>
      <w:r w:rsidR="007506DE" w:rsidRPr="00B869B9">
        <w:rPr>
          <w:rFonts w:asciiTheme="minorHAnsi" w:hAnsiTheme="minorHAnsi"/>
        </w:rPr>
        <w:t xml:space="preserve"> </w:t>
      </w:r>
      <w:r w:rsidRPr="00B869B9">
        <w:rPr>
          <w:rFonts w:asciiTheme="minorHAnsi" w:hAnsiTheme="minorHAnsi"/>
        </w:rPr>
        <w:t>This row is only for refrigerants other than R-22 and R-410a.</w:t>
      </w:r>
      <w:r w:rsidR="007506DE" w:rsidRPr="00B869B9">
        <w:rPr>
          <w:rFonts w:asciiTheme="minorHAnsi" w:hAnsiTheme="minorHAnsi"/>
        </w:rPr>
        <w:t xml:space="preserve"> </w:t>
      </w:r>
      <w:r w:rsidRPr="00B869B9">
        <w:rPr>
          <w:rFonts w:asciiTheme="minorHAnsi" w:hAnsiTheme="minorHAnsi"/>
        </w:rPr>
        <w:t>Documentation of refrigerant may be requested.</w:t>
      </w:r>
    </w:p>
    <w:p w14:paraId="656E9089" w14:textId="4A5A7870" w:rsidR="005238F4" w:rsidRPr="00B869B9" w:rsidRDefault="00DB0182" w:rsidP="007550E9">
      <w:pPr>
        <w:pStyle w:val="ListParagraph"/>
        <w:numPr>
          <w:ilvl w:val="0"/>
          <w:numId w:val="18"/>
        </w:numPr>
        <w:rPr>
          <w:rFonts w:asciiTheme="minorHAnsi" w:hAnsiTheme="minorHAnsi"/>
        </w:rPr>
      </w:pPr>
      <w:r w:rsidRPr="00B869B9">
        <w:rPr>
          <w:rFonts w:asciiTheme="minorHAnsi" w:hAnsiTheme="minorHAnsi"/>
        </w:rPr>
        <w:t>If applicable, a liquid line filter drier shall be installed according to the manufacturer’s specifications.</w:t>
      </w:r>
    </w:p>
    <w:p w14:paraId="308B266C"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Indicate whether the HVAC system is Completely New, Replacement or an Alteration. These are defined in detail the Residential Compliance Manual.</w:t>
      </w:r>
    </w:p>
    <w:p w14:paraId="308B266D" w14:textId="40D2A9AF"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 xml:space="preserve">Select the appropriate choice regarding whether this system has a </w:t>
      </w:r>
      <w:r w:rsidR="003E0D05" w:rsidRPr="00B869B9">
        <w:rPr>
          <w:rFonts w:asciiTheme="minorHAnsi" w:hAnsiTheme="minorHAnsi"/>
        </w:rPr>
        <w:t xml:space="preserve">Fault </w:t>
      </w:r>
      <w:r w:rsidRPr="00B869B9">
        <w:rPr>
          <w:rFonts w:asciiTheme="minorHAnsi" w:hAnsiTheme="minorHAnsi"/>
        </w:rPr>
        <w:t>Indicator Display (</w:t>
      </w:r>
      <w:r w:rsidR="003E0D05" w:rsidRPr="00B869B9">
        <w:rPr>
          <w:rFonts w:asciiTheme="minorHAnsi" w:hAnsiTheme="minorHAnsi"/>
        </w:rPr>
        <w:t>FID</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 xml:space="preserve">Qualifying </w:t>
      </w:r>
      <w:r w:rsidR="003E0D05" w:rsidRPr="00B869B9">
        <w:rPr>
          <w:rFonts w:asciiTheme="minorHAnsi" w:hAnsiTheme="minorHAnsi"/>
        </w:rPr>
        <w:t xml:space="preserve">FID’s </w:t>
      </w:r>
      <w:r w:rsidRPr="00B869B9">
        <w:rPr>
          <w:rFonts w:asciiTheme="minorHAnsi" w:hAnsiTheme="minorHAnsi"/>
        </w:rPr>
        <w:t>may exempt a system from HERS refrigerant charge verification.</w:t>
      </w:r>
      <w:r w:rsidR="007506DE" w:rsidRPr="00B869B9">
        <w:rPr>
          <w:rFonts w:asciiTheme="minorHAnsi" w:hAnsiTheme="minorHAnsi"/>
        </w:rPr>
        <w:t xml:space="preserve"> </w:t>
      </w:r>
      <w:r w:rsidR="003E0D05" w:rsidRPr="00B869B9">
        <w:rPr>
          <w:rFonts w:asciiTheme="minorHAnsi" w:hAnsiTheme="minorHAnsi"/>
        </w:rPr>
        <w:t xml:space="preserve">FID’s </w:t>
      </w:r>
      <w:r w:rsidRPr="00B869B9">
        <w:rPr>
          <w:rFonts w:asciiTheme="minorHAnsi" w:hAnsiTheme="minorHAnsi"/>
        </w:rPr>
        <w:t>are described in Joint Appendix JA6.1.</w:t>
      </w:r>
      <w:r w:rsidR="007506DE" w:rsidRPr="00B869B9">
        <w:rPr>
          <w:rFonts w:asciiTheme="minorHAnsi" w:hAnsiTheme="minorHAnsi"/>
        </w:rPr>
        <w:t xml:space="preserve"> </w:t>
      </w:r>
      <w:r w:rsidRPr="00B869B9">
        <w:rPr>
          <w:rFonts w:asciiTheme="minorHAnsi" w:hAnsiTheme="minorHAnsi"/>
        </w:rPr>
        <w:t xml:space="preserve">Qualifying </w:t>
      </w:r>
      <w:r w:rsidR="003E0D05" w:rsidRPr="00B869B9">
        <w:rPr>
          <w:rFonts w:asciiTheme="minorHAnsi" w:hAnsiTheme="minorHAnsi"/>
        </w:rPr>
        <w:t xml:space="preserve">FID’s </w:t>
      </w:r>
      <w:r w:rsidRPr="00B869B9">
        <w:rPr>
          <w:rFonts w:asciiTheme="minorHAnsi" w:hAnsiTheme="minorHAnsi"/>
        </w:rPr>
        <w:t>must appear on a list of approved devices kept by the Commission.</w:t>
      </w:r>
      <w:r w:rsidR="007506DE" w:rsidRPr="00B869B9">
        <w:rPr>
          <w:rFonts w:asciiTheme="minorHAnsi" w:hAnsiTheme="minorHAnsi"/>
        </w:rPr>
        <w:t xml:space="preserve"> </w:t>
      </w:r>
      <w:r w:rsidRPr="00B869B9">
        <w:rPr>
          <w:rFonts w:asciiTheme="minorHAnsi" w:hAnsiTheme="minorHAnsi"/>
        </w:rPr>
        <w:t xml:space="preserve">Installation of a </w:t>
      </w:r>
      <w:r w:rsidR="003E0D05" w:rsidRPr="00B869B9">
        <w:rPr>
          <w:rFonts w:asciiTheme="minorHAnsi" w:hAnsiTheme="minorHAnsi"/>
        </w:rPr>
        <w:t xml:space="preserve">FID </w:t>
      </w:r>
      <w:r w:rsidRPr="00B869B9">
        <w:rPr>
          <w:rFonts w:asciiTheme="minorHAnsi" w:hAnsiTheme="minorHAnsi"/>
        </w:rPr>
        <w:t>does not exempt the installer from proper refrigerant charge verification.</w:t>
      </w:r>
      <w:r w:rsidR="007506DE" w:rsidRPr="00B869B9">
        <w:rPr>
          <w:rFonts w:asciiTheme="minorHAnsi" w:hAnsiTheme="minorHAnsi"/>
        </w:rPr>
        <w:t xml:space="preserve"> </w:t>
      </w:r>
      <w:r w:rsidRPr="00B869B9">
        <w:rPr>
          <w:rFonts w:asciiTheme="minorHAnsi" w:hAnsiTheme="minorHAnsi"/>
        </w:rPr>
        <w:t>It may only exempt the need for third party refrigerant charge verification.</w:t>
      </w:r>
      <w:r w:rsidR="007506DE" w:rsidRPr="00B869B9">
        <w:rPr>
          <w:rFonts w:asciiTheme="minorHAnsi" w:hAnsiTheme="minorHAnsi"/>
        </w:rPr>
        <w:t xml:space="preserve"> </w:t>
      </w:r>
      <w:r w:rsidRPr="00B869B9">
        <w:rPr>
          <w:rFonts w:asciiTheme="minorHAnsi" w:hAnsiTheme="minorHAnsi"/>
        </w:rPr>
        <w:t xml:space="preserve">Third party verification of the </w:t>
      </w:r>
      <w:r w:rsidR="003E0D05" w:rsidRPr="00B869B9">
        <w:rPr>
          <w:rFonts w:asciiTheme="minorHAnsi" w:hAnsiTheme="minorHAnsi"/>
        </w:rPr>
        <w:t xml:space="preserve">FID </w:t>
      </w:r>
      <w:r w:rsidRPr="00B869B9">
        <w:rPr>
          <w:rFonts w:asciiTheme="minorHAnsi" w:hAnsiTheme="minorHAnsi"/>
        </w:rPr>
        <w:t>is required.</w:t>
      </w:r>
      <w:r w:rsidR="007506DE" w:rsidRPr="00B869B9">
        <w:rPr>
          <w:rFonts w:asciiTheme="minorHAnsi" w:hAnsiTheme="minorHAnsi"/>
        </w:rPr>
        <w:t xml:space="preserve"> </w:t>
      </w:r>
      <w:r w:rsidRPr="00B869B9">
        <w:rPr>
          <w:rFonts w:asciiTheme="minorHAnsi" w:hAnsiTheme="minorHAnsi"/>
        </w:rPr>
        <w:t>Other requirements may also be triggered.</w:t>
      </w:r>
    </w:p>
    <w:p w14:paraId="308B266E" w14:textId="57B7F1A0"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Most ducted split systems and package systems are of the type that minimum airflow can be verified using an approved measurement procedure.</w:t>
      </w:r>
      <w:r w:rsidR="007506DE" w:rsidRPr="00B869B9">
        <w:rPr>
          <w:rFonts w:asciiTheme="minorHAnsi" w:hAnsiTheme="minorHAnsi"/>
        </w:rPr>
        <w:t xml:space="preserve"> </w:t>
      </w:r>
      <w:r w:rsidRPr="00B869B9">
        <w:rPr>
          <w:rFonts w:asciiTheme="minorHAnsi" w:hAnsiTheme="minorHAnsi"/>
        </w:rPr>
        <w:t>Examples of systems that do not meet this description are ductless systems.</w:t>
      </w:r>
      <w:r w:rsidR="007506DE" w:rsidRPr="00B869B9">
        <w:rPr>
          <w:rFonts w:asciiTheme="minorHAnsi" w:hAnsiTheme="minorHAnsi"/>
        </w:rPr>
        <w:t xml:space="preserve"> </w:t>
      </w:r>
      <w:r w:rsidRPr="00B869B9">
        <w:rPr>
          <w:rFonts w:asciiTheme="minorHAnsi" w:hAnsiTheme="minorHAnsi"/>
        </w:rPr>
        <w:t>Selecting “No” here may subject the project to additional scrutiny by enforcement personnel.</w:t>
      </w:r>
    </w:p>
    <w:p w14:paraId="308B266F" w14:textId="18930FB3"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w:t>
      </w:r>
      <w:r w:rsidR="007506DE" w:rsidRPr="00B869B9">
        <w:rPr>
          <w:rFonts w:asciiTheme="minorHAnsi" w:hAnsiTheme="minorHAnsi"/>
        </w:rPr>
        <w:t xml:space="preserve"> </w:t>
      </w:r>
      <w:r w:rsidRPr="00B869B9">
        <w:rPr>
          <w:rFonts w:asciiTheme="minorHAnsi" w:hAnsiTheme="minorHAnsi"/>
        </w:rPr>
        <w:t>Examples of systems that may not meet this description are “mini splits” or variable refrigerant flow systems that may only be charged using weigh-in procedures.</w:t>
      </w:r>
      <w:r w:rsidR="007506DE" w:rsidRPr="00B869B9">
        <w:rPr>
          <w:rFonts w:asciiTheme="minorHAnsi" w:hAnsiTheme="minorHAnsi"/>
        </w:rPr>
        <w:t xml:space="preserve"> </w:t>
      </w:r>
      <w:r w:rsidRPr="00B869B9">
        <w:rPr>
          <w:rFonts w:asciiTheme="minorHAnsi" w:hAnsiTheme="minorHAnsi"/>
        </w:rPr>
        <w:t>Selecting “No” here may subject the project to additional scrutiny.</w:t>
      </w:r>
    </w:p>
    <w:p w14:paraId="308B2670"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Specify the date the refrigerant charge verification was performed by the installer.</w:t>
      </w:r>
    </w:p>
    <w:p w14:paraId="308B2671"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Select the refrigerant charge verification method used from the choices provided:</w:t>
      </w:r>
    </w:p>
    <w:p w14:paraId="308B2672" w14:textId="5CCDF887"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Superheat (outdoor temperature must be ≥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This</w:t>
      </w:r>
      <w:r w:rsidRPr="00B869B9">
        <w:rPr>
          <w:rFonts w:asciiTheme="minorHAnsi" w:hAnsiTheme="minorHAnsi"/>
        </w:rPr>
        <w:t xml:space="preserve"> verification method can only be used when the outdoor temperature is at or above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It is only used on systems with fixed orifice refrigerant metering devices (non-variable metering devices).</w:t>
      </w:r>
      <w:r w:rsidR="007506DE" w:rsidRPr="00B869B9">
        <w:rPr>
          <w:rFonts w:asciiTheme="minorHAnsi" w:hAnsiTheme="minorHAnsi"/>
        </w:rPr>
        <w:t xml:space="preserve"> </w:t>
      </w:r>
      <w:r w:rsidRPr="00B869B9">
        <w:rPr>
          <w:rFonts w:asciiTheme="minorHAnsi" w:hAnsiTheme="minorHAnsi"/>
        </w:rPr>
        <w:t>This method is detailed in Reference Appendix RA3.2.2.6.1.</w:t>
      </w:r>
      <w:r w:rsidR="007506DE" w:rsidRPr="00B869B9">
        <w:rPr>
          <w:rFonts w:asciiTheme="minorHAnsi" w:hAnsiTheme="minorHAnsi"/>
        </w:rPr>
        <w:t xml:space="preserve"> </w:t>
      </w:r>
      <w:r w:rsidRPr="00B869B9">
        <w:rPr>
          <w:rFonts w:asciiTheme="minorHAnsi" w:hAnsiTheme="minorHAnsi"/>
        </w:rPr>
        <w:t>Systems verified using this method may be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-MCH-25a.</w:t>
      </w:r>
    </w:p>
    <w:p w14:paraId="308B2673" w14:textId="64C43D37"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Subcooling (outdoor temperature must be ≥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w:t>
      </w:r>
      <w:r w:rsidRPr="00B869B9">
        <w:rPr>
          <w:rFonts w:asciiTheme="minorHAnsi" w:hAnsiTheme="minorHAnsi"/>
        </w:rPr>
        <w:t xml:space="preserve"> </w:t>
      </w:r>
      <w:r w:rsidR="007506DE" w:rsidRPr="00B869B9">
        <w:rPr>
          <w:rFonts w:asciiTheme="minorHAnsi" w:hAnsiTheme="minorHAnsi"/>
        </w:rPr>
        <w:t>This</w:t>
      </w:r>
      <w:r w:rsidRPr="00B869B9">
        <w:rPr>
          <w:rFonts w:asciiTheme="minorHAnsi" w:hAnsiTheme="minorHAnsi"/>
        </w:rPr>
        <w:t xml:space="preserve"> verification method can only be used when the outdoor temperature is at or above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It is only used on systems with variable metering devices (TXV or EXV).</w:t>
      </w:r>
      <w:r w:rsidR="007506DE" w:rsidRPr="00B869B9">
        <w:rPr>
          <w:rFonts w:asciiTheme="minorHAnsi" w:hAnsiTheme="minorHAnsi"/>
        </w:rPr>
        <w:t xml:space="preserve"> </w:t>
      </w:r>
      <w:r w:rsidRPr="00B869B9">
        <w:rPr>
          <w:rFonts w:asciiTheme="minorHAnsi" w:hAnsiTheme="minorHAnsi"/>
        </w:rPr>
        <w:t>This method is detailed in Reference Appendix RA3.2.2.6.2.</w:t>
      </w:r>
      <w:r w:rsidR="007506DE" w:rsidRPr="00B869B9">
        <w:rPr>
          <w:rFonts w:asciiTheme="minorHAnsi" w:hAnsiTheme="minorHAnsi"/>
        </w:rPr>
        <w:t xml:space="preserve"> </w:t>
      </w:r>
      <w:r w:rsidRPr="00B869B9">
        <w:rPr>
          <w:rFonts w:asciiTheme="minorHAnsi" w:hAnsiTheme="minorHAnsi"/>
        </w:rPr>
        <w:t>Systems verified using this method may be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-MCH-25b.</w:t>
      </w:r>
    </w:p>
    <w:p w14:paraId="308B2674" w14:textId="576D4F94"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Weigh-in</w:t>
      </w:r>
      <w:r w:rsidR="007506DE" w:rsidRPr="00B869B9">
        <w:rPr>
          <w:rFonts w:asciiTheme="minorHAnsi" w:hAnsiTheme="minorHAnsi"/>
        </w:rPr>
        <w:t>:</w:t>
      </w:r>
      <w:r w:rsidRPr="00B869B9">
        <w:rPr>
          <w:rFonts w:asciiTheme="minorHAnsi" w:hAnsiTheme="minorHAnsi"/>
        </w:rPr>
        <w:t xml:space="preserve"> </w:t>
      </w:r>
      <w:r w:rsidR="007506DE" w:rsidRPr="00B869B9">
        <w:rPr>
          <w:rFonts w:asciiTheme="minorHAnsi" w:hAnsiTheme="minorHAnsi"/>
        </w:rPr>
        <w:t>This</w:t>
      </w:r>
      <w:r w:rsidRPr="00B869B9">
        <w:rPr>
          <w:rFonts w:asciiTheme="minorHAnsi" w:hAnsiTheme="minorHAnsi"/>
        </w:rPr>
        <w:t xml:space="preserve"> verification method can be used at any outdoor temperature allowed by the equipment manufacturer.</w:t>
      </w:r>
      <w:r w:rsidR="007506DE" w:rsidRPr="00B869B9">
        <w:rPr>
          <w:rFonts w:asciiTheme="minorHAnsi" w:hAnsiTheme="minorHAnsi"/>
        </w:rPr>
        <w:t xml:space="preserve"> </w:t>
      </w:r>
      <w:r w:rsidRPr="00B869B9">
        <w:rPr>
          <w:rFonts w:asciiTheme="minorHAnsi" w:hAnsiTheme="minorHAnsi"/>
        </w:rPr>
        <w:t>This method is detailed in Reference Appendix RA3.2.3.</w:t>
      </w:r>
      <w:r w:rsidR="007506DE" w:rsidRPr="00B869B9">
        <w:rPr>
          <w:rFonts w:asciiTheme="minorHAnsi" w:hAnsiTheme="minorHAnsi"/>
        </w:rPr>
        <w:t xml:space="preserve"> </w:t>
      </w:r>
      <w:r w:rsidRPr="00B869B9">
        <w:rPr>
          <w:rFonts w:asciiTheme="minorHAnsi" w:hAnsiTheme="minorHAnsi"/>
        </w:rPr>
        <w:t>Systems verified using this method are NOT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-MCH-25c.</w:t>
      </w:r>
    </w:p>
    <w:p w14:paraId="308B2675" w14:textId="50CE3173" w:rsidR="007550E9" w:rsidRPr="00B869B9" w:rsidDel="00D45F9B" w:rsidRDefault="007550E9" w:rsidP="007550E9">
      <w:pPr>
        <w:pStyle w:val="ListParagraph"/>
        <w:numPr>
          <w:ilvl w:val="0"/>
          <w:numId w:val="22"/>
        </w:numPr>
        <w:spacing w:after="60"/>
        <w:ind w:left="1080"/>
        <w:rPr>
          <w:del w:id="0" w:author="Haider Alhabibi" w:date="2022-07-28T14:16:00Z"/>
          <w:rFonts w:asciiTheme="minorHAnsi" w:hAnsiTheme="minorHAnsi"/>
        </w:rPr>
      </w:pPr>
      <w:del w:id="1" w:author="Haider Alhabibi" w:date="2022-07-28T14:16:00Z">
        <w:r w:rsidRPr="00B869B9" w:rsidDel="00D45F9B">
          <w:rPr>
            <w:rFonts w:asciiTheme="minorHAnsi" w:hAnsiTheme="minorHAnsi"/>
          </w:rPr>
          <w:delText>Winter Setup (applicable when outdoor temperature is &lt; 55</w:delText>
        </w:r>
        <w:r w:rsidR="00A0649C" w:rsidRPr="00B869B9" w:rsidDel="00D45F9B">
          <w:rPr>
            <w:rFonts w:asciiTheme="minorHAnsi" w:hAnsiTheme="minorHAnsi"/>
          </w:rPr>
          <w:delText>°</w:delText>
        </w:r>
        <w:r w:rsidRPr="00B869B9" w:rsidDel="00D45F9B">
          <w:rPr>
            <w:rFonts w:asciiTheme="minorHAnsi" w:hAnsiTheme="minorHAnsi"/>
          </w:rPr>
          <w:delText>F)</w:delText>
        </w:r>
        <w:r w:rsidR="007506DE" w:rsidRPr="00B869B9" w:rsidDel="00D45F9B">
          <w:rPr>
            <w:rFonts w:asciiTheme="minorHAnsi" w:hAnsiTheme="minorHAnsi"/>
          </w:rPr>
          <w:delText>:</w:delText>
        </w:r>
        <w:r w:rsidRPr="00B869B9" w:rsidDel="00D45F9B">
          <w:rPr>
            <w:rFonts w:asciiTheme="minorHAnsi" w:hAnsiTheme="minorHAnsi"/>
          </w:rPr>
          <w:delText xml:space="preserve"> The Winter Setup verification method is a special version of the Subcooling method.</w:delText>
        </w:r>
        <w:r w:rsidR="007506DE" w:rsidRPr="00B869B9" w:rsidDel="00D45F9B">
          <w:rPr>
            <w:rFonts w:asciiTheme="minorHAnsi" w:hAnsiTheme="minorHAnsi"/>
          </w:rPr>
          <w:delText xml:space="preserve"> </w:delText>
        </w:r>
        <w:r w:rsidRPr="00B869B9" w:rsidDel="00D45F9B">
          <w:rPr>
            <w:rFonts w:asciiTheme="minorHAnsi" w:hAnsiTheme="minorHAnsi"/>
          </w:rPr>
          <w:delText>It can be used when the outdoor temperature is between 37</w:delText>
        </w:r>
        <w:r w:rsidR="00A0649C" w:rsidRPr="00B869B9" w:rsidDel="00D45F9B">
          <w:rPr>
            <w:rFonts w:asciiTheme="minorHAnsi" w:hAnsiTheme="minorHAnsi"/>
          </w:rPr>
          <w:delText>°F</w:delText>
        </w:r>
        <w:r w:rsidRPr="00B869B9" w:rsidDel="00D45F9B">
          <w:rPr>
            <w:rFonts w:asciiTheme="minorHAnsi" w:hAnsiTheme="minorHAnsi"/>
          </w:rPr>
          <w:delText xml:space="preserve"> and 55</w:delText>
        </w:r>
        <w:r w:rsidR="00A0649C" w:rsidRPr="00B869B9" w:rsidDel="00D45F9B">
          <w:rPr>
            <w:rFonts w:asciiTheme="minorHAnsi" w:hAnsiTheme="minorHAnsi"/>
          </w:rPr>
          <w:delText>°</w:delText>
        </w:r>
        <w:r w:rsidRPr="00B869B9" w:rsidDel="00D45F9B">
          <w:rPr>
            <w:rFonts w:asciiTheme="minorHAnsi" w:hAnsiTheme="minorHAnsi"/>
          </w:rPr>
          <w:delText>F.</w:delText>
        </w:r>
        <w:r w:rsidR="007506DE" w:rsidRPr="00B869B9" w:rsidDel="00D45F9B">
          <w:rPr>
            <w:rFonts w:asciiTheme="minorHAnsi" w:hAnsiTheme="minorHAnsi"/>
          </w:rPr>
          <w:delText xml:space="preserve"> </w:delText>
        </w:r>
        <w:r w:rsidRPr="00B869B9" w:rsidDel="00D45F9B">
          <w:rPr>
            <w:rFonts w:asciiTheme="minorHAnsi" w:hAnsiTheme="minorHAnsi"/>
          </w:rPr>
          <w:delText>It can only be used on equipment where the manufacturer has specifically approved it for the equipment being tested.</w:delText>
        </w:r>
        <w:r w:rsidR="007506DE" w:rsidRPr="00B869B9" w:rsidDel="00D45F9B">
          <w:rPr>
            <w:rFonts w:asciiTheme="minorHAnsi" w:hAnsiTheme="minorHAnsi"/>
          </w:rPr>
          <w:delText xml:space="preserve"> </w:delText>
        </w:r>
        <w:r w:rsidRPr="00B869B9" w:rsidDel="00D45F9B">
          <w:rPr>
            <w:rFonts w:asciiTheme="minorHAnsi" w:hAnsiTheme="minorHAnsi"/>
          </w:rPr>
          <w:delText>The Winter Setup procedure is details in Residential Appendix RA1.2.</w:delText>
        </w:r>
        <w:r w:rsidR="007506DE" w:rsidRPr="00B869B9" w:rsidDel="00D45F9B">
          <w:rPr>
            <w:rFonts w:asciiTheme="minorHAnsi" w:hAnsiTheme="minorHAnsi"/>
          </w:rPr>
          <w:delText xml:space="preserve"> </w:delText>
        </w:r>
        <w:r w:rsidRPr="00B869B9" w:rsidDel="00D45F9B">
          <w:rPr>
            <w:rFonts w:asciiTheme="minorHAnsi" w:hAnsiTheme="minorHAnsi"/>
          </w:rPr>
          <w:delText>Choosing this option will generate a CF2R</w:delText>
        </w:r>
        <w:r w:rsidR="00F3470A" w:rsidRPr="00B869B9" w:rsidDel="00D45F9B">
          <w:rPr>
            <w:rFonts w:asciiTheme="minorHAnsi" w:hAnsiTheme="minorHAnsi"/>
          </w:rPr>
          <w:delText>LMCI</w:delText>
        </w:r>
        <w:r w:rsidRPr="00B869B9" w:rsidDel="00D45F9B">
          <w:rPr>
            <w:rFonts w:asciiTheme="minorHAnsi" w:hAnsiTheme="minorHAnsi"/>
          </w:rPr>
          <w:delText>-MCH-25e.</w:delText>
        </w:r>
      </w:del>
    </w:p>
    <w:p w14:paraId="308B2676" w14:textId="24814513"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New Package Unit Factory Charge</w:t>
      </w:r>
      <w:r w:rsidR="007506DE" w:rsidRPr="00B869B9">
        <w:rPr>
          <w:rFonts w:asciiTheme="minorHAnsi" w:hAnsiTheme="minorHAnsi"/>
        </w:rPr>
        <w:t>:</w:t>
      </w:r>
      <w:r w:rsidRPr="00B869B9">
        <w:rPr>
          <w:rFonts w:asciiTheme="minorHAnsi" w:hAnsiTheme="minorHAnsi"/>
        </w:rPr>
        <w:t xml:space="preserve"> Choose this option when a new package unit is being installed that has an AHRI rating.</w:t>
      </w:r>
      <w:r w:rsidR="007506DE" w:rsidRPr="00B869B9">
        <w:rPr>
          <w:rFonts w:asciiTheme="minorHAnsi" w:hAnsiTheme="minorHAnsi"/>
        </w:rPr>
        <w:t xml:space="preserve"> </w:t>
      </w:r>
      <w:r w:rsidRPr="00B869B9">
        <w:rPr>
          <w:rFonts w:asciiTheme="minorHAnsi" w:hAnsiTheme="minorHAnsi"/>
        </w:rPr>
        <w:t>This helps ensure that the unit was properly charged at the factory.</w:t>
      </w:r>
      <w:r w:rsidR="007506DE" w:rsidRPr="00B869B9">
        <w:rPr>
          <w:rFonts w:asciiTheme="minorHAnsi" w:hAnsiTheme="minorHAnsi"/>
        </w:rPr>
        <w:t xml:space="preserve"> </w:t>
      </w:r>
      <w:r w:rsidRPr="00B869B9">
        <w:rPr>
          <w:rFonts w:asciiTheme="minorHAnsi" w:hAnsiTheme="minorHAnsi"/>
        </w:rPr>
        <w:t>HERS verification of refrigerant charge may not be required in this case.</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-MCH-25f.</w:t>
      </w:r>
    </w:p>
    <w:p w14:paraId="0DFBA571" w14:textId="77777777" w:rsidR="00DB0182" w:rsidRPr="00B869B9" w:rsidRDefault="00DB0182">
      <w:pPr>
        <w:rPr>
          <w:rFonts w:asciiTheme="minorHAnsi" w:hAnsiTheme="minorHAnsi"/>
        </w:rPr>
      </w:pPr>
      <w:r w:rsidRPr="00B869B9">
        <w:rPr>
          <w:rFonts w:asciiTheme="minorHAnsi" w:hAnsiTheme="minorHAnsi"/>
        </w:rPr>
        <w:br w:type="page"/>
      </w:r>
    </w:p>
    <w:p w14:paraId="308B2677" w14:textId="55916609"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lastRenderedPageBreak/>
        <w:t>Identify who will be performing the verification that is documented on this Certificate of Installation, select from the two options.</w:t>
      </w:r>
      <w:r w:rsidR="007506DE" w:rsidRPr="00B869B9">
        <w:rPr>
          <w:rFonts w:asciiTheme="minorHAnsi" w:hAnsiTheme="minorHAnsi"/>
        </w:rPr>
        <w:t xml:space="preserve"> </w:t>
      </w:r>
      <w:r w:rsidRPr="00B869B9">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sidRPr="00B869B9">
        <w:rPr>
          <w:rFonts w:asciiTheme="minorHAnsi" w:hAnsiTheme="minorHAnsi"/>
        </w:rPr>
        <w:t xml:space="preserve"> </w:t>
      </w:r>
      <w:r w:rsidRPr="00B869B9">
        <w:rPr>
          <w:rFonts w:asciiTheme="minorHAnsi" w:hAnsiTheme="minorHAnsi"/>
        </w:rPr>
        <w:t xml:space="preserve">If Group Sampling is not intended, the HERS Rater may perform the refrigerant charge verification on behalf of the Installing Contractor (applies to any method but Weigh-In) and the Rater will enter same results on both the </w:t>
      </w:r>
      <w:r w:rsidR="00F3470A" w:rsidRPr="00B869B9">
        <w:rPr>
          <w:rFonts w:asciiTheme="minorHAnsi" w:hAnsiTheme="minorHAnsi"/>
        </w:rPr>
        <w:t>LMCI</w:t>
      </w:r>
      <w:r w:rsidRPr="00B869B9">
        <w:rPr>
          <w:rFonts w:asciiTheme="minorHAnsi" w:hAnsiTheme="minorHAnsi"/>
        </w:rPr>
        <w:t xml:space="preserve"> and </w:t>
      </w:r>
      <w:r w:rsidR="00F3470A" w:rsidRPr="00B869B9">
        <w:rPr>
          <w:rFonts w:asciiTheme="minorHAnsi" w:hAnsiTheme="minorHAnsi"/>
        </w:rPr>
        <w:t>LMCV</w:t>
      </w:r>
      <w:r w:rsidRPr="00B869B9">
        <w:rPr>
          <w:rFonts w:asciiTheme="minorHAnsi" w:hAnsiTheme="minorHAnsi"/>
        </w:rPr>
        <w:t>.</w:t>
      </w:r>
    </w:p>
    <w:p w14:paraId="308B2678" w14:textId="530968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 xml:space="preserve">The Group Sampling status is automatically displayed based on the input results of </w:t>
      </w:r>
      <w:r w:rsidR="00405E49" w:rsidRPr="00B869B9">
        <w:rPr>
          <w:rFonts w:asciiTheme="minorHAnsi" w:hAnsiTheme="minorHAnsi"/>
        </w:rPr>
        <w:t>A15</w:t>
      </w:r>
      <w:r w:rsidRPr="00B869B9">
        <w:rPr>
          <w:rFonts w:asciiTheme="minorHAnsi" w:hAnsiTheme="minorHAnsi"/>
        </w:rPr>
        <w:t xml:space="preserve"> and </w:t>
      </w:r>
      <w:r w:rsidR="00405E49" w:rsidRPr="00B869B9">
        <w:rPr>
          <w:rFonts w:asciiTheme="minorHAnsi" w:hAnsiTheme="minorHAnsi"/>
        </w:rPr>
        <w:t>A16</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Group Sampling procedures are detailed Residential Appendix RA2.3.</w:t>
      </w:r>
    </w:p>
    <w:p w14:paraId="308B2679" w14:textId="77777777" w:rsidR="007550E9" w:rsidRPr="00B869B9" w:rsidRDefault="007550E9" w:rsidP="007550E9">
      <w:pPr>
        <w:rPr>
          <w:rFonts w:asciiTheme="minorHAnsi" w:hAnsiTheme="minorHAnsi"/>
        </w:rPr>
      </w:pPr>
    </w:p>
    <w:p w14:paraId="308B267A" w14:textId="77777777" w:rsidR="007550E9" w:rsidRPr="00B869B9" w:rsidRDefault="007550E9" w:rsidP="007550E9">
      <w:pPr>
        <w:rPr>
          <w:rFonts w:asciiTheme="minorHAnsi" w:hAnsiTheme="minorHAnsi"/>
          <w:b/>
        </w:rPr>
      </w:pPr>
      <w:r w:rsidRPr="00B869B9">
        <w:rPr>
          <w:rFonts w:asciiTheme="minorHAnsi" w:hAnsiTheme="minorHAnsi"/>
          <w:b/>
        </w:rPr>
        <w:t>Section B. Instrument Calibration</w:t>
      </w:r>
    </w:p>
    <w:p w14:paraId="308B267C" w14:textId="40CCCAEF" w:rsidR="007550E9" w:rsidRPr="00B869B9" w:rsidRDefault="007550E9" w:rsidP="007550E9">
      <w:pPr>
        <w:pStyle w:val="ListParagraph"/>
        <w:widowControl w:val="0"/>
        <w:numPr>
          <w:ilvl w:val="0"/>
          <w:numId w:val="25"/>
        </w:numPr>
        <w:autoSpaceDE w:val="0"/>
        <w:autoSpaceDN w:val="0"/>
        <w:adjustRightInd w:val="0"/>
        <w:rPr>
          <w:rFonts w:asciiTheme="minorHAnsi" w:hAnsiTheme="minorHAnsi"/>
        </w:rPr>
      </w:pPr>
      <w:r w:rsidRPr="00B869B9">
        <w:rPr>
          <w:rFonts w:asciiTheme="minorHAnsi" w:hAnsiTheme="minorHAnsi"/>
        </w:rPr>
        <w:t>Enter the date that Digital Refrigerant Scale calibration expires.</w:t>
      </w:r>
      <w:r w:rsidR="007506DE" w:rsidRPr="00B869B9">
        <w:rPr>
          <w:rFonts w:asciiTheme="minorHAnsi" w:hAnsiTheme="minorHAnsi"/>
        </w:rPr>
        <w:t xml:space="preserve"> </w:t>
      </w:r>
      <w:r w:rsidRPr="00B869B9">
        <w:rPr>
          <w:rFonts w:asciiTheme="minorHAnsi" w:hAnsiTheme="minorHAnsi"/>
        </w:rPr>
        <w:t>Digital Refrigerant Scales must be calibrated according to manufacturer’s specifications.</w:t>
      </w:r>
      <w:r w:rsidR="007506DE" w:rsidRPr="00B869B9">
        <w:rPr>
          <w:rFonts w:asciiTheme="minorHAnsi" w:hAnsiTheme="minorHAnsi"/>
        </w:rPr>
        <w:t xml:space="preserve"> </w:t>
      </w:r>
      <w:r w:rsidRPr="00B869B9">
        <w:rPr>
          <w:rFonts w:asciiTheme="minorHAnsi" w:hAnsiTheme="minorHAnsi"/>
        </w:rPr>
        <w:t>This requirement is in Residential Appendix RA3.2.1.4.1.</w:t>
      </w:r>
      <w:r w:rsidR="007506DE" w:rsidRPr="00B869B9">
        <w:rPr>
          <w:rFonts w:asciiTheme="minorHAnsi" w:hAnsiTheme="minorHAnsi"/>
        </w:rPr>
        <w:t xml:space="preserve"> </w:t>
      </w:r>
      <w:r w:rsidRPr="00B869B9">
        <w:rPr>
          <w:rFonts w:asciiTheme="minorHAnsi" w:hAnsiTheme="minorHAnsi"/>
        </w:rPr>
        <w:t>A sticker must be affixed to the scale that shows the calibration check date (expiration date).</w:t>
      </w:r>
    </w:p>
    <w:p w14:paraId="308B267D" w14:textId="1F6812D9" w:rsidR="007550E9" w:rsidRPr="00B869B9" w:rsidRDefault="007550E9" w:rsidP="007550E9">
      <w:pPr>
        <w:pStyle w:val="ListParagraph"/>
        <w:widowControl w:val="0"/>
        <w:numPr>
          <w:ilvl w:val="0"/>
          <w:numId w:val="25"/>
        </w:numPr>
        <w:autoSpaceDE w:val="0"/>
        <w:autoSpaceDN w:val="0"/>
        <w:adjustRightInd w:val="0"/>
        <w:rPr>
          <w:rFonts w:asciiTheme="minorHAnsi" w:hAnsiTheme="minorHAnsi"/>
        </w:rPr>
      </w:pPr>
      <w:r w:rsidRPr="00B869B9">
        <w:rPr>
          <w:rFonts w:asciiTheme="minorHAnsi" w:hAnsiTheme="minorHAnsi"/>
        </w:rPr>
        <w:t>Enter the date of the most recent Digital Thermocouple Calibration.</w:t>
      </w:r>
      <w:r w:rsidR="007506DE" w:rsidRPr="00B869B9">
        <w:rPr>
          <w:rFonts w:asciiTheme="minorHAnsi" w:hAnsiTheme="minorHAnsi"/>
        </w:rPr>
        <w:t xml:space="preserve"> </w:t>
      </w:r>
      <w:r w:rsidRPr="00B869B9">
        <w:rPr>
          <w:rFonts w:asciiTheme="minorHAnsi" w:hAnsiTheme="minorHAnsi"/>
        </w:rPr>
        <w:t>Specifications for thermocouples and temperature sensors can be found in Residential Appendix RA3.2.2.2.2.</w:t>
      </w:r>
      <w:r w:rsidR="007506DE" w:rsidRPr="00B869B9">
        <w:rPr>
          <w:rFonts w:asciiTheme="minorHAnsi" w:hAnsiTheme="minorHAnsi"/>
        </w:rPr>
        <w:t xml:space="preserve"> </w:t>
      </w:r>
      <w:r w:rsidRPr="00B869B9">
        <w:rPr>
          <w:rFonts w:asciiTheme="minorHAnsi" w:hAnsiTheme="minorHAnsi"/>
        </w:rPr>
        <w:t>Procedures for calibration are detailed in RA3.2.2.4.1.</w:t>
      </w:r>
      <w:r w:rsidR="007506DE" w:rsidRPr="00B869B9">
        <w:rPr>
          <w:rFonts w:asciiTheme="minorHAnsi" w:hAnsiTheme="minorHAnsi"/>
        </w:rPr>
        <w:t xml:space="preserve"> </w:t>
      </w:r>
      <w:r w:rsidRPr="00B869B9">
        <w:rPr>
          <w:rFonts w:asciiTheme="minorHAnsi" w:hAnsiTheme="minorHAnsi"/>
        </w:rPr>
        <w:t>Calibration must happen at least once every 30 days.</w:t>
      </w:r>
    </w:p>
    <w:p w14:paraId="308B267E" w14:textId="2AF9878E" w:rsidR="007550E9" w:rsidRPr="00B869B9" w:rsidRDefault="007550E9" w:rsidP="007550E9">
      <w:pPr>
        <w:pStyle w:val="ListParagraph"/>
        <w:numPr>
          <w:ilvl w:val="0"/>
          <w:numId w:val="25"/>
        </w:numPr>
        <w:rPr>
          <w:rFonts w:asciiTheme="minorHAnsi" w:hAnsiTheme="minorHAnsi"/>
        </w:rPr>
      </w:pPr>
      <w:r w:rsidRPr="00B869B9">
        <w:rPr>
          <w:rFonts w:asciiTheme="minorHAnsi" w:hAnsiTheme="minorHAnsi"/>
        </w:rPr>
        <w:t>Digital Refrigerant Scale Calibration status will appear automatically.</w:t>
      </w:r>
      <w:r w:rsidR="007506DE" w:rsidRPr="00B869B9">
        <w:rPr>
          <w:rFonts w:asciiTheme="minorHAnsi" w:hAnsiTheme="minorHAnsi"/>
        </w:rPr>
        <w:t xml:space="preserve"> </w:t>
      </w:r>
      <w:r w:rsidRPr="00B869B9">
        <w:rPr>
          <w:rFonts w:asciiTheme="minorHAnsi" w:hAnsiTheme="minorHAnsi"/>
        </w:rPr>
        <w:t>If the date entered in C01 is prior to date of verification this row will indicate that calibration is required and you will not be allowed to continue filling out this document until calibration is completed and dates are updated.</w:t>
      </w:r>
    </w:p>
    <w:p w14:paraId="308B267F" w14:textId="41D222C2" w:rsidR="007550E9" w:rsidRPr="00B869B9" w:rsidRDefault="007550E9" w:rsidP="007550E9">
      <w:pPr>
        <w:pStyle w:val="ListParagraph"/>
        <w:numPr>
          <w:ilvl w:val="0"/>
          <w:numId w:val="25"/>
        </w:numPr>
        <w:rPr>
          <w:rFonts w:asciiTheme="minorHAnsi" w:hAnsiTheme="minorHAnsi"/>
        </w:rPr>
      </w:pPr>
      <w:r w:rsidRPr="00B869B9">
        <w:rPr>
          <w:rFonts w:asciiTheme="minorHAnsi" w:hAnsiTheme="minorHAnsi"/>
        </w:rPr>
        <w:t>Digital Thermocouple Calibration status will appear automatically.</w:t>
      </w:r>
      <w:r w:rsidR="007506DE" w:rsidRPr="00B869B9">
        <w:rPr>
          <w:rFonts w:asciiTheme="minorHAnsi" w:hAnsiTheme="minorHAnsi"/>
        </w:rPr>
        <w:t xml:space="preserve"> </w:t>
      </w:r>
      <w:r w:rsidRPr="00B869B9">
        <w:rPr>
          <w:rFonts w:asciiTheme="minorHAnsi" w:hAnsiTheme="minorHAnsi"/>
        </w:rPr>
        <w:t>If the date entered in C02 is more than 30 days prior to date of verification this row will indicate that calibration is required and you will not be allowed to continue filling out this document until calibration is completed and dates are updated.</w:t>
      </w:r>
    </w:p>
    <w:p w14:paraId="308B2680" w14:textId="77777777" w:rsidR="007550E9" w:rsidRPr="00B869B9" w:rsidRDefault="007550E9" w:rsidP="007550E9">
      <w:pPr>
        <w:pStyle w:val="ListParagraph"/>
        <w:rPr>
          <w:rFonts w:asciiTheme="minorHAnsi" w:hAnsiTheme="minorHAnsi"/>
        </w:rPr>
      </w:pPr>
    </w:p>
    <w:p w14:paraId="308B2681" w14:textId="567ADA22" w:rsidR="007550E9" w:rsidRPr="00B869B9" w:rsidRDefault="007550E9" w:rsidP="007550E9">
      <w:pPr>
        <w:rPr>
          <w:rFonts w:asciiTheme="minorHAnsi" w:hAnsiTheme="minorHAnsi"/>
          <w:b/>
        </w:rPr>
      </w:pPr>
      <w:r w:rsidRPr="00B869B9">
        <w:rPr>
          <w:rFonts w:asciiTheme="minorHAnsi" w:hAnsiTheme="minorHAnsi"/>
          <w:b/>
        </w:rPr>
        <w:t>Section C.</w:t>
      </w:r>
      <w:r w:rsidR="007506DE" w:rsidRPr="00B869B9">
        <w:rPr>
          <w:rFonts w:asciiTheme="minorHAnsi" w:hAnsiTheme="minorHAnsi"/>
          <w:b/>
        </w:rPr>
        <w:t xml:space="preserve"> </w:t>
      </w:r>
      <w:r w:rsidRPr="00B869B9">
        <w:rPr>
          <w:rFonts w:asciiTheme="minorHAnsi" w:hAnsiTheme="minorHAnsi"/>
          <w:b/>
        </w:rPr>
        <w:t>Measurement Access Hole (MAH) Verification</w:t>
      </w:r>
    </w:p>
    <w:p w14:paraId="308B2682" w14:textId="358C53F4" w:rsidR="007550E9" w:rsidRPr="00B869B9" w:rsidRDefault="007550E9" w:rsidP="007550E9">
      <w:pPr>
        <w:pStyle w:val="ListParagraph"/>
        <w:numPr>
          <w:ilvl w:val="0"/>
          <w:numId w:val="19"/>
        </w:numPr>
        <w:rPr>
          <w:rFonts w:asciiTheme="minorHAnsi" w:hAnsiTheme="minorHAnsi"/>
        </w:rPr>
      </w:pPr>
      <w:r w:rsidRPr="00B869B9">
        <w:rPr>
          <w:rFonts w:asciiTheme="minorHAnsi" w:hAnsiTheme="minorHAnsi"/>
        </w:rPr>
        <w:t>Indicate the method used to demonstrate compliance with the MAH requirement by selecting the appropriate method from the drop down list.</w:t>
      </w:r>
      <w:r w:rsidR="007506DE" w:rsidRPr="00B869B9">
        <w:rPr>
          <w:rFonts w:asciiTheme="minorHAnsi" w:hAnsiTheme="minorHAnsi"/>
        </w:rPr>
        <w:t xml:space="preserve"> </w:t>
      </w:r>
      <w:r w:rsidRPr="00B869B9">
        <w:rPr>
          <w:rFonts w:asciiTheme="minorHAnsi" w:hAnsiTheme="minorHAnsi"/>
        </w:rPr>
        <w:t>Procedures for installing MAH’s are detailed in RA3.2.2.3.</w:t>
      </w:r>
      <w:r w:rsidR="007506DE" w:rsidRPr="00B869B9">
        <w:rPr>
          <w:rFonts w:asciiTheme="minorHAnsi" w:hAnsiTheme="minorHAnsi"/>
        </w:rPr>
        <w:t xml:space="preserve"> </w:t>
      </w:r>
      <w:r w:rsidRPr="00B869B9">
        <w:rPr>
          <w:rFonts w:asciiTheme="minorHAnsi" w:hAnsiTheme="minorHAnsi"/>
        </w:rPr>
        <w:t>Selecting that the MAH cannot be installed consistent with Figure 3.2-1 may result in additional scrutiny by enforcement personnel.</w:t>
      </w:r>
      <w:r w:rsidR="007506DE" w:rsidRPr="00B869B9">
        <w:rPr>
          <w:rFonts w:asciiTheme="minorHAnsi" w:hAnsiTheme="minorHAnsi"/>
        </w:rPr>
        <w:t xml:space="preserve"> </w:t>
      </w:r>
      <w:r w:rsidRPr="00B869B9">
        <w:rPr>
          <w:rFonts w:asciiTheme="minorHAnsi" w:hAnsiTheme="minorHAnsi"/>
        </w:rPr>
        <w:t xml:space="preserve">If </w:t>
      </w:r>
      <w:r w:rsidR="00405E49" w:rsidRPr="00B869B9">
        <w:rPr>
          <w:rFonts w:asciiTheme="minorHAnsi" w:hAnsiTheme="minorHAnsi"/>
        </w:rPr>
        <w:t>A12</w:t>
      </w:r>
      <w:r w:rsidRPr="00B869B9">
        <w:rPr>
          <w:rFonts w:asciiTheme="minorHAnsi" w:hAnsiTheme="minorHAnsi"/>
        </w:rPr>
        <w:t xml:space="preserve"> = NO, then system is exempt from the MAH requirement and a special message will show up here.</w:t>
      </w:r>
    </w:p>
    <w:p w14:paraId="308B2683" w14:textId="77777777" w:rsidR="007550E9" w:rsidRPr="00B869B9" w:rsidRDefault="007550E9" w:rsidP="007550E9">
      <w:pPr>
        <w:pStyle w:val="ListParagraph"/>
        <w:ind w:left="0"/>
        <w:rPr>
          <w:rFonts w:asciiTheme="minorHAnsi" w:hAnsiTheme="minorHAnsi"/>
        </w:rPr>
      </w:pPr>
    </w:p>
    <w:p w14:paraId="308B2684" w14:textId="117AFE4A" w:rsidR="007550E9" w:rsidRPr="00B869B9" w:rsidRDefault="007550E9" w:rsidP="007550E9">
      <w:pPr>
        <w:rPr>
          <w:rFonts w:asciiTheme="minorHAnsi" w:hAnsiTheme="minorHAnsi"/>
          <w:b/>
        </w:rPr>
      </w:pPr>
      <w:r w:rsidRPr="00B869B9">
        <w:rPr>
          <w:rFonts w:asciiTheme="minorHAnsi" w:hAnsiTheme="minorHAnsi"/>
          <w:b/>
        </w:rPr>
        <w:t>Section D.</w:t>
      </w:r>
      <w:r w:rsidR="007506DE" w:rsidRPr="00B869B9">
        <w:rPr>
          <w:rFonts w:asciiTheme="minorHAnsi" w:hAnsiTheme="minorHAnsi"/>
          <w:b/>
        </w:rPr>
        <w:t xml:space="preserve"> </w:t>
      </w:r>
      <w:r w:rsidRPr="00B869B9">
        <w:rPr>
          <w:rFonts w:asciiTheme="minorHAnsi" w:hAnsiTheme="minorHAnsi"/>
          <w:b/>
        </w:rPr>
        <w:t>Minimum System Airflow Rate Verification</w:t>
      </w:r>
    </w:p>
    <w:p w14:paraId="308B2685" w14:textId="625FD792" w:rsidR="007550E9" w:rsidRPr="00B869B9" w:rsidRDefault="007550E9" w:rsidP="007550E9">
      <w:pPr>
        <w:pStyle w:val="ListParagraph"/>
        <w:numPr>
          <w:ilvl w:val="0"/>
          <w:numId w:val="20"/>
        </w:numPr>
        <w:rPr>
          <w:rFonts w:asciiTheme="minorHAnsi" w:hAnsiTheme="minorHAnsi"/>
        </w:rPr>
      </w:pPr>
      <w:r w:rsidRPr="00B869B9">
        <w:rPr>
          <w:rFonts w:asciiTheme="minorHAnsi" w:hAnsiTheme="minorHAnsi"/>
        </w:rPr>
        <w:t xml:space="preserve">This information is automatically calculated based on the information given in </w:t>
      </w:r>
      <w:r w:rsidR="00405E49" w:rsidRPr="00B869B9">
        <w:rPr>
          <w:rFonts w:asciiTheme="minorHAnsi" w:hAnsiTheme="minorHAnsi"/>
        </w:rPr>
        <w:t>A10</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This is the target minimum system airflow required for the system being verified.</w:t>
      </w:r>
    </w:p>
    <w:p w14:paraId="308B2686" w14:textId="11DDE817" w:rsidR="007550E9" w:rsidRPr="00B869B9" w:rsidRDefault="007550E9" w:rsidP="007550E9">
      <w:pPr>
        <w:pStyle w:val="ListParagraph"/>
        <w:numPr>
          <w:ilvl w:val="0"/>
          <w:numId w:val="19"/>
        </w:numPr>
        <w:rPr>
          <w:rFonts w:asciiTheme="minorHAnsi" w:hAnsiTheme="minorHAnsi"/>
        </w:rPr>
      </w:pPr>
      <w:r w:rsidRPr="00B869B9">
        <w:rPr>
          <w:rFonts w:asciiTheme="minorHAnsi" w:hAnsiTheme="minorHAnsi"/>
        </w:rPr>
        <w:t>This information is automatically calculated based on the MCH-23 or MCH-28, which documents the measured airflow (or alternative method) of the system being verified.</w:t>
      </w:r>
      <w:r w:rsidR="007506DE" w:rsidRPr="00B869B9">
        <w:rPr>
          <w:rFonts w:asciiTheme="minorHAnsi" w:hAnsiTheme="minorHAnsi"/>
        </w:rPr>
        <w:t xml:space="preserve"> </w:t>
      </w:r>
      <w:r w:rsidRPr="00B869B9">
        <w:rPr>
          <w:rFonts w:asciiTheme="minorHAnsi" w:hAnsiTheme="minorHAnsi"/>
        </w:rPr>
        <w:t>If the measured airflow is not adequate it will not comply with the airflow requirements and refrigerant charge verification cannot be performed until the airflow meets the requirement.</w:t>
      </w:r>
      <w:r w:rsidR="007506DE" w:rsidRPr="00B869B9">
        <w:rPr>
          <w:rFonts w:asciiTheme="minorHAnsi" w:hAnsiTheme="minorHAnsi"/>
        </w:rPr>
        <w:t xml:space="preserve"> </w:t>
      </w:r>
      <w:r w:rsidRPr="00B869B9">
        <w:rPr>
          <w:rFonts w:asciiTheme="minorHAnsi" w:hAnsiTheme="minorHAnsi"/>
        </w:rPr>
        <w:t xml:space="preserve">If </w:t>
      </w:r>
      <w:r w:rsidR="00405E49" w:rsidRPr="00B869B9">
        <w:rPr>
          <w:rFonts w:asciiTheme="minorHAnsi" w:hAnsiTheme="minorHAnsi"/>
        </w:rPr>
        <w:t>A12</w:t>
      </w:r>
      <w:r w:rsidRPr="00B869B9">
        <w:rPr>
          <w:rFonts w:asciiTheme="minorHAnsi" w:hAnsiTheme="minorHAnsi"/>
        </w:rPr>
        <w:t xml:space="preserve"> = NO, then system is exempt from the airflow rate requirement and a special message will show up here.</w:t>
      </w:r>
    </w:p>
    <w:p w14:paraId="308B2687" w14:textId="77777777" w:rsidR="007550E9" w:rsidRPr="00B869B9" w:rsidRDefault="007550E9" w:rsidP="007550E9">
      <w:pPr>
        <w:rPr>
          <w:rFonts w:asciiTheme="minorHAnsi" w:hAnsiTheme="minorHAnsi"/>
        </w:rPr>
      </w:pPr>
    </w:p>
    <w:p w14:paraId="308B2689" w14:textId="5C420CC8" w:rsidR="007550E9" w:rsidRPr="00B869B9" w:rsidRDefault="007550E9" w:rsidP="007550E9">
      <w:pPr>
        <w:rPr>
          <w:rFonts w:asciiTheme="minorHAnsi" w:hAnsiTheme="minorHAnsi"/>
          <w:b/>
        </w:rPr>
      </w:pPr>
      <w:r w:rsidRPr="00B869B9">
        <w:rPr>
          <w:rFonts w:asciiTheme="minorHAnsi" w:hAnsiTheme="minorHAnsi"/>
          <w:b/>
        </w:rPr>
        <w:t>Section E.</w:t>
      </w:r>
      <w:r w:rsidR="007506DE" w:rsidRPr="00B869B9">
        <w:rPr>
          <w:rFonts w:asciiTheme="minorHAnsi" w:hAnsiTheme="minorHAnsi"/>
          <w:b/>
        </w:rPr>
        <w:t xml:space="preserve"> </w:t>
      </w:r>
      <w:r w:rsidRPr="00B869B9">
        <w:rPr>
          <w:rFonts w:asciiTheme="minorHAnsi" w:hAnsiTheme="minorHAnsi"/>
          <w:b/>
        </w:rPr>
        <w:t>Weigh In Charge Procedure</w:t>
      </w:r>
    </w:p>
    <w:p w14:paraId="308B268B" w14:textId="489E1AF7"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 xml:space="preserve">Measure and record the outside air dry-bulb temperature in </w:t>
      </w:r>
      <w:r w:rsidR="001B33D1"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This will affect the procedures that may be used for HERS verification. If the installer opts to use the weigh-in method when the outside air dry-bulb temperature is above 55</w:t>
      </w:r>
      <w:r w:rsidR="001B33D1" w:rsidRPr="00B869B9">
        <w:rPr>
          <w:rFonts w:asciiTheme="minorHAnsi" w:hAnsiTheme="minorHAnsi"/>
        </w:rPr>
        <w:t>°F</w:t>
      </w:r>
      <w:r w:rsidRPr="00B869B9">
        <w:rPr>
          <w:rFonts w:asciiTheme="minorHAnsi" w:hAnsiTheme="minorHAnsi"/>
        </w:rPr>
        <w:t>, HERS verification may only utilize the standard charge procedure (super heat or subcool) if the system is conducive to that procedure.</w:t>
      </w:r>
    </w:p>
    <w:p w14:paraId="308B268C" w14:textId="7DA035D5"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Specify the method of weigh-in.</w:t>
      </w:r>
      <w:r w:rsidR="007506DE" w:rsidRPr="00B869B9">
        <w:rPr>
          <w:rFonts w:asciiTheme="minorHAnsi" w:hAnsiTheme="minorHAnsi"/>
        </w:rPr>
        <w:t xml:space="preserve"> </w:t>
      </w:r>
      <w:r w:rsidRPr="00B869B9">
        <w:rPr>
          <w:rFonts w:asciiTheme="minorHAnsi" w:hAnsiTheme="minorHAnsi"/>
        </w:rPr>
        <w:t>There are two options that may be used.</w:t>
      </w:r>
      <w:r w:rsidR="007506DE" w:rsidRPr="00B869B9">
        <w:rPr>
          <w:rFonts w:asciiTheme="minorHAnsi" w:hAnsiTheme="minorHAnsi"/>
        </w:rPr>
        <w:t xml:space="preserve"> </w:t>
      </w:r>
      <w:r w:rsidRPr="00B869B9">
        <w:rPr>
          <w:rFonts w:asciiTheme="minorHAnsi" w:hAnsiTheme="minorHAnsi"/>
        </w:rPr>
        <w:t>One is to add or remove a small, weighed portion of refrigerant from a factory charged unit (Charge Adjustment).</w:t>
      </w:r>
      <w:r w:rsidR="007506DE" w:rsidRPr="00B869B9">
        <w:rPr>
          <w:rFonts w:asciiTheme="minorHAnsi" w:hAnsiTheme="minorHAnsi"/>
        </w:rPr>
        <w:t xml:space="preserve"> </w:t>
      </w:r>
      <w:r w:rsidRPr="00B869B9">
        <w:rPr>
          <w:rFonts w:asciiTheme="minorHAnsi" w:hAnsiTheme="minorHAnsi"/>
        </w:rPr>
        <w:t>The other is to weigh the entire charge of refrigerant before introducing it into the system (Total Charge).</w:t>
      </w:r>
      <w:r w:rsidR="007506DE" w:rsidRPr="00B869B9">
        <w:rPr>
          <w:rFonts w:asciiTheme="minorHAnsi" w:hAnsiTheme="minorHAnsi"/>
        </w:rPr>
        <w:t xml:space="preserve"> </w:t>
      </w:r>
      <w:r w:rsidRPr="00B869B9">
        <w:rPr>
          <w:rFonts w:asciiTheme="minorHAnsi" w:hAnsiTheme="minorHAnsi"/>
        </w:rPr>
        <w:t>Select either one.</w:t>
      </w:r>
      <w:r w:rsidR="007506DE" w:rsidRPr="00B869B9">
        <w:rPr>
          <w:rFonts w:asciiTheme="minorHAnsi" w:hAnsiTheme="minorHAnsi"/>
        </w:rPr>
        <w:t xml:space="preserve"> </w:t>
      </w:r>
      <w:r w:rsidRPr="00B869B9">
        <w:rPr>
          <w:rFonts w:asciiTheme="minorHAnsi" w:hAnsiTheme="minorHAnsi"/>
        </w:rPr>
        <w:t>Note: The amount of refrigerant in systems that are not newly installed cannot be assumed to be the factory charge.</w:t>
      </w:r>
      <w:r w:rsidR="007506DE" w:rsidRPr="00B869B9">
        <w:rPr>
          <w:rFonts w:asciiTheme="minorHAnsi" w:hAnsiTheme="minorHAnsi"/>
        </w:rPr>
        <w:t xml:space="preserve"> </w:t>
      </w:r>
      <w:r w:rsidRPr="00B869B9">
        <w:rPr>
          <w:rFonts w:asciiTheme="minorHAnsi" w:hAnsiTheme="minorHAnsi"/>
        </w:rPr>
        <w:t>Altered systems using existing refrigerant must use the Total Charge method.</w:t>
      </w:r>
      <w:r w:rsidR="007506DE" w:rsidRPr="00B869B9">
        <w:rPr>
          <w:rFonts w:asciiTheme="minorHAnsi" w:hAnsiTheme="minorHAnsi"/>
        </w:rPr>
        <w:t xml:space="preserve"> </w:t>
      </w:r>
      <w:r w:rsidRPr="00B869B9">
        <w:rPr>
          <w:rFonts w:asciiTheme="minorHAnsi" w:hAnsiTheme="minorHAnsi"/>
        </w:rPr>
        <w:t>Only new, factory installed equipment can utilize the Charge Adjustment method.</w:t>
      </w:r>
    </w:p>
    <w:p w14:paraId="308B268D" w14:textId="1798AFAD"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Manufacturer’s Standard Charge for condenser in pounds and ounces.</w:t>
      </w:r>
      <w:r w:rsidR="007506DE" w:rsidRPr="00B869B9">
        <w:rPr>
          <w:rFonts w:asciiTheme="minorHAnsi" w:hAnsiTheme="minorHAnsi"/>
        </w:rPr>
        <w:t xml:space="preserve"> </w:t>
      </w:r>
      <w:r w:rsidRPr="00B869B9">
        <w:rPr>
          <w:rFonts w:asciiTheme="minorHAnsi" w:hAnsiTheme="minorHAnsi"/>
        </w:rPr>
        <w:t>This is the amount of refrigerant that the manufacturer specifies for a “standard” installation (typical coil match, typical line set size and length).</w:t>
      </w:r>
      <w:r w:rsidR="007506DE" w:rsidRPr="00B869B9">
        <w:rPr>
          <w:rFonts w:asciiTheme="minorHAnsi" w:hAnsiTheme="minorHAnsi"/>
        </w:rPr>
        <w:t xml:space="preserve"> </w:t>
      </w:r>
      <w:r w:rsidRPr="00B869B9">
        <w:rPr>
          <w:rFonts w:asciiTheme="minorHAnsi" w:hAnsiTheme="minorHAnsi"/>
        </w:rPr>
        <w:t>For the Charge Adjustment method, this is the amount of refrigerant that factory charges the system to.</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8E" w14:textId="27CC8E78"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The Manufacturer’s Standard Charge, specified in E03 is based on a standard liquid line length, typically 25 feet.</w:t>
      </w:r>
      <w:r w:rsidR="007506DE" w:rsidRPr="00B869B9">
        <w:rPr>
          <w:rFonts w:asciiTheme="minorHAnsi" w:hAnsiTheme="minorHAnsi"/>
        </w:rPr>
        <w:t xml:space="preserve"> </w:t>
      </w:r>
      <w:r w:rsidRPr="00B869B9">
        <w:rPr>
          <w:rFonts w:asciiTheme="minorHAnsi" w:hAnsiTheme="minorHAnsi"/>
        </w:rPr>
        <w:t>Enter the value here, in feet.</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8F" w14:textId="260FE747"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The Manufacturer’s Standard Charge, specified in E03 is based on a standard liquid line diameter.</w:t>
      </w:r>
      <w:r w:rsidR="007506DE" w:rsidRPr="00B869B9">
        <w:rPr>
          <w:rFonts w:asciiTheme="minorHAnsi" w:hAnsiTheme="minorHAnsi"/>
        </w:rPr>
        <w:t xml:space="preserve"> </w:t>
      </w:r>
      <w:r w:rsidRPr="00B869B9">
        <w:rPr>
          <w:rFonts w:asciiTheme="minorHAnsi" w:hAnsiTheme="minorHAnsi"/>
        </w:rPr>
        <w:t>Enter the value here, in inches (for example: 1/4”, 3/8”, etc.).</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0" w14:textId="1C176D24"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lastRenderedPageBreak/>
        <w:t>The Manufacturer’s Standard Charge, specified in E03 is based on a standard indoor (evaporator) coil size.</w:t>
      </w:r>
      <w:r w:rsidR="007506DE" w:rsidRPr="00B869B9">
        <w:rPr>
          <w:rFonts w:asciiTheme="minorHAnsi" w:hAnsiTheme="minorHAnsi"/>
        </w:rPr>
        <w:t xml:space="preserve"> </w:t>
      </w:r>
      <w:r w:rsidRPr="00B869B9">
        <w:rPr>
          <w:rFonts w:asciiTheme="minorHAnsi" w:hAnsiTheme="minorHAnsi"/>
        </w:rPr>
        <w:t>Enter the value here, in tons.</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1" w14:textId="2D4E0976"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length of the liquid line installed on the system being verified, in feet.</w:t>
      </w:r>
      <w:r w:rsidR="007506DE" w:rsidRPr="00B869B9">
        <w:rPr>
          <w:rFonts w:asciiTheme="minorHAnsi" w:hAnsiTheme="minorHAnsi"/>
        </w:rPr>
        <w:t xml:space="preserve"> </w:t>
      </w:r>
      <w:r w:rsidRPr="00B869B9">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diameter of the liquid line installed on the system being verified, in inches (for example: 1/4”, 3/8”, etc.).</w:t>
      </w:r>
      <w:r w:rsidR="007506DE" w:rsidRPr="00B869B9">
        <w:rPr>
          <w:rFonts w:asciiTheme="minorHAnsi" w:hAnsiTheme="minorHAnsi"/>
        </w:rPr>
        <w:t xml:space="preserve"> </w:t>
      </w:r>
      <w:r w:rsidRPr="00B869B9">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size of the indoor (evaporator) coil installed on the system being verified, in tons.</w:t>
      </w:r>
      <w:r w:rsidR="007506DE" w:rsidRPr="00B869B9">
        <w:rPr>
          <w:rFonts w:asciiTheme="minorHAnsi" w:hAnsiTheme="minorHAnsi"/>
        </w:rPr>
        <w:t xml:space="preserve"> </w:t>
      </w:r>
      <w:r w:rsidRPr="00B869B9">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Charge Adjustment to Standard Charge, in ounces.</w:t>
      </w:r>
      <w:r w:rsidR="007506DE" w:rsidRPr="00B869B9">
        <w:rPr>
          <w:rFonts w:asciiTheme="minorHAnsi" w:hAnsiTheme="minorHAnsi"/>
        </w:rPr>
        <w:t xml:space="preserve"> </w:t>
      </w:r>
      <w:r w:rsidRPr="00B869B9">
        <w:rPr>
          <w:rFonts w:asciiTheme="minorHAnsi" w:hAnsiTheme="minorHAnsi"/>
        </w:rPr>
        <w:t>This is the amount of refrigerant that the manufacturer specifies to add to, or remove from, the Manufacturer’s Standard Charge entered in E03.</w:t>
      </w:r>
      <w:r w:rsidR="007506DE" w:rsidRPr="00B869B9">
        <w:rPr>
          <w:rFonts w:asciiTheme="minorHAnsi" w:hAnsiTheme="minorHAnsi"/>
        </w:rPr>
        <w:t xml:space="preserve"> </w:t>
      </w:r>
      <w:r w:rsidRPr="00B869B9">
        <w:rPr>
          <w:rFonts w:asciiTheme="minorHAnsi" w:hAnsiTheme="minorHAnsi"/>
        </w:rPr>
        <w:t>This value must come from manufacturer’s specifications using the standard values entered in E04 through E06 to the installed values entered in E07 through E09.</w:t>
      </w:r>
      <w:r w:rsidR="007506DE" w:rsidRPr="00B869B9">
        <w:rPr>
          <w:rFonts w:asciiTheme="minorHAnsi" w:hAnsiTheme="minorHAnsi"/>
        </w:rPr>
        <w:t xml:space="preserve"> </w:t>
      </w:r>
      <w:r w:rsidRPr="00B869B9">
        <w:rPr>
          <w:rFonts w:asciiTheme="minorHAnsi" w:hAnsiTheme="minorHAnsi"/>
        </w:rPr>
        <w:t>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this value should be a negative number.</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5" w14:textId="5A7B7310"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This value is calculated automatically.</w:t>
      </w:r>
      <w:r w:rsidR="007506DE" w:rsidRPr="00B869B9">
        <w:rPr>
          <w:rFonts w:asciiTheme="minorHAnsi" w:hAnsiTheme="minorHAnsi"/>
        </w:rPr>
        <w:t xml:space="preserve"> </w:t>
      </w:r>
      <w:r w:rsidRPr="00B869B9">
        <w:rPr>
          <w:rFonts w:asciiTheme="minorHAnsi" w:hAnsiTheme="minorHAnsi"/>
        </w:rPr>
        <w:t>If “Charge Adjustment” was specified in E02, then the value shown here will be the same as the value shown in E10.</w:t>
      </w:r>
      <w:r w:rsidR="007506DE" w:rsidRPr="00B869B9">
        <w:rPr>
          <w:rFonts w:asciiTheme="minorHAnsi" w:hAnsiTheme="minorHAnsi"/>
        </w:rPr>
        <w:t xml:space="preserve"> </w:t>
      </w:r>
      <w:r w:rsidRPr="00B869B9">
        <w:rPr>
          <w:rFonts w:asciiTheme="minorHAnsi" w:hAnsiTheme="minorHAnsi"/>
        </w:rPr>
        <w:t>This is the amount of weighed refrigerant that will be added or removed from the factory charged unit.</w:t>
      </w:r>
      <w:r w:rsidR="007506DE" w:rsidRPr="00B869B9">
        <w:rPr>
          <w:rFonts w:asciiTheme="minorHAnsi" w:hAnsiTheme="minorHAnsi"/>
        </w:rPr>
        <w:t xml:space="preserve"> </w:t>
      </w:r>
      <w:r w:rsidRPr="00B869B9">
        <w:rPr>
          <w:rFonts w:asciiTheme="minorHAnsi" w:hAnsiTheme="minorHAnsi"/>
        </w:rPr>
        <w:t>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this value should be a negative number.</w:t>
      </w:r>
      <w:r w:rsidR="007506DE" w:rsidRPr="00B869B9">
        <w:rPr>
          <w:rFonts w:asciiTheme="minorHAnsi" w:hAnsiTheme="minorHAnsi"/>
        </w:rPr>
        <w:t xml:space="preserve"> </w:t>
      </w:r>
      <w:r w:rsidRPr="00B869B9">
        <w:rPr>
          <w:rFonts w:asciiTheme="minorHAnsi" w:hAnsiTheme="minorHAnsi"/>
        </w:rPr>
        <w:t>If “Total Charge” was specified in E02, then the value shown here will be the value in E03 added to the value in E10.</w:t>
      </w:r>
      <w:r w:rsidR="007506DE" w:rsidRPr="00B869B9">
        <w:rPr>
          <w:rFonts w:asciiTheme="minorHAnsi" w:hAnsiTheme="minorHAnsi"/>
        </w:rPr>
        <w:t xml:space="preserve"> </w:t>
      </w:r>
      <w:r w:rsidRPr="00B869B9">
        <w:rPr>
          <w:rFonts w:asciiTheme="minorHAnsi" w:hAnsiTheme="minorHAnsi"/>
        </w:rPr>
        <w:t>This is the total amount of refrigerant that will be in the system, all of which must be weighed before introducing into the system.</w:t>
      </w:r>
    </w:p>
    <w:p w14:paraId="308B2696" w14:textId="20ADA7A9"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amount of refrigerant weighed and added to, or removed from, system. 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from a factory charged system, this value should be a negative number.</w:t>
      </w:r>
      <w:r w:rsidR="007506DE" w:rsidRPr="00B869B9">
        <w:rPr>
          <w:rFonts w:asciiTheme="minorHAnsi" w:hAnsiTheme="minorHAnsi"/>
        </w:rPr>
        <w:t xml:space="preserve"> </w:t>
      </w:r>
      <w:r w:rsidRPr="00B869B9">
        <w:rPr>
          <w:rFonts w:asciiTheme="minorHAnsi" w:hAnsiTheme="minorHAnsi"/>
        </w:rPr>
        <w:t>This value must match the value in E11 for the system to pass.</w:t>
      </w:r>
    </w:p>
    <w:p w14:paraId="308B2697" w14:textId="30CF4FF8"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If the value in E11 equals the value in E12, a statement will appear here indicating that the system passes the weigh-in method.</w:t>
      </w:r>
      <w:r w:rsidR="007506DE" w:rsidRPr="00B869B9">
        <w:rPr>
          <w:rFonts w:asciiTheme="minorHAnsi" w:hAnsiTheme="minorHAnsi"/>
        </w:rPr>
        <w:t xml:space="preserve"> </w:t>
      </w:r>
      <w:r w:rsidRPr="00B869B9">
        <w:rPr>
          <w:rFonts w:asciiTheme="minorHAnsi" w:hAnsiTheme="minorHAnsi"/>
        </w:rPr>
        <w:t>Otherwise, a statement will appear here indicating that the system does not pass.</w:t>
      </w:r>
    </w:p>
    <w:p w14:paraId="308B2698" w14:textId="77777777" w:rsidR="007550E9" w:rsidRPr="00B869B9" w:rsidRDefault="007550E9" w:rsidP="007550E9">
      <w:pPr>
        <w:rPr>
          <w:rFonts w:asciiTheme="minorHAnsi" w:hAnsiTheme="minorHAnsi"/>
        </w:rPr>
      </w:pPr>
    </w:p>
    <w:p w14:paraId="308B2699" w14:textId="1C3BA015" w:rsidR="007550E9" w:rsidRPr="00B869B9" w:rsidRDefault="007550E9" w:rsidP="007550E9">
      <w:pPr>
        <w:rPr>
          <w:rFonts w:asciiTheme="minorHAnsi" w:hAnsiTheme="minorHAnsi"/>
          <w:b/>
        </w:rPr>
      </w:pPr>
      <w:r w:rsidRPr="00B869B9">
        <w:rPr>
          <w:rFonts w:asciiTheme="minorHAnsi" w:hAnsiTheme="minorHAnsi"/>
          <w:b/>
        </w:rPr>
        <w:t>Section F. Weigh</w:t>
      </w:r>
      <w:r w:rsidR="001B33D1" w:rsidRPr="00B869B9">
        <w:rPr>
          <w:rFonts w:asciiTheme="minorHAnsi" w:hAnsiTheme="minorHAnsi"/>
          <w:b/>
        </w:rPr>
        <w:t>-</w:t>
      </w:r>
      <w:r w:rsidRPr="00B869B9">
        <w:rPr>
          <w:rFonts w:asciiTheme="minorHAnsi" w:hAnsiTheme="minorHAnsi"/>
          <w:b/>
        </w:rPr>
        <w:t>In Charge Verification – Additional Requirements</w:t>
      </w:r>
    </w:p>
    <w:p w14:paraId="308B269B" w14:textId="29CA1289" w:rsidR="007550E9" w:rsidRPr="00B869B9" w:rsidRDefault="007550E9" w:rsidP="007550E9">
      <w:pPr>
        <w:pStyle w:val="ListParagraph"/>
        <w:numPr>
          <w:ilvl w:val="0"/>
          <w:numId w:val="27"/>
        </w:numPr>
        <w:rPr>
          <w:rFonts w:asciiTheme="minorHAnsi" w:hAnsiTheme="minorHAnsi"/>
        </w:rPr>
      </w:pPr>
      <w:r w:rsidRPr="00B869B9">
        <w:rPr>
          <w:rFonts w:asciiTheme="minorHAnsi" w:hAnsiTheme="minorHAnsi"/>
        </w:rPr>
        <w:t>Additional requirements are items that must be done, but are not specifically required to be checked by the HERS rater.</w:t>
      </w:r>
      <w:r w:rsidR="007506DE" w:rsidRPr="00B869B9">
        <w:rPr>
          <w:rFonts w:asciiTheme="minorHAnsi" w:hAnsiTheme="minorHAnsi"/>
        </w:rPr>
        <w:t xml:space="preserve"> </w:t>
      </w:r>
      <w:r w:rsidRPr="00B869B9">
        <w:rPr>
          <w:rFonts w:asciiTheme="minorHAnsi" w:hAnsiTheme="minorHAnsi"/>
        </w:rPr>
        <w:t>By signing the Declaration Statement on this document, the installer is declaring that all of these additional requirements have been met.</w:t>
      </w:r>
      <w:r w:rsidR="007506DE" w:rsidRPr="00B869B9">
        <w:rPr>
          <w:rFonts w:asciiTheme="minorHAnsi" w:hAnsiTheme="minorHAnsi"/>
        </w:rPr>
        <w:t xml:space="preserve"> </w:t>
      </w:r>
      <w:r w:rsidRPr="00B869B9">
        <w:rPr>
          <w:rFonts w:asciiTheme="minorHAnsi" w:hAnsiTheme="minorHAnsi"/>
        </w:rPr>
        <w:t>The requirement for brazing lines charged with dry nitrogen is specified in Residential Appendix RA3.2.3.1.5.</w:t>
      </w:r>
    </w:p>
    <w:p w14:paraId="308B269C" w14:textId="06DBDC83" w:rsidR="002B3C82" w:rsidRPr="00B869B9" w:rsidRDefault="002B3C82" w:rsidP="007550E9">
      <w:pPr>
        <w:pStyle w:val="ListParagraph"/>
        <w:numPr>
          <w:ilvl w:val="0"/>
          <w:numId w:val="27"/>
        </w:numPr>
        <w:rPr>
          <w:rFonts w:asciiTheme="minorHAnsi" w:hAnsiTheme="minorHAnsi"/>
        </w:rPr>
      </w:pPr>
      <w:r w:rsidRPr="00B869B9">
        <w:rPr>
          <w:rFonts w:asciiTheme="minorHAnsi" w:hAnsiTheme="minorHAnsi"/>
        </w:rPr>
        <w:t>Additional requirements are items that must be done, but are not specifically required to be checked by the HERS rater.</w:t>
      </w:r>
      <w:r w:rsidR="007506DE" w:rsidRPr="00B869B9">
        <w:rPr>
          <w:rFonts w:asciiTheme="minorHAnsi" w:hAnsiTheme="minorHAnsi"/>
        </w:rPr>
        <w:t xml:space="preserve"> </w:t>
      </w:r>
      <w:r w:rsidRPr="00B869B9">
        <w:rPr>
          <w:rFonts w:asciiTheme="minorHAnsi" w:hAnsiTheme="minorHAnsi"/>
        </w:rPr>
        <w:t>By signing the Declaration Statement on this document, the installer is declaring that all of these additional requirements have been met.</w:t>
      </w:r>
      <w:r w:rsidR="007506DE" w:rsidRPr="00B869B9">
        <w:rPr>
          <w:rFonts w:asciiTheme="minorHAnsi" w:hAnsiTheme="minorHAnsi"/>
        </w:rPr>
        <w:t xml:space="preserve"> </w:t>
      </w:r>
      <w:r w:rsidRPr="00B869B9">
        <w:rPr>
          <w:rFonts w:asciiTheme="minorHAnsi" w:hAnsiTheme="minorHAnsi"/>
        </w:rPr>
        <w:t>The requirement for making a correction to the refrigerant weight to allow for the indoor coil when that information is supplied by the Manufacturer is specified in Residential Appendix RA3.2.3.1.5.</w:t>
      </w:r>
    </w:p>
    <w:p w14:paraId="308B269D" w14:textId="22D491A8" w:rsidR="007550E9" w:rsidRPr="00B869B9" w:rsidRDefault="007550E9" w:rsidP="007550E9">
      <w:pPr>
        <w:pStyle w:val="ListParagraph"/>
        <w:numPr>
          <w:ilvl w:val="0"/>
          <w:numId w:val="27"/>
        </w:numPr>
        <w:rPr>
          <w:rFonts w:asciiTheme="minorHAnsi" w:hAnsiTheme="minorHAnsi"/>
        </w:rPr>
      </w:pPr>
      <w:r w:rsidRPr="00B869B9">
        <w:rPr>
          <w:rFonts w:asciiTheme="minorHAnsi" w:hAnsiTheme="minorHAnsi"/>
        </w:rPr>
        <w:t>Additional requirements are items that must be done, but are not specifically required to be checked by the HERS rater.</w:t>
      </w:r>
      <w:r w:rsidR="007506DE" w:rsidRPr="00B869B9">
        <w:rPr>
          <w:rFonts w:asciiTheme="minorHAnsi" w:hAnsiTheme="minorHAnsi"/>
        </w:rPr>
        <w:t xml:space="preserve"> </w:t>
      </w:r>
      <w:r w:rsidRPr="00B869B9">
        <w:rPr>
          <w:rFonts w:asciiTheme="minorHAnsi" w:hAnsiTheme="minorHAnsi"/>
        </w:rPr>
        <w:t>By signing the Declaration Statement on this document, the installer is declaring that all of these additional requirements have been met.</w:t>
      </w:r>
      <w:r w:rsidR="007506DE" w:rsidRPr="00B869B9">
        <w:rPr>
          <w:rFonts w:asciiTheme="minorHAnsi" w:hAnsiTheme="minorHAnsi"/>
        </w:rPr>
        <w:t xml:space="preserve"> </w:t>
      </w:r>
      <w:r w:rsidRPr="00B869B9">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B869B9" w:rsidRDefault="007550E9" w:rsidP="007550E9">
      <w:pPr>
        <w:rPr>
          <w:rFonts w:asciiTheme="minorHAnsi" w:hAnsiTheme="minorHAnsi"/>
        </w:rPr>
      </w:pPr>
    </w:p>
    <w:p w14:paraId="308B269F" w14:textId="367907F1" w:rsidR="007550E9" w:rsidRPr="00B869B9" w:rsidRDefault="007550E9" w:rsidP="007550E9">
      <w:pPr>
        <w:rPr>
          <w:rFonts w:asciiTheme="minorHAnsi" w:hAnsiTheme="minorHAnsi"/>
          <w:b/>
        </w:rPr>
      </w:pPr>
      <w:r w:rsidRPr="00B869B9">
        <w:rPr>
          <w:rFonts w:asciiTheme="minorHAnsi" w:hAnsiTheme="minorHAnsi"/>
          <w:b/>
        </w:rPr>
        <w:t xml:space="preserve">Section G. </w:t>
      </w:r>
      <w:r w:rsidR="00B35E0A" w:rsidRPr="00B869B9">
        <w:rPr>
          <w:rFonts w:asciiTheme="minorHAnsi" w:hAnsiTheme="minorHAnsi"/>
          <w:b/>
        </w:rPr>
        <w:t xml:space="preserve">Fault </w:t>
      </w:r>
      <w:r w:rsidRPr="00B869B9">
        <w:rPr>
          <w:rFonts w:asciiTheme="minorHAnsi" w:hAnsiTheme="minorHAnsi"/>
          <w:b/>
        </w:rPr>
        <w:t>Indicator Display</w:t>
      </w:r>
    </w:p>
    <w:p w14:paraId="308B26A1" w14:textId="5C3278DF"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Enter the manufacturer name or make of the approved </w:t>
      </w:r>
      <w:r w:rsidR="00B35E0A" w:rsidRPr="00B869B9">
        <w:rPr>
          <w:rFonts w:asciiTheme="minorHAnsi" w:hAnsiTheme="minorHAnsi"/>
        </w:rPr>
        <w:t xml:space="preserve">Fault </w:t>
      </w:r>
      <w:r w:rsidRPr="00B869B9">
        <w:rPr>
          <w:rFonts w:asciiTheme="minorHAnsi" w:hAnsiTheme="minorHAnsi"/>
        </w:rPr>
        <w:t>Indicator Display.</w:t>
      </w:r>
      <w:r w:rsidR="007506DE" w:rsidRPr="00B869B9">
        <w:rPr>
          <w:rFonts w:asciiTheme="minorHAnsi" w:hAnsiTheme="minorHAnsi"/>
        </w:rPr>
        <w:t xml:space="preserve"> </w:t>
      </w:r>
      <w:r w:rsidRPr="00B869B9">
        <w:rPr>
          <w:rFonts w:asciiTheme="minorHAnsi" w:hAnsiTheme="minorHAnsi"/>
        </w:rPr>
        <w:t>Must match name shown on the list of approved devices kept by the Commission.</w:t>
      </w:r>
    </w:p>
    <w:p w14:paraId="308B26A2" w14:textId="1753F86D"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Enter the manufacturer model number of the approved </w:t>
      </w:r>
      <w:r w:rsidR="00B35E0A" w:rsidRPr="00B869B9">
        <w:rPr>
          <w:rFonts w:asciiTheme="minorHAnsi" w:hAnsiTheme="minorHAnsi"/>
        </w:rPr>
        <w:t xml:space="preserve">Fault </w:t>
      </w:r>
      <w:r w:rsidRPr="00B869B9">
        <w:rPr>
          <w:rFonts w:asciiTheme="minorHAnsi" w:hAnsiTheme="minorHAnsi"/>
        </w:rPr>
        <w:t>Indicator Display.</w:t>
      </w:r>
      <w:r w:rsidR="007506DE" w:rsidRPr="00B869B9">
        <w:rPr>
          <w:rFonts w:asciiTheme="minorHAnsi" w:hAnsiTheme="minorHAnsi"/>
        </w:rPr>
        <w:t xml:space="preserve"> </w:t>
      </w:r>
      <w:r w:rsidRPr="00B869B9">
        <w:rPr>
          <w:rFonts w:asciiTheme="minorHAnsi" w:hAnsiTheme="minorHAnsi"/>
        </w:rPr>
        <w:t>Must match name shown on the list of approved devices kept by the Commission.</w:t>
      </w:r>
    </w:p>
    <w:p w14:paraId="308B26A3" w14:textId="0B6E3947"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w:t>
      </w:r>
      <w:r w:rsidR="00B35E0A" w:rsidRPr="00B869B9">
        <w:rPr>
          <w:rFonts w:asciiTheme="minorHAnsi" w:hAnsiTheme="minorHAnsi"/>
        </w:rPr>
        <w:t xml:space="preserve">FID </w:t>
      </w:r>
      <w:r w:rsidRPr="00B869B9">
        <w:rPr>
          <w:rFonts w:asciiTheme="minorHAnsi" w:hAnsiTheme="minorHAnsi"/>
        </w:rPr>
        <w:t>display module is mounted adjacent to thermostat that controls the system being verified.</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4" w14:textId="1E981DCE"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installed </w:t>
      </w:r>
      <w:r w:rsidR="00B35E0A" w:rsidRPr="00B869B9">
        <w:rPr>
          <w:rFonts w:asciiTheme="minorHAnsi" w:hAnsiTheme="minorHAnsi"/>
        </w:rPr>
        <w:t xml:space="preserve">FID </w:t>
      </w:r>
      <w:r w:rsidRPr="00B869B9">
        <w:rPr>
          <w:rFonts w:asciiTheme="minorHAnsi" w:hAnsiTheme="minorHAnsi"/>
        </w:rPr>
        <w:t>is approved and appears the list of approved devices kept by the Commission.</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5" w14:textId="4CBC267A"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system has operated for at least 15 minutes and that they system is operating within acceptable parameters as specified by the </w:t>
      </w:r>
      <w:r w:rsidR="00B35E0A" w:rsidRPr="00B869B9">
        <w:rPr>
          <w:rFonts w:asciiTheme="minorHAnsi" w:hAnsiTheme="minorHAnsi"/>
        </w:rPr>
        <w:t xml:space="preserve">FID </w:t>
      </w:r>
      <w:r w:rsidRPr="00B869B9">
        <w:rPr>
          <w:rFonts w:asciiTheme="minorHAnsi" w:hAnsiTheme="minorHAnsi"/>
        </w:rPr>
        <w:t>and equipment manufacturers.</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6" w14:textId="68A00C86" w:rsidR="007550E9" w:rsidRPr="00B869B9" w:rsidRDefault="002E0980" w:rsidP="007550E9">
      <w:pPr>
        <w:rPr>
          <w:rFonts w:asciiTheme="minorHAnsi" w:hAnsiTheme="minorHAnsi"/>
        </w:rPr>
      </w:pPr>
      <w:r w:rsidRPr="00B869B9">
        <w:rPr>
          <w:rFonts w:asciiTheme="minorHAnsi" w:hAnsiTheme="minorHAnsi"/>
        </w:rPr>
        <w:br w:type="page"/>
      </w:r>
    </w:p>
    <w:p w14:paraId="308B26A7" w14:textId="691CEA76" w:rsidR="007550E9" w:rsidRPr="00B869B9" w:rsidRDefault="007550E9" w:rsidP="007550E9">
      <w:pPr>
        <w:rPr>
          <w:rFonts w:asciiTheme="minorHAnsi" w:hAnsiTheme="minorHAnsi"/>
          <w:b/>
        </w:rPr>
      </w:pPr>
      <w:r w:rsidRPr="00B869B9">
        <w:rPr>
          <w:rFonts w:asciiTheme="minorHAnsi" w:hAnsiTheme="minorHAnsi"/>
          <w:b/>
        </w:rPr>
        <w:lastRenderedPageBreak/>
        <w:t xml:space="preserve">Section H. </w:t>
      </w:r>
      <w:r w:rsidR="00B35E0A" w:rsidRPr="00B869B9">
        <w:rPr>
          <w:rFonts w:asciiTheme="minorHAnsi" w:hAnsiTheme="minorHAnsi"/>
          <w:b/>
        </w:rPr>
        <w:t xml:space="preserve">Fault </w:t>
      </w:r>
      <w:r w:rsidRPr="00B869B9">
        <w:rPr>
          <w:rFonts w:asciiTheme="minorHAnsi" w:hAnsiTheme="minorHAnsi"/>
          <w:b/>
        </w:rPr>
        <w:t>Indicator Display – Additional Requirements</w:t>
      </w:r>
    </w:p>
    <w:p w14:paraId="308B26A9" w14:textId="155BB066" w:rsidR="007550E9" w:rsidRPr="00B869B9" w:rsidRDefault="007550E9" w:rsidP="007550E9">
      <w:pPr>
        <w:pStyle w:val="ListParagraph"/>
        <w:numPr>
          <w:ilvl w:val="0"/>
          <w:numId w:val="28"/>
        </w:numPr>
        <w:rPr>
          <w:rFonts w:asciiTheme="minorHAnsi" w:hAnsiTheme="minorHAnsi"/>
        </w:rPr>
      </w:pPr>
      <w:r w:rsidRPr="00B869B9">
        <w:rPr>
          <w:rFonts w:asciiTheme="minorHAnsi" w:hAnsiTheme="minorHAnsi"/>
        </w:rPr>
        <w:t>Additional requirements are items that must be done, but are not specifically required to be checked by the HERS rater.</w:t>
      </w:r>
      <w:r w:rsidR="007506DE" w:rsidRPr="00B869B9">
        <w:rPr>
          <w:rFonts w:asciiTheme="minorHAnsi" w:hAnsiTheme="minorHAnsi"/>
        </w:rPr>
        <w:t xml:space="preserve"> </w:t>
      </w:r>
      <w:r w:rsidRPr="00B869B9">
        <w:rPr>
          <w:rFonts w:asciiTheme="minorHAnsi" w:hAnsiTheme="minorHAnsi"/>
        </w:rPr>
        <w:t>By signing the Declaration Statement on this document, the installer is declaring that all of these additional requirements have been met.</w:t>
      </w:r>
      <w:r w:rsidR="007506DE" w:rsidRPr="00B869B9">
        <w:rPr>
          <w:rFonts w:asciiTheme="minorHAnsi" w:hAnsiTheme="minorHAnsi"/>
        </w:rPr>
        <w:t xml:space="preserve"> </w:t>
      </w:r>
      <w:r w:rsidRPr="00B869B9">
        <w:rPr>
          <w:rFonts w:asciiTheme="minorHAnsi" w:hAnsiTheme="minorHAnsi"/>
        </w:rPr>
        <w:t xml:space="preserve">The requirement for installing </w:t>
      </w:r>
      <w:r w:rsidR="00CD23D5" w:rsidRPr="00B869B9">
        <w:rPr>
          <w:rFonts w:asciiTheme="minorHAnsi" w:hAnsiTheme="minorHAnsi"/>
        </w:rPr>
        <w:t xml:space="preserve">FIDs </w:t>
      </w:r>
      <w:r w:rsidRPr="00B869B9">
        <w:rPr>
          <w:rFonts w:asciiTheme="minorHAnsi" w:hAnsiTheme="minorHAnsi"/>
        </w:rPr>
        <w:t>to manufacturer’s specifications (unless factory installed) can be found in Joint Appendix JA6.1.3.</w:t>
      </w:r>
    </w:p>
    <w:p w14:paraId="308B26AA" w14:textId="798AF25F" w:rsidR="007550E9" w:rsidRPr="00B869B9" w:rsidRDefault="007550E9" w:rsidP="007550E9">
      <w:pPr>
        <w:pStyle w:val="ListParagraph"/>
        <w:numPr>
          <w:ilvl w:val="0"/>
          <w:numId w:val="28"/>
        </w:numPr>
        <w:rPr>
          <w:rFonts w:asciiTheme="minorHAnsi" w:hAnsiTheme="minorHAnsi"/>
        </w:rPr>
      </w:pPr>
      <w:r w:rsidRPr="00B869B9">
        <w:rPr>
          <w:rFonts w:asciiTheme="minorHAnsi" w:hAnsiTheme="minorHAnsi"/>
        </w:rPr>
        <w:t>Additional requirements are items that must be done, but are not specifically required to be checked by the HERS rater.</w:t>
      </w:r>
      <w:r w:rsidR="007506DE" w:rsidRPr="00B869B9">
        <w:rPr>
          <w:rFonts w:asciiTheme="minorHAnsi" w:hAnsiTheme="minorHAnsi"/>
        </w:rPr>
        <w:t xml:space="preserve"> </w:t>
      </w:r>
      <w:r w:rsidRPr="00B869B9">
        <w:rPr>
          <w:rFonts w:asciiTheme="minorHAnsi" w:hAnsiTheme="minorHAnsi"/>
        </w:rPr>
        <w:t>By signing the Declaration Statement on this document, the installer is declaring that all of these additional requirements have been met.</w:t>
      </w:r>
      <w:r w:rsidR="007506DE" w:rsidRPr="00B869B9">
        <w:rPr>
          <w:rFonts w:asciiTheme="minorHAnsi" w:hAnsiTheme="minorHAnsi"/>
        </w:rPr>
        <w:t xml:space="preserve"> </w:t>
      </w:r>
      <w:r w:rsidRPr="00B869B9">
        <w:rPr>
          <w:rFonts w:asciiTheme="minorHAnsi" w:hAnsiTheme="minorHAnsi"/>
        </w:rPr>
        <w:t xml:space="preserve">The requirement for providing manufacturer’s instructions and other documentation for </w:t>
      </w:r>
      <w:r w:rsidR="00CD23D5" w:rsidRPr="00B869B9">
        <w:rPr>
          <w:rFonts w:asciiTheme="minorHAnsi" w:hAnsiTheme="minorHAnsi"/>
        </w:rPr>
        <w:t xml:space="preserve">FIDs </w:t>
      </w:r>
      <w:r w:rsidRPr="00B869B9">
        <w:rPr>
          <w:rFonts w:asciiTheme="minorHAnsi" w:hAnsiTheme="minorHAnsi"/>
        </w:rPr>
        <w:t>can be found in Joint Appendix JA6.1.4.</w:t>
      </w:r>
    </w:p>
    <w:p w14:paraId="308B26AB" w14:textId="77777777" w:rsidR="007550E9" w:rsidRPr="00B869B9" w:rsidRDefault="007550E9" w:rsidP="007550E9">
      <w:pPr>
        <w:rPr>
          <w:rFonts w:ascii="Calibri" w:hAnsi="Calibri"/>
          <w:sz w:val="24"/>
          <w:szCs w:val="2"/>
        </w:rPr>
      </w:pPr>
    </w:p>
    <w:p w14:paraId="308B26AC" w14:textId="77777777" w:rsidR="007550E9" w:rsidRPr="00B869B9" w:rsidRDefault="007550E9" w:rsidP="007550E9">
      <w:pPr>
        <w:rPr>
          <w:rFonts w:ascii="Calibri" w:hAnsi="Calibri"/>
          <w:sz w:val="24"/>
          <w:szCs w:val="2"/>
        </w:rPr>
      </w:pPr>
    </w:p>
    <w:p w14:paraId="308B26F8" w14:textId="77777777" w:rsidR="0050295C" w:rsidRPr="00B869B9" w:rsidRDefault="0050295C" w:rsidP="00626574">
      <w:pPr>
        <w:rPr>
          <w:rFonts w:ascii="Calibri" w:hAnsi="Calibri"/>
          <w:sz w:val="24"/>
          <w:szCs w:val="2"/>
        </w:rPr>
      </w:pPr>
    </w:p>
    <w:p w14:paraId="308B26F9" w14:textId="77777777" w:rsidR="0050295C" w:rsidRPr="00B869B9" w:rsidRDefault="0050295C" w:rsidP="00626574">
      <w:pPr>
        <w:rPr>
          <w:rFonts w:ascii="Calibri" w:hAnsi="Calibri"/>
          <w:sz w:val="24"/>
          <w:szCs w:val="2"/>
        </w:rPr>
      </w:pPr>
    </w:p>
    <w:p w14:paraId="308B26FA" w14:textId="77777777" w:rsidR="00E32EA1" w:rsidRPr="00B869B9" w:rsidRDefault="00E32EA1">
      <w:pPr>
        <w:pStyle w:val="ListParagraph"/>
        <w:ind w:left="0"/>
        <w:rPr>
          <w:rFonts w:ascii="Calibri" w:hAnsi="Calibri"/>
        </w:rPr>
      </w:pPr>
    </w:p>
    <w:p w14:paraId="308B26FB" w14:textId="77777777" w:rsidR="0050295C" w:rsidRPr="00B869B9" w:rsidRDefault="0050295C" w:rsidP="00F9332C">
      <w:pPr>
        <w:pStyle w:val="ListParagraph"/>
        <w:rPr>
          <w:rFonts w:ascii="Calibri" w:hAnsi="Calibri"/>
        </w:rPr>
      </w:pPr>
    </w:p>
    <w:p w14:paraId="308B26FC" w14:textId="77777777" w:rsidR="0050295C" w:rsidRPr="00B869B9" w:rsidRDefault="0050295C" w:rsidP="00F9332C">
      <w:pPr>
        <w:pStyle w:val="ListParagraph"/>
        <w:rPr>
          <w:rFonts w:ascii="Calibri" w:hAnsi="Calibri"/>
        </w:rPr>
        <w:sectPr w:rsidR="0050295C" w:rsidRPr="00B869B9" w:rsidSect="00B0320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773"/>
        <w:gridCol w:w="5395"/>
      </w:tblGrid>
      <w:tr w:rsidR="0050295C" w:rsidRPr="00B869B9" w14:paraId="308B2700" w14:textId="77777777" w:rsidTr="004F1A9D">
        <w:trPr>
          <w:cantSplit/>
          <w:trHeight w:val="449"/>
        </w:trPr>
        <w:tc>
          <w:tcPr>
            <w:tcW w:w="5000" w:type="pct"/>
            <w:gridSpan w:val="3"/>
          </w:tcPr>
          <w:p w14:paraId="308B26FE" w14:textId="6ED707C1" w:rsidR="0050295C" w:rsidRPr="00B869B9" w:rsidRDefault="0050295C" w:rsidP="002B7DA5">
            <w:pPr>
              <w:rPr>
                <w:rFonts w:ascii="Calibri" w:hAnsi="Calibri"/>
                <w:b/>
              </w:rPr>
            </w:pPr>
            <w:r w:rsidRPr="00B869B9">
              <w:rPr>
                <w:rFonts w:ascii="Calibri" w:hAnsi="Calibri"/>
                <w:b/>
              </w:rPr>
              <w:lastRenderedPageBreak/>
              <w:t>A.</w:t>
            </w:r>
            <w:r w:rsidR="007506DE" w:rsidRPr="00B869B9">
              <w:rPr>
                <w:rFonts w:ascii="Calibri" w:hAnsi="Calibri"/>
                <w:b/>
              </w:rPr>
              <w:t xml:space="preserve"> </w:t>
            </w:r>
            <w:r w:rsidRPr="00B869B9">
              <w:rPr>
                <w:rFonts w:ascii="Calibri" w:hAnsi="Calibri"/>
                <w:b/>
              </w:rPr>
              <w:t>System Information</w:t>
            </w:r>
          </w:p>
          <w:p w14:paraId="308B26FF" w14:textId="2D427556" w:rsidR="0050295C" w:rsidRPr="00B869B9" w:rsidRDefault="00EF2515" w:rsidP="002B7DA5">
            <w:pPr>
              <w:rPr>
                <w:rFonts w:ascii="Calibri" w:hAnsi="Calibri"/>
              </w:rPr>
            </w:pPr>
            <w:r w:rsidRPr="00B869B9">
              <w:rPr>
                <w:rFonts w:ascii="Calibri" w:hAnsi="Calibri"/>
                <w:sz w:val="18"/>
                <w:szCs w:val="18"/>
              </w:rPr>
              <w:t>&lt;&lt;Static Text - see the top&gt;&gt;</w:t>
            </w:r>
          </w:p>
        </w:tc>
      </w:tr>
      <w:tr w:rsidR="0050295C" w:rsidRPr="00B869B9" w14:paraId="308B2704" w14:textId="77777777" w:rsidTr="004F1A9D">
        <w:trPr>
          <w:cantSplit/>
          <w:trHeight w:val="360"/>
        </w:trPr>
        <w:tc>
          <w:tcPr>
            <w:tcW w:w="288" w:type="pct"/>
            <w:vAlign w:val="center"/>
          </w:tcPr>
          <w:p w14:paraId="308B2701"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01</w:t>
            </w:r>
          </w:p>
        </w:tc>
        <w:tc>
          <w:tcPr>
            <w:tcW w:w="2212" w:type="pct"/>
          </w:tcPr>
          <w:p w14:paraId="308B2702" w14:textId="1A33D37D" w:rsidR="0050295C" w:rsidRPr="00B869B9" w:rsidRDefault="007C4153" w:rsidP="004F1A9D">
            <w:pPr>
              <w:pStyle w:val="Header"/>
              <w:tabs>
                <w:tab w:val="clear" w:pos="4320"/>
                <w:tab w:val="clear" w:pos="8640"/>
              </w:tabs>
              <w:rPr>
                <w:rFonts w:ascii="Calibri" w:hAnsi="Calibri"/>
              </w:rPr>
            </w:pPr>
            <w:r w:rsidRPr="00B869B9">
              <w:rPr>
                <w:rFonts w:ascii="Calibri" w:hAnsi="Calibri"/>
              </w:rPr>
              <w:t xml:space="preserve">Space Conditioning </w:t>
            </w:r>
            <w:r w:rsidR="0050295C" w:rsidRPr="00B869B9">
              <w:rPr>
                <w:rFonts w:ascii="Calibri" w:hAnsi="Calibri"/>
              </w:rPr>
              <w:t>System Identification or Name</w:t>
            </w:r>
          </w:p>
        </w:tc>
        <w:tc>
          <w:tcPr>
            <w:tcW w:w="2500" w:type="pct"/>
          </w:tcPr>
          <w:p w14:paraId="308B2703" w14:textId="77777777" w:rsidR="0050295C" w:rsidRPr="00B869B9" w:rsidRDefault="0050295C" w:rsidP="004F1A9D">
            <w:pPr>
              <w:pStyle w:val="Header"/>
              <w:tabs>
                <w:tab w:val="clear" w:pos="4320"/>
                <w:tab w:val="clear" w:pos="8640"/>
              </w:tabs>
              <w:spacing w:after="60"/>
              <w:rPr>
                <w:rFonts w:ascii="Calibri" w:hAnsi="Calibri"/>
              </w:rPr>
            </w:pPr>
            <w:r w:rsidRPr="00B869B9">
              <w:rPr>
                <w:rFonts w:ascii="Calibri" w:hAnsi="Calibri"/>
              </w:rPr>
              <w:t>&lt;&lt;auto filled text: referenced from MCH01&gt;&gt;</w:t>
            </w:r>
          </w:p>
        </w:tc>
      </w:tr>
      <w:tr w:rsidR="0050295C" w:rsidRPr="00B869B9" w14:paraId="308B2708" w14:textId="77777777" w:rsidTr="004F1A9D">
        <w:trPr>
          <w:cantSplit/>
          <w:trHeight w:val="360"/>
        </w:trPr>
        <w:tc>
          <w:tcPr>
            <w:tcW w:w="288" w:type="pct"/>
            <w:vAlign w:val="center"/>
          </w:tcPr>
          <w:p w14:paraId="308B2705"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02</w:t>
            </w:r>
          </w:p>
        </w:tc>
        <w:tc>
          <w:tcPr>
            <w:tcW w:w="2212" w:type="pct"/>
          </w:tcPr>
          <w:p w14:paraId="308B2706" w14:textId="6A6C74C8" w:rsidR="0050295C" w:rsidRPr="00B869B9" w:rsidRDefault="007C4153" w:rsidP="004F1A9D">
            <w:pPr>
              <w:pStyle w:val="Header"/>
              <w:tabs>
                <w:tab w:val="clear" w:pos="4320"/>
                <w:tab w:val="clear" w:pos="8640"/>
              </w:tabs>
              <w:rPr>
                <w:rFonts w:ascii="Calibri" w:hAnsi="Calibri"/>
              </w:rPr>
            </w:pPr>
            <w:r w:rsidRPr="00B869B9">
              <w:rPr>
                <w:rFonts w:ascii="Calibri" w:hAnsi="Calibri"/>
              </w:rPr>
              <w:t xml:space="preserve">Space Conditioning </w:t>
            </w:r>
            <w:r w:rsidR="0050295C" w:rsidRPr="00B869B9">
              <w:rPr>
                <w:rFonts w:ascii="Calibri" w:hAnsi="Calibri"/>
              </w:rPr>
              <w:t>System Location or Area Served</w:t>
            </w:r>
          </w:p>
        </w:tc>
        <w:tc>
          <w:tcPr>
            <w:tcW w:w="2500" w:type="pct"/>
          </w:tcPr>
          <w:p w14:paraId="308B2707"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0C" w14:textId="77777777" w:rsidTr="004F1A9D">
        <w:trPr>
          <w:cantSplit/>
          <w:trHeight w:val="360"/>
        </w:trPr>
        <w:tc>
          <w:tcPr>
            <w:tcW w:w="288" w:type="pct"/>
            <w:vAlign w:val="center"/>
          </w:tcPr>
          <w:p w14:paraId="308B2709"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03</w:t>
            </w:r>
          </w:p>
        </w:tc>
        <w:tc>
          <w:tcPr>
            <w:tcW w:w="2212" w:type="pct"/>
          </w:tcPr>
          <w:p w14:paraId="308B270A" w14:textId="14F83E7A"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M</w:t>
            </w:r>
            <w:r w:rsidRPr="00B869B9">
              <w:rPr>
                <w:rFonts w:ascii="Calibri" w:hAnsi="Calibri"/>
              </w:rPr>
              <w:t xml:space="preserve">ake or </w:t>
            </w:r>
            <w:r w:rsidR="004772B4" w:rsidRPr="00B869B9">
              <w:rPr>
                <w:rFonts w:ascii="Calibri" w:hAnsi="Calibri"/>
              </w:rPr>
              <w:t>B</w:t>
            </w:r>
            <w:r w:rsidRPr="00B869B9">
              <w:rPr>
                <w:rFonts w:ascii="Calibri" w:hAnsi="Calibri"/>
              </w:rPr>
              <w:t>rand</w:t>
            </w:r>
          </w:p>
        </w:tc>
        <w:tc>
          <w:tcPr>
            <w:tcW w:w="2500" w:type="pct"/>
          </w:tcPr>
          <w:p w14:paraId="308B270B"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0" w14:textId="77777777" w:rsidTr="004F1A9D">
        <w:trPr>
          <w:cantSplit/>
          <w:trHeight w:val="360"/>
        </w:trPr>
        <w:tc>
          <w:tcPr>
            <w:tcW w:w="288" w:type="pct"/>
            <w:vAlign w:val="center"/>
          </w:tcPr>
          <w:p w14:paraId="308B270D"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04</w:t>
            </w:r>
          </w:p>
        </w:tc>
        <w:tc>
          <w:tcPr>
            <w:tcW w:w="2212" w:type="pct"/>
          </w:tcPr>
          <w:p w14:paraId="308B270E" w14:textId="12819548"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M</w:t>
            </w:r>
            <w:r w:rsidRPr="00B869B9">
              <w:rPr>
                <w:rFonts w:ascii="Calibri" w:hAnsi="Calibri"/>
              </w:rPr>
              <w:t xml:space="preserve">odel </w:t>
            </w:r>
            <w:r w:rsidR="004772B4" w:rsidRPr="00B869B9">
              <w:rPr>
                <w:rFonts w:ascii="Calibri" w:hAnsi="Calibri"/>
              </w:rPr>
              <w:t>N</w:t>
            </w:r>
            <w:r w:rsidRPr="00B869B9">
              <w:rPr>
                <w:rFonts w:ascii="Calibri" w:hAnsi="Calibri"/>
              </w:rPr>
              <w:t>umber</w:t>
            </w:r>
          </w:p>
        </w:tc>
        <w:tc>
          <w:tcPr>
            <w:tcW w:w="2500" w:type="pct"/>
          </w:tcPr>
          <w:p w14:paraId="308B270F"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4" w14:textId="77777777" w:rsidTr="004F1A9D">
        <w:trPr>
          <w:cantSplit/>
          <w:trHeight w:val="360"/>
        </w:trPr>
        <w:tc>
          <w:tcPr>
            <w:tcW w:w="288" w:type="pct"/>
            <w:vAlign w:val="center"/>
          </w:tcPr>
          <w:p w14:paraId="308B2711"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05</w:t>
            </w:r>
          </w:p>
        </w:tc>
        <w:tc>
          <w:tcPr>
            <w:tcW w:w="2212" w:type="pct"/>
          </w:tcPr>
          <w:p w14:paraId="308B2712" w14:textId="10489F29" w:rsidR="0050295C" w:rsidRPr="00B869B9" w:rsidRDefault="0050295C" w:rsidP="004F1A9D">
            <w:pPr>
              <w:pStyle w:val="Header"/>
              <w:tabs>
                <w:tab w:val="clear" w:pos="4320"/>
                <w:tab w:val="clear" w:pos="8640"/>
              </w:tabs>
              <w:rPr>
                <w:rFonts w:ascii="Calibri" w:hAnsi="Calibri"/>
              </w:rPr>
            </w:pPr>
            <w:r w:rsidRPr="00B869B9">
              <w:rPr>
                <w:rFonts w:ascii="Calibri" w:hAnsi="Calibri"/>
              </w:rPr>
              <w:t>Nominal Cooling Capacity (tons) of Condenser</w:t>
            </w:r>
          </w:p>
        </w:tc>
        <w:tc>
          <w:tcPr>
            <w:tcW w:w="2500" w:type="pct"/>
          </w:tcPr>
          <w:p w14:paraId="308B2713"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8" w14:textId="77777777" w:rsidTr="004F1A9D">
        <w:trPr>
          <w:cantSplit/>
          <w:trHeight w:val="360"/>
        </w:trPr>
        <w:tc>
          <w:tcPr>
            <w:tcW w:w="288" w:type="pct"/>
            <w:vAlign w:val="center"/>
          </w:tcPr>
          <w:p w14:paraId="308B2715"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06</w:t>
            </w:r>
          </w:p>
        </w:tc>
        <w:tc>
          <w:tcPr>
            <w:tcW w:w="2212" w:type="pct"/>
          </w:tcPr>
          <w:p w14:paraId="308B2716" w14:textId="4D0E9D9E"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S</w:t>
            </w:r>
            <w:r w:rsidRPr="00B869B9">
              <w:rPr>
                <w:rFonts w:ascii="Calibri" w:hAnsi="Calibri"/>
              </w:rPr>
              <w:t xml:space="preserve">erial </w:t>
            </w:r>
            <w:r w:rsidR="004772B4" w:rsidRPr="00B869B9">
              <w:rPr>
                <w:rFonts w:ascii="Calibri" w:hAnsi="Calibri"/>
              </w:rPr>
              <w:t>N</w:t>
            </w:r>
            <w:r w:rsidRPr="00B869B9">
              <w:rPr>
                <w:rFonts w:ascii="Calibri" w:hAnsi="Calibri"/>
              </w:rPr>
              <w:t>umber</w:t>
            </w:r>
          </w:p>
        </w:tc>
        <w:tc>
          <w:tcPr>
            <w:tcW w:w="2500" w:type="pct"/>
          </w:tcPr>
          <w:p w14:paraId="308B2717"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C" w14:textId="77777777" w:rsidTr="004F1A9D">
        <w:trPr>
          <w:cantSplit/>
          <w:trHeight w:val="360"/>
        </w:trPr>
        <w:tc>
          <w:tcPr>
            <w:tcW w:w="288" w:type="pct"/>
            <w:vAlign w:val="center"/>
          </w:tcPr>
          <w:p w14:paraId="308B2719"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07</w:t>
            </w:r>
          </w:p>
        </w:tc>
        <w:tc>
          <w:tcPr>
            <w:tcW w:w="2212" w:type="pct"/>
          </w:tcPr>
          <w:p w14:paraId="308B271A" w14:textId="44C1994E" w:rsidR="0050295C" w:rsidRPr="00B869B9" w:rsidRDefault="0050295C" w:rsidP="004F1A9D">
            <w:pPr>
              <w:pStyle w:val="Header"/>
              <w:tabs>
                <w:tab w:val="clear" w:pos="4320"/>
                <w:tab w:val="clear" w:pos="8640"/>
              </w:tabs>
              <w:rPr>
                <w:rFonts w:ascii="Calibri" w:hAnsi="Calibri"/>
              </w:rPr>
            </w:pPr>
            <w:r w:rsidRPr="00B869B9">
              <w:rPr>
                <w:rFonts w:ascii="Calibri" w:hAnsi="Calibri"/>
              </w:rPr>
              <w:t>Refrigerant Type</w:t>
            </w:r>
          </w:p>
        </w:tc>
        <w:tc>
          <w:tcPr>
            <w:tcW w:w="2500" w:type="pct"/>
            <w:vAlign w:val="center"/>
          </w:tcPr>
          <w:p w14:paraId="308B271B" w14:textId="16B47F2E" w:rsidR="0050295C" w:rsidRPr="00B869B9" w:rsidRDefault="0050295C" w:rsidP="00E40F50">
            <w:pPr>
              <w:pStyle w:val="Header"/>
              <w:tabs>
                <w:tab w:val="clear" w:pos="4320"/>
                <w:tab w:val="clear" w:pos="8640"/>
              </w:tabs>
              <w:spacing w:after="60"/>
              <w:rPr>
                <w:rFonts w:ascii="Calibri" w:hAnsi="Calibri"/>
              </w:rPr>
            </w:pPr>
            <w:r w:rsidRPr="00B869B9">
              <w:rPr>
                <w:rFonts w:ascii="Calibri" w:hAnsi="Calibri"/>
              </w:rPr>
              <w:t>&lt;&lt;user select from list: R-22, or R-410A, or other&gt;&gt;</w:t>
            </w:r>
          </w:p>
        </w:tc>
      </w:tr>
      <w:tr w:rsidR="0050295C" w:rsidRPr="00B869B9" w14:paraId="308B2720" w14:textId="77777777" w:rsidTr="004F1A9D">
        <w:trPr>
          <w:cantSplit/>
          <w:trHeight w:val="360"/>
        </w:trPr>
        <w:tc>
          <w:tcPr>
            <w:tcW w:w="288" w:type="pct"/>
            <w:vAlign w:val="center"/>
          </w:tcPr>
          <w:p w14:paraId="308B271D"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08</w:t>
            </w:r>
          </w:p>
        </w:tc>
        <w:tc>
          <w:tcPr>
            <w:tcW w:w="2212" w:type="pct"/>
            <w:vAlign w:val="center"/>
          </w:tcPr>
          <w:p w14:paraId="308B271E" w14:textId="5223162F" w:rsidR="0050295C" w:rsidRPr="00B869B9" w:rsidRDefault="0050295C" w:rsidP="004F1A9D">
            <w:pPr>
              <w:pStyle w:val="Header"/>
              <w:tabs>
                <w:tab w:val="clear" w:pos="4320"/>
                <w:tab w:val="clear" w:pos="8640"/>
              </w:tabs>
              <w:rPr>
                <w:rFonts w:ascii="Calibri" w:hAnsi="Calibri"/>
              </w:rPr>
            </w:pPr>
            <w:r w:rsidRPr="00B869B9">
              <w:rPr>
                <w:rFonts w:ascii="Calibri" w:hAnsi="Calibri"/>
              </w:rPr>
              <w:t>Other Refrigerant Type (if applicable)</w:t>
            </w:r>
          </w:p>
        </w:tc>
        <w:tc>
          <w:tcPr>
            <w:tcW w:w="2500" w:type="pct"/>
            <w:vAlign w:val="center"/>
          </w:tcPr>
          <w:p w14:paraId="308B271F" w14:textId="4DCD3B29" w:rsidR="0050295C" w:rsidRPr="00B869B9" w:rsidRDefault="0050295C" w:rsidP="00E40F50">
            <w:pPr>
              <w:spacing w:after="60"/>
              <w:rPr>
                <w:rFonts w:ascii="Calibri" w:hAnsi="Calibri"/>
              </w:rPr>
            </w:pPr>
            <w:r w:rsidRPr="00B869B9">
              <w:rPr>
                <w:rFonts w:ascii="Calibri" w:hAnsi="Calibri"/>
              </w:rPr>
              <w:t>&lt;&lt;</w:t>
            </w:r>
            <w:r w:rsidR="00E40F50" w:rsidRPr="00B869B9">
              <w:rPr>
                <w:rFonts w:ascii="Calibri" w:hAnsi="Calibri"/>
              </w:rPr>
              <w:t xml:space="preserve"> if A07 value = R-22 or R-410A then value in this field = N/A; elseif value in A07= other, then </w:t>
            </w:r>
            <w:r w:rsidRPr="00B869B9">
              <w:rPr>
                <w:rFonts w:ascii="Calibri" w:hAnsi="Calibri"/>
              </w:rPr>
              <w:t>user input: text</w:t>
            </w:r>
            <w:r w:rsidR="00E40F50" w:rsidRPr="00B869B9">
              <w:rPr>
                <w:rFonts w:ascii="Calibri" w:hAnsi="Calibri"/>
              </w:rPr>
              <w:t xml:space="preserve"> in this field to identify the refrigerant type</w:t>
            </w:r>
            <w:r w:rsidR="00E40F50" w:rsidRPr="00B869B9" w:rsidDel="00E40F50">
              <w:rPr>
                <w:rFonts w:ascii="Calibri" w:hAnsi="Calibri"/>
              </w:rPr>
              <w:t xml:space="preserve"> </w:t>
            </w:r>
            <w:r w:rsidRPr="00B869B9">
              <w:rPr>
                <w:rFonts w:ascii="Calibri" w:hAnsi="Calibri"/>
              </w:rPr>
              <w:t>&gt;&gt;</w:t>
            </w:r>
          </w:p>
        </w:tc>
      </w:tr>
      <w:tr w:rsidR="005238F4" w:rsidRPr="00B869B9" w14:paraId="5A7A9135" w14:textId="77777777" w:rsidTr="004F1A9D">
        <w:trPr>
          <w:cantSplit/>
          <w:trHeight w:val="360"/>
        </w:trPr>
        <w:tc>
          <w:tcPr>
            <w:tcW w:w="288" w:type="pct"/>
            <w:vAlign w:val="center"/>
          </w:tcPr>
          <w:p w14:paraId="0FC44386" w14:textId="2B2189DA" w:rsidR="005238F4" w:rsidRPr="00B869B9" w:rsidRDefault="005238F4" w:rsidP="004F1A9D">
            <w:pPr>
              <w:pStyle w:val="Header"/>
              <w:tabs>
                <w:tab w:val="clear" w:pos="4320"/>
                <w:tab w:val="clear" w:pos="8640"/>
              </w:tabs>
              <w:rPr>
                <w:rFonts w:ascii="Calibri" w:hAnsi="Calibri"/>
              </w:rPr>
            </w:pPr>
            <w:r w:rsidRPr="00B869B9">
              <w:rPr>
                <w:rFonts w:ascii="Calibri" w:hAnsi="Calibri"/>
              </w:rPr>
              <w:t>09</w:t>
            </w:r>
          </w:p>
        </w:tc>
        <w:tc>
          <w:tcPr>
            <w:tcW w:w="2212" w:type="pct"/>
            <w:vAlign w:val="center"/>
          </w:tcPr>
          <w:p w14:paraId="775F144A" w14:textId="2716E28A" w:rsidR="005238F4" w:rsidRPr="00B869B9" w:rsidRDefault="005238F4" w:rsidP="004F1A9D">
            <w:pPr>
              <w:pStyle w:val="Header"/>
              <w:tabs>
                <w:tab w:val="clear" w:pos="4320"/>
                <w:tab w:val="clear" w:pos="8640"/>
              </w:tabs>
              <w:rPr>
                <w:rFonts w:ascii="Calibri" w:hAnsi="Calibri"/>
              </w:rPr>
            </w:pPr>
            <w:r w:rsidRPr="00B869B9">
              <w:rPr>
                <w:rFonts w:ascii="Calibri" w:hAnsi="Calibri"/>
              </w:rPr>
              <w:t>Liquid Line Filter Drier Installed According to Manufacturer’s Specifications (if applicable)</w:t>
            </w:r>
          </w:p>
        </w:tc>
        <w:tc>
          <w:tcPr>
            <w:tcW w:w="2500" w:type="pct"/>
            <w:vAlign w:val="center"/>
          </w:tcPr>
          <w:p w14:paraId="159A45F5" w14:textId="1E85B40D" w:rsidR="005238F4" w:rsidRPr="00B869B9" w:rsidRDefault="005238F4" w:rsidP="00BC783E">
            <w:pPr>
              <w:spacing w:after="60"/>
              <w:rPr>
                <w:rFonts w:ascii="Calibri" w:hAnsi="Calibri"/>
              </w:rPr>
            </w:pPr>
            <w:r w:rsidRPr="00B869B9">
              <w:rPr>
                <w:rFonts w:ascii="Calibri" w:hAnsi="Calibri"/>
              </w:rPr>
              <w:t>&lt;&lt;User select from list: Yes or NA&gt;&gt;</w:t>
            </w:r>
          </w:p>
        </w:tc>
      </w:tr>
      <w:tr w:rsidR="0050295C" w:rsidRPr="00B869B9" w14:paraId="308B2724" w14:textId="77777777" w:rsidTr="004F1A9D">
        <w:trPr>
          <w:cantSplit/>
          <w:trHeight w:val="360"/>
        </w:trPr>
        <w:tc>
          <w:tcPr>
            <w:tcW w:w="288" w:type="pct"/>
            <w:vAlign w:val="center"/>
          </w:tcPr>
          <w:p w14:paraId="308B2721" w14:textId="628124FD" w:rsidR="0050295C" w:rsidRPr="00B869B9" w:rsidRDefault="005238F4" w:rsidP="004F1A9D">
            <w:pPr>
              <w:pStyle w:val="Header"/>
              <w:tabs>
                <w:tab w:val="clear" w:pos="4320"/>
                <w:tab w:val="clear" w:pos="8640"/>
              </w:tabs>
              <w:rPr>
                <w:rFonts w:ascii="Calibri" w:hAnsi="Calibri"/>
              </w:rPr>
            </w:pPr>
            <w:r w:rsidRPr="00B869B9">
              <w:rPr>
                <w:rFonts w:ascii="Calibri" w:hAnsi="Calibri"/>
              </w:rPr>
              <w:t>10</w:t>
            </w:r>
          </w:p>
        </w:tc>
        <w:tc>
          <w:tcPr>
            <w:tcW w:w="2212" w:type="pct"/>
            <w:vAlign w:val="center"/>
          </w:tcPr>
          <w:p w14:paraId="308B2722" w14:textId="33FD9D54" w:rsidR="0050295C" w:rsidRPr="00B869B9" w:rsidRDefault="00BC783E" w:rsidP="004F1A9D">
            <w:pPr>
              <w:pStyle w:val="Header"/>
              <w:tabs>
                <w:tab w:val="clear" w:pos="4320"/>
                <w:tab w:val="clear" w:pos="8640"/>
              </w:tabs>
              <w:rPr>
                <w:rFonts w:ascii="Calibri" w:hAnsi="Calibri"/>
              </w:rPr>
            </w:pPr>
            <w:r w:rsidRPr="00B869B9">
              <w:rPr>
                <w:rFonts w:ascii="Calibri" w:hAnsi="Calibri"/>
              </w:rPr>
              <w:t xml:space="preserve">System Installation </w:t>
            </w:r>
            <w:r w:rsidR="0050295C" w:rsidRPr="00B869B9">
              <w:rPr>
                <w:rFonts w:ascii="Calibri" w:hAnsi="Calibri"/>
              </w:rPr>
              <w:t>Type</w:t>
            </w:r>
          </w:p>
        </w:tc>
        <w:tc>
          <w:tcPr>
            <w:tcW w:w="2500" w:type="pct"/>
            <w:vAlign w:val="center"/>
          </w:tcPr>
          <w:p w14:paraId="308B2723" w14:textId="77777777" w:rsidR="0050295C" w:rsidRPr="00B869B9" w:rsidRDefault="0050295C" w:rsidP="00BC783E">
            <w:pPr>
              <w:spacing w:after="60"/>
              <w:rPr>
                <w:rFonts w:ascii="Calibri" w:hAnsi="Calibri"/>
              </w:rPr>
            </w:pPr>
            <w:r w:rsidRPr="00B869B9">
              <w:rPr>
                <w:rFonts w:ascii="Calibri" w:hAnsi="Calibri"/>
              </w:rPr>
              <w:t>&lt;&lt;user pick one from list: New; or Replacement; or Alteration &gt;&gt;</w:t>
            </w:r>
          </w:p>
        </w:tc>
      </w:tr>
      <w:tr w:rsidR="0050295C" w:rsidRPr="00B869B9" w14:paraId="308B2728" w14:textId="77777777" w:rsidTr="004F1A9D">
        <w:trPr>
          <w:cantSplit/>
          <w:trHeight w:val="360"/>
        </w:trPr>
        <w:tc>
          <w:tcPr>
            <w:tcW w:w="288" w:type="pct"/>
            <w:vAlign w:val="center"/>
          </w:tcPr>
          <w:p w14:paraId="308B2725" w14:textId="0F74EF21" w:rsidR="0050295C" w:rsidRPr="00B869B9" w:rsidRDefault="005238F4" w:rsidP="004F1A9D">
            <w:pPr>
              <w:pStyle w:val="Header"/>
              <w:tabs>
                <w:tab w:val="clear" w:pos="4320"/>
                <w:tab w:val="clear" w:pos="8640"/>
              </w:tabs>
              <w:rPr>
                <w:rFonts w:ascii="Calibri" w:hAnsi="Calibri"/>
              </w:rPr>
            </w:pPr>
            <w:r w:rsidRPr="00B869B9">
              <w:rPr>
                <w:rFonts w:ascii="Calibri" w:hAnsi="Calibri"/>
              </w:rPr>
              <w:t>11</w:t>
            </w:r>
          </w:p>
        </w:tc>
        <w:tc>
          <w:tcPr>
            <w:tcW w:w="2212" w:type="pct"/>
            <w:vAlign w:val="center"/>
          </w:tcPr>
          <w:p w14:paraId="35C35F19" w14:textId="4445319D" w:rsidR="004772B4" w:rsidRPr="00B869B9" w:rsidRDefault="00CD23D5" w:rsidP="004F1A9D">
            <w:pPr>
              <w:pStyle w:val="Header"/>
              <w:tabs>
                <w:tab w:val="clear" w:pos="4320"/>
                <w:tab w:val="clear" w:pos="8640"/>
              </w:tabs>
              <w:rPr>
                <w:rFonts w:ascii="Calibri" w:hAnsi="Calibri"/>
              </w:rPr>
            </w:pPr>
            <w:r w:rsidRPr="00B869B9">
              <w:rPr>
                <w:rFonts w:ascii="Calibri" w:hAnsi="Calibri"/>
              </w:rPr>
              <w:t>Fault Indicator Display</w:t>
            </w:r>
            <w:r w:rsidR="0050295C" w:rsidRPr="00B869B9">
              <w:rPr>
                <w:rFonts w:ascii="Calibri" w:hAnsi="Calibri"/>
              </w:rPr>
              <w:t xml:space="preserve"> (</w:t>
            </w:r>
            <w:r w:rsidRPr="00B869B9">
              <w:rPr>
                <w:rFonts w:ascii="Calibri" w:hAnsi="Calibri"/>
              </w:rPr>
              <w:t>FID</w:t>
            </w:r>
            <w:r w:rsidR="0050295C" w:rsidRPr="00B869B9">
              <w:rPr>
                <w:rFonts w:ascii="Calibri" w:hAnsi="Calibri"/>
              </w:rPr>
              <w:t>) Status</w:t>
            </w:r>
          </w:p>
          <w:p w14:paraId="308B2726" w14:textId="2D8D2D93" w:rsidR="0050295C" w:rsidRPr="00B869B9" w:rsidRDefault="0050295C" w:rsidP="004F1A9D">
            <w:pPr>
              <w:pStyle w:val="Header"/>
              <w:tabs>
                <w:tab w:val="clear" w:pos="4320"/>
                <w:tab w:val="clear" w:pos="8640"/>
              </w:tabs>
              <w:rPr>
                <w:rFonts w:ascii="Calibri" w:hAnsi="Calibri"/>
              </w:rPr>
            </w:pPr>
            <w:r w:rsidRPr="00B869B9">
              <w:rPr>
                <w:rFonts w:ascii="Calibri" w:hAnsi="Calibri"/>
              </w:rPr>
              <w:t xml:space="preserve">(Note: Even systems with a </w:t>
            </w:r>
            <w:r w:rsidR="00CD23D5" w:rsidRPr="00B869B9">
              <w:rPr>
                <w:rFonts w:ascii="Calibri" w:hAnsi="Calibri"/>
              </w:rPr>
              <w:t>FID</w:t>
            </w:r>
            <w:r w:rsidRPr="00B869B9">
              <w:rPr>
                <w:rFonts w:ascii="Calibri" w:hAnsi="Calibri"/>
              </w:rPr>
              <w:t xml:space="preserve"> must have refrigerant charge verified by installer)</w:t>
            </w:r>
          </w:p>
        </w:tc>
        <w:tc>
          <w:tcPr>
            <w:tcW w:w="2500" w:type="pct"/>
            <w:vAlign w:val="center"/>
          </w:tcPr>
          <w:p w14:paraId="308B2727" w14:textId="4834E02A" w:rsidR="0050295C" w:rsidRPr="00B869B9" w:rsidRDefault="0050295C" w:rsidP="004F1A9D">
            <w:pPr>
              <w:spacing w:after="60"/>
              <w:rPr>
                <w:rFonts w:ascii="Calibri" w:hAnsi="Calibri"/>
              </w:rPr>
            </w:pPr>
            <w:r w:rsidRPr="00B869B9">
              <w:rPr>
                <w:rFonts w:ascii="Calibri" w:hAnsi="Calibri"/>
              </w:rPr>
              <w:t xml:space="preserve">&lt;&lt;user pick one from list: This system has a factory installed </w:t>
            </w:r>
            <w:r w:rsidR="00CD23D5" w:rsidRPr="00B869B9">
              <w:rPr>
                <w:rFonts w:ascii="Calibri" w:hAnsi="Calibri"/>
              </w:rPr>
              <w:t>FID</w:t>
            </w:r>
            <w:r w:rsidRPr="00B869B9">
              <w:rPr>
                <w:rFonts w:ascii="Calibri" w:hAnsi="Calibri"/>
              </w:rPr>
              <w:t xml:space="preserve">;  or This system has a field installed </w:t>
            </w:r>
            <w:r w:rsidR="00CD23D5" w:rsidRPr="00B869B9">
              <w:rPr>
                <w:rFonts w:ascii="Calibri" w:hAnsi="Calibri"/>
              </w:rPr>
              <w:t>FID</w:t>
            </w:r>
            <w:r w:rsidRPr="00B869B9">
              <w:rPr>
                <w:rFonts w:ascii="Calibri" w:hAnsi="Calibri"/>
              </w:rPr>
              <w:t xml:space="preserve">;  or This system does not have a </w:t>
            </w:r>
            <w:r w:rsidR="00CD23D5" w:rsidRPr="00B869B9">
              <w:rPr>
                <w:rFonts w:ascii="Calibri" w:hAnsi="Calibri"/>
              </w:rPr>
              <w:t>FID</w:t>
            </w:r>
            <w:r w:rsidRPr="00B869B9">
              <w:rPr>
                <w:rFonts w:ascii="Calibri" w:hAnsi="Calibri"/>
              </w:rPr>
              <w:t xml:space="preserve"> device installed&gt;&gt;</w:t>
            </w:r>
          </w:p>
        </w:tc>
      </w:tr>
      <w:tr w:rsidR="0050295C" w:rsidRPr="00B869B9" w14:paraId="308B272C" w14:textId="77777777" w:rsidTr="004F1A9D">
        <w:trPr>
          <w:cantSplit/>
          <w:trHeight w:val="360"/>
        </w:trPr>
        <w:tc>
          <w:tcPr>
            <w:tcW w:w="288" w:type="pct"/>
            <w:vAlign w:val="center"/>
          </w:tcPr>
          <w:p w14:paraId="308B2729" w14:textId="2F888519" w:rsidR="0050295C" w:rsidRPr="00B869B9" w:rsidRDefault="005238F4" w:rsidP="004F1A9D">
            <w:pPr>
              <w:pStyle w:val="Header"/>
              <w:tabs>
                <w:tab w:val="clear" w:pos="4320"/>
                <w:tab w:val="clear" w:pos="8640"/>
              </w:tabs>
              <w:rPr>
                <w:rFonts w:ascii="Calibri" w:hAnsi="Calibri"/>
              </w:rPr>
            </w:pPr>
            <w:r w:rsidRPr="00B869B9">
              <w:rPr>
                <w:rFonts w:ascii="Calibri" w:hAnsi="Calibri"/>
              </w:rPr>
              <w:t>12</w:t>
            </w:r>
          </w:p>
        </w:tc>
        <w:tc>
          <w:tcPr>
            <w:tcW w:w="2212" w:type="pct"/>
            <w:vAlign w:val="center"/>
          </w:tcPr>
          <w:p w14:paraId="308B272A" w14:textId="777DE98D" w:rsidR="0050295C" w:rsidRPr="00B869B9" w:rsidRDefault="0050295C" w:rsidP="004F1A9D">
            <w:pPr>
              <w:pStyle w:val="Header"/>
              <w:tabs>
                <w:tab w:val="clear" w:pos="4320"/>
                <w:tab w:val="clear" w:pos="8640"/>
              </w:tabs>
              <w:rPr>
                <w:rFonts w:ascii="Calibri" w:hAnsi="Calibri"/>
              </w:rPr>
            </w:pPr>
            <w:r w:rsidRPr="00B869B9">
              <w:rPr>
                <w:rFonts w:ascii="Calibri" w:hAnsi="Calibri"/>
              </w:rPr>
              <w:t>Is the system of a type that the minimum airflow can be verified</w:t>
            </w:r>
            <w:r w:rsidR="00FF2FE1" w:rsidRPr="00B869B9">
              <w:rPr>
                <w:rFonts w:ascii="Calibri" w:hAnsi="Calibri"/>
              </w:rPr>
              <w:t xml:space="preserve"> for all indoor units</w:t>
            </w:r>
            <w:r w:rsidRPr="00B869B9">
              <w:rPr>
                <w:rFonts w:ascii="Calibri" w:hAnsi="Calibri"/>
              </w:rPr>
              <w:t xml:space="preserve"> using an approved measurement procedure (RA3.3 or RA</w:t>
            </w:r>
            <w:r w:rsidR="00691241" w:rsidRPr="00B869B9">
              <w:rPr>
                <w:rFonts w:ascii="Calibri" w:hAnsi="Calibri"/>
              </w:rPr>
              <w:t>3.3.3</w:t>
            </w:r>
            <w:r w:rsidRPr="00B869B9">
              <w:rPr>
                <w:rFonts w:ascii="Calibri" w:hAnsi="Calibri"/>
              </w:rPr>
              <w:t>)?</w:t>
            </w:r>
          </w:p>
        </w:tc>
        <w:tc>
          <w:tcPr>
            <w:tcW w:w="2500" w:type="pct"/>
            <w:vAlign w:val="center"/>
          </w:tcPr>
          <w:p w14:paraId="015780EF" w14:textId="77777777" w:rsidR="00825EED" w:rsidRPr="00B869B9" w:rsidRDefault="0050295C" w:rsidP="004F1A9D">
            <w:pPr>
              <w:spacing w:after="60"/>
              <w:rPr>
                <w:rFonts w:ascii="Calibri" w:hAnsi="Calibri"/>
              </w:rPr>
            </w:pPr>
            <w:r w:rsidRPr="00B869B9">
              <w:rPr>
                <w:rFonts w:ascii="Calibri" w:hAnsi="Calibri"/>
              </w:rPr>
              <w:t>&lt;&lt;</w:t>
            </w:r>
            <w:r w:rsidR="00D57AE6" w:rsidRPr="00B869B9">
              <w:rPr>
                <w:rFonts w:ascii="Calibri" w:hAnsi="Calibri"/>
              </w:rPr>
              <w:t>(</w:t>
            </w:r>
            <w:r w:rsidR="00825EED" w:rsidRPr="00B869B9">
              <w:rPr>
                <w:rFonts w:ascii="Calibri" w:hAnsi="Calibri"/>
              </w:rPr>
              <w:t xml:space="preserve">*for criterion 1 below </w:t>
            </w:r>
            <w:r w:rsidR="00D57AE6" w:rsidRPr="00B869B9">
              <w:rPr>
                <w:rFonts w:ascii="Calibri" w:hAnsi="Calibri"/>
              </w:rPr>
              <w:t xml:space="preserve">reference data on MCH-01: MCH-01a section J field 12; or MCH-01b </w:t>
            </w:r>
            <w:r w:rsidR="00825EED" w:rsidRPr="00B869B9">
              <w:rPr>
                <w:rFonts w:ascii="Calibri" w:hAnsi="Calibri"/>
              </w:rPr>
              <w:t xml:space="preserve">section F field 11 or </w:t>
            </w:r>
            <w:r w:rsidR="00D57AE6" w:rsidRPr="00B869B9">
              <w:rPr>
                <w:rFonts w:ascii="Calibri" w:hAnsi="Calibri"/>
              </w:rPr>
              <w:t xml:space="preserve">section G field </w:t>
            </w:r>
            <w:r w:rsidR="004807F2" w:rsidRPr="00B869B9">
              <w:rPr>
                <w:rFonts w:ascii="Calibri" w:hAnsi="Calibri"/>
              </w:rPr>
              <w:t>13</w:t>
            </w:r>
            <w:r w:rsidR="00D57AE6" w:rsidRPr="00B869B9">
              <w:rPr>
                <w:rFonts w:ascii="Calibri" w:hAnsi="Calibri"/>
              </w:rPr>
              <w:t>; or MCH-01c section I field 11</w:t>
            </w:r>
            <w:r w:rsidR="00F64266" w:rsidRPr="00B869B9">
              <w:rPr>
                <w:rFonts w:ascii="Calibri" w:hAnsi="Calibri"/>
              </w:rPr>
              <w:t xml:space="preserve">, or MCH-01d </w:t>
            </w:r>
            <w:r w:rsidR="00825EED" w:rsidRPr="00B869B9">
              <w:rPr>
                <w:rFonts w:ascii="Calibri" w:hAnsi="Calibri"/>
              </w:rPr>
              <w:t xml:space="preserve">section K field 11 or </w:t>
            </w:r>
            <w:r w:rsidR="00F64266" w:rsidRPr="00B869B9">
              <w:rPr>
                <w:rFonts w:ascii="Calibri" w:hAnsi="Calibri"/>
              </w:rPr>
              <w:t xml:space="preserve">section L field </w:t>
            </w:r>
            <w:r w:rsidR="004807F2" w:rsidRPr="00B869B9">
              <w:rPr>
                <w:rFonts w:ascii="Calibri" w:hAnsi="Calibri"/>
              </w:rPr>
              <w:t>13</w:t>
            </w:r>
            <w:r w:rsidR="00825EED" w:rsidRPr="00B869B9">
              <w:rPr>
                <w:rFonts w:ascii="Calibri" w:hAnsi="Calibri"/>
              </w:rPr>
              <w:t>;</w:t>
            </w:r>
          </w:p>
          <w:p w14:paraId="765268FC" w14:textId="77777777" w:rsidR="00825EED" w:rsidRPr="00B869B9" w:rsidRDefault="00825EED" w:rsidP="00825EED">
            <w:pPr>
              <w:spacing w:after="60"/>
              <w:rPr>
                <w:rFonts w:ascii="Calibri" w:hAnsi="Calibri"/>
              </w:rPr>
            </w:pPr>
            <w:r w:rsidRPr="00B869B9">
              <w:rPr>
                <w:rFonts w:ascii="Calibri" w:hAnsi="Calibri"/>
              </w:rPr>
              <w:t>*for criterion 2 below reference data on MCH-01: MCH-01a D07; or MCH-01c C06, or MCH-01d D07;</w:t>
            </w:r>
          </w:p>
          <w:p w14:paraId="2643DA19" w14:textId="5292842E" w:rsidR="00D57AE6" w:rsidRPr="00B869B9" w:rsidRDefault="00825EED" w:rsidP="00825EED">
            <w:pPr>
              <w:spacing w:after="60"/>
              <w:rPr>
                <w:rFonts w:ascii="Calibri" w:hAnsi="Calibri"/>
              </w:rPr>
            </w:pPr>
            <w:r w:rsidRPr="00B869B9">
              <w:rPr>
                <w:rFonts w:ascii="Calibri" w:hAnsi="Calibri"/>
              </w:rPr>
              <w:t>*for criterion 3 below reference data on MCH-01: MCH-01b C12, C13; MCH-01d D06, D13</w:t>
            </w:r>
            <w:r w:rsidR="00D57AE6" w:rsidRPr="00B869B9">
              <w:rPr>
                <w:rFonts w:ascii="Calibri" w:hAnsi="Calibri"/>
              </w:rPr>
              <w:t>)</w:t>
            </w:r>
          </w:p>
          <w:p w14:paraId="77169A57" w14:textId="77777777" w:rsidR="00825EED" w:rsidRPr="00B869B9" w:rsidRDefault="00D57AE6" w:rsidP="00825EED">
            <w:pPr>
              <w:spacing w:after="60"/>
              <w:rPr>
                <w:rFonts w:ascii="Calibri" w:hAnsi="Calibri"/>
              </w:rPr>
            </w:pPr>
            <w:r w:rsidRPr="00B869B9">
              <w:rPr>
                <w:rFonts w:ascii="Calibri" w:hAnsi="Calibri"/>
              </w:rPr>
              <w:t xml:space="preserve">If </w:t>
            </w:r>
            <w:r w:rsidR="00825EED" w:rsidRPr="00B869B9">
              <w:rPr>
                <w:rFonts w:ascii="Calibri" w:hAnsi="Calibri"/>
              </w:rPr>
              <w:t>one of the following three criteria are true:</w:t>
            </w:r>
          </w:p>
          <w:p w14:paraId="2208421F" w14:textId="05966395" w:rsidR="00825EED" w:rsidRPr="00B869B9" w:rsidRDefault="00825EED" w:rsidP="00825EED">
            <w:pPr>
              <w:spacing w:after="60"/>
              <w:rPr>
                <w:rFonts w:ascii="Calibri" w:hAnsi="Calibri"/>
              </w:rPr>
            </w:pPr>
            <w:r w:rsidRPr="00B869B9">
              <w:rPr>
                <w:rFonts w:ascii="Calibri" w:hAnsi="Calibri"/>
              </w:rPr>
              <w:t>criterion 1: [</w:t>
            </w:r>
            <w:r w:rsidR="00D57AE6" w:rsidRPr="00B869B9">
              <w:rPr>
                <w:rFonts w:ascii="Calibri" w:hAnsi="Calibri"/>
              </w:rPr>
              <w:t>value</w:t>
            </w:r>
            <w:r w:rsidRPr="00B869B9">
              <w:rPr>
                <w:rFonts w:ascii="Calibri" w:hAnsi="Calibri"/>
              </w:rPr>
              <w:t xml:space="preserve"> for the RA3 airflow measurement question field for any of the ducted indoor units for this system</w:t>
            </w:r>
            <w:r w:rsidR="00D57AE6" w:rsidRPr="00B869B9">
              <w:rPr>
                <w:rFonts w:ascii="Calibri" w:hAnsi="Calibri"/>
              </w:rPr>
              <w:t xml:space="preserve"> on MCH-01=</w:t>
            </w:r>
            <w:r w:rsidRPr="00B869B9">
              <w:rPr>
                <w:rFonts w:ascii="Calibri" w:hAnsi="Calibri"/>
              </w:rPr>
              <w:t>No;</w:t>
            </w:r>
          </w:p>
          <w:p w14:paraId="4D30BD7B" w14:textId="77777777" w:rsidR="00825EED" w:rsidRPr="00B869B9" w:rsidRDefault="00825EED" w:rsidP="00825EED">
            <w:pPr>
              <w:spacing w:after="60"/>
              <w:rPr>
                <w:rFonts w:ascii="Calibri" w:hAnsi="Calibri"/>
              </w:rPr>
            </w:pPr>
            <w:r w:rsidRPr="00B869B9">
              <w:rPr>
                <w:rFonts w:ascii="Calibri" w:hAnsi="Calibri"/>
              </w:rPr>
              <w:t>criterion 2:[distribution system type on MCH-01= one of the following two: {* Multiple split Indoor Units combined Ducted and Ductless}, {*DuctsNone};</w:t>
            </w:r>
          </w:p>
          <w:p w14:paraId="7E34509C" w14:textId="77777777" w:rsidR="00825EED" w:rsidRPr="00B869B9" w:rsidRDefault="00825EED" w:rsidP="00825EED">
            <w:pPr>
              <w:spacing w:after="60"/>
              <w:rPr>
                <w:rFonts w:ascii="Calibri" w:hAnsi="Calibri"/>
              </w:rPr>
            </w:pPr>
            <w:r w:rsidRPr="00B869B9">
              <w:rPr>
                <w:rFonts w:ascii="Calibri" w:hAnsi="Calibri"/>
              </w:rPr>
              <w:t>criterion 3:[number of ducted indoor units is less than the total number of indoor units],</w:t>
            </w:r>
            <w:r w:rsidR="00D57AE6" w:rsidRPr="00B869B9">
              <w:rPr>
                <w:rFonts w:ascii="Calibri" w:hAnsi="Calibri"/>
              </w:rPr>
              <w:t xml:space="preserve"> </w:t>
            </w:r>
          </w:p>
          <w:p w14:paraId="33A4532F" w14:textId="734E583E" w:rsidR="00D57AE6" w:rsidRPr="00B869B9" w:rsidRDefault="00D57AE6" w:rsidP="00825EED">
            <w:pPr>
              <w:spacing w:after="60"/>
              <w:rPr>
                <w:rFonts w:ascii="Calibri" w:hAnsi="Calibri"/>
              </w:rPr>
            </w:pPr>
            <w:r w:rsidRPr="00B869B9">
              <w:rPr>
                <w:rFonts w:ascii="Calibri" w:hAnsi="Calibri"/>
              </w:rPr>
              <w:t>then value in this field=</w:t>
            </w:r>
            <w:r w:rsidR="00825EED" w:rsidRPr="00B869B9">
              <w:rPr>
                <w:rFonts w:ascii="Calibri" w:hAnsi="Calibri"/>
                <w:b/>
              </w:rPr>
              <w:t>no</w:t>
            </w:r>
            <w:r w:rsidR="0050295C" w:rsidRPr="00B869B9">
              <w:rPr>
                <w:rFonts w:ascii="Calibri" w:hAnsi="Calibri"/>
              </w:rPr>
              <w:t>, the system airflow rate measurement procedures in RA3.3 or RA</w:t>
            </w:r>
            <w:r w:rsidR="00691241" w:rsidRPr="00B869B9">
              <w:rPr>
                <w:rFonts w:ascii="Calibri" w:hAnsi="Calibri"/>
              </w:rPr>
              <w:t>3.3.3</w:t>
            </w:r>
            <w:r w:rsidR="0050295C" w:rsidRPr="00B869B9">
              <w:rPr>
                <w:rFonts w:ascii="Calibri" w:hAnsi="Calibri"/>
              </w:rPr>
              <w:t xml:space="preserve"> can</w:t>
            </w:r>
            <w:r w:rsidR="00825EED" w:rsidRPr="00B869B9">
              <w:rPr>
                <w:rFonts w:ascii="Calibri" w:hAnsi="Calibri"/>
              </w:rPr>
              <w:t>not</w:t>
            </w:r>
            <w:r w:rsidR="0050295C" w:rsidRPr="00B869B9">
              <w:rPr>
                <w:rFonts w:ascii="Calibri" w:hAnsi="Calibri"/>
              </w:rPr>
              <w:t xml:space="preserve"> be used to verify system airflow rate requirements</w:t>
            </w:r>
            <w:r w:rsidR="00825EED" w:rsidRPr="00B869B9">
              <w:rPr>
                <w:rFonts w:ascii="Calibri" w:hAnsi="Calibri"/>
              </w:rPr>
              <w:t xml:space="preserve"> for all the indoor units for this system</w:t>
            </w:r>
            <w:r w:rsidR="0050295C" w:rsidRPr="00B869B9">
              <w:rPr>
                <w:rFonts w:ascii="Calibri" w:hAnsi="Calibri"/>
              </w:rPr>
              <w:t>;</w:t>
            </w:r>
          </w:p>
          <w:p w14:paraId="308B272B" w14:textId="3E4E0E0B" w:rsidR="0050295C" w:rsidRPr="00B869B9" w:rsidRDefault="00825EED" w:rsidP="008D10FA">
            <w:pPr>
              <w:spacing w:after="60"/>
              <w:rPr>
                <w:rFonts w:ascii="Calibri" w:hAnsi="Calibri"/>
              </w:rPr>
            </w:pPr>
            <w:r w:rsidRPr="00B869B9">
              <w:rPr>
                <w:rFonts w:ascii="Calibri" w:hAnsi="Calibri"/>
              </w:rPr>
              <w:t>else value = yes</w:t>
            </w:r>
            <w:r w:rsidRPr="00B869B9" w:rsidDel="00825EED">
              <w:rPr>
                <w:rFonts w:ascii="Calibri" w:hAnsi="Calibri"/>
              </w:rPr>
              <w:t xml:space="preserve"> </w:t>
            </w:r>
            <w:r w:rsidR="0050295C" w:rsidRPr="00B869B9">
              <w:rPr>
                <w:rFonts w:ascii="Calibri" w:hAnsi="Calibri"/>
              </w:rPr>
              <w:t>&gt;&gt;</w:t>
            </w:r>
          </w:p>
        </w:tc>
      </w:tr>
      <w:tr w:rsidR="0050295C" w:rsidRPr="00B869B9" w14:paraId="308B2730" w14:textId="77777777" w:rsidTr="004F1A9D">
        <w:trPr>
          <w:cantSplit/>
          <w:trHeight w:val="360"/>
        </w:trPr>
        <w:tc>
          <w:tcPr>
            <w:tcW w:w="288" w:type="pct"/>
            <w:vAlign w:val="center"/>
          </w:tcPr>
          <w:p w14:paraId="308B272D" w14:textId="21BB431A" w:rsidR="0050295C" w:rsidRPr="00B869B9" w:rsidRDefault="005238F4" w:rsidP="004F1A9D">
            <w:pPr>
              <w:pStyle w:val="Header"/>
              <w:tabs>
                <w:tab w:val="clear" w:pos="4320"/>
                <w:tab w:val="clear" w:pos="8640"/>
              </w:tabs>
              <w:rPr>
                <w:rFonts w:ascii="Calibri" w:hAnsi="Calibri"/>
              </w:rPr>
            </w:pPr>
            <w:r w:rsidRPr="00B869B9">
              <w:rPr>
                <w:rFonts w:ascii="Calibri" w:hAnsi="Calibri"/>
              </w:rPr>
              <w:t>13</w:t>
            </w:r>
          </w:p>
        </w:tc>
        <w:tc>
          <w:tcPr>
            <w:tcW w:w="2212" w:type="pct"/>
            <w:vAlign w:val="center"/>
          </w:tcPr>
          <w:p w14:paraId="308B272E"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B869B9" w:rsidRDefault="0050295C" w:rsidP="004F1A9D">
            <w:pPr>
              <w:spacing w:after="60"/>
              <w:rPr>
                <w:rFonts w:ascii="Calibri" w:hAnsi="Calibri"/>
              </w:rPr>
            </w:pPr>
            <w:r w:rsidRPr="00B869B9">
              <w:rPr>
                <w:rFonts w:ascii="Calibri" w:hAnsi="Calibri"/>
              </w:rPr>
              <w:t xml:space="preserve">&lt;&lt;user pick one from list:  </w:t>
            </w:r>
            <w:r w:rsidRPr="00B869B9">
              <w:rPr>
                <w:rFonts w:ascii="Calibri" w:hAnsi="Calibri"/>
                <w:b/>
              </w:rPr>
              <w:t>yes</w:t>
            </w:r>
            <w:r w:rsidRPr="00B869B9">
              <w:rPr>
                <w:rFonts w:ascii="Calibri" w:hAnsi="Calibri"/>
              </w:rPr>
              <w:t xml:space="preserve">, one of the Refrigerant charge verification procedures from RA3.2.2 or RA1 is applicable to this system and can be used to verify compliance;  or </w:t>
            </w:r>
            <w:r w:rsidRPr="00B869B9">
              <w:rPr>
                <w:rFonts w:ascii="Calibri" w:hAnsi="Calibri"/>
                <w:b/>
              </w:rPr>
              <w:t>no</w:t>
            </w:r>
            <w:r w:rsidRPr="00B869B9">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50295C" w:rsidRPr="00B869B9" w14:paraId="308B2734" w14:textId="77777777" w:rsidTr="004F1A9D">
        <w:trPr>
          <w:cantSplit/>
          <w:trHeight w:val="360"/>
        </w:trPr>
        <w:tc>
          <w:tcPr>
            <w:tcW w:w="288" w:type="pct"/>
            <w:vAlign w:val="center"/>
          </w:tcPr>
          <w:p w14:paraId="308B2731" w14:textId="4B6E5D17" w:rsidR="0050295C" w:rsidRPr="00B869B9" w:rsidRDefault="005238F4" w:rsidP="004F1A9D">
            <w:pPr>
              <w:pStyle w:val="Header"/>
              <w:tabs>
                <w:tab w:val="clear" w:pos="4320"/>
                <w:tab w:val="clear" w:pos="8640"/>
              </w:tabs>
              <w:rPr>
                <w:rFonts w:ascii="Calibri" w:hAnsi="Calibri"/>
              </w:rPr>
            </w:pPr>
            <w:r w:rsidRPr="00B869B9">
              <w:rPr>
                <w:rFonts w:ascii="Calibri" w:hAnsi="Calibri"/>
              </w:rPr>
              <w:lastRenderedPageBreak/>
              <w:t>14</w:t>
            </w:r>
          </w:p>
        </w:tc>
        <w:tc>
          <w:tcPr>
            <w:tcW w:w="2212" w:type="pct"/>
            <w:vAlign w:val="center"/>
          </w:tcPr>
          <w:p w14:paraId="308B2732" w14:textId="6946E928" w:rsidR="0050295C" w:rsidRPr="00B869B9" w:rsidRDefault="0050295C" w:rsidP="004F1A9D">
            <w:pPr>
              <w:pStyle w:val="Header"/>
              <w:tabs>
                <w:tab w:val="clear" w:pos="4320"/>
                <w:tab w:val="clear" w:pos="8640"/>
              </w:tabs>
              <w:rPr>
                <w:rFonts w:ascii="Calibri" w:hAnsi="Calibri"/>
              </w:rPr>
            </w:pPr>
            <w:r w:rsidRPr="00B869B9">
              <w:rPr>
                <w:rFonts w:ascii="Calibri" w:hAnsi="Calibri"/>
              </w:rPr>
              <w:t xml:space="preserve">Date of Refrigerant Charge Verification for this </w:t>
            </w:r>
            <w:r w:rsidR="004772B4" w:rsidRPr="00B869B9">
              <w:rPr>
                <w:rFonts w:ascii="Calibri" w:hAnsi="Calibri"/>
              </w:rPr>
              <w:t>S</w:t>
            </w:r>
            <w:r w:rsidRPr="00B869B9">
              <w:rPr>
                <w:rFonts w:ascii="Calibri" w:hAnsi="Calibri"/>
              </w:rPr>
              <w:t>ystem</w:t>
            </w:r>
          </w:p>
        </w:tc>
        <w:tc>
          <w:tcPr>
            <w:tcW w:w="2500" w:type="pct"/>
            <w:vAlign w:val="center"/>
          </w:tcPr>
          <w:p w14:paraId="308B2733" w14:textId="77777777" w:rsidR="0050295C" w:rsidRPr="00B869B9" w:rsidRDefault="0050295C" w:rsidP="004F1A9D">
            <w:pPr>
              <w:rPr>
                <w:rFonts w:ascii="Calibri" w:hAnsi="Calibri"/>
              </w:rPr>
            </w:pPr>
            <w:r w:rsidRPr="00B869B9">
              <w:rPr>
                <w:rFonts w:ascii="Calibri" w:hAnsi="Calibri"/>
              </w:rPr>
              <w:t>&lt;&lt;user input: date: use validated date format&gt;&gt;</w:t>
            </w:r>
          </w:p>
        </w:tc>
      </w:tr>
      <w:tr w:rsidR="0050295C" w:rsidRPr="00B869B9" w14:paraId="308B273D" w14:textId="77777777" w:rsidTr="004F1A9D">
        <w:trPr>
          <w:cantSplit/>
          <w:trHeight w:val="360"/>
        </w:trPr>
        <w:tc>
          <w:tcPr>
            <w:tcW w:w="288" w:type="pct"/>
            <w:vAlign w:val="center"/>
          </w:tcPr>
          <w:p w14:paraId="308B2735" w14:textId="63F6071B" w:rsidR="0050295C" w:rsidRPr="00B869B9" w:rsidRDefault="005238F4" w:rsidP="004F1A9D">
            <w:pPr>
              <w:pStyle w:val="Header"/>
              <w:tabs>
                <w:tab w:val="clear" w:pos="4320"/>
                <w:tab w:val="clear" w:pos="8640"/>
              </w:tabs>
              <w:rPr>
                <w:rFonts w:ascii="Calibri" w:hAnsi="Calibri"/>
              </w:rPr>
            </w:pPr>
            <w:r w:rsidRPr="00B869B9">
              <w:rPr>
                <w:rFonts w:ascii="Calibri" w:hAnsi="Calibri"/>
              </w:rPr>
              <w:t>15</w:t>
            </w:r>
          </w:p>
        </w:tc>
        <w:tc>
          <w:tcPr>
            <w:tcW w:w="2212" w:type="pct"/>
            <w:vAlign w:val="center"/>
          </w:tcPr>
          <w:p w14:paraId="308B2736" w14:textId="606B80E4"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Refrigerant </w:t>
            </w:r>
            <w:r w:rsidR="004772B4" w:rsidRPr="00B869B9">
              <w:rPr>
                <w:rFonts w:ascii="Calibri" w:hAnsi="Calibri"/>
              </w:rPr>
              <w:t>C</w:t>
            </w:r>
            <w:r w:rsidRPr="00B869B9">
              <w:rPr>
                <w:rFonts w:ascii="Calibri" w:hAnsi="Calibri"/>
              </w:rPr>
              <w:t xml:space="preserve">harge </w:t>
            </w:r>
            <w:r w:rsidR="004772B4" w:rsidRPr="00B869B9">
              <w:rPr>
                <w:rFonts w:ascii="Calibri" w:hAnsi="Calibri"/>
              </w:rPr>
              <w:t>V</w:t>
            </w:r>
            <w:r w:rsidRPr="00B869B9">
              <w:rPr>
                <w:rFonts w:ascii="Calibri" w:hAnsi="Calibri"/>
              </w:rPr>
              <w:t xml:space="preserve">erification </w:t>
            </w:r>
            <w:r w:rsidR="004772B4" w:rsidRPr="00B869B9">
              <w:rPr>
                <w:rFonts w:ascii="Calibri" w:hAnsi="Calibri"/>
              </w:rPr>
              <w:t>M</w:t>
            </w:r>
            <w:r w:rsidRPr="00B869B9">
              <w:rPr>
                <w:rFonts w:ascii="Calibri" w:hAnsi="Calibri"/>
              </w:rPr>
              <w:t xml:space="preserve">ethod </w:t>
            </w:r>
            <w:r w:rsidR="004772B4" w:rsidRPr="00B869B9">
              <w:rPr>
                <w:rFonts w:ascii="Calibri" w:hAnsi="Calibri"/>
              </w:rPr>
              <w:t>U</w:t>
            </w:r>
            <w:r w:rsidRPr="00B869B9">
              <w:rPr>
                <w:rFonts w:ascii="Calibri" w:hAnsi="Calibri"/>
              </w:rPr>
              <w:t>sed</w:t>
            </w:r>
          </w:p>
        </w:tc>
        <w:tc>
          <w:tcPr>
            <w:tcW w:w="2500" w:type="pct"/>
            <w:vAlign w:val="center"/>
          </w:tcPr>
          <w:p w14:paraId="308B2737" w14:textId="77777777" w:rsidR="0050295C" w:rsidRPr="00B869B9" w:rsidRDefault="0050295C" w:rsidP="004F1A9D">
            <w:pPr>
              <w:spacing w:after="60"/>
              <w:rPr>
                <w:rFonts w:ascii="Calibri" w:hAnsi="Calibri"/>
              </w:rPr>
            </w:pPr>
            <w:r w:rsidRPr="00B869B9">
              <w:rPr>
                <w:rFonts w:ascii="Calibri" w:hAnsi="Calibri"/>
              </w:rPr>
              <w:t xml:space="preserve">&lt;&lt;user pick one from list: </w:t>
            </w:r>
          </w:p>
          <w:p w14:paraId="308B2738"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 xml:space="preserve">Superheat (outdoor temperature must be ≥ 55 degF); or </w:t>
            </w:r>
          </w:p>
          <w:p w14:paraId="308B2739"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 xml:space="preserve">Subcooling (outdoor temperature must be ≥ 55 degF); or </w:t>
            </w:r>
          </w:p>
          <w:p w14:paraId="308B273A" w14:textId="7C3C6003" w:rsidR="0050295C" w:rsidRPr="00B869B9" w:rsidRDefault="0050295C" w:rsidP="004F1A9D">
            <w:pPr>
              <w:pStyle w:val="ListParagraph"/>
              <w:numPr>
                <w:ilvl w:val="0"/>
                <w:numId w:val="22"/>
              </w:numPr>
              <w:spacing w:after="60"/>
              <w:rPr>
                <w:rFonts w:ascii="Calibri" w:hAnsi="Calibri"/>
              </w:rPr>
            </w:pPr>
            <w:r w:rsidRPr="00B869B9">
              <w:rPr>
                <w:rFonts w:ascii="Calibri" w:hAnsi="Calibri"/>
              </w:rPr>
              <w:t>Weigh-in</w:t>
            </w:r>
            <w:r w:rsidR="00F64266" w:rsidRPr="00B869B9">
              <w:rPr>
                <w:rFonts w:ascii="Calibri" w:hAnsi="Calibri"/>
              </w:rPr>
              <w:t xml:space="preserve"> with Installer independent</w:t>
            </w:r>
            <w:r w:rsidRPr="00B869B9">
              <w:rPr>
                <w:rFonts w:ascii="Calibri" w:hAnsi="Calibri"/>
              </w:rPr>
              <w:t xml:space="preserve">; or </w:t>
            </w:r>
          </w:p>
          <w:p w14:paraId="703FD0D6" w14:textId="04EF3C03" w:rsidR="00F64266" w:rsidRPr="00B869B9" w:rsidRDefault="00F64266" w:rsidP="004F1A9D">
            <w:pPr>
              <w:pStyle w:val="ListParagraph"/>
              <w:numPr>
                <w:ilvl w:val="0"/>
                <w:numId w:val="22"/>
              </w:numPr>
              <w:spacing w:after="60"/>
              <w:rPr>
                <w:rFonts w:ascii="Calibri" w:hAnsi="Calibri"/>
              </w:rPr>
            </w:pPr>
            <w:r w:rsidRPr="00B869B9">
              <w:rPr>
                <w:rFonts w:ascii="Calibri" w:hAnsi="Calibri"/>
              </w:rPr>
              <w:t>Weigh-in with HERS Rater observation; or</w:t>
            </w:r>
          </w:p>
          <w:p w14:paraId="308B273C"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New Package Unit Factory Charge &gt;&gt;</w:t>
            </w:r>
          </w:p>
        </w:tc>
      </w:tr>
      <w:tr w:rsidR="0050295C" w:rsidRPr="00B869B9" w14:paraId="308B2741" w14:textId="77777777" w:rsidTr="004F1A9D">
        <w:trPr>
          <w:cantSplit/>
          <w:trHeight w:val="953"/>
        </w:trPr>
        <w:tc>
          <w:tcPr>
            <w:tcW w:w="288" w:type="pct"/>
            <w:vAlign w:val="center"/>
          </w:tcPr>
          <w:p w14:paraId="308B273E" w14:textId="707B8926" w:rsidR="0050295C" w:rsidRPr="00B869B9" w:rsidRDefault="005238F4" w:rsidP="004F1A9D">
            <w:pPr>
              <w:pStyle w:val="Header"/>
              <w:tabs>
                <w:tab w:val="clear" w:pos="4320"/>
                <w:tab w:val="clear" w:pos="8640"/>
              </w:tabs>
              <w:rPr>
                <w:rFonts w:ascii="Calibri" w:hAnsi="Calibri"/>
              </w:rPr>
            </w:pPr>
            <w:r w:rsidRPr="00B869B9">
              <w:rPr>
                <w:rFonts w:ascii="Calibri" w:hAnsi="Calibri"/>
              </w:rPr>
              <w:t>16</w:t>
            </w:r>
          </w:p>
        </w:tc>
        <w:tc>
          <w:tcPr>
            <w:tcW w:w="2212" w:type="pct"/>
            <w:vAlign w:val="center"/>
          </w:tcPr>
          <w:p w14:paraId="308B273F" w14:textId="4E4957B0" w:rsidR="0050295C" w:rsidRPr="00B869B9" w:rsidRDefault="0050295C" w:rsidP="00547725">
            <w:pPr>
              <w:pStyle w:val="Header"/>
              <w:tabs>
                <w:tab w:val="clear" w:pos="4320"/>
                <w:tab w:val="clear" w:pos="8640"/>
              </w:tabs>
              <w:rPr>
                <w:rFonts w:ascii="Calibri" w:hAnsi="Calibri"/>
              </w:rPr>
            </w:pPr>
            <w:r w:rsidRPr="00B869B9">
              <w:rPr>
                <w:rFonts w:ascii="Calibri" w:hAnsi="Calibri"/>
              </w:rPr>
              <w:t xml:space="preserve">Person who </w:t>
            </w:r>
            <w:r w:rsidR="00547725" w:rsidRPr="00B869B9">
              <w:rPr>
                <w:rFonts w:ascii="Calibri" w:hAnsi="Calibri"/>
              </w:rPr>
              <w:t>P</w:t>
            </w:r>
            <w:r w:rsidRPr="00B869B9">
              <w:rPr>
                <w:rFonts w:ascii="Calibri" w:hAnsi="Calibri"/>
              </w:rPr>
              <w:t xml:space="preserve">erformed the Refrigerant Charge Verification </w:t>
            </w:r>
            <w:r w:rsidR="00547725" w:rsidRPr="00B869B9">
              <w:rPr>
                <w:rFonts w:ascii="Calibri" w:hAnsi="Calibri"/>
              </w:rPr>
              <w:t>R</w:t>
            </w:r>
            <w:r w:rsidRPr="00B869B9">
              <w:rPr>
                <w:rFonts w:ascii="Calibri" w:hAnsi="Calibri"/>
              </w:rPr>
              <w:t>eported on this Certificate of Installation</w:t>
            </w:r>
          </w:p>
        </w:tc>
        <w:tc>
          <w:tcPr>
            <w:tcW w:w="2500" w:type="pct"/>
            <w:vAlign w:val="center"/>
          </w:tcPr>
          <w:p w14:paraId="1719963F" w14:textId="40E661E2" w:rsidR="00F64266" w:rsidRPr="00B869B9" w:rsidRDefault="0050295C" w:rsidP="00F64266">
            <w:pPr>
              <w:rPr>
                <w:rFonts w:ascii="Calibri" w:hAnsi="Calibri"/>
              </w:rPr>
            </w:pPr>
            <w:r w:rsidRPr="00B869B9">
              <w:rPr>
                <w:rFonts w:ascii="Calibri" w:hAnsi="Calibri"/>
              </w:rPr>
              <w:t>&lt;&lt;</w:t>
            </w:r>
            <w:r w:rsidR="00F64266" w:rsidRPr="00B869B9">
              <w:rPr>
                <w:rFonts w:ascii="Calibri" w:hAnsi="Calibri"/>
              </w:rPr>
              <w:t xml:space="preserve">if A15 = Weigh-in with Installer independent, or Weigh-in with HERS Rater observation, then value = HVAC System Installer; else prompt </w:t>
            </w:r>
            <w:r w:rsidRPr="00B869B9">
              <w:rPr>
                <w:rFonts w:ascii="Calibri" w:hAnsi="Calibri"/>
              </w:rPr>
              <w:t xml:space="preserve">user </w:t>
            </w:r>
            <w:r w:rsidR="00F64266" w:rsidRPr="00B869B9">
              <w:rPr>
                <w:rFonts w:ascii="Calibri" w:hAnsi="Calibri"/>
              </w:rPr>
              <w:t>to</w:t>
            </w:r>
            <w:r w:rsidRPr="00B869B9">
              <w:rPr>
                <w:rFonts w:ascii="Calibri" w:hAnsi="Calibri"/>
              </w:rPr>
              <w:t xml:space="preserve"> pick from list: </w:t>
            </w:r>
          </w:p>
          <w:p w14:paraId="225850F2" w14:textId="77777777" w:rsidR="00F64266" w:rsidRPr="00B869B9" w:rsidRDefault="0050295C" w:rsidP="00F64266">
            <w:pPr>
              <w:pStyle w:val="ListParagraph"/>
              <w:numPr>
                <w:ilvl w:val="0"/>
                <w:numId w:val="31"/>
              </w:numPr>
              <w:rPr>
                <w:rFonts w:ascii="Calibri" w:hAnsi="Calibri"/>
              </w:rPr>
            </w:pPr>
            <w:r w:rsidRPr="00B869B9">
              <w:rPr>
                <w:rFonts w:ascii="Calibri" w:hAnsi="Calibri"/>
              </w:rPr>
              <w:t xml:space="preserve">HVAC System Installer; or </w:t>
            </w:r>
          </w:p>
          <w:p w14:paraId="308B2740" w14:textId="3126134E" w:rsidR="0050295C" w:rsidRPr="00B869B9" w:rsidRDefault="0050295C" w:rsidP="00F64266">
            <w:pPr>
              <w:pStyle w:val="ListParagraph"/>
              <w:numPr>
                <w:ilvl w:val="0"/>
                <w:numId w:val="31"/>
              </w:numPr>
              <w:rPr>
                <w:rFonts w:ascii="Calibri" w:hAnsi="Calibri"/>
              </w:rPr>
            </w:pPr>
            <w:r w:rsidRPr="00B869B9">
              <w:rPr>
                <w:rFonts w:ascii="Calibri" w:hAnsi="Calibri"/>
              </w:rPr>
              <w:t>HERS Rater &gt;&gt;</w:t>
            </w:r>
          </w:p>
        </w:tc>
      </w:tr>
      <w:tr w:rsidR="0050295C" w:rsidRPr="00B869B9" w14:paraId="308B2751" w14:textId="77777777" w:rsidTr="004F1A9D">
        <w:trPr>
          <w:cantSplit/>
          <w:trHeight w:val="953"/>
        </w:trPr>
        <w:tc>
          <w:tcPr>
            <w:tcW w:w="288" w:type="pct"/>
            <w:vAlign w:val="center"/>
          </w:tcPr>
          <w:p w14:paraId="308B2742" w14:textId="6EB5CF87" w:rsidR="0050295C" w:rsidRPr="00B869B9" w:rsidRDefault="005238F4" w:rsidP="004F1A9D">
            <w:pPr>
              <w:pStyle w:val="Header"/>
              <w:tabs>
                <w:tab w:val="clear" w:pos="4320"/>
                <w:tab w:val="clear" w:pos="8640"/>
              </w:tabs>
              <w:rPr>
                <w:rFonts w:ascii="Calibri" w:hAnsi="Calibri"/>
              </w:rPr>
            </w:pPr>
            <w:r w:rsidRPr="00B869B9">
              <w:rPr>
                <w:rFonts w:ascii="Calibri" w:hAnsi="Calibri"/>
              </w:rPr>
              <w:t>17</w:t>
            </w:r>
          </w:p>
        </w:tc>
        <w:tc>
          <w:tcPr>
            <w:tcW w:w="2212" w:type="pct"/>
            <w:vAlign w:val="center"/>
          </w:tcPr>
          <w:p w14:paraId="308B2743" w14:textId="173C911C" w:rsidR="0050295C" w:rsidRPr="00B869B9" w:rsidRDefault="0050295C" w:rsidP="004F1A9D">
            <w:pPr>
              <w:pStyle w:val="Header"/>
              <w:tabs>
                <w:tab w:val="clear" w:pos="4320"/>
                <w:tab w:val="clear" w:pos="8640"/>
              </w:tabs>
              <w:rPr>
                <w:rFonts w:ascii="Calibri" w:hAnsi="Calibri"/>
              </w:rPr>
            </w:pPr>
            <w:r w:rsidRPr="00B869B9">
              <w:rPr>
                <w:rFonts w:ascii="Calibri" w:hAnsi="Calibri"/>
              </w:rPr>
              <w:t>HERS Verification Compliance Requirement Status</w:t>
            </w:r>
          </w:p>
        </w:tc>
        <w:tc>
          <w:tcPr>
            <w:tcW w:w="2500" w:type="pct"/>
            <w:vAlign w:val="center"/>
          </w:tcPr>
          <w:p w14:paraId="308B2744" w14:textId="6145F876" w:rsidR="0050295C" w:rsidRPr="00B869B9" w:rsidRDefault="0050295C" w:rsidP="004F1A9D">
            <w:pPr>
              <w:rPr>
                <w:rFonts w:ascii="Calibri" w:hAnsi="Calibri"/>
              </w:rPr>
            </w:pPr>
            <w:r w:rsidRPr="00B869B9">
              <w:rPr>
                <w:rFonts w:ascii="Calibri" w:hAnsi="Calibri"/>
              </w:rPr>
              <w:t>&lt;&lt;calculated field:  if A1</w:t>
            </w:r>
            <w:r w:rsidR="002B4937" w:rsidRPr="00B869B9">
              <w:rPr>
                <w:rFonts w:ascii="Calibri" w:hAnsi="Calibri"/>
              </w:rPr>
              <w:t>2</w:t>
            </w:r>
            <w:r w:rsidRPr="00B869B9">
              <w:rPr>
                <w:rFonts w:ascii="Calibri" w:hAnsi="Calibri"/>
              </w:rPr>
              <w:t xml:space="preserve"> or A1</w:t>
            </w:r>
            <w:r w:rsidR="002B4937" w:rsidRPr="00B869B9">
              <w:rPr>
                <w:rFonts w:ascii="Calibri" w:hAnsi="Calibri"/>
              </w:rPr>
              <w:t>3</w:t>
            </w:r>
            <w:r w:rsidRPr="00B869B9">
              <w:rPr>
                <w:rFonts w:ascii="Calibri" w:hAnsi="Calibri"/>
              </w:rPr>
              <w:t>=no, then display text"</w:t>
            </w:r>
          </w:p>
          <w:p w14:paraId="308B2745" w14:textId="77777777" w:rsidR="0050295C" w:rsidRPr="00B869B9" w:rsidRDefault="0050295C" w:rsidP="004F1A9D">
            <w:pPr>
              <w:rPr>
                <w:rFonts w:ascii="Calibri" w:hAnsi="Calibri"/>
              </w:rPr>
            </w:pPr>
            <w:r w:rsidRPr="00B869B9">
              <w:rPr>
                <w:rFonts w:ascii="Calibri" w:hAnsi="Calibri"/>
              </w:rPr>
              <w:t xml:space="preserve">"System does not qualify for Group Sampling"; </w:t>
            </w:r>
          </w:p>
          <w:p w14:paraId="308B2746" w14:textId="77777777" w:rsidR="0050295C" w:rsidRPr="00B869B9" w:rsidRDefault="0050295C" w:rsidP="004F1A9D">
            <w:pPr>
              <w:rPr>
                <w:rFonts w:ascii="Calibri" w:hAnsi="Calibri"/>
              </w:rPr>
            </w:pPr>
          </w:p>
          <w:p w14:paraId="308B2747" w14:textId="29A11BF8"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5</w:t>
            </w:r>
            <w:r w:rsidRPr="00B869B9">
              <w:rPr>
                <w:rFonts w:ascii="Calibri" w:hAnsi="Calibri"/>
              </w:rPr>
              <w:t>= Weigh-in</w:t>
            </w:r>
            <w:r w:rsidR="00860768" w:rsidRPr="00B869B9">
              <w:rPr>
                <w:rFonts w:ascii="Calibri" w:hAnsi="Calibri"/>
              </w:rPr>
              <w:t xml:space="preserve"> with Installer independent, or Weigh-in with HERS Rater observation</w:t>
            </w:r>
            <w:r w:rsidRPr="00B869B9">
              <w:rPr>
                <w:rFonts w:ascii="Calibri" w:hAnsi="Calibri"/>
              </w:rPr>
              <w:t xml:space="preserve">, then display text: </w:t>
            </w:r>
          </w:p>
          <w:p w14:paraId="308B2748" w14:textId="77777777" w:rsidR="0050295C" w:rsidRPr="00B869B9" w:rsidRDefault="0050295C" w:rsidP="004F1A9D">
            <w:pPr>
              <w:rPr>
                <w:rFonts w:ascii="Calibri" w:hAnsi="Calibri"/>
              </w:rPr>
            </w:pPr>
            <w:r w:rsidRPr="00B869B9">
              <w:rPr>
                <w:rFonts w:ascii="Calibri" w:hAnsi="Calibri"/>
              </w:rPr>
              <w:t xml:space="preserve">"System does not qualify for Group Sampling"; </w:t>
            </w:r>
          </w:p>
          <w:p w14:paraId="308B2749" w14:textId="77777777" w:rsidR="0050295C" w:rsidRPr="00B869B9" w:rsidRDefault="0050295C" w:rsidP="004F1A9D">
            <w:pPr>
              <w:rPr>
                <w:rFonts w:ascii="Calibri" w:hAnsi="Calibri"/>
              </w:rPr>
            </w:pPr>
          </w:p>
          <w:p w14:paraId="308B274A" w14:textId="7FC83254"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5</w:t>
            </w:r>
            <w:r w:rsidRPr="00B869B9">
              <w:rPr>
                <w:rFonts w:ascii="Calibri" w:hAnsi="Calibri"/>
              </w:rPr>
              <w:t xml:space="preserve"> = New Package Unit Factory Charge, then display text: “HERS verification of refrigerant charge is not required”;</w:t>
            </w:r>
          </w:p>
          <w:p w14:paraId="308B274B" w14:textId="77777777" w:rsidR="0050295C" w:rsidRPr="00B869B9" w:rsidRDefault="0050295C" w:rsidP="004F1A9D">
            <w:pPr>
              <w:rPr>
                <w:rFonts w:ascii="Calibri" w:hAnsi="Calibri"/>
              </w:rPr>
            </w:pPr>
          </w:p>
          <w:p w14:paraId="308B274C" w14:textId="3E3FC9C9"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6</w:t>
            </w:r>
            <w:r w:rsidRPr="00B869B9">
              <w:rPr>
                <w:rFonts w:ascii="Calibri" w:hAnsi="Calibri"/>
              </w:rPr>
              <w:t>=HERS Rater, then display text:</w:t>
            </w:r>
          </w:p>
          <w:p w14:paraId="308B274D" w14:textId="77777777" w:rsidR="0050295C" w:rsidRPr="00B869B9" w:rsidRDefault="0050295C" w:rsidP="004F1A9D">
            <w:pPr>
              <w:rPr>
                <w:rFonts w:ascii="Calibri" w:hAnsi="Calibri"/>
              </w:rPr>
            </w:pPr>
            <w:r w:rsidRPr="00B869B9">
              <w:rPr>
                <w:rFonts w:ascii="Calibri" w:hAnsi="Calibri"/>
              </w:rPr>
              <w:t xml:space="preserve">"System does not qualify for Group Sampling; </w:t>
            </w:r>
          </w:p>
          <w:p w14:paraId="308B274E" w14:textId="77777777" w:rsidR="0050295C" w:rsidRPr="00B869B9" w:rsidRDefault="0050295C" w:rsidP="004F1A9D">
            <w:pPr>
              <w:rPr>
                <w:rFonts w:ascii="Calibri" w:hAnsi="Calibri"/>
              </w:rPr>
            </w:pPr>
          </w:p>
          <w:p w14:paraId="308B274F" w14:textId="77777777" w:rsidR="0050295C" w:rsidRPr="00B869B9" w:rsidRDefault="0050295C" w:rsidP="004F1A9D">
            <w:pPr>
              <w:rPr>
                <w:rFonts w:ascii="Calibri" w:hAnsi="Calibri"/>
              </w:rPr>
            </w:pPr>
            <w:r w:rsidRPr="00B869B9">
              <w:rPr>
                <w:rFonts w:ascii="Calibri" w:hAnsi="Calibri"/>
              </w:rPr>
              <w:t xml:space="preserve">else display text: </w:t>
            </w:r>
          </w:p>
          <w:p w14:paraId="308B2750" w14:textId="77777777" w:rsidR="0050295C" w:rsidRPr="00B869B9" w:rsidRDefault="0050295C" w:rsidP="004F1A9D">
            <w:pPr>
              <w:rPr>
                <w:rFonts w:ascii="Calibri" w:hAnsi="Calibri"/>
              </w:rPr>
            </w:pPr>
            <w:r w:rsidRPr="00B869B9">
              <w:rPr>
                <w:rFonts w:ascii="Calibri" w:hAnsi="Calibri"/>
              </w:rPr>
              <w:t>”System qualifies for Group Sampling.”&gt;&gt;</w:t>
            </w:r>
          </w:p>
        </w:tc>
      </w:tr>
      <w:tr w:rsidR="0050295C" w:rsidRPr="00B869B9" w14:paraId="308B2766" w14:textId="77777777" w:rsidTr="004F1A9D">
        <w:trPr>
          <w:cantSplit/>
          <w:trHeight w:val="953"/>
        </w:trPr>
        <w:tc>
          <w:tcPr>
            <w:tcW w:w="288" w:type="pct"/>
            <w:vAlign w:val="center"/>
          </w:tcPr>
          <w:p w14:paraId="308B2752" w14:textId="302CF4DE" w:rsidR="0050295C" w:rsidRPr="00B869B9"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B869B9" w:rsidRDefault="0050295C" w:rsidP="004F1A9D">
            <w:pPr>
              <w:rPr>
                <w:rFonts w:ascii="Cambria" w:hAnsi="Cambria"/>
              </w:rPr>
            </w:pPr>
            <w:r w:rsidRPr="00B869B9">
              <w:rPr>
                <w:rFonts w:ascii="Cambria" w:hAnsi="Cambria"/>
              </w:rPr>
              <w:t>determine compliance method for this document;  display applicable tables below;</w:t>
            </w:r>
          </w:p>
          <w:p w14:paraId="308B2754" w14:textId="77777777" w:rsidR="0050295C" w:rsidRPr="00B869B9" w:rsidRDefault="0050295C" w:rsidP="004F1A9D">
            <w:pPr>
              <w:pStyle w:val="Header"/>
              <w:tabs>
                <w:tab w:val="clear" w:pos="4320"/>
                <w:tab w:val="clear" w:pos="8640"/>
              </w:tabs>
              <w:rPr>
                <w:rFonts w:ascii="Calibri" w:hAnsi="Calibri"/>
              </w:rPr>
            </w:pPr>
            <w:r w:rsidRPr="00B869B9">
              <w:rPr>
                <w:rFonts w:ascii="Cambria" w:hAnsi="Cambria"/>
              </w:rPr>
              <w:t>(this row not visible to user)</w:t>
            </w:r>
          </w:p>
        </w:tc>
        <w:tc>
          <w:tcPr>
            <w:tcW w:w="2500" w:type="pct"/>
            <w:vAlign w:val="center"/>
          </w:tcPr>
          <w:p w14:paraId="308B2755" w14:textId="77777777" w:rsidR="0050295C" w:rsidRPr="00B869B9" w:rsidRDefault="0050295C" w:rsidP="004F1A9D">
            <w:pPr>
              <w:rPr>
                <w:rFonts w:ascii="Calibri" w:hAnsi="Calibri"/>
              </w:rPr>
            </w:pPr>
            <w:r w:rsidRPr="00B869B9">
              <w:rPr>
                <w:rFonts w:ascii="Calibri" w:hAnsi="Calibri"/>
              </w:rPr>
              <w:t xml:space="preserve">&lt;&lt;calculated field:  </w:t>
            </w:r>
          </w:p>
          <w:p w14:paraId="308B2756" w14:textId="6DF07890" w:rsidR="0050295C" w:rsidRPr="00B869B9" w:rsidRDefault="0050295C" w:rsidP="004F1A9D">
            <w:pPr>
              <w:rPr>
                <w:rFonts w:ascii="Cambria" w:hAnsi="Cambria"/>
              </w:rPr>
            </w:pPr>
            <w:r w:rsidRPr="00B869B9">
              <w:rPr>
                <w:rFonts w:ascii="Calibri" w:hAnsi="Calibri"/>
              </w:rPr>
              <w:t>if 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=Superheat</w:t>
            </w:r>
            <w:r w:rsidRPr="00B869B9">
              <w:rPr>
                <w:rFonts w:ascii="Cambria" w:hAnsi="Cambria"/>
              </w:rPr>
              <w:t>;  then display method:</w:t>
            </w:r>
          </w:p>
          <w:p w14:paraId="308B2757" w14:textId="77777777" w:rsidR="0050295C" w:rsidRPr="00B869B9" w:rsidRDefault="0050295C" w:rsidP="004F1A9D">
            <w:pPr>
              <w:rPr>
                <w:rFonts w:ascii="Cambria" w:hAnsi="Cambria"/>
              </w:rPr>
            </w:pPr>
            <w:r w:rsidRPr="00B869B9">
              <w:rPr>
                <w:rFonts w:ascii="Cambria" w:hAnsi="Cambria"/>
              </w:rPr>
              <w:t>25a Superheat Charge Verification Procedure;</w:t>
            </w:r>
          </w:p>
          <w:p w14:paraId="308B2758" w14:textId="77777777" w:rsidR="0050295C" w:rsidRPr="00B869B9" w:rsidRDefault="0050295C" w:rsidP="004F1A9D">
            <w:pPr>
              <w:rPr>
                <w:rFonts w:ascii="Cambria" w:hAnsi="Cambria"/>
              </w:rPr>
            </w:pPr>
          </w:p>
          <w:p w14:paraId="308B2759" w14:textId="700F6010"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Subcooling;</w:t>
            </w:r>
            <w:r w:rsidRPr="00B869B9">
              <w:rPr>
                <w:rFonts w:ascii="Cambria" w:hAnsi="Cambria"/>
              </w:rPr>
              <w:t xml:space="preserve">  then display method:</w:t>
            </w:r>
          </w:p>
          <w:p w14:paraId="308B275A" w14:textId="77777777" w:rsidR="0050295C" w:rsidRPr="00B869B9" w:rsidRDefault="0050295C" w:rsidP="004F1A9D">
            <w:pPr>
              <w:rPr>
                <w:rFonts w:ascii="Calibri" w:hAnsi="Calibri"/>
              </w:rPr>
            </w:pPr>
            <w:r w:rsidRPr="00B869B9">
              <w:rPr>
                <w:rFonts w:ascii="Calibri" w:hAnsi="Calibri"/>
              </w:rPr>
              <w:t>25b. Subcooling Charge Verification Method;</w:t>
            </w:r>
          </w:p>
          <w:p w14:paraId="308B275B" w14:textId="77777777" w:rsidR="0050295C" w:rsidRPr="00B869B9" w:rsidRDefault="0050295C" w:rsidP="004F1A9D">
            <w:pPr>
              <w:rPr>
                <w:rFonts w:ascii="Cambria" w:hAnsi="Cambria"/>
              </w:rPr>
            </w:pPr>
          </w:p>
          <w:p w14:paraId="308B275C" w14:textId="3E5D599B"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Weigh-in</w:t>
            </w:r>
            <w:r w:rsidR="00860768" w:rsidRPr="00B869B9">
              <w:rPr>
                <w:rFonts w:ascii="Calibri" w:hAnsi="Calibri"/>
              </w:rPr>
              <w:t xml:space="preserve"> with Installer independent, or Weigh-in with HERS Rater observation</w:t>
            </w:r>
            <w:r w:rsidRPr="00B869B9">
              <w:rPr>
                <w:rFonts w:ascii="Calibri" w:hAnsi="Calibri"/>
              </w:rPr>
              <w:t>;</w:t>
            </w:r>
            <w:r w:rsidRPr="00B869B9">
              <w:rPr>
                <w:rFonts w:ascii="Cambria" w:hAnsi="Cambria"/>
              </w:rPr>
              <w:t xml:space="preserve">  then display method:</w:t>
            </w:r>
          </w:p>
          <w:p w14:paraId="308B275D" w14:textId="77777777" w:rsidR="0050295C" w:rsidRPr="00B869B9" w:rsidRDefault="0050295C" w:rsidP="004F1A9D">
            <w:pPr>
              <w:rPr>
                <w:rFonts w:ascii="Calibri" w:hAnsi="Calibri"/>
              </w:rPr>
            </w:pPr>
            <w:r w:rsidRPr="00B869B9">
              <w:rPr>
                <w:rFonts w:ascii="Calibri" w:hAnsi="Calibri"/>
              </w:rPr>
              <w:t>25c. Weigh-in Charging Procedure;</w:t>
            </w:r>
          </w:p>
          <w:p w14:paraId="308B275E" w14:textId="77777777" w:rsidR="0050295C" w:rsidRPr="00B869B9" w:rsidRDefault="0050295C" w:rsidP="004F1A9D">
            <w:pPr>
              <w:rPr>
                <w:rFonts w:ascii="Cambria" w:hAnsi="Cambria"/>
              </w:rPr>
            </w:pPr>
          </w:p>
          <w:p w14:paraId="308B275F" w14:textId="4F5326D2" w:rsidR="0050295C" w:rsidRPr="00B869B9" w:rsidDel="00D45F9B" w:rsidRDefault="0050295C" w:rsidP="004F1A9D">
            <w:pPr>
              <w:rPr>
                <w:del w:id="2" w:author="Haider Alhabibi" w:date="2022-07-28T14:16:00Z"/>
                <w:rFonts w:ascii="Calibri" w:hAnsi="Calibri"/>
              </w:rPr>
            </w:pPr>
            <w:del w:id="3" w:author="Haider Alhabibi" w:date="2022-07-28T14:16:00Z">
              <w:r w:rsidRPr="00B869B9" w:rsidDel="00D45F9B">
                <w:rPr>
                  <w:rFonts w:ascii="Cambria" w:hAnsi="Cambria"/>
                </w:rPr>
                <w:delText xml:space="preserve">elseif </w:delText>
              </w:r>
              <w:r w:rsidRPr="00B869B9" w:rsidDel="00D45F9B">
                <w:rPr>
                  <w:rFonts w:ascii="Calibri" w:hAnsi="Calibri"/>
                </w:rPr>
                <w:delText>A1</w:delText>
              </w:r>
              <w:r w:rsidR="002B4937" w:rsidRPr="00B869B9" w:rsidDel="00D45F9B">
                <w:rPr>
                  <w:rFonts w:ascii="Calibri" w:hAnsi="Calibri"/>
                </w:rPr>
                <w:delText>2</w:delText>
              </w:r>
              <w:r w:rsidRPr="00B869B9" w:rsidDel="00D45F9B">
                <w:rPr>
                  <w:rFonts w:ascii="Calibri" w:hAnsi="Calibri"/>
                </w:rPr>
                <w:delText xml:space="preserve"> and A1</w:delText>
              </w:r>
              <w:r w:rsidR="002B4937" w:rsidRPr="00B869B9" w:rsidDel="00D45F9B">
                <w:rPr>
                  <w:rFonts w:ascii="Calibri" w:hAnsi="Calibri"/>
                </w:rPr>
                <w:delText>3</w:delText>
              </w:r>
              <w:r w:rsidRPr="00B869B9" w:rsidDel="00D45F9B">
                <w:rPr>
                  <w:rFonts w:ascii="Calibri" w:hAnsi="Calibri"/>
                </w:rPr>
                <w:delText>=yes and A1</w:delText>
              </w:r>
              <w:r w:rsidR="002B4937" w:rsidRPr="00B869B9" w:rsidDel="00D45F9B">
                <w:rPr>
                  <w:rFonts w:ascii="Calibri" w:hAnsi="Calibri"/>
                </w:rPr>
                <w:delText>5</w:delText>
              </w:r>
              <w:r w:rsidRPr="00B869B9" w:rsidDel="00D45F9B">
                <w:rPr>
                  <w:rFonts w:ascii="Calibri" w:hAnsi="Calibri"/>
                </w:rPr>
                <w:delText>=Winter Setup;</w:delText>
              </w:r>
              <w:r w:rsidRPr="00B869B9" w:rsidDel="00D45F9B">
                <w:rPr>
                  <w:rFonts w:ascii="Cambria" w:hAnsi="Cambria"/>
                </w:rPr>
                <w:delText xml:space="preserve">  then display method:</w:delText>
              </w:r>
            </w:del>
          </w:p>
          <w:p w14:paraId="308B2760" w14:textId="71499CD6" w:rsidR="0050295C" w:rsidRPr="00B869B9" w:rsidDel="00D45F9B" w:rsidRDefault="0050295C" w:rsidP="004F1A9D">
            <w:pPr>
              <w:rPr>
                <w:del w:id="4" w:author="Haider Alhabibi" w:date="2022-07-28T14:16:00Z"/>
                <w:rFonts w:ascii="Calibri" w:hAnsi="Calibri"/>
              </w:rPr>
            </w:pPr>
            <w:del w:id="5" w:author="Haider Alhabibi" w:date="2022-07-28T14:16:00Z">
              <w:r w:rsidRPr="00B869B9" w:rsidDel="00D45F9B">
                <w:rPr>
                  <w:rFonts w:ascii="Calibri" w:hAnsi="Calibri"/>
                </w:rPr>
                <w:delText>25e. Winter Setup for Standard Charge Verification;</w:delText>
              </w:r>
            </w:del>
          </w:p>
          <w:p w14:paraId="308B2761" w14:textId="77777777" w:rsidR="0050295C" w:rsidRPr="00B869B9" w:rsidRDefault="0050295C" w:rsidP="004F1A9D">
            <w:pPr>
              <w:rPr>
                <w:rFonts w:ascii="Cambria" w:hAnsi="Cambria"/>
              </w:rPr>
            </w:pPr>
          </w:p>
          <w:p w14:paraId="308B2762" w14:textId="7F2E7E9D"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New Package Unit Factory Charge;</w:t>
            </w:r>
            <w:r w:rsidRPr="00B869B9">
              <w:rPr>
                <w:rFonts w:ascii="Cambria" w:hAnsi="Cambria"/>
              </w:rPr>
              <w:t xml:space="preserve">  then display method:</w:t>
            </w:r>
            <w:r w:rsidRPr="00B869B9">
              <w:rPr>
                <w:rFonts w:ascii="Calibri" w:hAnsi="Calibri"/>
              </w:rPr>
              <w:t xml:space="preserve"> </w:t>
            </w:r>
          </w:p>
          <w:p w14:paraId="308B2763" w14:textId="26BC4332" w:rsidR="0050295C" w:rsidRPr="00B869B9" w:rsidRDefault="0050295C" w:rsidP="004F1A9D">
            <w:pPr>
              <w:rPr>
                <w:rFonts w:ascii="Calibri" w:hAnsi="Calibri"/>
              </w:rPr>
            </w:pPr>
            <w:r w:rsidRPr="00B869B9">
              <w:rPr>
                <w:rFonts w:ascii="Calibri" w:hAnsi="Calibri"/>
              </w:rPr>
              <w:t>25f. New Package Unit with Factory Charge;</w:t>
            </w:r>
            <w:r w:rsidR="00860768" w:rsidRPr="00B869B9">
              <w:rPr>
                <w:rFonts w:ascii="Calibri" w:hAnsi="Calibri"/>
              </w:rPr>
              <w:t xml:space="preserve"> and do not require a </w:t>
            </w:r>
            <w:r w:rsidR="00F3470A" w:rsidRPr="00B869B9">
              <w:rPr>
                <w:rFonts w:ascii="Calibri" w:hAnsi="Calibri"/>
              </w:rPr>
              <w:t>LMCV</w:t>
            </w:r>
            <w:r w:rsidR="00860768" w:rsidRPr="00B869B9">
              <w:rPr>
                <w:rFonts w:ascii="Calibri" w:hAnsi="Calibri"/>
              </w:rPr>
              <w:t xml:space="preserve">-MCH-25 for the SC system when a </w:t>
            </w:r>
            <w:r w:rsidR="00F3470A" w:rsidRPr="00B869B9">
              <w:rPr>
                <w:rFonts w:ascii="Calibri" w:hAnsi="Calibri"/>
              </w:rPr>
              <w:t>LMCI</w:t>
            </w:r>
            <w:r w:rsidR="00860768" w:rsidRPr="00B869B9">
              <w:rPr>
                <w:rFonts w:ascii="Calibri" w:hAnsi="Calibri"/>
              </w:rPr>
              <w:t>-MCH-25f is used.</w:t>
            </w:r>
          </w:p>
          <w:p w14:paraId="308B2764" w14:textId="77777777" w:rsidR="0050295C" w:rsidRPr="00B869B9" w:rsidRDefault="0050295C" w:rsidP="004F1A9D">
            <w:pPr>
              <w:rPr>
                <w:rFonts w:ascii="Calibri" w:hAnsi="Calibri"/>
              </w:rPr>
            </w:pPr>
          </w:p>
          <w:p w14:paraId="308B2765" w14:textId="16337495" w:rsidR="0050295C" w:rsidRPr="00B869B9" w:rsidRDefault="0050295C" w:rsidP="002B4937">
            <w:pPr>
              <w:rPr>
                <w:rFonts w:ascii="Calibri" w:hAnsi="Calibri"/>
              </w:rPr>
            </w:pPr>
            <w:r w:rsidRPr="00B869B9">
              <w:rPr>
                <w:rFonts w:ascii="Calibri" w:hAnsi="Calibri"/>
              </w:rPr>
              <w:t>elsif A1</w:t>
            </w:r>
            <w:r w:rsidR="002B4937" w:rsidRPr="00B869B9">
              <w:rPr>
                <w:rFonts w:ascii="Calibri" w:hAnsi="Calibri"/>
              </w:rPr>
              <w:t>2</w:t>
            </w:r>
            <w:r w:rsidRPr="00B869B9">
              <w:rPr>
                <w:rFonts w:ascii="Calibri" w:hAnsi="Calibri"/>
              </w:rPr>
              <w:t>=no, or A1</w:t>
            </w:r>
            <w:r w:rsidR="002B4937" w:rsidRPr="00B869B9">
              <w:rPr>
                <w:rFonts w:ascii="Calibri" w:hAnsi="Calibri"/>
              </w:rPr>
              <w:t>3</w:t>
            </w:r>
            <w:r w:rsidRPr="00B869B9">
              <w:rPr>
                <w:rFonts w:ascii="Calibri" w:hAnsi="Calibri"/>
              </w:rPr>
              <w:t>=no; then display method: 25c. Weigh-in Charging Procedure</w:t>
            </w:r>
          </w:p>
        </w:tc>
      </w:tr>
    </w:tbl>
    <w:p w14:paraId="308B2767" w14:textId="77777777" w:rsidR="00060F56" w:rsidRPr="00B869B9" w:rsidRDefault="00060F56" w:rsidP="000671D9">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50295C" w:rsidRPr="00B869B9"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B869B9" w:rsidRDefault="00241DD9" w:rsidP="00B03208">
            <w:pPr>
              <w:keepNext/>
              <w:rPr>
                <w:rFonts w:ascii="Calibri" w:hAnsi="Calibri"/>
                <w:b/>
              </w:rPr>
            </w:pPr>
            <w:r w:rsidRPr="00B869B9">
              <w:rPr>
                <w:rFonts w:asciiTheme="minorHAnsi" w:hAnsiTheme="minorHAnsi"/>
                <w:b/>
                <w:sz w:val="18"/>
                <w:szCs w:val="18"/>
              </w:rPr>
              <w:t>MCH-25c - Refrigerant Charge Verification - Weigh In</w:t>
            </w:r>
            <w:r w:rsidR="00F43FDF" w:rsidRPr="00B869B9">
              <w:rPr>
                <w:rFonts w:asciiTheme="minorHAnsi" w:hAnsiTheme="minorHAnsi"/>
                <w:b/>
                <w:sz w:val="18"/>
                <w:szCs w:val="18"/>
              </w:rPr>
              <w:t xml:space="preserve"> Observation Procedure</w:t>
            </w:r>
          </w:p>
        </w:tc>
      </w:tr>
    </w:tbl>
    <w:p w14:paraId="308B276F" w14:textId="77777777" w:rsidR="00D6306D" w:rsidRPr="00B869B9"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0295C" w:rsidRPr="00B869B9" w14:paraId="308B2772" w14:textId="77777777" w:rsidTr="00304C24">
        <w:trPr>
          <w:cantSplit/>
          <w:trHeight w:val="432"/>
        </w:trPr>
        <w:tc>
          <w:tcPr>
            <w:tcW w:w="5000" w:type="pct"/>
            <w:gridSpan w:val="3"/>
          </w:tcPr>
          <w:p w14:paraId="308B2770" w14:textId="64DABA31" w:rsidR="0050295C" w:rsidRPr="00B869B9" w:rsidRDefault="0050295C" w:rsidP="00304C24">
            <w:pPr>
              <w:keepNext/>
              <w:rPr>
                <w:rFonts w:ascii="Calibri" w:hAnsi="Calibri"/>
                <w:b/>
              </w:rPr>
            </w:pPr>
            <w:r w:rsidRPr="00B869B9">
              <w:rPr>
                <w:rFonts w:ascii="Calibri" w:hAnsi="Calibri"/>
                <w:b/>
              </w:rPr>
              <w:t>B. Instrument Calibration</w:t>
            </w:r>
          </w:p>
          <w:p w14:paraId="308B2771" w14:textId="64E6F1BA" w:rsidR="0050295C" w:rsidRPr="00B869B9" w:rsidRDefault="00EF2515" w:rsidP="00D618CC">
            <w:pPr>
              <w:keepNext/>
              <w:rPr>
                <w:rFonts w:ascii="Calibri" w:hAnsi="Calibri"/>
              </w:rPr>
            </w:pPr>
            <w:r w:rsidRPr="00B869B9">
              <w:rPr>
                <w:rFonts w:ascii="Calibri" w:hAnsi="Calibri"/>
                <w:sz w:val="18"/>
                <w:szCs w:val="18"/>
              </w:rPr>
              <w:t>&lt;&lt;Static Text - see the top&gt;&gt;</w:t>
            </w:r>
          </w:p>
        </w:tc>
      </w:tr>
      <w:tr w:rsidR="0050295C" w:rsidRPr="00B869B9" w14:paraId="308B2776" w14:textId="77777777" w:rsidTr="00304C24">
        <w:trPr>
          <w:cantSplit/>
          <w:trHeight w:val="432"/>
        </w:trPr>
        <w:tc>
          <w:tcPr>
            <w:tcW w:w="253" w:type="pct"/>
            <w:vAlign w:val="center"/>
          </w:tcPr>
          <w:p w14:paraId="308B2773" w14:textId="77777777" w:rsidR="0050295C" w:rsidRPr="00B869B9" w:rsidRDefault="0050295C" w:rsidP="00304C24">
            <w:pPr>
              <w:keepNext/>
              <w:rPr>
                <w:rFonts w:ascii="Calibri" w:hAnsi="Calibri"/>
              </w:rPr>
            </w:pPr>
            <w:r w:rsidRPr="00B869B9">
              <w:rPr>
                <w:rFonts w:ascii="Calibri" w:hAnsi="Calibri"/>
              </w:rPr>
              <w:t>01</w:t>
            </w:r>
          </w:p>
        </w:tc>
        <w:tc>
          <w:tcPr>
            <w:tcW w:w="2247" w:type="pct"/>
            <w:vAlign w:val="center"/>
          </w:tcPr>
          <w:p w14:paraId="308B2774" w14:textId="09979054" w:rsidR="0050295C" w:rsidRPr="00B869B9" w:rsidRDefault="0050295C" w:rsidP="00547725">
            <w:pPr>
              <w:keepNext/>
              <w:rPr>
                <w:rFonts w:ascii="Calibri" w:hAnsi="Calibri"/>
              </w:rPr>
            </w:pPr>
            <w:r w:rsidRPr="00B869B9">
              <w:rPr>
                <w:rFonts w:ascii="Calibri" w:hAnsi="Calibri"/>
              </w:rPr>
              <w:t xml:space="preserve">Date of </w:t>
            </w:r>
            <w:r w:rsidR="00547725" w:rsidRPr="00B869B9">
              <w:rPr>
                <w:rFonts w:ascii="Calibri" w:hAnsi="Calibri"/>
              </w:rPr>
              <w:t>E</w:t>
            </w:r>
            <w:r w:rsidRPr="00B869B9">
              <w:rPr>
                <w:rFonts w:ascii="Calibri" w:hAnsi="Calibri"/>
              </w:rPr>
              <w:t>xpiration of Digital Refrigerant Scale Calibration</w:t>
            </w:r>
          </w:p>
        </w:tc>
        <w:tc>
          <w:tcPr>
            <w:tcW w:w="2500" w:type="pct"/>
            <w:vAlign w:val="center"/>
          </w:tcPr>
          <w:p w14:paraId="308B2775" w14:textId="77777777" w:rsidR="0050295C" w:rsidRPr="00B869B9" w:rsidRDefault="0050295C" w:rsidP="00304C24">
            <w:pPr>
              <w:keepNext/>
              <w:rPr>
                <w:rFonts w:ascii="Calibri" w:hAnsi="Calibri"/>
              </w:rPr>
            </w:pPr>
            <w:r w:rsidRPr="00B869B9">
              <w:rPr>
                <w:rFonts w:ascii="Calibri" w:hAnsi="Calibri"/>
              </w:rPr>
              <w:t>&lt;&lt;user input: date of calibration expiration: use validated date format&gt;&gt;</w:t>
            </w:r>
          </w:p>
        </w:tc>
      </w:tr>
      <w:tr w:rsidR="0050295C" w:rsidRPr="00B869B9" w14:paraId="308B277A" w14:textId="77777777" w:rsidTr="00304C24">
        <w:trPr>
          <w:cantSplit/>
          <w:trHeight w:val="432"/>
        </w:trPr>
        <w:tc>
          <w:tcPr>
            <w:tcW w:w="253" w:type="pct"/>
            <w:vAlign w:val="center"/>
          </w:tcPr>
          <w:p w14:paraId="308B2777" w14:textId="77777777" w:rsidR="0050295C" w:rsidRPr="00B869B9" w:rsidRDefault="0050295C" w:rsidP="00304C24">
            <w:pPr>
              <w:keepNext/>
              <w:rPr>
                <w:rFonts w:ascii="Calibri" w:hAnsi="Calibri"/>
              </w:rPr>
            </w:pPr>
            <w:r w:rsidRPr="00B869B9">
              <w:rPr>
                <w:rFonts w:ascii="Calibri" w:hAnsi="Calibri"/>
              </w:rPr>
              <w:t>02</w:t>
            </w:r>
          </w:p>
        </w:tc>
        <w:tc>
          <w:tcPr>
            <w:tcW w:w="2247" w:type="pct"/>
            <w:vAlign w:val="center"/>
          </w:tcPr>
          <w:p w14:paraId="308B2778" w14:textId="16889FFD" w:rsidR="0050295C" w:rsidRPr="00B869B9" w:rsidRDefault="0050295C" w:rsidP="00D618CC">
            <w:pPr>
              <w:keepNext/>
              <w:spacing w:after="60"/>
              <w:rPr>
                <w:rFonts w:ascii="Calibri" w:hAnsi="Calibri"/>
              </w:rPr>
            </w:pPr>
            <w:r w:rsidRPr="00B869B9">
              <w:rPr>
                <w:rFonts w:ascii="Calibri" w:hAnsi="Calibri"/>
              </w:rPr>
              <w:t>Date of Digital Thermometer and Temperature Sensor Calibration</w:t>
            </w:r>
          </w:p>
        </w:tc>
        <w:tc>
          <w:tcPr>
            <w:tcW w:w="2500" w:type="pct"/>
            <w:vAlign w:val="center"/>
          </w:tcPr>
          <w:p w14:paraId="308B2779" w14:textId="77777777" w:rsidR="0050295C" w:rsidRPr="00B869B9" w:rsidRDefault="0050295C" w:rsidP="00304C24">
            <w:pPr>
              <w:keepNext/>
              <w:rPr>
                <w:rFonts w:ascii="Calibri" w:hAnsi="Calibri"/>
              </w:rPr>
            </w:pPr>
            <w:r w:rsidRPr="00B869B9">
              <w:rPr>
                <w:rFonts w:ascii="Calibri" w:hAnsi="Calibri"/>
              </w:rPr>
              <w:t>&lt;&lt;user input: date of calibration: use validated date format&gt;&gt;</w:t>
            </w:r>
          </w:p>
        </w:tc>
      </w:tr>
      <w:tr w:rsidR="0050295C" w:rsidRPr="00B869B9" w14:paraId="308B2781" w14:textId="77777777" w:rsidTr="00304C24">
        <w:trPr>
          <w:cantSplit/>
          <w:trHeight w:val="432"/>
        </w:trPr>
        <w:tc>
          <w:tcPr>
            <w:tcW w:w="253" w:type="pct"/>
            <w:vAlign w:val="center"/>
          </w:tcPr>
          <w:p w14:paraId="308B277B" w14:textId="77777777" w:rsidR="0050295C" w:rsidRPr="00B869B9" w:rsidRDefault="0050295C" w:rsidP="00304C24">
            <w:pPr>
              <w:keepNext/>
              <w:rPr>
                <w:rFonts w:ascii="Calibri" w:hAnsi="Calibri"/>
              </w:rPr>
            </w:pPr>
            <w:r w:rsidRPr="00B869B9">
              <w:rPr>
                <w:rFonts w:ascii="Calibri" w:hAnsi="Calibri"/>
              </w:rPr>
              <w:t>03</w:t>
            </w:r>
          </w:p>
        </w:tc>
        <w:tc>
          <w:tcPr>
            <w:tcW w:w="2247" w:type="pct"/>
            <w:vAlign w:val="center"/>
          </w:tcPr>
          <w:p w14:paraId="308B277C" w14:textId="126E6C9A" w:rsidR="0050295C" w:rsidRPr="00B869B9" w:rsidRDefault="0050295C" w:rsidP="00304C24">
            <w:pPr>
              <w:keepNext/>
              <w:spacing w:after="60"/>
              <w:rPr>
                <w:rFonts w:ascii="Calibri" w:hAnsi="Calibri"/>
              </w:rPr>
            </w:pPr>
            <w:r w:rsidRPr="00B869B9">
              <w:rPr>
                <w:rFonts w:ascii="Calibri" w:hAnsi="Calibri"/>
              </w:rPr>
              <w:t>Digital Refrigerant Scale Calibration Status</w:t>
            </w:r>
          </w:p>
        </w:tc>
        <w:tc>
          <w:tcPr>
            <w:tcW w:w="2500" w:type="pct"/>
            <w:vAlign w:val="center"/>
          </w:tcPr>
          <w:p w14:paraId="308B277D" w14:textId="21FCFEF5" w:rsidR="0050295C" w:rsidRPr="00B869B9" w:rsidRDefault="0050295C" w:rsidP="00304C24">
            <w:pPr>
              <w:keepNext/>
              <w:rPr>
                <w:rFonts w:ascii="Calibri" w:hAnsi="Calibri"/>
              </w:rPr>
            </w:pPr>
            <w:r w:rsidRPr="00B869B9">
              <w:rPr>
                <w:rFonts w:ascii="Calibri" w:hAnsi="Calibri"/>
              </w:rPr>
              <w:t>&lt;&lt;if A1</w:t>
            </w:r>
            <w:r w:rsidR="002B4937" w:rsidRPr="00B869B9">
              <w:rPr>
                <w:rFonts w:ascii="Calibri" w:hAnsi="Calibri"/>
              </w:rPr>
              <w:t>4</w:t>
            </w:r>
            <w:r w:rsidRPr="00B869B9">
              <w:rPr>
                <w:rFonts w:ascii="Calibri" w:hAnsi="Calibri"/>
              </w:rPr>
              <w:t xml:space="preserve"> compared to B01 is beyond the expiration date, then display text:  </w:t>
            </w:r>
          </w:p>
          <w:p w14:paraId="308B277E" w14:textId="77777777" w:rsidR="0050295C" w:rsidRPr="00B869B9" w:rsidRDefault="0050295C" w:rsidP="00304C24">
            <w:pPr>
              <w:keepNext/>
              <w:rPr>
                <w:rFonts w:ascii="Calibri" w:hAnsi="Calibri"/>
              </w:rPr>
            </w:pPr>
            <w:r w:rsidRPr="00B869B9">
              <w:rPr>
                <w:rFonts w:ascii="Calibri" w:hAnsi="Calibri"/>
              </w:rPr>
              <w:t>"Digital Refrigerant Scale requires calibration (do not proceed)";</w:t>
            </w:r>
          </w:p>
          <w:p w14:paraId="308B277F" w14:textId="01CDB069" w:rsidR="0050295C" w:rsidRPr="00B869B9" w:rsidRDefault="0050295C" w:rsidP="00304C24">
            <w:pPr>
              <w:keepNext/>
              <w:rPr>
                <w:rFonts w:ascii="Calibri" w:hAnsi="Calibri"/>
              </w:rPr>
            </w:pPr>
            <w:r w:rsidRPr="00B869B9">
              <w:rPr>
                <w:rFonts w:ascii="Calibri" w:hAnsi="Calibri"/>
              </w:rPr>
              <w:t>elseif A1</w:t>
            </w:r>
            <w:r w:rsidR="002B4937" w:rsidRPr="00B869B9">
              <w:rPr>
                <w:rFonts w:ascii="Calibri" w:hAnsi="Calibri"/>
              </w:rPr>
              <w:t>4</w:t>
            </w:r>
            <w:r w:rsidRPr="00B869B9">
              <w:rPr>
                <w:rFonts w:ascii="Calibri" w:hAnsi="Calibri"/>
              </w:rPr>
              <w:t xml:space="preserve"> compared to B01 is within the valid calibration period;  then display text:</w:t>
            </w:r>
          </w:p>
          <w:p w14:paraId="308B2780" w14:textId="77777777" w:rsidR="0050295C" w:rsidRPr="00B869B9" w:rsidRDefault="0050295C" w:rsidP="00304C24">
            <w:pPr>
              <w:keepNext/>
              <w:rPr>
                <w:rFonts w:ascii="Calibri" w:hAnsi="Calibri"/>
              </w:rPr>
            </w:pPr>
            <w:r w:rsidRPr="00B869B9">
              <w:rPr>
                <w:rFonts w:ascii="Calibri" w:hAnsi="Calibri"/>
              </w:rPr>
              <w:t>"calibration is current"&gt;&gt;</w:t>
            </w:r>
          </w:p>
        </w:tc>
      </w:tr>
      <w:tr w:rsidR="0050295C" w:rsidRPr="00B869B9" w14:paraId="308B2789" w14:textId="77777777" w:rsidTr="00304C24">
        <w:trPr>
          <w:cantSplit/>
          <w:trHeight w:val="432"/>
        </w:trPr>
        <w:tc>
          <w:tcPr>
            <w:tcW w:w="253" w:type="pct"/>
            <w:vAlign w:val="center"/>
          </w:tcPr>
          <w:p w14:paraId="308B2782" w14:textId="77777777" w:rsidR="0050295C" w:rsidRPr="00B869B9" w:rsidRDefault="0050295C" w:rsidP="00304C24">
            <w:pPr>
              <w:keepNext/>
              <w:rPr>
                <w:rFonts w:ascii="Calibri" w:hAnsi="Calibri"/>
              </w:rPr>
            </w:pPr>
            <w:r w:rsidRPr="00B869B9">
              <w:rPr>
                <w:rFonts w:ascii="Calibri" w:hAnsi="Calibri"/>
              </w:rPr>
              <w:t>04</w:t>
            </w:r>
          </w:p>
        </w:tc>
        <w:tc>
          <w:tcPr>
            <w:tcW w:w="2247" w:type="pct"/>
            <w:vAlign w:val="center"/>
          </w:tcPr>
          <w:p w14:paraId="308B2783" w14:textId="3149128F" w:rsidR="0050295C" w:rsidRPr="00B869B9" w:rsidRDefault="0050295C" w:rsidP="00304C24">
            <w:pPr>
              <w:keepNext/>
              <w:spacing w:after="60"/>
              <w:rPr>
                <w:rFonts w:ascii="Calibri" w:hAnsi="Calibri"/>
              </w:rPr>
            </w:pPr>
            <w:r w:rsidRPr="00B869B9">
              <w:rPr>
                <w:rFonts w:ascii="Calibri" w:hAnsi="Calibri"/>
              </w:rPr>
              <w:t>Digital Thermocouple Calibration Status</w:t>
            </w:r>
          </w:p>
        </w:tc>
        <w:tc>
          <w:tcPr>
            <w:tcW w:w="2500" w:type="pct"/>
            <w:vAlign w:val="center"/>
          </w:tcPr>
          <w:p w14:paraId="308B2784" w14:textId="4AF5507C" w:rsidR="0050295C" w:rsidRPr="00B869B9" w:rsidRDefault="0050295C" w:rsidP="00304C24">
            <w:pPr>
              <w:keepNext/>
              <w:rPr>
                <w:rFonts w:ascii="Calibri" w:hAnsi="Calibri"/>
              </w:rPr>
            </w:pPr>
            <w:r w:rsidRPr="00B869B9">
              <w:rPr>
                <w:rFonts w:ascii="Calibri" w:hAnsi="Calibri"/>
              </w:rPr>
              <w:t>&lt;&lt;if A1</w:t>
            </w:r>
            <w:r w:rsidR="002B4937" w:rsidRPr="00B869B9">
              <w:rPr>
                <w:rFonts w:ascii="Calibri" w:hAnsi="Calibri"/>
              </w:rPr>
              <w:t>4</w:t>
            </w:r>
            <w:r w:rsidRPr="00B869B9">
              <w:rPr>
                <w:rFonts w:ascii="Calibri" w:hAnsi="Calibri"/>
              </w:rPr>
              <w:t xml:space="preserve"> compared to B02 is greater than one month, then display text:  </w:t>
            </w:r>
          </w:p>
          <w:p w14:paraId="308B2785" w14:textId="77777777" w:rsidR="0050295C" w:rsidRPr="00B869B9" w:rsidRDefault="0050295C" w:rsidP="00304C24">
            <w:pPr>
              <w:keepNext/>
              <w:rPr>
                <w:rFonts w:ascii="Calibri" w:hAnsi="Calibri"/>
              </w:rPr>
            </w:pPr>
            <w:r w:rsidRPr="00B869B9">
              <w:rPr>
                <w:rFonts w:ascii="Calibri" w:hAnsi="Calibri"/>
              </w:rPr>
              <w:t>"Digital Thermocouple Gauge requires Calibration (do not proceed)"</w:t>
            </w:r>
          </w:p>
          <w:p w14:paraId="308B2786" w14:textId="77777777" w:rsidR="0050295C" w:rsidRPr="00B869B9" w:rsidRDefault="0050295C" w:rsidP="00304C24">
            <w:pPr>
              <w:keepNext/>
              <w:rPr>
                <w:rFonts w:ascii="Calibri" w:hAnsi="Calibri"/>
              </w:rPr>
            </w:pPr>
          </w:p>
          <w:p w14:paraId="308B2787" w14:textId="401D828F" w:rsidR="0050295C" w:rsidRPr="00B869B9" w:rsidRDefault="0050295C" w:rsidP="00304C24">
            <w:pPr>
              <w:keepNext/>
              <w:rPr>
                <w:rFonts w:ascii="Calibri" w:hAnsi="Calibri"/>
              </w:rPr>
            </w:pPr>
            <w:r w:rsidRPr="00B869B9">
              <w:rPr>
                <w:rFonts w:ascii="Calibri" w:hAnsi="Calibri"/>
              </w:rPr>
              <w:t>elseif A1</w:t>
            </w:r>
            <w:r w:rsidR="002B4937" w:rsidRPr="00B869B9">
              <w:rPr>
                <w:rFonts w:ascii="Calibri" w:hAnsi="Calibri"/>
              </w:rPr>
              <w:t>4</w:t>
            </w:r>
            <w:r w:rsidRPr="00B869B9">
              <w:rPr>
                <w:rFonts w:ascii="Calibri" w:hAnsi="Calibri"/>
              </w:rPr>
              <w:t xml:space="preserve"> compared to B01 is ≥ 0 and </w:t>
            </w:r>
            <w:r w:rsidR="005901B9" w:rsidRPr="00B869B9">
              <w:rPr>
                <w:rFonts w:ascii="Calibri" w:hAnsi="Calibri"/>
              </w:rPr>
              <w:t xml:space="preserve">≤ </w:t>
            </w:r>
            <w:r w:rsidRPr="00B869B9">
              <w:rPr>
                <w:rFonts w:ascii="Calibri" w:hAnsi="Calibri"/>
              </w:rPr>
              <w:t>one month;  then display text:</w:t>
            </w:r>
          </w:p>
          <w:p w14:paraId="308B2788" w14:textId="77777777" w:rsidR="0050295C" w:rsidRPr="00B869B9" w:rsidRDefault="0050295C" w:rsidP="00304C24">
            <w:pPr>
              <w:keepNext/>
              <w:rPr>
                <w:rFonts w:ascii="Calibri" w:hAnsi="Calibri"/>
              </w:rPr>
            </w:pPr>
            <w:r w:rsidRPr="00B869B9">
              <w:rPr>
                <w:rFonts w:ascii="Calibri" w:hAnsi="Calibri"/>
              </w:rPr>
              <w:t>"calibration is current"&gt;&gt;</w:t>
            </w:r>
          </w:p>
        </w:tc>
      </w:tr>
    </w:tbl>
    <w:p w14:paraId="308B278A" w14:textId="77777777" w:rsidR="0050295C" w:rsidRPr="00B869B9"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53"/>
        <w:gridCol w:w="5397"/>
      </w:tblGrid>
      <w:tr w:rsidR="00D6306D" w:rsidRPr="00B869B9" w14:paraId="308B278D" w14:textId="77777777" w:rsidTr="00D6306D">
        <w:trPr>
          <w:trHeight w:val="233"/>
        </w:trPr>
        <w:tc>
          <w:tcPr>
            <w:tcW w:w="5000" w:type="pct"/>
            <w:gridSpan w:val="3"/>
          </w:tcPr>
          <w:p w14:paraId="308B278B" w14:textId="3625C5BD" w:rsidR="00D6306D" w:rsidRPr="00B869B9" w:rsidRDefault="00D6306D" w:rsidP="00D6306D">
            <w:pPr>
              <w:keepNext/>
              <w:rPr>
                <w:rFonts w:ascii="Calibri" w:hAnsi="Calibri"/>
                <w:b/>
              </w:rPr>
            </w:pPr>
            <w:r w:rsidRPr="00B869B9">
              <w:rPr>
                <w:rFonts w:ascii="Calibri" w:hAnsi="Calibri"/>
                <w:b/>
              </w:rPr>
              <w:t>C. Measurement Access Hole (MAH) Verification</w:t>
            </w:r>
          </w:p>
          <w:p w14:paraId="308B278C" w14:textId="69CAF75A" w:rsidR="00D6306D" w:rsidRPr="00B869B9" w:rsidRDefault="00D6306D" w:rsidP="00D6306D">
            <w:pPr>
              <w:keepNext/>
            </w:pPr>
            <w:r w:rsidRPr="00B869B9">
              <w:rPr>
                <w:rFonts w:ascii="Calibri" w:hAnsi="Calibri"/>
                <w:sz w:val="18"/>
              </w:rPr>
              <w:t>Procedures for installing MAH are specified in Reference Residential Appendix RA3.2.2.3</w:t>
            </w:r>
            <w:r w:rsidR="004E758C" w:rsidRPr="00B869B9">
              <w:rPr>
                <w:rFonts w:ascii="Calibri" w:hAnsi="Calibri"/>
                <w:sz w:val="18"/>
              </w:rPr>
              <w:t>.</w:t>
            </w:r>
          </w:p>
        </w:tc>
      </w:tr>
      <w:tr w:rsidR="00D6306D" w:rsidRPr="00B869B9" w14:paraId="308B2796" w14:textId="77777777" w:rsidTr="002B7DA5">
        <w:trPr>
          <w:trHeight w:val="233"/>
        </w:trPr>
        <w:tc>
          <w:tcPr>
            <w:tcW w:w="204" w:type="pct"/>
            <w:vAlign w:val="center"/>
          </w:tcPr>
          <w:p w14:paraId="308B278E" w14:textId="77777777" w:rsidR="00D6306D" w:rsidRPr="00B869B9" w:rsidRDefault="00D6306D" w:rsidP="00547725">
            <w:pPr>
              <w:pStyle w:val="IndexHeading"/>
              <w:keepNext/>
              <w:ind w:left="-115"/>
              <w:jc w:val="center"/>
              <w:rPr>
                <w:rFonts w:ascii="Calibri" w:hAnsi="Calibri"/>
                <w:b w:val="0"/>
                <w:bCs/>
              </w:rPr>
            </w:pPr>
            <w:r w:rsidRPr="00B869B9">
              <w:rPr>
                <w:rFonts w:ascii="Calibri" w:hAnsi="Calibri"/>
                <w:b w:val="0"/>
                <w:bCs/>
              </w:rPr>
              <w:t>01</w:t>
            </w:r>
          </w:p>
        </w:tc>
        <w:tc>
          <w:tcPr>
            <w:tcW w:w="2295" w:type="pct"/>
            <w:vAlign w:val="center"/>
          </w:tcPr>
          <w:p w14:paraId="308B278F" w14:textId="5B59BDC8" w:rsidR="00D6306D" w:rsidRPr="00B869B9" w:rsidRDefault="00D6306D" w:rsidP="00547725">
            <w:pPr>
              <w:keepNext/>
              <w:rPr>
                <w:rFonts w:ascii="Calibri" w:hAnsi="Calibri"/>
              </w:rPr>
            </w:pPr>
            <w:r w:rsidRPr="00B869B9">
              <w:rPr>
                <w:rFonts w:ascii="Calibri" w:hAnsi="Calibri"/>
              </w:rPr>
              <w:t xml:space="preserve">Method </w:t>
            </w:r>
            <w:r w:rsidR="00547725" w:rsidRPr="00B869B9">
              <w:rPr>
                <w:rFonts w:ascii="Calibri" w:hAnsi="Calibri"/>
              </w:rPr>
              <w:t>U</w:t>
            </w:r>
            <w:r w:rsidRPr="00B869B9">
              <w:rPr>
                <w:rFonts w:ascii="Calibri" w:hAnsi="Calibri"/>
              </w:rPr>
              <w:t xml:space="preserve">sed to </w:t>
            </w:r>
            <w:r w:rsidR="00547725" w:rsidRPr="00B869B9">
              <w:rPr>
                <w:rFonts w:ascii="Calibri" w:hAnsi="Calibri"/>
              </w:rPr>
              <w:t>D</w:t>
            </w:r>
            <w:r w:rsidRPr="00B869B9">
              <w:rPr>
                <w:rFonts w:ascii="Calibri" w:hAnsi="Calibri"/>
              </w:rPr>
              <w:t xml:space="preserve">emonstrate </w:t>
            </w:r>
            <w:r w:rsidR="00547725" w:rsidRPr="00B869B9">
              <w:rPr>
                <w:rFonts w:ascii="Calibri" w:hAnsi="Calibri"/>
              </w:rPr>
              <w:t>C</w:t>
            </w:r>
            <w:r w:rsidRPr="00B869B9">
              <w:rPr>
                <w:rFonts w:ascii="Calibri" w:hAnsi="Calibri"/>
              </w:rPr>
              <w:t xml:space="preserve">ompliance with the Measurement Access Hole (MAH) </w:t>
            </w:r>
            <w:r w:rsidR="00547725" w:rsidRPr="00B869B9">
              <w:rPr>
                <w:rFonts w:ascii="Calibri" w:hAnsi="Calibri"/>
              </w:rPr>
              <w:t>R</w:t>
            </w:r>
            <w:r w:rsidRPr="00B869B9">
              <w:rPr>
                <w:rFonts w:ascii="Calibri" w:hAnsi="Calibri"/>
              </w:rPr>
              <w:t>equirement</w:t>
            </w:r>
          </w:p>
        </w:tc>
        <w:tc>
          <w:tcPr>
            <w:tcW w:w="2501" w:type="pct"/>
          </w:tcPr>
          <w:p w14:paraId="308B2790" w14:textId="5459AD25" w:rsidR="0051444E" w:rsidRPr="00B869B9" w:rsidRDefault="00D6306D" w:rsidP="00D6306D">
            <w:pPr>
              <w:pStyle w:val="Header"/>
              <w:keepNext/>
              <w:tabs>
                <w:tab w:val="clear" w:pos="4320"/>
                <w:tab w:val="clear" w:pos="8640"/>
              </w:tabs>
              <w:rPr>
                <w:rFonts w:ascii="Calibri" w:hAnsi="Calibri"/>
              </w:rPr>
            </w:pPr>
            <w:r w:rsidRPr="00B869B9">
              <w:rPr>
                <w:rFonts w:ascii="Calibri" w:hAnsi="Calibri"/>
              </w:rPr>
              <w:t>&lt;&lt;</w:t>
            </w:r>
            <w:r w:rsidR="0051444E" w:rsidRPr="00B869B9">
              <w:rPr>
                <w:rFonts w:ascii="Calibri" w:hAnsi="Calibri"/>
                <w:sz w:val="16"/>
                <w:szCs w:val="16"/>
              </w:rPr>
              <w:t>if A1</w:t>
            </w:r>
            <w:r w:rsidR="002B4937" w:rsidRPr="00B869B9">
              <w:rPr>
                <w:rFonts w:ascii="Calibri" w:hAnsi="Calibri"/>
                <w:sz w:val="16"/>
                <w:szCs w:val="16"/>
              </w:rPr>
              <w:t>2</w:t>
            </w:r>
            <w:r w:rsidR="0051444E" w:rsidRPr="00B869B9">
              <w:rPr>
                <w:rFonts w:ascii="Calibri" w:hAnsi="Calibri"/>
                <w:sz w:val="16"/>
                <w:szCs w:val="16"/>
              </w:rPr>
              <w:t>=no, then display result=</w:t>
            </w:r>
            <w:r w:rsidR="0051444E" w:rsidRPr="00B869B9">
              <w:rPr>
                <w:rFonts w:ascii="Calibri" w:hAnsi="Calibri"/>
                <w:b/>
                <w:sz w:val="16"/>
                <w:szCs w:val="16"/>
              </w:rPr>
              <w:t>The airflow rate measurement procedures in RA3.3 or RA</w:t>
            </w:r>
            <w:r w:rsidR="00691241" w:rsidRPr="00B869B9">
              <w:rPr>
                <w:rFonts w:ascii="Calibri" w:hAnsi="Calibri"/>
                <w:b/>
                <w:sz w:val="16"/>
                <w:szCs w:val="16"/>
              </w:rPr>
              <w:t>3.3.3</w:t>
            </w:r>
            <w:r w:rsidR="0051444E" w:rsidRPr="00B869B9">
              <w:rPr>
                <w:rFonts w:ascii="Calibri" w:hAnsi="Calibri"/>
                <w:b/>
                <w:sz w:val="16"/>
                <w:szCs w:val="16"/>
              </w:rPr>
              <w:t xml:space="preserve"> are not applicable to this system, therefore compliance shall use HERS Rater observation </w:t>
            </w:r>
            <w:r w:rsidR="008B5BFD" w:rsidRPr="00B869B9">
              <w:rPr>
                <w:rFonts w:ascii="Calibri" w:hAnsi="Calibri"/>
                <w:b/>
                <w:sz w:val="16"/>
                <w:szCs w:val="16"/>
              </w:rPr>
              <w:t xml:space="preserve">(RA3.2.3.2) </w:t>
            </w:r>
            <w:r w:rsidR="0051444E" w:rsidRPr="00B869B9">
              <w:rPr>
                <w:rFonts w:ascii="Calibri" w:hAnsi="Calibri"/>
                <w:b/>
                <w:sz w:val="16"/>
                <w:szCs w:val="16"/>
              </w:rPr>
              <w:t>of the installer's weigh-in charging procedure</w:t>
            </w:r>
            <w:r w:rsidR="008B5BFD" w:rsidRPr="00B869B9">
              <w:rPr>
                <w:rFonts w:ascii="Calibri" w:hAnsi="Calibri"/>
                <w:b/>
                <w:sz w:val="16"/>
                <w:szCs w:val="16"/>
              </w:rPr>
              <w:t>(RA3.2.3.1)</w:t>
            </w:r>
            <w:r w:rsidR="00B63296" w:rsidRPr="00B869B9">
              <w:rPr>
                <w:rFonts w:ascii="Calibri" w:hAnsi="Calibri"/>
                <w:b/>
                <w:sz w:val="16"/>
                <w:szCs w:val="16"/>
              </w:rPr>
              <w:t>; and compliance with MAH installation shall not be required.</w:t>
            </w:r>
          </w:p>
          <w:p w14:paraId="308B2791" w14:textId="77777777" w:rsidR="0051444E" w:rsidRPr="00B869B9" w:rsidRDefault="0051444E" w:rsidP="00D6306D">
            <w:pPr>
              <w:pStyle w:val="Header"/>
              <w:keepNext/>
              <w:tabs>
                <w:tab w:val="clear" w:pos="4320"/>
                <w:tab w:val="clear" w:pos="8640"/>
              </w:tabs>
              <w:rPr>
                <w:rFonts w:ascii="Calibri" w:hAnsi="Calibri"/>
              </w:rPr>
            </w:pPr>
          </w:p>
          <w:p w14:paraId="308B2792" w14:textId="77777777" w:rsidR="00D6306D" w:rsidRPr="00B869B9" w:rsidRDefault="00B63296" w:rsidP="00D6306D">
            <w:pPr>
              <w:pStyle w:val="Header"/>
              <w:keepNext/>
              <w:tabs>
                <w:tab w:val="clear" w:pos="4320"/>
                <w:tab w:val="clear" w:pos="8640"/>
              </w:tabs>
              <w:rPr>
                <w:rFonts w:ascii="Calibri" w:hAnsi="Calibri"/>
              </w:rPr>
            </w:pPr>
            <w:r w:rsidRPr="00B869B9">
              <w:rPr>
                <w:rFonts w:ascii="Calibri" w:hAnsi="Calibri"/>
              </w:rPr>
              <w:t xml:space="preserve">else, </w:t>
            </w:r>
            <w:r w:rsidR="00D6306D" w:rsidRPr="00B869B9">
              <w:rPr>
                <w:rFonts w:ascii="Calibri" w:hAnsi="Calibri"/>
              </w:rPr>
              <w:t xml:space="preserve">user select one of the options from list: </w:t>
            </w:r>
          </w:p>
          <w:p w14:paraId="308B2793" w14:textId="77777777" w:rsidR="00D6306D" w:rsidRPr="00B869B9" w:rsidRDefault="00D6306D" w:rsidP="00D6306D">
            <w:pPr>
              <w:pStyle w:val="Header"/>
              <w:keepNext/>
              <w:numPr>
                <w:ilvl w:val="0"/>
                <w:numId w:val="23"/>
              </w:numPr>
              <w:tabs>
                <w:tab w:val="clear" w:pos="4320"/>
                <w:tab w:val="clear" w:pos="8640"/>
              </w:tabs>
              <w:rPr>
                <w:rFonts w:ascii="Calibri" w:hAnsi="Calibri"/>
              </w:rPr>
            </w:pPr>
            <w:r w:rsidRPr="00B869B9">
              <w:rPr>
                <w:rFonts w:ascii="Calibri" w:hAnsi="Calibri"/>
              </w:rPr>
              <w:t xml:space="preserve">"MAH installed and labeled consistent with Figure 3.2-1"; or </w:t>
            </w:r>
          </w:p>
          <w:p w14:paraId="308B2794" w14:textId="77777777" w:rsidR="00D6306D" w:rsidRPr="00B869B9" w:rsidRDefault="00D6306D" w:rsidP="00D6306D">
            <w:pPr>
              <w:pStyle w:val="Header"/>
              <w:keepNext/>
              <w:numPr>
                <w:ilvl w:val="0"/>
                <w:numId w:val="23"/>
              </w:numPr>
              <w:tabs>
                <w:tab w:val="clear" w:pos="4320"/>
                <w:tab w:val="clear" w:pos="8640"/>
              </w:tabs>
              <w:rPr>
                <w:rFonts w:ascii="Calibri" w:hAnsi="Calibri"/>
              </w:rPr>
            </w:pPr>
            <w:r w:rsidRPr="00B869B9">
              <w:rPr>
                <w:rFonts w:ascii="Calibri" w:hAnsi="Calibri"/>
              </w:rPr>
              <w:t>"Return side of system is located entirely within conditioned space such that an accurate return air dry-bulb temperature can be taken at the return grille"; or</w:t>
            </w:r>
          </w:p>
          <w:p w14:paraId="308B2795" w14:textId="77777777" w:rsidR="00D6306D" w:rsidRPr="00B869B9" w:rsidRDefault="00D6306D" w:rsidP="00D6306D">
            <w:pPr>
              <w:pStyle w:val="ListParagraph"/>
              <w:keepNext/>
              <w:numPr>
                <w:ilvl w:val="0"/>
                <w:numId w:val="23"/>
              </w:numPr>
              <w:rPr>
                <w:rFonts w:ascii="Calibri" w:hAnsi="Calibri"/>
              </w:rPr>
            </w:pPr>
            <w:r w:rsidRPr="00B869B9">
              <w:rPr>
                <w:rFonts w:ascii="Calibri" w:hAnsi="Calibri"/>
              </w:rPr>
              <w:t>"MAH cannot be installed consistent with Figure 3.2-1.  An alternative location has been provided and clearly labeled"&gt;&gt;</w:t>
            </w:r>
          </w:p>
        </w:tc>
      </w:tr>
    </w:tbl>
    <w:p w14:paraId="308B2797" w14:textId="77777777" w:rsidR="00D6306D" w:rsidRPr="00B869B9" w:rsidRDefault="00D6306D" w:rsidP="00D6306D"/>
    <w:p w14:paraId="308B27B1" w14:textId="514D96EC" w:rsidR="00D6306D" w:rsidRPr="00B869B9" w:rsidRDefault="001D2187">
      <w:r w:rsidRPr="00B869B9">
        <w:t xml:space="preserve">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F3506A" w:rsidRPr="00B869B9" w14:paraId="0BB4D3C3" w14:textId="77777777" w:rsidTr="006F5438">
        <w:trPr>
          <w:cantSplit/>
        </w:trPr>
        <w:tc>
          <w:tcPr>
            <w:tcW w:w="10998" w:type="dxa"/>
            <w:gridSpan w:val="4"/>
          </w:tcPr>
          <w:p w14:paraId="6C131D61" w14:textId="67C62DD7" w:rsidR="00F3506A" w:rsidRPr="00B869B9" w:rsidRDefault="00F3506A" w:rsidP="006F5438">
            <w:pPr>
              <w:keepNext/>
              <w:rPr>
                <w:rFonts w:ascii="Calibri" w:hAnsi="Calibri"/>
                <w:b/>
              </w:rPr>
            </w:pPr>
            <w:r w:rsidRPr="00B869B9">
              <w:rPr>
                <w:rFonts w:ascii="Calibri" w:hAnsi="Calibri"/>
                <w:b/>
              </w:rPr>
              <w:lastRenderedPageBreak/>
              <w:t>D. Minimum System Airflow Rate Verification</w:t>
            </w:r>
          </w:p>
          <w:p w14:paraId="24B9EC8E" w14:textId="56CF994C" w:rsidR="00F3506A" w:rsidRPr="00B869B9" w:rsidRDefault="00EF2515" w:rsidP="006F5438">
            <w:pPr>
              <w:keepNext/>
              <w:rPr>
                <w:rFonts w:ascii="Calibri" w:hAnsi="Calibri"/>
                <w:sz w:val="18"/>
              </w:rPr>
            </w:pPr>
            <w:r w:rsidRPr="00B869B9">
              <w:rPr>
                <w:rFonts w:ascii="Calibri" w:hAnsi="Calibri"/>
                <w:sz w:val="18"/>
                <w:szCs w:val="18"/>
              </w:rPr>
              <w:t>&lt;&lt;Static Text - see the top&gt;&gt;</w:t>
            </w:r>
            <w:r w:rsidR="00F3506A" w:rsidRPr="00B869B9">
              <w:rPr>
                <w:rFonts w:ascii="Calibri" w:hAnsi="Calibri"/>
                <w:sz w:val="18"/>
              </w:rPr>
              <w:t>&lt;&lt;require 1 row of data for each indoor unit listed in the "HERS Verification Requirements for Duct Systems" table on the MCH-01&gt;</w:t>
            </w:r>
          </w:p>
        </w:tc>
      </w:tr>
      <w:tr w:rsidR="00F3506A" w:rsidRPr="00B869B9" w14:paraId="39276916" w14:textId="77777777" w:rsidTr="008919CA">
        <w:trPr>
          <w:cantSplit/>
          <w:trHeight w:val="305"/>
        </w:trPr>
        <w:tc>
          <w:tcPr>
            <w:tcW w:w="2808" w:type="dxa"/>
            <w:gridSpan w:val="2"/>
            <w:vAlign w:val="center"/>
          </w:tcPr>
          <w:p w14:paraId="332CA0F4"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01</w:t>
            </w:r>
          </w:p>
        </w:tc>
        <w:tc>
          <w:tcPr>
            <w:tcW w:w="3510" w:type="dxa"/>
          </w:tcPr>
          <w:p w14:paraId="5227848F"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02</w:t>
            </w:r>
          </w:p>
        </w:tc>
        <w:tc>
          <w:tcPr>
            <w:tcW w:w="4680" w:type="dxa"/>
            <w:vAlign w:val="center"/>
          </w:tcPr>
          <w:p w14:paraId="51154C92"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03</w:t>
            </w:r>
          </w:p>
        </w:tc>
      </w:tr>
      <w:tr w:rsidR="00F3506A" w:rsidRPr="00B869B9" w14:paraId="4CB3320E" w14:textId="77777777" w:rsidTr="008919CA">
        <w:trPr>
          <w:cantSplit/>
          <w:trHeight w:val="882"/>
        </w:trPr>
        <w:tc>
          <w:tcPr>
            <w:tcW w:w="2808" w:type="dxa"/>
            <w:gridSpan w:val="2"/>
            <w:tcBorders>
              <w:top w:val="nil"/>
            </w:tcBorders>
            <w:vAlign w:val="bottom"/>
          </w:tcPr>
          <w:p w14:paraId="37F747FC"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Indoor Unit Name or Description of Area Served</w:t>
            </w:r>
          </w:p>
        </w:tc>
        <w:tc>
          <w:tcPr>
            <w:tcW w:w="3510" w:type="dxa"/>
            <w:tcBorders>
              <w:top w:val="nil"/>
            </w:tcBorders>
            <w:vAlign w:val="bottom"/>
          </w:tcPr>
          <w:p w14:paraId="249163F8" w14:textId="77777777" w:rsidR="00F3506A" w:rsidRPr="00B869B9" w:rsidRDefault="00F3506A" w:rsidP="006F5438">
            <w:pPr>
              <w:keepNext/>
              <w:jc w:val="center"/>
              <w:rPr>
                <w:rFonts w:ascii="Calibri" w:hAnsi="Calibri"/>
                <w:sz w:val="18"/>
                <w:szCs w:val="18"/>
              </w:rPr>
            </w:pPr>
            <w:r w:rsidRPr="00B869B9">
              <w:rPr>
                <w:rFonts w:ascii="Calibri" w:hAnsi="Calibri"/>
              </w:rPr>
              <w:t>Minimum Required System Airflow Rate (cfm)</w:t>
            </w:r>
          </w:p>
        </w:tc>
        <w:tc>
          <w:tcPr>
            <w:tcW w:w="4680" w:type="dxa"/>
            <w:tcBorders>
              <w:top w:val="nil"/>
            </w:tcBorders>
            <w:vAlign w:val="bottom"/>
          </w:tcPr>
          <w:p w14:paraId="78B4D744"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System Airflow Rate Verification Status</w:t>
            </w:r>
          </w:p>
        </w:tc>
      </w:tr>
      <w:tr w:rsidR="00F3506A" w:rsidRPr="00B869B9" w14:paraId="06D5DFD8" w14:textId="77777777" w:rsidTr="008919CA">
        <w:trPr>
          <w:cantSplit/>
          <w:trHeight w:val="2816"/>
        </w:trPr>
        <w:tc>
          <w:tcPr>
            <w:tcW w:w="2808" w:type="dxa"/>
            <w:gridSpan w:val="2"/>
          </w:tcPr>
          <w:p w14:paraId="119421B9" w14:textId="77777777" w:rsidR="00F3506A" w:rsidRPr="00C847B0" w:rsidRDefault="00F3506A" w:rsidP="006F5438">
            <w:pPr>
              <w:keepNext/>
              <w:rPr>
                <w:rFonts w:ascii="Calibri" w:hAnsi="Calibri"/>
                <w:sz w:val="18"/>
                <w:szCs w:val="18"/>
              </w:rPr>
            </w:pPr>
            <w:r w:rsidRPr="00C847B0">
              <w:rPr>
                <w:rFonts w:ascii="Calibri" w:hAnsi="Calibri"/>
                <w:sz w:val="18"/>
                <w:szCs w:val="18"/>
              </w:rPr>
              <w:t>&lt;&lt;reference value from the "HERS Verification Requirements for Duct Systems" table on the MCH-01 for the "SC System Description of Area Served" value in A02&gt;&gt;</w:t>
            </w:r>
          </w:p>
        </w:tc>
        <w:tc>
          <w:tcPr>
            <w:tcW w:w="3510" w:type="dxa"/>
          </w:tcPr>
          <w:p w14:paraId="00D72F79" w14:textId="6C104B53" w:rsidR="00740FA2" w:rsidRPr="00C847B0" w:rsidRDefault="00F3506A" w:rsidP="00740FA2">
            <w:pPr>
              <w:keepNext/>
              <w:rPr>
                <w:rFonts w:ascii="Calibri" w:hAnsi="Calibri"/>
                <w:sz w:val="18"/>
                <w:szCs w:val="18"/>
              </w:rPr>
            </w:pPr>
            <w:r w:rsidRPr="00C847B0">
              <w:rPr>
                <w:rFonts w:ascii="Calibri" w:hAnsi="Calibri"/>
                <w:sz w:val="18"/>
                <w:szCs w:val="18"/>
              </w:rPr>
              <w:t>&lt;</w:t>
            </w:r>
            <w:r w:rsidR="00740FA2" w:rsidRPr="00C847B0">
              <w:rPr>
                <w:rFonts w:ascii="Calibri" w:hAnsi="Calibri"/>
                <w:sz w:val="18"/>
                <w:szCs w:val="18"/>
              </w:rPr>
              <w:t xml:space="preserve">&lt;if the </w:t>
            </w:r>
            <w:r w:rsidR="00F3470A" w:rsidRPr="00C847B0">
              <w:rPr>
                <w:rFonts w:ascii="Calibri" w:hAnsi="Calibri"/>
                <w:sz w:val="18"/>
                <w:szCs w:val="18"/>
              </w:rPr>
              <w:t>LMCI</w:t>
            </w:r>
            <w:r w:rsidR="00740FA2" w:rsidRPr="00C847B0">
              <w:rPr>
                <w:rFonts w:ascii="Calibri" w:hAnsi="Calibri"/>
                <w:sz w:val="18"/>
                <w:szCs w:val="18"/>
              </w:rPr>
              <w:t xml:space="preserve">-MCH-01 indicates a MCH-28 is required for alternate minimum airflow rate compliance, then text value in this field=Verification of Table </w:t>
            </w:r>
            <w:ins w:id="6" w:author="Alhabibi, Haider@Energy" w:date="2023-03-01T09:08:00Z">
              <w:r w:rsidR="00C847B0" w:rsidRPr="00C847B0">
                <w:rPr>
                  <w:rFonts w:ascii="Calibri" w:hAnsi="Calibri"/>
                  <w:sz w:val="18"/>
                  <w:szCs w:val="18"/>
                </w:rPr>
                <w:t xml:space="preserve">160.3 A or B </w:t>
              </w:r>
            </w:ins>
            <w:del w:id="7" w:author="Alhabibi, Haider@Energy" w:date="2023-03-01T09:08:00Z">
              <w:r w:rsidR="00740FA2" w:rsidRPr="00C847B0" w:rsidDel="00C847B0">
                <w:rPr>
                  <w:rFonts w:ascii="Calibri" w:hAnsi="Calibri"/>
                  <w:sz w:val="18"/>
                  <w:szCs w:val="18"/>
                </w:rPr>
                <w:delText xml:space="preserve">150.0-B or C </w:delText>
              </w:r>
            </w:del>
            <w:r w:rsidR="00740FA2" w:rsidRPr="00C847B0">
              <w:rPr>
                <w:rFonts w:ascii="Calibri" w:hAnsi="Calibri"/>
                <w:sz w:val="18"/>
                <w:szCs w:val="18"/>
              </w:rPr>
              <w:t xml:space="preserve">Alternative Return Duct Design Criteria is Required; </w:t>
            </w:r>
          </w:p>
          <w:p w14:paraId="7ADE797D" w14:textId="704661F7" w:rsidR="00F3506A" w:rsidRPr="00C847B0" w:rsidRDefault="00F3506A" w:rsidP="006F5438">
            <w:pPr>
              <w:keepNext/>
              <w:rPr>
                <w:rFonts w:ascii="Calibri" w:hAnsi="Calibri"/>
                <w:sz w:val="18"/>
                <w:szCs w:val="18"/>
              </w:rPr>
            </w:pPr>
            <w:r w:rsidRPr="00C847B0">
              <w:rPr>
                <w:rFonts w:ascii="Calibri" w:hAnsi="Calibri"/>
                <w:sz w:val="18"/>
                <w:szCs w:val="18"/>
              </w:rPr>
              <w:t xml:space="preserve">  </w:t>
            </w:r>
          </w:p>
          <w:p w14:paraId="73E2A2D1" w14:textId="5758ABF9" w:rsidR="00210F71" w:rsidRPr="00C847B0" w:rsidRDefault="00740FA2" w:rsidP="00210F71">
            <w:pPr>
              <w:keepNext/>
              <w:rPr>
                <w:rFonts w:ascii="Calibri" w:hAnsi="Calibri"/>
                <w:sz w:val="18"/>
                <w:szCs w:val="18"/>
              </w:rPr>
            </w:pPr>
            <w:r w:rsidRPr="00C847B0">
              <w:rPr>
                <w:rFonts w:ascii="Calibri" w:hAnsi="Calibri"/>
                <w:sz w:val="18"/>
                <w:szCs w:val="18"/>
              </w:rPr>
              <w:t xml:space="preserve">Else </w:t>
            </w:r>
            <w:r w:rsidR="00210F71" w:rsidRPr="00C847B0">
              <w:rPr>
                <w:rFonts w:ascii="Calibri" w:hAnsi="Calibri"/>
                <w:sz w:val="18"/>
                <w:szCs w:val="18"/>
              </w:rPr>
              <w:t xml:space="preserve">reference </w:t>
            </w:r>
            <w:r w:rsidRPr="00C847B0">
              <w:rPr>
                <w:rFonts w:ascii="Calibri" w:hAnsi="Calibri"/>
                <w:sz w:val="18"/>
                <w:szCs w:val="18"/>
              </w:rPr>
              <w:t xml:space="preserve">numeric xxxx </w:t>
            </w:r>
            <w:r w:rsidR="00210F71" w:rsidRPr="00C847B0">
              <w:rPr>
                <w:rFonts w:ascii="Calibri" w:hAnsi="Calibri"/>
                <w:sz w:val="18"/>
                <w:szCs w:val="18"/>
              </w:rPr>
              <w:t>value from applicable MCH-23 field for the indoor unit in E01 according to the following list:</w:t>
            </w:r>
          </w:p>
          <w:p w14:paraId="588D0F48" w14:textId="77777777" w:rsidR="00210F71" w:rsidRPr="00C847B0" w:rsidRDefault="00210F71" w:rsidP="00210F71">
            <w:pPr>
              <w:keepNext/>
              <w:rPr>
                <w:rFonts w:ascii="Calibri" w:hAnsi="Calibri"/>
                <w:sz w:val="18"/>
                <w:szCs w:val="18"/>
              </w:rPr>
            </w:pPr>
            <w:r w:rsidRPr="00C847B0">
              <w:rPr>
                <w:rFonts w:ascii="Calibri" w:hAnsi="Calibri"/>
                <w:sz w:val="18"/>
                <w:szCs w:val="18"/>
              </w:rPr>
              <w:t>MCH-23a  field D02</w:t>
            </w:r>
          </w:p>
          <w:p w14:paraId="3690119A" w14:textId="77777777" w:rsidR="00210F71" w:rsidRPr="00C847B0" w:rsidRDefault="00210F71" w:rsidP="00210F71">
            <w:pPr>
              <w:keepNext/>
              <w:rPr>
                <w:rFonts w:ascii="Calibri" w:hAnsi="Calibri"/>
                <w:sz w:val="18"/>
                <w:szCs w:val="18"/>
              </w:rPr>
            </w:pPr>
            <w:r w:rsidRPr="00C847B0">
              <w:rPr>
                <w:rFonts w:ascii="Calibri" w:hAnsi="Calibri"/>
                <w:sz w:val="18"/>
                <w:szCs w:val="18"/>
              </w:rPr>
              <w:t>MCH-23b  field E03</w:t>
            </w:r>
          </w:p>
          <w:p w14:paraId="50000F9F" w14:textId="77777777" w:rsidR="00210F71" w:rsidRPr="00C847B0" w:rsidRDefault="00210F71" w:rsidP="00210F71">
            <w:pPr>
              <w:keepNext/>
              <w:rPr>
                <w:rFonts w:ascii="Calibri" w:hAnsi="Calibri"/>
                <w:sz w:val="18"/>
                <w:szCs w:val="18"/>
              </w:rPr>
            </w:pPr>
            <w:r w:rsidRPr="00C847B0">
              <w:rPr>
                <w:rFonts w:ascii="Calibri" w:hAnsi="Calibri"/>
                <w:sz w:val="18"/>
                <w:szCs w:val="18"/>
              </w:rPr>
              <w:t>MCH-23c  field E02</w:t>
            </w:r>
          </w:p>
          <w:p w14:paraId="2D6415F6" w14:textId="77777777" w:rsidR="00210F71" w:rsidRPr="00C847B0" w:rsidRDefault="00210F71" w:rsidP="00210F71">
            <w:pPr>
              <w:keepNext/>
              <w:rPr>
                <w:rFonts w:ascii="Calibri" w:hAnsi="Calibri"/>
                <w:sz w:val="18"/>
                <w:szCs w:val="18"/>
              </w:rPr>
            </w:pPr>
            <w:r w:rsidRPr="00C847B0">
              <w:rPr>
                <w:rFonts w:ascii="Calibri" w:hAnsi="Calibri"/>
                <w:sz w:val="18"/>
                <w:szCs w:val="18"/>
              </w:rPr>
              <w:t>(MCH-23d is not applicable)</w:t>
            </w:r>
          </w:p>
          <w:p w14:paraId="73AB57FB" w14:textId="77777777" w:rsidR="00210F71" w:rsidRPr="00C847B0" w:rsidRDefault="00210F71" w:rsidP="00210F71">
            <w:pPr>
              <w:keepNext/>
              <w:rPr>
                <w:rFonts w:ascii="Calibri" w:hAnsi="Calibri"/>
                <w:sz w:val="18"/>
                <w:szCs w:val="18"/>
              </w:rPr>
            </w:pPr>
            <w:r w:rsidRPr="00C847B0">
              <w:rPr>
                <w:rFonts w:ascii="Calibri" w:hAnsi="Calibri"/>
                <w:sz w:val="18"/>
                <w:szCs w:val="18"/>
              </w:rPr>
              <w:t>MCH-23e  field D02</w:t>
            </w:r>
          </w:p>
          <w:p w14:paraId="0F5B1B51" w14:textId="77777777" w:rsidR="00210F71" w:rsidRPr="00C847B0" w:rsidRDefault="00210F71" w:rsidP="00210F71">
            <w:pPr>
              <w:keepNext/>
              <w:rPr>
                <w:rFonts w:ascii="Calibri" w:hAnsi="Calibri"/>
                <w:sz w:val="18"/>
                <w:szCs w:val="18"/>
              </w:rPr>
            </w:pPr>
            <w:r w:rsidRPr="00C847B0">
              <w:rPr>
                <w:rFonts w:ascii="Calibri" w:hAnsi="Calibri"/>
                <w:sz w:val="18"/>
                <w:szCs w:val="18"/>
              </w:rPr>
              <w:t>MCH-23f  field D02&gt;&gt;</w:t>
            </w:r>
          </w:p>
          <w:p w14:paraId="439A32C4" w14:textId="77777777" w:rsidR="00210F71" w:rsidRPr="00C847B0" w:rsidRDefault="00210F71" w:rsidP="006F5438">
            <w:pPr>
              <w:keepNext/>
              <w:rPr>
                <w:rFonts w:ascii="Calibri" w:hAnsi="Calibri"/>
                <w:sz w:val="18"/>
                <w:szCs w:val="18"/>
              </w:rPr>
            </w:pPr>
          </w:p>
          <w:p w14:paraId="4105B910" w14:textId="78521027" w:rsidR="00F3506A" w:rsidRPr="00C847B0" w:rsidRDefault="00F3506A" w:rsidP="006F5438">
            <w:pPr>
              <w:keepNext/>
              <w:rPr>
                <w:rFonts w:ascii="Calibri" w:hAnsi="Calibri"/>
                <w:sz w:val="18"/>
                <w:szCs w:val="18"/>
              </w:rPr>
            </w:pPr>
          </w:p>
        </w:tc>
        <w:tc>
          <w:tcPr>
            <w:tcW w:w="4680" w:type="dxa"/>
          </w:tcPr>
          <w:p w14:paraId="1FDB6705" w14:textId="77777777" w:rsidR="00F3506A" w:rsidRPr="00C847B0" w:rsidRDefault="00F3506A" w:rsidP="00F3506A">
            <w:pPr>
              <w:keepNext/>
              <w:spacing w:afterLines="60" w:after="144"/>
              <w:rPr>
                <w:rFonts w:ascii="Calibri" w:hAnsi="Calibri"/>
                <w:sz w:val="18"/>
                <w:szCs w:val="18"/>
              </w:rPr>
            </w:pPr>
            <w:r w:rsidRPr="00C847B0">
              <w:rPr>
                <w:rFonts w:ascii="Calibri" w:hAnsi="Calibri"/>
                <w:sz w:val="18"/>
                <w:szCs w:val="18"/>
              </w:rPr>
              <w:t xml:space="preserve">&lt;&lt; calculated field: </w:t>
            </w:r>
          </w:p>
          <w:p w14:paraId="3F0BF200" w14:textId="77777777" w:rsidR="00F3506A" w:rsidRPr="00C847B0" w:rsidRDefault="00F3506A" w:rsidP="00F3506A">
            <w:pPr>
              <w:keepNext/>
              <w:spacing w:afterLines="60" w:after="144"/>
              <w:rPr>
                <w:rFonts w:ascii="Calibri" w:hAnsi="Calibri"/>
                <w:sz w:val="18"/>
                <w:szCs w:val="18"/>
              </w:rPr>
            </w:pPr>
            <w:r w:rsidRPr="00C847B0">
              <w:rPr>
                <w:rFonts w:ascii="Calibri" w:hAnsi="Calibri"/>
                <w:sz w:val="18"/>
                <w:szCs w:val="18"/>
              </w:rPr>
              <w:t xml:space="preserve">if A12=no, then display result= </w:t>
            </w:r>
            <w:r w:rsidRPr="00C847B0">
              <w:rPr>
                <w:rFonts w:ascii="Calibri" w:hAnsi="Calibri"/>
                <w:b/>
                <w:sz w:val="18"/>
                <w:szCs w:val="18"/>
              </w:rPr>
              <w:t>The airflow rate measurement procedures in RA3.3 or RA3.3.3 are not applicable to this system, therefore compliance shall use HERS Rater observation (RA3.2.3.2) of the installer's weigh-in charging procedure (RA3.2.3.1)</w:t>
            </w:r>
            <w:r w:rsidRPr="00C847B0">
              <w:rPr>
                <w:rFonts w:ascii="Calibri" w:hAnsi="Calibri"/>
                <w:sz w:val="18"/>
                <w:szCs w:val="18"/>
              </w:rPr>
              <w:t xml:space="preserve">; </w:t>
            </w:r>
          </w:p>
          <w:p w14:paraId="484FB2E8" w14:textId="1FEE5774" w:rsidR="00F3506A" w:rsidRPr="00C847B0" w:rsidRDefault="00F3506A" w:rsidP="00F3506A">
            <w:pPr>
              <w:keepNext/>
              <w:spacing w:afterLines="60" w:after="144"/>
              <w:rPr>
                <w:rFonts w:ascii="Calibri" w:hAnsi="Calibri"/>
                <w:sz w:val="18"/>
                <w:szCs w:val="18"/>
              </w:rPr>
            </w:pPr>
            <w:r w:rsidRPr="00C847B0">
              <w:rPr>
                <w:rFonts w:ascii="Calibri" w:hAnsi="Calibri"/>
                <w:sz w:val="18"/>
                <w:szCs w:val="18"/>
              </w:rPr>
              <w:t xml:space="preserve">elseif the </w:t>
            </w:r>
            <w:r w:rsidR="00F3470A" w:rsidRPr="00C847B0">
              <w:rPr>
                <w:rFonts w:ascii="Calibri" w:hAnsi="Calibri"/>
                <w:sz w:val="18"/>
                <w:szCs w:val="18"/>
              </w:rPr>
              <w:t>LMCI</w:t>
            </w:r>
            <w:r w:rsidRPr="00C847B0">
              <w:rPr>
                <w:rFonts w:ascii="Calibri" w:hAnsi="Calibri"/>
                <w:sz w:val="18"/>
                <w:szCs w:val="18"/>
              </w:rPr>
              <w:t>-MCH-01 indicates a MCH-28 is required for alternate minimum airflow rate compliance, then</w:t>
            </w:r>
          </w:p>
          <w:p w14:paraId="348F3E02" w14:textId="488B048E" w:rsidR="00F3506A" w:rsidRPr="00C847B0" w:rsidRDefault="00F3506A" w:rsidP="00F3506A">
            <w:pPr>
              <w:keepNext/>
              <w:spacing w:afterLines="60" w:after="144"/>
              <w:ind w:left="720"/>
              <w:rPr>
                <w:rFonts w:ascii="Calibri" w:hAnsi="Calibri"/>
                <w:sz w:val="18"/>
                <w:szCs w:val="18"/>
              </w:rPr>
            </w:pPr>
            <w:r w:rsidRPr="00C847B0">
              <w:rPr>
                <w:rFonts w:ascii="Calibri" w:hAnsi="Calibri"/>
                <w:sz w:val="18"/>
                <w:szCs w:val="18"/>
              </w:rPr>
              <w:t xml:space="preserve">if the system has a registered </w:t>
            </w:r>
            <w:r w:rsidR="00F3470A" w:rsidRPr="00C847B0">
              <w:rPr>
                <w:rFonts w:ascii="Calibri" w:hAnsi="Calibri"/>
                <w:sz w:val="18"/>
                <w:szCs w:val="18"/>
              </w:rPr>
              <w:t>LMCI</w:t>
            </w:r>
            <w:r w:rsidRPr="00C847B0">
              <w:rPr>
                <w:rFonts w:ascii="Calibri" w:hAnsi="Calibri"/>
                <w:sz w:val="18"/>
                <w:szCs w:val="18"/>
              </w:rPr>
              <w:t xml:space="preserve">-MCH-28 that indicates compliance with Table </w:t>
            </w:r>
            <w:ins w:id="8" w:author="Alhabibi, Haider@Energy" w:date="2023-03-01T09:08:00Z">
              <w:r w:rsidR="00C847B0" w:rsidRPr="00C847B0">
                <w:rPr>
                  <w:rFonts w:ascii="Calibri" w:hAnsi="Calibri"/>
                  <w:sz w:val="18"/>
                  <w:szCs w:val="18"/>
                </w:rPr>
                <w:t xml:space="preserve">160.3 A or B </w:t>
              </w:r>
            </w:ins>
            <w:del w:id="9" w:author="Alhabibi, Haider@Energy" w:date="2023-03-01T09:08:00Z">
              <w:r w:rsidRPr="00C847B0" w:rsidDel="00C847B0">
                <w:rPr>
                  <w:rFonts w:ascii="Calibri" w:hAnsi="Calibri"/>
                  <w:sz w:val="18"/>
                  <w:szCs w:val="18"/>
                </w:rPr>
                <w:delText xml:space="preserve">150.0-B or C </w:delText>
              </w:r>
            </w:del>
            <w:r w:rsidRPr="00C847B0">
              <w:rPr>
                <w:rFonts w:ascii="Calibri" w:hAnsi="Calibri"/>
                <w:sz w:val="18"/>
                <w:szCs w:val="18"/>
              </w:rPr>
              <w:t>return duct design requirements, then result =</w:t>
            </w:r>
            <w:r w:rsidRPr="00C847B0">
              <w:rPr>
                <w:rFonts w:ascii="Calibri" w:hAnsi="Calibri"/>
                <w:b/>
                <w:sz w:val="18"/>
                <w:szCs w:val="18"/>
              </w:rPr>
              <w:t xml:space="preserve">system complies using Table </w:t>
            </w:r>
            <w:ins w:id="10" w:author="Alhabibi, Haider@Energy" w:date="2023-03-01T09:08:00Z">
              <w:r w:rsidR="00C847B0" w:rsidRPr="00C847B0">
                <w:rPr>
                  <w:rFonts w:ascii="Calibri" w:hAnsi="Calibri"/>
                  <w:b/>
                  <w:sz w:val="18"/>
                  <w:szCs w:val="18"/>
                </w:rPr>
                <w:t xml:space="preserve">160.3 A or B </w:t>
              </w:r>
            </w:ins>
            <w:del w:id="11" w:author="Alhabibi, Haider@Energy" w:date="2023-03-01T09:08:00Z">
              <w:r w:rsidRPr="00C847B0" w:rsidDel="00C847B0">
                <w:rPr>
                  <w:rFonts w:ascii="Calibri" w:hAnsi="Calibri"/>
                  <w:b/>
                  <w:sz w:val="18"/>
                  <w:szCs w:val="18"/>
                </w:rPr>
                <w:delText xml:space="preserve">150.0-B or C </w:delText>
              </w:r>
            </w:del>
            <w:r w:rsidRPr="00C847B0">
              <w:rPr>
                <w:rFonts w:ascii="Calibri" w:hAnsi="Calibri"/>
                <w:b/>
                <w:sz w:val="18"/>
                <w:szCs w:val="18"/>
              </w:rPr>
              <w:t>alternative return duct design criteria</w:t>
            </w:r>
            <w:r w:rsidRPr="00C847B0">
              <w:rPr>
                <w:rFonts w:ascii="Calibri" w:hAnsi="Calibri"/>
                <w:sz w:val="18"/>
                <w:szCs w:val="18"/>
              </w:rPr>
              <w:t>.</w:t>
            </w:r>
          </w:p>
          <w:p w14:paraId="764A9064" w14:textId="5D81EF96" w:rsidR="00F3506A" w:rsidRPr="00C847B0" w:rsidRDefault="00F3506A" w:rsidP="00F3506A">
            <w:pPr>
              <w:keepNext/>
              <w:spacing w:afterLines="60" w:after="144"/>
              <w:ind w:left="720"/>
              <w:rPr>
                <w:rFonts w:ascii="Calibri" w:hAnsi="Calibri"/>
                <w:sz w:val="18"/>
                <w:szCs w:val="18"/>
              </w:rPr>
            </w:pPr>
            <w:r w:rsidRPr="00C847B0">
              <w:rPr>
                <w:rFonts w:ascii="Calibri" w:hAnsi="Calibri"/>
                <w:sz w:val="18"/>
                <w:szCs w:val="18"/>
              </w:rPr>
              <w:t>else result=</w:t>
            </w:r>
            <w:r w:rsidRPr="00C847B0">
              <w:rPr>
                <w:rFonts w:ascii="Calibri" w:hAnsi="Calibri"/>
                <w:b/>
                <w:sz w:val="18"/>
                <w:szCs w:val="18"/>
              </w:rPr>
              <w:t xml:space="preserve">System does not comply.  A registered </w:t>
            </w:r>
            <w:r w:rsidR="00F3470A" w:rsidRPr="00C847B0">
              <w:rPr>
                <w:rFonts w:ascii="Calibri" w:hAnsi="Calibri"/>
                <w:b/>
                <w:sz w:val="18"/>
                <w:szCs w:val="18"/>
              </w:rPr>
              <w:t>LMCI</w:t>
            </w:r>
            <w:r w:rsidRPr="00C847B0">
              <w:rPr>
                <w:rFonts w:ascii="Calibri" w:hAnsi="Calibri"/>
                <w:b/>
                <w:sz w:val="18"/>
                <w:szCs w:val="18"/>
              </w:rPr>
              <w:t xml:space="preserve">-MCH-28 is required </w:t>
            </w:r>
            <w:r w:rsidRPr="00C847B0">
              <w:rPr>
                <w:rFonts w:ascii="Calibri" w:hAnsi="Calibri"/>
                <w:sz w:val="18"/>
                <w:szCs w:val="18"/>
              </w:rPr>
              <w:t>(do not allow this MCH-25 to be registered).</w:t>
            </w:r>
          </w:p>
          <w:p w14:paraId="259238FA" w14:textId="5CD1375D" w:rsidR="00F3506A" w:rsidRPr="00C847B0" w:rsidRDefault="00F3506A" w:rsidP="00F3506A">
            <w:pPr>
              <w:keepNext/>
              <w:spacing w:afterLines="60" w:after="144"/>
              <w:rPr>
                <w:rFonts w:ascii="Calibri" w:hAnsi="Calibri"/>
                <w:sz w:val="18"/>
                <w:szCs w:val="18"/>
              </w:rPr>
            </w:pPr>
            <w:r w:rsidRPr="00C847B0">
              <w:rPr>
                <w:rFonts w:ascii="Calibri" w:hAnsi="Calibri"/>
                <w:sz w:val="18"/>
                <w:szCs w:val="18"/>
              </w:rPr>
              <w:t xml:space="preserve">elseif the </w:t>
            </w:r>
            <w:r w:rsidR="00F3470A" w:rsidRPr="00C847B0">
              <w:rPr>
                <w:rFonts w:ascii="Calibri" w:hAnsi="Calibri"/>
                <w:sz w:val="18"/>
                <w:szCs w:val="18"/>
              </w:rPr>
              <w:t>LMCI</w:t>
            </w:r>
            <w:r w:rsidRPr="00C847B0">
              <w:rPr>
                <w:rFonts w:ascii="Calibri" w:hAnsi="Calibri"/>
                <w:sz w:val="18"/>
                <w:szCs w:val="18"/>
              </w:rPr>
              <w:t>-MCH-01 indicates a MCH-23 is required for minimum airflow rate compliance, then</w:t>
            </w:r>
          </w:p>
          <w:p w14:paraId="75A090FB" w14:textId="257CA70F" w:rsidR="00F3506A" w:rsidRPr="00C847B0" w:rsidRDefault="00F3506A" w:rsidP="00F3506A">
            <w:pPr>
              <w:keepNext/>
              <w:spacing w:afterLines="60" w:after="144"/>
              <w:ind w:left="720"/>
              <w:rPr>
                <w:rFonts w:ascii="Calibri" w:hAnsi="Calibri"/>
                <w:sz w:val="18"/>
                <w:szCs w:val="18"/>
              </w:rPr>
            </w:pPr>
            <w:r w:rsidRPr="00C847B0">
              <w:rPr>
                <w:rFonts w:ascii="Calibri" w:hAnsi="Calibri"/>
                <w:sz w:val="18"/>
                <w:szCs w:val="18"/>
              </w:rPr>
              <w:t xml:space="preserve">if this system has a registered </w:t>
            </w:r>
            <w:r w:rsidR="00F3470A" w:rsidRPr="00C847B0">
              <w:rPr>
                <w:rFonts w:ascii="Calibri" w:hAnsi="Calibri"/>
                <w:sz w:val="18"/>
                <w:szCs w:val="18"/>
              </w:rPr>
              <w:t>LMCI</w:t>
            </w:r>
            <w:r w:rsidRPr="00C847B0">
              <w:rPr>
                <w:rFonts w:ascii="Calibri" w:hAnsi="Calibri"/>
                <w:sz w:val="18"/>
                <w:szCs w:val="18"/>
              </w:rPr>
              <w:t>-MCH-23a</w:t>
            </w:r>
            <w:r w:rsidR="00075032" w:rsidRPr="00C847B0">
              <w:rPr>
                <w:rFonts w:ascii="Calibri" w:hAnsi="Calibri"/>
                <w:sz w:val="18"/>
                <w:szCs w:val="18"/>
              </w:rPr>
              <w:t>,</w:t>
            </w:r>
            <w:r w:rsidRPr="00C847B0">
              <w:rPr>
                <w:rFonts w:ascii="Calibri" w:hAnsi="Calibri"/>
                <w:sz w:val="18"/>
                <w:szCs w:val="18"/>
              </w:rPr>
              <w:t xml:space="preserve"> </w:t>
            </w:r>
            <w:r w:rsidR="00F3470A" w:rsidRPr="00C847B0">
              <w:rPr>
                <w:rFonts w:ascii="Calibri" w:hAnsi="Calibri"/>
                <w:sz w:val="18"/>
                <w:szCs w:val="18"/>
              </w:rPr>
              <w:t>LMCI</w:t>
            </w:r>
            <w:r w:rsidRPr="00C847B0">
              <w:rPr>
                <w:rFonts w:ascii="Calibri" w:hAnsi="Calibri"/>
                <w:sz w:val="18"/>
                <w:szCs w:val="18"/>
              </w:rPr>
              <w:t>-MCH-23b</w:t>
            </w:r>
            <w:r w:rsidR="00075032" w:rsidRPr="00C847B0">
              <w:rPr>
                <w:rFonts w:ascii="Calibri" w:hAnsi="Calibri"/>
                <w:sz w:val="18"/>
                <w:szCs w:val="18"/>
              </w:rPr>
              <w:t xml:space="preserve">, </w:t>
            </w:r>
            <w:r w:rsidR="00F3470A" w:rsidRPr="00C847B0">
              <w:rPr>
                <w:rFonts w:ascii="Calibri" w:hAnsi="Calibri"/>
                <w:sz w:val="18"/>
                <w:szCs w:val="18"/>
              </w:rPr>
              <w:t>LMCI</w:t>
            </w:r>
            <w:r w:rsidR="00075032" w:rsidRPr="00C847B0">
              <w:rPr>
                <w:rFonts w:ascii="Calibri" w:hAnsi="Calibri"/>
                <w:sz w:val="18"/>
                <w:szCs w:val="18"/>
              </w:rPr>
              <w:t xml:space="preserve">-MCH-23e or </w:t>
            </w:r>
            <w:r w:rsidR="00F3470A" w:rsidRPr="00C847B0">
              <w:rPr>
                <w:rFonts w:ascii="Calibri" w:hAnsi="Calibri"/>
                <w:sz w:val="18"/>
                <w:szCs w:val="18"/>
              </w:rPr>
              <w:t>LMCI</w:t>
            </w:r>
            <w:r w:rsidR="00075032" w:rsidRPr="00C847B0">
              <w:rPr>
                <w:rFonts w:ascii="Calibri" w:hAnsi="Calibri"/>
                <w:sz w:val="18"/>
                <w:szCs w:val="18"/>
              </w:rPr>
              <w:t>-MCH-23f</w:t>
            </w:r>
            <w:r w:rsidRPr="00C847B0">
              <w:rPr>
                <w:rFonts w:ascii="Calibri" w:hAnsi="Calibri"/>
                <w:sz w:val="18"/>
                <w:szCs w:val="18"/>
              </w:rPr>
              <w:t xml:space="preserve"> that meets the compliance criterion in D01, then result = </w:t>
            </w:r>
            <w:r w:rsidRPr="00C847B0">
              <w:rPr>
                <w:rFonts w:ascii="Calibri" w:hAnsi="Calibri"/>
                <w:b/>
                <w:sz w:val="18"/>
                <w:szCs w:val="18"/>
              </w:rPr>
              <w:t>System complies with minimum airflow rate requirements</w:t>
            </w:r>
            <w:r w:rsidRPr="00C847B0">
              <w:rPr>
                <w:rFonts w:ascii="Calibri" w:hAnsi="Calibri"/>
                <w:sz w:val="18"/>
                <w:szCs w:val="18"/>
              </w:rPr>
              <w:t>;</w:t>
            </w:r>
          </w:p>
          <w:p w14:paraId="2BE6D5EF" w14:textId="77777777" w:rsidR="00F3506A" w:rsidRPr="00C847B0" w:rsidRDefault="00F3506A" w:rsidP="00F3506A">
            <w:pPr>
              <w:keepNext/>
              <w:spacing w:afterLines="60" w:after="144"/>
              <w:ind w:left="720"/>
              <w:rPr>
                <w:rFonts w:ascii="Calibri" w:hAnsi="Calibri"/>
                <w:sz w:val="18"/>
                <w:szCs w:val="18"/>
              </w:rPr>
            </w:pPr>
            <w:r w:rsidRPr="00C847B0">
              <w:rPr>
                <w:rFonts w:ascii="Calibri" w:hAnsi="Calibri"/>
                <w:sz w:val="18"/>
                <w:szCs w:val="18"/>
              </w:rPr>
              <w:t>elseif A10=Alteration, then</w:t>
            </w:r>
          </w:p>
          <w:p w14:paraId="51AA0944" w14:textId="3A21B8AD" w:rsidR="00F3506A" w:rsidRPr="00C847B0" w:rsidRDefault="00F3506A" w:rsidP="00F3506A">
            <w:pPr>
              <w:keepNext/>
              <w:spacing w:afterLines="60" w:after="144"/>
              <w:ind w:left="1440"/>
              <w:rPr>
                <w:rFonts w:ascii="Calibri" w:hAnsi="Calibri"/>
                <w:sz w:val="18"/>
                <w:szCs w:val="18"/>
              </w:rPr>
            </w:pPr>
            <w:r w:rsidRPr="00C847B0">
              <w:rPr>
                <w:rFonts w:ascii="Calibri" w:hAnsi="Calibri"/>
                <w:sz w:val="18"/>
                <w:szCs w:val="18"/>
              </w:rPr>
              <w:t xml:space="preserve">if the system complies with the alternative airflow compliance method on a registered </w:t>
            </w:r>
            <w:r w:rsidR="00F3470A" w:rsidRPr="00C847B0">
              <w:rPr>
                <w:rFonts w:ascii="Calibri" w:hAnsi="Calibri"/>
                <w:sz w:val="18"/>
                <w:szCs w:val="18"/>
              </w:rPr>
              <w:t>LMCI</w:t>
            </w:r>
            <w:r w:rsidRPr="00C847B0">
              <w:rPr>
                <w:rFonts w:ascii="Calibri" w:hAnsi="Calibri"/>
                <w:sz w:val="18"/>
                <w:szCs w:val="18"/>
              </w:rPr>
              <w:t>-MCH23c;  then result =</w:t>
            </w:r>
            <w:r w:rsidRPr="00C847B0">
              <w:rPr>
                <w:rFonts w:ascii="Calibri" w:hAnsi="Calibri"/>
                <w:b/>
                <w:sz w:val="18"/>
                <w:szCs w:val="18"/>
              </w:rPr>
              <w:t>system complies using the alternative remedial actions specified in RA3.3.3.1.5</w:t>
            </w:r>
            <w:r w:rsidRPr="00C847B0">
              <w:rPr>
                <w:rFonts w:ascii="Calibri" w:hAnsi="Calibri"/>
                <w:sz w:val="18"/>
                <w:szCs w:val="18"/>
              </w:rPr>
              <w:t>.</w:t>
            </w:r>
            <w:r w:rsidRPr="00C847B0">
              <w:rPr>
                <w:rFonts w:asciiTheme="minorHAnsi" w:hAnsiTheme="minorHAnsi"/>
                <w:sz w:val="18"/>
                <w:szCs w:val="18"/>
              </w:rPr>
              <w:t xml:space="preserve"> </w:t>
            </w:r>
            <w:r w:rsidRPr="00C847B0">
              <w:rPr>
                <w:rFonts w:asciiTheme="minorHAnsi" w:hAnsiTheme="minorHAnsi"/>
                <w:b/>
                <w:sz w:val="18"/>
                <w:szCs w:val="18"/>
              </w:rPr>
              <w:t>This System does not qualify for Group Sampling.</w:t>
            </w:r>
          </w:p>
          <w:p w14:paraId="5DE3CA54" w14:textId="3AB6909A" w:rsidR="00F3506A" w:rsidRPr="00C847B0" w:rsidRDefault="00F3506A" w:rsidP="00F3506A">
            <w:pPr>
              <w:keepNext/>
              <w:spacing w:afterLines="60" w:after="144"/>
              <w:ind w:left="720"/>
              <w:rPr>
                <w:rFonts w:ascii="Calibri" w:hAnsi="Calibri"/>
                <w:sz w:val="18"/>
                <w:szCs w:val="18"/>
              </w:rPr>
            </w:pPr>
            <w:r w:rsidRPr="00C847B0">
              <w:rPr>
                <w:rFonts w:ascii="Calibri" w:hAnsi="Calibri"/>
                <w:sz w:val="18"/>
                <w:szCs w:val="18"/>
              </w:rPr>
              <w:t>else result=</w:t>
            </w:r>
            <w:r w:rsidRPr="00C847B0">
              <w:rPr>
                <w:rFonts w:ascii="Calibri" w:hAnsi="Calibri"/>
                <w:b/>
                <w:sz w:val="18"/>
                <w:szCs w:val="18"/>
              </w:rPr>
              <w:t xml:space="preserve">System does not comply. A registered </w:t>
            </w:r>
            <w:r w:rsidR="00F3470A" w:rsidRPr="00C847B0">
              <w:rPr>
                <w:rFonts w:ascii="Calibri" w:hAnsi="Calibri"/>
                <w:b/>
                <w:sz w:val="18"/>
                <w:szCs w:val="18"/>
              </w:rPr>
              <w:t>LMCI</w:t>
            </w:r>
            <w:r w:rsidRPr="00C847B0">
              <w:rPr>
                <w:rFonts w:ascii="Calibri" w:hAnsi="Calibri"/>
                <w:b/>
                <w:sz w:val="18"/>
                <w:szCs w:val="18"/>
              </w:rPr>
              <w:t xml:space="preserve">-MCH-23 for this system is required </w:t>
            </w:r>
            <w:r w:rsidRPr="00C847B0">
              <w:rPr>
                <w:rFonts w:ascii="Calibri" w:hAnsi="Calibri"/>
                <w:sz w:val="18"/>
                <w:szCs w:val="18"/>
              </w:rPr>
              <w:t>. (do not allow this MCH-25 to be registered)&gt;&gt;</w:t>
            </w:r>
          </w:p>
        </w:tc>
      </w:tr>
      <w:tr w:rsidR="00F3506A" w:rsidRPr="00B869B9" w14:paraId="667F1668" w14:textId="77777777" w:rsidTr="008919CA">
        <w:trPr>
          <w:cantSplit/>
          <w:trHeight w:val="197"/>
        </w:trPr>
        <w:tc>
          <w:tcPr>
            <w:tcW w:w="2808" w:type="dxa"/>
            <w:gridSpan w:val="2"/>
          </w:tcPr>
          <w:p w14:paraId="55F92773" w14:textId="77777777" w:rsidR="00F3506A" w:rsidRPr="00B869B9" w:rsidRDefault="00F3506A" w:rsidP="006F5438">
            <w:pPr>
              <w:keepNext/>
              <w:rPr>
                <w:rFonts w:ascii="Calibri" w:hAnsi="Calibri"/>
                <w:sz w:val="16"/>
                <w:szCs w:val="16"/>
              </w:rPr>
            </w:pPr>
          </w:p>
        </w:tc>
        <w:tc>
          <w:tcPr>
            <w:tcW w:w="3510" w:type="dxa"/>
          </w:tcPr>
          <w:p w14:paraId="526B59A4" w14:textId="77777777" w:rsidR="00F3506A" w:rsidRPr="00B869B9" w:rsidRDefault="00F3506A" w:rsidP="006F5438">
            <w:pPr>
              <w:keepNext/>
              <w:rPr>
                <w:rFonts w:ascii="Calibri" w:hAnsi="Calibri"/>
                <w:sz w:val="16"/>
                <w:szCs w:val="16"/>
              </w:rPr>
            </w:pPr>
          </w:p>
        </w:tc>
        <w:tc>
          <w:tcPr>
            <w:tcW w:w="4680" w:type="dxa"/>
          </w:tcPr>
          <w:p w14:paraId="7B5AD3DF" w14:textId="77777777" w:rsidR="00F3506A" w:rsidRPr="00B869B9" w:rsidRDefault="00F3506A" w:rsidP="006F5438">
            <w:pPr>
              <w:keepNext/>
              <w:rPr>
                <w:rFonts w:ascii="Calibri" w:hAnsi="Calibri"/>
                <w:sz w:val="16"/>
                <w:szCs w:val="16"/>
              </w:rPr>
            </w:pPr>
          </w:p>
        </w:tc>
      </w:tr>
      <w:tr w:rsidR="00F3506A" w:rsidRPr="00B869B9" w14:paraId="5B3083EB" w14:textId="77777777" w:rsidTr="006F5438">
        <w:tblPrEx>
          <w:tblLook w:val="0000" w:firstRow="0" w:lastRow="0" w:firstColumn="0" w:lastColumn="0" w:noHBand="0" w:noVBand="0"/>
        </w:tblPrEx>
        <w:trPr>
          <w:trHeight w:val="360"/>
        </w:trPr>
        <w:tc>
          <w:tcPr>
            <w:tcW w:w="467" w:type="dxa"/>
            <w:vAlign w:val="center"/>
          </w:tcPr>
          <w:p w14:paraId="348B927C" w14:textId="77777777" w:rsidR="00F3506A" w:rsidRPr="00B869B9" w:rsidRDefault="00F3506A" w:rsidP="006F5438">
            <w:pPr>
              <w:keepNext/>
              <w:jc w:val="center"/>
              <w:rPr>
                <w:rFonts w:ascii="Calibri" w:hAnsi="Calibri"/>
              </w:rPr>
            </w:pPr>
            <w:r w:rsidRPr="00B869B9">
              <w:rPr>
                <w:rFonts w:ascii="Calibri" w:hAnsi="Calibri"/>
              </w:rPr>
              <w:t>04</w:t>
            </w:r>
          </w:p>
        </w:tc>
        <w:tc>
          <w:tcPr>
            <w:tcW w:w="10531" w:type="dxa"/>
            <w:gridSpan w:val="3"/>
          </w:tcPr>
          <w:p w14:paraId="697F7ECE" w14:textId="08D62FED" w:rsidR="00F3506A" w:rsidRPr="00B869B9" w:rsidRDefault="00F3506A" w:rsidP="006F5438">
            <w:pPr>
              <w:keepNext/>
              <w:rPr>
                <w:rFonts w:ascii="Calibri" w:hAnsi="Calibri"/>
              </w:rPr>
            </w:pPr>
            <w:r w:rsidRPr="00B869B9">
              <w:rPr>
                <w:rFonts w:ascii="Calibri" w:hAnsi="Calibri"/>
                <w:sz w:val="18"/>
              </w:rPr>
              <w:t>Compliance Statement: &lt;&lt; If all indoor units listed in D01 indicate a compliant result in D03, then text result= "SC system complies with Minimum System Airflow Rate Verification"; else text result= "SC system does not comply with Minimum System Airflow Rate Verification", and do not allow this MCH-25 to be registered.</w:t>
            </w:r>
          </w:p>
        </w:tc>
      </w:tr>
      <w:tr w:rsidR="00F3506A" w:rsidRPr="00B869B9" w14:paraId="47C1B00D" w14:textId="77777777" w:rsidTr="006F5438">
        <w:trPr>
          <w:cantSplit/>
        </w:trPr>
        <w:tc>
          <w:tcPr>
            <w:tcW w:w="10998" w:type="dxa"/>
            <w:gridSpan w:val="4"/>
          </w:tcPr>
          <w:p w14:paraId="6F41BB77" w14:textId="77777777" w:rsidR="00F3506A" w:rsidRPr="00B869B9" w:rsidRDefault="00F3506A" w:rsidP="006F5438">
            <w:pPr>
              <w:rPr>
                <w:rFonts w:ascii="Calibri" w:hAnsi="Calibri"/>
                <w:sz w:val="18"/>
                <w:szCs w:val="18"/>
              </w:rPr>
            </w:pPr>
            <w:r w:rsidRPr="00B869B9">
              <w:rPr>
                <w:rFonts w:ascii="Calibri" w:hAnsi="Calibri"/>
                <w:sz w:val="18"/>
                <w:szCs w:val="18"/>
              </w:rPr>
              <w:t>Notes:</w:t>
            </w:r>
          </w:p>
        </w:tc>
      </w:tr>
    </w:tbl>
    <w:p w14:paraId="28A3BE0B" w14:textId="1C09E292" w:rsidR="00F3506A" w:rsidRPr="00B869B9" w:rsidRDefault="00F3506A"/>
    <w:p w14:paraId="4245C106" w14:textId="77777777" w:rsidR="00F3506A" w:rsidRPr="00B869B9" w:rsidRDefault="00F350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50295C" w:rsidRPr="00B869B9" w14:paraId="308B27B4" w14:textId="77777777" w:rsidTr="005A427E">
        <w:trPr>
          <w:trHeight w:val="432"/>
        </w:trPr>
        <w:tc>
          <w:tcPr>
            <w:tcW w:w="5000" w:type="pct"/>
            <w:gridSpan w:val="3"/>
          </w:tcPr>
          <w:p w14:paraId="308B27B2" w14:textId="75FAD193" w:rsidR="0050295C" w:rsidRPr="00B869B9" w:rsidRDefault="0050295C" w:rsidP="007506DE">
            <w:pPr>
              <w:keepNext/>
              <w:rPr>
                <w:rFonts w:ascii="Calibri" w:hAnsi="Calibri"/>
                <w:b/>
              </w:rPr>
            </w:pPr>
            <w:r w:rsidRPr="00B869B9">
              <w:rPr>
                <w:rFonts w:ascii="Calibri" w:hAnsi="Calibri"/>
                <w:b/>
              </w:rPr>
              <w:lastRenderedPageBreak/>
              <w:t>E. Weigh In Charge Procedure</w:t>
            </w:r>
          </w:p>
          <w:p w14:paraId="308B27B3" w14:textId="46BCEEEB" w:rsidR="0050295C" w:rsidRPr="00B869B9" w:rsidRDefault="00EF2515" w:rsidP="00B03208">
            <w:pPr>
              <w:keepNext/>
              <w:rPr>
                <w:rFonts w:ascii="Calibri" w:hAnsi="Calibri"/>
              </w:rPr>
            </w:pPr>
            <w:r w:rsidRPr="00B869B9">
              <w:rPr>
                <w:rFonts w:ascii="Calibri" w:hAnsi="Calibri"/>
                <w:sz w:val="18"/>
                <w:szCs w:val="18"/>
              </w:rPr>
              <w:t>&lt;&lt;Static Text - see the top&gt;&gt;</w:t>
            </w:r>
          </w:p>
        </w:tc>
      </w:tr>
      <w:tr w:rsidR="0050295C" w:rsidRPr="00B869B9" w14:paraId="308B27B8" w14:textId="77777777" w:rsidTr="005A427E">
        <w:trPr>
          <w:trHeight w:val="432"/>
        </w:trPr>
        <w:tc>
          <w:tcPr>
            <w:tcW w:w="260" w:type="pct"/>
          </w:tcPr>
          <w:p w14:paraId="308B27B5" w14:textId="77777777" w:rsidR="0050295C" w:rsidRPr="00B869B9" w:rsidRDefault="0050295C" w:rsidP="004259A6">
            <w:pPr>
              <w:pStyle w:val="FootnoteText"/>
              <w:keepNext/>
              <w:jc w:val="center"/>
              <w:rPr>
                <w:rFonts w:asciiTheme="minorHAnsi" w:hAnsiTheme="minorHAnsi"/>
              </w:rPr>
            </w:pPr>
            <w:r w:rsidRPr="00B869B9">
              <w:rPr>
                <w:rFonts w:asciiTheme="minorHAnsi" w:hAnsiTheme="minorHAnsi"/>
              </w:rPr>
              <w:t>01</w:t>
            </w:r>
          </w:p>
        </w:tc>
        <w:tc>
          <w:tcPr>
            <w:tcW w:w="2240" w:type="pct"/>
          </w:tcPr>
          <w:p w14:paraId="308B27B6" w14:textId="3AD21F47" w:rsidR="0050295C" w:rsidRPr="00B869B9" w:rsidRDefault="00264783" w:rsidP="001B33D1">
            <w:pPr>
              <w:keepNext/>
              <w:spacing w:after="60"/>
              <w:rPr>
                <w:rFonts w:asciiTheme="minorHAnsi" w:hAnsiTheme="minorHAnsi"/>
              </w:rPr>
            </w:pPr>
            <w:r w:rsidRPr="00B869B9">
              <w:rPr>
                <w:rFonts w:asciiTheme="minorHAnsi" w:hAnsiTheme="minorHAnsi"/>
              </w:rPr>
              <w:t xml:space="preserve">Measured Condenser </w:t>
            </w:r>
            <w:r w:rsidR="00547725" w:rsidRPr="00B869B9">
              <w:rPr>
                <w:rFonts w:asciiTheme="minorHAnsi" w:hAnsiTheme="minorHAnsi"/>
              </w:rPr>
              <w:t>A</w:t>
            </w:r>
            <w:r w:rsidRPr="00B869B9">
              <w:rPr>
                <w:rFonts w:asciiTheme="minorHAnsi" w:hAnsiTheme="minorHAnsi"/>
              </w:rPr>
              <w:t xml:space="preserve">ir </w:t>
            </w:r>
            <w:r w:rsidR="00547725" w:rsidRPr="00B869B9">
              <w:rPr>
                <w:rFonts w:asciiTheme="minorHAnsi" w:hAnsiTheme="minorHAnsi"/>
              </w:rPr>
              <w:t>E</w:t>
            </w:r>
            <w:r w:rsidRPr="00B869B9">
              <w:rPr>
                <w:rFonts w:asciiTheme="minorHAnsi" w:hAnsiTheme="minorHAnsi"/>
              </w:rPr>
              <w:t xml:space="preserve">ntering </w:t>
            </w:r>
            <w:r w:rsidR="00547725" w:rsidRPr="00B869B9">
              <w:rPr>
                <w:rFonts w:asciiTheme="minorHAnsi" w:hAnsiTheme="minorHAnsi"/>
              </w:rPr>
              <w:t>D</w:t>
            </w:r>
            <w:r w:rsidRPr="00B869B9">
              <w:rPr>
                <w:rFonts w:asciiTheme="minorHAnsi" w:hAnsiTheme="minorHAnsi"/>
              </w:rPr>
              <w:t xml:space="preserve">ry-bulb </w:t>
            </w:r>
            <w:r w:rsidR="00547725" w:rsidRPr="00B869B9">
              <w:rPr>
                <w:rFonts w:asciiTheme="minorHAnsi" w:hAnsiTheme="minorHAnsi"/>
              </w:rPr>
              <w:t>T</w:t>
            </w:r>
            <w:r w:rsidRPr="00B869B9">
              <w:rPr>
                <w:rFonts w:asciiTheme="minorHAnsi" w:hAnsiTheme="minorHAnsi"/>
              </w:rPr>
              <w:t xml:space="preserve">emperature (T </w:t>
            </w:r>
            <w:r w:rsidRPr="00B869B9">
              <w:rPr>
                <w:rFonts w:asciiTheme="minorHAnsi" w:hAnsiTheme="minorHAnsi"/>
                <w:vertAlign w:val="subscript"/>
              </w:rPr>
              <w:t>condenser, db</w:t>
            </w:r>
            <w:r w:rsidRPr="00B869B9">
              <w:rPr>
                <w:rFonts w:asciiTheme="minorHAnsi" w:hAnsiTheme="minorHAnsi"/>
              </w:rPr>
              <w:t>)</w:t>
            </w:r>
            <w:r w:rsidRPr="00B869B9" w:rsidDel="00264783">
              <w:rPr>
                <w:rFonts w:asciiTheme="minorHAnsi" w:hAnsiTheme="minorHAnsi"/>
              </w:rPr>
              <w:t xml:space="preserve"> </w:t>
            </w:r>
            <w:r w:rsidR="0050295C" w:rsidRPr="00B869B9">
              <w:rPr>
                <w:rFonts w:asciiTheme="minorHAnsi" w:hAnsiTheme="minorHAnsi"/>
              </w:rPr>
              <w:t>(</w:t>
            </w:r>
            <w:r w:rsidR="001B33D1" w:rsidRPr="00B869B9">
              <w:rPr>
                <w:rFonts w:asciiTheme="minorHAnsi" w:hAnsiTheme="minorHAnsi"/>
              </w:rPr>
              <w:t>°</w:t>
            </w:r>
            <w:r w:rsidR="0050295C" w:rsidRPr="00B869B9">
              <w:rPr>
                <w:rFonts w:asciiTheme="minorHAnsi" w:hAnsiTheme="minorHAnsi"/>
              </w:rPr>
              <w:t>F)</w:t>
            </w:r>
          </w:p>
        </w:tc>
        <w:tc>
          <w:tcPr>
            <w:tcW w:w="2500" w:type="pct"/>
          </w:tcPr>
          <w:p w14:paraId="31D8F421" w14:textId="77777777" w:rsidR="001A735A" w:rsidRPr="00B869B9" w:rsidRDefault="0050295C" w:rsidP="004259A6">
            <w:pPr>
              <w:keepNext/>
              <w:spacing w:after="60"/>
              <w:rPr>
                <w:rFonts w:ascii="Calibri" w:hAnsi="Calibri"/>
              </w:rPr>
            </w:pPr>
            <w:r w:rsidRPr="00B869B9">
              <w:rPr>
                <w:rFonts w:ascii="Calibri" w:hAnsi="Calibri"/>
              </w:rPr>
              <w:t>&lt;user input: numeric: xxx.x, check range = 0 to 130</w:t>
            </w:r>
            <w:r w:rsidR="001A735A" w:rsidRPr="00B869B9">
              <w:rPr>
                <w:rFonts w:ascii="Calibri" w:hAnsi="Calibri"/>
              </w:rPr>
              <w:t>;</w:t>
            </w:r>
          </w:p>
          <w:p w14:paraId="689D1A33" w14:textId="77777777" w:rsidR="001A735A" w:rsidRPr="00B869B9" w:rsidRDefault="001A735A" w:rsidP="004259A6">
            <w:pPr>
              <w:keepNext/>
              <w:spacing w:after="60"/>
              <w:rPr>
                <w:rFonts w:ascii="Calibri" w:hAnsi="Calibri"/>
              </w:rPr>
            </w:pPr>
            <w:r w:rsidRPr="00B869B9">
              <w:rPr>
                <w:rFonts w:ascii="Calibri" w:hAnsi="Calibri"/>
              </w:rPr>
              <w:t>If all of the following four conditions are true:</w:t>
            </w:r>
          </w:p>
          <w:p w14:paraId="2546C751" w14:textId="76D1001C" w:rsidR="001A735A" w:rsidRPr="00B869B9" w:rsidRDefault="001A735A" w:rsidP="00E85E9E">
            <w:pPr>
              <w:pStyle w:val="ListParagraph"/>
              <w:keepNext/>
              <w:numPr>
                <w:ilvl w:val="0"/>
                <w:numId w:val="32"/>
              </w:numPr>
              <w:spacing w:after="60"/>
              <w:rPr>
                <w:rFonts w:ascii="Calibri" w:hAnsi="Calibri"/>
              </w:rPr>
            </w:pPr>
            <w:r w:rsidRPr="00B869B9">
              <w:rPr>
                <w:rFonts w:ascii="Calibri" w:hAnsi="Calibri"/>
              </w:rPr>
              <w:t>A12 = yes,</w:t>
            </w:r>
          </w:p>
          <w:p w14:paraId="5B48F48A" w14:textId="77777777" w:rsidR="001A735A" w:rsidRPr="00B869B9" w:rsidRDefault="001A735A" w:rsidP="00E85E9E">
            <w:pPr>
              <w:pStyle w:val="ListParagraph"/>
              <w:keepNext/>
              <w:numPr>
                <w:ilvl w:val="0"/>
                <w:numId w:val="32"/>
              </w:numPr>
              <w:spacing w:after="60"/>
              <w:rPr>
                <w:rFonts w:ascii="Calibri" w:hAnsi="Calibri"/>
              </w:rPr>
            </w:pPr>
            <w:r w:rsidRPr="00B869B9">
              <w:rPr>
                <w:rFonts w:ascii="Calibri" w:hAnsi="Calibri"/>
              </w:rPr>
              <w:t>A13 = yes,</w:t>
            </w:r>
          </w:p>
          <w:p w14:paraId="57914100" w14:textId="0BB90562" w:rsidR="001A735A" w:rsidRPr="00B869B9" w:rsidRDefault="004F2850" w:rsidP="00E85E9E">
            <w:pPr>
              <w:pStyle w:val="ListParagraph"/>
              <w:keepNext/>
              <w:numPr>
                <w:ilvl w:val="0"/>
                <w:numId w:val="32"/>
              </w:numPr>
              <w:spacing w:after="60"/>
              <w:rPr>
                <w:rFonts w:ascii="Calibri" w:hAnsi="Calibri"/>
              </w:rPr>
            </w:pPr>
            <w:r w:rsidRPr="00B869B9">
              <w:rPr>
                <w:rFonts w:ascii="Calibri" w:hAnsi="Calibri"/>
              </w:rPr>
              <w:t>A15</w:t>
            </w:r>
            <w:r w:rsidR="001A735A" w:rsidRPr="00B869B9">
              <w:rPr>
                <w:rFonts w:ascii="Calibri" w:hAnsi="Calibri"/>
              </w:rPr>
              <w:t xml:space="preserve"> = Weigh-in with HERS Rater Observation,</w:t>
            </w:r>
          </w:p>
          <w:p w14:paraId="308B27B7" w14:textId="41685369" w:rsidR="0050295C" w:rsidRPr="00B869B9" w:rsidRDefault="001A735A" w:rsidP="00E85E9E">
            <w:pPr>
              <w:pStyle w:val="ListParagraph"/>
              <w:keepNext/>
              <w:numPr>
                <w:ilvl w:val="0"/>
                <w:numId w:val="32"/>
              </w:numPr>
              <w:spacing w:after="60"/>
              <w:rPr>
                <w:rFonts w:ascii="Calibri" w:hAnsi="Calibri"/>
              </w:rPr>
            </w:pPr>
            <w:r w:rsidRPr="00B869B9">
              <w:rPr>
                <w:rFonts w:ascii="Calibri" w:hAnsi="Calibri"/>
              </w:rPr>
              <w:t>Then value entered in this field is ≥ 55°F, then display message: “For this system type, compliance using Weigh-in with HERs Rater observation is allowed only when outside temperature is &lt; 55</w:t>
            </w:r>
            <w:r w:rsidR="00E85E9E" w:rsidRPr="00B869B9">
              <w:rPr>
                <w:rFonts w:ascii="Calibri" w:hAnsi="Calibri"/>
              </w:rPr>
              <w:t>°F” (do not proceed, do not allow this document to be registered)</w:t>
            </w:r>
            <w:r w:rsidR="0050295C" w:rsidRPr="00B869B9">
              <w:rPr>
                <w:rFonts w:ascii="Calibri" w:hAnsi="Calibri"/>
              </w:rPr>
              <w:t>&gt;</w:t>
            </w:r>
          </w:p>
        </w:tc>
      </w:tr>
      <w:tr w:rsidR="0050295C" w:rsidRPr="00B869B9" w14:paraId="308B27BC" w14:textId="77777777" w:rsidTr="005A427E">
        <w:trPr>
          <w:trHeight w:val="432"/>
        </w:trPr>
        <w:tc>
          <w:tcPr>
            <w:tcW w:w="260" w:type="pct"/>
          </w:tcPr>
          <w:p w14:paraId="308B27B9" w14:textId="7A7776D6" w:rsidR="0050295C" w:rsidRPr="00B869B9" w:rsidRDefault="0050295C" w:rsidP="004259A6">
            <w:pPr>
              <w:keepNext/>
              <w:jc w:val="center"/>
              <w:rPr>
                <w:rFonts w:ascii="Calibri" w:hAnsi="Calibri"/>
              </w:rPr>
            </w:pPr>
            <w:r w:rsidRPr="00B869B9">
              <w:rPr>
                <w:rFonts w:ascii="Calibri" w:hAnsi="Calibri"/>
              </w:rPr>
              <w:t>02</w:t>
            </w:r>
          </w:p>
        </w:tc>
        <w:tc>
          <w:tcPr>
            <w:tcW w:w="2240" w:type="pct"/>
          </w:tcPr>
          <w:p w14:paraId="308B27BA" w14:textId="7C903B16" w:rsidR="0050295C" w:rsidRPr="00B869B9" w:rsidRDefault="0050295C" w:rsidP="00547725">
            <w:pPr>
              <w:keepNext/>
              <w:rPr>
                <w:rFonts w:ascii="Calibri" w:hAnsi="Calibri"/>
              </w:rPr>
            </w:pPr>
            <w:r w:rsidRPr="00B869B9">
              <w:rPr>
                <w:rFonts w:ascii="Calibri" w:hAnsi="Calibri"/>
              </w:rPr>
              <w:t xml:space="preserve">Specify the </w:t>
            </w:r>
            <w:r w:rsidR="00547725" w:rsidRPr="00B869B9">
              <w:rPr>
                <w:rFonts w:ascii="Calibri" w:hAnsi="Calibri"/>
              </w:rPr>
              <w:t>M</w:t>
            </w:r>
            <w:r w:rsidRPr="00B869B9">
              <w:rPr>
                <w:rFonts w:ascii="Calibri" w:hAnsi="Calibri"/>
              </w:rPr>
              <w:t xml:space="preserve">ethod of </w:t>
            </w:r>
            <w:r w:rsidR="00547725" w:rsidRPr="00B869B9">
              <w:rPr>
                <w:rFonts w:ascii="Calibri" w:hAnsi="Calibri"/>
              </w:rPr>
              <w:t>W</w:t>
            </w:r>
            <w:r w:rsidRPr="00B869B9">
              <w:rPr>
                <w:rFonts w:ascii="Calibri" w:hAnsi="Calibri"/>
              </w:rPr>
              <w:t>eigh-in</w:t>
            </w:r>
          </w:p>
        </w:tc>
        <w:tc>
          <w:tcPr>
            <w:tcW w:w="2500" w:type="pct"/>
          </w:tcPr>
          <w:p w14:paraId="308B27BB" w14:textId="77777777" w:rsidR="0050295C" w:rsidRPr="00B869B9" w:rsidRDefault="0050295C" w:rsidP="004259A6">
            <w:pPr>
              <w:keepNext/>
              <w:rPr>
                <w:rFonts w:ascii="Calibri" w:hAnsi="Calibri"/>
              </w:rPr>
            </w:pPr>
            <w:r w:rsidRPr="00B869B9">
              <w:rPr>
                <w:rFonts w:ascii="Calibri" w:hAnsi="Calibri"/>
              </w:rPr>
              <w:t>&lt;&lt;user select from list “Charge Adjustment” or “Total Charge”&gt;&gt;</w:t>
            </w:r>
          </w:p>
        </w:tc>
      </w:tr>
      <w:tr w:rsidR="0050295C" w:rsidRPr="00B869B9" w14:paraId="308B27C0" w14:textId="77777777" w:rsidTr="005A427E">
        <w:trPr>
          <w:trHeight w:val="432"/>
        </w:trPr>
        <w:tc>
          <w:tcPr>
            <w:tcW w:w="260" w:type="pct"/>
          </w:tcPr>
          <w:p w14:paraId="308B27BD" w14:textId="77777777" w:rsidR="0050295C" w:rsidRPr="00B869B9" w:rsidRDefault="0050295C" w:rsidP="004259A6">
            <w:pPr>
              <w:keepNext/>
              <w:jc w:val="center"/>
              <w:rPr>
                <w:rFonts w:ascii="Calibri" w:hAnsi="Calibri"/>
              </w:rPr>
            </w:pPr>
            <w:r w:rsidRPr="00B869B9">
              <w:rPr>
                <w:rFonts w:ascii="Calibri" w:hAnsi="Calibri"/>
              </w:rPr>
              <w:t>03</w:t>
            </w:r>
          </w:p>
        </w:tc>
        <w:tc>
          <w:tcPr>
            <w:tcW w:w="2240" w:type="pct"/>
          </w:tcPr>
          <w:p w14:paraId="308B27BE" w14:textId="4437BCFE" w:rsidR="0050295C" w:rsidRPr="00B869B9" w:rsidRDefault="0050295C" w:rsidP="00547725">
            <w:pPr>
              <w:keepNext/>
              <w:rPr>
                <w:rFonts w:ascii="Calibri" w:hAnsi="Calibri"/>
              </w:rPr>
            </w:pPr>
            <w:r w:rsidRPr="00B869B9">
              <w:rPr>
                <w:rFonts w:ascii="Calibri" w:hAnsi="Calibri"/>
              </w:rPr>
              <w:t xml:space="preserve">Manufacturer’s </w:t>
            </w:r>
            <w:r w:rsidR="00547725" w:rsidRPr="00B869B9">
              <w:rPr>
                <w:rFonts w:ascii="Calibri" w:hAnsi="Calibri"/>
              </w:rPr>
              <w:t>S</w:t>
            </w:r>
            <w:r w:rsidRPr="00B869B9">
              <w:rPr>
                <w:rFonts w:ascii="Calibri" w:hAnsi="Calibri"/>
              </w:rPr>
              <w:t xml:space="preserve">tandard </w:t>
            </w:r>
            <w:r w:rsidR="00547725" w:rsidRPr="00B869B9">
              <w:rPr>
                <w:rFonts w:ascii="Calibri" w:hAnsi="Calibri"/>
              </w:rPr>
              <w:t>C</w:t>
            </w:r>
            <w:r w:rsidRPr="00B869B9">
              <w:rPr>
                <w:rFonts w:ascii="Calibri" w:hAnsi="Calibri"/>
              </w:rPr>
              <w:t xml:space="preserve">harge for </w:t>
            </w:r>
            <w:r w:rsidR="00547725" w:rsidRPr="00B869B9">
              <w:rPr>
                <w:rFonts w:ascii="Calibri" w:hAnsi="Calibri"/>
              </w:rPr>
              <w:t>C</w:t>
            </w:r>
            <w:r w:rsidRPr="00B869B9">
              <w:rPr>
                <w:rFonts w:ascii="Calibri" w:hAnsi="Calibri"/>
              </w:rPr>
              <w:t>ondenser (lbs, oz.)</w:t>
            </w:r>
          </w:p>
        </w:tc>
        <w:tc>
          <w:tcPr>
            <w:tcW w:w="2500" w:type="pct"/>
          </w:tcPr>
          <w:p w14:paraId="308B27BF" w14:textId="77777777" w:rsidR="0050295C" w:rsidRPr="00B869B9" w:rsidRDefault="0050295C" w:rsidP="004259A6">
            <w:pPr>
              <w:keepNext/>
              <w:rPr>
                <w:rFonts w:ascii="Calibri" w:hAnsi="Calibri"/>
              </w:rPr>
            </w:pPr>
            <w:r w:rsidRPr="00B869B9">
              <w:rPr>
                <w:rFonts w:ascii="Calibri" w:hAnsi="Calibri"/>
              </w:rPr>
              <w:t>&lt;user entry, use format lbs, oz;  range=(0 to 50 lbs, 0 to 15 oz</w:t>
            </w:r>
            <w:r w:rsidRPr="00B869B9" w:rsidDel="007A1DDE">
              <w:rPr>
                <w:rFonts w:ascii="Calibri" w:hAnsi="Calibri"/>
              </w:rPr>
              <w:t xml:space="preserve"> </w:t>
            </w:r>
            <w:r w:rsidRPr="00B869B9">
              <w:rPr>
                <w:rFonts w:ascii="Calibri" w:hAnsi="Calibri"/>
              </w:rPr>
              <w:t>&gt;</w:t>
            </w:r>
          </w:p>
        </w:tc>
      </w:tr>
      <w:tr w:rsidR="0050295C" w:rsidRPr="00B869B9" w14:paraId="308B27C4" w14:textId="77777777" w:rsidTr="005A427E">
        <w:trPr>
          <w:trHeight w:val="432"/>
        </w:trPr>
        <w:tc>
          <w:tcPr>
            <w:tcW w:w="260" w:type="pct"/>
          </w:tcPr>
          <w:p w14:paraId="308B27C1" w14:textId="77777777" w:rsidR="0050295C" w:rsidRPr="00B869B9" w:rsidRDefault="0050295C" w:rsidP="004259A6">
            <w:pPr>
              <w:keepNext/>
              <w:jc w:val="center"/>
              <w:rPr>
                <w:rFonts w:ascii="Calibri" w:hAnsi="Calibri"/>
              </w:rPr>
            </w:pPr>
            <w:r w:rsidRPr="00B869B9">
              <w:rPr>
                <w:rFonts w:ascii="Calibri" w:hAnsi="Calibri"/>
              </w:rPr>
              <w:t>04</w:t>
            </w:r>
          </w:p>
        </w:tc>
        <w:tc>
          <w:tcPr>
            <w:tcW w:w="2240" w:type="pct"/>
          </w:tcPr>
          <w:p w14:paraId="308B27C2" w14:textId="295A3BCF"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L</w:t>
            </w:r>
            <w:r w:rsidRPr="00B869B9">
              <w:rPr>
                <w:rFonts w:ascii="Calibri" w:hAnsi="Calibri"/>
              </w:rPr>
              <w:t>ength (ft)</w:t>
            </w:r>
          </w:p>
        </w:tc>
        <w:tc>
          <w:tcPr>
            <w:tcW w:w="2500" w:type="pct"/>
          </w:tcPr>
          <w:p w14:paraId="308B27C3" w14:textId="77777777" w:rsidR="0050295C" w:rsidRPr="00B869B9" w:rsidRDefault="0050295C" w:rsidP="004259A6">
            <w:pPr>
              <w:keepNext/>
              <w:rPr>
                <w:rFonts w:ascii="Calibri" w:hAnsi="Calibri"/>
              </w:rPr>
            </w:pPr>
            <w:r w:rsidRPr="00B869B9">
              <w:rPr>
                <w:rFonts w:ascii="Calibri" w:hAnsi="Calibri"/>
              </w:rPr>
              <w:t>&lt;user entry, check range = 0 to 200 &gt;</w:t>
            </w:r>
          </w:p>
        </w:tc>
      </w:tr>
      <w:tr w:rsidR="0050295C" w:rsidRPr="00B869B9" w14:paraId="308B27C8" w14:textId="77777777" w:rsidTr="005A427E">
        <w:trPr>
          <w:trHeight w:val="432"/>
        </w:trPr>
        <w:tc>
          <w:tcPr>
            <w:tcW w:w="260" w:type="pct"/>
          </w:tcPr>
          <w:p w14:paraId="308B27C5" w14:textId="77777777" w:rsidR="0050295C" w:rsidRPr="00B869B9" w:rsidRDefault="0050295C" w:rsidP="004259A6">
            <w:pPr>
              <w:keepNext/>
              <w:jc w:val="center"/>
              <w:rPr>
                <w:rFonts w:ascii="Calibri" w:hAnsi="Calibri"/>
              </w:rPr>
            </w:pPr>
            <w:r w:rsidRPr="00B869B9">
              <w:rPr>
                <w:rFonts w:ascii="Calibri" w:hAnsi="Calibri"/>
              </w:rPr>
              <w:t>05</w:t>
            </w:r>
          </w:p>
        </w:tc>
        <w:tc>
          <w:tcPr>
            <w:tcW w:w="2240" w:type="pct"/>
          </w:tcPr>
          <w:p w14:paraId="308B27C6" w14:textId="05B53E62"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D</w:t>
            </w:r>
            <w:r w:rsidRPr="00B869B9">
              <w:rPr>
                <w:rFonts w:ascii="Calibri" w:hAnsi="Calibri"/>
              </w:rPr>
              <w:t>iameter (in)</w:t>
            </w:r>
          </w:p>
        </w:tc>
        <w:tc>
          <w:tcPr>
            <w:tcW w:w="2500" w:type="pct"/>
          </w:tcPr>
          <w:p w14:paraId="308B27C7" w14:textId="77777777" w:rsidR="0050295C" w:rsidRPr="00B869B9" w:rsidRDefault="0050295C" w:rsidP="004259A6">
            <w:pPr>
              <w:keepNext/>
              <w:rPr>
                <w:rFonts w:ascii="Calibri" w:hAnsi="Calibri"/>
              </w:rPr>
            </w:pPr>
            <w:r w:rsidRPr="00B869B9">
              <w:rPr>
                <w:rFonts w:ascii="Calibri" w:hAnsi="Calibri"/>
              </w:rPr>
              <w:t>&lt;user entry, check range = 0 to 2&gt;</w:t>
            </w:r>
          </w:p>
        </w:tc>
      </w:tr>
      <w:tr w:rsidR="0050295C" w:rsidRPr="00B869B9" w14:paraId="308B27CC" w14:textId="77777777" w:rsidTr="005A427E">
        <w:trPr>
          <w:trHeight w:val="432"/>
        </w:trPr>
        <w:tc>
          <w:tcPr>
            <w:tcW w:w="260" w:type="pct"/>
          </w:tcPr>
          <w:p w14:paraId="308B27C9" w14:textId="77777777" w:rsidR="0050295C" w:rsidRPr="00B869B9" w:rsidRDefault="0050295C" w:rsidP="004259A6">
            <w:pPr>
              <w:keepNext/>
              <w:jc w:val="center"/>
              <w:rPr>
                <w:rFonts w:ascii="Calibri" w:hAnsi="Calibri"/>
              </w:rPr>
            </w:pPr>
            <w:r w:rsidRPr="00B869B9">
              <w:rPr>
                <w:rFonts w:ascii="Calibri" w:hAnsi="Calibri"/>
              </w:rPr>
              <w:t>06</w:t>
            </w:r>
          </w:p>
        </w:tc>
        <w:tc>
          <w:tcPr>
            <w:tcW w:w="2240" w:type="pct"/>
          </w:tcPr>
          <w:p w14:paraId="308B27CA" w14:textId="1526E256"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I</w:t>
            </w:r>
            <w:r w:rsidRPr="00B869B9">
              <w:rPr>
                <w:rFonts w:ascii="Calibri" w:hAnsi="Calibri"/>
              </w:rPr>
              <w:t xml:space="preserve">ndoor </w:t>
            </w:r>
            <w:r w:rsidR="00547725" w:rsidRPr="00B869B9">
              <w:rPr>
                <w:rFonts w:ascii="Calibri" w:hAnsi="Calibri"/>
              </w:rPr>
              <w:t>C</w:t>
            </w:r>
            <w:r w:rsidRPr="00B869B9">
              <w:rPr>
                <w:rFonts w:ascii="Calibri" w:hAnsi="Calibri"/>
              </w:rPr>
              <w:t xml:space="preserve">oil </w:t>
            </w:r>
            <w:r w:rsidR="00547725" w:rsidRPr="00B869B9">
              <w:rPr>
                <w:rFonts w:ascii="Calibri" w:hAnsi="Calibri"/>
              </w:rPr>
              <w:t>S</w:t>
            </w:r>
            <w:r w:rsidRPr="00B869B9">
              <w:rPr>
                <w:rFonts w:ascii="Calibri" w:hAnsi="Calibri"/>
              </w:rPr>
              <w:t>ize (tons)</w:t>
            </w:r>
          </w:p>
        </w:tc>
        <w:tc>
          <w:tcPr>
            <w:tcW w:w="2500" w:type="pct"/>
          </w:tcPr>
          <w:p w14:paraId="308B27CB" w14:textId="77777777" w:rsidR="0050295C" w:rsidRPr="00B869B9" w:rsidRDefault="0050295C" w:rsidP="004259A6">
            <w:pPr>
              <w:keepNext/>
              <w:rPr>
                <w:rFonts w:ascii="Calibri" w:hAnsi="Calibri"/>
              </w:rPr>
            </w:pPr>
            <w:r w:rsidRPr="00B869B9">
              <w:rPr>
                <w:rFonts w:ascii="Calibri" w:hAnsi="Calibri"/>
              </w:rPr>
              <w:t>&lt;user entry, check range = 0 to 20&gt;</w:t>
            </w:r>
          </w:p>
        </w:tc>
      </w:tr>
      <w:tr w:rsidR="0050295C" w:rsidRPr="00B869B9" w14:paraId="308B27D0" w14:textId="77777777" w:rsidTr="005A427E">
        <w:trPr>
          <w:trHeight w:val="432"/>
        </w:trPr>
        <w:tc>
          <w:tcPr>
            <w:tcW w:w="260" w:type="pct"/>
          </w:tcPr>
          <w:p w14:paraId="308B27CD" w14:textId="77777777" w:rsidR="0050295C" w:rsidRPr="00B869B9" w:rsidRDefault="0050295C" w:rsidP="004259A6">
            <w:pPr>
              <w:keepNext/>
              <w:jc w:val="center"/>
              <w:rPr>
                <w:rFonts w:ascii="Calibri" w:hAnsi="Calibri"/>
              </w:rPr>
            </w:pPr>
            <w:r w:rsidRPr="00B869B9">
              <w:rPr>
                <w:rFonts w:ascii="Calibri" w:hAnsi="Calibri"/>
              </w:rPr>
              <w:t>07</w:t>
            </w:r>
          </w:p>
        </w:tc>
        <w:tc>
          <w:tcPr>
            <w:tcW w:w="2240" w:type="pct"/>
          </w:tcPr>
          <w:p w14:paraId="308B27CE" w14:textId="0FC5C194" w:rsidR="0050295C" w:rsidRPr="00B869B9" w:rsidDel="0082384D"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L</w:t>
            </w:r>
            <w:r w:rsidRPr="00B869B9">
              <w:rPr>
                <w:rFonts w:ascii="Calibri" w:hAnsi="Calibri"/>
              </w:rPr>
              <w:t>ength (ft)</w:t>
            </w:r>
          </w:p>
        </w:tc>
        <w:tc>
          <w:tcPr>
            <w:tcW w:w="2500" w:type="pct"/>
          </w:tcPr>
          <w:p w14:paraId="308B27CF" w14:textId="77777777" w:rsidR="0050295C" w:rsidRPr="00B869B9" w:rsidRDefault="0050295C" w:rsidP="004259A6">
            <w:pPr>
              <w:keepNext/>
              <w:rPr>
                <w:rFonts w:ascii="Calibri" w:hAnsi="Calibri"/>
              </w:rPr>
            </w:pPr>
            <w:r w:rsidRPr="00B869B9">
              <w:rPr>
                <w:rFonts w:ascii="Calibri" w:hAnsi="Calibri"/>
              </w:rPr>
              <w:t>&lt;user entry, check range = 0 to 200&gt;</w:t>
            </w:r>
          </w:p>
        </w:tc>
      </w:tr>
      <w:tr w:rsidR="0050295C" w:rsidRPr="00B869B9" w14:paraId="308B27D4" w14:textId="77777777" w:rsidTr="005A427E">
        <w:trPr>
          <w:trHeight w:val="432"/>
        </w:trPr>
        <w:tc>
          <w:tcPr>
            <w:tcW w:w="260" w:type="pct"/>
          </w:tcPr>
          <w:p w14:paraId="308B27D1" w14:textId="77777777" w:rsidR="0050295C" w:rsidRPr="00B869B9" w:rsidRDefault="0050295C" w:rsidP="004259A6">
            <w:pPr>
              <w:keepNext/>
              <w:jc w:val="center"/>
              <w:rPr>
                <w:rFonts w:ascii="Calibri" w:hAnsi="Calibri"/>
              </w:rPr>
            </w:pPr>
            <w:r w:rsidRPr="00B869B9">
              <w:rPr>
                <w:rFonts w:ascii="Calibri" w:hAnsi="Calibri"/>
              </w:rPr>
              <w:t>08</w:t>
            </w:r>
          </w:p>
        </w:tc>
        <w:tc>
          <w:tcPr>
            <w:tcW w:w="2240" w:type="pct"/>
          </w:tcPr>
          <w:p w14:paraId="308B27D2" w14:textId="30A0176B" w:rsidR="0050295C" w:rsidRPr="00B869B9"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D</w:t>
            </w:r>
            <w:r w:rsidRPr="00B869B9">
              <w:rPr>
                <w:rFonts w:ascii="Calibri" w:hAnsi="Calibri"/>
              </w:rPr>
              <w:t>iameter (in)</w:t>
            </w:r>
          </w:p>
        </w:tc>
        <w:tc>
          <w:tcPr>
            <w:tcW w:w="2500" w:type="pct"/>
          </w:tcPr>
          <w:p w14:paraId="308B27D3" w14:textId="77777777" w:rsidR="0050295C" w:rsidRPr="00B869B9" w:rsidRDefault="0050295C" w:rsidP="004259A6">
            <w:pPr>
              <w:keepNext/>
              <w:rPr>
                <w:rFonts w:ascii="Calibri" w:hAnsi="Calibri"/>
              </w:rPr>
            </w:pPr>
            <w:r w:rsidRPr="00B869B9">
              <w:rPr>
                <w:rFonts w:ascii="Calibri" w:hAnsi="Calibri"/>
              </w:rPr>
              <w:t>&lt;user entry, check range = 0 to 2&gt;</w:t>
            </w:r>
          </w:p>
        </w:tc>
      </w:tr>
      <w:tr w:rsidR="0050295C" w:rsidRPr="00B869B9" w14:paraId="308B27D8" w14:textId="77777777" w:rsidTr="005A427E">
        <w:trPr>
          <w:trHeight w:val="432"/>
        </w:trPr>
        <w:tc>
          <w:tcPr>
            <w:tcW w:w="260" w:type="pct"/>
          </w:tcPr>
          <w:p w14:paraId="308B27D5" w14:textId="77777777" w:rsidR="0050295C" w:rsidRPr="00B869B9" w:rsidRDefault="0050295C" w:rsidP="004259A6">
            <w:pPr>
              <w:keepNext/>
              <w:jc w:val="center"/>
              <w:rPr>
                <w:rFonts w:ascii="Calibri" w:hAnsi="Calibri"/>
              </w:rPr>
            </w:pPr>
            <w:r w:rsidRPr="00B869B9">
              <w:rPr>
                <w:rFonts w:ascii="Calibri" w:hAnsi="Calibri"/>
              </w:rPr>
              <w:t>09</w:t>
            </w:r>
          </w:p>
        </w:tc>
        <w:tc>
          <w:tcPr>
            <w:tcW w:w="2240" w:type="pct"/>
          </w:tcPr>
          <w:p w14:paraId="308B27D6" w14:textId="08AF36BF" w:rsidR="0050295C" w:rsidRPr="00B869B9" w:rsidDel="0082384D"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I</w:t>
            </w:r>
            <w:r w:rsidRPr="00B869B9">
              <w:rPr>
                <w:rFonts w:ascii="Calibri" w:hAnsi="Calibri"/>
              </w:rPr>
              <w:t xml:space="preserve">ndoor </w:t>
            </w:r>
            <w:r w:rsidR="00547725" w:rsidRPr="00B869B9">
              <w:rPr>
                <w:rFonts w:ascii="Calibri" w:hAnsi="Calibri"/>
              </w:rPr>
              <w:t>C</w:t>
            </w:r>
            <w:r w:rsidRPr="00B869B9">
              <w:rPr>
                <w:rFonts w:ascii="Calibri" w:hAnsi="Calibri"/>
              </w:rPr>
              <w:t xml:space="preserve">oil </w:t>
            </w:r>
            <w:r w:rsidR="00547725" w:rsidRPr="00B869B9">
              <w:rPr>
                <w:rFonts w:ascii="Calibri" w:hAnsi="Calibri"/>
              </w:rPr>
              <w:t>S</w:t>
            </w:r>
            <w:r w:rsidRPr="00B869B9">
              <w:rPr>
                <w:rFonts w:ascii="Calibri" w:hAnsi="Calibri"/>
              </w:rPr>
              <w:t>ize (tons)</w:t>
            </w:r>
          </w:p>
        </w:tc>
        <w:tc>
          <w:tcPr>
            <w:tcW w:w="2500" w:type="pct"/>
          </w:tcPr>
          <w:p w14:paraId="308B27D7" w14:textId="77777777" w:rsidR="0050295C" w:rsidRPr="00B869B9" w:rsidRDefault="0050295C" w:rsidP="004259A6">
            <w:pPr>
              <w:keepNext/>
              <w:rPr>
                <w:rFonts w:ascii="Calibri" w:hAnsi="Calibri"/>
              </w:rPr>
            </w:pPr>
            <w:r w:rsidRPr="00B869B9">
              <w:rPr>
                <w:rFonts w:ascii="Calibri" w:hAnsi="Calibri"/>
              </w:rPr>
              <w:t>&lt;user entry, check range = 0 to 20&gt;</w:t>
            </w:r>
          </w:p>
        </w:tc>
      </w:tr>
      <w:tr w:rsidR="0050295C" w:rsidRPr="00B869B9" w14:paraId="308B27DC" w14:textId="77777777" w:rsidTr="005A427E">
        <w:trPr>
          <w:trHeight w:val="432"/>
        </w:trPr>
        <w:tc>
          <w:tcPr>
            <w:tcW w:w="260" w:type="pct"/>
          </w:tcPr>
          <w:p w14:paraId="308B27D9" w14:textId="77777777" w:rsidR="0050295C" w:rsidRPr="00B869B9" w:rsidRDefault="0050295C" w:rsidP="004259A6">
            <w:pPr>
              <w:keepNext/>
              <w:jc w:val="center"/>
              <w:rPr>
                <w:rFonts w:ascii="Calibri" w:hAnsi="Calibri"/>
              </w:rPr>
            </w:pPr>
            <w:r w:rsidRPr="00B869B9">
              <w:rPr>
                <w:rFonts w:ascii="Calibri" w:hAnsi="Calibri"/>
              </w:rPr>
              <w:t>10</w:t>
            </w:r>
          </w:p>
        </w:tc>
        <w:tc>
          <w:tcPr>
            <w:tcW w:w="2240" w:type="pct"/>
          </w:tcPr>
          <w:p w14:paraId="7863B632" w14:textId="2A06C5E1" w:rsidR="00547725" w:rsidRPr="00B869B9" w:rsidRDefault="0050295C" w:rsidP="00547725">
            <w:pPr>
              <w:keepNext/>
              <w:rPr>
                <w:rFonts w:ascii="Calibri" w:hAnsi="Calibri"/>
              </w:rPr>
            </w:pPr>
            <w:r w:rsidRPr="00B869B9">
              <w:rPr>
                <w:rFonts w:ascii="Calibri" w:hAnsi="Calibri"/>
              </w:rPr>
              <w:t xml:space="preserve">Charge </w:t>
            </w:r>
            <w:r w:rsidR="00547725" w:rsidRPr="00B869B9">
              <w:rPr>
                <w:rFonts w:ascii="Calibri" w:hAnsi="Calibri"/>
              </w:rPr>
              <w:t>A</w:t>
            </w:r>
            <w:r w:rsidRPr="00B869B9">
              <w:rPr>
                <w:rFonts w:ascii="Calibri" w:hAnsi="Calibri"/>
              </w:rPr>
              <w:t xml:space="preserve">djustment to </w:t>
            </w:r>
            <w:r w:rsidR="00547725" w:rsidRPr="00B869B9">
              <w:rPr>
                <w:rFonts w:ascii="Calibri" w:hAnsi="Calibri"/>
              </w:rPr>
              <w:t>S</w:t>
            </w:r>
            <w:r w:rsidRPr="00B869B9">
              <w:rPr>
                <w:rFonts w:ascii="Calibri" w:hAnsi="Calibri"/>
              </w:rPr>
              <w:t xml:space="preserve">tandard </w:t>
            </w:r>
            <w:r w:rsidR="00547725" w:rsidRPr="00B869B9">
              <w:rPr>
                <w:rFonts w:ascii="Calibri" w:hAnsi="Calibri"/>
              </w:rPr>
              <w:t>C</w:t>
            </w:r>
            <w:r w:rsidRPr="00B869B9">
              <w:rPr>
                <w:rFonts w:ascii="Calibri" w:hAnsi="Calibri"/>
              </w:rPr>
              <w:t xml:space="preserve">harge from </w:t>
            </w:r>
            <w:r w:rsidR="00547725" w:rsidRPr="00B869B9">
              <w:rPr>
                <w:rFonts w:ascii="Calibri" w:hAnsi="Calibri"/>
              </w:rPr>
              <w:t>M</w:t>
            </w:r>
            <w:r w:rsidRPr="00B869B9">
              <w:rPr>
                <w:rFonts w:ascii="Calibri" w:hAnsi="Calibri"/>
              </w:rPr>
              <w:t xml:space="preserve">anufacturer’s </w:t>
            </w:r>
            <w:r w:rsidR="00547725" w:rsidRPr="00B869B9">
              <w:rPr>
                <w:rFonts w:ascii="Calibri" w:hAnsi="Calibri"/>
              </w:rPr>
              <w:t>S</w:t>
            </w:r>
            <w:r w:rsidRPr="00B869B9">
              <w:rPr>
                <w:rFonts w:ascii="Calibri" w:hAnsi="Calibri"/>
              </w:rPr>
              <w:t>pecifications</w:t>
            </w:r>
          </w:p>
          <w:p w14:paraId="308B27DA" w14:textId="24519420" w:rsidR="0050295C" w:rsidRPr="00B869B9" w:rsidRDefault="0050295C" w:rsidP="00547725">
            <w:pPr>
              <w:keepNext/>
              <w:rPr>
                <w:rFonts w:ascii="Calibri" w:hAnsi="Calibri"/>
              </w:rPr>
            </w:pPr>
            <w:r w:rsidRPr="00B869B9">
              <w:rPr>
                <w:rFonts w:ascii="Calibri" w:hAnsi="Calibri"/>
              </w:rPr>
              <w:t>(ounces, positive = add, negative = remove)</w:t>
            </w:r>
          </w:p>
        </w:tc>
        <w:tc>
          <w:tcPr>
            <w:tcW w:w="2500" w:type="pct"/>
          </w:tcPr>
          <w:p w14:paraId="308B27DB" w14:textId="77777777" w:rsidR="0050295C" w:rsidRPr="00B869B9" w:rsidRDefault="0050295C" w:rsidP="004259A6">
            <w:pPr>
              <w:keepNext/>
              <w:rPr>
                <w:rFonts w:ascii="Calibri" w:hAnsi="Calibri"/>
              </w:rPr>
            </w:pPr>
            <w:r w:rsidRPr="00B869B9">
              <w:rPr>
                <w:rFonts w:ascii="Calibri" w:hAnsi="Calibri"/>
              </w:rPr>
              <w:t>&lt;user entry, check range = -200 to 200&gt;</w:t>
            </w:r>
          </w:p>
        </w:tc>
      </w:tr>
      <w:tr w:rsidR="0050295C" w:rsidRPr="00B869B9" w14:paraId="308B27E1" w14:textId="77777777" w:rsidTr="005A427E">
        <w:trPr>
          <w:trHeight w:val="432"/>
        </w:trPr>
        <w:tc>
          <w:tcPr>
            <w:tcW w:w="260" w:type="pct"/>
          </w:tcPr>
          <w:p w14:paraId="308B27DD" w14:textId="77777777" w:rsidR="0050295C" w:rsidRPr="00B869B9" w:rsidRDefault="0050295C" w:rsidP="004259A6">
            <w:pPr>
              <w:keepNext/>
              <w:jc w:val="center"/>
              <w:rPr>
                <w:rFonts w:ascii="Calibri" w:hAnsi="Calibri"/>
              </w:rPr>
            </w:pPr>
            <w:r w:rsidRPr="00B869B9">
              <w:rPr>
                <w:rFonts w:ascii="Calibri" w:hAnsi="Calibri"/>
              </w:rPr>
              <w:t>11</w:t>
            </w:r>
          </w:p>
        </w:tc>
        <w:tc>
          <w:tcPr>
            <w:tcW w:w="2240" w:type="pct"/>
          </w:tcPr>
          <w:p w14:paraId="308B27DE" w14:textId="1130E6F2" w:rsidR="0050295C" w:rsidRPr="00B869B9" w:rsidRDefault="0050295C" w:rsidP="00547725">
            <w:pPr>
              <w:keepNext/>
              <w:spacing w:before="120"/>
              <w:rPr>
                <w:rFonts w:ascii="Calibri" w:hAnsi="Calibri"/>
              </w:rPr>
            </w:pPr>
            <w:r w:rsidRPr="00B869B9">
              <w:rPr>
                <w:rFonts w:ascii="Calibri" w:hAnsi="Calibri"/>
              </w:rPr>
              <w:t xml:space="preserve">Refrigerant </w:t>
            </w:r>
            <w:r w:rsidR="00547725" w:rsidRPr="00B869B9">
              <w:rPr>
                <w:rFonts w:ascii="Calibri" w:hAnsi="Calibri"/>
              </w:rPr>
              <w:t>R</w:t>
            </w:r>
            <w:r w:rsidRPr="00B869B9">
              <w:rPr>
                <w:rFonts w:ascii="Calibri" w:hAnsi="Calibri"/>
              </w:rPr>
              <w:t xml:space="preserve">equired to be </w:t>
            </w:r>
            <w:r w:rsidR="00547725" w:rsidRPr="00B869B9">
              <w:rPr>
                <w:rFonts w:ascii="Calibri" w:hAnsi="Calibri"/>
              </w:rPr>
              <w:t>W</w:t>
            </w:r>
            <w:r w:rsidRPr="00B869B9">
              <w:rPr>
                <w:rFonts w:ascii="Calibri" w:hAnsi="Calibri"/>
              </w:rPr>
              <w:t xml:space="preserve">eighed in by the </w:t>
            </w:r>
            <w:r w:rsidR="00547725" w:rsidRPr="00B869B9">
              <w:rPr>
                <w:rFonts w:ascii="Calibri" w:hAnsi="Calibri"/>
              </w:rPr>
              <w:t>I</w:t>
            </w:r>
            <w:r w:rsidRPr="00B869B9">
              <w:rPr>
                <w:rFonts w:ascii="Calibri" w:hAnsi="Calibri"/>
              </w:rPr>
              <w:t>nstaller (lbs, oz)</w:t>
            </w:r>
          </w:p>
        </w:tc>
        <w:tc>
          <w:tcPr>
            <w:tcW w:w="2500" w:type="pct"/>
          </w:tcPr>
          <w:p w14:paraId="308B27DF" w14:textId="77777777" w:rsidR="0050295C" w:rsidRPr="00B869B9" w:rsidRDefault="0050295C" w:rsidP="004259A6">
            <w:pPr>
              <w:keepNext/>
              <w:rPr>
                <w:rFonts w:ascii="Calibri" w:hAnsi="Calibri"/>
              </w:rPr>
            </w:pPr>
            <w:r w:rsidRPr="00B869B9">
              <w:rPr>
                <w:rFonts w:ascii="Calibri" w:hAnsi="Calibri"/>
              </w:rPr>
              <w:t xml:space="preserve">&lt;&lt;calculated field, numeric values, use format lbs, oz;  </w:t>
            </w:r>
          </w:p>
          <w:p w14:paraId="308B27E0" w14:textId="77777777" w:rsidR="0050295C" w:rsidRPr="00B869B9" w:rsidRDefault="0050295C" w:rsidP="004259A6">
            <w:pPr>
              <w:keepNext/>
              <w:rPr>
                <w:rFonts w:ascii="Calibri" w:hAnsi="Calibri"/>
              </w:rPr>
            </w:pPr>
            <w:r w:rsidRPr="00B869B9">
              <w:rPr>
                <w:rFonts w:ascii="Calibri" w:hAnsi="Calibri"/>
              </w:rPr>
              <w:t>range=(-50 to 50 lbs, -15 to 15 oz:  if</w:t>
            </w:r>
            <w:r w:rsidRPr="00B869B9">
              <w:t xml:space="preserve"> E02 = “Charge Adjustment“ then E11=E10; elseif E02="Total Charge" then E11=E03+E10</w:t>
            </w:r>
            <w:r w:rsidRPr="00B869B9">
              <w:rPr>
                <w:rFonts w:ascii="Calibri" w:hAnsi="Calibri"/>
              </w:rPr>
              <w:t>&gt;&gt;</w:t>
            </w:r>
          </w:p>
        </w:tc>
      </w:tr>
      <w:tr w:rsidR="0050295C" w:rsidRPr="00B869B9" w14:paraId="308B27E5" w14:textId="77777777" w:rsidTr="005A427E">
        <w:trPr>
          <w:trHeight w:val="432"/>
        </w:trPr>
        <w:tc>
          <w:tcPr>
            <w:tcW w:w="260" w:type="pct"/>
          </w:tcPr>
          <w:p w14:paraId="308B27E2" w14:textId="77777777" w:rsidR="0050295C" w:rsidRPr="00B869B9" w:rsidRDefault="0050295C" w:rsidP="004259A6">
            <w:pPr>
              <w:keepNext/>
              <w:jc w:val="center"/>
              <w:rPr>
                <w:rFonts w:ascii="Calibri" w:hAnsi="Calibri"/>
              </w:rPr>
            </w:pPr>
            <w:r w:rsidRPr="00B869B9">
              <w:rPr>
                <w:rFonts w:ascii="Calibri" w:hAnsi="Calibri"/>
              </w:rPr>
              <w:t>12</w:t>
            </w:r>
          </w:p>
        </w:tc>
        <w:tc>
          <w:tcPr>
            <w:tcW w:w="2240" w:type="pct"/>
          </w:tcPr>
          <w:p w14:paraId="308B27E3" w14:textId="1C187D4D" w:rsidR="0050295C" w:rsidRPr="00B869B9" w:rsidRDefault="0050295C" w:rsidP="00547725">
            <w:pPr>
              <w:keepNext/>
              <w:rPr>
                <w:rFonts w:ascii="Calibri" w:hAnsi="Calibri"/>
              </w:rPr>
            </w:pPr>
            <w:r w:rsidRPr="00B869B9">
              <w:rPr>
                <w:rFonts w:ascii="Calibri" w:hAnsi="Calibri"/>
              </w:rPr>
              <w:t xml:space="preserve">Refrigerant </w:t>
            </w:r>
            <w:r w:rsidR="00547725" w:rsidRPr="00B869B9">
              <w:rPr>
                <w:rFonts w:ascii="Calibri" w:hAnsi="Calibri"/>
              </w:rPr>
              <w:t>W</w:t>
            </w:r>
            <w:r w:rsidRPr="00B869B9">
              <w:rPr>
                <w:rFonts w:ascii="Calibri" w:hAnsi="Calibri"/>
              </w:rPr>
              <w:t>eighed in by Installer (lbs, oz)</w:t>
            </w:r>
          </w:p>
        </w:tc>
        <w:tc>
          <w:tcPr>
            <w:tcW w:w="2500" w:type="pct"/>
          </w:tcPr>
          <w:p w14:paraId="308B27E4" w14:textId="77777777" w:rsidR="0050295C" w:rsidRPr="00B869B9" w:rsidRDefault="0050295C" w:rsidP="004259A6">
            <w:pPr>
              <w:keepNext/>
              <w:rPr>
                <w:rFonts w:ascii="Calibri" w:hAnsi="Calibri"/>
              </w:rPr>
            </w:pPr>
            <w:r w:rsidRPr="00B869B9">
              <w:rPr>
                <w:rFonts w:ascii="Calibri" w:hAnsi="Calibri"/>
              </w:rPr>
              <w:t>&lt;&lt;user enter numeric values, use format lbs, oz;  range=(-50 to 50 lbs, -15 to 15 oz&gt;&gt;</w:t>
            </w:r>
          </w:p>
        </w:tc>
      </w:tr>
      <w:tr w:rsidR="0050295C" w:rsidRPr="00B869B9" w14:paraId="308B27E8" w14:textId="77777777" w:rsidTr="00304C24">
        <w:trPr>
          <w:trHeight w:val="432"/>
        </w:trPr>
        <w:tc>
          <w:tcPr>
            <w:tcW w:w="260" w:type="pct"/>
          </w:tcPr>
          <w:p w14:paraId="308B27E6" w14:textId="77777777" w:rsidR="0050295C" w:rsidRPr="00B869B9" w:rsidRDefault="0050295C" w:rsidP="004259A6">
            <w:pPr>
              <w:keepNext/>
              <w:jc w:val="center"/>
              <w:rPr>
                <w:rFonts w:ascii="Calibri" w:hAnsi="Calibri"/>
              </w:rPr>
            </w:pPr>
            <w:r w:rsidRPr="00B869B9">
              <w:rPr>
                <w:rFonts w:ascii="Calibri" w:hAnsi="Calibri"/>
              </w:rPr>
              <w:t>13</w:t>
            </w:r>
          </w:p>
        </w:tc>
        <w:tc>
          <w:tcPr>
            <w:tcW w:w="4740" w:type="pct"/>
            <w:gridSpan w:val="2"/>
          </w:tcPr>
          <w:p w14:paraId="308B27E7" w14:textId="60E20F78" w:rsidR="0050295C" w:rsidRPr="00B869B9" w:rsidRDefault="001B33D1" w:rsidP="001B33D1">
            <w:pPr>
              <w:keepNext/>
              <w:rPr>
                <w:rFonts w:asciiTheme="minorHAnsi" w:hAnsiTheme="minorHAnsi"/>
              </w:rPr>
            </w:pPr>
            <w:r w:rsidRPr="00B869B9">
              <w:rPr>
                <w:rFonts w:asciiTheme="minorHAnsi" w:hAnsiTheme="minorHAnsi"/>
              </w:rPr>
              <w:t>C</w:t>
            </w:r>
            <w:r w:rsidR="0050295C" w:rsidRPr="00B869B9">
              <w:rPr>
                <w:rFonts w:asciiTheme="minorHAnsi" w:hAnsiTheme="minorHAnsi"/>
              </w:rPr>
              <w:t xml:space="preserve">ompliance </w:t>
            </w:r>
            <w:r w:rsidRPr="00B869B9">
              <w:rPr>
                <w:rFonts w:asciiTheme="minorHAnsi" w:hAnsiTheme="minorHAnsi"/>
              </w:rPr>
              <w:t>S</w:t>
            </w:r>
            <w:r w:rsidR="0050295C" w:rsidRPr="00B869B9">
              <w:rPr>
                <w:rFonts w:asciiTheme="minorHAnsi" w:hAnsiTheme="minorHAnsi"/>
              </w:rPr>
              <w:t xml:space="preserve">tatement: </w:t>
            </w:r>
            <w:r w:rsidRPr="00B869B9">
              <w:rPr>
                <w:rFonts w:asciiTheme="minorHAnsi" w:hAnsiTheme="minorHAnsi"/>
              </w:rPr>
              <w:t>&lt;&lt;</w:t>
            </w:r>
            <w:r w:rsidR="0050295C" w:rsidRPr="00B869B9">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B869B9"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50295C" w:rsidRPr="00B869B9" w14:paraId="308B27EB" w14:textId="77777777" w:rsidTr="007506DE">
        <w:trPr>
          <w:trHeight w:val="206"/>
        </w:trPr>
        <w:tc>
          <w:tcPr>
            <w:tcW w:w="5000" w:type="pct"/>
          </w:tcPr>
          <w:p w14:paraId="0555AEA8" w14:textId="77777777" w:rsidR="0050295C" w:rsidRPr="00B869B9" w:rsidRDefault="0050295C" w:rsidP="00232472">
            <w:pPr>
              <w:rPr>
                <w:rFonts w:ascii="Calibri" w:hAnsi="Calibri"/>
                <w:b/>
              </w:rPr>
            </w:pPr>
            <w:r w:rsidRPr="00B869B9">
              <w:rPr>
                <w:rFonts w:ascii="Calibri" w:hAnsi="Calibri" w:cs="Arial"/>
                <w:b/>
                <w:caps/>
              </w:rPr>
              <w:t xml:space="preserve">F. </w:t>
            </w:r>
            <w:r w:rsidR="00547725" w:rsidRPr="00B869B9">
              <w:rPr>
                <w:rFonts w:ascii="Calibri" w:hAnsi="Calibri"/>
                <w:b/>
              </w:rPr>
              <w:t>Weigh In Procedure – Additional Requirements</w:t>
            </w:r>
          </w:p>
          <w:p w14:paraId="308B27EA" w14:textId="4AB753A1" w:rsidR="00EF2515" w:rsidRPr="00B869B9" w:rsidRDefault="00EF2515" w:rsidP="00232472">
            <w:pPr>
              <w:rPr>
                <w:rFonts w:ascii="Calibri" w:hAnsi="Calibri"/>
                <w:b/>
              </w:rPr>
            </w:pPr>
            <w:r w:rsidRPr="00B869B9">
              <w:rPr>
                <w:rFonts w:ascii="Calibri" w:hAnsi="Calibri"/>
                <w:sz w:val="18"/>
                <w:szCs w:val="18"/>
              </w:rPr>
              <w:t>&lt;&lt;Static Text - see the top&gt;&gt;</w:t>
            </w:r>
          </w:p>
        </w:tc>
      </w:tr>
      <w:tr w:rsidR="00644E38" w:rsidRPr="00B869B9" w14:paraId="308B27FA" w14:textId="77777777" w:rsidTr="00644E38">
        <w:trPr>
          <w:trHeight w:val="206"/>
        </w:trPr>
        <w:tc>
          <w:tcPr>
            <w:tcW w:w="5000" w:type="pct"/>
          </w:tcPr>
          <w:p w14:paraId="308B27F9" w14:textId="77777777" w:rsidR="00644E38" w:rsidRPr="00B869B9" w:rsidRDefault="00644E38" w:rsidP="00644E38">
            <w:pPr>
              <w:spacing w:line="276" w:lineRule="auto"/>
              <w:rPr>
                <w:rFonts w:ascii="Calibri" w:hAnsi="Calibri"/>
              </w:rPr>
            </w:pPr>
            <w:r w:rsidRPr="00B869B9">
              <w:rPr>
                <w:rFonts w:ascii="Calibri" w:eastAsia="Calibri" w:hAnsi="Calibri"/>
                <w:b/>
                <w:sz w:val="18"/>
                <w:szCs w:val="18"/>
              </w:rPr>
              <w:t>The responsible person’s signature on this compliance document affirms that all applicable requirements in this table have been met.</w:t>
            </w:r>
          </w:p>
        </w:tc>
      </w:tr>
    </w:tbl>
    <w:p w14:paraId="308B27FC" w14:textId="2B320076" w:rsidR="0050295C" w:rsidRPr="00B869B9" w:rsidRDefault="0050295C" w:rsidP="001E34F0">
      <w:pPr>
        <w:rPr>
          <w:rFonts w:ascii="Calibri" w:hAnsi="Calibri"/>
        </w:rPr>
      </w:pPr>
    </w:p>
    <w:p w14:paraId="07B7A64D" w14:textId="77777777" w:rsidR="006B5975" w:rsidRPr="00B869B9" w:rsidRDefault="006B5975">
      <w:pPr>
        <w:rPr>
          <w:rFonts w:asciiTheme="minorHAnsi" w:hAnsiTheme="minorHAnsi"/>
          <w:b/>
          <w:sz w:val="18"/>
          <w:szCs w:val="18"/>
        </w:rPr>
      </w:pPr>
      <w:r w:rsidRPr="00B869B9">
        <w:rPr>
          <w:rFonts w:asciiTheme="minorHAnsi" w:hAnsiTheme="minorHAnsi"/>
          <w:b/>
          <w:sz w:val="18"/>
          <w:szCs w:val="18"/>
        </w:rPr>
        <w:br w:type="page"/>
      </w:r>
    </w:p>
    <w:p w14:paraId="1A71D597" w14:textId="33CAD770" w:rsidR="006B5975" w:rsidRPr="00B869B9"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869B9">
        <w:rPr>
          <w:rFonts w:asciiTheme="minorHAnsi" w:hAnsiTheme="minorHAnsi"/>
          <w:b/>
          <w:sz w:val="18"/>
          <w:szCs w:val="18"/>
        </w:rPr>
        <w:lastRenderedPageBreak/>
        <w:t>MCH-25d - Refrigerant Charge Verification - Fault Indicator Display (FID)</w:t>
      </w:r>
    </w:p>
    <w:p w14:paraId="2AEB2832" w14:textId="77777777" w:rsidR="006B5975" w:rsidRPr="00B869B9"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50295C" w:rsidRPr="00B869B9" w14:paraId="308B27FF" w14:textId="77777777" w:rsidTr="00A8048C">
        <w:trPr>
          <w:trHeight w:val="504"/>
        </w:trPr>
        <w:tc>
          <w:tcPr>
            <w:tcW w:w="5000" w:type="pct"/>
            <w:gridSpan w:val="3"/>
          </w:tcPr>
          <w:p w14:paraId="308B27FD" w14:textId="1C1BCA04" w:rsidR="0050295C" w:rsidRPr="00B869B9" w:rsidRDefault="0050295C" w:rsidP="007506DE">
            <w:pPr>
              <w:rPr>
                <w:rFonts w:ascii="Calibri" w:hAnsi="Calibri"/>
                <w:b/>
              </w:rPr>
            </w:pPr>
            <w:r w:rsidRPr="00B869B9">
              <w:rPr>
                <w:rFonts w:ascii="Calibri" w:hAnsi="Calibri"/>
                <w:b/>
              </w:rPr>
              <w:t xml:space="preserve">G. </w:t>
            </w:r>
            <w:r w:rsidR="00CD23D5" w:rsidRPr="00B869B9">
              <w:rPr>
                <w:rFonts w:ascii="Calibri" w:hAnsi="Calibri"/>
                <w:b/>
              </w:rPr>
              <w:t>Fault Indicator Display</w:t>
            </w:r>
          </w:p>
          <w:p w14:paraId="0BDB57F0" w14:textId="33317CF5" w:rsidR="0050295C" w:rsidRPr="00B869B9" w:rsidRDefault="0050295C" w:rsidP="001E34F0">
            <w:pPr>
              <w:rPr>
                <w:rFonts w:ascii="Calibri" w:hAnsi="Calibri"/>
                <w:sz w:val="18"/>
              </w:rPr>
            </w:pPr>
            <w:r w:rsidRPr="00B869B9">
              <w:rPr>
                <w:rFonts w:ascii="Calibri" w:hAnsi="Calibri"/>
                <w:sz w:val="18"/>
              </w:rPr>
              <w:t xml:space="preserve">Procedures for the </w:t>
            </w:r>
            <w:r w:rsidR="00CD23D5" w:rsidRPr="00B869B9">
              <w:rPr>
                <w:rFonts w:ascii="Calibri" w:hAnsi="Calibri"/>
                <w:sz w:val="18"/>
              </w:rPr>
              <w:t>Fault Indicator Display</w:t>
            </w:r>
            <w:r w:rsidRPr="00B869B9">
              <w:rPr>
                <w:rFonts w:ascii="Calibri" w:hAnsi="Calibri"/>
                <w:sz w:val="18"/>
              </w:rPr>
              <w:t xml:space="preserve"> Verification are detailed in RA3.4.2</w:t>
            </w:r>
            <w:r w:rsidR="004E758C" w:rsidRPr="00B869B9">
              <w:rPr>
                <w:rFonts w:ascii="Calibri" w:hAnsi="Calibri"/>
                <w:sz w:val="18"/>
              </w:rPr>
              <w:t>.</w:t>
            </w:r>
          </w:p>
          <w:p w14:paraId="308B27FE" w14:textId="16D602E1" w:rsidR="00547725" w:rsidRPr="00B869B9" w:rsidRDefault="00547725" w:rsidP="001E34F0">
            <w:pPr>
              <w:rPr>
                <w:rFonts w:ascii="Calibri" w:hAnsi="Calibri"/>
                <w:b/>
              </w:rPr>
            </w:pPr>
            <w:r w:rsidRPr="00B869B9">
              <w:rPr>
                <w:rFonts w:ascii="Calibri" w:hAnsi="Calibri"/>
              </w:rPr>
              <w:t>&lt;&lt;If A1</w:t>
            </w:r>
            <w:r w:rsidR="002B4937" w:rsidRPr="00B869B9">
              <w:rPr>
                <w:rFonts w:ascii="Calibri" w:hAnsi="Calibri"/>
              </w:rPr>
              <w:t>1</w:t>
            </w:r>
            <w:r w:rsidRPr="00B869B9">
              <w:rPr>
                <w:rFonts w:ascii="Calibri" w:hAnsi="Calibri"/>
              </w:rPr>
              <w:t xml:space="preserve"> = “This system has a factory installed </w:t>
            </w:r>
            <w:r w:rsidR="00CD23D5" w:rsidRPr="00B869B9">
              <w:rPr>
                <w:rFonts w:ascii="Calibri" w:hAnsi="Calibri"/>
              </w:rPr>
              <w:t>FID</w:t>
            </w:r>
            <w:r w:rsidRPr="00B869B9">
              <w:rPr>
                <w:rFonts w:ascii="Calibri" w:hAnsi="Calibri"/>
              </w:rPr>
              <w:t xml:space="preserve">”;  or “This system has a field installed </w:t>
            </w:r>
            <w:r w:rsidR="00CD23D5" w:rsidRPr="00B869B9">
              <w:rPr>
                <w:rFonts w:ascii="Calibri" w:hAnsi="Calibri"/>
              </w:rPr>
              <w:t>FID</w:t>
            </w:r>
            <w:r w:rsidRPr="00B869B9">
              <w:rPr>
                <w:rFonts w:ascii="Calibri" w:hAnsi="Calibri"/>
              </w:rPr>
              <w:t>”, then display this section&gt;&gt;</w:t>
            </w:r>
          </w:p>
        </w:tc>
      </w:tr>
      <w:tr w:rsidR="0050295C" w:rsidRPr="00B869B9" w14:paraId="308B2803" w14:textId="77777777" w:rsidTr="002B7DA5">
        <w:trPr>
          <w:trHeight w:val="144"/>
        </w:trPr>
        <w:tc>
          <w:tcPr>
            <w:tcW w:w="211" w:type="pct"/>
            <w:vAlign w:val="center"/>
          </w:tcPr>
          <w:p w14:paraId="308B2800" w14:textId="77777777" w:rsidR="0050295C" w:rsidRPr="00B869B9" w:rsidRDefault="0050295C" w:rsidP="00F96361">
            <w:pPr>
              <w:jc w:val="center"/>
              <w:rPr>
                <w:rFonts w:ascii="Calibri" w:hAnsi="Calibri"/>
              </w:rPr>
            </w:pPr>
            <w:r w:rsidRPr="00B869B9">
              <w:rPr>
                <w:rFonts w:ascii="Calibri" w:hAnsi="Calibri"/>
              </w:rPr>
              <w:t>01</w:t>
            </w:r>
          </w:p>
        </w:tc>
        <w:tc>
          <w:tcPr>
            <w:tcW w:w="2288" w:type="pct"/>
          </w:tcPr>
          <w:p w14:paraId="308B2801" w14:textId="2B394150" w:rsidR="0050295C" w:rsidRPr="00B869B9" w:rsidRDefault="00CD23D5" w:rsidP="001E34F0">
            <w:pPr>
              <w:rPr>
                <w:rFonts w:ascii="Calibri" w:hAnsi="Calibri"/>
              </w:rPr>
            </w:pPr>
            <w:r w:rsidRPr="00B869B9">
              <w:rPr>
                <w:rFonts w:ascii="Calibri" w:hAnsi="Calibri"/>
              </w:rPr>
              <w:t>FID</w:t>
            </w:r>
            <w:r w:rsidR="0050295C" w:rsidRPr="00B869B9">
              <w:rPr>
                <w:rFonts w:ascii="Calibri" w:hAnsi="Calibri"/>
              </w:rPr>
              <w:t xml:space="preserve"> Manufacturer Name/Make</w:t>
            </w:r>
          </w:p>
        </w:tc>
        <w:tc>
          <w:tcPr>
            <w:tcW w:w="2501" w:type="pct"/>
          </w:tcPr>
          <w:p w14:paraId="308B2802" w14:textId="77777777" w:rsidR="0050295C" w:rsidRPr="00B869B9" w:rsidRDefault="0050295C" w:rsidP="001E34F0">
            <w:pPr>
              <w:pStyle w:val="Header"/>
              <w:tabs>
                <w:tab w:val="clear" w:pos="4320"/>
                <w:tab w:val="clear" w:pos="8640"/>
              </w:tabs>
              <w:spacing w:after="60"/>
              <w:rPr>
                <w:rFonts w:ascii="Calibri" w:hAnsi="Calibri"/>
              </w:rPr>
            </w:pPr>
            <w:r w:rsidRPr="00B869B9">
              <w:rPr>
                <w:rFonts w:ascii="Calibri" w:hAnsi="Calibri"/>
              </w:rPr>
              <w:t>&lt;&lt;user entry, text field (must be on list of approved devices)&gt;&gt;</w:t>
            </w:r>
          </w:p>
        </w:tc>
      </w:tr>
      <w:tr w:rsidR="0050295C" w:rsidRPr="00B869B9" w14:paraId="308B2807" w14:textId="77777777" w:rsidTr="002B7DA5">
        <w:trPr>
          <w:trHeight w:val="144"/>
        </w:trPr>
        <w:tc>
          <w:tcPr>
            <w:tcW w:w="211" w:type="pct"/>
            <w:vAlign w:val="center"/>
          </w:tcPr>
          <w:p w14:paraId="308B2804" w14:textId="77777777" w:rsidR="0050295C" w:rsidRPr="00B869B9" w:rsidRDefault="0050295C" w:rsidP="00F96361">
            <w:pPr>
              <w:jc w:val="center"/>
              <w:rPr>
                <w:rFonts w:ascii="Calibri" w:hAnsi="Calibri"/>
              </w:rPr>
            </w:pPr>
            <w:r w:rsidRPr="00B869B9">
              <w:rPr>
                <w:rFonts w:ascii="Calibri" w:hAnsi="Calibri"/>
              </w:rPr>
              <w:t>02</w:t>
            </w:r>
          </w:p>
        </w:tc>
        <w:tc>
          <w:tcPr>
            <w:tcW w:w="2288" w:type="pct"/>
          </w:tcPr>
          <w:p w14:paraId="308B2805" w14:textId="4E8B7028" w:rsidR="0050295C" w:rsidRPr="00B869B9" w:rsidRDefault="00CD23D5" w:rsidP="001E34F0">
            <w:pPr>
              <w:rPr>
                <w:rFonts w:ascii="Calibri" w:hAnsi="Calibri"/>
              </w:rPr>
            </w:pPr>
            <w:r w:rsidRPr="00B869B9">
              <w:rPr>
                <w:rFonts w:ascii="Calibri" w:hAnsi="Calibri"/>
              </w:rPr>
              <w:t>FID</w:t>
            </w:r>
            <w:r w:rsidR="0050295C" w:rsidRPr="00B869B9">
              <w:rPr>
                <w:rFonts w:ascii="Calibri" w:hAnsi="Calibri"/>
              </w:rPr>
              <w:t xml:space="preserve"> Model Number</w:t>
            </w:r>
          </w:p>
        </w:tc>
        <w:tc>
          <w:tcPr>
            <w:tcW w:w="2501" w:type="pct"/>
          </w:tcPr>
          <w:p w14:paraId="308B2806" w14:textId="77777777" w:rsidR="0050295C" w:rsidRPr="00B869B9" w:rsidRDefault="0050295C" w:rsidP="001E34F0">
            <w:pPr>
              <w:pStyle w:val="Header"/>
              <w:tabs>
                <w:tab w:val="clear" w:pos="4320"/>
                <w:tab w:val="clear" w:pos="8640"/>
              </w:tabs>
              <w:spacing w:after="60"/>
              <w:rPr>
                <w:rFonts w:ascii="Calibri" w:hAnsi="Calibri"/>
              </w:rPr>
            </w:pPr>
            <w:r w:rsidRPr="00B869B9">
              <w:rPr>
                <w:rFonts w:ascii="Calibri" w:hAnsi="Calibri"/>
              </w:rPr>
              <w:t>&lt;&lt;user entry, text field (must be on list of approved devices)&gt;&gt;</w:t>
            </w:r>
          </w:p>
        </w:tc>
      </w:tr>
      <w:tr w:rsidR="0050295C" w:rsidRPr="00B869B9" w14:paraId="308B280B" w14:textId="77777777" w:rsidTr="002B7DA5">
        <w:trPr>
          <w:trHeight w:val="233"/>
        </w:trPr>
        <w:tc>
          <w:tcPr>
            <w:tcW w:w="211" w:type="pct"/>
            <w:vAlign w:val="center"/>
          </w:tcPr>
          <w:p w14:paraId="308B2808" w14:textId="77777777" w:rsidR="0050295C" w:rsidRPr="00B869B9" w:rsidRDefault="0050295C" w:rsidP="00F96361">
            <w:pPr>
              <w:jc w:val="center"/>
              <w:rPr>
                <w:rFonts w:ascii="Calibri" w:hAnsi="Calibri"/>
              </w:rPr>
            </w:pPr>
            <w:r w:rsidRPr="00B869B9">
              <w:rPr>
                <w:rFonts w:ascii="Calibri" w:hAnsi="Calibri"/>
              </w:rPr>
              <w:t>03</w:t>
            </w:r>
          </w:p>
        </w:tc>
        <w:tc>
          <w:tcPr>
            <w:tcW w:w="2288" w:type="pct"/>
          </w:tcPr>
          <w:p w14:paraId="308B2809" w14:textId="5CF3B1E0" w:rsidR="0050295C" w:rsidRPr="00B869B9" w:rsidRDefault="0050295C" w:rsidP="001E34F0">
            <w:pPr>
              <w:rPr>
                <w:rFonts w:ascii="Calibri" w:hAnsi="Calibri"/>
              </w:rPr>
            </w:pPr>
            <w:r w:rsidRPr="00B869B9">
              <w:rPr>
                <w:rFonts w:ascii="Calibri" w:hAnsi="Calibri"/>
              </w:rPr>
              <w:t>The display module is mounted adjacent to the system thermostat</w:t>
            </w:r>
            <w:r w:rsidR="001B33D1" w:rsidRPr="00B869B9">
              <w:rPr>
                <w:rFonts w:ascii="Calibri" w:hAnsi="Calibri"/>
              </w:rPr>
              <w:t>.</w:t>
            </w:r>
          </w:p>
        </w:tc>
        <w:tc>
          <w:tcPr>
            <w:tcW w:w="2501" w:type="pct"/>
          </w:tcPr>
          <w:p w14:paraId="308B280A"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r w:rsidR="0050295C" w:rsidRPr="00B869B9" w14:paraId="308B280F" w14:textId="77777777" w:rsidTr="002B7DA5">
        <w:trPr>
          <w:trHeight w:val="233"/>
        </w:trPr>
        <w:tc>
          <w:tcPr>
            <w:tcW w:w="211" w:type="pct"/>
            <w:vAlign w:val="center"/>
          </w:tcPr>
          <w:p w14:paraId="308B280C" w14:textId="77777777" w:rsidR="0050295C" w:rsidRPr="00B869B9" w:rsidRDefault="0050295C" w:rsidP="00F96361">
            <w:pPr>
              <w:jc w:val="center"/>
              <w:rPr>
                <w:rFonts w:ascii="Calibri" w:hAnsi="Calibri"/>
              </w:rPr>
            </w:pPr>
            <w:r w:rsidRPr="00B869B9">
              <w:rPr>
                <w:rFonts w:ascii="Calibri" w:hAnsi="Calibri"/>
              </w:rPr>
              <w:t>04</w:t>
            </w:r>
          </w:p>
        </w:tc>
        <w:tc>
          <w:tcPr>
            <w:tcW w:w="2288" w:type="pct"/>
          </w:tcPr>
          <w:p w14:paraId="308B280D" w14:textId="687C69B6" w:rsidR="0050295C" w:rsidRPr="00B869B9" w:rsidRDefault="0050295C" w:rsidP="001E34F0">
            <w:pPr>
              <w:rPr>
                <w:rFonts w:ascii="Calibri" w:hAnsi="Calibri"/>
              </w:rPr>
            </w:pPr>
            <w:r w:rsidRPr="00B869B9">
              <w:rPr>
                <w:rFonts w:ascii="Calibri" w:hAnsi="Calibri"/>
              </w:rPr>
              <w:t xml:space="preserve">The manufacturer has certified to the Energy Commission that the </w:t>
            </w:r>
            <w:r w:rsidR="00CD23D5" w:rsidRPr="00B869B9">
              <w:rPr>
                <w:rFonts w:ascii="Calibri" w:hAnsi="Calibri"/>
              </w:rPr>
              <w:t>FID</w:t>
            </w:r>
            <w:r w:rsidRPr="00B869B9">
              <w:rPr>
                <w:rFonts w:ascii="Calibri" w:hAnsi="Calibri"/>
              </w:rPr>
              <w:t xml:space="preserve"> model meets the requirements of Reference Joint Appendix JA6 (Make and model found on CEC list of approved </w:t>
            </w:r>
            <w:r w:rsidR="00CD23D5" w:rsidRPr="00B869B9">
              <w:rPr>
                <w:rFonts w:ascii="Calibri" w:hAnsi="Calibri"/>
              </w:rPr>
              <w:t>FID</w:t>
            </w:r>
            <w:r w:rsidRPr="00B869B9">
              <w:rPr>
                <w:rFonts w:ascii="Calibri" w:hAnsi="Calibri"/>
              </w:rPr>
              <w:t xml:space="preserve"> devices)</w:t>
            </w:r>
            <w:r w:rsidR="001B33D1" w:rsidRPr="00B869B9">
              <w:rPr>
                <w:rFonts w:ascii="Calibri" w:hAnsi="Calibri"/>
              </w:rPr>
              <w:t>.</w:t>
            </w:r>
          </w:p>
        </w:tc>
        <w:tc>
          <w:tcPr>
            <w:tcW w:w="2501" w:type="pct"/>
          </w:tcPr>
          <w:p w14:paraId="308B280E"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r w:rsidR="0050295C" w:rsidRPr="00B869B9" w14:paraId="308B2813" w14:textId="77777777" w:rsidTr="002B7DA5">
        <w:trPr>
          <w:trHeight w:val="278"/>
        </w:trPr>
        <w:tc>
          <w:tcPr>
            <w:tcW w:w="211" w:type="pct"/>
            <w:vAlign w:val="center"/>
          </w:tcPr>
          <w:p w14:paraId="308B2810" w14:textId="77777777" w:rsidR="0050295C" w:rsidRPr="00B869B9" w:rsidRDefault="0050295C" w:rsidP="00F96361">
            <w:pPr>
              <w:jc w:val="center"/>
              <w:rPr>
                <w:rFonts w:ascii="Calibri" w:hAnsi="Calibri"/>
              </w:rPr>
            </w:pPr>
            <w:r w:rsidRPr="00B869B9">
              <w:rPr>
                <w:rFonts w:ascii="Calibri" w:hAnsi="Calibri"/>
              </w:rPr>
              <w:t>05</w:t>
            </w:r>
          </w:p>
        </w:tc>
        <w:tc>
          <w:tcPr>
            <w:tcW w:w="2288" w:type="pct"/>
          </w:tcPr>
          <w:p w14:paraId="308B2811" w14:textId="07F04CFA" w:rsidR="0050295C" w:rsidRPr="00B869B9" w:rsidRDefault="0050295C" w:rsidP="001E34F0">
            <w:pPr>
              <w:rPr>
                <w:rFonts w:ascii="Calibri" w:hAnsi="Calibri"/>
              </w:rPr>
            </w:pPr>
            <w:r w:rsidRPr="00B869B9">
              <w:rPr>
                <w:rFonts w:ascii="Calibri" w:hAnsi="Calibri"/>
              </w:rPr>
              <w:t xml:space="preserve">The system has operated for at least 15 minutes and the </w:t>
            </w:r>
            <w:r w:rsidR="00CD23D5" w:rsidRPr="00B869B9">
              <w:rPr>
                <w:rFonts w:ascii="Calibri" w:hAnsi="Calibri"/>
              </w:rPr>
              <w:t>FID</w:t>
            </w:r>
            <w:r w:rsidRPr="00B869B9">
              <w:rPr>
                <w:rFonts w:ascii="Calibri" w:hAnsi="Calibri"/>
              </w:rPr>
              <w:t xml:space="preserve"> reports that the system is operating within acceptable parameters.</w:t>
            </w:r>
          </w:p>
        </w:tc>
        <w:tc>
          <w:tcPr>
            <w:tcW w:w="2501" w:type="pct"/>
          </w:tcPr>
          <w:p w14:paraId="308B2812"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bl>
    <w:p w14:paraId="308B2814" w14:textId="77777777" w:rsidR="0050295C" w:rsidRPr="00B869B9"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50295C" w:rsidRPr="00B869B9" w14:paraId="308B2817" w14:textId="77777777" w:rsidTr="00A8048C">
        <w:trPr>
          <w:trHeight w:val="206"/>
        </w:trPr>
        <w:tc>
          <w:tcPr>
            <w:tcW w:w="5000" w:type="pct"/>
            <w:gridSpan w:val="2"/>
          </w:tcPr>
          <w:p w14:paraId="32947F33" w14:textId="28C5CED7" w:rsidR="0050295C" w:rsidRPr="00B869B9"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B869B9">
              <w:rPr>
                <w:rFonts w:ascii="Calibri" w:hAnsi="Calibri" w:cs="Arial"/>
                <w:b/>
                <w:caps/>
              </w:rPr>
              <w:t xml:space="preserve">H. </w:t>
            </w:r>
            <w:r w:rsidR="00CD23D5" w:rsidRPr="00B869B9">
              <w:rPr>
                <w:rFonts w:ascii="Calibri" w:hAnsi="Calibri"/>
                <w:b/>
              </w:rPr>
              <w:t>Fault Indicator Display</w:t>
            </w:r>
            <w:r w:rsidR="00F96361" w:rsidRPr="00B869B9">
              <w:rPr>
                <w:rFonts w:ascii="Calibri" w:hAnsi="Calibri"/>
                <w:b/>
              </w:rPr>
              <w:t xml:space="preserve"> – Additional Requirements</w:t>
            </w:r>
          </w:p>
          <w:p w14:paraId="308B2816" w14:textId="1D953234" w:rsidR="00F96361" w:rsidRPr="00B869B9"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B869B9">
              <w:rPr>
                <w:rFonts w:ascii="Calibri" w:hAnsi="Calibri"/>
              </w:rPr>
              <w:t>&lt;&lt;If A1</w:t>
            </w:r>
            <w:r w:rsidR="002B4937" w:rsidRPr="00B869B9">
              <w:rPr>
                <w:rFonts w:ascii="Calibri" w:hAnsi="Calibri"/>
              </w:rPr>
              <w:t>1</w:t>
            </w:r>
            <w:r w:rsidRPr="00B869B9">
              <w:rPr>
                <w:rFonts w:ascii="Calibri" w:hAnsi="Calibri"/>
              </w:rPr>
              <w:t xml:space="preserve"> = “This system has a factory installed </w:t>
            </w:r>
            <w:r w:rsidR="00CD23D5" w:rsidRPr="00B869B9">
              <w:rPr>
                <w:rFonts w:ascii="Calibri" w:hAnsi="Calibri"/>
              </w:rPr>
              <w:t>FID</w:t>
            </w:r>
            <w:r w:rsidRPr="00B869B9">
              <w:rPr>
                <w:rFonts w:ascii="Calibri" w:hAnsi="Calibri"/>
              </w:rPr>
              <w:t xml:space="preserve">”;  or “This system has a field installed </w:t>
            </w:r>
            <w:r w:rsidR="00CD23D5" w:rsidRPr="00B869B9">
              <w:rPr>
                <w:rFonts w:ascii="Calibri" w:hAnsi="Calibri"/>
              </w:rPr>
              <w:t>FID</w:t>
            </w:r>
            <w:r w:rsidRPr="00B869B9">
              <w:rPr>
                <w:rFonts w:ascii="Calibri" w:hAnsi="Calibri"/>
              </w:rPr>
              <w:t>”, then display this section&gt;&gt;</w:t>
            </w:r>
          </w:p>
        </w:tc>
      </w:tr>
      <w:tr w:rsidR="0050295C" w:rsidRPr="00B869B9" w14:paraId="308B281C" w14:textId="77777777" w:rsidTr="002B7DA5">
        <w:trPr>
          <w:trHeight w:val="144"/>
        </w:trPr>
        <w:tc>
          <w:tcPr>
            <w:tcW w:w="217" w:type="pct"/>
            <w:vAlign w:val="center"/>
          </w:tcPr>
          <w:p w14:paraId="308B281A" w14:textId="77777777" w:rsidR="0050295C" w:rsidRPr="00B869B9" w:rsidRDefault="0050295C" w:rsidP="00F96361">
            <w:pPr>
              <w:jc w:val="center"/>
              <w:rPr>
                <w:rFonts w:ascii="Calibri" w:hAnsi="Calibri"/>
              </w:rPr>
            </w:pPr>
            <w:r w:rsidRPr="00B869B9">
              <w:rPr>
                <w:rFonts w:ascii="Calibri" w:hAnsi="Calibri"/>
              </w:rPr>
              <w:t>01</w:t>
            </w:r>
          </w:p>
        </w:tc>
        <w:tc>
          <w:tcPr>
            <w:tcW w:w="4783" w:type="pct"/>
          </w:tcPr>
          <w:p w14:paraId="308B281B" w14:textId="2B4624B3" w:rsidR="0050295C" w:rsidRPr="00B869B9" w:rsidRDefault="00CD23D5" w:rsidP="002B7DA5">
            <w:pPr>
              <w:pStyle w:val="Header"/>
              <w:tabs>
                <w:tab w:val="clear" w:pos="4320"/>
                <w:tab w:val="clear" w:pos="8640"/>
              </w:tabs>
              <w:rPr>
                <w:rFonts w:ascii="Calibri" w:hAnsi="Calibri"/>
              </w:rPr>
            </w:pPr>
            <w:r w:rsidRPr="00B869B9">
              <w:rPr>
                <w:rFonts w:ascii="Calibri" w:hAnsi="Calibri" w:cs="ArialMT"/>
              </w:rPr>
              <w:t>Fault Indicator Display</w:t>
            </w:r>
            <w:r w:rsidR="0050295C" w:rsidRPr="00B869B9">
              <w:rPr>
                <w:rFonts w:ascii="Calibri" w:hAnsi="Calibri" w:cs="ArialMT"/>
              </w:rPr>
              <w:t xml:space="preserve"> devices shall either be factory installed by the space-conditioning system manufacturer, or field installed according to the space-conditioning system manufacturer's requirements and the </w:t>
            </w:r>
            <w:r w:rsidRPr="00B869B9">
              <w:rPr>
                <w:rFonts w:ascii="Calibri" w:hAnsi="Calibri" w:cs="ArialMT"/>
              </w:rPr>
              <w:t>FID</w:t>
            </w:r>
            <w:r w:rsidR="0050295C" w:rsidRPr="00B869B9">
              <w:rPr>
                <w:rFonts w:ascii="Calibri" w:hAnsi="Calibri" w:cs="ArialMT"/>
              </w:rPr>
              <w:t xml:space="preserve"> manufacturer’s specifications.</w:t>
            </w:r>
          </w:p>
        </w:tc>
      </w:tr>
      <w:tr w:rsidR="0050295C" w:rsidRPr="00B869B9" w14:paraId="308B281F" w14:textId="77777777" w:rsidTr="002B7DA5">
        <w:trPr>
          <w:trHeight w:val="144"/>
        </w:trPr>
        <w:tc>
          <w:tcPr>
            <w:tcW w:w="217" w:type="pct"/>
            <w:vAlign w:val="center"/>
          </w:tcPr>
          <w:p w14:paraId="308B281D" w14:textId="77777777" w:rsidR="0050295C" w:rsidRPr="00B869B9" w:rsidRDefault="0050295C" w:rsidP="00F96361">
            <w:pPr>
              <w:jc w:val="center"/>
              <w:rPr>
                <w:rFonts w:ascii="Calibri" w:hAnsi="Calibri"/>
              </w:rPr>
            </w:pPr>
            <w:r w:rsidRPr="00B869B9">
              <w:rPr>
                <w:rFonts w:ascii="Calibri" w:hAnsi="Calibri"/>
              </w:rPr>
              <w:t>02</w:t>
            </w:r>
          </w:p>
        </w:tc>
        <w:tc>
          <w:tcPr>
            <w:tcW w:w="4783" w:type="pct"/>
          </w:tcPr>
          <w:p w14:paraId="308B281E" w14:textId="3CFAB747" w:rsidR="0050295C" w:rsidRPr="00B869B9" w:rsidRDefault="0050295C" w:rsidP="002B7DA5">
            <w:pPr>
              <w:pStyle w:val="Header"/>
              <w:tabs>
                <w:tab w:val="clear" w:pos="4320"/>
                <w:tab w:val="clear" w:pos="8640"/>
              </w:tabs>
              <w:rPr>
                <w:rFonts w:ascii="Calibri" w:hAnsi="Calibri"/>
              </w:rPr>
            </w:pPr>
            <w:r w:rsidRPr="00B869B9">
              <w:rPr>
                <w:rFonts w:ascii="Calibri" w:hAnsi="Calibri" w:cs="ArialMT"/>
              </w:rPr>
              <w:t xml:space="preserve">The installer shall ensure that a copy of the </w:t>
            </w:r>
            <w:r w:rsidR="00CD23D5" w:rsidRPr="00B869B9">
              <w:rPr>
                <w:rFonts w:ascii="Calibri" w:hAnsi="Calibri" w:cs="ArialMT"/>
              </w:rPr>
              <w:t>FID</w:t>
            </w:r>
            <w:r w:rsidRPr="00B869B9">
              <w:rPr>
                <w:rFonts w:ascii="Calibri" w:hAnsi="Calibri" w:cs="ArialMT"/>
              </w:rPr>
              <w:t xml:space="preserve"> manufacturer's user instructions documentation has been made available to the building owner.</w:t>
            </w:r>
          </w:p>
        </w:tc>
      </w:tr>
      <w:tr w:rsidR="00644E38" w:rsidRPr="00B869B9" w14:paraId="308B2821" w14:textId="77777777" w:rsidTr="00483618">
        <w:trPr>
          <w:trHeight w:val="206"/>
        </w:trPr>
        <w:tc>
          <w:tcPr>
            <w:tcW w:w="5000" w:type="pct"/>
            <w:gridSpan w:val="2"/>
          </w:tcPr>
          <w:p w14:paraId="308B2820" w14:textId="77777777" w:rsidR="00644E38" w:rsidRPr="00B869B9" w:rsidRDefault="00644E38" w:rsidP="00483618">
            <w:pPr>
              <w:spacing w:line="276" w:lineRule="auto"/>
              <w:rPr>
                <w:rFonts w:ascii="Calibri" w:hAnsi="Calibri"/>
              </w:rPr>
            </w:pPr>
            <w:r w:rsidRPr="00B869B9">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B869B9" w:rsidRDefault="0050295C" w:rsidP="000671D9">
      <w:pPr>
        <w:pStyle w:val="Header"/>
        <w:tabs>
          <w:tab w:val="clear" w:pos="4320"/>
          <w:tab w:val="clear" w:pos="8640"/>
          <w:tab w:val="left" w:pos="360"/>
        </w:tabs>
        <w:rPr>
          <w:rFonts w:ascii="Calibri" w:hAnsi="Calibri"/>
        </w:rPr>
      </w:pPr>
    </w:p>
    <w:p w14:paraId="308B284D" w14:textId="77777777" w:rsidR="0050295C" w:rsidRPr="00B869B9" w:rsidRDefault="0050295C" w:rsidP="000671D9">
      <w:pPr>
        <w:pStyle w:val="Header"/>
        <w:tabs>
          <w:tab w:val="clear" w:pos="4320"/>
          <w:tab w:val="clear" w:pos="8640"/>
          <w:tab w:val="left" w:pos="360"/>
        </w:tabs>
        <w:rPr>
          <w:rFonts w:ascii="Calibri" w:hAnsi="Calibri"/>
        </w:rPr>
      </w:pPr>
    </w:p>
    <w:sectPr w:rsidR="0050295C" w:rsidRPr="00B869B9" w:rsidSect="00B03208">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812C6" w14:textId="77777777" w:rsidR="00E0582A" w:rsidRDefault="00E0582A">
      <w:r>
        <w:separator/>
      </w:r>
    </w:p>
  </w:endnote>
  <w:endnote w:type="continuationSeparator" w:id="0">
    <w:p w14:paraId="7B30E726" w14:textId="77777777" w:rsidR="00E0582A" w:rsidRDefault="00E0582A">
      <w:r>
        <w:continuationSeparator/>
      </w:r>
    </w:p>
  </w:endnote>
  <w:endnote w:type="continuationNotice" w:id="1">
    <w:p w14:paraId="61D2C2E4" w14:textId="77777777" w:rsidR="00E0582A" w:rsidRDefault="00E058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7" w14:textId="77777777" w:rsidR="00FF7EC3" w:rsidRPr="00BD0A01" w:rsidRDefault="00FF7EC3" w:rsidP="00B869B9">
    <w:pPr>
      <w:pStyle w:val="Footer"/>
    </w:pPr>
    <w:r w:rsidRPr="00BD0A01">
      <w:t xml:space="preserve">Registration Number:                                                           Registration Date/Time:                                           HERS Provider:                       </w:t>
    </w:r>
  </w:p>
  <w:p w14:paraId="308B2868" w14:textId="079F42AF" w:rsidR="00FF7EC3" w:rsidRPr="00BD0A01" w:rsidRDefault="00FF7EC3" w:rsidP="00B869B9">
    <w:pPr>
      <w:pStyle w:val="Footer"/>
    </w:pPr>
    <w:r w:rsidRPr="00BD0A01">
      <w:t>CA Building Energy Efficiency Standards - 20</w:t>
    </w:r>
    <w:r w:rsidR="006A6394">
      <w:t>22</w:t>
    </w:r>
    <w:r w:rsidRPr="00BD0A01">
      <w:t xml:space="preserve"> </w:t>
    </w:r>
    <w:r w:rsidR="00D026EA">
      <w:t>L</w:t>
    </w:r>
    <w:r w:rsidR="00EF2515">
      <w:t>ow-</w:t>
    </w:r>
    <w:r w:rsidR="00D026EA">
      <w:t>R</w:t>
    </w:r>
    <w:r w:rsidR="00EF2515">
      <w:t xml:space="preserve">ise </w:t>
    </w:r>
    <w:r w:rsidR="00D026EA">
      <w:t>Multifamily</w:t>
    </w:r>
    <w:r w:rsidR="00D026EA" w:rsidRPr="00BD0A01">
      <w:t xml:space="preserve"> Compliance</w:t>
    </w:r>
    <w:r w:rsidRPr="00BD0A01">
      <w:tab/>
    </w:r>
    <w:r w:rsidR="0022764F">
      <w:t xml:space="preserve">January </w:t>
    </w:r>
    <w:r>
      <w:t>20</w:t>
    </w:r>
    <w:r w:rsidR="006A6394">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2" w14:textId="04F22EEB" w:rsidR="00FF7EC3" w:rsidRPr="001F6926" w:rsidRDefault="00FF7EC3" w:rsidP="00B869B9">
    <w:pPr>
      <w:pStyle w:val="Footer"/>
    </w:pPr>
    <w:r w:rsidRPr="001F6926">
      <w:t>CA Building Energy Efficiency Standards - 20</w:t>
    </w:r>
    <w:r w:rsidR="006A6394">
      <w:t>22</w:t>
    </w:r>
    <w:r w:rsidRPr="001F6926">
      <w:t xml:space="preserve"> </w:t>
    </w:r>
    <w:r w:rsidR="00EF2515">
      <w:t>Low-</w:t>
    </w:r>
    <w:r w:rsidR="00B869B9">
      <w:t>R</w:t>
    </w:r>
    <w:r w:rsidR="00EF2515">
      <w:t xml:space="preserve">ise Multifamily </w:t>
    </w:r>
    <w:r w:rsidRPr="001F6926">
      <w:t>Compliance</w:t>
    </w:r>
    <w:r w:rsidRPr="001F6926">
      <w:tab/>
    </w:r>
    <w:r w:rsidR="0022764F">
      <w:t xml:space="preserve">January </w:t>
    </w:r>
    <w:r>
      <w:t>20</w:t>
    </w:r>
    <w:r w:rsidR="006A639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5F620" w14:textId="77777777" w:rsidR="00E0582A" w:rsidRDefault="00E0582A">
      <w:r>
        <w:separator/>
      </w:r>
    </w:p>
  </w:footnote>
  <w:footnote w:type="continuationSeparator" w:id="0">
    <w:p w14:paraId="439AB048" w14:textId="77777777" w:rsidR="00E0582A" w:rsidRDefault="00E0582A">
      <w:r>
        <w:continuationSeparator/>
      </w:r>
    </w:p>
  </w:footnote>
  <w:footnote w:type="continuationNotice" w:id="1">
    <w:p w14:paraId="0FC3B3C4" w14:textId="77777777" w:rsidR="00E0582A" w:rsidRDefault="00E058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4" w14:textId="77777777" w:rsidR="00FF7EC3" w:rsidRDefault="00000000">
    <w:pPr>
      <w:pStyle w:val="Header"/>
    </w:pPr>
    <w:r>
      <w:rPr>
        <w:noProof/>
      </w:rPr>
      <w:pict w14:anchorId="308B2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5"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3574" w14:textId="77777777" w:rsidR="00C23B28" w:rsidRPr="002E05A1" w:rsidRDefault="00C23B28" w:rsidP="00C23B28">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4ACBC505" wp14:editId="06523FB7">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30EA92DC" w14:textId="77777777" w:rsidR="00C23B28" w:rsidRPr="002E05A1" w:rsidRDefault="00C23B28" w:rsidP="00C23B28">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3210D518" w14:textId="77777777" w:rsidR="00C23B28" w:rsidRPr="002E05A1" w:rsidRDefault="00C23B28" w:rsidP="00C23B28">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9" w14:textId="77777777" w:rsidR="00FF7EC3" w:rsidRDefault="00000000">
    <w:pPr>
      <w:pStyle w:val="Header"/>
    </w:pPr>
    <w:r>
      <w:rPr>
        <w:noProof/>
      </w:rPr>
      <w:pict w14:anchorId="308B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4"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A" w14:textId="77777777" w:rsidR="00FF7EC3" w:rsidRDefault="00000000">
    <w:pPr>
      <w:pStyle w:val="Header"/>
    </w:pPr>
    <w:r>
      <w:rPr>
        <w:noProof/>
      </w:rPr>
      <w:pict w14:anchorId="308B2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8"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6D" w14:textId="77777777" w:rsidTr="00287794">
      <w:trPr>
        <w:cantSplit/>
        <w:trHeight w:val="288"/>
      </w:trPr>
      <w:tc>
        <w:tcPr>
          <w:tcW w:w="4016" w:type="pct"/>
          <w:gridSpan w:val="2"/>
          <w:tcBorders>
            <w:right w:val="nil"/>
          </w:tcBorders>
          <w:vAlign w:val="center"/>
        </w:tcPr>
        <w:p w14:paraId="308B286B" w14:textId="3320D13C"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1B3FB3AD" w:rsidR="00FF7EC3" w:rsidRPr="00962907" w:rsidRDefault="00F3470A" w:rsidP="00BA34B9">
          <w:pPr>
            <w:pStyle w:val="Heading1"/>
            <w:jc w:val="right"/>
            <w:rPr>
              <w:rFonts w:ascii="Calibri" w:hAnsi="Calibri"/>
              <w:b w:val="0"/>
              <w:bCs/>
              <w:sz w:val="20"/>
            </w:rPr>
          </w:pPr>
          <w:r>
            <w:rPr>
              <w:rFonts w:ascii="Calibri" w:hAnsi="Calibri"/>
              <w:b w:val="0"/>
              <w:bCs/>
              <w:sz w:val="20"/>
            </w:rPr>
            <w:t>LMCI</w:t>
          </w:r>
          <w:r w:rsidR="00FF7EC3" w:rsidRPr="00962907">
            <w:rPr>
              <w:rFonts w:ascii="Calibri" w:hAnsi="Calibri"/>
              <w:b w:val="0"/>
              <w:bCs/>
              <w:sz w:val="20"/>
            </w:rPr>
            <w:t>-MCH-25</w:t>
          </w:r>
          <w:r w:rsidR="00FF7EC3">
            <w:rPr>
              <w:rFonts w:ascii="Calibri" w:hAnsi="Calibri"/>
              <w:b w:val="0"/>
              <w:bCs/>
              <w:sz w:val="20"/>
            </w:rPr>
            <w:t>c</w:t>
          </w:r>
          <w:r w:rsidR="00FF7EC3" w:rsidRPr="00962907">
            <w:rPr>
              <w:rFonts w:ascii="Calibri" w:hAnsi="Calibri"/>
              <w:b w:val="0"/>
              <w:bCs/>
              <w:sz w:val="20"/>
            </w:rPr>
            <w:t>-H</w:t>
          </w:r>
        </w:p>
      </w:tc>
    </w:tr>
    <w:tr w:rsidR="00FF7EC3" w:rsidRPr="00F85124" w14:paraId="308B2870" w14:textId="77777777" w:rsidTr="00BC72AF">
      <w:trPr>
        <w:cantSplit/>
        <w:trHeight w:val="288"/>
      </w:trPr>
      <w:tc>
        <w:tcPr>
          <w:tcW w:w="2500" w:type="pct"/>
          <w:tcBorders>
            <w:right w:val="nil"/>
          </w:tcBorders>
        </w:tcPr>
        <w:p w14:paraId="308B286E"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65AC1BCE"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4</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847B0">
            <w:rPr>
              <w:rFonts w:ascii="Calibri" w:hAnsi="Calibri"/>
              <w:bCs/>
              <w:noProof/>
            </w:rPr>
            <w:t>4</w:t>
          </w:r>
          <w:r>
            <w:rPr>
              <w:rFonts w:ascii="Calibri" w:hAnsi="Calibri"/>
              <w:bCs/>
              <w:noProof/>
            </w:rPr>
            <w:fldChar w:fldCharType="end"/>
          </w:r>
          <w:r w:rsidRPr="00962907">
            <w:rPr>
              <w:rFonts w:ascii="Calibri" w:hAnsi="Calibri"/>
              <w:bCs/>
            </w:rPr>
            <w:t>)</w:t>
          </w:r>
        </w:p>
      </w:tc>
    </w:tr>
  </w:tbl>
  <w:p w14:paraId="308B2871" w14:textId="0D07C9A9" w:rsidR="00FF7EC3" w:rsidRDefault="00000000" w:rsidP="00BA34B9">
    <w:pPr>
      <w:pStyle w:val="Header"/>
    </w:pPr>
    <w:r>
      <w:rPr>
        <w:rFonts w:ascii="Calibri" w:hAnsi="Calibri"/>
        <w:b/>
        <w:bCs/>
        <w:noProof/>
      </w:rPr>
      <w:pict w14:anchorId="308B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9"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3" w14:textId="77777777" w:rsidR="00FF7EC3" w:rsidRDefault="00000000">
    <w:pPr>
      <w:pStyle w:val="Header"/>
    </w:pPr>
    <w:r>
      <w:rPr>
        <w:noProof/>
      </w:rPr>
      <w:pict w14:anchorId="308B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4" w14:textId="77777777" w:rsidR="00FF7EC3" w:rsidRDefault="00000000">
    <w:pPr>
      <w:pStyle w:val="Header"/>
    </w:pPr>
    <w:r>
      <w:rPr>
        <w:noProof/>
      </w:rPr>
      <w:pict w14:anchorId="308B2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1"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77" w14:textId="77777777" w:rsidTr="00287794">
      <w:trPr>
        <w:cantSplit/>
        <w:trHeight w:val="288"/>
      </w:trPr>
      <w:tc>
        <w:tcPr>
          <w:tcW w:w="4016" w:type="pct"/>
          <w:gridSpan w:val="2"/>
          <w:tcBorders>
            <w:right w:val="nil"/>
          </w:tcBorders>
          <w:vAlign w:val="center"/>
        </w:tcPr>
        <w:p w14:paraId="308B2875" w14:textId="2D8CF72F"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6216338C" w:rsidR="00FF7EC3" w:rsidRPr="00962907" w:rsidRDefault="00F3470A" w:rsidP="00BA34B9">
          <w:pPr>
            <w:pStyle w:val="Heading1"/>
            <w:jc w:val="right"/>
            <w:rPr>
              <w:rFonts w:ascii="Calibri" w:hAnsi="Calibri"/>
              <w:b w:val="0"/>
              <w:bCs/>
              <w:sz w:val="20"/>
            </w:rPr>
          </w:pPr>
          <w:r>
            <w:rPr>
              <w:rFonts w:ascii="Calibri" w:hAnsi="Calibri"/>
              <w:b w:val="0"/>
              <w:bCs/>
              <w:sz w:val="20"/>
            </w:rPr>
            <w:t>LMCI</w:t>
          </w:r>
          <w:r w:rsidR="00FF7EC3" w:rsidRPr="00962907">
            <w:rPr>
              <w:rFonts w:ascii="Calibri" w:hAnsi="Calibri"/>
              <w:b w:val="0"/>
              <w:bCs/>
              <w:sz w:val="20"/>
            </w:rPr>
            <w:t>-MCH-25</w:t>
          </w:r>
          <w:r w:rsidR="00FF7EC3">
            <w:rPr>
              <w:rFonts w:ascii="Calibri" w:hAnsi="Calibri"/>
              <w:b w:val="0"/>
              <w:bCs/>
              <w:sz w:val="20"/>
            </w:rPr>
            <w:t>c</w:t>
          </w:r>
          <w:r w:rsidR="00FF7EC3" w:rsidRPr="00962907">
            <w:rPr>
              <w:rFonts w:ascii="Calibri" w:hAnsi="Calibri"/>
              <w:b w:val="0"/>
              <w:bCs/>
              <w:sz w:val="20"/>
            </w:rPr>
            <w:t>-H</w:t>
          </w:r>
        </w:p>
      </w:tc>
    </w:tr>
    <w:tr w:rsidR="00FF7EC3" w:rsidRPr="00F85124" w14:paraId="308B287A" w14:textId="77777777" w:rsidTr="00BC72AF">
      <w:trPr>
        <w:cantSplit/>
        <w:trHeight w:val="288"/>
      </w:trPr>
      <w:tc>
        <w:tcPr>
          <w:tcW w:w="2500" w:type="pct"/>
          <w:tcBorders>
            <w:right w:val="nil"/>
          </w:tcBorders>
        </w:tcPr>
        <w:p w14:paraId="308B2878"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31C8D0CE"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8</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847B0">
            <w:rPr>
              <w:rFonts w:ascii="Calibri" w:hAnsi="Calibri"/>
              <w:bCs/>
              <w:noProof/>
            </w:rPr>
            <w:t>6</w:t>
          </w:r>
          <w:r>
            <w:rPr>
              <w:rFonts w:ascii="Calibri" w:hAnsi="Calibri"/>
              <w:bCs/>
              <w:noProof/>
            </w:rPr>
            <w:fldChar w:fldCharType="end"/>
          </w:r>
          <w:r w:rsidRPr="00962907">
            <w:rPr>
              <w:rFonts w:ascii="Calibri" w:hAnsi="Calibri"/>
              <w:bCs/>
            </w:rPr>
            <w:t>)</w:t>
          </w:r>
        </w:p>
      </w:tc>
    </w:tr>
  </w:tbl>
  <w:p w14:paraId="308B287B" w14:textId="13F39C3F" w:rsidR="00FF7EC3" w:rsidRDefault="00000000" w:rsidP="00BA34B9">
    <w:pPr>
      <w:pStyle w:val="Header"/>
    </w:pPr>
    <w:r>
      <w:rPr>
        <w:rFonts w:ascii="Calibri" w:hAnsi="Calibri"/>
        <w:b/>
        <w:bCs/>
        <w:noProof/>
      </w:rPr>
      <w:pict w14:anchorId="308B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2"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C" w14:textId="77777777" w:rsidR="00FF7EC3" w:rsidRDefault="00000000">
    <w:pPr>
      <w:pStyle w:val="Header"/>
    </w:pPr>
    <w:r>
      <w:rPr>
        <w:noProof/>
      </w:rPr>
      <w:pict w14:anchorId="308B2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15:restartNumberingAfterBreak="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16cid:durableId="495607946">
    <w:abstractNumId w:val="1"/>
  </w:num>
  <w:num w:numId="2" w16cid:durableId="1266957202">
    <w:abstractNumId w:val="0"/>
  </w:num>
  <w:num w:numId="3" w16cid:durableId="1521354445">
    <w:abstractNumId w:val="1"/>
  </w:num>
  <w:num w:numId="4" w16cid:durableId="268246421">
    <w:abstractNumId w:val="0"/>
  </w:num>
  <w:num w:numId="5" w16cid:durableId="1563180346">
    <w:abstractNumId w:val="1"/>
  </w:num>
  <w:num w:numId="6" w16cid:durableId="1054499152">
    <w:abstractNumId w:val="0"/>
  </w:num>
  <w:num w:numId="7" w16cid:durableId="871647525">
    <w:abstractNumId w:val="1"/>
  </w:num>
  <w:num w:numId="8" w16cid:durableId="879829609">
    <w:abstractNumId w:val="0"/>
  </w:num>
  <w:num w:numId="9" w16cid:durableId="376900582">
    <w:abstractNumId w:val="1"/>
  </w:num>
  <w:num w:numId="10" w16cid:durableId="711030965">
    <w:abstractNumId w:val="0"/>
  </w:num>
  <w:num w:numId="11" w16cid:durableId="571935053">
    <w:abstractNumId w:val="0"/>
  </w:num>
  <w:num w:numId="12" w16cid:durableId="382218559">
    <w:abstractNumId w:val="1"/>
  </w:num>
  <w:num w:numId="13" w16cid:durableId="345064643">
    <w:abstractNumId w:val="0"/>
  </w:num>
  <w:num w:numId="14" w16cid:durableId="1146556250">
    <w:abstractNumId w:val="3"/>
  </w:num>
  <w:num w:numId="15" w16cid:durableId="232130177">
    <w:abstractNumId w:val="20"/>
  </w:num>
  <w:num w:numId="16" w16cid:durableId="117921571">
    <w:abstractNumId w:val="5"/>
  </w:num>
  <w:num w:numId="17" w16cid:durableId="1583174886">
    <w:abstractNumId w:val="14"/>
  </w:num>
  <w:num w:numId="18" w16cid:durableId="896474343">
    <w:abstractNumId w:val="15"/>
  </w:num>
  <w:num w:numId="19" w16cid:durableId="230773522">
    <w:abstractNumId w:val="9"/>
  </w:num>
  <w:num w:numId="20" w16cid:durableId="1737510428">
    <w:abstractNumId w:val="12"/>
  </w:num>
  <w:num w:numId="21" w16cid:durableId="1186141622">
    <w:abstractNumId w:val="17"/>
  </w:num>
  <w:num w:numId="22" w16cid:durableId="586694367">
    <w:abstractNumId w:val="13"/>
  </w:num>
  <w:num w:numId="23" w16cid:durableId="575629624">
    <w:abstractNumId w:val="19"/>
  </w:num>
  <w:num w:numId="24" w16cid:durableId="2111659146">
    <w:abstractNumId w:val="22"/>
  </w:num>
  <w:num w:numId="25" w16cid:durableId="154733058">
    <w:abstractNumId w:val="2"/>
  </w:num>
  <w:num w:numId="26" w16cid:durableId="688027716">
    <w:abstractNumId w:val="8"/>
  </w:num>
  <w:num w:numId="27" w16cid:durableId="816800500">
    <w:abstractNumId w:val="16"/>
  </w:num>
  <w:num w:numId="28" w16cid:durableId="1355232595">
    <w:abstractNumId w:val="6"/>
  </w:num>
  <w:num w:numId="29" w16cid:durableId="241991327">
    <w:abstractNumId w:val="11"/>
  </w:num>
  <w:num w:numId="30" w16cid:durableId="890069456">
    <w:abstractNumId w:val="4"/>
  </w:num>
  <w:num w:numId="31" w16cid:durableId="1010988422">
    <w:abstractNumId w:val="21"/>
  </w:num>
  <w:num w:numId="32" w16cid:durableId="1355813431">
    <w:abstractNumId w:val="18"/>
  </w:num>
  <w:num w:numId="33" w16cid:durableId="2145811713">
    <w:abstractNumId w:val="5"/>
    <w:lvlOverride w:ilvl="0">
      <w:startOverride w:val="1"/>
    </w:lvlOverride>
    <w:lvlOverride w:ilvl="1"/>
    <w:lvlOverride w:ilvl="2"/>
    <w:lvlOverride w:ilvl="3"/>
    <w:lvlOverride w:ilvl="4"/>
    <w:lvlOverride w:ilvl="5"/>
    <w:lvlOverride w:ilvl="6"/>
    <w:lvlOverride w:ilvl="7"/>
    <w:lvlOverride w:ilvl="8"/>
  </w:num>
  <w:num w:numId="34" w16cid:durableId="716514167">
    <w:abstractNumId w:val="7"/>
  </w:num>
  <w:num w:numId="35" w16cid:durableId="1877814394">
    <w:abstractNumId w:val="14"/>
    <w:lvlOverride w:ilvl="0">
      <w:startOverride w:val="1"/>
    </w:lvlOverride>
    <w:lvlOverride w:ilvl="1"/>
    <w:lvlOverride w:ilvl="2"/>
    <w:lvlOverride w:ilvl="3"/>
    <w:lvlOverride w:ilvl="4"/>
    <w:lvlOverride w:ilvl="5"/>
    <w:lvlOverride w:ilvl="6"/>
    <w:lvlOverride w:ilvl="7"/>
    <w:lvlOverride w:ilvl="8"/>
  </w:num>
  <w:num w:numId="36"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style="mso-position-horizontal-relative:margin;mso-position-vertical-relative:margin"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5CC"/>
    <w:rsid w:val="00002A5E"/>
    <w:rsid w:val="00005A8F"/>
    <w:rsid w:val="00006791"/>
    <w:rsid w:val="00007D1A"/>
    <w:rsid w:val="000206B6"/>
    <w:rsid w:val="00026B25"/>
    <w:rsid w:val="00031D27"/>
    <w:rsid w:val="00037CA9"/>
    <w:rsid w:val="00037F58"/>
    <w:rsid w:val="00044F33"/>
    <w:rsid w:val="00047D7F"/>
    <w:rsid w:val="00060F56"/>
    <w:rsid w:val="000640C4"/>
    <w:rsid w:val="0006682F"/>
    <w:rsid w:val="000671D9"/>
    <w:rsid w:val="00075032"/>
    <w:rsid w:val="00082ABF"/>
    <w:rsid w:val="000838B4"/>
    <w:rsid w:val="00083B69"/>
    <w:rsid w:val="0009092E"/>
    <w:rsid w:val="00091E69"/>
    <w:rsid w:val="0009307A"/>
    <w:rsid w:val="00095ADB"/>
    <w:rsid w:val="00097C1B"/>
    <w:rsid w:val="000B377E"/>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530B"/>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0F71"/>
    <w:rsid w:val="002137F8"/>
    <w:rsid w:val="00214C83"/>
    <w:rsid w:val="00222CCC"/>
    <w:rsid w:val="0022764F"/>
    <w:rsid w:val="00231461"/>
    <w:rsid w:val="00232472"/>
    <w:rsid w:val="00235B32"/>
    <w:rsid w:val="0023655E"/>
    <w:rsid w:val="00241DD9"/>
    <w:rsid w:val="002443C6"/>
    <w:rsid w:val="0024734D"/>
    <w:rsid w:val="00250694"/>
    <w:rsid w:val="00262B99"/>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4C88"/>
    <w:rsid w:val="00307FA1"/>
    <w:rsid w:val="003243BD"/>
    <w:rsid w:val="003456CB"/>
    <w:rsid w:val="003501F5"/>
    <w:rsid w:val="00356024"/>
    <w:rsid w:val="003727FF"/>
    <w:rsid w:val="00390226"/>
    <w:rsid w:val="00393D2F"/>
    <w:rsid w:val="003A0799"/>
    <w:rsid w:val="003B1B4C"/>
    <w:rsid w:val="003B37D1"/>
    <w:rsid w:val="003B3803"/>
    <w:rsid w:val="003B5C78"/>
    <w:rsid w:val="003C28DA"/>
    <w:rsid w:val="003C4BF1"/>
    <w:rsid w:val="003C583C"/>
    <w:rsid w:val="003D56E6"/>
    <w:rsid w:val="003D7BB4"/>
    <w:rsid w:val="003E0D05"/>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07F2"/>
    <w:rsid w:val="004815C2"/>
    <w:rsid w:val="00482796"/>
    <w:rsid w:val="00483618"/>
    <w:rsid w:val="00486667"/>
    <w:rsid w:val="00491EC7"/>
    <w:rsid w:val="0049694B"/>
    <w:rsid w:val="004A27DE"/>
    <w:rsid w:val="004A3338"/>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3939"/>
    <w:rsid w:val="005C469A"/>
    <w:rsid w:val="005C7D08"/>
    <w:rsid w:val="005D1E56"/>
    <w:rsid w:val="005D47C1"/>
    <w:rsid w:val="005D4F8B"/>
    <w:rsid w:val="005F1503"/>
    <w:rsid w:val="0060271A"/>
    <w:rsid w:val="00606919"/>
    <w:rsid w:val="00613A47"/>
    <w:rsid w:val="00626574"/>
    <w:rsid w:val="006334E5"/>
    <w:rsid w:val="00634C6F"/>
    <w:rsid w:val="0064186C"/>
    <w:rsid w:val="00642C9D"/>
    <w:rsid w:val="00644E38"/>
    <w:rsid w:val="00646D93"/>
    <w:rsid w:val="006534F2"/>
    <w:rsid w:val="0066778A"/>
    <w:rsid w:val="0067343A"/>
    <w:rsid w:val="0067719F"/>
    <w:rsid w:val="006838C7"/>
    <w:rsid w:val="00685385"/>
    <w:rsid w:val="006858D2"/>
    <w:rsid w:val="006861BA"/>
    <w:rsid w:val="00691241"/>
    <w:rsid w:val="0069704E"/>
    <w:rsid w:val="006A2ED1"/>
    <w:rsid w:val="006A4F5B"/>
    <w:rsid w:val="006A6394"/>
    <w:rsid w:val="006A7859"/>
    <w:rsid w:val="006B5975"/>
    <w:rsid w:val="006C13DC"/>
    <w:rsid w:val="006D6160"/>
    <w:rsid w:val="006E4CC9"/>
    <w:rsid w:val="006F5438"/>
    <w:rsid w:val="00704AE4"/>
    <w:rsid w:val="00706A96"/>
    <w:rsid w:val="007151E9"/>
    <w:rsid w:val="00722E64"/>
    <w:rsid w:val="00730970"/>
    <w:rsid w:val="007309DA"/>
    <w:rsid w:val="007377E9"/>
    <w:rsid w:val="00740FA2"/>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153"/>
    <w:rsid w:val="007C4A3E"/>
    <w:rsid w:val="007D4797"/>
    <w:rsid w:val="007F4A81"/>
    <w:rsid w:val="007F5E7D"/>
    <w:rsid w:val="008019F1"/>
    <w:rsid w:val="00805125"/>
    <w:rsid w:val="00807A0C"/>
    <w:rsid w:val="00815131"/>
    <w:rsid w:val="00815F5F"/>
    <w:rsid w:val="00817185"/>
    <w:rsid w:val="0082384D"/>
    <w:rsid w:val="0082587D"/>
    <w:rsid w:val="00825EED"/>
    <w:rsid w:val="0083340F"/>
    <w:rsid w:val="00837FDC"/>
    <w:rsid w:val="00840671"/>
    <w:rsid w:val="008535E7"/>
    <w:rsid w:val="0085462C"/>
    <w:rsid w:val="00860768"/>
    <w:rsid w:val="008803E3"/>
    <w:rsid w:val="0088275D"/>
    <w:rsid w:val="0088508C"/>
    <w:rsid w:val="008919CA"/>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F44CD"/>
    <w:rsid w:val="009F4CB3"/>
    <w:rsid w:val="00A00B6C"/>
    <w:rsid w:val="00A01C12"/>
    <w:rsid w:val="00A01EB8"/>
    <w:rsid w:val="00A0649C"/>
    <w:rsid w:val="00A07A45"/>
    <w:rsid w:val="00A1093E"/>
    <w:rsid w:val="00A10C40"/>
    <w:rsid w:val="00A160C2"/>
    <w:rsid w:val="00A16520"/>
    <w:rsid w:val="00A16CCC"/>
    <w:rsid w:val="00A26CD5"/>
    <w:rsid w:val="00A3498C"/>
    <w:rsid w:val="00A41043"/>
    <w:rsid w:val="00A43309"/>
    <w:rsid w:val="00A56DE9"/>
    <w:rsid w:val="00A57B04"/>
    <w:rsid w:val="00A648B2"/>
    <w:rsid w:val="00A71D28"/>
    <w:rsid w:val="00A71EDB"/>
    <w:rsid w:val="00A728D9"/>
    <w:rsid w:val="00A729D9"/>
    <w:rsid w:val="00A8048C"/>
    <w:rsid w:val="00A841BB"/>
    <w:rsid w:val="00AA099A"/>
    <w:rsid w:val="00AA4DC7"/>
    <w:rsid w:val="00AB5BBA"/>
    <w:rsid w:val="00AC1C21"/>
    <w:rsid w:val="00AD6D16"/>
    <w:rsid w:val="00AE4901"/>
    <w:rsid w:val="00AE7A5F"/>
    <w:rsid w:val="00AF14B1"/>
    <w:rsid w:val="00AF5692"/>
    <w:rsid w:val="00B03208"/>
    <w:rsid w:val="00B05D03"/>
    <w:rsid w:val="00B1130B"/>
    <w:rsid w:val="00B15612"/>
    <w:rsid w:val="00B15EA4"/>
    <w:rsid w:val="00B27FA4"/>
    <w:rsid w:val="00B306F6"/>
    <w:rsid w:val="00B33389"/>
    <w:rsid w:val="00B35E0A"/>
    <w:rsid w:val="00B4108F"/>
    <w:rsid w:val="00B41B94"/>
    <w:rsid w:val="00B45355"/>
    <w:rsid w:val="00B47B80"/>
    <w:rsid w:val="00B60AB8"/>
    <w:rsid w:val="00B61396"/>
    <w:rsid w:val="00B63296"/>
    <w:rsid w:val="00B667AF"/>
    <w:rsid w:val="00B72250"/>
    <w:rsid w:val="00B818A5"/>
    <w:rsid w:val="00B857C9"/>
    <w:rsid w:val="00B869B9"/>
    <w:rsid w:val="00B90A11"/>
    <w:rsid w:val="00BA34B9"/>
    <w:rsid w:val="00BA7A5A"/>
    <w:rsid w:val="00BC03B3"/>
    <w:rsid w:val="00BC1714"/>
    <w:rsid w:val="00BC72AF"/>
    <w:rsid w:val="00BC783E"/>
    <w:rsid w:val="00BD0A01"/>
    <w:rsid w:val="00BD7331"/>
    <w:rsid w:val="00BE11B0"/>
    <w:rsid w:val="00BE314F"/>
    <w:rsid w:val="00BF4D59"/>
    <w:rsid w:val="00C019D0"/>
    <w:rsid w:val="00C13A22"/>
    <w:rsid w:val="00C15ED3"/>
    <w:rsid w:val="00C209E7"/>
    <w:rsid w:val="00C23B28"/>
    <w:rsid w:val="00C24001"/>
    <w:rsid w:val="00C24CBD"/>
    <w:rsid w:val="00C27870"/>
    <w:rsid w:val="00C44144"/>
    <w:rsid w:val="00C446C3"/>
    <w:rsid w:val="00C45324"/>
    <w:rsid w:val="00C50176"/>
    <w:rsid w:val="00C50274"/>
    <w:rsid w:val="00C51DD8"/>
    <w:rsid w:val="00C621A0"/>
    <w:rsid w:val="00C63CCA"/>
    <w:rsid w:val="00C65938"/>
    <w:rsid w:val="00C66AEA"/>
    <w:rsid w:val="00C740C5"/>
    <w:rsid w:val="00C76C40"/>
    <w:rsid w:val="00C8284A"/>
    <w:rsid w:val="00C847B0"/>
    <w:rsid w:val="00C8731F"/>
    <w:rsid w:val="00C95258"/>
    <w:rsid w:val="00CA2AD2"/>
    <w:rsid w:val="00CA5617"/>
    <w:rsid w:val="00CB5487"/>
    <w:rsid w:val="00CB59DE"/>
    <w:rsid w:val="00CC1E11"/>
    <w:rsid w:val="00CC23E6"/>
    <w:rsid w:val="00CD23D5"/>
    <w:rsid w:val="00CD6746"/>
    <w:rsid w:val="00CE0378"/>
    <w:rsid w:val="00CF3C01"/>
    <w:rsid w:val="00D00D72"/>
    <w:rsid w:val="00D013FD"/>
    <w:rsid w:val="00D026EA"/>
    <w:rsid w:val="00D22EE0"/>
    <w:rsid w:val="00D26602"/>
    <w:rsid w:val="00D36EAB"/>
    <w:rsid w:val="00D410BE"/>
    <w:rsid w:val="00D44538"/>
    <w:rsid w:val="00D45F9B"/>
    <w:rsid w:val="00D511E5"/>
    <w:rsid w:val="00D53A17"/>
    <w:rsid w:val="00D550E9"/>
    <w:rsid w:val="00D57AE6"/>
    <w:rsid w:val="00D60A07"/>
    <w:rsid w:val="00D618CC"/>
    <w:rsid w:val="00D6306D"/>
    <w:rsid w:val="00D700F7"/>
    <w:rsid w:val="00D70C2C"/>
    <w:rsid w:val="00D7230C"/>
    <w:rsid w:val="00D731B9"/>
    <w:rsid w:val="00D806A0"/>
    <w:rsid w:val="00D85D94"/>
    <w:rsid w:val="00D903A6"/>
    <w:rsid w:val="00D925C6"/>
    <w:rsid w:val="00D929FE"/>
    <w:rsid w:val="00DA60FE"/>
    <w:rsid w:val="00DB0182"/>
    <w:rsid w:val="00DB20ED"/>
    <w:rsid w:val="00DB3D21"/>
    <w:rsid w:val="00DC0270"/>
    <w:rsid w:val="00DC11C0"/>
    <w:rsid w:val="00DC241E"/>
    <w:rsid w:val="00DC3BD6"/>
    <w:rsid w:val="00DD2E7C"/>
    <w:rsid w:val="00DE00E3"/>
    <w:rsid w:val="00DE0C35"/>
    <w:rsid w:val="00DE1690"/>
    <w:rsid w:val="00DE7982"/>
    <w:rsid w:val="00DE7F38"/>
    <w:rsid w:val="00E00874"/>
    <w:rsid w:val="00E02B30"/>
    <w:rsid w:val="00E05304"/>
    <w:rsid w:val="00E0582A"/>
    <w:rsid w:val="00E1559D"/>
    <w:rsid w:val="00E32EA1"/>
    <w:rsid w:val="00E4080E"/>
    <w:rsid w:val="00E40F50"/>
    <w:rsid w:val="00E50BE2"/>
    <w:rsid w:val="00E51237"/>
    <w:rsid w:val="00E66AEB"/>
    <w:rsid w:val="00E773F4"/>
    <w:rsid w:val="00E85E9E"/>
    <w:rsid w:val="00E93366"/>
    <w:rsid w:val="00EA0D26"/>
    <w:rsid w:val="00EA698C"/>
    <w:rsid w:val="00EA77CF"/>
    <w:rsid w:val="00EB06E3"/>
    <w:rsid w:val="00EB35C9"/>
    <w:rsid w:val="00EB525F"/>
    <w:rsid w:val="00EB6373"/>
    <w:rsid w:val="00EC2C1F"/>
    <w:rsid w:val="00EC6594"/>
    <w:rsid w:val="00ED33D0"/>
    <w:rsid w:val="00EE3BEC"/>
    <w:rsid w:val="00EE6A4C"/>
    <w:rsid w:val="00EF2515"/>
    <w:rsid w:val="00EF6C66"/>
    <w:rsid w:val="00F10646"/>
    <w:rsid w:val="00F1064B"/>
    <w:rsid w:val="00F15555"/>
    <w:rsid w:val="00F3264F"/>
    <w:rsid w:val="00F3470A"/>
    <w:rsid w:val="00F3506A"/>
    <w:rsid w:val="00F43FDF"/>
    <w:rsid w:val="00F44FFC"/>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C1156"/>
    <w:rsid w:val="00FD7A8D"/>
    <w:rsid w:val="00FF0509"/>
    <w:rsid w:val="00FF2FE1"/>
    <w:rsid w:val="00FF3BF0"/>
    <w:rsid w:val="00FF60CC"/>
    <w:rsid w:val="00FF672A"/>
    <w:rsid w:val="00FF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308B254C"/>
  <w15:docId w15:val="{C3857EB8-0447-410E-BAE5-C8C69E99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B869B9"/>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B869B9"/>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 w:type="table" w:customStyle="1" w:styleId="TableGrid1">
    <w:name w:val="Table Grid1"/>
    <w:basedOn w:val="TableNormal"/>
    <w:uiPriority w:val="39"/>
    <w:rsid w:val="00D026E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DB5721-25F8-44D4-828A-01C5095C7FAF}">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E9F30000-A4A9-459C-8A87-E26E5E5B30A1}">
  <ds:schemaRefs>
    <ds:schemaRef ds:uri="http://schemas.openxmlformats.org/officeDocument/2006/bibliography"/>
  </ds:schemaRefs>
</ds:datastoreItem>
</file>

<file path=customXml/itemProps3.xml><?xml version="1.0" encoding="utf-8"?>
<ds:datastoreItem xmlns:ds="http://schemas.openxmlformats.org/officeDocument/2006/customXml" ds:itemID="{69DDAF68-5685-4B59-B4B2-05B9FA477E42}">
  <ds:schemaRefs>
    <ds:schemaRef ds:uri="http://schemas.microsoft.com/sharepoint/v3/contenttype/forms"/>
  </ds:schemaRefs>
</ds:datastoreItem>
</file>

<file path=customXml/itemProps4.xml><?xml version="1.0" encoding="utf-8"?>
<ds:datastoreItem xmlns:ds="http://schemas.openxmlformats.org/officeDocument/2006/customXml" ds:itemID="{BCBE9A7C-5F3C-4A8B-9B36-9599AC0A3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15</Pages>
  <Words>5771</Words>
  <Characters>32897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27</cp:revision>
  <dcterms:created xsi:type="dcterms:W3CDTF">2020-03-06T16:52:00Z</dcterms:created>
  <dcterms:modified xsi:type="dcterms:W3CDTF">2023-03-01T17:08:00Z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