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E5343" w14:textId="77777777" w:rsidR="000B5153" w:rsidRPr="00D70213" w:rsidRDefault="000B5153" w:rsidP="000B5153">
      <w:pPr>
        <w:rPr>
          <w:rFonts w:ascii="Calibri" w:eastAsia="Calibri" w:hAnsi="Calibri" w:cs="Calibri"/>
          <w:b/>
          <w:bCs/>
          <w:color w:val="201F1E"/>
        </w:rPr>
      </w:pPr>
      <w:r w:rsidRPr="00D70213">
        <w:rPr>
          <w:rFonts w:asciiTheme="minorHAnsi" w:eastAsiaTheme="minorEastAsia" w:hAnsiTheme="minorHAnsi" w:cstheme="minorBidi"/>
          <w:b/>
          <w:bCs/>
          <w:sz w:val="24"/>
          <w:szCs w:val="24"/>
        </w:rPr>
        <w:t xml:space="preserve">CERTIFICATE OF </w:t>
      </w:r>
      <w:r w:rsidRPr="00D70213">
        <w:rPr>
          <w:rFonts w:ascii="Calibri" w:eastAsia="Calibri" w:hAnsi="Calibri" w:cs="Calibri"/>
          <w:b/>
          <w:bCs/>
          <w:color w:val="201F1E"/>
          <w:sz w:val="24"/>
          <w:szCs w:val="24"/>
        </w:rPr>
        <w:t>VERIFICATION</w:t>
      </w:r>
    </w:p>
    <w:p w14:paraId="278D0E54" w14:textId="77777777" w:rsidR="000B5153" w:rsidRPr="00D70213" w:rsidRDefault="000B5153" w:rsidP="000B5153">
      <w:pPr>
        <w:spacing w:line="259" w:lineRule="auto"/>
        <w:rPr>
          <w:rFonts w:ascii="Calibri" w:eastAsia="Calibri" w:hAnsi="Calibri" w:cs="Arial"/>
          <w:sz w:val="24"/>
          <w:szCs w:val="22"/>
        </w:rPr>
      </w:pPr>
      <w:r w:rsidRPr="00D70213">
        <w:rPr>
          <w:rFonts w:ascii="Calibri" w:eastAsia="Calibri" w:hAnsi="Calibri" w:cs="Arial"/>
          <w:b/>
          <w:sz w:val="24"/>
          <w:szCs w:val="22"/>
        </w:rPr>
        <w:t>Note:</w:t>
      </w:r>
      <w:r w:rsidRPr="00D70213">
        <w:rPr>
          <w:rFonts w:ascii="Calibri" w:eastAsia="Calibri" w:hAnsi="Calibri" w:cs="Arial"/>
          <w:bCs/>
          <w:sz w:val="24"/>
          <w:szCs w:val="22"/>
        </w:rPr>
        <w:t xml:space="preserve"> This table completed by HERS Registry.</w:t>
      </w:r>
    </w:p>
    <w:tbl>
      <w:tblPr>
        <w:tblStyle w:val="TableGrid2"/>
        <w:tblW w:w="4996" w:type="pct"/>
        <w:tblLook w:val="0020" w:firstRow="1" w:lastRow="0" w:firstColumn="0" w:lastColumn="0" w:noHBand="0" w:noVBand="0"/>
      </w:tblPr>
      <w:tblGrid>
        <w:gridCol w:w="5318"/>
        <w:gridCol w:w="5463"/>
      </w:tblGrid>
      <w:tr w:rsidR="000B5153" w:rsidRPr="00D70213" w14:paraId="36198C04" w14:textId="77777777" w:rsidTr="004C3947">
        <w:trPr>
          <w:trHeight w:val="288"/>
        </w:trPr>
        <w:tc>
          <w:tcPr>
            <w:tcW w:w="5318" w:type="dxa"/>
          </w:tcPr>
          <w:p w14:paraId="696B6FF3" w14:textId="77777777" w:rsidR="000B5153" w:rsidRPr="00D70213" w:rsidRDefault="000B5153" w:rsidP="004C3947">
            <w:pPr>
              <w:rPr>
                <w:rFonts w:ascii="Calibri" w:hAnsi="Calibri"/>
                <w:sz w:val="24"/>
              </w:rPr>
            </w:pPr>
            <w:r w:rsidRPr="00D70213">
              <w:rPr>
                <w:rFonts w:ascii="Calibri" w:hAnsi="Calibri"/>
                <w:sz w:val="24"/>
              </w:rPr>
              <w:t>Project Name:</w:t>
            </w:r>
          </w:p>
        </w:tc>
        <w:tc>
          <w:tcPr>
            <w:tcW w:w="5463" w:type="dxa"/>
          </w:tcPr>
          <w:p w14:paraId="59B2A966" w14:textId="77777777" w:rsidR="000B5153" w:rsidRPr="00D70213" w:rsidRDefault="000B5153" w:rsidP="004C3947">
            <w:pPr>
              <w:rPr>
                <w:rFonts w:ascii="Calibri" w:hAnsi="Calibri"/>
                <w:sz w:val="24"/>
              </w:rPr>
            </w:pPr>
            <w:r w:rsidRPr="00D70213">
              <w:rPr>
                <w:rFonts w:ascii="Calibri" w:hAnsi="Calibri"/>
                <w:sz w:val="24"/>
              </w:rPr>
              <w:t>Enforcement Agency:</w:t>
            </w:r>
          </w:p>
        </w:tc>
      </w:tr>
      <w:tr w:rsidR="000B5153" w:rsidRPr="00D70213" w14:paraId="49FC063A" w14:textId="77777777" w:rsidTr="004C3947">
        <w:trPr>
          <w:trHeight w:val="288"/>
        </w:trPr>
        <w:tc>
          <w:tcPr>
            <w:tcW w:w="5318" w:type="dxa"/>
          </w:tcPr>
          <w:p w14:paraId="0D1D46C1" w14:textId="77777777" w:rsidR="000B5153" w:rsidRPr="00D70213" w:rsidRDefault="000B5153" w:rsidP="004C3947">
            <w:pPr>
              <w:rPr>
                <w:rFonts w:ascii="Calibri" w:hAnsi="Calibri"/>
                <w:sz w:val="24"/>
                <w:vertAlign w:val="superscript"/>
              </w:rPr>
            </w:pPr>
            <w:r w:rsidRPr="00D70213">
              <w:rPr>
                <w:rFonts w:ascii="Calibri" w:hAnsi="Calibri"/>
                <w:sz w:val="24"/>
              </w:rPr>
              <w:t>Dwelling Address:</w:t>
            </w:r>
          </w:p>
        </w:tc>
        <w:tc>
          <w:tcPr>
            <w:tcW w:w="5463" w:type="dxa"/>
          </w:tcPr>
          <w:p w14:paraId="373010A9" w14:textId="77777777" w:rsidR="000B5153" w:rsidRPr="00D70213" w:rsidRDefault="000B5153" w:rsidP="004C3947">
            <w:pPr>
              <w:rPr>
                <w:rFonts w:ascii="Calibri" w:hAnsi="Calibri"/>
                <w:sz w:val="24"/>
                <w:vertAlign w:val="superscript"/>
              </w:rPr>
            </w:pPr>
            <w:r w:rsidRPr="00D70213">
              <w:rPr>
                <w:rFonts w:ascii="Calibri" w:hAnsi="Calibri"/>
                <w:sz w:val="24"/>
              </w:rPr>
              <w:t>Permit Number:</w:t>
            </w:r>
          </w:p>
        </w:tc>
      </w:tr>
      <w:tr w:rsidR="000B5153" w:rsidRPr="00D70213" w14:paraId="3A29A61B" w14:textId="77777777" w:rsidTr="004C3947">
        <w:trPr>
          <w:trHeight w:val="288"/>
        </w:trPr>
        <w:tc>
          <w:tcPr>
            <w:tcW w:w="5318" w:type="dxa"/>
          </w:tcPr>
          <w:p w14:paraId="6487A8F3" w14:textId="77777777" w:rsidR="000B5153" w:rsidRPr="00D70213" w:rsidRDefault="000B5153" w:rsidP="004C3947">
            <w:pPr>
              <w:rPr>
                <w:rFonts w:ascii="Calibri" w:hAnsi="Calibri"/>
                <w:sz w:val="24"/>
              </w:rPr>
            </w:pPr>
            <w:r w:rsidRPr="00D70213">
              <w:rPr>
                <w:rFonts w:ascii="Calibri" w:hAnsi="Calibri"/>
                <w:sz w:val="24"/>
              </w:rPr>
              <w:t>City and Zip Code:</w:t>
            </w:r>
          </w:p>
        </w:tc>
        <w:tc>
          <w:tcPr>
            <w:tcW w:w="5463" w:type="dxa"/>
          </w:tcPr>
          <w:p w14:paraId="43694FDD" w14:textId="77777777" w:rsidR="000B5153" w:rsidRPr="00D70213" w:rsidRDefault="000B5153" w:rsidP="004C3947">
            <w:pPr>
              <w:rPr>
                <w:rFonts w:ascii="Calibri" w:hAnsi="Calibri"/>
                <w:sz w:val="24"/>
                <w:szCs w:val="24"/>
              </w:rPr>
            </w:pPr>
            <w:r w:rsidRPr="00D70213">
              <w:rPr>
                <w:rFonts w:ascii="Calibri" w:eastAsia="Calibri" w:hAnsi="Calibri" w:cs="Calibri"/>
                <w:color w:val="000000" w:themeColor="text1"/>
                <w:sz w:val="24"/>
                <w:szCs w:val="24"/>
              </w:rPr>
              <w:t>Permit Application Date</w:t>
            </w:r>
            <w:r w:rsidRPr="00D70213">
              <w:rPr>
                <w:rFonts w:ascii="Calibri" w:hAnsi="Calibri"/>
                <w:sz w:val="24"/>
                <w:szCs w:val="24"/>
              </w:rPr>
              <w:t>:</w:t>
            </w:r>
          </w:p>
        </w:tc>
      </w:tr>
    </w:tbl>
    <w:p w14:paraId="7D4153A8" w14:textId="35ED8C2A" w:rsidR="00D61CBF" w:rsidRPr="00D70213" w:rsidRDefault="00D61CB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5187"/>
        <w:gridCol w:w="5190"/>
      </w:tblGrid>
      <w:tr w:rsidR="00FF4BDE" w:rsidRPr="00D70213" w14:paraId="594A56CF" w14:textId="77777777" w:rsidTr="00142E65">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94A56CD" w14:textId="0FDF1BFC" w:rsidR="00FF4BDE" w:rsidRPr="00D70213" w:rsidRDefault="00FF4BDE" w:rsidP="00142E65">
            <w:pPr>
              <w:keepNext/>
              <w:rPr>
                <w:rFonts w:asciiTheme="minorHAnsi" w:hAnsiTheme="minorHAnsi"/>
                <w:b/>
                <w:szCs w:val="18"/>
              </w:rPr>
            </w:pPr>
            <w:r w:rsidRPr="00D70213">
              <w:rPr>
                <w:rFonts w:asciiTheme="minorHAnsi" w:hAnsiTheme="minorHAnsi"/>
                <w:b/>
                <w:szCs w:val="18"/>
              </w:rPr>
              <w:t>A. System Information</w:t>
            </w:r>
          </w:p>
          <w:p w14:paraId="594A56CE" w14:textId="77777777" w:rsidR="00FF4BDE" w:rsidRPr="00D70213" w:rsidRDefault="00393CE9" w:rsidP="00142E65">
            <w:pPr>
              <w:keepNext/>
              <w:rPr>
                <w:rFonts w:asciiTheme="minorHAnsi" w:hAnsiTheme="minorHAnsi"/>
                <w:sz w:val="18"/>
                <w:szCs w:val="18"/>
              </w:rPr>
            </w:pPr>
            <w:r w:rsidRPr="00D70213">
              <w:rPr>
                <w:rFonts w:asciiTheme="minorHAnsi" w:hAnsiTheme="minorHAnsi"/>
                <w:sz w:val="18"/>
                <w:szCs w:val="18"/>
              </w:rPr>
              <w:t>HERS Rater to field-verify all system information, discrepancies to be noted by overwriting entry.</w:t>
            </w:r>
          </w:p>
        </w:tc>
      </w:tr>
      <w:tr w:rsidR="00FF4BDE" w:rsidRPr="00D70213" w14:paraId="594A56D3" w14:textId="77777777" w:rsidTr="00D61CBF">
        <w:trPr>
          <w:cantSplit/>
          <w:trHeight w:val="288"/>
        </w:trPr>
        <w:tc>
          <w:tcPr>
            <w:tcW w:w="191" w:type="pct"/>
            <w:vAlign w:val="center"/>
          </w:tcPr>
          <w:p w14:paraId="594A56D0" w14:textId="77777777" w:rsidR="00FF4BDE" w:rsidRPr="00D70213" w:rsidRDefault="00FF4BDE"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01</w:t>
            </w:r>
          </w:p>
        </w:tc>
        <w:tc>
          <w:tcPr>
            <w:tcW w:w="2404" w:type="pct"/>
            <w:vAlign w:val="center"/>
          </w:tcPr>
          <w:p w14:paraId="594A56D1" w14:textId="6E63A6D5" w:rsidR="00FF4BDE" w:rsidRPr="00D70213" w:rsidRDefault="00D31CE6"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Space Conditioning </w:t>
            </w:r>
            <w:r w:rsidR="00393CE9" w:rsidRPr="00D70213">
              <w:rPr>
                <w:rFonts w:asciiTheme="minorHAnsi" w:hAnsiTheme="minorHAnsi"/>
                <w:sz w:val="18"/>
                <w:szCs w:val="18"/>
              </w:rPr>
              <w:t>System Identification or Name</w:t>
            </w:r>
          </w:p>
        </w:tc>
        <w:tc>
          <w:tcPr>
            <w:tcW w:w="2405" w:type="pct"/>
            <w:vAlign w:val="center"/>
          </w:tcPr>
          <w:p w14:paraId="594A56D2" w14:textId="77777777" w:rsidR="00FF4BDE" w:rsidRPr="00D70213" w:rsidRDefault="00FF4BDE" w:rsidP="00142E65">
            <w:pPr>
              <w:pStyle w:val="Header"/>
              <w:tabs>
                <w:tab w:val="clear" w:pos="4320"/>
                <w:tab w:val="clear" w:pos="8640"/>
              </w:tabs>
              <w:rPr>
                <w:rFonts w:asciiTheme="minorHAnsi" w:hAnsiTheme="minorHAnsi"/>
                <w:sz w:val="18"/>
                <w:szCs w:val="18"/>
              </w:rPr>
            </w:pPr>
          </w:p>
        </w:tc>
      </w:tr>
      <w:tr w:rsidR="00FF4BDE" w:rsidRPr="00D70213" w14:paraId="594A56D7" w14:textId="77777777" w:rsidTr="00D61CBF">
        <w:trPr>
          <w:cantSplit/>
          <w:trHeight w:val="288"/>
        </w:trPr>
        <w:tc>
          <w:tcPr>
            <w:tcW w:w="191" w:type="pct"/>
            <w:vAlign w:val="center"/>
          </w:tcPr>
          <w:p w14:paraId="594A56D4" w14:textId="77777777" w:rsidR="00FF4BDE" w:rsidRPr="00D70213" w:rsidRDefault="00FF4BDE"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02</w:t>
            </w:r>
          </w:p>
        </w:tc>
        <w:tc>
          <w:tcPr>
            <w:tcW w:w="2404" w:type="pct"/>
            <w:vAlign w:val="center"/>
          </w:tcPr>
          <w:p w14:paraId="594A56D5" w14:textId="4B5E0C17" w:rsidR="00FF4BDE" w:rsidRPr="00D70213" w:rsidRDefault="00D31CE6"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Space Conditioning </w:t>
            </w:r>
            <w:r w:rsidR="00393CE9" w:rsidRPr="00D70213">
              <w:rPr>
                <w:rFonts w:asciiTheme="minorHAnsi" w:hAnsiTheme="minorHAnsi"/>
                <w:sz w:val="18"/>
                <w:szCs w:val="18"/>
              </w:rPr>
              <w:t>System Location or Area Served</w:t>
            </w:r>
          </w:p>
        </w:tc>
        <w:tc>
          <w:tcPr>
            <w:tcW w:w="2405" w:type="pct"/>
            <w:vAlign w:val="center"/>
          </w:tcPr>
          <w:p w14:paraId="594A56D6" w14:textId="77777777" w:rsidR="00FF4BDE" w:rsidRPr="00D70213" w:rsidRDefault="00FF4BDE" w:rsidP="00142E65">
            <w:pPr>
              <w:rPr>
                <w:rFonts w:asciiTheme="minorHAnsi" w:hAnsiTheme="minorHAnsi"/>
                <w:sz w:val="18"/>
                <w:szCs w:val="18"/>
              </w:rPr>
            </w:pPr>
          </w:p>
        </w:tc>
      </w:tr>
      <w:tr w:rsidR="00FF4BDE" w:rsidRPr="00D70213" w14:paraId="594A56DB" w14:textId="77777777" w:rsidTr="00D61CBF">
        <w:trPr>
          <w:cantSplit/>
          <w:trHeight w:val="288"/>
        </w:trPr>
        <w:tc>
          <w:tcPr>
            <w:tcW w:w="191" w:type="pct"/>
            <w:vAlign w:val="center"/>
          </w:tcPr>
          <w:p w14:paraId="594A56D8" w14:textId="77777777" w:rsidR="00FF4BDE" w:rsidRPr="00D70213" w:rsidRDefault="00FF4BDE"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03</w:t>
            </w:r>
          </w:p>
        </w:tc>
        <w:tc>
          <w:tcPr>
            <w:tcW w:w="2404" w:type="pct"/>
            <w:vAlign w:val="center"/>
          </w:tcPr>
          <w:p w14:paraId="594A56D9" w14:textId="570BFD46" w:rsidR="00FF4BDE" w:rsidRPr="00D70213" w:rsidRDefault="00393CE9" w:rsidP="00770C1B">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Condenser (or package unit) </w:t>
            </w:r>
            <w:r w:rsidR="00770C1B" w:rsidRPr="00D70213">
              <w:rPr>
                <w:rFonts w:asciiTheme="minorHAnsi" w:hAnsiTheme="minorHAnsi"/>
                <w:sz w:val="18"/>
                <w:szCs w:val="18"/>
              </w:rPr>
              <w:t>M</w:t>
            </w:r>
            <w:r w:rsidRPr="00D70213">
              <w:rPr>
                <w:rFonts w:asciiTheme="minorHAnsi" w:hAnsiTheme="minorHAnsi"/>
                <w:sz w:val="18"/>
                <w:szCs w:val="18"/>
              </w:rPr>
              <w:t xml:space="preserve">ake or </w:t>
            </w:r>
            <w:r w:rsidR="00770C1B" w:rsidRPr="00D70213">
              <w:rPr>
                <w:rFonts w:asciiTheme="minorHAnsi" w:hAnsiTheme="minorHAnsi"/>
                <w:sz w:val="18"/>
                <w:szCs w:val="18"/>
              </w:rPr>
              <w:t>B</w:t>
            </w:r>
            <w:r w:rsidRPr="00D70213">
              <w:rPr>
                <w:rFonts w:asciiTheme="minorHAnsi" w:hAnsiTheme="minorHAnsi"/>
                <w:sz w:val="18"/>
                <w:szCs w:val="18"/>
              </w:rPr>
              <w:t>rand</w:t>
            </w:r>
          </w:p>
        </w:tc>
        <w:tc>
          <w:tcPr>
            <w:tcW w:w="2405" w:type="pct"/>
            <w:vAlign w:val="center"/>
          </w:tcPr>
          <w:p w14:paraId="594A56DA" w14:textId="77777777" w:rsidR="00FF4BDE" w:rsidRPr="00D70213" w:rsidRDefault="00FF4BDE" w:rsidP="00142E65">
            <w:pPr>
              <w:rPr>
                <w:rFonts w:asciiTheme="minorHAnsi" w:hAnsiTheme="minorHAnsi"/>
                <w:sz w:val="18"/>
                <w:szCs w:val="18"/>
              </w:rPr>
            </w:pPr>
          </w:p>
        </w:tc>
      </w:tr>
      <w:tr w:rsidR="00FF4BDE" w:rsidRPr="00D70213" w14:paraId="594A56DF" w14:textId="77777777" w:rsidTr="00D61CBF">
        <w:trPr>
          <w:cantSplit/>
          <w:trHeight w:val="288"/>
        </w:trPr>
        <w:tc>
          <w:tcPr>
            <w:tcW w:w="191" w:type="pct"/>
            <w:vAlign w:val="center"/>
          </w:tcPr>
          <w:p w14:paraId="594A56DC" w14:textId="77777777" w:rsidR="00FF4BDE" w:rsidRPr="00D70213" w:rsidRDefault="00FF4BDE"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04</w:t>
            </w:r>
          </w:p>
        </w:tc>
        <w:tc>
          <w:tcPr>
            <w:tcW w:w="2404" w:type="pct"/>
            <w:vAlign w:val="center"/>
          </w:tcPr>
          <w:p w14:paraId="594A56DD" w14:textId="02005D7F" w:rsidR="00FF4BDE" w:rsidRPr="00D70213" w:rsidRDefault="00393CE9" w:rsidP="00770C1B">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Condenser (or package unit) </w:t>
            </w:r>
            <w:r w:rsidR="00770C1B" w:rsidRPr="00D70213">
              <w:rPr>
                <w:rFonts w:asciiTheme="minorHAnsi" w:hAnsiTheme="minorHAnsi"/>
                <w:sz w:val="18"/>
                <w:szCs w:val="18"/>
              </w:rPr>
              <w:t>M</w:t>
            </w:r>
            <w:r w:rsidRPr="00D70213">
              <w:rPr>
                <w:rFonts w:asciiTheme="minorHAnsi" w:hAnsiTheme="minorHAnsi"/>
                <w:sz w:val="18"/>
                <w:szCs w:val="18"/>
              </w:rPr>
              <w:t xml:space="preserve">odel </w:t>
            </w:r>
            <w:r w:rsidR="00770C1B" w:rsidRPr="00D70213">
              <w:rPr>
                <w:rFonts w:asciiTheme="minorHAnsi" w:hAnsiTheme="minorHAnsi"/>
                <w:sz w:val="18"/>
                <w:szCs w:val="18"/>
              </w:rPr>
              <w:t>N</w:t>
            </w:r>
            <w:r w:rsidRPr="00D70213">
              <w:rPr>
                <w:rFonts w:asciiTheme="minorHAnsi" w:hAnsiTheme="minorHAnsi"/>
                <w:sz w:val="18"/>
                <w:szCs w:val="18"/>
              </w:rPr>
              <w:t>umber</w:t>
            </w:r>
          </w:p>
        </w:tc>
        <w:tc>
          <w:tcPr>
            <w:tcW w:w="2405" w:type="pct"/>
            <w:vAlign w:val="center"/>
          </w:tcPr>
          <w:p w14:paraId="594A56DE" w14:textId="77777777" w:rsidR="00FF4BDE" w:rsidRPr="00D70213" w:rsidRDefault="00FF4BDE" w:rsidP="00142E65">
            <w:pPr>
              <w:rPr>
                <w:rFonts w:asciiTheme="minorHAnsi" w:hAnsiTheme="minorHAnsi"/>
                <w:sz w:val="18"/>
                <w:szCs w:val="18"/>
              </w:rPr>
            </w:pPr>
          </w:p>
        </w:tc>
      </w:tr>
      <w:tr w:rsidR="00FF4BDE" w:rsidRPr="00D70213" w14:paraId="594A56E3" w14:textId="77777777" w:rsidTr="00D61CBF">
        <w:trPr>
          <w:cantSplit/>
          <w:trHeight w:val="288"/>
        </w:trPr>
        <w:tc>
          <w:tcPr>
            <w:tcW w:w="191" w:type="pct"/>
            <w:vAlign w:val="center"/>
          </w:tcPr>
          <w:p w14:paraId="594A56E0" w14:textId="77777777" w:rsidR="00FF4BDE" w:rsidRPr="00D70213" w:rsidRDefault="00FF4BDE"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05</w:t>
            </w:r>
          </w:p>
        </w:tc>
        <w:tc>
          <w:tcPr>
            <w:tcW w:w="2404" w:type="pct"/>
            <w:vAlign w:val="center"/>
          </w:tcPr>
          <w:p w14:paraId="594A56E1" w14:textId="630F764D" w:rsidR="00FF4BDE" w:rsidRPr="00D70213" w:rsidRDefault="00393CE9"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Nominal Cooling Capacity (tons) of Condenser</w:t>
            </w:r>
          </w:p>
        </w:tc>
        <w:tc>
          <w:tcPr>
            <w:tcW w:w="2405" w:type="pct"/>
            <w:vAlign w:val="center"/>
          </w:tcPr>
          <w:p w14:paraId="594A56E2" w14:textId="77777777" w:rsidR="00FF4BDE" w:rsidRPr="00D70213" w:rsidRDefault="00FF4BDE" w:rsidP="00142E65">
            <w:pPr>
              <w:rPr>
                <w:rFonts w:asciiTheme="minorHAnsi" w:hAnsiTheme="minorHAnsi"/>
                <w:sz w:val="18"/>
                <w:szCs w:val="18"/>
              </w:rPr>
            </w:pPr>
          </w:p>
        </w:tc>
      </w:tr>
      <w:tr w:rsidR="00FF4BDE" w:rsidRPr="00D70213" w14:paraId="594A56E7" w14:textId="77777777" w:rsidTr="00D61CBF">
        <w:trPr>
          <w:cantSplit/>
          <w:trHeight w:val="288"/>
        </w:trPr>
        <w:tc>
          <w:tcPr>
            <w:tcW w:w="191" w:type="pct"/>
            <w:vAlign w:val="center"/>
          </w:tcPr>
          <w:p w14:paraId="594A56E4" w14:textId="77777777" w:rsidR="00FF4BDE" w:rsidRPr="00D70213" w:rsidRDefault="00FF4BDE"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06</w:t>
            </w:r>
          </w:p>
        </w:tc>
        <w:tc>
          <w:tcPr>
            <w:tcW w:w="2404" w:type="pct"/>
            <w:vAlign w:val="center"/>
          </w:tcPr>
          <w:p w14:paraId="594A56E5" w14:textId="633A4569" w:rsidR="00FF4BDE" w:rsidRPr="00D70213" w:rsidRDefault="00393CE9" w:rsidP="00770C1B">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Condenser (or package unit) </w:t>
            </w:r>
            <w:r w:rsidR="00770C1B" w:rsidRPr="00D70213">
              <w:rPr>
                <w:rFonts w:asciiTheme="minorHAnsi" w:hAnsiTheme="minorHAnsi"/>
                <w:sz w:val="18"/>
                <w:szCs w:val="18"/>
              </w:rPr>
              <w:t>S</w:t>
            </w:r>
            <w:r w:rsidRPr="00D70213">
              <w:rPr>
                <w:rFonts w:asciiTheme="minorHAnsi" w:hAnsiTheme="minorHAnsi"/>
                <w:sz w:val="18"/>
                <w:szCs w:val="18"/>
              </w:rPr>
              <w:t xml:space="preserve">erial </w:t>
            </w:r>
            <w:r w:rsidR="00770C1B" w:rsidRPr="00D70213">
              <w:rPr>
                <w:rFonts w:asciiTheme="minorHAnsi" w:hAnsiTheme="minorHAnsi"/>
                <w:sz w:val="18"/>
                <w:szCs w:val="18"/>
              </w:rPr>
              <w:t>N</w:t>
            </w:r>
            <w:r w:rsidRPr="00D70213">
              <w:rPr>
                <w:rFonts w:asciiTheme="minorHAnsi" w:hAnsiTheme="minorHAnsi"/>
                <w:sz w:val="18"/>
                <w:szCs w:val="18"/>
              </w:rPr>
              <w:t>umber</w:t>
            </w:r>
          </w:p>
        </w:tc>
        <w:tc>
          <w:tcPr>
            <w:tcW w:w="2405" w:type="pct"/>
            <w:vAlign w:val="center"/>
          </w:tcPr>
          <w:p w14:paraId="594A56E6" w14:textId="77777777" w:rsidR="00FF4BDE" w:rsidRPr="00D70213" w:rsidRDefault="00FF4BDE" w:rsidP="00142E65">
            <w:pPr>
              <w:rPr>
                <w:rFonts w:asciiTheme="minorHAnsi" w:hAnsiTheme="minorHAnsi"/>
                <w:sz w:val="18"/>
                <w:szCs w:val="18"/>
              </w:rPr>
            </w:pPr>
          </w:p>
        </w:tc>
      </w:tr>
      <w:tr w:rsidR="00FF4BDE" w:rsidRPr="00D70213" w14:paraId="594A56EB" w14:textId="77777777" w:rsidTr="00D61CBF">
        <w:trPr>
          <w:cantSplit/>
          <w:trHeight w:val="288"/>
        </w:trPr>
        <w:tc>
          <w:tcPr>
            <w:tcW w:w="191" w:type="pct"/>
            <w:vAlign w:val="center"/>
          </w:tcPr>
          <w:p w14:paraId="594A56E8" w14:textId="77777777" w:rsidR="00FF4BDE" w:rsidRPr="00D70213" w:rsidRDefault="00FF4BDE"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07</w:t>
            </w:r>
          </w:p>
        </w:tc>
        <w:tc>
          <w:tcPr>
            <w:tcW w:w="2404" w:type="pct"/>
            <w:vAlign w:val="center"/>
          </w:tcPr>
          <w:p w14:paraId="594A56E9" w14:textId="4D85AB07" w:rsidR="00FF4BDE" w:rsidRPr="00D70213" w:rsidRDefault="00393CE9"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Refrigerant Type</w:t>
            </w:r>
          </w:p>
        </w:tc>
        <w:tc>
          <w:tcPr>
            <w:tcW w:w="2405" w:type="pct"/>
            <w:vAlign w:val="center"/>
          </w:tcPr>
          <w:p w14:paraId="594A56EA" w14:textId="77777777" w:rsidR="00FF4BDE" w:rsidRPr="00D70213" w:rsidRDefault="00FF4BDE" w:rsidP="00142E65">
            <w:pPr>
              <w:pStyle w:val="Header"/>
              <w:tabs>
                <w:tab w:val="clear" w:pos="4320"/>
                <w:tab w:val="clear" w:pos="8640"/>
              </w:tabs>
              <w:rPr>
                <w:rFonts w:asciiTheme="minorHAnsi" w:hAnsiTheme="minorHAnsi"/>
                <w:sz w:val="18"/>
                <w:szCs w:val="18"/>
              </w:rPr>
            </w:pPr>
          </w:p>
        </w:tc>
      </w:tr>
      <w:tr w:rsidR="00FF4BDE" w:rsidRPr="00D70213" w14:paraId="594A56EF" w14:textId="77777777" w:rsidTr="00D61CBF">
        <w:trPr>
          <w:cantSplit/>
          <w:trHeight w:val="288"/>
        </w:trPr>
        <w:tc>
          <w:tcPr>
            <w:tcW w:w="191" w:type="pct"/>
            <w:vAlign w:val="center"/>
          </w:tcPr>
          <w:p w14:paraId="594A56EC" w14:textId="77777777" w:rsidR="00FF4BDE" w:rsidRPr="00D70213" w:rsidRDefault="00FF4BDE"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08</w:t>
            </w:r>
          </w:p>
        </w:tc>
        <w:tc>
          <w:tcPr>
            <w:tcW w:w="2404" w:type="pct"/>
            <w:vAlign w:val="center"/>
          </w:tcPr>
          <w:p w14:paraId="594A56ED" w14:textId="1BFF1C3D" w:rsidR="00FF4BDE" w:rsidRPr="00D70213" w:rsidRDefault="00393CE9"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Other Refrigerant Type (if applicable)</w:t>
            </w:r>
          </w:p>
        </w:tc>
        <w:tc>
          <w:tcPr>
            <w:tcW w:w="2405" w:type="pct"/>
            <w:vAlign w:val="center"/>
          </w:tcPr>
          <w:p w14:paraId="594A56EE" w14:textId="77777777" w:rsidR="00FF4BDE" w:rsidRPr="00D70213" w:rsidRDefault="00FF4BDE" w:rsidP="00142E65">
            <w:pPr>
              <w:rPr>
                <w:rFonts w:asciiTheme="minorHAnsi" w:hAnsiTheme="minorHAnsi"/>
                <w:sz w:val="18"/>
                <w:szCs w:val="18"/>
              </w:rPr>
            </w:pPr>
          </w:p>
        </w:tc>
      </w:tr>
      <w:tr w:rsidR="006A3BBF" w:rsidRPr="00D70213" w14:paraId="23E0A2FA" w14:textId="77777777" w:rsidTr="00D61CBF">
        <w:trPr>
          <w:cantSplit/>
          <w:trHeight w:val="288"/>
        </w:trPr>
        <w:tc>
          <w:tcPr>
            <w:tcW w:w="191" w:type="pct"/>
            <w:vAlign w:val="center"/>
          </w:tcPr>
          <w:p w14:paraId="351F50A6" w14:textId="7BD90FC2" w:rsidR="006A3BBF"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09</w:t>
            </w:r>
          </w:p>
        </w:tc>
        <w:tc>
          <w:tcPr>
            <w:tcW w:w="2404" w:type="pct"/>
            <w:vAlign w:val="center"/>
          </w:tcPr>
          <w:p w14:paraId="0D65B012" w14:textId="1DCE00CF" w:rsidR="006A3BBF" w:rsidRPr="00D70213" w:rsidRDefault="006A3BBF" w:rsidP="00074CD9">
            <w:pPr>
              <w:pStyle w:val="Header"/>
              <w:tabs>
                <w:tab w:val="clear" w:pos="4320"/>
                <w:tab w:val="clear" w:pos="8640"/>
              </w:tabs>
              <w:rPr>
                <w:rFonts w:ascii="Calibri" w:hAnsi="Calibri"/>
                <w:sz w:val="18"/>
                <w:szCs w:val="18"/>
              </w:rPr>
            </w:pPr>
            <w:r w:rsidRPr="00D70213">
              <w:rPr>
                <w:rFonts w:ascii="Calibri" w:hAnsi="Calibri"/>
                <w:sz w:val="18"/>
                <w:szCs w:val="18"/>
              </w:rPr>
              <w:t>Liquid Line Filter Drier Installed According to Manufacturer’s Specifications (if applicable)</w:t>
            </w:r>
          </w:p>
        </w:tc>
        <w:tc>
          <w:tcPr>
            <w:tcW w:w="2405" w:type="pct"/>
            <w:vAlign w:val="center"/>
          </w:tcPr>
          <w:p w14:paraId="11206C1F" w14:textId="77777777" w:rsidR="006A3BBF" w:rsidRPr="00D70213" w:rsidRDefault="006A3BBF" w:rsidP="00142E65">
            <w:pPr>
              <w:rPr>
                <w:rFonts w:asciiTheme="minorHAnsi" w:hAnsiTheme="minorHAnsi"/>
                <w:sz w:val="18"/>
                <w:szCs w:val="18"/>
              </w:rPr>
            </w:pPr>
          </w:p>
        </w:tc>
      </w:tr>
      <w:tr w:rsidR="00FF4BDE" w:rsidRPr="00D70213" w14:paraId="594A56F3" w14:textId="77777777" w:rsidTr="00D61CBF">
        <w:trPr>
          <w:cantSplit/>
          <w:trHeight w:val="288"/>
        </w:trPr>
        <w:tc>
          <w:tcPr>
            <w:tcW w:w="191" w:type="pct"/>
            <w:vAlign w:val="center"/>
          </w:tcPr>
          <w:p w14:paraId="594A56F0" w14:textId="792F6AAD"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10</w:t>
            </w:r>
          </w:p>
        </w:tc>
        <w:tc>
          <w:tcPr>
            <w:tcW w:w="2404" w:type="pct"/>
            <w:vAlign w:val="center"/>
          </w:tcPr>
          <w:p w14:paraId="594A56F1" w14:textId="680B4978" w:rsidR="00FF4BDE" w:rsidRPr="00D70213" w:rsidRDefault="00F0317D" w:rsidP="00142E65">
            <w:pPr>
              <w:pStyle w:val="Header"/>
              <w:tabs>
                <w:tab w:val="clear" w:pos="4320"/>
                <w:tab w:val="clear" w:pos="8640"/>
              </w:tabs>
              <w:rPr>
                <w:rFonts w:asciiTheme="minorHAnsi" w:hAnsiTheme="minorHAnsi"/>
                <w:sz w:val="18"/>
                <w:szCs w:val="18"/>
              </w:rPr>
            </w:pPr>
            <w:r w:rsidRPr="00D70213">
              <w:rPr>
                <w:rFonts w:ascii="Calibri" w:hAnsi="Calibri"/>
                <w:sz w:val="18"/>
                <w:szCs w:val="18"/>
              </w:rPr>
              <w:t xml:space="preserve">System Installation </w:t>
            </w:r>
            <w:r w:rsidR="00FF4BDE" w:rsidRPr="00D70213">
              <w:rPr>
                <w:rFonts w:asciiTheme="minorHAnsi" w:hAnsiTheme="minorHAnsi"/>
                <w:sz w:val="18"/>
                <w:szCs w:val="18"/>
              </w:rPr>
              <w:t>Type</w:t>
            </w:r>
          </w:p>
        </w:tc>
        <w:tc>
          <w:tcPr>
            <w:tcW w:w="2405" w:type="pct"/>
            <w:vAlign w:val="center"/>
          </w:tcPr>
          <w:p w14:paraId="594A56F2" w14:textId="77777777" w:rsidR="00FF4BDE" w:rsidRPr="00D70213" w:rsidRDefault="00FF4BDE" w:rsidP="00142E65">
            <w:pPr>
              <w:rPr>
                <w:rFonts w:asciiTheme="minorHAnsi" w:hAnsiTheme="minorHAnsi"/>
                <w:sz w:val="18"/>
                <w:szCs w:val="18"/>
              </w:rPr>
            </w:pPr>
          </w:p>
        </w:tc>
      </w:tr>
      <w:tr w:rsidR="00FF4BDE" w:rsidRPr="00D70213" w14:paraId="594A56F7" w14:textId="77777777" w:rsidTr="00D61CBF">
        <w:trPr>
          <w:cantSplit/>
          <w:trHeight w:val="288"/>
        </w:trPr>
        <w:tc>
          <w:tcPr>
            <w:tcW w:w="191" w:type="pct"/>
            <w:vAlign w:val="center"/>
          </w:tcPr>
          <w:p w14:paraId="594A56F4" w14:textId="2B1C69BB"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11</w:t>
            </w:r>
          </w:p>
        </w:tc>
        <w:tc>
          <w:tcPr>
            <w:tcW w:w="2404" w:type="pct"/>
            <w:vAlign w:val="center"/>
          </w:tcPr>
          <w:p w14:paraId="011F8808" w14:textId="1E0A5076" w:rsidR="00770C1B" w:rsidRPr="00D70213" w:rsidRDefault="00550554"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Fault Indicator Display</w:t>
            </w:r>
            <w:r w:rsidR="00393CE9" w:rsidRPr="00D70213">
              <w:rPr>
                <w:rFonts w:asciiTheme="minorHAnsi" w:hAnsiTheme="minorHAnsi"/>
                <w:sz w:val="18"/>
                <w:szCs w:val="18"/>
              </w:rPr>
              <w:t xml:space="preserve"> (</w:t>
            </w:r>
            <w:r w:rsidRPr="00D70213">
              <w:rPr>
                <w:rFonts w:asciiTheme="minorHAnsi" w:hAnsiTheme="minorHAnsi"/>
                <w:sz w:val="18"/>
                <w:szCs w:val="18"/>
              </w:rPr>
              <w:t>FID</w:t>
            </w:r>
            <w:r w:rsidR="00393CE9" w:rsidRPr="00D70213">
              <w:rPr>
                <w:rFonts w:asciiTheme="minorHAnsi" w:hAnsiTheme="minorHAnsi"/>
                <w:sz w:val="18"/>
                <w:szCs w:val="18"/>
              </w:rPr>
              <w:t>) Status</w:t>
            </w:r>
          </w:p>
          <w:p w14:paraId="594A56F5" w14:textId="0CBD781E" w:rsidR="00FF4BDE" w:rsidRPr="00D70213" w:rsidRDefault="00393CE9"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(Note: Even systems with </w:t>
            </w:r>
            <w:proofErr w:type="gramStart"/>
            <w:r w:rsidRPr="00D70213">
              <w:rPr>
                <w:rFonts w:asciiTheme="minorHAnsi" w:hAnsiTheme="minorHAnsi"/>
                <w:sz w:val="18"/>
                <w:szCs w:val="18"/>
              </w:rPr>
              <w:t>a</w:t>
            </w:r>
            <w:proofErr w:type="gramEnd"/>
            <w:r w:rsidRPr="00D70213">
              <w:rPr>
                <w:rFonts w:asciiTheme="minorHAnsi" w:hAnsiTheme="minorHAnsi"/>
                <w:sz w:val="18"/>
                <w:szCs w:val="18"/>
              </w:rPr>
              <w:t xml:space="preserve"> </w:t>
            </w:r>
            <w:r w:rsidR="00550554" w:rsidRPr="00D70213">
              <w:rPr>
                <w:rFonts w:asciiTheme="minorHAnsi" w:hAnsiTheme="minorHAnsi"/>
                <w:sz w:val="18"/>
                <w:szCs w:val="18"/>
              </w:rPr>
              <w:t>FID</w:t>
            </w:r>
            <w:r w:rsidRPr="00D70213">
              <w:rPr>
                <w:rFonts w:asciiTheme="minorHAnsi" w:hAnsiTheme="minorHAnsi"/>
                <w:sz w:val="18"/>
                <w:szCs w:val="18"/>
              </w:rPr>
              <w:t xml:space="preserve"> must have refrigerant charge verified by installer)</w:t>
            </w:r>
          </w:p>
        </w:tc>
        <w:tc>
          <w:tcPr>
            <w:tcW w:w="2405" w:type="pct"/>
            <w:vAlign w:val="center"/>
          </w:tcPr>
          <w:p w14:paraId="594A56F6" w14:textId="77777777" w:rsidR="00FF4BDE" w:rsidRPr="00D70213" w:rsidRDefault="00FF4BDE" w:rsidP="00142E65">
            <w:pPr>
              <w:rPr>
                <w:rFonts w:asciiTheme="minorHAnsi" w:hAnsiTheme="minorHAnsi"/>
                <w:sz w:val="18"/>
                <w:szCs w:val="18"/>
              </w:rPr>
            </w:pPr>
          </w:p>
        </w:tc>
      </w:tr>
      <w:tr w:rsidR="00FF4BDE" w:rsidRPr="00D70213" w14:paraId="594A56FB" w14:textId="77777777" w:rsidTr="00D61CBF">
        <w:trPr>
          <w:cantSplit/>
          <w:trHeight w:val="288"/>
        </w:trPr>
        <w:tc>
          <w:tcPr>
            <w:tcW w:w="191" w:type="pct"/>
            <w:vAlign w:val="center"/>
          </w:tcPr>
          <w:p w14:paraId="594A56F8" w14:textId="5BB5C1AE"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12</w:t>
            </w:r>
          </w:p>
        </w:tc>
        <w:tc>
          <w:tcPr>
            <w:tcW w:w="2404" w:type="pct"/>
            <w:vAlign w:val="center"/>
          </w:tcPr>
          <w:p w14:paraId="594A56F9" w14:textId="52680E44" w:rsidR="00FF4BDE" w:rsidRPr="00D70213" w:rsidRDefault="00393CE9"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Is the system of a type that the minimum airflow can be verified </w:t>
            </w:r>
            <w:r w:rsidR="000E634C" w:rsidRPr="00D70213">
              <w:rPr>
                <w:rFonts w:ascii="Calibri" w:hAnsi="Calibri"/>
              </w:rPr>
              <w:t xml:space="preserve">for </w:t>
            </w:r>
            <w:r w:rsidR="000E634C" w:rsidRPr="00D70213">
              <w:rPr>
                <w:rFonts w:ascii="Calibri" w:hAnsi="Calibri"/>
                <w:sz w:val="18"/>
                <w:szCs w:val="18"/>
              </w:rPr>
              <w:t>all indoor units</w:t>
            </w:r>
            <w:r w:rsidR="000E634C" w:rsidRPr="00D70213">
              <w:rPr>
                <w:rFonts w:ascii="Calibri" w:hAnsi="Calibri"/>
              </w:rPr>
              <w:t xml:space="preserve"> </w:t>
            </w:r>
            <w:r w:rsidRPr="00D70213">
              <w:rPr>
                <w:rFonts w:asciiTheme="minorHAnsi" w:hAnsiTheme="minorHAnsi"/>
                <w:sz w:val="18"/>
                <w:szCs w:val="18"/>
              </w:rPr>
              <w:t>using an approved measurement procedure (RA3.3 or RA</w:t>
            </w:r>
            <w:r w:rsidR="00497CFA" w:rsidRPr="00D70213">
              <w:rPr>
                <w:rFonts w:asciiTheme="minorHAnsi" w:hAnsiTheme="minorHAnsi"/>
                <w:sz w:val="18"/>
                <w:szCs w:val="18"/>
              </w:rPr>
              <w:t>3.3.3</w:t>
            </w:r>
            <w:r w:rsidRPr="00D70213">
              <w:rPr>
                <w:rFonts w:asciiTheme="minorHAnsi" w:hAnsiTheme="minorHAnsi"/>
                <w:sz w:val="18"/>
                <w:szCs w:val="18"/>
              </w:rPr>
              <w:t>)?</w:t>
            </w:r>
          </w:p>
        </w:tc>
        <w:tc>
          <w:tcPr>
            <w:tcW w:w="2405" w:type="pct"/>
            <w:vAlign w:val="center"/>
          </w:tcPr>
          <w:p w14:paraId="594A56FA" w14:textId="77777777" w:rsidR="00FF4BDE" w:rsidRPr="00D70213" w:rsidRDefault="00FF4BDE" w:rsidP="00142E65">
            <w:pPr>
              <w:rPr>
                <w:rFonts w:asciiTheme="minorHAnsi" w:hAnsiTheme="minorHAnsi"/>
                <w:sz w:val="18"/>
                <w:szCs w:val="18"/>
              </w:rPr>
            </w:pPr>
          </w:p>
        </w:tc>
      </w:tr>
      <w:tr w:rsidR="00FF4BDE" w:rsidRPr="00D70213" w14:paraId="594A56FF" w14:textId="77777777" w:rsidTr="00D61CBF">
        <w:trPr>
          <w:cantSplit/>
          <w:trHeight w:val="288"/>
        </w:trPr>
        <w:tc>
          <w:tcPr>
            <w:tcW w:w="191" w:type="pct"/>
            <w:vAlign w:val="center"/>
          </w:tcPr>
          <w:p w14:paraId="594A56FC" w14:textId="66D4258C"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13</w:t>
            </w:r>
          </w:p>
        </w:tc>
        <w:tc>
          <w:tcPr>
            <w:tcW w:w="2404" w:type="pct"/>
            <w:vAlign w:val="center"/>
          </w:tcPr>
          <w:p w14:paraId="594A56FD" w14:textId="77777777" w:rsidR="00FF4BDE" w:rsidRPr="00D70213" w:rsidRDefault="00393CE9"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05" w:type="pct"/>
            <w:vAlign w:val="center"/>
          </w:tcPr>
          <w:p w14:paraId="594A56FE" w14:textId="77777777" w:rsidR="00FF4BDE" w:rsidRPr="00D70213" w:rsidRDefault="00FF4BDE" w:rsidP="00142E65">
            <w:pPr>
              <w:rPr>
                <w:rFonts w:asciiTheme="minorHAnsi" w:hAnsiTheme="minorHAnsi"/>
                <w:sz w:val="18"/>
                <w:szCs w:val="18"/>
              </w:rPr>
            </w:pPr>
          </w:p>
        </w:tc>
      </w:tr>
      <w:tr w:rsidR="00FF4BDE" w:rsidRPr="00D70213" w14:paraId="594A5703" w14:textId="77777777" w:rsidTr="00D61CBF">
        <w:trPr>
          <w:cantSplit/>
          <w:trHeight w:val="288"/>
        </w:trPr>
        <w:tc>
          <w:tcPr>
            <w:tcW w:w="191" w:type="pct"/>
            <w:vAlign w:val="center"/>
          </w:tcPr>
          <w:p w14:paraId="594A5700" w14:textId="73B156EE"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14</w:t>
            </w:r>
          </w:p>
        </w:tc>
        <w:tc>
          <w:tcPr>
            <w:tcW w:w="2404" w:type="pct"/>
            <w:vAlign w:val="center"/>
          </w:tcPr>
          <w:p w14:paraId="594A5701" w14:textId="0992B941" w:rsidR="00FF4BDE" w:rsidRPr="00D70213" w:rsidRDefault="00393CE9" w:rsidP="00770C1B">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Date of HERS Rater Refrigerant Charge Verification for this </w:t>
            </w:r>
            <w:r w:rsidR="00770C1B" w:rsidRPr="00D70213">
              <w:rPr>
                <w:rFonts w:asciiTheme="minorHAnsi" w:hAnsiTheme="minorHAnsi"/>
                <w:sz w:val="18"/>
                <w:szCs w:val="18"/>
              </w:rPr>
              <w:t>S</w:t>
            </w:r>
            <w:r w:rsidRPr="00D70213">
              <w:rPr>
                <w:rFonts w:asciiTheme="minorHAnsi" w:hAnsiTheme="minorHAnsi"/>
                <w:sz w:val="18"/>
                <w:szCs w:val="18"/>
              </w:rPr>
              <w:t>ystem</w:t>
            </w:r>
          </w:p>
        </w:tc>
        <w:tc>
          <w:tcPr>
            <w:tcW w:w="2405" w:type="pct"/>
            <w:vAlign w:val="center"/>
          </w:tcPr>
          <w:p w14:paraId="594A5702" w14:textId="77777777" w:rsidR="00FF4BDE" w:rsidRPr="00D70213" w:rsidRDefault="00FF4BDE" w:rsidP="00142E65">
            <w:pPr>
              <w:rPr>
                <w:rFonts w:asciiTheme="minorHAnsi" w:hAnsiTheme="minorHAnsi"/>
                <w:sz w:val="18"/>
                <w:szCs w:val="18"/>
              </w:rPr>
            </w:pPr>
          </w:p>
        </w:tc>
      </w:tr>
      <w:tr w:rsidR="00FF4BDE" w:rsidRPr="00D70213" w14:paraId="594A5707" w14:textId="77777777" w:rsidTr="00D61CBF">
        <w:trPr>
          <w:cantSplit/>
          <w:trHeight w:val="288"/>
        </w:trPr>
        <w:tc>
          <w:tcPr>
            <w:tcW w:w="191" w:type="pct"/>
            <w:vAlign w:val="center"/>
          </w:tcPr>
          <w:p w14:paraId="594A5704" w14:textId="7560D7F4"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15</w:t>
            </w:r>
          </w:p>
        </w:tc>
        <w:tc>
          <w:tcPr>
            <w:tcW w:w="2404" w:type="pct"/>
            <w:vAlign w:val="center"/>
          </w:tcPr>
          <w:p w14:paraId="594A5705" w14:textId="5CD99F32" w:rsidR="00FF4BDE" w:rsidRPr="00D70213" w:rsidRDefault="00393CE9" w:rsidP="00770C1B">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Refrigerant </w:t>
            </w:r>
            <w:r w:rsidR="00770C1B" w:rsidRPr="00D70213">
              <w:rPr>
                <w:rFonts w:asciiTheme="minorHAnsi" w:hAnsiTheme="minorHAnsi"/>
                <w:sz w:val="18"/>
                <w:szCs w:val="18"/>
              </w:rPr>
              <w:t>C</w:t>
            </w:r>
            <w:r w:rsidRPr="00D70213">
              <w:rPr>
                <w:rFonts w:asciiTheme="minorHAnsi" w:hAnsiTheme="minorHAnsi"/>
                <w:sz w:val="18"/>
                <w:szCs w:val="18"/>
              </w:rPr>
              <w:t xml:space="preserve">harge </w:t>
            </w:r>
            <w:r w:rsidR="00770C1B" w:rsidRPr="00D70213">
              <w:rPr>
                <w:rFonts w:asciiTheme="minorHAnsi" w:hAnsiTheme="minorHAnsi"/>
                <w:sz w:val="18"/>
                <w:szCs w:val="18"/>
              </w:rPr>
              <w:t>V</w:t>
            </w:r>
            <w:r w:rsidRPr="00D70213">
              <w:rPr>
                <w:rFonts w:asciiTheme="minorHAnsi" w:hAnsiTheme="minorHAnsi"/>
                <w:sz w:val="18"/>
                <w:szCs w:val="18"/>
              </w:rPr>
              <w:t xml:space="preserve">erification </w:t>
            </w:r>
            <w:r w:rsidR="00770C1B" w:rsidRPr="00D70213">
              <w:rPr>
                <w:rFonts w:asciiTheme="minorHAnsi" w:hAnsiTheme="minorHAnsi"/>
                <w:sz w:val="18"/>
                <w:szCs w:val="18"/>
              </w:rPr>
              <w:t>M</w:t>
            </w:r>
            <w:r w:rsidRPr="00D70213">
              <w:rPr>
                <w:rFonts w:asciiTheme="minorHAnsi" w:hAnsiTheme="minorHAnsi"/>
                <w:sz w:val="18"/>
                <w:szCs w:val="18"/>
              </w:rPr>
              <w:t xml:space="preserve">ethod </w:t>
            </w:r>
            <w:r w:rsidR="00770C1B" w:rsidRPr="00D70213">
              <w:rPr>
                <w:rFonts w:asciiTheme="minorHAnsi" w:hAnsiTheme="minorHAnsi"/>
                <w:sz w:val="18"/>
                <w:szCs w:val="18"/>
              </w:rPr>
              <w:t>U</w:t>
            </w:r>
            <w:r w:rsidRPr="00D70213">
              <w:rPr>
                <w:rFonts w:asciiTheme="minorHAnsi" w:hAnsiTheme="minorHAnsi"/>
                <w:sz w:val="18"/>
                <w:szCs w:val="18"/>
              </w:rPr>
              <w:t xml:space="preserve">sed by </w:t>
            </w:r>
            <w:r w:rsidR="00770C1B" w:rsidRPr="00D70213">
              <w:rPr>
                <w:rFonts w:asciiTheme="minorHAnsi" w:hAnsiTheme="minorHAnsi"/>
                <w:sz w:val="18"/>
                <w:szCs w:val="18"/>
              </w:rPr>
              <w:t>I</w:t>
            </w:r>
            <w:r w:rsidRPr="00D70213">
              <w:rPr>
                <w:rFonts w:asciiTheme="minorHAnsi" w:hAnsiTheme="minorHAnsi"/>
                <w:sz w:val="18"/>
                <w:szCs w:val="18"/>
              </w:rPr>
              <w:t>nstaller</w:t>
            </w:r>
          </w:p>
        </w:tc>
        <w:tc>
          <w:tcPr>
            <w:tcW w:w="2405" w:type="pct"/>
            <w:vAlign w:val="center"/>
          </w:tcPr>
          <w:p w14:paraId="594A5706" w14:textId="77777777" w:rsidR="00FF4BDE" w:rsidRPr="00D70213" w:rsidRDefault="00FF4BDE" w:rsidP="00142E65">
            <w:pPr>
              <w:ind w:left="360"/>
              <w:rPr>
                <w:rFonts w:asciiTheme="minorHAnsi" w:hAnsiTheme="minorHAnsi"/>
                <w:sz w:val="18"/>
                <w:szCs w:val="18"/>
              </w:rPr>
            </w:pPr>
          </w:p>
        </w:tc>
      </w:tr>
      <w:tr w:rsidR="00FF4BDE" w:rsidRPr="00D70213" w14:paraId="594A570B" w14:textId="77777777" w:rsidTr="00D61CBF">
        <w:trPr>
          <w:cantSplit/>
          <w:trHeight w:val="288"/>
        </w:trPr>
        <w:tc>
          <w:tcPr>
            <w:tcW w:w="191" w:type="pct"/>
            <w:vAlign w:val="center"/>
          </w:tcPr>
          <w:p w14:paraId="594A5708" w14:textId="1F499046"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16</w:t>
            </w:r>
          </w:p>
        </w:tc>
        <w:tc>
          <w:tcPr>
            <w:tcW w:w="2404" w:type="pct"/>
            <w:vAlign w:val="center"/>
          </w:tcPr>
          <w:p w14:paraId="594A5709" w14:textId="23BD1DED" w:rsidR="00FF4BDE" w:rsidRPr="00D70213" w:rsidRDefault="00393CE9" w:rsidP="00770C1B">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Person </w:t>
            </w:r>
            <w:r w:rsidR="00770C1B" w:rsidRPr="00D70213">
              <w:rPr>
                <w:rFonts w:asciiTheme="minorHAnsi" w:hAnsiTheme="minorHAnsi"/>
                <w:sz w:val="18"/>
                <w:szCs w:val="18"/>
              </w:rPr>
              <w:t>W</w:t>
            </w:r>
            <w:r w:rsidRPr="00D70213">
              <w:rPr>
                <w:rFonts w:asciiTheme="minorHAnsi" w:hAnsiTheme="minorHAnsi"/>
                <w:sz w:val="18"/>
                <w:szCs w:val="18"/>
              </w:rPr>
              <w:t xml:space="preserve">ho </w:t>
            </w:r>
            <w:r w:rsidR="00770C1B" w:rsidRPr="00D70213">
              <w:rPr>
                <w:rFonts w:asciiTheme="minorHAnsi" w:hAnsiTheme="minorHAnsi"/>
                <w:sz w:val="18"/>
                <w:szCs w:val="18"/>
              </w:rPr>
              <w:t>P</w:t>
            </w:r>
            <w:r w:rsidRPr="00D70213">
              <w:rPr>
                <w:rFonts w:asciiTheme="minorHAnsi" w:hAnsiTheme="minorHAnsi"/>
                <w:sz w:val="18"/>
                <w:szCs w:val="18"/>
              </w:rPr>
              <w:t xml:space="preserve">erformed the Refrigerant Charge Verification </w:t>
            </w:r>
            <w:r w:rsidR="00770C1B" w:rsidRPr="00D70213">
              <w:rPr>
                <w:rFonts w:asciiTheme="minorHAnsi" w:hAnsiTheme="minorHAnsi"/>
                <w:sz w:val="18"/>
                <w:szCs w:val="18"/>
              </w:rPr>
              <w:t>R</w:t>
            </w:r>
            <w:r w:rsidRPr="00D70213">
              <w:rPr>
                <w:rFonts w:asciiTheme="minorHAnsi" w:hAnsiTheme="minorHAnsi"/>
                <w:sz w:val="18"/>
                <w:szCs w:val="18"/>
              </w:rPr>
              <w:t>eported on the Certificate of Installation</w:t>
            </w:r>
          </w:p>
        </w:tc>
        <w:tc>
          <w:tcPr>
            <w:tcW w:w="2405" w:type="pct"/>
            <w:vAlign w:val="center"/>
          </w:tcPr>
          <w:p w14:paraId="594A570A" w14:textId="77777777" w:rsidR="00FF4BDE" w:rsidRPr="00D70213" w:rsidRDefault="00FF4BDE" w:rsidP="00142E65">
            <w:pPr>
              <w:rPr>
                <w:rFonts w:asciiTheme="minorHAnsi" w:hAnsiTheme="minorHAnsi"/>
                <w:sz w:val="18"/>
                <w:szCs w:val="18"/>
              </w:rPr>
            </w:pPr>
          </w:p>
        </w:tc>
      </w:tr>
      <w:tr w:rsidR="00FF4BDE" w:rsidRPr="00D70213" w14:paraId="594A570F" w14:textId="77777777" w:rsidTr="00D61CBF">
        <w:trPr>
          <w:cantSplit/>
          <w:trHeight w:val="288"/>
        </w:trPr>
        <w:tc>
          <w:tcPr>
            <w:tcW w:w="191" w:type="pct"/>
            <w:vAlign w:val="center"/>
          </w:tcPr>
          <w:p w14:paraId="594A570C" w14:textId="64307ECE"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17</w:t>
            </w:r>
          </w:p>
        </w:tc>
        <w:tc>
          <w:tcPr>
            <w:tcW w:w="2404" w:type="pct"/>
            <w:vAlign w:val="center"/>
          </w:tcPr>
          <w:p w14:paraId="594A570D" w14:textId="2931E1FE" w:rsidR="00FF4BDE" w:rsidRPr="00D70213" w:rsidRDefault="00393CE9"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HERS Verification Compliance Requirement Status</w:t>
            </w:r>
          </w:p>
        </w:tc>
        <w:tc>
          <w:tcPr>
            <w:tcW w:w="2405" w:type="pct"/>
            <w:vAlign w:val="center"/>
          </w:tcPr>
          <w:p w14:paraId="594A570E" w14:textId="77777777" w:rsidR="00FF4BDE" w:rsidRPr="00D70213" w:rsidRDefault="00FF4BDE" w:rsidP="00142E65">
            <w:pPr>
              <w:ind w:left="720"/>
              <w:rPr>
                <w:rFonts w:asciiTheme="minorHAnsi" w:hAnsiTheme="minorHAnsi"/>
                <w:color w:val="FF0000"/>
                <w:sz w:val="18"/>
                <w:szCs w:val="18"/>
              </w:rPr>
            </w:pPr>
          </w:p>
        </w:tc>
      </w:tr>
      <w:tr w:rsidR="00FF4BDE" w:rsidRPr="00D70213" w14:paraId="594A5713" w14:textId="77777777" w:rsidTr="00D61CBF">
        <w:trPr>
          <w:cantSplit/>
          <w:trHeight w:val="288"/>
        </w:trPr>
        <w:tc>
          <w:tcPr>
            <w:tcW w:w="191" w:type="pct"/>
            <w:vAlign w:val="center"/>
          </w:tcPr>
          <w:p w14:paraId="594A5710" w14:textId="337D9993" w:rsidR="00FF4BDE" w:rsidRPr="00D70213" w:rsidRDefault="006A3BBF" w:rsidP="00142E65">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18</w:t>
            </w:r>
          </w:p>
        </w:tc>
        <w:tc>
          <w:tcPr>
            <w:tcW w:w="2404" w:type="pct"/>
            <w:vAlign w:val="center"/>
          </w:tcPr>
          <w:p w14:paraId="594A5711" w14:textId="79B79F64" w:rsidR="00FF4BDE" w:rsidRPr="00D70213" w:rsidRDefault="00393CE9" w:rsidP="00770C1B">
            <w:pPr>
              <w:rPr>
                <w:rFonts w:asciiTheme="minorHAnsi" w:hAnsiTheme="minorHAnsi"/>
                <w:sz w:val="18"/>
                <w:szCs w:val="18"/>
              </w:rPr>
            </w:pPr>
            <w:r w:rsidRPr="00D70213">
              <w:rPr>
                <w:rFonts w:asciiTheme="minorHAnsi" w:hAnsiTheme="minorHAnsi"/>
                <w:sz w:val="18"/>
                <w:szCs w:val="18"/>
              </w:rPr>
              <w:t xml:space="preserve">Refrigerant </w:t>
            </w:r>
            <w:r w:rsidR="00770C1B" w:rsidRPr="00D70213">
              <w:rPr>
                <w:rFonts w:asciiTheme="minorHAnsi" w:hAnsiTheme="minorHAnsi"/>
                <w:sz w:val="18"/>
                <w:szCs w:val="18"/>
              </w:rPr>
              <w:t>C</w:t>
            </w:r>
            <w:r w:rsidRPr="00D70213">
              <w:rPr>
                <w:rFonts w:asciiTheme="minorHAnsi" w:hAnsiTheme="minorHAnsi"/>
                <w:sz w:val="18"/>
                <w:szCs w:val="18"/>
              </w:rPr>
              <w:t xml:space="preserve">harge </w:t>
            </w:r>
            <w:r w:rsidR="00770C1B" w:rsidRPr="00D70213">
              <w:rPr>
                <w:rFonts w:asciiTheme="minorHAnsi" w:hAnsiTheme="minorHAnsi"/>
                <w:sz w:val="18"/>
                <w:szCs w:val="18"/>
              </w:rPr>
              <w:t>V</w:t>
            </w:r>
            <w:r w:rsidRPr="00D70213">
              <w:rPr>
                <w:rFonts w:asciiTheme="minorHAnsi" w:hAnsiTheme="minorHAnsi"/>
                <w:sz w:val="18"/>
                <w:szCs w:val="18"/>
              </w:rPr>
              <w:t xml:space="preserve">erification </w:t>
            </w:r>
            <w:r w:rsidR="00770C1B" w:rsidRPr="00D70213">
              <w:rPr>
                <w:rFonts w:asciiTheme="minorHAnsi" w:hAnsiTheme="minorHAnsi"/>
                <w:sz w:val="18"/>
                <w:szCs w:val="18"/>
              </w:rPr>
              <w:t>M</w:t>
            </w:r>
            <w:r w:rsidRPr="00D70213">
              <w:rPr>
                <w:rFonts w:asciiTheme="minorHAnsi" w:hAnsiTheme="minorHAnsi"/>
                <w:sz w:val="18"/>
                <w:szCs w:val="18"/>
              </w:rPr>
              <w:t xml:space="preserve">ethod </w:t>
            </w:r>
            <w:r w:rsidR="00770C1B" w:rsidRPr="00D70213">
              <w:rPr>
                <w:rFonts w:asciiTheme="minorHAnsi" w:hAnsiTheme="minorHAnsi"/>
                <w:sz w:val="18"/>
                <w:szCs w:val="18"/>
              </w:rPr>
              <w:t>U</w:t>
            </w:r>
            <w:r w:rsidRPr="00D70213">
              <w:rPr>
                <w:rFonts w:asciiTheme="minorHAnsi" w:hAnsiTheme="minorHAnsi"/>
                <w:sz w:val="18"/>
                <w:szCs w:val="18"/>
              </w:rPr>
              <w:t>sed by HERS Rater</w:t>
            </w:r>
          </w:p>
        </w:tc>
        <w:tc>
          <w:tcPr>
            <w:tcW w:w="2405" w:type="pct"/>
            <w:vAlign w:val="center"/>
          </w:tcPr>
          <w:p w14:paraId="594A5712" w14:textId="77777777" w:rsidR="00FF4BDE" w:rsidRPr="00D70213" w:rsidRDefault="00FF4BDE" w:rsidP="00142E65">
            <w:pPr>
              <w:rPr>
                <w:rFonts w:asciiTheme="minorHAnsi" w:hAnsiTheme="minorHAnsi"/>
                <w:sz w:val="18"/>
                <w:szCs w:val="18"/>
              </w:rPr>
            </w:pPr>
          </w:p>
        </w:tc>
      </w:tr>
    </w:tbl>
    <w:p w14:paraId="594A5714" w14:textId="77777777" w:rsidR="00FF4BDE" w:rsidRPr="00D70213"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FF4BDE" w:rsidRPr="00D70213" w14:paraId="594A5716" w14:textId="77777777" w:rsidTr="00142E65">
        <w:trPr>
          <w:cantSplit/>
          <w:trHeight w:val="288"/>
        </w:trPr>
        <w:tc>
          <w:tcPr>
            <w:tcW w:w="5000" w:type="pct"/>
            <w:vAlign w:val="center"/>
          </w:tcPr>
          <w:p w14:paraId="594A5715" w14:textId="72B43A73" w:rsidR="00FF4BDE" w:rsidRPr="00D70213" w:rsidRDefault="00FF4BDE" w:rsidP="00CA1A15">
            <w:pPr>
              <w:pStyle w:val="Header"/>
              <w:keepNext/>
              <w:rPr>
                <w:rFonts w:asciiTheme="minorHAnsi" w:hAnsiTheme="minorHAnsi"/>
                <w:b/>
                <w:sz w:val="18"/>
                <w:szCs w:val="18"/>
              </w:rPr>
            </w:pPr>
            <w:r w:rsidRPr="00D70213">
              <w:rPr>
                <w:rFonts w:asciiTheme="minorHAnsi" w:hAnsiTheme="minorHAnsi"/>
                <w:b/>
                <w:szCs w:val="18"/>
              </w:rPr>
              <w:t>MCH</w:t>
            </w:r>
            <w:r w:rsidR="003C077F" w:rsidRPr="00D70213">
              <w:rPr>
                <w:rFonts w:asciiTheme="minorHAnsi" w:hAnsiTheme="minorHAnsi"/>
                <w:b/>
                <w:szCs w:val="18"/>
              </w:rPr>
              <w:t>-</w:t>
            </w:r>
            <w:r w:rsidRPr="00D70213">
              <w:rPr>
                <w:rFonts w:asciiTheme="minorHAnsi" w:hAnsiTheme="minorHAnsi"/>
                <w:b/>
                <w:szCs w:val="18"/>
              </w:rPr>
              <w:t xml:space="preserve">25b </w:t>
            </w:r>
            <w:r w:rsidR="003C077F" w:rsidRPr="00D70213">
              <w:rPr>
                <w:rFonts w:asciiTheme="minorHAnsi" w:hAnsiTheme="minorHAnsi"/>
                <w:b/>
                <w:szCs w:val="18"/>
              </w:rPr>
              <w:t>-</w:t>
            </w:r>
            <w:r w:rsidRPr="00D70213">
              <w:rPr>
                <w:rFonts w:asciiTheme="minorHAnsi" w:hAnsiTheme="minorHAnsi"/>
                <w:b/>
                <w:szCs w:val="18"/>
              </w:rPr>
              <w:t xml:space="preserve"> </w:t>
            </w:r>
            <w:r w:rsidR="003C077F" w:rsidRPr="00D70213">
              <w:rPr>
                <w:rFonts w:asciiTheme="minorHAnsi" w:hAnsiTheme="minorHAnsi"/>
                <w:b/>
                <w:szCs w:val="18"/>
              </w:rPr>
              <w:t xml:space="preserve">Refrigerant Charge Verification - </w:t>
            </w:r>
            <w:r w:rsidRPr="00D70213">
              <w:rPr>
                <w:rFonts w:asciiTheme="minorHAnsi" w:hAnsiTheme="minorHAnsi"/>
                <w:b/>
                <w:szCs w:val="18"/>
              </w:rPr>
              <w:t>Subcooling Method</w:t>
            </w:r>
          </w:p>
        </w:tc>
      </w:tr>
    </w:tbl>
    <w:p w14:paraId="594A5717" w14:textId="77777777" w:rsidR="00FF4BDE" w:rsidRPr="00D70213" w:rsidRDefault="00FF4BDE" w:rsidP="00FF4BDE">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5159"/>
        <w:gridCol w:w="5263"/>
      </w:tblGrid>
      <w:tr w:rsidR="00FF4BDE" w:rsidRPr="00D70213" w14:paraId="594A571A" w14:textId="77777777" w:rsidTr="00142E65">
        <w:trPr>
          <w:cantSplit/>
          <w:trHeight w:val="288"/>
        </w:trPr>
        <w:tc>
          <w:tcPr>
            <w:tcW w:w="5000" w:type="pct"/>
            <w:gridSpan w:val="3"/>
            <w:vAlign w:val="center"/>
          </w:tcPr>
          <w:p w14:paraId="594A5718" w14:textId="576E5A7B" w:rsidR="00FF4BDE" w:rsidRPr="00D70213" w:rsidRDefault="00FF4BDE" w:rsidP="00142E65">
            <w:pPr>
              <w:pStyle w:val="Header"/>
              <w:keepNext/>
              <w:rPr>
                <w:rFonts w:asciiTheme="minorHAnsi" w:hAnsiTheme="minorHAnsi"/>
                <w:b/>
                <w:szCs w:val="18"/>
              </w:rPr>
            </w:pPr>
            <w:r w:rsidRPr="00D70213">
              <w:rPr>
                <w:rFonts w:asciiTheme="minorHAnsi" w:hAnsiTheme="minorHAnsi"/>
                <w:b/>
                <w:szCs w:val="18"/>
              </w:rPr>
              <w:t>B. Metering Device Verification</w:t>
            </w:r>
          </w:p>
          <w:p w14:paraId="594A5719" w14:textId="14266A69" w:rsidR="00FF4BDE" w:rsidRPr="00D70213" w:rsidRDefault="007266CE" w:rsidP="00142E65">
            <w:pPr>
              <w:pStyle w:val="Header"/>
              <w:keepNext/>
              <w:rPr>
                <w:rFonts w:asciiTheme="minorHAnsi" w:hAnsiTheme="minorHAnsi"/>
                <w:sz w:val="18"/>
                <w:szCs w:val="18"/>
              </w:rPr>
            </w:pPr>
            <w:r w:rsidRPr="00D70213">
              <w:rPr>
                <w:rFonts w:asciiTheme="minorHAnsi" w:hAnsiTheme="minorHAnsi"/>
                <w:sz w:val="18"/>
                <w:szCs w:val="18"/>
              </w:rPr>
              <w:t xml:space="preserve">HERS Rater is required to visually field verify all information from C2R. </w:t>
            </w:r>
            <w:r w:rsidR="00FF4BDE" w:rsidRPr="00D70213">
              <w:rPr>
                <w:rFonts w:asciiTheme="minorHAnsi" w:hAnsiTheme="minorHAnsi"/>
                <w:sz w:val="18"/>
                <w:szCs w:val="18"/>
              </w:rPr>
              <w:t>Subcooling Method can only be used on systems that have a variable metering device.</w:t>
            </w:r>
          </w:p>
        </w:tc>
      </w:tr>
      <w:tr w:rsidR="00142E65" w:rsidRPr="00D70213" w14:paraId="594A571E" w14:textId="77777777" w:rsidTr="000A1490">
        <w:tblPrEx>
          <w:tblCellMar>
            <w:top w:w="0" w:type="dxa"/>
            <w:left w:w="108" w:type="dxa"/>
            <w:bottom w:w="0" w:type="dxa"/>
            <w:right w:w="108" w:type="dxa"/>
          </w:tblCellMar>
        </w:tblPrEx>
        <w:trPr>
          <w:cantSplit/>
          <w:trHeight w:val="288"/>
        </w:trPr>
        <w:tc>
          <w:tcPr>
            <w:tcW w:w="212" w:type="pct"/>
            <w:vAlign w:val="center"/>
          </w:tcPr>
          <w:p w14:paraId="594A571B" w14:textId="77777777" w:rsidR="00FF4BDE" w:rsidRPr="00D70213" w:rsidRDefault="00FF4BDE" w:rsidP="00142E65">
            <w:pPr>
              <w:keepNext/>
              <w:rPr>
                <w:rFonts w:asciiTheme="minorHAnsi" w:hAnsiTheme="minorHAnsi"/>
                <w:sz w:val="18"/>
                <w:szCs w:val="18"/>
              </w:rPr>
            </w:pPr>
            <w:r w:rsidRPr="00D70213">
              <w:rPr>
                <w:rFonts w:asciiTheme="minorHAnsi" w:hAnsiTheme="minorHAnsi"/>
                <w:sz w:val="18"/>
                <w:szCs w:val="18"/>
              </w:rPr>
              <w:t>01</w:t>
            </w:r>
          </w:p>
        </w:tc>
        <w:tc>
          <w:tcPr>
            <w:tcW w:w="2370" w:type="pct"/>
            <w:vAlign w:val="center"/>
          </w:tcPr>
          <w:p w14:paraId="594A571C" w14:textId="146AC288" w:rsidR="00FF4BDE" w:rsidRPr="00D70213" w:rsidRDefault="00FF4BDE" w:rsidP="00770C1B">
            <w:pPr>
              <w:keepNext/>
              <w:rPr>
                <w:rFonts w:asciiTheme="minorHAnsi" w:hAnsiTheme="minorHAnsi"/>
                <w:sz w:val="18"/>
                <w:szCs w:val="18"/>
              </w:rPr>
            </w:pPr>
            <w:r w:rsidRPr="00D70213">
              <w:rPr>
                <w:rFonts w:asciiTheme="minorHAnsi" w:hAnsiTheme="minorHAnsi"/>
                <w:sz w:val="18"/>
                <w:szCs w:val="18"/>
              </w:rPr>
              <w:t xml:space="preserve">Refrigerant </w:t>
            </w:r>
            <w:r w:rsidR="00770C1B" w:rsidRPr="00D70213">
              <w:rPr>
                <w:rFonts w:asciiTheme="minorHAnsi" w:hAnsiTheme="minorHAnsi"/>
                <w:sz w:val="18"/>
                <w:szCs w:val="18"/>
              </w:rPr>
              <w:t>M</w:t>
            </w:r>
            <w:r w:rsidRPr="00D70213">
              <w:rPr>
                <w:rFonts w:asciiTheme="minorHAnsi" w:hAnsiTheme="minorHAnsi"/>
                <w:sz w:val="18"/>
                <w:szCs w:val="18"/>
              </w:rPr>
              <w:t xml:space="preserve">etering </w:t>
            </w:r>
            <w:r w:rsidR="00770C1B" w:rsidRPr="00D70213">
              <w:rPr>
                <w:rFonts w:asciiTheme="minorHAnsi" w:hAnsiTheme="minorHAnsi"/>
                <w:sz w:val="18"/>
                <w:szCs w:val="18"/>
              </w:rPr>
              <w:t>D</w:t>
            </w:r>
            <w:r w:rsidRPr="00D70213">
              <w:rPr>
                <w:rFonts w:asciiTheme="minorHAnsi" w:hAnsiTheme="minorHAnsi"/>
                <w:sz w:val="18"/>
                <w:szCs w:val="18"/>
              </w:rPr>
              <w:t>evice</w:t>
            </w:r>
          </w:p>
        </w:tc>
        <w:tc>
          <w:tcPr>
            <w:tcW w:w="2418" w:type="pct"/>
            <w:vAlign w:val="center"/>
          </w:tcPr>
          <w:p w14:paraId="594A571D" w14:textId="77777777" w:rsidR="00FF4BDE" w:rsidRPr="00D70213" w:rsidRDefault="00FF4BDE" w:rsidP="00142E65">
            <w:pPr>
              <w:keepNext/>
              <w:rPr>
                <w:rFonts w:asciiTheme="minorHAnsi" w:hAnsiTheme="minorHAnsi"/>
                <w:sz w:val="18"/>
                <w:szCs w:val="18"/>
              </w:rPr>
            </w:pPr>
          </w:p>
        </w:tc>
      </w:tr>
      <w:tr w:rsidR="00142E65" w:rsidRPr="00D70213" w14:paraId="594A5722" w14:textId="77777777" w:rsidTr="000A1490">
        <w:tblPrEx>
          <w:tblCellMar>
            <w:top w:w="0" w:type="dxa"/>
            <w:left w:w="108" w:type="dxa"/>
            <w:bottom w:w="0" w:type="dxa"/>
            <w:right w:w="108" w:type="dxa"/>
          </w:tblCellMar>
        </w:tblPrEx>
        <w:trPr>
          <w:cantSplit/>
          <w:trHeight w:val="288"/>
        </w:trPr>
        <w:tc>
          <w:tcPr>
            <w:tcW w:w="212" w:type="pct"/>
            <w:vAlign w:val="center"/>
          </w:tcPr>
          <w:p w14:paraId="594A571F" w14:textId="77777777" w:rsidR="00FF4BDE" w:rsidRPr="00D70213" w:rsidRDefault="00FF4BDE" w:rsidP="00142E65">
            <w:pPr>
              <w:keepNext/>
              <w:rPr>
                <w:rFonts w:asciiTheme="minorHAnsi" w:hAnsiTheme="minorHAnsi"/>
                <w:sz w:val="18"/>
                <w:szCs w:val="18"/>
              </w:rPr>
            </w:pPr>
            <w:r w:rsidRPr="00D70213">
              <w:rPr>
                <w:rFonts w:asciiTheme="minorHAnsi" w:hAnsiTheme="minorHAnsi"/>
                <w:sz w:val="18"/>
                <w:szCs w:val="18"/>
              </w:rPr>
              <w:t>02</w:t>
            </w:r>
          </w:p>
        </w:tc>
        <w:tc>
          <w:tcPr>
            <w:tcW w:w="2370" w:type="pct"/>
            <w:vAlign w:val="center"/>
          </w:tcPr>
          <w:p w14:paraId="594A5720" w14:textId="5EB590FA" w:rsidR="00FF4BDE" w:rsidRPr="00D70213" w:rsidRDefault="00FF4BDE" w:rsidP="00770C1B">
            <w:pPr>
              <w:keepNext/>
              <w:rPr>
                <w:rFonts w:asciiTheme="minorHAnsi" w:hAnsiTheme="minorHAnsi"/>
                <w:sz w:val="18"/>
                <w:szCs w:val="18"/>
              </w:rPr>
            </w:pPr>
            <w:r w:rsidRPr="00D70213">
              <w:rPr>
                <w:rFonts w:asciiTheme="minorHAnsi" w:hAnsiTheme="minorHAnsi"/>
                <w:sz w:val="18"/>
                <w:szCs w:val="18"/>
              </w:rPr>
              <w:t xml:space="preserve">Subcooling Method </w:t>
            </w:r>
            <w:r w:rsidR="00770C1B" w:rsidRPr="00D70213">
              <w:rPr>
                <w:rFonts w:asciiTheme="minorHAnsi" w:hAnsiTheme="minorHAnsi"/>
                <w:sz w:val="18"/>
                <w:szCs w:val="18"/>
              </w:rPr>
              <w:t>A</w:t>
            </w:r>
            <w:r w:rsidRPr="00D70213">
              <w:rPr>
                <w:rFonts w:asciiTheme="minorHAnsi" w:hAnsiTheme="minorHAnsi"/>
                <w:sz w:val="18"/>
                <w:szCs w:val="18"/>
              </w:rPr>
              <w:t xml:space="preserve">pplicability </w:t>
            </w:r>
            <w:r w:rsidR="00770C1B" w:rsidRPr="00D70213">
              <w:rPr>
                <w:rFonts w:asciiTheme="minorHAnsi" w:hAnsiTheme="minorHAnsi"/>
                <w:sz w:val="18"/>
                <w:szCs w:val="18"/>
              </w:rPr>
              <w:t>S</w:t>
            </w:r>
            <w:r w:rsidRPr="00D70213">
              <w:rPr>
                <w:rFonts w:asciiTheme="minorHAnsi" w:hAnsiTheme="minorHAnsi"/>
                <w:sz w:val="18"/>
                <w:szCs w:val="18"/>
              </w:rPr>
              <w:t>tatus</w:t>
            </w:r>
          </w:p>
        </w:tc>
        <w:tc>
          <w:tcPr>
            <w:tcW w:w="2418" w:type="pct"/>
            <w:vAlign w:val="center"/>
          </w:tcPr>
          <w:p w14:paraId="594A5721" w14:textId="77777777" w:rsidR="00FF4BDE" w:rsidRPr="00D70213" w:rsidRDefault="00FF4BDE" w:rsidP="00142E65">
            <w:pPr>
              <w:keepNext/>
              <w:rPr>
                <w:rFonts w:asciiTheme="minorHAnsi" w:hAnsiTheme="minorHAnsi"/>
                <w:sz w:val="18"/>
                <w:szCs w:val="18"/>
              </w:rPr>
            </w:pPr>
          </w:p>
        </w:tc>
      </w:tr>
    </w:tbl>
    <w:p w14:paraId="594A5723" w14:textId="77777777" w:rsidR="00FF4BDE" w:rsidRPr="00D70213"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5026"/>
        <w:gridCol w:w="5218"/>
      </w:tblGrid>
      <w:tr w:rsidR="00FF4BDE" w:rsidRPr="00D70213" w14:paraId="594A5726" w14:textId="77777777" w:rsidTr="00142E65">
        <w:trPr>
          <w:cantSplit/>
          <w:trHeight w:val="288"/>
        </w:trPr>
        <w:tc>
          <w:tcPr>
            <w:tcW w:w="5000" w:type="pct"/>
            <w:gridSpan w:val="3"/>
            <w:vAlign w:val="center"/>
          </w:tcPr>
          <w:p w14:paraId="594A5724" w14:textId="1F1AC432" w:rsidR="00FF4BDE" w:rsidRPr="00D70213" w:rsidRDefault="00FF4BDE" w:rsidP="00142E65">
            <w:pPr>
              <w:keepNext/>
              <w:rPr>
                <w:rFonts w:asciiTheme="minorHAnsi" w:hAnsiTheme="minorHAnsi"/>
                <w:b/>
                <w:szCs w:val="18"/>
              </w:rPr>
            </w:pPr>
            <w:r w:rsidRPr="00D70213">
              <w:rPr>
                <w:rFonts w:asciiTheme="minorHAnsi" w:hAnsiTheme="minorHAnsi"/>
                <w:b/>
                <w:szCs w:val="18"/>
              </w:rPr>
              <w:lastRenderedPageBreak/>
              <w:t>C. Instrument Calibration</w:t>
            </w:r>
          </w:p>
          <w:p w14:paraId="594A5725" w14:textId="10724501" w:rsidR="00FF4BDE" w:rsidRPr="00D70213" w:rsidRDefault="007266CE" w:rsidP="00142E65">
            <w:pPr>
              <w:keepNext/>
              <w:rPr>
                <w:rFonts w:asciiTheme="minorHAnsi" w:hAnsiTheme="minorHAnsi"/>
                <w:sz w:val="18"/>
                <w:szCs w:val="18"/>
              </w:rPr>
            </w:pPr>
            <w:r w:rsidRPr="00D70213">
              <w:rPr>
                <w:rFonts w:asciiTheme="minorHAnsi" w:hAnsiTheme="minorHAnsi"/>
                <w:sz w:val="18"/>
                <w:szCs w:val="18"/>
              </w:rPr>
              <w:t xml:space="preserve">HERS Raters are required to calibrate their diagnostic tools. </w:t>
            </w:r>
            <w:r w:rsidR="00FF4BDE" w:rsidRPr="00D70213">
              <w:rPr>
                <w:rFonts w:asciiTheme="minorHAnsi" w:hAnsiTheme="minorHAnsi"/>
                <w:sz w:val="18"/>
                <w:szCs w:val="18"/>
              </w:rPr>
              <w:t>Procedures for instrument calibration are given in Reference Residential Appendix RA3.2.2 and RA3.2.2.2</w:t>
            </w:r>
          </w:p>
        </w:tc>
      </w:tr>
      <w:tr w:rsidR="00FF4BDE" w:rsidRPr="00D70213" w14:paraId="594A572A" w14:textId="77777777" w:rsidTr="00687CF2">
        <w:trPr>
          <w:cantSplit/>
          <w:trHeight w:val="288"/>
        </w:trPr>
        <w:tc>
          <w:tcPr>
            <w:tcW w:w="253" w:type="pct"/>
            <w:vAlign w:val="center"/>
          </w:tcPr>
          <w:p w14:paraId="594A5727"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01</w:t>
            </w:r>
          </w:p>
        </w:tc>
        <w:tc>
          <w:tcPr>
            <w:tcW w:w="2329" w:type="pct"/>
            <w:vAlign w:val="center"/>
          </w:tcPr>
          <w:p w14:paraId="594A5728" w14:textId="7687C226" w:rsidR="00FF4BDE" w:rsidRPr="00D70213" w:rsidRDefault="00FF4BDE" w:rsidP="00142E65">
            <w:pPr>
              <w:keepNext/>
              <w:rPr>
                <w:rFonts w:asciiTheme="minorHAnsi" w:hAnsiTheme="minorHAnsi"/>
                <w:sz w:val="18"/>
                <w:szCs w:val="18"/>
              </w:rPr>
            </w:pPr>
            <w:r w:rsidRPr="00D70213">
              <w:rPr>
                <w:rFonts w:asciiTheme="minorHAnsi" w:hAnsiTheme="minorHAnsi"/>
                <w:sz w:val="18"/>
                <w:szCs w:val="18"/>
              </w:rPr>
              <w:t>Date of Digital Refrigerant Gauge Calibration</w:t>
            </w:r>
          </w:p>
        </w:tc>
        <w:tc>
          <w:tcPr>
            <w:tcW w:w="2418" w:type="pct"/>
            <w:vAlign w:val="center"/>
          </w:tcPr>
          <w:p w14:paraId="594A5729" w14:textId="77777777" w:rsidR="00FF4BDE" w:rsidRPr="00D70213" w:rsidRDefault="00FF4BDE" w:rsidP="00142E65">
            <w:pPr>
              <w:keepNext/>
              <w:rPr>
                <w:rFonts w:asciiTheme="minorHAnsi" w:hAnsiTheme="minorHAnsi"/>
                <w:sz w:val="18"/>
                <w:szCs w:val="18"/>
              </w:rPr>
            </w:pPr>
          </w:p>
        </w:tc>
      </w:tr>
      <w:tr w:rsidR="00FF4BDE" w:rsidRPr="00D70213" w14:paraId="594A572E" w14:textId="77777777" w:rsidTr="00687CF2">
        <w:trPr>
          <w:cantSplit/>
          <w:trHeight w:val="288"/>
        </w:trPr>
        <w:tc>
          <w:tcPr>
            <w:tcW w:w="253" w:type="pct"/>
            <w:vAlign w:val="center"/>
          </w:tcPr>
          <w:p w14:paraId="594A572B"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02</w:t>
            </w:r>
          </w:p>
        </w:tc>
        <w:tc>
          <w:tcPr>
            <w:tcW w:w="2329" w:type="pct"/>
            <w:vAlign w:val="center"/>
          </w:tcPr>
          <w:p w14:paraId="594A572C" w14:textId="51302B42" w:rsidR="00FF4BDE" w:rsidRPr="00D70213" w:rsidRDefault="00FF4BDE" w:rsidP="00142E65">
            <w:pPr>
              <w:keepNext/>
              <w:rPr>
                <w:rFonts w:asciiTheme="minorHAnsi" w:hAnsiTheme="minorHAnsi"/>
                <w:sz w:val="18"/>
                <w:szCs w:val="18"/>
              </w:rPr>
            </w:pPr>
            <w:r w:rsidRPr="00D70213">
              <w:rPr>
                <w:rFonts w:asciiTheme="minorHAnsi" w:hAnsiTheme="minorHAnsi"/>
                <w:sz w:val="18"/>
                <w:szCs w:val="18"/>
              </w:rPr>
              <w:t>Date of Digital Thermocouple Calibration</w:t>
            </w:r>
          </w:p>
        </w:tc>
        <w:tc>
          <w:tcPr>
            <w:tcW w:w="2418" w:type="pct"/>
            <w:vAlign w:val="center"/>
          </w:tcPr>
          <w:p w14:paraId="594A572D" w14:textId="77777777" w:rsidR="00FF4BDE" w:rsidRPr="00D70213" w:rsidRDefault="00FF4BDE" w:rsidP="00142E65">
            <w:pPr>
              <w:keepNext/>
              <w:rPr>
                <w:rFonts w:asciiTheme="minorHAnsi" w:hAnsiTheme="minorHAnsi"/>
                <w:sz w:val="18"/>
                <w:szCs w:val="18"/>
              </w:rPr>
            </w:pPr>
          </w:p>
        </w:tc>
      </w:tr>
      <w:tr w:rsidR="00FF4BDE" w:rsidRPr="00D70213" w14:paraId="594A5732" w14:textId="77777777" w:rsidTr="00687CF2">
        <w:trPr>
          <w:cantSplit/>
          <w:trHeight w:val="288"/>
        </w:trPr>
        <w:tc>
          <w:tcPr>
            <w:tcW w:w="253" w:type="pct"/>
            <w:vAlign w:val="center"/>
          </w:tcPr>
          <w:p w14:paraId="594A572F"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03</w:t>
            </w:r>
          </w:p>
        </w:tc>
        <w:tc>
          <w:tcPr>
            <w:tcW w:w="2329" w:type="pct"/>
            <w:vAlign w:val="center"/>
          </w:tcPr>
          <w:p w14:paraId="594A5730" w14:textId="3FF85BC4" w:rsidR="00FF4BDE" w:rsidRPr="00D70213" w:rsidRDefault="00FF4BDE" w:rsidP="00142E65">
            <w:pPr>
              <w:keepNext/>
              <w:rPr>
                <w:rFonts w:asciiTheme="minorHAnsi" w:hAnsiTheme="minorHAnsi"/>
                <w:sz w:val="18"/>
                <w:szCs w:val="18"/>
              </w:rPr>
            </w:pPr>
            <w:r w:rsidRPr="00D70213">
              <w:rPr>
                <w:rFonts w:asciiTheme="minorHAnsi" w:hAnsiTheme="minorHAnsi"/>
                <w:sz w:val="18"/>
                <w:szCs w:val="18"/>
              </w:rPr>
              <w:t>Digital Refrigerant Gauge Calibration Status</w:t>
            </w:r>
          </w:p>
        </w:tc>
        <w:tc>
          <w:tcPr>
            <w:tcW w:w="2418" w:type="pct"/>
            <w:vAlign w:val="center"/>
          </w:tcPr>
          <w:p w14:paraId="594A5731" w14:textId="77777777" w:rsidR="00FF4BDE" w:rsidRPr="00D70213" w:rsidRDefault="00FF4BDE" w:rsidP="00142E65">
            <w:pPr>
              <w:keepNext/>
              <w:rPr>
                <w:rFonts w:asciiTheme="minorHAnsi" w:hAnsiTheme="minorHAnsi"/>
                <w:sz w:val="18"/>
                <w:szCs w:val="18"/>
              </w:rPr>
            </w:pPr>
          </w:p>
        </w:tc>
      </w:tr>
      <w:tr w:rsidR="00FF4BDE" w:rsidRPr="00D70213" w14:paraId="594A5736" w14:textId="77777777" w:rsidTr="00687CF2">
        <w:trPr>
          <w:cantSplit/>
          <w:trHeight w:val="288"/>
        </w:trPr>
        <w:tc>
          <w:tcPr>
            <w:tcW w:w="253" w:type="pct"/>
            <w:vAlign w:val="center"/>
          </w:tcPr>
          <w:p w14:paraId="594A5733"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04</w:t>
            </w:r>
          </w:p>
        </w:tc>
        <w:tc>
          <w:tcPr>
            <w:tcW w:w="2329" w:type="pct"/>
            <w:vAlign w:val="center"/>
          </w:tcPr>
          <w:p w14:paraId="594A5734" w14:textId="35E55169" w:rsidR="00FF4BDE" w:rsidRPr="00D70213" w:rsidRDefault="00FF4BDE" w:rsidP="00142E65">
            <w:pPr>
              <w:keepNext/>
              <w:rPr>
                <w:rFonts w:asciiTheme="minorHAnsi" w:hAnsiTheme="minorHAnsi"/>
                <w:sz w:val="18"/>
                <w:szCs w:val="18"/>
              </w:rPr>
            </w:pPr>
            <w:r w:rsidRPr="00D70213">
              <w:rPr>
                <w:rFonts w:asciiTheme="minorHAnsi" w:hAnsiTheme="minorHAnsi"/>
                <w:sz w:val="18"/>
                <w:szCs w:val="18"/>
              </w:rPr>
              <w:t>Digital Thermocouple Calibration Status</w:t>
            </w:r>
          </w:p>
        </w:tc>
        <w:tc>
          <w:tcPr>
            <w:tcW w:w="2418" w:type="pct"/>
            <w:vAlign w:val="center"/>
          </w:tcPr>
          <w:p w14:paraId="594A5735" w14:textId="77777777" w:rsidR="00FF4BDE" w:rsidRPr="00D70213" w:rsidRDefault="00FF4BDE" w:rsidP="00142E65">
            <w:pPr>
              <w:keepNext/>
              <w:rPr>
                <w:rFonts w:asciiTheme="minorHAnsi" w:hAnsiTheme="minorHAnsi"/>
                <w:sz w:val="18"/>
                <w:szCs w:val="18"/>
              </w:rPr>
            </w:pPr>
          </w:p>
        </w:tc>
      </w:tr>
    </w:tbl>
    <w:p w14:paraId="594A5737" w14:textId="77777777" w:rsidR="00FF4BDE" w:rsidRPr="00D70213" w:rsidRDefault="00FF4BDE" w:rsidP="00FF4BDE">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5176"/>
        <w:gridCol w:w="5263"/>
      </w:tblGrid>
      <w:tr w:rsidR="00FF4BDE" w:rsidRPr="00D70213" w14:paraId="594A573A" w14:textId="77777777">
        <w:trPr>
          <w:cantSplit/>
          <w:trHeight w:val="233"/>
        </w:trPr>
        <w:tc>
          <w:tcPr>
            <w:tcW w:w="5000" w:type="pct"/>
            <w:gridSpan w:val="3"/>
            <w:vAlign w:val="center"/>
          </w:tcPr>
          <w:p w14:paraId="594A5738" w14:textId="70290826" w:rsidR="00FF4BDE" w:rsidRPr="00D70213" w:rsidRDefault="00FF4BDE" w:rsidP="00D209BF">
            <w:pPr>
              <w:pStyle w:val="Header"/>
              <w:keepNext/>
              <w:tabs>
                <w:tab w:val="clear" w:pos="4320"/>
                <w:tab w:val="clear" w:pos="8640"/>
              </w:tabs>
              <w:rPr>
                <w:rFonts w:asciiTheme="minorHAnsi" w:hAnsiTheme="minorHAnsi"/>
                <w:b/>
                <w:sz w:val="18"/>
                <w:szCs w:val="18"/>
              </w:rPr>
            </w:pPr>
            <w:r w:rsidRPr="00D70213">
              <w:rPr>
                <w:rFonts w:asciiTheme="minorHAnsi" w:hAnsiTheme="minorHAnsi"/>
                <w:b/>
                <w:szCs w:val="18"/>
              </w:rPr>
              <w:t>D. Measurement Access Hole (MAH) Verification</w:t>
            </w:r>
          </w:p>
          <w:p w14:paraId="594A5739" w14:textId="767983F7" w:rsidR="00FF4BDE" w:rsidRPr="00D70213" w:rsidRDefault="007266CE" w:rsidP="00D209BF">
            <w:pPr>
              <w:pStyle w:val="Header"/>
              <w:keepNext/>
              <w:tabs>
                <w:tab w:val="clear" w:pos="4320"/>
                <w:tab w:val="clear" w:pos="8640"/>
              </w:tabs>
              <w:rPr>
                <w:rFonts w:asciiTheme="minorHAnsi" w:hAnsiTheme="minorHAnsi"/>
                <w:sz w:val="18"/>
                <w:szCs w:val="18"/>
              </w:rPr>
            </w:pPr>
            <w:r w:rsidRPr="00D70213">
              <w:rPr>
                <w:rFonts w:asciiTheme="minorHAnsi" w:hAnsiTheme="minorHAnsi"/>
                <w:sz w:val="18"/>
                <w:szCs w:val="18"/>
              </w:rPr>
              <w:t xml:space="preserve">HERS Raters are required to visually field verify MAH. </w:t>
            </w:r>
            <w:r w:rsidR="00FF4BDE" w:rsidRPr="00D70213">
              <w:rPr>
                <w:rFonts w:asciiTheme="minorHAnsi" w:hAnsiTheme="minorHAnsi"/>
                <w:sz w:val="18"/>
                <w:szCs w:val="18"/>
              </w:rPr>
              <w:t>Procedures for installing MAH are specified in Reference Residential Appendix RA3.2.2.3</w:t>
            </w:r>
          </w:p>
        </w:tc>
      </w:tr>
      <w:tr w:rsidR="00FF4BDE" w:rsidRPr="00D70213" w14:paraId="594A573E" w14:textId="77777777" w:rsidTr="000A1490">
        <w:trPr>
          <w:cantSplit/>
          <w:trHeight w:val="233"/>
        </w:trPr>
        <w:tc>
          <w:tcPr>
            <w:tcW w:w="204" w:type="pct"/>
            <w:vAlign w:val="center"/>
          </w:tcPr>
          <w:p w14:paraId="594A573B" w14:textId="77777777" w:rsidR="00FF4BDE" w:rsidRPr="00D70213" w:rsidRDefault="00FF4BDE" w:rsidP="00D209BF">
            <w:pPr>
              <w:pStyle w:val="IndexHeading"/>
              <w:keepNext/>
              <w:ind w:left="-115"/>
              <w:jc w:val="center"/>
              <w:rPr>
                <w:rFonts w:asciiTheme="minorHAnsi" w:hAnsiTheme="minorHAnsi"/>
                <w:b w:val="0"/>
                <w:bCs/>
                <w:sz w:val="18"/>
                <w:szCs w:val="18"/>
              </w:rPr>
            </w:pPr>
            <w:r w:rsidRPr="00D70213">
              <w:rPr>
                <w:rFonts w:asciiTheme="minorHAnsi" w:hAnsiTheme="minorHAnsi"/>
                <w:b w:val="0"/>
                <w:bCs/>
                <w:sz w:val="18"/>
                <w:szCs w:val="18"/>
              </w:rPr>
              <w:t>01</w:t>
            </w:r>
          </w:p>
        </w:tc>
        <w:tc>
          <w:tcPr>
            <w:tcW w:w="2378" w:type="pct"/>
            <w:tcMar>
              <w:left w:w="115" w:type="dxa"/>
              <w:right w:w="101" w:type="dxa"/>
            </w:tcMar>
            <w:vAlign w:val="center"/>
          </w:tcPr>
          <w:p w14:paraId="594A573C" w14:textId="3970EF81" w:rsidR="00FF4BDE" w:rsidRPr="00D70213" w:rsidRDefault="00FF4BDE" w:rsidP="00770C1B">
            <w:pPr>
              <w:keepNext/>
              <w:rPr>
                <w:rFonts w:asciiTheme="minorHAnsi" w:hAnsiTheme="minorHAnsi"/>
                <w:sz w:val="18"/>
                <w:szCs w:val="18"/>
              </w:rPr>
            </w:pPr>
            <w:r w:rsidRPr="00D70213">
              <w:rPr>
                <w:rFonts w:asciiTheme="minorHAnsi" w:hAnsiTheme="minorHAnsi"/>
                <w:sz w:val="18"/>
                <w:szCs w:val="18"/>
              </w:rPr>
              <w:t xml:space="preserve">Method </w:t>
            </w:r>
            <w:r w:rsidR="00770C1B" w:rsidRPr="00D70213">
              <w:rPr>
                <w:rFonts w:asciiTheme="minorHAnsi" w:hAnsiTheme="minorHAnsi"/>
                <w:sz w:val="18"/>
                <w:szCs w:val="18"/>
              </w:rPr>
              <w:t>U</w:t>
            </w:r>
            <w:r w:rsidRPr="00D70213">
              <w:rPr>
                <w:rFonts w:asciiTheme="minorHAnsi" w:hAnsiTheme="minorHAnsi"/>
                <w:sz w:val="18"/>
                <w:szCs w:val="18"/>
              </w:rPr>
              <w:t xml:space="preserve">sed to </w:t>
            </w:r>
            <w:r w:rsidR="00770C1B" w:rsidRPr="00D70213">
              <w:rPr>
                <w:rFonts w:asciiTheme="minorHAnsi" w:hAnsiTheme="minorHAnsi"/>
                <w:sz w:val="18"/>
                <w:szCs w:val="18"/>
              </w:rPr>
              <w:t>D</w:t>
            </w:r>
            <w:r w:rsidRPr="00D70213">
              <w:rPr>
                <w:rFonts w:asciiTheme="minorHAnsi" w:hAnsiTheme="minorHAnsi"/>
                <w:sz w:val="18"/>
                <w:szCs w:val="18"/>
              </w:rPr>
              <w:t xml:space="preserve">emonstrate </w:t>
            </w:r>
            <w:r w:rsidR="00770C1B" w:rsidRPr="00D70213">
              <w:rPr>
                <w:rFonts w:asciiTheme="minorHAnsi" w:hAnsiTheme="minorHAnsi"/>
                <w:sz w:val="18"/>
                <w:szCs w:val="18"/>
              </w:rPr>
              <w:t>C</w:t>
            </w:r>
            <w:r w:rsidRPr="00D70213">
              <w:rPr>
                <w:rFonts w:asciiTheme="minorHAnsi" w:hAnsiTheme="minorHAnsi"/>
                <w:sz w:val="18"/>
                <w:szCs w:val="18"/>
              </w:rPr>
              <w:t xml:space="preserve">ompliance with the Measurement Access Hole (MAH) </w:t>
            </w:r>
            <w:r w:rsidR="00770C1B" w:rsidRPr="00D70213">
              <w:rPr>
                <w:rFonts w:asciiTheme="minorHAnsi" w:hAnsiTheme="minorHAnsi"/>
                <w:sz w:val="18"/>
                <w:szCs w:val="18"/>
              </w:rPr>
              <w:t>R</w:t>
            </w:r>
            <w:r w:rsidRPr="00D70213">
              <w:rPr>
                <w:rFonts w:asciiTheme="minorHAnsi" w:hAnsiTheme="minorHAnsi"/>
                <w:sz w:val="18"/>
                <w:szCs w:val="18"/>
              </w:rPr>
              <w:t>equirement</w:t>
            </w:r>
          </w:p>
        </w:tc>
        <w:tc>
          <w:tcPr>
            <w:tcW w:w="2418" w:type="pct"/>
            <w:tcMar>
              <w:left w:w="115" w:type="dxa"/>
              <w:right w:w="101" w:type="dxa"/>
            </w:tcMar>
            <w:vAlign w:val="center"/>
          </w:tcPr>
          <w:p w14:paraId="594A573D" w14:textId="77777777" w:rsidR="00FF4BDE" w:rsidRPr="00D70213" w:rsidRDefault="00FF4BDE" w:rsidP="00D55D41">
            <w:pPr>
              <w:pStyle w:val="ListParagraph"/>
              <w:keepNext/>
              <w:rPr>
                <w:rFonts w:asciiTheme="minorHAnsi" w:hAnsiTheme="minorHAnsi"/>
                <w:sz w:val="18"/>
                <w:szCs w:val="18"/>
              </w:rPr>
            </w:pPr>
          </w:p>
        </w:tc>
      </w:tr>
    </w:tbl>
    <w:p w14:paraId="594A573F" w14:textId="77777777" w:rsidR="00FF4BDE" w:rsidRPr="00D70213" w:rsidRDefault="00FF4BDE" w:rsidP="00FF4BDE">
      <w:pPr>
        <w:pStyle w:val="Header"/>
        <w:tabs>
          <w:tab w:val="clear" w:pos="4320"/>
          <w:tab w:val="clear" w:pos="8640"/>
          <w:tab w:val="left" w:pos="360"/>
        </w:tabs>
        <w:rPr>
          <w:rFonts w:asciiTheme="minorHAnsi" w:hAnsiTheme="minorHAns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71"/>
        <w:gridCol w:w="3196"/>
        <w:gridCol w:w="4906"/>
      </w:tblGrid>
      <w:tr w:rsidR="00D31CE6" w:rsidRPr="00D70213" w14:paraId="06BF6C06" w14:textId="77777777" w:rsidTr="00D31CE6">
        <w:trPr>
          <w:cantSplit/>
        </w:trPr>
        <w:tc>
          <w:tcPr>
            <w:tcW w:w="10998" w:type="dxa"/>
            <w:gridSpan w:val="3"/>
          </w:tcPr>
          <w:p w14:paraId="0733C0CD" w14:textId="77777777" w:rsidR="00D31CE6" w:rsidRPr="00D70213" w:rsidRDefault="00D31CE6" w:rsidP="00D31CE6">
            <w:pPr>
              <w:keepNext/>
              <w:rPr>
                <w:rFonts w:ascii="Calibri" w:hAnsi="Calibri"/>
                <w:b/>
              </w:rPr>
            </w:pPr>
            <w:r w:rsidRPr="00D70213">
              <w:rPr>
                <w:rFonts w:ascii="Calibri" w:hAnsi="Calibri"/>
                <w:b/>
              </w:rPr>
              <w:t>E. Minimum System Airflow Rate Verification</w:t>
            </w:r>
          </w:p>
          <w:p w14:paraId="6778220E" w14:textId="77777777" w:rsidR="00D31CE6" w:rsidRPr="00D70213" w:rsidRDefault="00D31CE6" w:rsidP="00D31CE6">
            <w:pPr>
              <w:keepNext/>
              <w:rPr>
                <w:rFonts w:ascii="Calibri" w:hAnsi="Calibri"/>
                <w:sz w:val="18"/>
              </w:rPr>
            </w:pPr>
            <w:r w:rsidRPr="00D70213">
              <w:rPr>
                <w:rFonts w:ascii="Calibri" w:hAnsi="Calibri"/>
                <w:sz w:val="18"/>
              </w:rPr>
              <w:t>Procedures for verifying minimum system airflow are specified in Reference Residential Appendix RA3.3.3.</w:t>
            </w:r>
          </w:p>
        </w:tc>
      </w:tr>
      <w:tr w:rsidR="00D31CE6" w:rsidRPr="00D70213" w14:paraId="25529952" w14:textId="77777777" w:rsidTr="00131CFF">
        <w:trPr>
          <w:cantSplit/>
          <w:trHeight w:val="305"/>
        </w:trPr>
        <w:tc>
          <w:tcPr>
            <w:tcW w:w="2718" w:type="dxa"/>
            <w:vAlign w:val="center"/>
          </w:tcPr>
          <w:p w14:paraId="789FDC19"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01</w:t>
            </w:r>
          </w:p>
        </w:tc>
        <w:tc>
          <w:tcPr>
            <w:tcW w:w="3262" w:type="dxa"/>
          </w:tcPr>
          <w:p w14:paraId="27CB9495"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02</w:t>
            </w:r>
          </w:p>
        </w:tc>
        <w:tc>
          <w:tcPr>
            <w:tcW w:w="5018" w:type="dxa"/>
            <w:vAlign w:val="center"/>
          </w:tcPr>
          <w:p w14:paraId="480FE860"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03</w:t>
            </w:r>
          </w:p>
        </w:tc>
      </w:tr>
      <w:tr w:rsidR="00D31CE6" w:rsidRPr="00D70213" w14:paraId="053FA394" w14:textId="77777777" w:rsidTr="00131CFF">
        <w:trPr>
          <w:cantSplit/>
          <w:trHeight w:val="882"/>
        </w:trPr>
        <w:tc>
          <w:tcPr>
            <w:tcW w:w="2718" w:type="dxa"/>
            <w:tcBorders>
              <w:top w:val="nil"/>
            </w:tcBorders>
            <w:vAlign w:val="bottom"/>
          </w:tcPr>
          <w:p w14:paraId="6CD0AE96"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Indoor Unit Name or Description of Area Served</w:t>
            </w:r>
          </w:p>
        </w:tc>
        <w:tc>
          <w:tcPr>
            <w:tcW w:w="3262" w:type="dxa"/>
            <w:tcBorders>
              <w:top w:val="nil"/>
            </w:tcBorders>
            <w:vAlign w:val="bottom"/>
          </w:tcPr>
          <w:p w14:paraId="1CC69B7E"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Minimum Required System Airflow Rate (cfm)</w:t>
            </w:r>
          </w:p>
        </w:tc>
        <w:tc>
          <w:tcPr>
            <w:tcW w:w="5018" w:type="dxa"/>
            <w:tcBorders>
              <w:top w:val="nil"/>
            </w:tcBorders>
            <w:vAlign w:val="bottom"/>
          </w:tcPr>
          <w:p w14:paraId="0A47F2F0"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System Airflow Rate Verification Status</w:t>
            </w:r>
          </w:p>
        </w:tc>
      </w:tr>
      <w:tr w:rsidR="00D31CE6" w:rsidRPr="00D70213" w14:paraId="7F547DEA" w14:textId="77777777" w:rsidTr="00131CFF">
        <w:trPr>
          <w:cantSplit/>
          <w:trHeight w:val="305"/>
        </w:trPr>
        <w:tc>
          <w:tcPr>
            <w:tcW w:w="2718" w:type="dxa"/>
          </w:tcPr>
          <w:p w14:paraId="757315B1" w14:textId="77777777" w:rsidR="00D31CE6" w:rsidRPr="00D70213" w:rsidRDefault="00D31CE6" w:rsidP="00D31CE6">
            <w:pPr>
              <w:keepNext/>
              <w:rPr>
                <w:rFonts w:ascii="Calibri" w:hAnsi="Calibri"/>
                <w:sz w:val="14"/>
                <w:szCs w:val="14"/>
              </w:rPr>
            </w:pPr>
          </w:p>
        </w:tc>
        <w:tc>
          <w:tcPr>
            <w:tcW w:w="3262" w:type="dxa"/>
          </w:tcPr>
          <w:p w14:paraId="5B141897" w14:textId="77777777" w:rsidR="00D31CE6" w:rsidRPr="00D70213" w:rsidRDefault="00D31CE6" w:rsidP="00D31CE6">
            <w:pPr>
              <w:keepNext/>
              <w:rPr>
                <w:rFonts w:ascii="Calibri" w:hAnsi="Calibri"/>
                <w:sz w:val="14"/>
                <w:szCs w:val="14"/>
              </w:rPr>
            </w:pPr>
          </w:p>
        </w:tc>
        <w:tc>
          <w:tcPr>
            <w:tcW w:w="5018" w:type="dxa"/>
          </w:tcPr>
          <w:p w14:paraId="2D004B46" w14:textId="77777777" w:rsidR="00D31CE6" w:rsidRPr="00D70213" w:rsidRDefault="00D31CE6" w:rsidP="00D31CE6">
            <w:pPr>
              <w:keepNext/>
              <w:spacing w:afterLines="60" w:after="144"/>
              <w:ind w:left="720"/>
              <w:rPr>
                <w:rFonts w:ascii="Calibri" w:hAnsi="Calibri"/>
                <w:sz w:val="16"/>
                <w:szCs w:val="16"/>
              </w:rPr>
            </w:pPr>
          </w:p>
        </w:tc>
      </w:tr>
      <w:tr w:rsidR="00D31CE6" w:rsidRPr="00D70213" w14:paraId="040DBF00" w14:textId="77777777" w:rsidTr="00131CFF">
        <w:trPr>
          <w:cantSplit/>
          <w:trHeight w:val="314"/>
        </w:trPr>
        <w:tc>
          <w:tcPr>
            <w:tcW w:w="2718" w:type="dxa"/>
          </w:tcPr>
          <w:p w14:paraId="676F70C4" w14:textId="77777777" w:rsidR="00D31CE6" w:rsidRPr="00D70213" w:rsidRDefault="00D31CE6" w:rsidP="00D31CE6">
            <w:pPr>
              <w:keepNext/>
              <w:rPr>
                <w:rFonts w:ascii="Calibri" w:hAnsi="Calibri"/>
                <w:sz w:val="16"/>
                <w:szCs w:val="16"/>
              </w:rPr>
            </w:pPr>
          </w:p>
        </w:tc>
        <w:tc>
          <w:tcPr>
            <w:tcW w:w="3262" w:type="dxa"/>
          </w:tcPr>
          <w:p w14:paraId="39460BA9" w14:textId="77777777" w:rsidR="00D31CE6" w:rsidRPr="00D70213" w:rsidRDefault="00D31CE6" w:rsidP="00D31CE6">
            <w:pPr>
              <w:keepNext/>
              <w:rPr>
                <w:rFonts w:ascii="Calibri" w:hAnsi="Calibri"/>
                <w:sz w:val="16"/>
                <w:szCs w:val="16"/>
              </w:rPr>
            </w:pPr>
          </w:p>
        </w:tc>
        <w:tc>
          <w:tcPr>
            <w:tcW w:w="5018" w:type="dxa"/>
          </w:tcPr>
          <w:p w14:paraId="4F3A20EB" w14:textId="77777777" w:rsidR="00D31CE6" w:rsidRPr="00D70213" w:rsidRDefault="00D31CE6" w:rsidP="00D31CE6">
            <w:pPr>
              <w:keepNext/>
              <w:rPr>
                <w:rFonts w:ascii="Calibri" w:hAnsi="Calibri"/>
                <w:sz w:val="16"/>
                <w:szCs w:val="16"/>
              </w:rPr>
            </w:pPr>
          </w:p>
        </w:tc>
      </w:tr>
      <w:tr w:rsidR="00D31CE6" w:rsidRPr="00D70213" w14:paraId="133F86F8" w14:textId="77777777" w:rsidTr="00131CFF">
        <w:tblPrEx>
          <w:tblLook w:val="0000" w:firstRow="0" w:lastRow="0" w:firstColumn="0" w:lastColumn="0" w:noHBand="0" w:noVBand="0"/>
        </w:tblPrEx>
        <w:trPr>
          <w:trHeight w:val="260"/>
        </w:trPr>
        <w:tc>
          <w:tcPr>
            <w:tcW w:w="2718" w:type="dxa"/>
            <w:vAlign w:val="center"/>
          </w:tcPr>
          <w:p w14:paraId="1E651E7F" w14:textId="77777777" w:rsidR="00D31CE6" w:rsidRPr="00D70213" w:rsidRDefault="00D31CE6" w:rsidP="00D31CE6">
            <w:pPr>
              <w:keepNext/>
              <w:jc w:val="center"/>
              <w:rPr>
                <w:rFonts w:ascii="Calibri" w:hAnsi="Calibri"/>
              </w:rPr>
            </w:pPr>
            <w:r w:rsidRPr="00D70213">
              <w:rPr>
                <w:rFonts w:ascii="Calibri" w:hAnsi="Calibri"/>
              </w:rPr>
              <w:t>04</w:t>
            </w:r>
          </w:p>
        </w:tc>
        <w:tc>
          <w:tcPr>
            <w:tcW w:w="8280" w:type="dxa"/>
            <w:gridSpan w:val="2"/>
          </w:tcPr>
          <w:p w14:paraId="284FAA28" w14:textId="77777777" w:rsidR="00D31CE6" w:rsidRPr="00D70213" w:rsidRDefault="00D31CE6" w:rsidP="00D31CE6">
            <w:pPr>
              <w:keepNext/>
              <w:rPr>
                <w:rFonts w:ascii="Calibri" w:hAnsi="Calibri"/>
              </w:rPr>
            </w:pPr>
            <w:r w:rsidRPr="00D70213">
              <w:rPr>
                <w:rFonts w:ascii="Calibri" w:hAnsi="Calibri"/>
                <w:sz w:val="18"/>
              </w:rPr>
              <w:t xml:space="preserve">Compliance Statement: </w:t>
            </w:r>
          </w:p>
        </w:tc>
      </w:tr>
      <w:tr w:rsidR="00D31CE6" w:rsidRPr="00D70213" w14:paraId="5E60C2C8" w14:textId="77777777" w:rsidTr="00D31CE6">
        <w:trPr>
          <w:cantSplit/>
        </w:trPr>
        <w:tc>
          <w:tcPr>
            <w:tcW w:w="10998" w:type="dxa"/>
            <w:gridSpan w:val="3"/>
          </w:tcPr>
          <w:p w14:paraId="072981AF" w14:textId="77777777" w:rsidR="00D31CE6" w:rsidRPr="00D70213" w:rsidRDefault="00D31CE6" w:rsidP="00D31CE6">
            <w:pPr>
              <w:rPr>
                <w:rFonts w:ascii="Calibri" w:hAnsi="Calibri"/>
                <w:sz w:val="18"/>
                <w:szCs w:val="18"/>
              </w:rPr>
            </w:pPr>
            <w:r w:rsidRPr="00D70213">
              <w:rPr>
                <w:rFonts w:ascii="Calibri" w:hAnsi="Calibri"/>
                <w:sz w:val="18"/>
                <w:szCs w:val="18"/>
              </w:rPr>
              <w:t>Notes:</w:t>
            </w:r>
          </w:p>
        </w:tc>
      </w:tr>
    </w:tbl>
    <w:p w14:paraId="594A574B" w14:textId="77777777" w:rsidR="00D31CE6" w:rsidRPr="00D70213" w:rsidRDefault="00D31CE6"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114"/>
        <w:gridCol w:w="5218"/>
      </w:tblGrid>
      <w:tr w:rsidR="00FF4BDE" w:rsidRPr="00D70213" w14:paraId="594A574E" w14:textId="77777777" w:rsidTr="00D55D41">
        <w:trPr>
          <w:cantSplit/>
          <w:trHeight w:val="288"/>
        </w:trPr>
        <w:tc>
          <w:tcPr>
            <w:tcW w:w="5000" w:type="pct"/>
            <w:gridSpan w:val="3"/>
            <w:vAlign w:val="center"/>
          </w:tcPr>
          <w:p w14:paraId="594A574C" w14:textId="4E737CF9" w:rsidR="00FF4BDE" w:rsidRPr="00D70213" w:rsidRDefault="00FF4BDE" w:rsidP="00D55D41">
            <w:pPr>
              <w:rPr>
                <w:rFonts w:asciiTheme="minorHAnsi" w:hAnsiTheme="minorHAnsi"/>
                <w:b/>
                <w:szCs w:val="18"/>
              </w:rPr>
            </w:pPr>
            <w:r w:rsidRPr="00D70213">
              <w:rPr>
                <w:rFonts w:asciiTheme="minorHAnsi" w:hAnsiTheme="minorHAnsi"/>
                <w:b/>
                <w:szCs w:val="18"/>
              </w:rPr>
              <w:t>F. Data Collection and Calculations</w:t>
            </w:r>
          </w:p>
          <w:p w14:paraId="594A574D" w14:textId="5FEF0519" w:rsidR="00FF4BDE" w:rsidRPr="00D70213" w:rsidRDefault="007266CE" w:rsidP="00D55D41">
            <w:pPr>
              <w:rPr>
                <w:rFonts w:asciiTheme="minorHAnsi" w:hAnsiTheme="minorHAnsi"/>
                <w:sz w:val="18"/>
                <w:szCs w:val="18"/>
              </w:rPr>
            </w:pPr>
            <w:r w:rsidRPr="00D70213">
              <w:rPr>
                <w:rFonts w:asciiTheme="minorHAnsi" w:hAnsiTheme="minorHAnsi"/>
                <w:sz w:val="18"/>
                <w:szCs w:val="18"/>
              </w:rPr>
              <w:t xml:space="preserve">HERS Rater must independently collect all data in this section. </w:t>
            </w:r>
            <w:r w:rsidR="00D55D41" w:rsidRPr="00D70213">
              <w:rPr>
                <w:rFonts w:asciiTheme="minorHAnsi" w:hAnsiTheme="minorHAnsi"/>
                <w:sz w:val="18"/>
                <w:szCs w:val="18"/>
              </w:rPr>
              <w:t>Procedures for</w:t>
            </w:r>
            <w:r w:rsidR="00FF4BDE" w:rsidRPr="00D70213">
              <w:rPr>
                <w:rFonts w:asciiTheme="minorHAnsi" w:hAnsiTheme="minorHAnsi"/>
                <w:sz w:val="18"/>
                <w:szCs w:val="18"/>
              </w:rPr>
              <w:t xml:space="preserve"> Refrigerant Charge using the Standard Charge Verification Procedure are given in Reference Residential Appendix RA3.2.2.</w:t>
            </w:r>
          </w:p>
        </w:tc>
      </w:tr>
      <w:tr w:rsidR="00FF4BDE" w:rsidRPr="00D70213" w14:paraId="594A5752" w14:textId="77777777" w:rsidTr="000A1490">
        <w:trPr>
          <w:cantSplit/>
          <w:trHeight w:val="288"/>
        </w:trPr>
        <w:tc>
          <w:tcPr>
            <w:tcW w:w="212" w:type="pct"/>
            <w:vAlign w:val="center"/>
          </w:tcPr>
          <w:p w14:paraId="594A574F" w14:textId="77777777" w:rsidR="00FF4BDE" w:rsidRPr="00D70213" w:rsidRDefault="00FF4BDE" w:rsidP="00D55D41">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01</w:t>
            </w:r>
          </w:p>
        </w:tc>
        <w:tc>
          <w:tcPr>
            <w:tcW w:w="2370" w:type="pct"/>
            <w:vAlign w:val="center"/>
          </w:tcPr>
          <w:p w14:paraId="594A5750" w14:textId="3F8E4B80" w:rsidR="00FF4BDE" w:rsidRPr="00D70213" w:rsidRDefault="00FF4BDE" w:rsidP="00EA18E2">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Lowest </w:t>
            </w:r>
            <w:r w:rsidR="00770C1B" w:rsidRPr="00D70213">
              <w:rPr>
                <w:rFonts w:asciiTheme="minorHAnsi" w:hAnsiTheme="minorHAnsi"/>
                <w:sz w:val="18"/>
                <w:szCs w:val="18"/>
              </w:rPr>
              <w:t>R</w:t>
            </w:r>
            <w:r w:rsidRPr="00D70213">
              <w:rPr>
                <w:rFonts w:asciiTheme="minorHAnsi" w:hAnsiTheme="minorHAnsi"/>
                <w:sz w:val="18"/>
                <w:szCs w:val="18"/>
              </w:rPr>
              <w:t xml:space="preserve">eturn </w:t>
            </w:r>
            <w:r w:rsidR="00770C1B" w:rsidRPr="00D70213">
              <w:rPr>
                <w:rFonts w:asciiTheme="minorHAnsi" w:hAnsiTheme="minorHAnsi"/>
                <w:sz w:val="18"/>
                <w:szCs w:val="18"/>
              </w:rPr>
              <w:t>A</w:t>
            </w:r>
            <w:r w:rsidRPr="00D70213">
              <w:rPr>
                <w:rFonts w:asciiTheme="minorHAnsi" w:hAnsiTheme="minorHAnsi"/>
                <w:sz w:val="18"/>
                <w:szCs w:val="18"/>
              </w:rPr>
              <w:t xml:space="preserve">ir </w:t>
            </w:r>
            <w:r w:rsidR="00770C1B" w:rsidRPr="00D70213">
              <w:rPr>
                <w:rFonts w:asciiTheme="minorHAnsi" w:hAnsiTheme="minorHAnsi"/>
                <w:sz w:val="18"/>
                <w:szCs w:val="18"/>
              </w:rPr>
              <w:t>D</w:t>
            </w:r>
            <w:r w:rsidRPr="00D70213">
              <w:rPr>
                <w:rFonts w:asciiTheme="minorHAnsi" w:hAnsiTheme="minorHAnsi"/>
                <w:sz w:val="18"/>
                <w:szCs w:val="18"/>
              </w:rPr>
              <w:t>ry</w:t>
            </w:r>
            <w:r w:rsidR="00770C1B" w:rsidRPr="00D70213">
              <w:rPr>
                <w:rFonts w:asciiTheme="minorHAnsi" w:hAnsiTheme="minorHAnsi"/>
                <w:sz w:val="18"/>
                <w:szCs w:val="18"/>
              </w:rPr>
              <w:t>-</w:t>
            </w:r>
            <w:r w:rsidRPr="00D70213">
              <w:rPr>
                <w:rFonts w:asciiTheme="minorHAnsi" w:hAnsiTheme="minorHAnsi"/>
                <w:sz w:val="18"/>
                <w:szCs w:val="18"/>
              </w:rPr>
              <w:t xml:space="preserve">bulb </w:t>
            </w:r>
            <w:r w:rsidR="00770C1B" w:rsidRPr="00D70213">
              <w:rPr>
                <w:rFonts w:asciiTheme="minorHAnsi" w:hAnsiTheme="minorHAnsi"/>
                <w:sz w:val="18"/>
                <w:szCs w:val="18"/>
              </w:rPr>
              <w:t>T</w:t>
            </w:r>
            <w:r w:rsidRPr="00D70213">
              <w:rPr>
                <w:rFonts w:asciiTheme="minorHAnsi" w:hAnsiTheme="minorHAnsi"/>
                <w:sz w:val="18"/>
                <w:szCs w:val="18"/>
              </w:rPr>
              <w:t xml:space="preserve">emperature that </w:t>
            </w:r>
            <w:r w:rsidR="00770C1B" w:rsidRPr="00D70213">
              <w:rPr>
                <w:rFonts w:asciiTheme="minorHAnsi" w:hAnsiTheme="minorHAnsi"/>
                <w:sz w:val="18"/>
                <w:szCs w:val="18"/>
              </w:rPr>
              <w:t>O</w:t>
            </w:r>
            <w:r w:rsidRPr="00D70213">
              <w:rPr>
                <w:rFonts w:asciiTheme="minorHAnsi" w:hAnsiTheme="minorHAnsi"/>
                <w:sz w:val="18"/>
                <w:szCs w:val="18"/>
              </w:rPr>
              <w:t xml:space="preserve">ccurred </w:t>
            </w:r>
            <w:r w:rsidR="00770C1B" w:rsidRPr="00D70213">
              <w:rPr>
                <w:rFonts w:asciiTheme="minorHAnsi" w:hAnsiTheme="minorHAnsi"/>
                <w:sz w:val="18"/>
                <w:szCs w:val="18"/>
              </w:rPr>
              <w:t>D</w:t>
            </w:r>
            <w:r w:rsidRPr="00D70213">
              <w:rPr>
                <w:rFonts w:asciiTheme="minorHAnsi" w:hAnsiTheme="minorHAnsi"/>
                <w:sz w:val="18"/>
                <w:szCs w:val="18"/>
              </w:rPr>
              <w:t xml:space="preserve">uring the </w:t>
            </w:r>
            <w:r w:rsidR="00770C1B" w:rsidRPr="00D70213">
              <w:rPr>
                <w:rFonts w:asciiTheme="minorHAnsi" w:hAnsiTheme="minorHAnsi"/>
                <w:sz w:val="18"/>
                <w:szCs w:val="18"/>
              </w:rPr>
              <w:t>R</w:t>
            </w:r>
            <w:r w:rsidRPr="00D70213">
              <w:rPr>
                <w:rFonts w:asciiTheme="minorHAnsi" w:hAnsiTheme="minorHAnsi"/>
                <w:sz w:val="18"/>
                <w:szCs w:val="18"/>
              </w:rPr>
              <w:t xml:space="preserve">efrigerant </w:t>
            </w:r>
            <w:r w:rsidR="00770C1B" w:rsidRPr="00D70213">
              <w:rPr>
                <w:rFonts w:asciiTheme="minorHAnsi" w:hAnsiTheme="minorHAnsi"/>
                <w:sz w:val="18"/>
                <w:szCs w:val="18"/>
              </w:rPr>
              <w:t>C</w:t>
            </w:r>
            <w:r w:rsidRPr="00D70213">
              <w:rPr>
                <w:rFonts w:asciiTheme="minorHAnsi" w:hAnsiTheme="minorHAnsi"/>
                <w:sz w:val="18"/>
                <w:szCs w:val="18"/>
              </w:rPr>
              <w:t xml:space="preserve">harge </w:t>
            </w:r>
            <w:r w:rsidR="00770C1B" w:rsidRPr="00D70213">
              <w:rPr>
                <w:rFonts w:asciiTheme="minorHAnsi" w:hAnsiTheme="minorHAnsi"/>
                <w:sz w:val="18"/>
                <w:szCs w:val="18"/>
              </w:rPr>
              <w:t>V</w:t>
            </w:r>
            <w:r w:rsidRPr="00D70213">
              <w:rPr>
                <w:rFonts w:asciiTheme="minorHAnsi" w:hAnsiTheme="minorHAnsi"/>
                <w:sz w:val="18"/>
                <w:szCs w:val="18"/>
              </w:rPr>
              <w:t xml:space="preserve">erification </w:t>
            </w:r>
            <w:r w:rsidR="00770C1B" w:rsidRPr="00D70213">
              <w:rPr>
                <w:rFonts w:asciiTheme="minorHAnsi" w:hAnsiTheme="minorHAnsi"/>
                <w:sz w:val="18"/>
                <w:szCs w:val="18"/>
              </w:rPr>
              <w:t>P</w:t>
            </w:r>
            <w:r w:rsidRPr="00D70213">
              <w:rPr>
                <w:rFonts w:asciiTheme="minorHAnsi" w:hAnsiTheme="minorHAnsi"/>
                <w:sz w:val="18"/>
                <w:szCs w:val="18"/>
              </w:rPr>
              <w:t>rocedure (</w:t>
            </w:r>
            <w:r w:rsidR="00EA18E2" w:rsidRPr="00D70213">
              <w:rPr>
                <w:rFonts w:asciiTheme="minorHAnsi" w:hAnsiTheme="minorHAnsi"/>
                <w:sz w:val="18"/>
                <w:szCs w:val="18"/>
              </w:rPr>
              <w:t>°</w:t>
            </w:r>
            <w:r w:rsidRPr="00D70213">
              <w:rPr>
                <w:rFonts w:asciiTheme="minorHAnsi" w:hAnsiTheme="minorHAnsi"/>
                <w:sz w:val="18"/>
                <w:szCs w:val="18"/>
              </w:rPr>
              <w:t>F)</w:t>
            </w:r>
          </w:p>
        </w:tc>
        <w:tc>
          <w:tcPr>
            <w:tcW w:w="2418" w:type="pct"/>
            <w:vAlign w:val="center"/>
          </w:tcPr>
          <w:p w14:paraId="594A5751" w14:textId="77777777" w:rsidR="00FF4BDE" w:rsidRPr="00D70213" w:rsidRDefault="00FF4BDE" w:rsidP="00D55D41">
            <w:pPr>
              <w:rPr>
                <w:rFonts w:asciiTheme="minorHAnsi" w:hAnsiTheme="minorHAnsi"/>
                <w:sz w:val="18"/>
                <w:szCs w:val="18"/>
              </w:rPr>
            </w:pPr>
          </w:p>
        </w:tc>
      </w:tr>
      <w:tr w:rsidR="00FF4BDE" w:rsidRPr="00D70213" w14:paraId="594A5756" w14:textId="77777777" w:rsidTr="000A1490">
        <w:trPr>
          <w:cantSplit/>
          <w:trHeight w:val="288"/>
        </w:trPr>
        <w:tc>
          <w:tcPr>
            <w:tcW w:w="212" w:type="pct"/>
            <w:vAlign w:val="center"/>
          </w:tcPr>
          <w:p w14:paraId="594A5753" w14:textId="77777777" w:rsidR="00FF4BDE" w:rsidRPr="00D70213" w:rsidRDefault="00FF4BDE" w:rsidP="00D55D41">
            <w:pPr>
              <w:pStyle w:val="FootnoteText"/>
              <w:keepNext/>
              <w:rPr>
                <w:rFonts w:asciiTheme="minorHAnsi" w:hAnsiTheme="minorHAnsi"/>
                <w:sz w:val="18"/>
                <w:szCs w:val="18"/>
              </w:rPr>
            </w:pPr>
            <w:r w:rsidRPr="00D70213">
              <w:rPr>
                <w:rFonts w:asciiTheme="minorHAnsi" w:hAnsiTheme="minorHAnsi"/>
                <w:sz w:val="18"/>
                <w:szCs w:val="18"/>
              </w:rPr>
              <w:t>02</w:t>
            </w:r>
          </w:p>
        </w:tc>
        <w:tc>
          <w:tcPr>
            <w:tcW w:w="2370" w:type="pct"/>
            <w:vAlign w:val="center"/>
          </w:tcPr>
          <w:p w14:paraId="234C881F" w14:textId="3414B41A" w:rsidR="00770C1B" w:rsidRPr="00D70213" w:rsidRDefault="00FF4BDE" w:rsidP="00770C1B">
            <w:pPr>
              <w:keepNext/>
              <w:rPr>
                <w:rFonts w:asciiTheme="minorHAnsi" w:hAnsiTheme="minorHAnsi"/>
                <w:sz w:val="18"/>
                <w:szCs w:val="18"/>
              </w:rPr>
            </w:pPr>
            <w:r w:rsidRPr="00D70213">
              <w:rPr>
                <w:rFonts w:asciiTheme="minorHAnsi" w:hAnsiTheme="minorHAnsi"/>
                <w:sz w:val="18"/>
                <w:szCs w:val="18"/>
              </w:rPr>
              <w:t xml:space="preserve">Measured Condenser </w:t>
            </w:r>
            <w:r w:rsidR="00770C1B" w:rsidRPr="00D70213">
              <w:rPr>
                <w:rFonts w:asciiTheme="minorHAnsi" w:hAnsiTheme="minorHAnsi"/>
                <w:sz w:val="18"/>
                <w:szCs w:val="18"/>
              </w:rPr>
              <w:t>A</w:t>
            </w:r>
            <w:r w:rsidRPr="00D70213">
              <w:rPr>
                <w:rFonts w:asciiTheme="minorHAnsi" w:hAnsiTheme="minorHAnsi"/>
                <w:sz w:val="18"/>
                <w:szCs w:val="18"/>
              </w:rPr>
              <w:t xml:space="preserve">ir </w:t>
            </w:r>
            <w:r w:rsidR="00770C1B" w:rsidRPr="00D70213">
              <w:rPr>
                <w:rFonts w:asciiTheme="minorHAnsi" w:hAnsiTheme="minorHAnsi"/>
                <w:sz w:val="18"/>
                <w:szCs w:val="18"/>
              </w:rPr>
              <w:t>E</w:t>
            </w:r>
            <w:r w:rsidRPr="00D70213">
              <w:rPr>
                <w:rFonts w:asciiTheme="minorHAnsi" w:hAnsiTheme="minorHAnsi"/>
                <w:sz w:val="18"/>
                <w:szCs w:val="18"/>
              </w:rPr>
              <w:t xml:space="preserve">ntering </w:t>
            </w:r>
            <w:r w:rsidR="00770C1B" w:rsidRPr="00D70213">
              <w:rPr>
                <w:rFonts w:asciiTheme="minorHAnsi" w:hAnsiTheme="minorHAnsi"/>
                <w:sz w:val="18"/>
                <w:szCs w:val="18"/>
              </w:rPr>
              <w:t>D</w:t>
            </w:r>
            <w:r w:rsidRPr="00D70213">
              <w:rPr>
                <w:rFonts w:asciiTheme="minorHAnsi" w:hAnsiTheme="minorHAnsi"/>
                <w:sz w:val="18"/>
                <w:szCs w:val="18"/>
              </w:rPr>
              <w:t xml:space="preserve">ry-bulb </w:t>
            </w:r>
            <w:r w:rsidR="00770C1B" w:rsidRPr="00D70213">
              <w:rPr>
                <w:rFonts w:asciiTheme="minorHAnsi" w:hAnsiTheme="minorHAnsi"/>
                <w:sz w:val="18"/>
                <w:szCs w:val="18"/>
              </w:rPr>
              <w:t>T</w:t>
            </w:r>
            <w:r w:rsidRPr="00D70213">
              <w:rPr>
                <w:rFonts w:asciiTheme="minorHAnsi" w:hAnsiTheme="minorHAnsi"/>
                <w:sz w:val="18"/>
                <w:szCs w:val="18"/>
              </w:rPr>
              <w:t xml:space="preserve">emperature </w:t>
            </w:r>
          </w:p>
          <w:p w14:paraId="594A5754" w14:textId="3FF0667E" w:rsidR="00FF4BDE" w:rsidRPr="00D70213" w:rsidRDefault="00FF4BDE" w:rsidP="00770C1B">
            <w:pPr>
              <w:keepNext/>
              <w:rPr>
                <w:rFonts w:asciiTheme="minorHAnsi" w:hAnsiTheme="minorHAnsi"/>
                <w:sz w:val="18"/>
                <w:szCs w:val="18"/>
              </w:rPr>
            </w:pPr>
            <w:r w:rsidRPr="00D70213">
              <w:rPr>
                <w:rFonts w:asciiTheme="minorHAnsi" w:hAnsiTheme="minorHAnsi"/>
                <w:sz w:val="18"/>
                <w:szCs w:val="18"/>
              </w:rPr>
              <w:t xml:space="preserve">(T </w:t>
            </w:r>
            <w:r w:rsidRPr="00D70213">
              <w:rPr>
                <w:rFonts w:asciiTheme="minorHAnsi" w:hAnsiTheme="minorHAnsi"/>
                <w:sz w:val="18"/>
                <w:szCs w:val="18"/>
                <w:vertAlign w:val="subscript"/>
              </w:rPr>
              <w:t xml:space="preserve">condenser, </w:t>
            </w:r>
            <w:proofErr w:type="spellStart"/>
            <w:r w:rsidRPr="00D70213">
              <w:rPr>
                <w:rFonts w:asciiTheme="minorHAnsi" w:hAnsiTheme="minorHAnsi"/>
                <w:sz w:val="18"/>
                <w:szCs w:val="18"/>
                <w:vertAlign w:val="subscript"/>
              </w:rPr>
              <w:t>db</w:t>
            </w:r>
            <w:proofErr w:type="spellEnd"/>
            <w:r w:rsidRPr="00D70213">
              <w:rPr>
                <w:rFonts w:asciiTheme="minorHAnsi" w:hAnsiTheme="minorHAnsi"/>
                <w:sz w:val="18"/>
                <w:szCs w:val="18"/>
              </w:rPr>
              <w:t>)</w:t>
            </w:r>
          </w:p>
        </w:tc>
        <w:tc>
          <w:tcPr>
            <w:tcW w:w="2418" w:type="pct"/>
            <w:vAlign w:val="center"/>
          </w:tcPr>
          <w:p w14:paraId="594A5755" w14:textId="77777777" w:rsidR="00FF4BDE" w:rsidRPr="00D70213" w:rsidRDefault="00FF4BDE" w:rsidP="00D55D41">
            <w:pPr>
              <w:keepNext/>
              <w:rPr>
                <w:rFonts w:asciiTheme="minorHAnsi" w:hAnsiTheme="minorHAnsi"/>
                <w:sz w:val="18"/>
                <w:szCs w:val="18"/>
              </w:rPr>
            </w:pPr>
          </w:p>
        </w:tc>
      </w:tr>
      <w:tr w:rsidR="00FF4BDE" w:rsidRPr="00D70213" w14:paraId="594A575A" w14:textId="77777777" w:rsidTr="000A1490">
        <w:trPr>
          <w:cantSplit/>
          <w:trHeight w:val="288"/>
        </w:trPr>
        <w:tc>
          <w:tcPr>
            <w:tcW w:w="212" w:type="pct"/>
            <w:vAlign w:val="center"/>
          </w:tcPr>
          <w:p w14:paraId="594A5757" w14:textId="77777777" w:rsidR="00FF4BDE" w:rsidRPr="00D70213" w:rsidRDefault="00FF4BDE" w:rsidP="00D55D41">
            <w:pPr>
              <w:pStyle w:val="Header"/>
              <w:keepNext/>
              <w:tabs>
                <w:tab w:val="clear" w:pos="4320"/>
                <w:tab w:val="clear" w:pos="8640"/>
              </w:tabs>
              <w:rPr>
                <w:rFonts w:asciiTheme="minorHAnsi" w:hAnsiTheme="minorHAnsi"/>
                <w:sz w:val="18"/>
                <w:szCs w:val="18"/>
              </w:rPr>
            </w:pPr>
            <w:r w:rsidRPr="00D70213">
              <w:rPr>
                <w:rFonts w:asciiTheme="minorHAnsi" w:hAnsiTheme="minorHAnsi"/>
                <w:sz w:val="18"/>
                <w:szCs w:val="18"/>
              </w:rPr>
              <w:t>03</w:t>
            </w:r>
          </w:p>
        </w:tc>
        <w:tc>
          <w:tcPr>
            <w:tcW w:w="2370" w:type="pct"/>
            <w:vAlign w:val="center"/>
          </w:tcPr>
          <w:p w14:paraId="594A5758" w14:textId="0498D4A2" w:rsidR="00FF4BDE" w:rsidRPr="00D70213" w:rsidRDefault="00FF4BDE" w:rsidP="00D55D41">
            <w:pPr>
              <w:pStyle w:val="Header"/>
              <w:keepNext/>
              <w:tabs>
                <w:tab w:val="clear" w:pos="4320"/>
                <w:tab w:val="clear" w:pos="8640"/>
              </w:tabs>
              <w:rPr>
                <w:rFonts w:asciiTheme="minorHAnsi" w:hAnsiTheme="minorHAnsi"/>
                <w:sz w:val="18"/>
                <w:szCs w:val="18"/>
              </w:rPr>
            </w:pPr>
            <w:r w:rsidRPr="00D70213">
              <w:rPr>
                <w:rFonts w:asciiTheme="minorHAnsi" w:hAnsiTheme="minorHAnsi"/>
                <w:sz w:val="18"/>
                <w:szCs w:val="18"/>
              </w:rPr>
              <w:t>Outdoor Temperature Qualification Status</w:t>
            </w:r>
          </w:p>
        </w:tc>
        <w:tc>
          <w:tcPr>
            <w:tcW w:w="2418" w:type="pct"/>
            <w:vAlign w:val="center"/>
          </w:tcPr>
          <w:p w14:paraId="594A5759" w14:textId="77777777" w:rsidR="00FF4BDE" w:rsidRPr="00D70213" w:rsidRDefault="00FF4BDE" w:rsidP="00D55D41">
            <w:pPr>
              <w:keepNext/>
              <w:rPr>
                <w:rFonts w:asciiTheme="minorHAnsi" w:hAnsiTheme="minorHAnsi"/>
                <w:sz w:val="18"/>
                <w:szCs w:val="18"/>
              </w:rPr>
            </w:pPr>
          </w:p>
        </w:tc>
      </w:tr>
      <w:tr w:rsidR="00FF4BDE" w:rsidRPr="00D70213" w14:paraId="594A575E" w14:textId="77777777" w:rsidTr="000A1490">
        <w:trPr>
          <w:cantSplit/>
          <w:trHeight w:val="288"/>
        </w:trPr>
        <w:tc>
          <w:tcPr>
            <w:tcW w:w="212" w:type="pct"/>
            <w:vAlign w:val="center"/>
          </w:tcPr>
          <w:p w14:paraId="594A575B" w14:textId="77777777" w:rsidR="00FF4BDE" w:rsidRPr="00D70213" w:rsidRDefault="00FF4BDE" w:rsidP="00D55D41">
            <w:pPr>
              <w:pStyle w:val="FootnoteText"/>
              <w:rPr>
                <w:rFonts w:asciiTheme="minorHAnsi" w:hAnsiTheme="minorHAnsi"/>
                <w:sz w:val="18"/>
                <w:szCs w:val="18"/>
              </w:rPr>
            </w:pPr>
            <w:r w:rsidRPr="00D70213">
              <w:rPr>
                <w:rFonts w:asciiTheme="minorHAnsi" w:hAnsiTheme="minorHAnsi"/>
                <w:sz w:val="18"/>
                <w:szCs w:val="18"/>
              </w:rPr>
              <w:t>04</w:t>
            </w:r>
          </w:p>
        </w:tc>
        <w:tc>
          <w:tcPr>
            <w:tcW w:w="2370" w:type="pct"/>
            <w:vAlign w:val="center"/>
          </w:tcPr>
          <w:p w14:paraId="594A575C" w14:textId="50F34EAE" w:rsidR="00FF4BDE" w:rsidRPr="00D70213" w:rsidRDefault="00FF4BDE" w:rsidP="00EA18E2">
            <w:pPr>
              <w:rPr>
                <w:rFonts w:asciiTheme="minorHAnsi" w:hAnsiTheme="minorHAnsi"/>
                <w:sz w:val="18"/>
                <w:szCs w:val="18"/>
              </w:rPr>
            </w:pPr>
            <w:r w:rsidRPr="00D70213">
              <w:rPr>
                <w:rFonts w:asciiTheme="minorHAnsi" w:hAnsiTheme="minorHAnsi"/>
                <w:sz w:val="18"/>
                <w:szCs w:val="18"/>
              </w:rPr>
              <w:t>Measured Liquid Line 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liquid</w:t>
            </w:r>
            <w:proofErr w:type="spellEnd"/>
            <w:r w:rsidRPr="00D70213">
              <w:rPr>
                <w:rFonts w:asciiTheme="minorHAnsi" w:hAnsiTheme="minorHAnsi"/>
                <w:sz w:val="18"/>
                <w:szCs w:val="18"/>
              </w:rPr>
              <w:t>) (</w:t>
            </w:r>
            <w:r w:rsidR="00EA18E2" w:rsidRPr="00D70213">
              <w:rPr>
                <w:rFonts w:asciiTheme="minorHAnsi" w:hAnsiTheme="minorHAnsi"/>
                <w:sz w:val="18"/>
                <w:szCs w:val="18"/>
              </w:rPr>
              <w:t>°</w:t>
            </w:r>
            <w:r w:rsidRPr="00D70213">
              <w:rPr>
                <w:rFonts w:asciiTheme="minorHAnsi" w:hAnsiTheme="minorHAnsi"/>
                <w:sz w:val="18"/>
                <w:szCs w:val="18"/>
              </w:rPr>
              <w:t>F)</w:t>
            </w:r>
          </w:p>
        </w:tc>
        <w:tc>
          <w:tcPr>
            <w:tcW w:w="2418" w:type="pct"/>
            <w:vAlign w:val="center"/>
          </w:tcPr>
          <w:p w14:paraId="594A575D" w14:textId="77777777" w:rsidR="00FF4BDE" w:rsidRPr="00D70213" w:rsidRDefault="00FF4BDE" w:rsidP="00D55D41">
            <w:pPr>
              <w:rPr>
                <w:rFonts w:asciiTheme="minorHAnsi" w:hAnsiTheme="minorHAnsi"/>
                <w:sz w:val="18"/>
                <w:szCs w:val="18"/>
              </w:rPr>
            </w:pPr>
          </w:p>
        </w:tc>
      </w:tr>
      <w:tr w:rsidR="00FF4BDE" w:rsidRPr="00D70213" w14:paraId="594A5762" w14:textId="77777777" w:rsidTr="000A1490">
        <w:trPr>
          <w:cantSplit/>
          <w:trHeight w:val="288"/>
        </w:trPr>
        <w:tc>
          <w:tcPr>
            <w:tcW w:w="212" w:type="pct"/>
            <w:vAlign w:val="center"/>
          </w:tcPr>
          <w:p w14:paraId="594A575F" w14:textId="77777777" w:rsidR="00FF4BDE" w:rsidRPr="00D70213" w:rsidRDefault="00FF4BDE" w:rsidP="00D55D41">
            <w:pPr>
              <w:rPr>
                <w:rFonts w:asciiTheme="minorHAnsi" w:hAnsiTheme="minorHAnsi"/>
                <w:sz w:val="18"/>
                <w:szCs w:val="18"/>
              </w:rPr>
            </w:pPr>
            <w:r w:rsidRPr="00D70213">
              <w:rPr>
                <w:rFonts w:asciiTheme="minorHAnsi" w:hAnsiTheme="minorHAnsi"/>
                <w:sz w:val="18"/>
                <w:szCs w:val="18"/>
              </w:rPr>
              <w:t>05</w:t>
            </w:r>
          </w:p>
        </w:tc>
        <w:tc>
          <w:tcPr>
            <w:tcW w:w="2370" w:type="pct"/>
            <w:vAlign w:val="center"/>
          </w:tcPr>
          <w:p w14:paraId="594A5760" w14:textId="0E359013" w:rsidR="00FF4BDE" w:rsidRPr="00D70213" w:rsidRDefault="00FF4BDE" w:rsidP="00D55D41">
            <w:pPr>
              <w:rPr>
                <w:rFonts w:asciiTheme="minorHAnsi" w:hAnsiTheme="minorHAnsi"/>
                <w:sz w:val="18"/>
                <w:szCs w:val="18"/>
              </w:rPr>
            </w:pPr>
            <w:r w:rsidRPr="00D70213">
              <w:rPr>
                <w:rFonts w:asciiTheme="minorHAnsi" w:hAnsiTheme="minorHAnsi"/>
                <w:sz w:val="18"/>
                <w:szCs w:val="18"/>
              </w:rPr>
              <w:t>Measured Liquid Line Pressure (</w:t>
            </w:r>
            <w:proofErr w:type="spellStart"/>
            <w:r w:rsidRPr="00D70213">
              <w:rPr>
                <w:rFonts w:asciiTheme="minorHAnsi" w:hAnsiTheme="minorHAnsi"/>
                <w:sz w:val="18"/>
                <w:szCs w:val="18"/>
              </w:rPr>
              <w:t>P</w:t>
            </w:r>
            <w:r w:rsidRPr="00D70213">
              <w:rPr>
                <w:rFonts w:asciiTheme="minorHAnsi" w:hAnsiTheme="minorHAnsi"/>
                <w:sz w:val="18"/>
                <w:szCs w:val="18"/>
                <w:vertAlign w:val="subscript"/>
              </w:rPr>
              <w:t>liquid</w:t>
            </w:r>
            <w:proofErr w:type="spellEnd"/>
            <w:r w:rsidRPr="00D70213">
              <w:rPr>
                <w:rFonts w:asciiTheme="minorHAnsi" w:hAnsiTheme="minorHAnsi"/>
                <w:sz w:val="18"/>
                <w:szCs w:val="18"/>
              </w:rPr>
              <w:t>) (</w:t>
            </w:r>
            <w:proofErr w:type="spellStart"/>
            <w:r w:rsidRPr="00D70213">
              <w:rPr>
                <w:rFonts w:asciiTheme="minorHAnsi" w:hAnsiTheme="minorHAnsi"/>
                <w:sz w:val="18"/>
                <w:szCs w:val="18"/>
              </w:rPr>
              <w:t>psig</w:t>
            </w:r>
            <w:proofErr w:type="spellEnd"/>
            <w:r w:rsidRPr="00D70213">
              <w:rPr>
                <w:rFonts w:asciiTheme="minorHAnsi" w:hAnsiTheme="minorHAnsi"/>
                <w:sz w:val="18"/>
                <w:szCs w:val="18"/>
              </w:rPr>
              <w:t>)</w:t>
            </w:r>
          </w:p>
        </w:tc>
        <w:tc>
          <w:tcPr>
            <w:tcW w:w="2418" w:type="pct"/>
            <w:vAlign w:val="center"/>
          </w:tcPr>
          <w:p w14:paraId="594A5761" w14:textId="77777777" w:rsidR="00FF4BDE" w:rsidRPr="00D70213" w:rsidRDefault="00FF4BDE" w:rsidP="00D55D41">
            <w:pPr>
              <w:rPr>
                <w:rFonts w:asciiTheme="minorHAnsi" w:hAnsiTheme="minorHAnsi"/>
                <w:sz w:val="18"/>
                <w:szCs w:val="18"/>
              </w:rPr>
            </w:pPr>
          </w:p>
        </w:tc>
      </w:tr>
      <w:tr w:rsidR="00FF4BDE" w:rsidRPr="00D70213" w14:paraId="594A5766" w14:textId="77777777" w:rsidTr="000A1490">
        <w:trPr>
          <w:cantSplit/>
          <w:trHeight w:val="288"/>
        </w:trPr>
        <w:tc>
          <w:tcPr>
            <w:tcW w:w="212" w:type="pct"/>
            <w:vAlign w:val="center"/>
          </w:tcPr>
          <w:p w14:paraId="594A5763" w14:textId="77777777" w:rsidR="00FF4BDE" w:rsidRPr="00D70213" w:rsidRDefault="00FF4BDE" w:rsidP="00D55D41">
            <w:pPr>
              <w:rPr>
                <w:rFonts w:asciiTheme="minorHAnsi" w:hAnsiTheme="minorHAnsi"/>
                <w:sz w:val="18"/>
                <w:szCs w:val="18"/>
              </w:rPr>
            </w:pPr>
            <w:r w:rsidRPr="00D70213">
              <w:rPr>
                <w:rFonts w:asciiTheme="minorHAnsi" w:hAnsiTheme="minorHAnsi"/>
                <w:sz w:val="18"/>
                <w:szCs w:val="18"/>
              </w:rPr>
              <w:t>06</w:t>
            </w:r>
          </w:p>
        </w:tc>
        <w:tc>
          <w:tcPr>
            <w:tcW w:w="2370" w:type="pct"/>
            <w:vAlign w:val="center"/>
          </w:tcPr>
          <w:p w14:paraId="594A5764" w14:textId="211E599B" w:rsidR="00FF4BDE" w:rsidRPr="00D70213" w:rsidRDefault="00FF4BDE" w:rsidP="00EA18E2">
            <w:pPr>
              <w:rPr>
                <w:rFonts w:asciiTheme="minorHAnsi" w:hAnsiTheme="minorHAnsi"/>
                <w:sz w:val="18"/>
                <w:szCs w:val="18"/>
              </w:rPr>
            </w:pPr>
            <w:r w:rsidRPr="00D70213">
              <w:rPr>
                <w:rFonts w:asciiTheme="minorHAnsi" w:hAnsiTheme="minorHAnsi"/>
                <w:sz w:val="18"/>
                <w:szCs w:val="18"/>
              </w:rPr>
              <w:t xml:space="preserve">Condenser </w:t>
            </w:r>
            <w:r w:rsidR="00770C1B" w:rsidRPr="00D70213">
              <w:rPr>
                <w:rFonts w:asciiTheme="minorHAnsi" w:hAnsiTheme="minorHAnsi"/>
                <w:sz w:val="18"/>
                <w:szCs w:val="18"/>
              </w:rPr>
              <w:t>S</w:t>
            </w:r>
            <w:r w:rsidRPr="00D70213">
              <w:rPr>
                <w:rFonts w:asciiTheme="minorHAnsi" w:hAnsiTheme="minorHAnsi"/>
                <w:sz w:val="18"/>
                <w:szCs w:val="18"/>
              </w:rPr>
              <w:t xml:space="preserve">aturation </w:t>
            </w:r>
            <w:r w:rsidR="00770C1B" w:rsidRPr="00D70213">
              <w:rPr>
                <w:rFonts w:asciiTheme="minorHAnsi" w:hAnsiTheme="minorHAnsi"/>
                <w:sz w:val="18"/>
                <w:szCs w:val="18"/>
              </w:rPr>
              <w:t>T</w:t>
            </w:r>
            <w:r w:rsidRPr="00D70213">
              <w:rPr>
                <w:rFonts w:asciiTheme="minorHAnsi" w:hAnsiTheme="minorHAnsi"/>
                <w:sz w:val="18"/>
                <w:szCs w:val="18"/>
              </w:rPr>
              <w: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condensor</w:t>
            </w:r>
            <w:proofErr w:type="spellEnd"/>
            <w:r w:rsidRPr="00D70213">
              <w:rPr>
                <w:rFonts w:asciiTheme="minorHAnsi" w:hAnsiTheme="minorHAnsi"/>
                <w:sz w:val="18"/>
                <w:szCs w:val="18"/>
              </w:rPr>
              <w:t>,</w:t>
            </w:r>
            <w:r w:rsidRPr="00D70213">
              <w:rPr>
                <w:rFonts w:asciiTheme="minorHAnsi" w:hAnsiTheme="minorHAnsi"/>
                <w:sz w:val="18"/>
                <w:szCs w:val="18"/>
                <w:vertAlign w:val="subscript"/>
              </w:rPr>
              <w:t xml:space="preserve"> sat</w:t>
            </w:r>
            <w:r w:rsidRPr="00D70213">
              <w:rPr>
                <w:rFonts w:asciiTheme="minorHAnsi" w:hAnsiTheme="minorHAnsi"/>
                <w:sz w:val="18"/>
                <w:szCs w:val="18"/>
              </w:rPr>
              <w:t xml:space="preserve">) from </w:t>
            </w:r>
            <w:r w:rsidR="00770C1B" w:rsidRPr="00D70213">
              <w:rPr>
                <w:rFonts w:asciiTheme="minorHAnsi" w:hAnsiTheme="minorHAnsi"/>
                <w:sz w:val="18"/>
                <w:szCs w:val="18"/>
              </w:rPr>
              <w:t>D</w:t>
            </w:r>
            <w:r w:rsidRPr="00D70213">
              <w:rPr>
                <w:rFonts w:asciiTheme="minorHAnsi" w:hAnsiTheme="minorHAnsi"/>
                <w:sz w:val="18"/>
                <w:szCs w:val="18"/>
              </w:rPr>
              <w:t xml:space="preserve">igital </w:t>
            </w:r>
            <w:r w:rsidR="00770C1B" w:rsidRPr="00D70213">
              <w:rPr>
                <w:rFonts w:asciiTheme="minorHAnsi" w:hAnsiTheme="minorHAnsi"/>
                <w:sz w:val="18"/>
                <w:szCs w:val="18"/>
              </w:rPr>
              <w:t>G</w:t>
            </w:r>
            <w:r w:rsidRPr="00D70213">
              <w:rPr>
                <w:rFonts w:asciiTheme="minorHAnsi" w:hAnsiTheme="minorHAnsi"/>
                <w:sz w:val="18"/>
                <w:szCs w:val="18"/>
              </w:rPr>
              <w:t>auge or P-T Table using Line F05 (</w:t>
            </w:r>
            <w:r w:rsidR="00EA18E2" w:rsidRPr="00D70213">
              <w:rPr>
                <w:rFonts w:asciiTheme="minorHAnsi" w:hAnsiTheme="minorHAnsi"/>
                <w:sz w:val="18"/>
                <w:szCs w:val="18"/>
              </w:rPr>
              <w:t>°</w:t>
            </w:r>
            <w:r w:rsidRPr="00D70213">
              <w:rPr>
                <w:rFonts w:asciiTheme="minorHAnsi" w:hAnsiTheme="minorHAnsi"/>
                <w:sz w:val="18"/>
                <w:szCs w:val="18"/>
              </w:rPr>
              <w:t>F)</w:t>
            </w:r>
          </w:p>
        </w:tc>
        <w:tc>
          <w:tcPr>
            <w:tcW w:w="2418" w:type="pct"/>
            <w:vAlign w:val="center"/>
          </w:tcPr>
          <w:p w14:paraId="594A5765" w14:textId="77777777" w:rsidR="00FF4BDE" w:rsidRPr="00D70213" w:rsidRDefault="00FF4BDE" w:rsidP="00D55D41">
            <w:pPr>
              <w:rPr>
                <w:rFonts w:asciiTheme="minorHAnsi" w:hAnsiTheme="minorHAnsi"/>
                <w:sz w:val="18"/>
                <w:szCs w:val="18"/>
              </w:rPr>
            </w:pPr>
          </w:p>
        </w:tc>
      </w:tr>
      <w:tr w:rsidR="00FF4BDE" w:rsidRPr="00D70213" w14:paraId="594A576A" w14:textId="77777777" w:rsidTr="000A1490">
        <w:trPr>
          <w:cantSplit/>
          <w:trHeight w:val="288"/>
        </w:trPr>
        <w:tc>
          <w:tcPr>
            <w:tcW w:w="212" w:type="pct"/>
            <w:vAlign w:val="center"/>
          </w:tcPr>
          <w:p w14:paraId="594A5767" w14:textId="77777777" w:rsidR="00FF4BDE" w:rsidRPr="00D70213" w:rsidRDefault="00FF4BDE" w:rsidP="00D55D41">
            <w:pPr>
              <w:rPr>
                <w:rFonts w:asciiTheme="minorHAnsi" w:hAnsiTheme="minorHAnsi"/>
                <w:sz w:val="18"/>
                <w:szCs w:val="18"/>
              </w:rPr>
            </w:pPr>
            <w:r w:rsidRPr="00D70213">
              <w:rPr>
                <w:rFonts w:asciiTheme="minorHAnsi" w:hAnsiTheme="minorHAnsi"/>
                <w:sz w:val="18"/>
                <w:szCs w:val="18"/>
              </w:rPr>
              <w:t>07</w:t>
            </w:r>
          </w:p>
        </w:tc>
        <w:tc>
          <w:tcPr>
            <w:tcW w:w="2370" w:type="pct"/>
            <w:vAlign w:val="center"/>
          </w:tcPr>
          <w:p w14:paraId="594A5768" w14:textId="24605478" w:rsidR="00FF4BDE" w:rsidRPr="00D70213" w:rsidRDefault="00FF4BDE" w:rsidP="00EA18E2">
            <w:pPr>
              <w:rPr>
                <w:rFonts w:asciiTheme="minorHAnsi" w:hAnsiTheme="minorHAnsi"/>
                <w:sz w:val="18"/>
                <w:szCs w:val="18"/>
              </w:rPr>
            </w:pPr>
            <w:r w:rsidRPr="00D70213">
              <w:rPr>
                <w:rFonts w:asciiTheme="minorHAnsi" w:hAnsiTheme="minorHAnsi"/>
                <w:sz w:val="18"/>
                <w:szCs w:val="18"/>
              </w:rPr>
              <w:t>Measured Subcooling (Line F06 – Line F04) (</w:t>
            </w:r>
            <w:r w:rsidR="00EA18E2" w:rsidRPr="00D70213">
              <w:rPr>
                <w:rFonts w:asciiTheme="minorHAnsi" w:hAnsiTheme="minorHAnsi"/>
                <w:sz w:val="18"/>
                <w:szCs w:val="18"/>
              </w:rPr>
              <w:t>°</w:t>
            </w:r>
            <w:r w:rsidRPr="00D70213">
              <w:rPr>
                <w:rFonts w:asciiTheme="minorHAnsi" w:hAnsiTheme="minorHAnsi"/>
                <w:sz w:val="18"/>
                <w:szCs w:val="18"/>
              </w:rPr>
              <w:t>F)</w:t>
            </w:r>
          </w:p>
        </w:tc>
        <w:tc>
          <w:tcPr>
            <w:tcW w:w="2418" w:type="pct"/>
            <w:vAlign w:val="center"/>
          </w:tcPr>
          <w:p w14:paraId="594A5769" w14:textId="77777777" w:rsidR="00FF4BDE" w:rsidRPr="00D70213" w:rsidRDefault="00FF4BDE" w:rsidP="00D55D41">
            <w:pPr>
              <w:rPr>
                <w:rFonts w:asciiTheme="minorHAnsi" w:hAnsiTheme="minorHAnsi"/>
                <w:sz w:val="18"/>
                <w:szCs w:val="18"/>
              </w:rPr>
            </w:pPr>
          </w:p>
        </w:tc>
      </w:tr>
      <w:tr w:rsidR="00FF4BDE" w:rsidRPr="00D70213" w14:paraId="594A576E" w14:textId="77777777" w:rsidTr="000A1490">
        <w:trPr>
          <w:cantSplit/>
          <w:trHeight w:val="288"/>
        </w:trPr>
        <w:tc>
          <w:tcPr>
            <w:tcW w:w="212" w:type="pct"/>
            <w:vAlign w:val="center"/>
          </w:tcPr>
          <w:p w14:paraId="594A576B" w14:textId="77777777" w:rsidR="00FF4BDE" w:rsidRPr="00D70213" w:rsidRDefault="00FF4BDE" w:rsidP="00D55D41">
            <w:pPr>
              <w:rPr>
                <w:rFonts w:asciiTheme="minorHAnsi" w:hAnsiTheme="minorHAnsi"/>
                <w:sz w:val="18"/>
                <w:szCs w:val="18"/>
              </w:rPr>
            </w:pPr>
            <w:r w:rsidRPr="00D70213">
              <w:rPr>
                <w:rFonts w:asciiTheme="minorHAnsi" w:hAnsiTheme="minorHAnsi"/>
                <w:sz w:val="18"/>
                <w:szCs w:val="18"/>
              </w:rPr>
              <w:t>08</w:t>
            </w:r>
          </w:p>
        </w:tc>
        <w:tc>
          <w:tcPr>
            <w:tcW w:w="2370" w:type="pct"/>
            <w:vAlign w:val="center"/>
          </w:tcPr>
          <w:p w14:paraId="594A576C" w14:textId="1E954C2C" w:rsidR="00FF4BDE" w:rsidRPr="00D70213" w:rsidRDefault="00FF4BDE" w:rsidP="00EA18E2">
            <w:pPr>
              <w:rPr>
                <w:rFonts w:asciiTheme="minorHAnsi" w:hAnsiTheme="minorHAnsi"/>
                <w:sz w:val="18"/>
                <w:szCs w:val="18"/>
              </w:rPr>
            </w:pPr>
            <w:r w:rsidRPr="00D70213">
              <w:rPr>
                <w:rFonts w:asciiTheme="minorHAnsi" w:hAnsiTheme="minorHAnsi"/>
                <w:sz w:val="18"/>
                <w:szCs w:val="18"/>
              </w:rPr>
              <w:t>Target Subcooling from Manufacturer (</w:t>
            </w:r>
            <w:r w:rsidR="00EA18E2" w:rsidRPr="00D70213">
              <w:rPr>
                <w:rFonts w:asciiTheme="minorHAnsi" w:hAnsiTheme="minorHAnsi"/>
                <w:sz w:val="18"/>
                <w:szCs w:val="18"/>
              </w:rPr>
              <w:t>°</w:t>
            </w:r>
            <w:r w:rsidRPr="00D70213">
              <w:rPr>
                <w:rFonts w:asciiTheme="minorHAnsi" w:hAnsiTheme="minorHAnsi"/>
                <w:sz w:val="18"/>
                <w:szCs w:val="18"/>
              </w:rPr>
              <w:t>F)</w:t>
            </w:r>
          </w:p>
        </w:tc>
        <w:tc>
          <w:tcPr>
            <w:tcW w:w="2418" w:type="pct"/>
            <w:vAlign w:val="center"/>
          </w:tcPr>
          <w:p w14:paraId="594A576D" w14:textId="77777777" w:rsidR="00FF4BDE" w:rsidRPr="00D70213" w:rsidRDefault="00FF4BDE" w:rsidP="00D55D41">
            <w:pPr>
              <w:rPr>
                <w:rFonts w:asciiTheme="minorHAnsi" w:hAnsiTheme="minorHAnsi"/>
                <w:sz w:val="18"/>
                <w:szCs w:val="18"/>
              </w:rPr>
            </w:pPr>
          </w:p>
        </w:tc>
      </w:tr>
      <w:tr w:rsidR="00EA18E2" w:rsidRPr="00D70213" w14:paraId="594A5771" w14:textId="77777777" w:rsidTr="00EA18E2">
        <w:trPr>
          <w:trHeight w:val="288"/>
        </w:trPr>
        <w:tc>
          <w:tcPr>
            <w:tcW w:w="212" w:type="pct"/>
            <w:vAlign w:val="center"/>
          </w:tcPr>
          <w:p w14:paraId="594A576F" w14:textId="77777777" w:rsidR="00EA18E2" w:rsidRPr="00D70213" w:rsidRDefault="00EA18E2" w:rsidP="00D55D41">
            <w:pPr>
              <w:rPr>
                <w:rFonts w:asciiTheme="minorHAnsi" w:hAnsiTheme="minorHAnsi"/>
                <w:sz w:val="18"/>
                <w:szCs w:val="18"/>
              </w:rPr>
            </w:pPr>
            <w:r w:rsidRPr="00D70213">
              <w:rPr>
                <w:rFonts w:asciiTheme="minorHAnsi" w:hAnsiTheme="minorHAnsi"/>
                <w:sz w:val="18"/>
                <w:szCs w:val="18"/>
              </w:rPr>
              <w:t>09</w:t>
            </w:r>
          </w:p>
        </w:tc>
        <w:tc>
          <w:tcPr>
            <w:tcW w:w="2370" w:type="pct"/>
            <w:vAlign w:val="center"/>
          </w:tcPr>
          <w:p w14:paraId="67CB8D73" w14:textId="77777777" w:rsidR="00EA18E2" w:rsidRPr="00D70213" w:rsidRDefault="00EA18E2" w:rsidP="00D55D41">
            <w:pPr>
              <w:rPr>
                <w:rFonts w:asciiTheme="minorHAnsi" w:hAnsiTheme="minorHAnsi"/>
                <w:sz w:val="18"/>
                <w:szCs w:val="18"/>
              </w:rPr>
            </w:pPr>
            <w:r w:rsidRPr="00D70213">
              <w:rPr>
                <w:rFonts w:asciiTheme="minorHAnsi" w:hAnsiTheme="minorHAnsi"/>
                <w:sz w:val="18"/>
                <w:szCs w:val="18"/>
              </w:rPr>
              <w:t xml:space="preserve">Compliance Statement: </w:t>
            </w:r>
          </w:p>
        </w:tc>
        <w:tc>
          <w:tcPr>
            <w:tcW w:w="2418" w:type="pct"/>
            <w:vAlign w:val="center"/>
          </w:tcPr>
          <w:p w14:paraId="594A5770" w14:textId="01DBC970" w:rsidR="00EA18E2" w:rsidRPr="00D70213" w:rsidRDefault="00EA18E2" w:rsidP="00D55D41">
            <w:pPr>
              <w:rPr>
                <w:rFonts w:asciiTheme="minorHAnsi" w:hAnsiTheme="minorHAnsi"/>
                <w:sz w:val="18"/>
                <w:szCs w:val="18"/>
              </w:rPr>
            </w:pPr>
          </w:p>
        </w:tc>
      </w:tr>
    </w:tbl>
    <w:p w14:paraId="594A5772" w14:textId="77777777" w:rsidR="00FF4BDE" w:rsidRPr="00D70213"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114"/>
        <w:gridCol w:w="5218"/>
      </w:tblGrid>
      <w:tr w:rsidR="00FF4BDE" w:rsidRPr="00D70213" w14:paraId="594A5775" w14:textId="77777777" w:rsidTr="00D55D41">
        <w:trPr>
          <w:trHeight w:val="288"/>
        </w:trPr>
        <w:tc>
          <w:tcPr>
            <w:tcW w:w="5000" w:type="pct"/>
            <w:gridSpan w:val="3"/>
            <w:vAlign w:val="center"/>
          </w:tcPr>
          <w:p w14:paraId="594A5773" w14:textId="42408161" w:rsidR="00FF4BDE" w:rsidRPr="00D70213" w:rsidRDefault="00FF4BDE" w:rsidP="00D55D41">
            <w:pPr>
              <w:keepNext/>
              <w:rPr>
                <w:rFonts w:asciiTheme="minorHAnsi" w:hAnsiTheme="minorHAnsi"/>
                <w:b/>
                <w:szCs w:val="18"/>
              </w:rPr>
            </w:pPr>
            <w:r w:rsidRPr="00D70213">
              <w:rPr>
                <w:rFonts w:asciiTheme="minorHAnsi" w:hAnsiTheme="minorHAnsi"/>
                <w:b/>
                <w:szCs w:val="18"/>
              </w:rPr>
              <w:lastRenderedPageBreak/>
              <w:t>G. Metering Device Verification</w:t>
            </w:r>
          </w:p>
          <w:p w14:paraId="594A5774" w14:textId="0033A2D1" w:rsidR="00FF4BDE" w:rsidRPr="00D70213" w:rsidRDefault="007266CE" w:rsidP="00D55D41">
            <w:pPr>
              <w:keepNext/>
              <w:rPr>
                <w:rFonts w:asciiTheme="minorHAnsi" w:hAnsiTheme="minorHAnsi"/>
                <w:sz w:val="18"/>
                <w:szCs w:val="18"/>
              </w:rPr>
            </w:pPr>
            <w:r w:rsidRPr="00D70213">
              <w:rPr>
                <w:rFonts w:asciiTheme="minorHAnsi" w:hAnsiTheme="minorHAnsi"/>
                <w:sz w:val="18"/>
                <w:szCs w:val="18"/>
              </w:rPr>
              <w:t xml:space="preserve">HERS Rater must independently collect all data in this section. </w:t>
            </w:r>
            <w:r w:rsidR="00FF4BDE" w:rsidRPr="00D70213">
              <w:rPr>
                <w:rFonts w:asciiTheme="minorHAnsi" w:hAnsiTheme="minorHAnsi"/>
                <w:sz w:val="18"/>
                <w:szCs w:val="18"/>
              </w:rPr>
              <w:t>Procedures for the verification of proper metering device operation are specified in RA3.2.2.6.2</w:t>
            </w:r>
          </w:p>
        </w:tc>
      </w:tr>
      <w:tr w:rsidR="00FF4BDE" w:rsidRPr="00D70213" w14:paraId="594A5779" w14:textId="77777777" w:rsidTr="00687CF2">
        <w:trPr>
          <w:trHeight w:val="288"/>
        </w:trPr>
        <w:tc>
          <w:tcPr>
            <w:tcW w:w="212" w:type="pct"/>
            <w:vAlign w:val="center"/>
          </w:tcPr>
          <w:p w14:paraId="594A5776"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01</w:t>
            </w:r>
          </w:p>
        </w:tc>
        <w:tc>
          <w:tcPr>
            <w:tcW w:w="2370" w:type="pct"/>
            <w:vAlign w:val="center"/>
          </w:tcPr>
          <w:p w14:paraId="594A5777" w14:textId="3FB03EE1" w:rsidR="00FF4BDE" w:rsidRPr="00D70213" w:rsidRDefault="00FF4BDE" w:rsidP="00EA18E2">
            <w:pPr>
              <w:keepNext/>
              <w:rPr>
                <w:rFonts w:asciiTheme="minorHAnsi" w:hAnsiTheme="minorHAnsi"/>
                <w:sz w:val="18"/>
                <w:szCs w:val="18"/>
              </w:rPr>
            </w:pPr>
            <w:r w:rsidRPr="00D70213">
              <w:rPr>
                <w:rFonts w:asciiTheme="minorHAnsi" w:hAnsiTheme="minorHAnsi"/>
                <w:sz w:val="18"/>
                <w:szCs w:val="18"/>
              </w:rPr>
              <w:t>Measured Suction line 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suction</w:t>
            </w:r>
            <w:proofErr w:type="spellEnd"/>
            <w:r w:rsidRPr="00D70213">
              <w:rPr>
                <w:rFonts w:asciiTheme="minorHAnsi" w:hAnsiTheme="minorHAnsi"/>
                <w:sz w:val="18"/>
                <w:szCs w:val="18"/>
              </w:rPr>
              <w:t>) (</w:t>
            </w:r>
            <w:r w:rsidR="00EA18E2" w:rsidRPr="00D70213">
              <w:rPr>
                <w:rFonts w:asciiTheme="minorHAnsi" w:hAnsiTheme="minorHAnsi"/>
                <w:sz w:val="18"/>
                <w:szCs w:val="18"/>
              </w:rPr>
              <w:t>°</w:t>
            </w:r>
            <w:r w:rsidRPr="00D70213">
              <w:rPr>
                <w:rFonts w:asciiTheme="minorHAnsi" w:hAnsiTheme="minorHAnsi"/>
                <w:sz w:val="18"/>
                <w:szCs w:val="18"/>
              </w:rPr>
              <w:t>F)</w:t>
            </w:r>
          </w:p>
        </w:tc>
        <w:tc>
          <w:tcPr>
            <w:tcW w:w="2418" w:type="pct"/>
            <w:vAlign w:val="center"/>
          </w:tcPr>
          <w:p w14:paraId="594A5778" w14:textId="77777777" w:rsidR="00FF4BDE" w:rsidRPr="00D70213" w:rsidRDefault="00FF4BDE" w:rsidP="00D55D41">
            <w:pPr>
              <w:keepNext/>
              <w:rPr>
                <w:rFonts w:asciiTheme="minorHAnsi" w:hAnsiTheme="minorHAnsi"/>
                <w:sz w:val="18"/>
                <w:szCs w:val="18"/>
              </w:rPr>
            </w:pPr>
          </w:p>
        </w:tc>
      </w:tr>
      <w:tr w:rsidR="00FF4BDE" w:rsidRPr="00D70213" w14:paraId="594A577D" w14:textId="77777777" w:rsidTr="00687CF2">
        <w:trPr>
          <w:trHeight w:val="288"/>
        </w:trPr>
        <w:tc>
          <w:tcPr>
            <w:tcW w:w="212" w:type="pct"/>
            <w:vAlign w:val="center"/>
          </w:tcPr>
          <w:p w14:paraId="594A577A"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02</w:t>
            </w:r>
          </w:p>
        </w:tc>
        <w:tc>
          <w:tcPr>
            <w:tcW w:w="2370" w:type="pct"/>
            <w:vAlign w:val="center"/>
          </w:tcPr>
          <w:p w14:paraId="594A577B" w14:textId="6E3075FA" w:rsidR="00FF4BDE" w:rsidRPr="00D70213" w:rsidRDefault="00FF4BDE" w:rsidP="00D55D41">
            <w:pPr>
              <w:keepNext/>
              <w:rPr>
                <w:rFonts w:asciiTheme="minorHAnsi" w:hAnsiTheme="minorHAnsi"/>
                <w:sz w:val="18"/>
                <w:szCs w:val="18"/>
              </w:rPr>
            </w:pPr>
            <w:r w:rsidRPr="00D70213">
              <w:rPr>
                <w:rFonts w:asciiTheme="minorHAnsi" w:hAnsiTheme="minorHAnsi"/>
                <w:sz w:val="18"/>
                <w:szCs w:val="18"/>
              </w:rPr>
              <w:t>Measured Suction line pressure (</w:t>
            </w:r>
            <w:proofErr w:type="spellStart"/>
            <w:r w:rsidRPr="00D70213">
              <w:rPr>
                <w:rFonts w:asciiTheme="minorHAnsi" w:hAnsiTheme="minorHAnsi"/>
                <w:sz w:val="18"/>
                <w:szCs w:val="18"/>
              </w:rPr>
              <w:t>P</w:t>
            </w:r>
            <w:r w:rsidRPr="00D70213">
              <w:rPr>
                <w:rFonts w:asciiTheme="minorHAnsi" w:hAnsiTheme="minorHAnsi"/>
                <w:sz w:val="18"/>
                <w:szCs w:val="18"/>
                <w:vertAlign w:val="subscript"/>
              </w:rPr>
              <w:t>suction</w:t>
            </w:r>
            <w:proofErr w:type="spellEnd"/>
            <w:r w:rsidRPr="00D70213">
              <w:rPr>
                <w:rFonts w:asciiTheme="minorHAnsi" w:hAnsiTheme="minorHAnsi"/>
                <w:sz w:val="18"/>
                <w:szCs w:val="18"/>
              </w:rPr>
              <w:t>) (</w:t>
            </w:r>
            <w:proofErr w:type="spellStart"/>
            <w:r w:rsidRPr="00D70213">
              <w:rPr>
                <w:rFonts w:asciiTheme="minorHAnsi" w:hAnsiTheme="minorHAnsi"/>
                <w:sz w:val="18"/>
                <w:szCs w:val="18"/>
              </w:rPr>
              <w:t>psig</w:t>
            </w:r>
            <w:proofErr w:type="spellEnd"/>
            <w:r w:rsidRPr="00D70213">
              <w:rPr>
                <w:rFonts w:asciiTheme="minorHAnsi" w:hAnsiTheme="minorHAnsi"/>
                <w:sz w:val="18"/>
                <w:szCs w:val="18"/>
              </w:rPr>
              <w:t>)</w:t>
            </w:r>
          </w:p>
        </w:tc>
        <w:tc>
          <w:tcPr>
            <w:tcW w:w="2418" w:type="pct"/>
            <w:vAlign w:val="center"/>
          </w:tcPr>
          <w:p w14:paraId="594A577C" w14:textId="77777777" w:rsidR="00FF4BDE" w:rsidRPr="00D70213" w:rsidRDefault="00FF4BDE" w:rsidP="00D55D41">
            <w:pPr>
              <w:keepNext/>
              <w:rPr>
                <w:rFonts w:asciiTheme="minorHAnsi" w:hAnsiTheme="minorHAnsi"/>
                <w:sz w:val="18"/>
                <w:szCs w:val="18"/>
              </w:rPr>
            </w:pPr>
          </w:p>
        </w:tc>
      </w:tr>
      <w:tr w:rsidR="00FF4BDE" w:rsidRPr="00D70213" w14:paraId="594A5781" w14:textId="77777777" w:rsidTr="00687CF2">
        <w:trPr>
          <w:trHeight w:val="288"/>
        </w:trPr>
        <w:tc>
          <w:tcPr>
            <w:tcW w:w="212" w:type="pct"/>
            <w:vAlign w:val="center"/>
          </w:tcPr>
          <w:p w14:paraId="594A577E"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03</w:t>
            </w:r>
          </w:p>
        </w:tc>
        <w:tc>
          <w:tcPr>
            <w:tcW w:w="2370" w:type="pct"/>
            <w:vAlign w:val="center"/>
          </w:tcPr>
          <w:p w14:paraId="594A577F" w14:textId="67691301" w:rsidR="00FF4BDE" w:rsidRPr="00D70213" w:rsidRDefault="00FF4BDE" w:rsidP="00EA18E2">
            <w:pPr>
              <w:keepNext/>
              <w:rPr>
                <w:rFonts w:asciiTheme="minorHAnsi" w:hAnsiTheme="minorHAnsi"/>
                <w:sz w:val="18"/>
                <w:szCs w:val="18"/>
              </w:rPr>
            </w:pPr>
            <w:r w:rsidRPr="00D70213">
              <w:rPr>
                <w:rFonts w:asciiTheme="minorHAnsi" w:hAnsiTheme="minorHAnsi"/>
                <w:sz w:val="18"/>
                <w:szCs w:val="18"/>
              </w:rPr>
              <w:t>Evaporator saturation 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evaporator</w:t>
            </w:r>
            <w:proofErr w:type="spellEnd"/>
            <w:r w:rsidRPr="00D70213">
              <w:rPr>
                <w:rFonts w:asciiTheme="minorHAnsi" w:hAnsiTheme="minorHAnsi"/>
                <w:sz w:val="18"/>
                <w:szCs w:val="18"/>
              </w:rPr>
              <w:t>,</w:t>
            </w:r>
            <w:r w:rsidRPr="00D70213">
              <w:rPr>
                <w:rFonts w:asciiTheme="minorHAnsi" w:hAnsiTheme="minorHAnsi"/>
                <w:sz w:val="18"/>
                <w:szCs w:val="18"/>
                <w:vertAlign w:val="subscript"/>
              </w:rPr>
              <w:t xml:space="preserve"> sat</w:t>
            </w:r>
            <w:r w:rsidRPr="00D70213">
              <w:rPr>
                <w:rFonts w:asciiTheme="minorHAnsi" w:hAnsiTheme="minorHAnsi"/>
                <w:sz w:val="18"/>
                <w:szCs w:val="18"/>
              </w:rPr>
              <w:t>) from digital gauge or P-T Table using line G02 (</w:t>
            </w:r>
            <w:r w:rsidR="00EA18E2" w:rsidRPr="00D70213">
              <w:rPr>
                <w:rFonts w:asciiTheme="minorHAnsi" w:hAnsiTheme="minorHAnsi"/>
                <w:sz w:val="18"/>
                <w:szCs w:val="18"/>
              </w:rPr>
              <w:t>°</w:t>
            </w:r>
            <w:r w:rsidRPr="00D70213">
              <w:rPr>
                <w:rFonts w:asciiTheme="minorHAnsi" w:hAnsiTheme="minorHAnsi"/>
                <w:sz w:val="18"/>
                <w:szCs w:val="18"/>
              </w:rPr>
              <w:t>F)</w:t>
            </w:r>
          </w:p>
        </w:tc>
        <w:tc>
          <w:tcPr>
            <w:tcW w:w="2418" w:type="pct"/>
            <w:vAlign w:val="center"/>
          </w:tcPr>
          <w:p w14:paraId="594A5780" w14:textId="77777777" w:rsidR="00FF4BDE" w:rsidRPr="00D70213" w:rsidRDefault="00FF4BDE" w:rsidP="00D55D41">
            <w:pPr>
              <w:keepNext/>
              <w:rPr>
                <w:rFonts w:asciiTheme="minorHAnsi" w:hAnsiTheme="minorHAnsi"/>
                <w:sz w:val="18"/>
                <w:szCs w:val="18"/>
              </w:rPr>
            </w:pPr>
          </w:p>
        </w:tc>
      </w:tr>
      <w:tr w:rsidR="00FF4BDE" w:rsidRPr="00D70213" w14:paraId="594A5785" w14:textId="77777777" w:rsidTr="00687CF2">
        <w:trPr>
          <w:trHeight w:val="288"/>
        </w:trPr>
        <w:tc>
          <w:tcPr>
            <w:tcW w:w="212" w:type="pct"/>
            <w:vAlign w:val="center"/>
          </w:tcPr>
          <w:p w14:paraId="594A5782"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04</w:t>
            </w:r>
          </w:p>
        </w:tc>
        <w:tc>
          <w:tcPr>
            <w:tcW w:w="2370" w:type="pct"/>
            <w:vAlign w:val="center"/>
          </w:tcPr>
          <w:p w14:paraId="594A5783" w14:textId="450B0254" w:rsidR="00FF4BDE" w:rsidRPr="00D70213" w:rsidRDefault="00FF4BDE" w:rsidP="00EA18E2">
            <w:pPr>
              <w:keepNext/>
              <w:rPr>
                <w:rFonts w:asciiTheme="minorHAnsi" w:hAnsiTheme="minorHAnsi"/>
                <w:sz w:val="18"/>
                <w:szCs w:val="18"/>
              </w:rPr>
            </w:pPr>
            <w:r w:rsidRPr="00D70213">
              <w:rPr>
                <w:rFonts w:asciiTheme="minorHAnsi" w:hAnsiTheme="minorHAnsi"/>
                <w:sz w:val="18"/>
                <w:szCs w:val="18"/>
              </w:rPr>
              <w:t>Measured Superheat (Line G01 – Line G03) (</w:t>
            </w:r>
            <w:r w:rsidR="00EA18E2" w:rsidRPr="00D70213">
              <w:rPr>
                <w:rFonts w:asciiTheme="minorHAnsi" w:hAnsiTheme="minorHAnsi"/>
                <w:sz w:val="18"/>
                <w:szCs w:val="18"/>
              </w:rPr>
              <w:t>°</w:t>
            </w:r>
            <w:r w:rsidRPr="00D70213">
              <w:rPr>
                <w:rFonts w:asciiTheme="minorHAnsi" w:hAnsiTheme="minorHAnsi"/>
                <w:sz w:val="18"/>
                <w:szCs w:val="18"/>
              </w:rPr>
              <w:t>F)</w:t>
            </w:r>
          </w:p>
        </w:tc>
        <w:tc>
          <w:tcPr>
            <w:tcW w:w="2418" w:type="pct"/>
            <w:vAlign w:val="center"/>
          </w:tcPr>
          <w:p w14:paraId="594A5784" w14:textId="77777777" w:rsidR="00FF4BDE" w:rsidRPr="00D70213" w:rsidRDefault="00FF4BDE" w:rsidP="00D55D41">
            <w:pPr>
              <w:keepNext/>
              <w:rPr>
                <w:rFonts w:asciiTheme="minorHAnsi" w:hAnsiTheme="minorHAnsi"/>
                <w:sz w:val="18"/>
                <w:szCs w:val="18"/>
              </w:rPr>
            </w:pPr>
          </w:p>
        </w:tc>
      </w:tr>
      <w:tr w:rsidR="00FF4BDE" w:rsidRPr="00D70213" w14:paraId="594A5789" w14:textId="77777777" w:rsidTr="00687CF2">
        <w:trPr>
          <w:trHeight w:val="288"/>
        </w:trPr>
        <w:tc>
          <w:tcPr>
            <w:tcW w:w="212" w:type="pct"/>
            <w:vAlign w:val="center"/>
          </w:tcPr>
          <w:p w14:paraId="594A5786" w14:textId="77777777" w:rsidR="00FF4BDE" w:rsidRPr="00D70213" w:rsidDel="00C76C40" w:rsidRDefault="00FF4BDE" w:rsidP="00687CF2">
            <w:pPr>
              <w:keepNext/>
              <w:jc w:val="center"/>
              <w:rPr>
                <w:rFonts w:asciiTheme="minorHAnsi" w:hAnsiTheme="minorHAnsi"/>
                <w:sz w:val="18"/>
                <w:szCs w:val="18"/>
              </w:rPr>
            </w:pPr>
            <w:r w:rsidRPr="00D70213">
              <w:rPr>
                <w:rFonts w:asciiTheme="minorHAnsi" w:hAnsiTheme="minorHAnsi"/>
                <w:sz w:val="18"/>
                <w:szCs w:val="18"/>
              </w:rPr>
              <w:t>05</w:t>
            </w:r>
          </w:p>
        </w:tc>
        <w:tc>
          <w:tcPr>
            <w:tcW w:w="2370" w:type="pct"/>
            <w:vAlign w:val="center"/>
          </w:tcPr>
          <w:p w14:paraId="594A5787" w14:textId="526518BF" w:rsidR="00FF4BDE" w:rsidRPr="00D70213" w:rsidRDefault="00FF4BDE" w:rsidP="00EA18E2">
            <w:pPr>
              <w:keepNext/>
              <w:rPr>
                <w:rFonts w:asciiTheme="minorHAnsi" w:hAnsiTheme="minorHAnsi"/>
                <w:sz w:val="18"/>
                <w:szCs w:val="18"/>
              </w:rPr>
            </w:pPr>
            <w:r w:rsidRPr="00D70213">
              <w:rPr>
                <w:rFonts w:asciiTheme="minorHAnsi" w:hAnsiTheme="minorHAnsi"/>
                <w:sz w:val="18"/>
                <w:szCs w:val="18"/>
              </w:rPr>
              <w:t>Measured Superheat (Line G04) is between 3</w:t>
            </w:r>
            <w:r w:rsidR="00EA18E2" w:rsidRPr="00D70213">
              <w:rPr>
                <w:rFonts w:asciiTheme="minorHAnsi" w:hAnsiTheme="minorHAnsi"/>
                <w:sz w:val="18"/>
                <w:szCs w:val="18"/>
              </w:rPr>
              <w:t>°F</w:t>
            </w:r>
            <w:r w:rsidRPr="00D70213">
              <w:rPr>
                <w:rFonts w:asciiTheme="minorHAnsi" w:hAnsiTheme="minorHAnsi"/>
                <w:sz w:val="18"/>
                <w:szCs w:val="18"/>
              </w:rPr>
              <w:t xml:space="preserve"> and 26</w:t>
            </w:r>
            <w:r w:rsidR="00EA18E2" w:rsidRPr="00D70213">
              <w:rPr>
                <w:rFonts w:asciiTheme="minorHAnsi" w:hAnsiTheme="minorHAnsi"/>
                <w:sz w:val="18"/>
                <w:szCs w:val="18"/>
              </w:rPr>
              <w:t>°</w:t>
            </w:r>
            <w:r w:rsidRPr="00D70213">
              <w:rPr>
                <w:rFonts w:asciiTheme="minorHAnsi" w:hAnsiTheme="minorHAnsi"/>
                <w:sz w:val="18"/>
                <w:szCs w:val="18"/>
              </w:rPr>
              <w:t>F (inclusive)</w:t>
            </w:r>
          </w:p>
        </w:tc>
        <w:tc>
          <w:tcPr>
            <w:tcW w:w="2418" w:type="pct"/>
            <w:vAlign w:val="center"/>
          </w:tcPr>
          <w:p w14:paraId="594A5788" w14:textId="77777777" w:rsidR="00FF4BDE" w:rsidRPr="00D70213" w:rsidRDefault="00FF4BDE" w:rsidP="00D55D41">
            <w:pPr>
              <w:keepNext/>
              <w:rPr>
                <w:rFonts w:asciiTheme="minorHAnsi" w:hAnsiTheme="minorHAnsi"/>
                <w:sz w:val="18"/>
                <w:szCs w:val="18"/>
              </w:rPr>
            </w:pPr>
          </w:p>
        </w:tc>
      </w:tr>
      <w:tr w:rsidR="00FF4BDE" w:rsidRPr="00D70213" w14:paraId="594A578D" w14:textId="77777777" w:rsidTr="00687CF2">
        <w:trPr>
          <w:trHeight w:val="288"/>
        </w:trPr>
        <w:tc>
          <w:tcPr>
            <w:tcW w:w="212" w:type="pct"/>
            <w:vAlign w:val="center"/>
          </w:tcPr>
          <w:p w14:paraId="594A578A" w14:textId="77777777" w:rsidR="00FF4BDE" w:rsidRPr="00D70213" w:rsidRDefault="00FF4BDE" w:rsidP="00687CF2">
            <w:pPr>
              <w:keepNext/>
              <w:jc w:val="center"/>
              <w:rPr>
                <w:rFonts w:asciiTheme="minorHAnsi" w:hAnsiTheme="minorHAnsi"/>
                <w:sz w:val="18"/>
                <w:szCs w:val="18"/>
              </w:rPr>
            </w:pPr>
            <w:r w:rsidRPr="00D70213">
              <w:rPr>
                <w:rFonts w:asciiTheme="minorHAnsi" w:hAnsiTheme="minorHAnsi"/>
                <w:sz w:val="18"/>
                <w:szCs w:val="18"/>
              </w:rPr>
              <w:t>06</w:t>
            </w:r>
          </w:p>
        </w:tc>
        <w:tc>
          <w:tcPr>
            <w:tcW w:w="2370" w:type="pct"/>
            <w:vAlign w:val="center"/>
          </w:tcPr>
          <w:p w14:paraId="594A578B" w14:textId="0B733520" w:rsidR="00FF4BDE" w:rsidRPr="00D70213" w:rsidRDefault="00FF4BDE" w:rsidP="00EA18E2">
            <w:pPr>
              <w:keepNext/>
              <w:rPr>
                <w:rFonts w:asciiTheme="minorHAnsi" w:hAnsiTheme="minorHAnsi"/>
                <w:sz w:val="18"/>
                <w:szCs w:val="18"/>
              </w:rPr>
            </w:pPr>
            <w:r w:rsidRPr="00D70213">
              <w:rPr>
                <w:rFonts w:asciiTheme="minorHAnsi" w:hAnsiTheme="minorHAnsi"/>
                <w:sz w:val="18"/>
                <w:szCs w:val="18"/>
              </w:rPr>
              <w:t xml:space="preserve">Measured Superheat (Line G04) is within </w:t>
            </w:r>
            <w:r w:rsidR="00770C1B" w:rsidRPr="00D70213">
              <w:rPr>
                <w:rFonts w:asciiTheme="minorHAnsi" w:hAnsiTheme="minorHAnsi"/>
                <w:sz w:val="18"/>
                <w:szCs w:val="18"/>
              </w:rPr>
              <w:t>M</w:t>
            </w:r>
            <w:r w:rsidRPr="00D70213">
              <w:rPr>
                <w:rFonts w:asciiTheme="minorHAnsi" w:hAnsiTheme="minorHAnsi"/>
                <w:sz w:val="18"/>
                <w:szCs w:val="18"/>
              </w:rPr>
              <w:t xml:space="preserve">anufacturer’s </w:t>
            </w:r>
            <w:r w:rsidR="00770C1B" w:rsidRPr="00D70213">
              <w:rPr>
                <w:rFonts w:asciiTheme="minorHAnsi" w:hAnsiTheme="minorHAnsi"/>
                <w:sz w:val="18"/>
                <w:szCs w:val="18"/>
              </w:rPr>
              <w:t>S</w:t>
            </w:r>
            <w:r w:rsidRPr="00D70213">
              <w:rPr>
                <w:rFonts w:asciiTheme="minorHAnsi" w:hAnsiTheme="minorHAnsi"/>
                <w:sz w:val="18"/>
                <w:szCs w:val="18"/>
              </w:rPr>
              <w:t xml:space="preserve">pecifications </w:t>
            </w:r>
            <w:r w:rsidR="00EA18E2" w:rsidRPr="00D70213">
              <w:rPr>
                <w:rFonts w:asciiTheme="minorHAnsi" w:hAnsiTheme="minorHAnsi"/>
                <w:sz w:val="18"/>
                <w:szCs w:val="18"/>
              </w:rPr>
              <w:t>(</w:t>
            </w:r>
            <w:r w:rsidRPr="00D70213">
              <w:rPr>
                <w:rFonts w:asciiTheme="minorHAnsi" w:hAnsiTheme="minorHAnsi"/>
                <w:sz w:val="18"/>
                <w:szCs w:val="18"/>
              </w:rPr>
              <w:t>if known</w:t>
            </w:r>
            <w:r w:rsidR="00EA18E2" w:rsidRPr="00D70213">
              <w:rPr>
                <w:rFonts w:asciiTheme="minorHAnsi" w:hAnsiTheme="minorHAnsi"/>
                <w:sz w:val="18"/>
                <w:szCs w:val="18"/>
              </w:rPr>
              <w:t>)</w:t>
            </w:r>
          </w:p>
        </w:tc>
        <w:tc>
          <w:tcPr>
            <w:tcW w:w="2418" w:type="pct"/>
            <w:vAlign w:val="center"/>
          </w:tcPr>
          <w:p w14:paraId="594A578C" w14:textId="77777777" w:rsidR="00FF4BDE" w:rsidRPr="00D70213" w:rsidRDefault="00FF4BDE" w:rsidP="00D55D41">
            <w:pPr>
              <w:keepNext/>
              <w:rPr>
                <w:rFonts w:asciiTheme="minorHAnsi" w:hAnsiTheme="minorHAnsi"/>
                <w:sz w:val="18"/>
                <w:szCs w:val="18"/>
              </w:rPr>
            </w:pPr>
          </w:p>
        </w:tc>
      </w:tr>
      <w:tr w:rsidR="00EA18E2" w:rsidRPr="00D70213" w14:paraId="594A5790" w14:textId="77777777" w:rsidTr="00EA18E2">
        <w:trPr>
          <w:trHeight w:val="288"/>
        </w:trPr>
        <w:tc>
          <w:tcPr>
            <w:tcW w:w="212" w:type="pct"/>
            <w:vAlign w:val="center"/>
          </w:tcPr>
          <w:p w14:paraId="594A578E" w14:textId="77777777" w:rsidR="00EA18E2" w:rsidRPr="00D70213" w:rsidRDefault="00EA18E2" w:rsidP="00687CF2">
            <w:pPr>
              <w:keepNext/>
              <w:jc w:val="center"/>
              <w:rPr>
                <w:rFonts w:asciiTheme="minorHAnsi" w:hAnsiTheme="minorHAnsi"/>
                <w:sz w:val="18"/>
                <w:szCs w:val="18"/>
              </w:rPr>
            </w:pPr>
            <w:r w:rsidRPr="00D70213">
              <w:rPr>
                <w:rFonts w:asciiTheme="minorHAnsi" w:hAnsiTheme="minorHAnsi"/>
                <w:sz w:val="18"/>
                <w:szCs w:val="18"/>
              </w:rPr>
              <w:t>07</w:t>
            </w:r>
          </w:p>
        </w:tc>
        <w:tc>
          <w:tcPr>
            <w:tcW w:w="2370" w:type="pct"/>
            <w:vAlign w:val="center"/>
          </w:tcPr>
          <w:p w14:paraId="7E3A404B" w14:textId="77777777" w:rsidR="00EA18E2" w:rsidRPr="00D70213" w:rsidRDefault="00EA18E2" w:rsidP="00D55D41">
            <w:pPr>
              <w:keepNext/>
              <w:rPr>
                <w:rFonts w:asciiTheme="minorHAnsi" w:hAnsiTheme="minorHAnsi"/>
                <w:sz w:val="18"/>
                <w:szCs w:val="18"/>
              </w:rPr>
            </w:pPr>
            <w:r w:rsidRPr="00D70213">
              <w:rPr>
                <w:rFonts w:asciiTheme="minorHAnsi" w:hAnsiTheme="minorHAnsi"/>
                <w:sz w:val="18"/>
                <w:szCs w:val="18"/>
              </w:rPr>
              <w:t xml:space="preserve">Compliance Statement: </w:t>
            </w:r>
          </w:p>
        </w:tc>
        <w:tc>
          <w:tcPr>
            <w:tcW w:w="2418" w:type="pct"/>
            <w:vAlign w:val="center"/>
          </w:tcPr>
          <w:p w14:paraId="594A578F" w14:textId="761AD3BF" w:rsidR="00EA18E2" w:rsidRPr="00D70213" w:rsidRDefault="00EA18E2" w:rsidP="00D55D41">
            <w:pPr>
              <w:keepNext/>
              <w:rPr>
                <w:rFonts w:asciiTheme="minorHAnsi" w:hAnsiTheme="minorHAnsi"/>
                <w:sz w:val="18"/>
                <w:szCs w:val="18"/>
              </w:rPr>
            </w:pPr>
          </w:p>
        </w:tc>
      </w:tr>
    </w:tbl>
    <w:p w14:paraId="594A5791" w14:textId="77777777" w:rsidR="00F0317D" w:rsidRPr="00D70213" w:rsidRDefault="00F0317D"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10333"/>
      </w:tblGrid>
      <w:tr w:rsidR="00F0317D" w:rsidRPr="00D70213" w14:paraId="594A5794" w14:textId="77777777" w:rsidTr="00F0317D">
        <w:trPr>
          <w:cantSplit/>
          <w:trHeight w:val="432"/>
        </w:trPr>
        <w:tc>
          <w:tcPr>
            <w:tcW w:w="5000" w:type="pct"/>
            <w:gridSpan w:val="2"/>
            <w:vAlign w:val="center"/>
          </w:tcPr>
          <w:p w14:paraId="594A5792" w14:textId="5DC9C904" w:rsidR="00F0317D" w:rsidRPr="00D70213" w:rsidRDefault="0077660C" w:rsidP="00687CF2">
            <w:pPr>
              <w:keepNext/>
              <w:rPr>
                <w:rFonts w:asciiTheme="minorHAnsi" w:hAnsiTheme="minorHAnsi"/>
                <w:b/>
                <w:szCs w:val="18"/>
              </w:rPr>
            </w:pPr>
            <w:r w:rsidRPr="00D70213">
              <w:rPr>
                <w:rFonts w:asciiTheme="minorHAnsi" w:hAnsiTheme="minorHAnsi"/>
                <w:b/>
                <w:szCs w:val="18"/>
              </w:rPr>
              <w:t>H</w:t>
            </w:r>
            <w:r w:rsidR="00F0317D" w:rsidRPr="00D70213">
              <w:rPr>
                <w:rFonts w:asciiTheme="minorHAnsi" w:hAnsiTheme="minorHAnsi"/>
                <w:b/>
                <w:szCs w:val="18"/>
              </w:rPr>
              <w:t>. Determination of HERS Verification Compliance</w:t>
            </w:r>
          </w:p>
          <w:p w14:paraId="594A5793" w14:textId="64225D6B" w:rsidR="00F0317D" w:rsidRPr="00D70213" w:rsidRDefault="00631AF3" w:rsidP="00687CF2">
            <w:pPr>
              <w:keepNext/>
              <w:rPr>
                <w:rFonts w:asciiTheme="minorHAnsi" w:hAnsiTheme="minorHAnsi"/>
                <w:sz w:val="18"/>
                <w:szCs w:val="18"/>
              </w:rPr>
            </w:pPr>
            <w:r w:rsidRPr="00D70213">
              <w:rPr>
                <w:rFonts w:asciiTheme="minorHAnsi" w:hAnsiTheme="minorHAnsi"/>
                <w:sz w:val="18"/>
                <w:szCs w:val="18"/>
              </w:rPr>
              <w:t xml:space="preserve">All applicable sections of this document shall indicate compliance with the specified verification protocol requirements </w:t>
            </w:r>
            <w:proofErr w:type="gramStart"/>
            <w:r w:rsidRPr="00D70213">
              <w:rPr>
                <w:rFonts w:asciiTheme="minorHAnsi" w:hAnsiTheme="minorHAnsi"/>
                <w:sz w:val="18"/>
                <w:szCs w:val="18"/>
              </w:rPr>
              <w:t>in order for</w:t>
            </w:r>
            <w:proofErr w:type="gramEnd"/>
            <w:r w:rsidRPr="00D70213">
              <w:rPr>
                <w:rFonts w:asciiTheme="minorHAnsi" w:hAnsiTheme="minorHAnsi"/>
                <w:sz w:val="18"/>
                <w:szCs w:val="18"/>
              </w:rPr>
              <w:t xml:space="preserve"> this Certificate of Verification as a whole to be determined to be in compliance.</w:t>
            </w:r>
          </w:p>
        </w:tc>
      </w:tr>
      <w:tr w:rsidR="00F0317D" w:rsidRPr="00D70213" w14:paraId="594A5797" w14:textId="77777777" w:rsidTr="00687CF2">
        <w:trPr>
          <w:cantSplit/>
          <w:trHeight w:val="432"/>
        </w:trPr>
        <w:tc>
          <w:tcPr>
            <w:tcW w:w="212" w:type="pct"/>
            <w:vAlign w:val="center"/>
          </w:tcPr>
          <w:p w14:paraId="594A5795" w14:textId="77777777" w:rsidR="00F0317D" w:rsidRPr="00D70213" w:rsidDel="00C76C40" w:rsidRDefault="00F0317D" w:rsidP="00687CF2">
            <w:pPr>
              <w:keepNext/>
              <w:jc w:val="center"/>
              <w:rPr>
                <w:rFonts w:asciiTheme="minorHAnsi" w:hAnsiTheme="minorHAnsi"/>
                <w:sz w:val="18"/>
                <w:szCs w:val="18"/>
              </w:rPr>
            </w:pPr>
            <w:r w:rsidRPr="00D70213">
              <w:rPr>
                <w:rFonts w:asciiTheme="minorHAnsi" w:hAnsiTheme="minorHAnsi"/>
                <w:sz w:val="18"/>
                <w:szCs w:val="18"/>
              </w:rPr>
              <w:t>01</w:t>
            </w:r>
          </w:p>
        </w:tc>
        <w:tc>
          <w:tcPr>
            <w:tcW w:w="4788" w:type="pct"/>
            <w:vAlign w:val="center"/>
          </w:tcPr>
          <w:p w14:paraId="594A5796" w14:textId="77777777" w:rsidR="00F0317D" w:rsidRPr="00D70213" w:rsidRDefault="00F0317D" w:rsidP="00F0317D">
            <w:pPr>
              <w:keepNext/>
              <w:spacing w:after="60"/>
              <w:rPr>
                <w:rFonts w:asciiTheme="minorHAnsi" w:hAnsiTheme="minorHAnsi"/>
                <w:sz w:val="18"/>
                <w:szCs w:val="18"/>
              </w:rPr>
            </w:pPr>
          </w:p>
        </w:tc>
      </w:tr>
    </w:tbl>
    <w:p w14:paraId="594A5798" w14:textId="77777777" w:rsidR="00F0317D" w:rsidRPr="00D70213" w:rsidRDefault="00F0317D" w:rsidP="00FF4BDE">
      <w:pPr>
        <w:rPr>
          <w:rFonts w:asciiTheme="minorHAnsi" w:hAnsiTheme="minorHAnsi"/>
          <w:sz w:val="18"/>
          <w:szCs w:val="18"/>
        </w:rPr>
      </w:pPr>
    </w:p>
    <w:p w14:paraId="594A5799" w14:textId="77777777" w:rsidR="0060585D" w:rsidRPr="00D70213" w:rsidRDefault="0060585D">
      <w:pPr>
        <w:rPr>
          <w:rFonts w:asciiTheme="minorHAnsi" w:hAnsiTheme="minorHAnsi"/>
          <w:sz w:val="18"/>
          <w:szCs w:val="18"/>
        </w:rPr>
      </w:pPr>
      <w:r w:rsidRPr="00D70213">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145BEA" w:rsidRPr="00753D05" w14:paraId="236F10DE"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8125C62" w14:textId="77777777" w:rsidR="00145BEA" w:rsidRPr="00753D05" w:rsidRDefault="00145BE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753D05">
              <w:rPr>
                <w:rFonts w:asciiTheme="minorHAnsi" w:eastAsiaTheme="minorEastAsia" w:hAnsiTheme="minorHAnsi" w:cs="Arial"/>
                <w:b/>
                <w:caps/>
                <w:sz w:val="18"/>
                <w:szCs w:val="18"/>
              </w:rPr>
              <w:lastRenderedPageBreak/>
              <w:t>Documentation Author's Declaration Statement</w:t>
            </w:r>
          </w:p>
        </w:tc>
      </w:tr>
      <w:tr w:rsidR="00145BEA" w:rsidRPr="00753D05" w14:paraId="10221395"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76E6D263" w14:textId="77777777" w:rsidR="00145BEA" w:rsidRPr="00753D05" w:rsidRDefault="00145BEA" w:rsidP="00145BEA">
            <w:pPr>
              <w:numPr>
                <w:ilvl w:val="0"/>
                <w:numId w:val="30"/>
              </w:numPr>
              <w:spacing w:after="200" w:line="276" w:lineRule="auto"/>
              <w:ind w:left="271" w:hanging="270"/>
              <w:rPr>
                <w:rFonts w:asciiTheme="minorHAnsi" w:eastAsiaTheme="minorEastAsia" w:hAnsiTheme="minorHAnsi" w:cstheme="minorBidi"/>
              </w:rPr>
            </w:pPr>
            <w:r w:rsidRPr="00753D05">
              <w:rPr>
                <w:rFonts w:asciiTheme="minorHAnsi" w:eastAsiaTheme="minorEastAsia" w:hAnsiTheme="minorHAnsi" w:cstheme="minorBidi"/>
              </w:rPr>
              <w:t>I certify that this Certificate of Verification documentation is accurate and complete.</w:t>
            </w:r>
          </w:p>
        </w:tc>
      </w:tr>
      <w:tr w:rsidR="00145BEA" w:rsidRPr="00753D05" w14:paraId="1B9C3C45"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0655F919" w14:textId="77777777" w:rsidR="00145BEA" w:rsidRPr="00753D05" w:rsidRDefault="00145BE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2B41EFE0" w14:textId="77777777" w:rsidR="00145BEA" w:rsidRPr="00753D05" w:rsidRDefault="00145BE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Signature:</w:t>
            </w:r>
          </w:p>
        </w:tc>
      </w:tr>
      <w:tr w:rsidR="00145BEA" w:rsidRPr="00753D05" w14:paraId="766A4566"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53C0D904" w14:textId="77777777" w:rsidR="00145BEA" w:rsidRPr="00753D05" w:rsidRDefault="00145BE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28523FE7" w14:textId="77777777" w:rsidR="00145BEA" w:rsidRPr="00753D05" w:rsidRDefault="00145BE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r w:rsidR="00145BEA" w:rsidRPr="00753D05" w14:paraId="771C2778"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65F55B01" w14:textId="77777777" w:rsidR="00145BEA" w:rsidRPr="00753D05" w:rsidRDefault="00145BE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10B1266F" w14:textId="77777777" w:rsidR="00145BEA" w:rsidRPr="00753D05" w:rsidRDefault="00145BE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CEA/HERS Certification Information (if applicable):</w:t>
            </w:r>
          </w:p>
        </w:tc>
      </w:tr>
      <w:tr w:rsidR="00145BEA" w:rsidRPr="00753D05" w14:paraId="65475069"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0E231AD0" w14:textId="77777777" w:rsidR="00145BEA" w:rsidRPr="00753D05" w:rsidRDefault="00145BE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3C8468C" w14:textId="77777777" w:rsidR="00145BEA" w:rsidRPr="00753D05" w:rsidRDefault="00145BE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Phone:</w:t>
            </w:r>
          </w:p>
        </w:tc>
      </w:tr>
      <w:tr w:rsidR="00145BEA" w:rsidRPr="00753D05" w14:paraId="0DEE8427" w14:textId="77777777" w:rsidTr="00C54049">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BE4A72E" w14:textId="77777777" w:rsidR="00145BEA" w:rsidRPr="00753D05" w:rsidRDefault="00145BE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753D05">
              <w:rPr>
                <w:rFonts w:asciiTheme="minorHAnsi" w:eastAsiaTheme="minorEastAsia" w:hAnsiTheme="minorHAnsi" w:cs="Arial"/>
                <w:b/>
                <w:caps/>
                <w:sz w:val="18"/>
                <w:szCs w:val="18"/>
              </w:rPr>
              <w:t xml:space="preserve">Responsible Person's Declaration statement </w:t>
            </w:r>
          </w:p>
        </w:tc>
      </w:tr>
      <w:tr w:rsidR="00145BEA" w:rsidRPr="00753D05" w14:paraId="0C88EEE5" w14:textId="77777777" w:rsidTr="00C54049">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2508A23" w14:textId="77777777" w:rsidR="00145BEA" w:rsidRPr="00753D05" w:rsidRDefault="00145BEA" w:rsidP="00F12914">
            <w:pPr>
              <w:spacing w:line="276" w:lineRule="auto"/>
              <w:rPr>
                <w:rFonts w:asciiTheme="minorHAnsi" w:eastAsiaTheme="minorEastAsia" w:hAnsiTheme="minorHAnsi" w:cstheme="minorBidi"/>
              </w:rPr>
            </w:pPr>
            <w:r w:rsidRPr="00753D05">
              <w:rPr>
                <w:rFonts w:asciiTheme="minorHAnsi" w:eastAsiaTheme="minorEastAsia" w:hAnsiTheme="minorHAnsi" w:cstheme="minorBidi"/>
              </w:rPr>
              <w:t xml:space="preserve">I certify the following under penalty of perjury, under the laws of the State of California: </w:t>
            </w:r>
          </w:p>
          <w:p w14:paraId="36D01C82" w14:textId="77777777" w:rsidR="00145BEA" w:rsidRPr="00753D05" w:rsidRDefault="00145BEA" w:rsidP="00F12914">
            <w:pPr>
              <w:numPr>
                <w:ilvl w:val="0"/>
                <w:numId w:val="31"/>
              </w:numPr>
              <w:ind w:left="877"/>
              <w:contextualSpacing/>
              <w:rPr>
                <w:rFonts w:asciiTheme="minorHAnsi" w:hAnsiTheme="minorHAnsi" w:cstheme="minorHAnsi"/>
              </w:rPr>
            </w:pPr>
            <w:r w:rsidRPr="00753D05">
              <w:rPr>
                <w:rFonts w:asciiTheme="minorHAnsi" w:hAnsiTheme="minorHAnsi" w:cstheme="minorHAnsi"/>
              </w:rPr>
              <w:t>The information provided on this Certificate of Verification is true and correct.</w:t>
            </w:r>
          </w:p>
          <w:p w14:paraId="68E27F1E" w14:textId="77777777" w:rsidR="00145BEA" w:rsidRPr="00753D05" w:rsidRDefault="00145BEA" w:rsidP="00F12914">
            <w:pPr>
              <w:numPr>
                <w:ilvl w:val="0"/>
                <w:numId w:val="31"/>
              </w:numPr>
              <w:ind w:left="877"/>
              <w:contextualSpacing/>
              <w:rPr>
                <w:rFonts w:asciiTheme="minorHAnsi" w:hAnsiTheme="minorHAnsi" w:cstheme="minorHAnsi"/>
              </w:rPr>
            </w:pPr>
            <w:r w:rsidRPr="00753D05">
              <w:rPr>
                <w:rFonts w:asciiTheme="minorHAnsi" w:hAnsiTheme="minorHAnsi" w:cstheme="minorHAnsi"/>
              </w:rPr>
              <w:t>I am the certified HERS Rater who performed the verification identified and reported on this Certificate of Verification (responsible rater).</w:t>
            </w:r>
          </w:p>
          <w:p w14:paraId="54337E36" w14:textId="77777777" w:rsidR="00145BEA" w:rsidRPr="00753D05" w:rsidRDefault="00145BEA" w:rsidP="00F12914">
            <w:pPr>
              <w:numPr>
                <w:ilvl w:val="0"/>
                <w:numId w:val="31"/>
              </w:numPr>
              <w:ind w:left="877"/>
              <w:contextualSpacing/>
              <w:rPr>
                <w:rFonts w:asciiTheme="minorHAnsi" w:hAnsiTheme="minorHAnsi" w:cstheme="minorHAnsi"/>
              </w:rPr>
            </w:pPr>
            <w:r w:rsidRPr="00753D05">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67DAF10" w14:textId="77777777" w:rsidR="00145BEA" w:rsidRPr="00753D05" w:rsidRDefault="00145BEA" w:rsidP="00F12914">
            <w:pPr>
              <w:numPr>
                <w:ilvl w:val="0"/>
                <w:numId w:val="31"/>
              </w:numPr>
              <w:ind w:left="877"/>
              <w:contextualSpacing/>
              <w:rPr>
                <w:rFonts w:asciiTheme="minorHAnsi" w:hAnsiTheme="minorHAnsi" w:cstheme="minorHAnsi"/>
              </w:rPr>
            </w:pPr>
            <w:r w:rsidRPr="00753D05">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2EB1E3A9" w14:textId="77777777" w:rsidR="00145BEA" w:rsidRPr="00753D05" w:rsidRDefault="00145BEA" w:rsidP="00F12914">
            <w:pPr>
              <w:numPr>
                <w:ilvl w:val="0"/>
                <w:numId w:val="31"/>
              </w:numPr>
              <w:ind w:left="877"/>
              <w:contextualSpacing/>
              <w:rPr>
                <w:rFonts w:asciiTheme="minorHAnsi" w:hAnsiTheme="minorHAnsi" w:cstheme="minorHAnsi"/>
              </w:rPr>
            </w:pPr>
            <w:r w:rsidRPr="00753D05">
              <w:rPr>
                <w:rFonts w:asciiTheme="minorHAnsi" w:hAnsiTheme="minorHAnsi" w:cstheme="minorHAnsi"/>
              </w:rPr>
              <w:t xml:space="preserve">I understand that a registered copy of this Certificate of Verification shall be </w:t>
            </w:r>
            <w:proofErr w:type="gramStart"/>
            <w:r w:rsidRPr="00753D05">
              <w:rPr>
                <w:rFonts w:asciiTheme="minorHAnsi" w:hAnsiTheme="minorHAnsi" w:cstheme="minorHAnsi"/>
              </w:rPr>
              <w:t>posted, or</w:t>
            </w:r>
            <w:proofErr w:type="gramEnd"/>
            <w:r w:rsidRPr="00753D05">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7977A4FB" w14:textId="77777777" w:rsidR="00145BEA" w:rsidRPr="00753D05" w:rsidRDefault="00145BEA" w:rsidP="00F12914">
            <w:pPr>
              <w:numPr>
                <w:ilvl w:val="0"/>
                <w:numId w:val="31"/>
              </w:numPr>
              <w:ind w:left="877"/>
              <w:contextualSpacing/>
              <w:rPr>
                <w:rFonts w:asciiTheme="minorHAnsi" w:hAnsiTheme="minorHAnsi" w:cstheme="minorHAnsi"/>
              </w:rPr>
            </w:pPr>
            <w:r w:rsidRPr="00753D05">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753D05">
              <w:rPr>
                <w:rFonts w:asciiTheme="minorHAnsi" w:hAnsiTheme="minorHAnsi" w:cstheme="minorHAnsi"/>
              </w:rPr>
              <w:t>.</w:t>
            </w:r>
          </w:p>
          <w:bookmarkEnd w:id="0"/>
          <w:bookmarkEnd w:id="1"/>
          <w:p w14:paraId="7E01222C" w14:textId="77777777" w:rsidR="00145BEA" w:rsidRPr="00753D05" w:rsidRDefault="00145BEA" w:rsidP="00C54049">
            <w:pPr>
              <w:spacing w:after="200" w:line="276" w:lineRule="auto"/>
              <w:contextualSpacing/>
              <w:rPr>
                <w:rFonts w:asciiTheme="minorHAnsi" w:eastAsiaTheme="minorEastAsia" w:hAnsiTheme="minorHAnsi" w:cstheme="minorBidi"/>
                <w:sz w:val="18"/>
                <w:szCs w:val="18"/>
              </w:rPr>
            </w:pPr>
          </w:p>
        </w:tc>
      </w:tr>
      <w:tr w:rsidR="00145BEA" w:rsidRPr="00753D05" w14:paraId="75E0D13D" w14:textId="77777777" w:rsidTr="00C54049">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C4172DF" w14:textId="77777777" w:rsidR="00145BEA" w:rsidRPr="00753D05" w:rsidRDefault="00145BE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753D05">
              <w:rPr>
                <w:rFonts w:asciiTheme="minorHAnsi" w:eastAsiaTheme="minorEastAsia" w:hAnsiTheme="minorHAnsi" w:cs="Arial"/>
                <w:b/>
                <w:caps/>
                <w:sz w:val="18"/>
                <w:szCs w:val="18"/>
              </w:rPr>
              <w:t>BUILDER OR INSTALLER INFORMATION AS SHOWN ON THE CERTIFICATE OF INSTALLATION</w:t>
            </w:r>
          </w:p>
        </w:tc>
      </w:tr>
      <w:tr w:rsidR="00145BEA" w:rsidRPr="00753D05" w14:paraId="334063AB"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CC817A8" w14:textId="77777777" w:rsidR="00145BEA" w:rsidRPr="00753D05" w:rsidRDefault="00145BE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 Name (Installing Subcontractor, General Contractor, or Builder/Owner):</w:t>
            </w:r>
          </w:p>
        </w:tc>
      </w:tr>
      <w:tr w:rsidR="00145BEA" w:rsidRPr="00753D05" w14:paraId="10D9E1D3" w14:textId="77777777" w:rsidTr="00C54049">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83C7694" w14:textId="77777777" w:rsidR="00145BEA" w:rsidRPr="00753D05" w:rsidRDefault="00145BEA"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29DF557" w14:textId="77777777" w:rsidR="00145BEA" w:rsidRPr="00753D05" w:rsidRDefault="00145BEA"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CSLB License:</w:t>
            </w:r>
          </w:p>
        </w:tc>
      </w:tr>
      <w:tr w:rsidR="00145BEA" w:rsidRPr="00753D05" w14:paraId="05FE9A36"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1B91F9E" w14:textId="77777777" w:rsidR="00145BEA" w:rsidRPr="00753D05" w:rsidRDefault="00145BEA"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PROVIDER DATA REGISTRY INFORMATION</w:t>
            </w:r>
          </w:p>
        </w:tc>
      </w:tr>
      <w:tr w:rsidR="00145BEA" w:rsidRPr="00753D05" w14:paraId="312A7473"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6ECABC" w14:textId="77777777" w:rsidR="00145BEA" w:rsidRPr="00753D05" w:rsidRDefault="00145BE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Sample Group Number (if applicable):</w:t>
            </w:r>
          </w:p>
          <w:p w14:paraId="1C643BDB" w14:textId="77777777" w:rsidR="00145BEA" w:rsidRPr="00753D05" w:rsidRDefault="00145BE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5904D1" w14:textId="77777777" w:rsidR="00145BEA" w:rsidRPr="00753D05" w:rsidRDefault="00145BE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Dwelling Test Status in Sample Group (if applicable):</w:t>
            </w:r>
          </w:p>
          <w:p w14:paraId="0E1AB1FA" w14:textId="77777777" w:rsidR="00145BEA" w:rsidRPr="00753D05" w:rsidRDefault="00145BE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145BEA" w:rsidRPr="00753D05" w14:paraId="697F9BB3"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4C23532" w14:textId="77777777" w:rsidR="00145BEA" w:rsidRPr="00753D05" w:rsidRDefault="00145BEA"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RATER INFORMATION</w:t>
            </w:r>
          </w:p>
        </w:tc>
      </w:tr>
      <w:tr w:rsidR="00145BEA" w:rsidRPr="00753D05" w14:paraId="33C247EC"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850861" w14:textId="77777777" w:rsidR="00145BEA" w:rsidRPr="00753D05" w:rsidRDefault="00145BEA"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HERS Rater Company Name:</w:t>
            </w:r>
          </w:p>
          <w:p w14:paraId="0D9F4FBA" w14:textId="77777777" w:rsidR="00145BEA" w:rsidRPr="00753D05" w:rsidRDefault="00145BEA"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145BEA" w:rsidRPr="00753D05" w14:paraId="19535AB9"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4DE8CC" w14:textId="77777777" w:rsidR="00145BEA" w:rsidRPr="00753D05" w:rsidRDefault="00145BE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E8BF90" w14:textId="77777777" w:rsidR="00145BEA" w:rsidRPr="00753D05" w:rsidRDefault="00145BE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Signature:</w:t>
            </w:r>
          </w:p>
          <w:p w14:paraId="3E09CEE7" w14:textId="77777777" w:rsidR="00145BEA" w:rsidRPr="00753D05" w:rsidRDefault="00145BE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145BEA" w:rsidRPr="00753D05" w14:paraId="53058378"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DCC26C7" w14:textId="77777777" w:rsidR="00145BEA" w:rsidRPr="00753D05" w:rsidRDefault="00145BE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BF86348" w14:textId="77777777" w:rsidR="00145BEA" w:rsidRPr="00753D05" w:rsidRDefault="00145BE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bl>
    <w:p w14:paraId="594A57CA" w14:textId="77777777" w:rsidR="00FF4BDE" w:rsidRPr="00D70213" w:rsidRDefault="00FF4BDE">
      <w:pPr>
        <w:rPr>
          <w:rFonts w:asciiTheme="minorHAnsi" w:hAnsiTheme="minorHAnsi"/>
          <w:sz w:val="18"/>
          <w:szCs w:val="18"/>
        </w:rPr>
      </w:pPr>
    </w:p>
    <w:p w14:paraId="594A57D3" w14:textId="77777777" w:rsidR="00786D26" w:rsidRPr="00D70213" w:rsidRDefault="00786D26" w:rsidP="00075B8A">
      <w:pPr>
        <w:pStyle w:val="Header"/>
        <w:tabs>
          <w:tab w:val="clear" w:pos="4320"/>
          <w:tab w:val="clear" w:pos="8640"/>
          <w:tab w:val="left" w:pos="360"/>
        </w:tabs>
        <w:rPr>
          <w:rFonts w:asciiTheme="minorHAnsi" w:hAnsiTheme="minorHAnsi"/>
          <w:sz w:val="18"/>
          <w:szCs w:val="18"/>
        </w:rPr>
      </w:pPr>
    </w:p>
    <w:p w14:paraId="594A57D4" w14:textId="77777777" w:rsidR="00786D26" w:rsidRPr="00D70213" w:rsidRDefault="00786D26" w:rsidP="00075B8A">
      <w:pPr>
        <w:pStyle w:val="Header"/>
        <w:tabs>
          <w:tab w:val="clear" w:pos="4320"/>
          <w:tab w:val="clear" w:pos="8640"/>
          <w:tab w:val="left" w:pos="360"/>
        </w:tabs>
        <w:rPr>
          <w:rFonts w:asciiTheme="minorHAnsi" w:hAnsiTheme="minorHAnsi"/>
          <w:sz w:val="18"/>
          <w:szCs w:val="18"/>
        </w:rPr>
        <w:sectPr w:rsidR="00786D26" w:rsidRPr="00D70213" w:rsidSect="00DF54E8">
          <w:headerReference w:type="default" r:id="rId12"/>
          <w:footerReference w:type="default" r:id="rId13"/>
          <w:pgSz w:w="12240" w:h="15840" w:code="1"/>
          <w:pgMar w:top="720" w:right="720" w:bottom="720" w:left="720" w:header="432" w:footer="432" w:gutter="0"/>
          <w:cols w:space="720"/>
          <w:docGrid w:linePitch="272"/>
        </w:sectPr>
      </w:pPr>
    </w:p>
    <w:p w14:paraId="594A57D6" w14:textId="3040C2EF" w:rsidR="00786D26" w:rsidRPr="00D70213" w:rsidRDefault="0092471A" w:rsidP="00687CF2">
      <w:pPr>
        <w:jc w:val="center"/>
        <w:rPr>
          <w:rFonts w:asciiTheme="minorHAnsi" w:hAnsiTheme="minorHAnsi"/>
          <w:b/>
          <w:szCs w:val="18"/>
        </w:rPr>
      </w:pPr>
      <w:r w:rsidRPr="00D70213">
        <w:rPr>
          <w:rFonts w:asciiTheme="minorHAnsi" w:hAnsiTheme="minorHAnsi"/>
          <w:b/>
          <w:szCs w:val="18"/>
        </w:rPr>
        <w:lastRenderedPageBreak/>
        <w:t>LMCC</w:t>
      </w:r>
      <w:r w:rsidR="00216AAD" w:rsidRPr="00D70213">
        <w:rPr>
          <w:rFonts w:asciiTheme="minorHAnsi" w:hAnsiTheme="minorHAnsi"/>
          <w:b/>
          <w:szCs w:val="18"/>
        </w:rPr>
        <w:t>-MCH-25b-H User Instructions</w:t>
      </w:r>
    </w:p>
    <w:p w14:paraId="594A57D7" w14:textId="77777777" w:rsidR="00786D26" w:rsidRPr="00D70213" w:rsidRDefault="00786D26" w:rsidP="00272FAE">
      <w:pPr>
        <w:rPr>
          <w:rFonts w:asciiTheme="minorHAnsi" w:hAnsiTheme="minorHAnsi"/>
          <w:sz w:val="18"/>
          <w:szCs w:val="18"/>
        </w:rPr>
      </w:pPr>
    </w:p>
    <w:p w14:paraId="594A57D8" w14:textId="0B5FDC6A" w:rsidR="002D286E" w:rsidRPr="00D70213" w:rsidRDefault="002D286E" w:rsidP="002D286E">
      <w:pPr>
        <w:rPr>
          <w:rFonts w:asciiTheme="minorHAnsi" w:hAnsiTheme="minorHAnsi"/>
          <w:sz w:val="18"/>
          <w:szCs w:val="18"/>
        </w:rPr>
      </w:pPr>
      <w:r w:rsidRPr="00D70213">
        <w:rPr>
          <w:rFonts w:asciiTheme="minorHAnsi" w:hAnsiTheme="minorHAnsi"/>
          <w:sz w:val="18"/>
          <w:szCs w:val="18"/>
        </w:rPr>
        <w:t>Section A. System Information</w:t>
      </w:r>
    </w:p>
    <w:p w14:paraId="594A57DA" w14:textId="3F8310CF"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w:t>
      </w:r>
    </w:p>
    <w:p w14:paraId="594A57DB" w14:textId="2228A1B4"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-MCH-25) If installed system does not match this entry, it can be overwritten by rater but it will be flagged as a possible fail.</w:t>
      </w:r>
    </w:p>
    <w:p w14:paraId="594A57DC" w14:textId="0BD03B54"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-MCH-25). If installed system does not match this entry, it can be overwritten by rater but it will be flagged as a possible fail.</w:t>
      </w:r>
    </w:p>
    <w:p w14:paraId="594A57DD" w14:textId="4E80BD30"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-MCH-25) If installed system does not match this entry, it can be overwritten by rater but it will be flagged as a possible fail.</w:t>
      </w:r>
    </w:p>
    <w:p w14:paraId="594A57DE" w14:textId="3BE6B2B4"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-MCH-25). If installed system does not match this entry, it can be overwritten by rater but it will be flagged as a possible fail.</w:t>
      </w:r>
    </w:p>
    <w:p w14:paraId="594A57DF" w14:textId="1C627C2F"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w:t>
      </w:r>
    </w:p>
    <w:p w14:paraId="594A57E0" w14:textId="0942D3EB" w:rsidR="002D286E" w:rsidRPr="00D70213" w:rsidRDefault="002D286E" w:rsidP="002D286E">
      <w:pPr>
        <w:pStyle w:val="ListParagraph"/>
        <w:numPr>
          <w:ilvl w:val="0"/>
          <w:numId w:val="12"/>
        </w:numPr>
        <w:rPr>
          <w:rFonts w:asciiTheme="minorHAnsi" w:hAnsiTheme="minorHAnsi"/>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w:t>
      </w:r>
      <w:r w:rsidRPr="00D70213">
        <w:rPr>
          <w:rFonts w:asciiTheme="minorHAnsi" w:hAnsiTheme="minorHAnsi"/>
          <w:sz w:val="18"/>
        </w:rPr>
        <w:t xml:space="preserve"> Choose the type of refrigerant used by the system being verified. R-22 and R-410A are the most common, but other types may occasionally be encountered.</w:t>
      </w:r>
    </w:p>
    <w:p w14:paraId="594A57E1" w14:textId="63C8A4BA"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If “Other” is chosen in A07, then installer will indicate the type of refrigerant being used. If R-22 or R-410A is being used (regardless of trade name, </w:t>
      </w:r>
      <w:proofErr w:type="spellStart"/>
      <w:r w:rsidRPr="00D70213">
        <w:rPr>
          <w:rFonts w:asciiTheme="minorHAnsi" w:hAnsiTheme="minorHAnsi"/>
          <w:sz w:val="18"/>
          <w:szCs w:val="18"/>
        </w:rPr>
        <w:t>Puron</w:t>
      </w:r>
      <w:proofErr w:type="spellEnd"/>
      <w:r w:rsidRPr="00D70213">
        <w:rPr>
          <w:rFonts w:asciiTheme="minorHAnsi" w:hAnsiTheme="minorHAnsi"/>
          <w:sz w:val="18"/>
          <w:szCs w:val="18"/>
        </w:rPr>
        <w:t xml:space="preserve">, </w:t>
      </w:r>
      <w:proofErr w:type="spellStart"/>
      <w:r w:rsidRPr="00D70213">
        <w:rPr>
          <w:rFonts w:asciiTheme="minorHAnsi" w:hAnsiTheme="minorHAnsi"/>
          <w:sz w:val="18"/>
          <w:szCs w:val="18"/>
        </w:rPr>
        <w:t>Genetron</w:t>
      </w:r>
      <w:proofErr w:type="spellEnd"/>
      <w:r w:rsidRPr="00D70213">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w:t>
      </w:r>
    </w:p>
    <w:p w14:paraId="487E3AA5" w14:textId="236462EA" w:rsidR="006A3BBF" w:rsidRPr="00D70213" w:rsidRDefault="006A3BBF"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-MCH-25). If applicable, a liquid line filter drier shall be installed according to the manufacturer’s specifications.</w:t>
      </w:r>
    </w:p>
    <w:p w14:paraId="594A57E2" w14:textId="5D3381B3"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These are defined in detail the Residential Compliance Manual.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w:t>
      </w:r>
      <w:r w:rsidRPr="00D70213">
        <w:rPr>
          <w:rFonts w:asciiTheme="minorHAnsi" w:hAnsiTheme="minorHAnsi"/>
        </w:rPr>
        <w:t xml:space="preserve"> </w:t>
      </w:r>
      <w:r w:rsidRPr="00D70213">
        <w:rPr>
          <w:rFonts w:asciiTheme="minorHAnsi" w:hAnsiTheme="minorHAnsi"/>
          <w:sz w:val="18"/>
        </w:rPr>
        <w:t>Indicate whether the HVAC system is Completely New, Replacement or an Alteration.</w:t>
      </w:r>
    </w:p>
    <w:p w14:paraId="594A57E3" w14:textId="1C038FF0"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Installer is to select the appropriate choice regarding whether this system has a </w:t>
      </w:r>
      <w:r w:rsidR="00550554" w:rsidRPr="00D70213">
        <w:rPr>
          <w:rFonts w:asciiTheme="minorHAnsi" w:hAnsiTheme="minorHAnsi"/>
          <w:sz w:val="18"/>
          <w:szCs w:val="18"/>
        </w:rPr>
        <w:t>Fault Indicator Display</w:t>
      </w:r>
      <w:r w:rsidRPr="00D70213">
        <w:rPr>
          <w:rFonts w:asciiTheme="minorHAnsi" w:hAnsiTheme="minorHAnsi"/>
          <w:sz w:val="18"/>
          <w:szCs w:val="18"/>
        </w:rPr>
        <w:t xml:space="preserve"> (</w:t>
      </w:r>
      <w:r w:rsidR="00550554" w:rsidRPr="00D70213">
        <w:rPr>
          <w:rFonts w:asciiTheme="minorHAnsi" w:hAnsiTheme="minorHAnsi"/>
          <w:sz w:val="18"/>
          <w:szCs w:val="18"/>
        </w:rPr>
        <w:t>FID</w:t>
      </w:r>
      <w:r w:rsidRPr="00D70213">
        <w:rPr>
          <w:rFonts w:asciiTheme="minorHAnsi" w:hAnsiTheme="minorHAnsi"/>
          <w:sz w:val="18"/>
          <w:szCs w:val="18"/>
        </w:rPr>
        <w:t xml:space="preserve">). Qualifying </w:t>
      </w:r>
      <w:r w:rsidR="00550554" w:rsidRPr="00D70213">
        <w:rPr>
          <w:rFonts w:asciiTheme="minorHAnsi" w:hAnsiTheme="minorHAnsi"/>
          <w:sz w:val="18"/>
          <w:szCs w:val="18"/>
        </w:rPr>
        <w:t>FID</w:t>
      </w:r>
      <w:r w:rsidRPr="00D70213">
        <w:rPr>
          <w:rFonts w:asciiTheme="minorHAnsi" w:hAnsiTheme="minorHAnsi"/>
          <w:sz w:val="18"/>
          <w:szCs w:val="18"/>
        </w:rPr>
        <w:t xml:space="preserve">’s may exempt a system from HERS refrigerant charge verification. </w:t>
      </w:r>
      <w:proofErr w:type="gramStart"/>
      <w:r w:rsidR="00550554" w:rsidRPr="00D70213">
        <w:rPr>
          <w:rFonts w:asciiTheme="minorHAnsi" w:hAnsiTheme="minorHAnsi"/>
          <w:sz w:val="18"/>
          <w:szCs w:val="18"/>
        </w:rPr>
        <w:t>FID</w:t>
      </w:r>
      <w:r w:rsidRPr="00D70213">
        <w:rPr>
          <w:rFonts w:asciiTheme="minorHAnsi" w:hAnsiTheme="minorHAnsi"/>
          <w:sz w:val="18"/>
          <w:szCs w:val="18"/>
        </w:rPr>
        <w:t>’s</w:t>
      </w:r>
      <w:proofErr w:type="gramEnd"/>
      <w:r w:rsidRPr="00D70213">
        <w:rPr>
          <w:rFonts w:asciiTheme="minorHAnsi" w:hAnsiTheme="minorHAnsi"/>
          <w:sz w:val="18"/>
          <w:szCs w:val="18"/>
        </w:rPr>
        <w:t xml:space="preserve"> are described in Joint Appendix JA6.1. </w:t>
      </w:r>
      <w:proofErr w:type="spellStart"/>
      <w:r w:rsidRPr="00D70213">
        <w:rPr>
          <w:rFonts w:asciiTheme="minorHAnsi" w:hAnsiTheme="minorHAnsi"/>
          <w:sz w:val="18"/>
          <w:szCs w:val="18"/>
        </w:rPr>
        <w:t>Qualfying</w:t>
      </w:r>
      <w:proofErr w:type="spellEnd"/>
      <w:r w:rsidRPr="00D70213">
        <w:rPr>
          <w:rFonts w:asciiTheme="minorHAnsi" w:hAnsiTheme="minorHAnsi"/>
          <w:sz w:val="18"/>
          <w:szCs w:val="18"/>
        </w:rPr>
        <w:t xml:space="preserve"> </w:t>
      </w:r>
      <w:r w:rsidR="00550554" w:rsidRPr="00D70213">
        <w:rPr>
          <w:rFonts w:asciiTheme="minorHAnsi" w:hAnsiTheme="minorHAnsi"/>
          <w:sz w:val="18"/>
          <w:szCs w:val="18"/>
        </w:rPr>
        <w:t>FID</w:t>
      </w:r>
      <w:r w:rsidRPr="00D70213">
        <w:rPr>
          <w:rFonts w:asciiTheme="minorHAnsi" w:hAnsiTheme="minorHAnsi"/>
          <w:sz w:val="18"/>
          <w:szCs w:val="18"/>
        </w:rPr>
        <w:t xml:space="preserve">’s must appear on a list of approved devices kept by the Commission. If installed system does not match the description here, it fails. Note: </w:t>
      </w:r>
      <w:r w:rsidRPr="00D70213">
        <w:rPr>
          <w:rFonts w:asciiTheme="minorHAnsi" w:hAnsiTheme="minorHAnsi"/>
          <w:sz w:val="18"/>
        </w:rPr>
        <w:t xml:space="preserve">Installation of </w:t>
      </w:r>
      <w:proofErr w:type="gramStart"/>
      <w:r w:rsidRPr="00D70213">
        <w:rPr>
          <w:rFonts w:asciiTheme="minorHAnsi" w:hAnsiTheme="minorHAnsi"/>
          <w:sz w:val="18"/>
        </w:rPr>
        <w:t>a</w:t>
      </w:r>
      <w:proofErr w:type="gramEnd"/>
      <w:r w:rsidRPr="00D70213">
        <w:rPr>
          <w:rFonts w:asciiTheme="minorHAnsi" w:hAnsiTheme="minorHAnsi"/>
          <w:sz w:val="18"/>
        </w:rPr>
        <w:t xml:space="preserve"> </w:t>
      </w:r>
      <w:r w:rsidR="00550554" w:rsidRPr="00D70213">
        <w:rPr>
          <w:rFonts w:asciiTheme="minorHAnsi" w:hAnsiTheme="minorHAnsi"/>
          <w:sz w:val="18"/>
        </w:rPr>
        <w:t>FID</w:t>
      </w:r>
      <w:r w:rsidRPr="00D70213">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550554" w:rsidRPr="00D70213">
        <w:rPr>
          <w:rFonts w:asciiTheme="minorHAnsi" w:hAnsiTheme="minorHAnsi"/>
          <w:sz w:val="18"/>
        </w:rPr>
        <w:t>FID</w:t>
      </w:r>
      <w:r w:rsidRPr="00D70213">
        <w:rPr>
          <w:rFonts w:asciiTheme="minorHAnsi" w:hAnsiTheme="minorHAnsi"/>
          <w:sz w:val="18"/>
        </w:rPr>
        <w:t xml:space="preserve"> is required. Other requirements may also be triggered.</w:t>
      </w:r>
    </w:p>
    <w:p w14:paraId="594A57E4" w14:textId="4FB5B0D8"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94A57E5" w14:textId="3B13BD5C"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-MCH-25) Most ducted split systems and package systems are of the type that approved refrigerant charge verification procedures detailed in Residential Appendix RA3.2.2 or RA1 can be used (i.e., Standard Charge Verification procedures). Examples of systems that may not meet this description are “mini splits” or variable refrigerant flow systems that may only be charged using weigh-in procedures. Selecting “No” here may subject the project to additional scrutiny.</w:t>
      </w:r>
    </w:p>
    <w:p w14:paraId="594A57E6" w14:textId="77777777"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HERS rater to input date of their refrigerant charge verification.</w:t>
      </w:r>
    </w:p>
    <w:p w14:paraId="594A57E7" w14:textId="7F5453D3"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-MCH-25). The installer is to have selected the refrigerant charge verification method used from the choices provided:</w:t>
      </w:r>
    </w:p>
    <w:p w14:paraId="594A57E8" w14:textId="6120CAF3" w:rsidR="002D286E" w:rsidRPr="00D70213" w:rsidRDefault="002D286E" w:rsidP="002D286E">
      <w:pPr>
        <w:pStyle w:val="ListParagraph"/>
        <w:numPr>
          <w:ilvl w:val="0"/>
          <w:numId w:val="18"/>
        </w:numPr>
        <w:spacing w:after="60"/>
        <w:ind w:left="1080"/>
        <w:rPr>
          <w:rFonts w:asciiTheme="minorHAnsi" w:hAnsiTheme="minorHAnsi"/>
          <w:sz w:val="18"/>
          <w:szCs w:val="18"/>
        </w:rPr>
      </w:pPr>
      <w:r w:rsidRPr="00D70213">
        <w:rPr>
          <w:rFonts w:asciiTheme="minorHAnsi" w:hAnsiTheme="minorHAnsi"/>
          <w:sz w:val="18"/>
          <w:szCs w:val="18"/>
        </w:rPr>
        <w:t>Superheat (outdoor temperature must be ≥ 55</w:t>
      </w:r>
      <w:r w:rsidR="00EA18E2" w:rsidRPr="00D70213">
        <w:rPr>
          <w:rFonts w:asciiTheme="minorHAnsi" w:hAnsiTheme="minorHAnsi"/>
          <w:sz w:val="18"/>
          <w:szCs w:val="18"/>
        </w:rPr>
        <w:t>°</w:t>
      </w:r>
      <w:r w:rsidRPr="00D70213">
        <w:rPr>
          <w:rFonts w:asciiTheme="minorHAnsi" w:hAnsiTheme="minorHAnsi"/>
          <w:sz w:val="18"/>
          <w:szCs w:val="18"/>
        </w:rPr>
        <w:t xml:space="preserve">F); </w:t>
      </w:r>
      <w:r w:rsidR="00216AAD" w:rsidRPr="00D70213">
        <w:rPr>
          <w:rFonts w:asciiTheme="minorHAnsi" w:hAnsiTheme="minorHAnsi"/>
          <w:sz w:val="18"/>
          <w:szCs w:val="18"/>
        </w:rPr>
        <w:t>t</w:t>
      </w:r>
      <w:r w:rsidRPr="00D70213">
        <w:rPr>
          <w:rFonts w:asciiTheme="minorHAnsi" w:hAnsiTheme="minorHAnsi"/>
          <w:sz w:val="18"/>
          <w:szCs w:val="18"/>
        </w:rPr>
        <w:t>his verification method can only be used when the outdoor temperature is at or above 55</w:t>
      </w:r>
      <w:r w:rsidR="00EA18E2" w:rsidRPr="00D70213">
        <w:rPr>
          <w:rFonts w:asciiTheme="minorHAnsi" w:hAnsiTheme="minorHAnsi"/>
          <w:sz w:val="18"/>
          <w:szCs w:val="18"/>
        </w:rPr>
        <w:t>°</w:t>
      </w:r>
      <w:r w:rsidRPr="00D7021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Group Sampling. Choosing this option will generate a </w:t>
      </w:r>
      <w:r w:rsidR="0092471A" w:rsidRPr="00D70213">
        <w:rPr>
          <w:rFonts w:asciiTheme="minorHAnsi" w:hAnsiTheme="minorHAnsi"/>
          <w:sz w:val="18"/>
          <w:szCs w:val="18"/>
        </w:rPr>
        <w:t>LMCI</w:t>
      </w:r>
      <w:r w:rsidRPr="00D70213">
        <w:rPr>
          <w:rFonts w:asciiTheme="minorHAnsi" w:hAnsiTheme="minorHAnsi"/>
          <w:sz w:val="18"/>
          <w:szCs w:val="18"/>
        </w:rPr>
        <w:t>-MCH-25a.</w:t>
      </w:r>
    </w:p>
    <w:p w14:paraId="594A57E9" w14:textId="4216AB83" w:rsidR="002D286E" w:rsidRPr="00D70213" w:rsidRDefault="002D286E" w:rsidP="002D286E">
      <w:pPr>
        <w:pStyle w:val="ListParagraph"/>
        <w:numPr>
          <w:ilvl w:val="0"/>
          <w:numId w:val="18"/>
        </w:numPr>
        <w:spacing w:after="60"/>
        <w:ind w:left="1080"/>
        <w:rPr>
          <w:rFonts w:asciiTheme="minorHAnsi" w:hAnsiTheme="minorHAnsi"/>
          <w:sz w:val="18"/>
          <w:szCs w:val="18"/>
        </w:rPr>
      </w:pPr>
      <w:r w:rsidRPr="00D70213">
        <w:rPr>
          <w:rFonts w:asciiTheme="minorHAnsi" w:hAnsiTheme="minorHAnsi"/>
          <w:sz w:val="18"/>
          <w:szCs w:val="18"/>
        </w:rPr>
        <w:t>Subcooling (outdoor temperature must be ≥ 55</w:t>
      </w:r>
      <w:r w:rsidR="00EA18E2" w:rsidRPr="00D70213">
        <w:rPr>
          <w:rFonts w:asciiTheme="minorHAnsi" w:hAnsiTheme="minorHAnsi"/>
          <w:sz w:val="18"/>
          <w:szCs w:val="18"/>
        </w:rPr>
        <w:t>°</w:t>
      </w:r>
      <w:r w:rsidRPr="00D70213">
        <w:rPr>
          <w:rFonts w:asciiTheme="minorHAnsi" w:hAnsiTheme="minorHAnsi"/>
          <w:sz w:val="18"/>
          <w:szCs w:val="18"/>
        </w:rPr>
        <w:t xml:space="preserve">F); </w:t>
      </w:r>
      <w:r w:rsidR="00216AAD" w:rsidRPr="00D70213">
        <w:rPr>
          <w:rFonts w:asciiTheme="minorHAnsi" w:hAnsiTheme="minorHAnsi"/>
          <w:sz w:val="18"/>
          <w:szCs w:val="18"/>
        </w:rPr>
        <w:t>t</w:t>
      </w:r>
      <w:r w:rsidRPr="00D70213">
        <w:rPr>
          <w:rFonts w:asciiTheme="minorHAnsi" w:hAnsiTheme="minorHAnsi"/>
          <w:sz w:val="18"/>
          <w:szCs w:val="18"/>
        </w:rPr>
        <w:t>his verification method can only be used when the outdoor temperature is at or above 55</w:t>
      </w:r>
      <w:r w:rsidR="00EA18E2" w:rsidRPr="00D70213">
        <w:rPr>
          <w:rFonts w:asciiTheme="minorHAnsi" w:hAnsiTheme="minorHAnsi"/>
          <w:sz w:val="18"/>
          <w:szCs w:val="18"/>
        </w:rPr>
        <w:t>°</w:t>
      </w:r>
      <w:r w:rsidRPr="00D7021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Group Sampling.  Choosing this option will generate a </w:t>
      </w:r>
      <w:r w:rsidR="0092471A" w:rsidRPr="00D70213">
        <w:rPr>
          <w:rFonts w:asciiTheme="minorHAnsi" w:hAnsiTheme="minorHAnsi"/>
          <w:sz w:val="18"/>
          <w:szCs w:val="18"/>
        </w:rPr>
        <w:t>LMCI</w:t>
      </w:r>
      <w:r w:rsidRPr="00D70213">
        <w:rPr>
          <w:rFonts w:asciiTheme="minorHAnsi" w:hAnsiTheme="minorHAnsi"/>
          <w:sz w:val="18"/>
          <w:szCs w:val="18"/>
        </w:rPr>
        <w:t>-MCH-25b.</w:t>
      </w:r>
    </w:p>
    <w:p w14:paraId="61702DB5" w14:textId="77777777" w:rsidR="006507CC" w:rsidRPr="00D70213" w:rsidRDefault="002D286E" w:rsidP="002D286E">
      <w:pPr>
        <w:pStyle w:val="ListParagraph"/>
        <w:numPr>
          <w:ilvl w:val="0"/>
          <w:numId w:val="18"/>
        </w:numPr>
        <w:spacing w:after="60"/>
        <w:ind w:left="1080"/>
        <w:rPr>
          <w:rFonts w:asciiTheme="minorHAnsi" w:hAnsiTheme="minorHAnsi"/>
          <w:sz w:val="18"/>
          <w:szCs w:val="18"/>
        </w:rPr>
      </w:pPr>
      <w:r w:rsidRPr="00D70213">
        <w:rPr>
          <w:rFonts w:asciiTheme="minorHAnsi" w:hAnsiTheme="minorHAnsi"/>
          <w:sz w:val="18"/>
          <w:szCs w:val="18"/>
        </w:rPr>
        <w:t xml:space="preserve">Weigh-in; </w:t>
      </w:r>
      <w:r w:rsidR="00216AAD" w:rsidRPr="00D70213">
        <w:rPr>
          <w:rFonts w:asciiTheme="minorHAnsi" w:hAnsiTheme="minorHAnsi"/>
          <w:sz w:val="18"/>
          <w:szCs w:val="18"/>
        </w:rPr>
        <w:t>t</w:t>
      </w:r>
      <w:r w:rsidRPr="00D70213">
        <w:rPr>
          <w:rFonts w:asciiTheme="minorHAnsi" w:hAnsiTheme="minorHAnsi"/>
          <w:sz w:val="18"/>
          <w:szCs w:val="18"/>
        </w:rPr>
        <w:t xml:space="preserve">his verification method can be used by the installer at any outdoor temperature allowed by the equipment manufacturer. This method is detailed in Reference Appendix RA3.2.3. Systems verified using this method are NOT eligible for HERS verification compliance using Group Sampling. Choosing this option will generate a </w:t>
      </w:r>
      <w:r w:rsidR="0092471A" w:rsidRPr="00D70213">
        <w:rPr>
          <w:rFonts w:asciiTheme="minorHAnsi" w:hAnsiTheme="minorHAnsi"/>
          <w:sz w:val="18"/>
          <w:szCs w:val="18"/>
        </w:rPr>
        <w:t>LMCI</w:t>
      </w:r>
      <w:r w:rsidRPr="00D70213">
        <w:rPr>
          <w:rFonts w:asciiTheme="minorHAnsi" w:hAnsiTheme="minorHAnsi"/>
          <w:sz w:val="18"/>
          <w:szCs w:val="18"/>
        </w:rPr>
        <w:t>-MCH-25c.</w:t>
      </w:r>
      <w:r w:rsidR="00CA5E0A" w:rsidRPr="00D70213">
        <w:rPr>
          <w:rFonts w:asciiTheme="minorHAnsi" w:hAnsiTheme="minorHAnsi"/>
          <w:sz w:val="18"/>
          <w:szCs w:val="18"/>
        </w:rPr>
        <w:t xml:space="preserve"> </w:t>
      </w:r>
    </w:p>
    <w:p w14:paraId="594A57EC" w14:textId="63DA68A3" w:rsidR="002D286E" w:rsidRPr="00D70213" w:rsidRDefault="002D286E" w:rsidP="002D286E">
      <w:pPr>
        <w:pStyle w:val="ListParagraph"/>
        <w:numPr>
          <w:ilvl w:val="0"/>
          <w:numId w:val="18"/>
        </w:numPr>
        <w:spacing w:after="60"/>
        <w:ind w:left="1080"/>
        <w:rPr>
          <w:rFonts w:asciiTheme="minorHAnsi" w:hAnsiTheme="minorHAnsi"/>
          <w:sz w:val="18"/>
          <w:szCs w:val="18"/>
        </w:rPr>
      </w:pPr>
      <w:r w:rsidRPr="00D70213">
        <w:rPr>
          <w:rFonts w:asciiTheme="minorHAnsi" w:hAnsiTheme="minorHAnsi"/>
          <w:sz w:val="18"/>
          <w:szCs w:val="18"/>
        </w:rPr>
        <w:t xml:space="preserve">New Package Unit Factory Charge; </w:t>
      </w:r>
      <w:r w:rsidR="00216AAD" w:rsidRPr="00D70213">
        <w:rPr>
          <w:rFonts w:asciiTheme="minorHAnsi" w:hAnsiTheme="minorHAnsi"/>
          <w:sz w:val="18"/>
          <w:szCs w:val="18"/>
        </w:rPr>
        <w:t>t</w:t>
      </w:r>
      <w:r w:rsidRPr="00D70213">
        <w:rPr>
          <w:rFonts w:asciiTheme="minorHAnsi" w:hAnsiTheme="minorHAnsi"/>
          <w:sz w:val="18"/>
          <w:szCs w:val="18"/>
        </w:rPr>
        <w:t xml:space="preserve">he installer should choose this option when a new package unit is being installed that has an AHRI rating. This helps ensure that the unit was properly charged at the factory. HERS verification of refrigerant charge may not be required in this case. Choosing this option will generate a </w:t>
      </w:r>
      <w:r w:rsidR="0092471A" w:rsidRPr="00D70213">
        <w:rPr>
          <w:rFonts w:asciiTheme="minorHAnsi" w:hAnsiTheme="minorHAnsi"/>
          <w:sz w:val="18"/>
          <w:szCs w:val="18"/>
        </w:rPr>
        <w:t>LMCI</w:t>
      </w:r>
      <w:r w:rsidRPr="00D70213">
        <w:rPr>
          <w:rFonts w:asciiTheme="minorHAnsi" w:hAnsiTheme="minorHAnsi"/>
          <w:sz w:val="18"/>
          <w:szCs w:val="18"/>
        </w:rPr>
        <w:t>-MCH-25f.</w:t>
      </w:r>
    </w:p>
    <w:p w14:paraId="594A57ED" w14:textId="54E6F4D3"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The installer (or rater) is to have identified who performed the verification that is documented on the Certificate of Installation. Note that HERS verification compliance by Group </w:t>
      </w:r>
      <w:r w:rsidRPr="00D70213">
        <w:rPr>
          <w:rFonts w:asciiTheme="minorHAnsi" w:hAnsiTheme="minorHAnsi"/>
          <w:sz w:val="18"/>
          <w:szCs w:val="18"/>
        </w:rPr>
        <w:lastRenderedPageBreak/>
        <w:t xml:space="preserve">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r w:rsidR="0092471A" w:rsidRPr="00D70213">
        <w:rPr>
          <w:rFonts w:asciiTheme="minorHAnsi" w:hAnsiTheme="minorHAnsi"/>
          <w:sz w:val="18"/>
          <w:szCs w:val="18"/>
        </w:rPr>
        <w:t>LMCI</w:t>
      </w:r>
      <w:r w:rsidRPr="00D70213">
        <w:rPr>
          <w:rFonts w:asciiTheme="minorHAnsi" w:hAnsiTheme="minorHAnsi"/>
          <w:sz w:val="18"/>
          <w:szCs w:val="18"/>
        </w:rPr>
        <w:t xml:space="preserve"> and </w:t>
      </w:r>
      <w:r w:rsidR="0092471A" w:rsidRPr="00D70213">
        <w:rPr>
          <w:rFonts w:asciiTheme="minorHAnsi" w:hAnsiTheme="minorHAnsi"/>
          <w:sz w:val="18"/>
          <w:szCs w:val="18"/>
        </w:rPr>
        <w:t>LMCC</w:t>
      </w:r>
      <w:r w:rsidRPr="00D70213">
        <w:rPr>
          <w:rFonts w:asciiTheme="minorHAnsi" w:hAnsiTheme="minorHAnsi"/>
          <w:sz w:val="18"/>
          <w:szCs w:val="18"/>
        </w:rPr>
        <w:t>.</w:t>
      </w:r>
    </w:p>
    <w:p w14:paraId="594A57EE" w14:textId="4D570B03"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The Group Sampling status is automatically displayed based on the input results of </w:t>
      </w:r>
      <w:r w:rsidR="002E2F2E" w:rsidRPr="00D70213">
        <w:rPr>
          <w:rFonts w:asciiTheme="minorHAnsi" w:hAnsiTheme="minorHAnsi"/>
          <w:sz w:val="18"/>
          <w:szCs w:val="18"/>
        </w:rPr>
        <w:t>A15</w:t>
      </w:r>
      <w:r w:rsidRPr="00D70213">
        <w:rPr>
          <w:rFonts w:asciiTheme="minorHAnsi" w:hAnsiTheme="minorHAnsi"/>
          <w:sz w:val="18"/>
          <w:szCs w:val="18"/>
        </w:rPr>
        <w:t xml:space="preserve"> and </w:t>
      </w:r>
      <w:r w:rsidR="002E2F2E" w:rsidRPr="00D70213">
        <w:rPr>
          <w:rFonts w:asciiTheme="minorHAnsi" w:hAnsiTheme="minorHAnsi"/>
          <w:sz w:val="18"/>
          <w:szCs w:val="18"/>
        </w:rPr>
        <w:t>A16</w:t>
      </w:r>
      <w:r w:rsidRPr="00D70213">
        <w:rPr>
          <w:rFonts w:asciiTheme="minorHAnsi" w:hAnsiTheme="minorHAnsi"/>
          <w:sz w:val="18"/>
          <w:szCs w:val="18"/>
        </w:rPr>
        <w:t xml:space="preserve"> on the </w:t>
      </w:r>
      <w:r w:rsidR="0092471A" w:rsidRPr="00D70213">
        <w:rPr>
          <w:rFonts w:asciiTheme="minorHAnsi" w:hAnsiTheme="minorHAnsi"/>
          <w:sz w:val="18"/>
          <w:szCs w:val="18"/>
        </w:rPr>
        <w:t>LMCI</w:t>
      </w:r>
      <w:r w:rsidRPr="00D70213">
        <w:rPr>
          <w:rFonts w:asciiTheme="minorHAnsi" w:hAnsiTheme="minorHAnsi"/>
          <w:sz w:val="18"/>
          <w:szCs w:val="18"/>
        </w:rPr>
        <w:t>. Group Sampling procedures are detailed in Residential Appendix RA2.3.</w:t>
      </w:r>
    </w:p>
    <w:p w14:paraId="594A57EF" w14:textId="7727DEF0" w:rsidR="002D286E" w:rsidRPr="00D70213" w:rsidRDefault="002D286E" w:rsidP="002D286E">
      <w:pPr>
        <w:pStyle w:val="ListParagraph"/>
        <w:numPr>
          <w:ilvl w:val="0"/>
          <w:numId w:val="12"/>
        </w:numPr>
        <w:rPr>
          <w:rFonts w:asciiTheme="minorHAnsi" w:hAnsiTheme="minorHAnsi"/>
          <w:sz w:val="18"/>
          <w:szCs w:val="18"/>
        </w:rPr>
      </w:pPr>
      <w:r w:rsidRPr="00D70213">
        <w:rPr>
          <w:rFonts w:asciiTheme="minorHAnsi" w:hAnsiTheme="minorHAnsi"/>
          <w:sz w:val="18"/>
          <w:szCs w:val="18"/>
        </w:rPr>
        <w:t xml:space="preserve">Specify the refrigerant charge verification used by the HERS rater. Choices vary depending on what method was specified in </w:t>
      </w:r>
      <w:r w:rsidR="002E2F2E" w:rsidRPr="00D70213">
        <w:rPr>
          <w:rFonts w:asciiTheme="minorHAnsi" w:hAnsiTheme="minorHAnsi"/>
          <w:sz w:val="18"/>
          <w:szCs w:val="18"/>
        </w:rPr>
        <w:t>A11</w:t>
      </w:r>
      <w:r w:rsidRPr="00D70213">
        <w:rPr>
          <w:rFonts w:asciiTheme="minorHAnsi" w:hAnsiTheme="minorHAnsi"/>
          <w:sz w:val="18"/>
          <w:szCs w:val="18"/>
        </w:rPr>
        <w:t xml:space="preserve">, </w:t>
      </w:r>
      <w:r w:rsidR="002E2F2E" w:rsidRPr="00D70213">
        <w:rPr>
          <w:rFonts w:asciiTheme="minorHAnsi" w:hAnsiTheme="minorHAnsi"/>
          <w:sz w:val="18"/>
          <w:szCs w:val="18"/>
        </w:rPr>
        <w:t>A12</w:t>
      </w:r>
      <w:r w:rsidRPr="00D70213">
        <w:rPr>
          <w:rFonts w:asciiTheme="minorHAnsi" w:hAnsiTheme="minorHAnsi"/>
          <w:sz w:val="18"/>
          <w:szCs w:val="18"/>
        </w:rPr>
        <w:t xml:space="preserve">, and </w:t>
      </w:r>
      <w:r w:rsidR="002E2F2E" w:rsidRPr="00D70213">
        <w:rPr>
          <w:rFonts w:asciiTheme="minorHAnsi" w:hAnsiTheme="minorHAnsi"/>
          <w:sz w:val="18"/>
          <w:szCs w:val="18"/>
        </w:rPr>
        <w:t>A15</w:t>
      </w:r>
      <w:r w:rsidRPr="00D70213">
        <w:rPr>
          <w:rFonts w:asciiTheme="minorHAnsi" w:hAnsiTheme="minorHAnsi"/>
          <w:sz w:val="18"/>
          <w:szCs w:val="18"/>
        </w:rPr>
        <w:t>.</w:t>
      </w:r>
    </w:p>
    <w:p w14:paraId="594A57F0" w14:textId="77777777" w:rsidR="002D286E" w:rsidRPr="00D70213" w:rsidRDefault="002D286E" w:rsidP="002D286E">
      <w:pPr>
        <w:rPr>
          <w:rFonts w:asciiTheme="minorHAnsi" w:hAnsiTheme="minorHAnsi"/>
          <w:sz w:val="18"/>
          <w:szCs w:val="18"/>
        </w:rPr>
      </w:pPr>
    </w:p>
    <w:p w14:paraId="594A57F1" w14:textId="77777777" w:rsidR="002D286E" w:rsidRPr="00D70213" w:rsidRDefault="002D286E" w:rsidP="002D286E">
      <w:pPr>
        <w:rPr>
          <w:rFonts w:asciiTheme="minorHAnsi" w:hAnsiTheme="minorHAnsi"/>
          <w:b/>
          <w:sz w:val="18"/>
          <w:szCs w:val="18"/>
        </w:rPr>
      </w:pPr>
      <w:r w:rsidRPr="00D70213">
        <w:rPr>
          <w:rFonts w:asciiTheme="minorHAnsi" w:hAnsiTheme="minorHAnsi"/>
          <w:b/>
          <w:sz w:val="18"/>
          <w:szCs w:val="18"/>
        </w:rPr>
        <w:t>Section B. Metering Device Verification</w:t>
      </w:r>
    </w:p>
    <w:p w14:paraId="594A57F3" w14:textId="1F4E4C88" w:rsidR="002D286E" w:rsidRPr="00D70213" w:rsidRDefault="002D286E" w:rsidP="002D286E">
      <w:pPr>
        <w:pStyle w:val="ListParagraph"/>
        <w:numPr>
          <w:ilvl w:val="0"/>
          <w:numId w:val="21"/>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Installer is to have selected the correct metering device used on the system being verified. This will check against the refrigerant charge verification method selected in </w:t>
      </w:r>
      <w:r w:rsidR="002E2F2E" w:rsidRPr="00D70213">
        <w:rPr>
          <w:rFonts w:asciiTheme="minorHAnsi" w:hAnsiTheme="minorHAnsi"/>
          <w:sz w:val="18"/>
          <w:szCs w:val="18"/>
        </w:rPr>
        <w:t>A15</w:t>
      </w:r>
      <w:r w:rsidRPr="00D70213">
        <w:rPr>
          <w:rFonts w:asciiTheme="minorHAnsi" w:hAnsiTheme="minorHAnsi"/>
          <w:sz w:val="18"/>
          <w:szCs w:val="18"/>
        </w:rPr>
        <w:t>. An error message will appear in B02 if the wrong verification method may ha</w:t>
      </w:r>
      <w:r w:rsidR="004213A4" w:rsidRPr="00D70213">
        <w:rPr>
          <w:rFonts w:asciiTheme="minorHAnsi" w:hAnsiTheme="minorHAnsi"/>
          <w:sz w:val="18"/>
          <w:szCs w:val="18"/>
        </w:rPr>
        <w:t>ve</w:t>
      </w:r>
      <w:r w:rsidRPr="00D70213">
        <w:rPr>
          <w:rFonts w:asciiTheme="minorHAnsi" w:hAnsiTheme="minorHAnsi"/>
          <w:sz w:val="18"/>
          <w:szCs w:val="18"/>
        </w:rPr>
        <w:t xml:space="preserve"> been selected. Superheat verification can only be used on systems with fixed orifice and </w:t>
      </w:r>
      <w:proofErr w:type="spellStart"/>
      <w:r w:rsidRPr="00D70213">
        <w:rPr>
          <w:rFonts w:asciiTheme="minorHAnsi" w:hAnsiTheme="minorHAnsi"/>
          <w:sz w:val="18"/>
          <w:szCs w:val="18"/>
        </w:rPr>
        <w:t>Subcool</w:t>
      </w:r>
      <w:proofErr w:type="spellEnd"/>
      <w:r w:rsidRPr="00D70213">
        <w:rPr>
          <w:rFonts w:asciiTheme="minorHAnsi" w:hAnsiTheme="minorHAnsi"/>
          <w:sz w:val="18"/>
          <w:szCs w:val="18"/>
        </w:rPr>
        <w:t xml:space="preserve"> verification can only be used on systems with variable metering devices (TXV or EXV).  This entry must match installed system to pass.</w:t>
      </w:r>
    </w:p>
    <w:p w14:paraId="594A57F4" w14:textId="19DABA1A" w:rsidR="002D286E" w:rsidRPr="00D70213" w:rsidRDefault="002D286E" w:rsidP="002D286E">
      <w:pPr>
        <w:pStyle w:val="ListParagraph"/>
        <w:numPr>
          <w:ilvl w:val="0"/>
          <w:numId w:val="21"/>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Superheat verification can only be used on systems with fixed orifice and </w:t>
      </w:r>
      <w:proofErr w:type="spellStart"/>
      <w:r w:rsidRPr="00D70213">
        <w:rPr>
          <w:rFonts w:asciiTheme="minorHAnsi" w:hAnsiTheme="minorHAnsi"/>
          <w:sz w:val="18"/>
          <w:szCs w:val="18"/>
        </w:rPr>
        <w:t>Subcool</w:t>
      </w:r>
      <w:proofErr w:type="spellEnd"/>
      <w:r w:rsidRPr="00D70213">
        <w:rPr>
          <w:rFonts w:asciiTheme="minorHAnsi" w:hAnsiTheme="minorHAnsi"/>
          <w:sz w:val="18"/>
          <w:szCs w:val="18"/>
        </w:rPr>
        <w:t xml:space="preserve"> verification can only be used on systems with variable metering devices (TXV or EXV). </w:t>
      </w:r>
    </w:p>
    <w:p w14:paraId="594A57F5" w14:textId="77777777" w:rsidR="002D286E" w:rsidRPr="00D70213" w:rsidRDefault="002D286E" w:rsidP="002D286E">
      <w:pPr>
        <w:rPr>
          <w:rFonts w:asciiTheme="minorHAnsi" w:hAnsiTheme="minorHAnsi"/>
          <w:sz w:val="18"/>
          <w:szCs w:val="18"/>
        </w:rPr>
      </w:pPr>
    </w:p>
    <w:p w14:paraId="594A57F6" w14:textId="77777777" w:rsidR="002D286E" w:rsidRPr="00D70213" w:rsidRDefault="002D286E" w:rsidP="002D286E">
      <w:pPr>
        <w:rPr>
          <w:rFonts w:asciiTheme="minorHAnsi" w:hAnsiTheme="minorHAnsi"/>
          <w:b/>
          <w:sz w:val="18"/>
          <w:szCs w:val="18"/>
        </w:rPr>
      </w:pPr>
      <w:r w:rsidRPr="00D70213">
        <w:rPr>
          <w:rFonts w:asciiTheme="minorHAnsi" w:hAnsiTheme="minorHAnsi"/>
          <w:b/>
          <w:sz w:val="18"/>
          <w:szCs w:val="18"/>
        </w:rPr>
        <w:t>Section C. Instrument Calibration</w:t>
      </w:r>
    </w:p>
    <w:p w14:paraId="594A57F8" w14:textId="1EF94DD3" w:rsidR="002D286E" w:rsidRPr="00D70213" w:rsidRDefault="002D286E" w:rsidP="002D286E">
      <w:pPr>
        <w:pStyle w:val="ListParagraph"/>
        <w:numPr>
          <w:ilvl w:val="0"/>
          <w:numId w:val="22"/>
        </w:numPr>
        <w:rPr>
          <w:rFonts w:asciiTheme="minorHAnsi" w:hAnsiTheme="minorHAnsi"/>
          <w:sz w:val="18"/>
          <w:szCs w:val="18"/>
        </w:rPr>
      </w:pPr>
      <w:r w:rsidRPr="00D70213">
        <w:rPr>
          <w:rFonts w:asciiTheme="minorHAnsi" w:hAnsiTheme="minorHAnsi"/>
          <w:sz w:val="18"/>
          <w:szCs w:val="18"/>
        </w:rPr>
        <w:t xml:space="preserve">Enter the date of most recent Digital Refrigerant Gauge Calibration Field Check by rater. Analog gauges are not allowed for verification purposes under the </w:t>
      </w:r>
      <w:r w:rsidR="00DA7FD5" w:rsidRPr="00D70213">
        <w:rPr>
          <w:rFonts w:asciiTheme="minorHAnsi" w:hAnsiTheme="minorHAnsi"/>
          <w:sz w:val="18"/>
          <w:szCs w:val="18"/>
        </w:rPr>
        <w:t>2016</w:t>
      </w:r>
      <w:r w:rsidRPr="00D70213">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594A57F9" w14:textId="6942CED4" w:rsidR="002D286E" w:rsidRPr="00D70213" w:rsidRDefault="002D286E" w:rsidP="002D286E">
      <w:pPr>
        <w:pStyle w:val="ListParagraph"/>
        <w:numPr>
          <w:ilvl w:val="0"/>
          <w:numId w:val="22"/>
        </w:numPr>
        <w:rPr>
          <w:rFonts w:asciiTheme="minorHAnsi" w:hAnsiTheme="minorHAnsi"/>
          <w:sz w:val="18"/>
          <w:szCs w:val="18"/>
        </w:rPr>
      </w:pPr>
      <w:r w:rsidRPr="00D70213">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594A57FA" w14:textId="5D2B65BA" w:rsidR="002D286E" w:rsidRPr="00D70213" w:rsidRDefault="002D286E" w:rsidP="002D286E">
      <w:pPr>
        <w:pStyle w:val="ListParagraph"/>
        <w:numPr>
          <w:ilvl w:val="0"/>
          <w:numId w:val="22"/>
        </w:numPr>
        <w:rPr>
          <w:rFonts w:asciiTheme="minorHAnsi" w:hAnsiTheme="minorHAnsi"/>
          <w:sz w:val="18"/>
          <w:szCs w:val="18"/>
        </w:rPr>
      </w:pPr>
      <w:r w:rsidRPr="00D70213">
        <w:rPr>
          <w:rFonts w:asciiTheme="minorHAnsi" w:hAnsiTheme="minorHAnsi"/>
          <w:sz w:val="18"/>
          <w:szCs w:val="18"/>
        </w:rPr>
        <w:t xml:space="preserve">Digital Refrigerant Gauge Calibration status will appear automatically. If the date entered in C01 is more than 30 days prior to date of verification this row will indicate that calibration is </w:t>
      </w:r>
      <w:proofErr w:type="gramStart"/>
      <w:r w:rsidRPr="00D70213">
        <w:rPr>
          <w:rFonts w:asciiTheme="minorHAnsi" w:hAnsiTheme="minorHAnsi"/>
          <w:sz w:val="18"/>
          <w:szCs w:val="18"/>
        </w:rPr>
        <w:t>required</w:t>
      </w:r>
      <w:proofErr w:type="gramEnd"/>
      <w:r w:rsidRPr="00D70213">
        <w:rPr>
          <w:rFonts w:asciiTheme="minorHAnsi" w:hAnsiTheme="minorHAnsi"/>
          <w:sz w:val="18"/>
          <w:szCs w:val="18"/>
        </w:rPr>
        <w:t xml:space="preserve"> and you will not be allowed to continue filling out this document until calibration is performed.</w:t>
      </w:r>
    </w:p>
    <w:p w14:paraId="594A57FB" w14:textId="118DBDF9" w:rsidR="002D286E" w:rsidRPr="00D70213" w:rsidRDefault="002D286E" w:rsidP="002D286E">
      <w:pPr>
        <w:pStyle w:val="ListParagraph"/>
        <w:numPr>
          <w:ilvl w:val="0"/>
          <w:numId w:val="22"/>
        </w:numPr>
        <w:rPr>
          <w:rFonts w:asciiTheme="minorHAnsi" w:hAnsiTheme="minorHAnsi"/>
          <w:sz w:val="18"/>
          <w:szCs w:val="18"/>
        </w:rPr>
      </w:pPr>
      <w:r w:rsidRPr="00D70213">
        <w:rPr>
          <w:rFonts w:asciiTheme="minorHAnsi" w:hAnsiTheme="minorHAnsi"/>
          <w:sz w:val="18"/>
          <w:szCs w:val="18"/>
        </w:rPr>
        <w:t xml:space="preserve">Digital Thermocouple Calibration status will appear automatically. If the date entered in C02 is more than 30 days prior to date of verification this row will indicate that calibration is </w:t>
      </w:r>
      <w:proofErr w:type="gramStart"/>
      <w:r w:rsidRPr="00D70213">
        <w:rPr>
          <w:rFonts w:asciiTheme="minorHAnsi" w:hAnsiTheme="minorHAnsi"/>
          <w:sz w:val="18"/>
          <w:szCs w:val="18"/>
        </w:rPr>
        <w:t>required</w:t>
      </w:r>
      <w:proofErr w:type="gramEnd"/>
      <w:r w:rsidRPr="00D70213">
        <w:rPr>
          <w:rFonts w:asciiTheme="minorHAnsi" w:hAnsiTheme="minorHAnsi"/>
          <w:sz w:val="18"/>
          <w:szCs w:val="18"/>
        </w:rPr>
        <w:t xml:space="preserve"> and you will not be allowed to continue filling out this document until calibration is performed.</w:t>
      </w:r>
    </w:p>
    <w:p w14:paraId="594A57FC" w14:textId="77777777" w:rsidR="002D286E" w:rsidRPr="00D70213" w:rsidRDefault="002D286E" w:rsidP="002D286E">
      <w:pPr>
        <w:pStyle w:val="ListParagraph"/>
        <w:rPr>
          <w:rFonts w:asciiTheme="minorHAnsi" w:hAnsiTheme="minorHAnsi"/>
          <w:sz w:val="18"/>
          <w:szCs w:val="18"/>
        </w:rPr>
      </w:pPr>
    </w:p>
    <w:p w14:paraId="594A57FD" w14:textId="43DC61AB" w:rsidR="002D286E" w:rsidRPr="00D70213" w:rsidRDefault="002D286E" w:rsidP="002D286E">
      <w:pPr>
        <w:rPr>
          <w:rFonts w:asciiTheme="minorHAnsi" w:hAnsiTheme="minorHAnsi"/>
          <w:b/>
          <w:sz w:val="18"/>
          <w:szCs w:val="18"/>
        </w:rPr>
      </w:pPr>
      <w:r w:rsidRPr="00D70213">
        <w:rPr>
          <w:rFonts w:asciiTheme="minorHAnsi" w:hAnsiTheme="minorHAnsi"/>
          <w:b/>
          <w:sz w:val="18"/>
          <w:szCs w:val="18"/>
        </w:rPr>
        <w:t>Section D. Measurement Access Hole (MAH) Verification</w:t>
      </w:r>
    </w:p>
    <w:p w14:paraId="594A57FF" w14:textId="77222FDD" w:rsidR="002D286E" w:rsidRPr="00D70213" w:rsidRDefault="002D286E" w:rsidP="002D286E">
      <w:pPr>
        <w:pStyle w:val="ListParagraph"/>
        <w:numPr>
          <w:ilvl w:val="0"/>
          <w:numId w:val="13"/>
        </w:numPr>
        <w:rPr>
          <w:rFonts w:asciiTheme="minorHAnsi" w:hAnsiTheme="minorHAnsi"/>
          <w:sz w:val="18"/>
          <w:szCs w:val="18"/>
        </w:rPr>
      </w:pPr>
      <w:r w:rsidRPr="00D70213">
        <w:rPr>
          <w:rFonts w:asciiTheme="minorHAnsi" w:hAnsiTheme="minorHAnsi"/>
          <w:sz w:val="18"/>
          <w:szCs w:val="18"/>
        </w:rPr>
        <w:t>This information is automatically pulled from the Certificate of Installation (</w:t>
      </w:r>
      <w:r w:rsidR="0092471A" w:rsidRPr="00D70213">
        <w:rPr>
          <w:rFonts w:asciiTheme="minorHAnsi" w:hAnsiTheme="minorHAnsi"/>
          <w:sz w:val="18"/>
          <w:szCs w:val="18"/>
        </w:rPr>
        <w:t>LMCI</w:t>
      </w:r>
      <w:r w:rsidRPr="00D70213">
        <w:rPr>
          <w:rFonts w:asciiTheme="minorHAnsi" w:hAnsiTheme="minorHAnsi"/>
          <w:sz w:val="18"/>
          <w:szCs w:val="18"/>
        </w:rPr>
        <w:t xml:space="preserve">-MCH-25). Installer is to have indicated the method used to demonstrate compliance with the MAH requirement by selecting the appropriate method from the </w:t>
      </w:r>
      <w:proofErr w:type="gramStart"/>
      <w:r w:rsidRPr="00D70213">
        <w:rPr>
          <w:rFonts w:asciiTheme="minorHAnsi" w:hAnsiTheme="minorHAnsi"/>
          <w:sz w:val="18"/>
          <w:szCs w:val="18"/>
        </w:rPr>
        <w:t>drop down</w:t>
      </w:r>
      <w:proofErr w:type="gramEnd"/>
      <w:r w:rsidRPr="00D70213">
        <w:rPr>
          <w:rFonts w:asciiTheme="minorHAnsi" w:hAnsiTheme="minorHAnsi"/>
          <w:sz w:val="18"/>
          <w:szCs w:val="18"/>
        </w:rPr>
        <w:t xml:space="preserve"> list. Procedures for installing MAH’s are detailed in RA3.2.2.3. Selecting that the MAH cannot be installed consistent with Figure 3.2-1 may result in additional scrutiny by enforcement personnel.)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w:t>
      </w:r>
    </w:p>
    <w:p w14:paraId="594A5800" w14:textId="77777777" w:rsidR="002D286E" w:rsidRPr="00D70213" w:rsidRDefault="002D286E" w:rsidP="002D286E">
      <w:pPr>
        <w:pStyle w:val="ListParagraph"/>
        <w:rPr>
          <w:rFonts w:asciiTheme="minorHAnsi" w:hAnsiTheme="minorHAnsi"/>
          <w:sz w:val="18"/>
          <w:szCs w:val="18"/>
        </w:rPr>
      </w:pPr>
    </w:p>
    <w:p w14:paraId="594A5801" w14:textId="7AD71229" w:rsidR="002D286E" w:rsidRPr="00D70213" w:rsidRDefault="002D286E" w:rsidP="002D286E">
      <w:pPr>
        <w:rPr>
          <w:rFonts w:asciiTheme="minorHAnsi" w:hAnsiTheme="minorHAnsi"/>
          <w:b/>
          <w:sz w:val="18"/>
          <w:szCs w:val="18"/>
        </w:rPr>
      </w:pPr>
      <w:r w:rsidRPr="00D70213">
        <w:rPr>
          <w:rFonts w:asciiTheme="minorHAnsi" w:hAnsiTheme="minorHAnsi"/>
          <w:b/>
          <w:sz w:val="18"/>
          <w:szCs w:val="18"/>
        </w:rPr>
        <w:t>Section E. Minimum System Airflow Rate Verification</w:t>
      </w:r>
    </w:p>
    <w:p w14:paraId="594A5803" w14:textId="599193A2" w:rsidR="002D286E" w:rsidRPr="00D70213" w:rsidRDefault="002D286E" w:rsidP="002D286E">
      <w:pPr>
        <w:pStyle w:val="ListParagraph"/>
        <w:numPr>
          <w:ilvl w:val="0"/>
          <w:numId w:val="14"/>
        </w:numPr>
        <w:rPr>
          <w:rFonts w:asciiTheme="minorHAnsi" w:hAnsiTheme="minorHAnsi"/>
          <w:sz w:val="18"/>
          <w:szCs w:val="18"/>
        </w:rPr>
      </w:pPr>
      <w:r w:rsidRPr="00D70213">
        <w:rPr>
          <w:rFonts w:asciiTheme="minorHAnsi" w:hAnsiTheme="minorHAnsi"/>
          <w:sz w:val="18"/>
          <w:szCs w:val="18"/>
        </w:rPr>
        <w:t xml:space="preserve">This information is automatically calculated based on the information given in </w:t>
      </w:r>
      <w:r w:rsidR="000B2650" w:rsidRPr="00D70213">
        <w:rPr>
          <w:rFonts w:asciiTheme="minorHAnsi" w:hAnsiTheme="minorHAnsi"/>
          <w:sz w:val="18"/>
          <w:szCs w:val="18"/>
        </w:rPr>
        <w:t>A10</w:t>
      </w:r>
      <w:r w:rsidRPr="00D70213">
        <w:rPr>
          <w:rFonts w:asciiTheme="minorHAnsi" w:hAnsiTheme="minorHAnsi"/>
          <w:sz w:val="18"/>
          <w:szCs w:val="18"/>
        </w:rPr>
        <w:t>. This is the target minimum system airflow required for the system being verified.</w:t>
      </w:r>
    </w:p>
    <w:p w14:paraId="594A5804" w14:textId="2993C8F5" w:rsidR="002D286E" w:rsidRPr="00D70213" w:rsidRDefault="002D286E" w:rsidP="002D286E">
      <w:pPr>
        <w:pStyle w:val="ListParagraph"/>
        <w:numPr>
          <w:ilvl w:val="0"/>
          <w:numId w:val="14"/>
        </w:numPr>
        <w:rPr>
          <w:rFonts w:asciiTheme="minorHAnsi" w:hAnsiTheme="minorHAnsi"/>
          <w:sz w:val="18"/>
          <w:szCs w:val="18"/>
        </w:rPr>
      </w:pPr>
      <w:r w:rsidRPr="00D70213">
        <w:rPr>
          <w:rFonts w:asciiTheme="minorHAnsi" w:hAnsiTheme="minorHAnsi"/>
          <w:sz w:val="18"/>
          <w:szCs w:val="18"/>
        </w:rPr>
        <w:t xml:space="preserve">This information is automatically calculated based on either the </w:t>
      </w:r>
      <w:r w:rsidR="0092471A" w:rsidRPr="00D70213">
        <w:rPr>
          <w:rFonts w:asciiTheme="minorHAnsi" w:hAnsiTheme="minorHAnsi"/>
          <w:sz w:val="18"/>
          <w:szCs w:val="18"/>
        </w:rPr>
        <w:t>LMCC</w:t>
      </w:r>
      <w:r w:rsidRPr="00D70213">
        <w:rPr>
          <w:rFonts w:asciiTheme="minorHAnsi" w:hAnsiTheme="minorHAnsi"/>
          <w:sz w:val="18"/>
          <w:szCs w:val="18"/>
        </w:rPr>
        <w:t xml:space="preserve">-MCH-23, or </w:t>
      </w:r>
      <w:r w:rsidR="0092471A" w:rsidRPr="00D70213">
        <w:rPr>
          <w:rFonts w:asciiTheme="minorHAnsi" w:hAnsiTheme="minorHAnsi"/>
          <w:sz w:val="18"/>
          <w:szCs w:val="18"/>
        </w:rPr>
        <w:t>LMCC</w:t>
      </w:r>
      <w:r w:rsidRPr="00D70213">
        <w:rPr>
          <w:rFonts w:asciiTheme="minorHAnsi" w:hAnsiTheme="minorHAnsi"/>
          <w:sz w:val="18"/>
          <w:szCs w:val="18"/>
        </w:rPr>
        <w:t>-MCH-28, which documents the rater’s measured airflow of the system being verified (or alternative method). If the measured airflow is not adequate it will not comply with the airflow requirements and refrigerant charge verification cannot be performed.</w:t>
      </w:r>
    </w:p>
    <w:p w14:paraId="594A5805" w14:textId="77777777" w:rsidR="002D286E" w:rsidRPr="00D70213" w:rsidRDefault="002D286E" w:rsidP="002D286E">
      <w:pPr>
        <w:rPr>
          <w:rFonts w:asciiTheme="minorHAnsi" w:hAnsiTheme="minorHAnsi"/>
          <w:sz w:val="18"/>
          <w:szCs w:val="18"/>
        </w:rPr>
      </w:pPr>
    </w:p>
    <w:p w14:paraId="52F80B29" w14:textId="77777777" w:rsidR="00216AAD" w:rsidRPr="00D70213" w:rsidRDefault="00216AAD">
      <w:pPr>
        <w:rPr>
          <w:rFonts w:asciiTheme="minorHAnsi" w:hAnsiTheme="minorHAnsi"/>
          <w:b/>
          <w:sz w:val="18"/>
          <w:szCs w:val="18"/>
        </w:rPr>
      </w:pPr>
      <w:r w:rsidRPr="00D70213">
        <w:rPr>
          <w:rFonts w:asciiTheme="minorHAnsi" w:hAnsiTheme="minorHAnsi"/>
          <w:b/>
          <w:sz w:val="18"/>
          <w:szCs w:val="18"/>
        </w:rPr>
        <w:br w:type="page"/>
      </w:r>
    </w:p>
    <w:p w14:paraId="594A5806" w14:textId="602506F5" w:rsidR="002D286E" w:rsidRPr="00D70213" w:rsidRDefault="002D286E" w:rsidP="002D286E">
      <w:pPr>
        <w:rPr>
          <w:rFonts w:asciiTheme="minorHAnsi" w:hAnsiTheme="minorHAnsi"/>
          <w:b/>
          <w:sz w:val="18"/>
          <w:szCs w:val="18"/>
        </w:rPr>
      </w:pPr>
      <w:r w:rsidRPr="00D70213">
        <w:rPr>
          <w:rFonts w:asciiTheme="minorHAnsi" w:hAnsiTheme="minorHAnsi"/>
          <w:b/>
          <w:sz w:val="18"/>
          <w:szCs w:val="18"/>
        </w:rPr>
        <w:lastRenderedPageBreak/>
        <w:t>Section F. Subcooling Charge Verification Method – Data Collection</w:t>
      </w:r>
    </w:p>
    <w:p w14:paraId="594A5808" w14:textId="7403A54C"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EA18E2" w:rsidRPr="00D70213">
        <w:rPr>
          <w:rFonts w:asciiTheme="minorHAnsi" w:hAnsiTheme="minorHAnsi"/>
          <w:sz w:val="18"/>
          <w:szCs w:val="18"/>
        </w:rPr>
        <w:t>°</w:t>
      </w:r>
      <w:r w:rsidRPr="00D70213">
        <w:rPr>
          <w:rFonts w:asciiTheme="minorHAnsi" w:hAnsiTheme="minorHAnsi"/>
          <w:sz w:val="18"/>
          <w:szCs w:val="18"/>
        </w:rPr>
        <w:t>F. This temperature must remain above 70</w:t>
      </w:r>
      <w:r w:rsidR="00EA18E2" w:rsidRPr="00D70213">
        <w:rPr>
          <w:rFonts w:asciiTheme="minorHAnsi" w:hAnsiTheme="minorHAnsi"/>
          <w:sz w:val="18"/>
          <w:szCs w:val="18"/>
        </w:rPr>
        <w:t>°</w:t>
      </w:r>
      <w:r w:rsidRPr="00D70213">
        <w:rPr>
          <w:rFonts w:asciiTheme="minorHAnsi" w:hAnsiTheme="minorHAnsi"/>
          <w:sz w:val="18"/>
          <w:szCs w:val="18"/>
        </w:rPr>
        <w:t>F during the verification procedure. This requirement is detailed in Residential Appendix RA3.2.2.5.</w:t>
      </w:r>
    </w:p>
    <w:p w14:paraId="594A5809" w14:textId="06D8086F"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The Rater must independently collect this data. Measure and record the condenser air dry-bulb 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condenser</w:t>
      </w:r>
      <w:proofErr w:type="spellEnd"/>
      <w:r w:rsidRPr="00D70213">
        <w:rPr>
          <w:rFonts w:asciiTheme="minorHAnsi" w:hAnsiTheme="minorHAnsi"/>
          <w:sz w:val="18"/>
          <w:szCs w:val="18"/>
        </w:rPr>
        <w:t xml:space="preserve">) in </w:t>
      </w:r>
      <w:r w:rsidR="00EA18E2" w:rsidRPr="00D70213">
        <w:rPr>
          <w:rFonts w:asciiTheme="minorHAnsi" w:hAnsiTheme="minorHAnsi"/>
          <w:sz w:val="18"/>
          <w:szCs w:val="18"/>
        </w:rPr>
        <w:t>°</w:t>
      </w:r>
      <w:r w:rsidRPr="00D70213">
        <w:rPr>
          <w:rFonts w:asciiTheme="minorHAnsi" w:hAnsiTheme="minorHAnsi"/>
          <w:sz w:val="18"/>
          <w:szCs w:val="18"/>
        </w:rPr>
        <w:t>F. This value must be at least 55</w:t>
      </w:r>
      <w:r w:rsidR="00EA18E2" w:rsidRPr="00D70213">
        <w:rPr>
          <w:rFonts w:asciiTheme="minorHAnsi" w:hAnsiTheme="minorHAnsi"/>
          <w:sz w:val="18"/>
          <w:szCs w:val="18"/>
        </w:rPr>
        <w:t>°</w:t>
      </w:r>
      <w:r w:rsidRPr="00D70213">
        <w:rPr>
          <w:rFonts w:asciiTheme="minorHAnsi" w:hAnsiTheme="minorHAnsi"/>
          <w:sz w:val="18"/>
          <w:szCs w:val="18"/>
        </w:rPr>
        <w:t>gF and no more than 115</w:t>
      </w:r>
      <w:r w:rsidR="00EA18E2" w:rsidRPr="00D70213">
        <w:rPr>
          <w:rFonts w:asciiTheme="minorHAnsi" w:hAnsiTheme="minorHAnsi"/>
          <w:sz w:val="18"/>
          <w:szCs w:val="18"/>
        </w:rPr>
        <w:t>°</w:t>
      </w:r>
      <w:r w:rsidRPr="00D70213">
        <w:rPr>
          <w:rFonts w:asciiTheme="minorHAnsi" w:hAnsiTheme="minorHAnsi"/>
          <w:sz w:val="18"/>
          <w:szCs w:val="18"/>
        </w:rPr>
        <w:t>F to use the Subcooling Charge Verification Method.</w:t>
      </w:r>
    </w:p>
    <w:p w14:paraId="594A580A" w14:textId="3DAE9CAE"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If a value less than 55</w:t>
      </w:r>
      <w:r w:rsidR="00EA18E2" w:rsidRPr="00D70213">
        <w:rPr>
          <w:rFonts w:asciiTheme="minorHAnsi" w:hAnsiTheme="minorHAnsi"/>
          <w:sz w:val="18"/>
          <w:szCs w:val="18"/>
        </w:rPr>
        <w:t>°</w:t>
      </w:r>
      <w:r w:rsidRPr="00D70213">
        <w:rPr>
          <w:rFonts w:asciiTheme="minorHAnsi" w:hAnsiTheme="minorHAnsi"/>
          <w:sz w:val="18"/>
          <w:szCs w:val="18"/>
        </w:rPr>
        <w:t>F or greater than 115</w:t>
      </w:r>
      <w:r w:rsidR="00EA18E2" w:rsidRPr="00D70213">
        <w:rPr>
          <w:rFonts w:asciiTheme="minorHAnsi" w:hAnsiTheme="minorHAnsi"/>
          <w:sz w:val="18"/>
          <w:szCs w:val="18"/>
        </w:rPr>
        <w:t>°</w:t>
      </w:r>
      <w:r w:rsidRPr="00D70213">
        <w:rPr>
          <w:rFonts w:asciiTheme="minorHAnsi" w:hAnsiTheme="minorHAnsi"/>
          <w:sz w:val="18"/>
          <w:szCs w:val="18"/>
        </w:rPr>
        <w:t>F is entered in F02 the Subcooling Method cannot be used.</w:t>
      </w:r>
    </w:p>
    <w:p w14:paraId="594A580B" w14:textId="6EBD8D49"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The Rater must independently collect this data. Measure and record the liquid line 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liquid</w:t>
      </w:r>
      <w:proofErr w:type="spellEnd"/>
      <w:r w:rsidRPr="00D70213">
        <w:rPr>
          <w:rFonts w:asciiTheme="minorHAnsi" w:hAnsiTheme="minorHAnsi"/>
          <w:sz w:val="18"/>
          <w:szCs w:val="18"/>
        </w:rPr>
        <w:t xml:space="preserve">) in </w:t>
      </w:r>
      <w:r w:rsidR="00EA18E2" w:rsidRPr="00D70213">
        <w:rPr>
          <w:rFonts w:asciiTheme="minorHAnsi" w:hAnsiTheme="minorHAnsi"/>
          <w:sz w:val="18"/>
          <w:szCs w:val="18"/>
        </w:rPr>
        <w:t>°</w:t>
      </w:r>
      <w:r w:rsidRPr="00D70213">
        <w:rPr>
          <w:rFonts w:asciiTheme="minorHAnsi" w:hAnsiTheme="minorHAnsi"/>
          <w:sz w:val="18"/>
          <w:szCs w:val="18"/>
        </w:rPr>
        <w:t xml:space="preserve">F. This procedure is detailed in RA3.2.2.5. This value is used to calculate the measured </w:t>
      </w:r>
      <w:proofErr w:type="spellStart"/>
      <w:r w:rsidRPr="00D70213">
        <w:rPr>
          <w:rFonts w:asciiTheme="minorHAnsi" w:hAnsiTheme="minorHAnsi"/>
          <w:sz w:val="18"/>
          <w:szCs w:val="18"/>
        </w:rPr>
        <w:t>subcool</w:t>
      </w:r>
      <w:proofErr w:type="spellEnd"/>
      <w:r w:rsidRPr="00D70213">
        <w:rPr>
          <w:rFonts w:asciiTheme="minorHAnsi" w:hAnsiTheme="minorHAnsi"/>
          <w:sz w:val="18"/>
          <w:szCs w:val="18"/>
        </w:rPr>
        <w:t xml:space="preserve"> temperature.</w:t>
      </w:r>
    </w:p>
    <w:p w14:paraId="594A580C" w14:textId="78E20DB2"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The Rater must independently collect this data. Measure and record the liquid line pressure (</w:t>
      </w:r>
      <w:proofErr w:type="spellStart"/>
      <w:r w:rsidRPr="00D70213">
        <w:rPr>
          <w:rFonts w:asciiTheme="minorHAnsi" w:hAnsiTheme="minorHAnsi"/>
          <w:sz w:val="18"/>
          <w:szCs w:val="18"/>
        </w:rPr>
        <w:t>P</w:t>
      </w:r>
      <w:r w:rsidRPr="00D70213">
        <w:rPr>
          <w:rFonts w:asciiTheme="minorHAnsi" w:hAnsiTheme="minorHAnsi"/>
          <w:sz w:val="18"/>
          <w:szCs w:val="18"/>
          <w:vertAlign w:val="subscript"/>
        </w:rPr>
        <w:t>liquid</w:t>
      </w:r>
      <w:proofErr w:type="spellEnd"/>
      <w:r w:rsidRPr="00D70213">
        <w:rPr>
          <w:rFonts w:asciiTheme="minorHAnsi" w:hAnsiTheme="minorHAnsi"/>
          <w:sz w:val="18"/>
          <w:szCs w:val="18"/>
        </w:rPr>
        <w:t xml:space="preserve">) in </w:t>
      </w:r>
      <w:proofErr w:type="spellStart"/>
      <w:r w:rsidRPr="00D70213">
        <w:rPr>
          <w:rFonts w:asciiTheme="minorHAnsi" w:hAnsiTheme="minorHAnsi"/>
          <w:sz w:val="18"/>
          <w:szCs w:val="18"/>
        </w:rPr>
        <w:t>psig</w:t>
      </w:r>
      <w:proofErr w:type="spellEnd"/>
      <w:r w:rsidRPr="00D70213">
        <w:rPr>
          <w:rFonts w:asciiTheme="minorHAnsi" w:hAnsiTheme="minorHAnsi"/>
          <w:sz w:val="18"/>
          <w:szCs w:val="18"/>
        </w:rPr>
        <w:t>. This procedure is detailed in RA3.2.2.5. This value is used to determine the condenser saturation temperature (</w:t>
      </w:r>
      <w:proofErr w:type="spellStart"/>
      <w:proofErr w:type="gramStart"/>
      <w:r w:rsidRPr="00D70213">
        <w:rPr>
          <w:rFonts w:asciiTheme="minorHAnsi" w:hAnsiTheme="minorHAnsi"/>
          <w:sz w:val="18"/>
          <w:szCs w:val="18"/>
        </w:rPr>
        <w:t>T</w:t>
      </w:r>
      <w:r w:rsidRPr="00D70213">
        <w:rPr>
          <w:rFonts w:asciiTheme="minorHAnsi" w:hAnsiTheme="minorHAnsi"/>
          <w:sz w:val="18"/>
          <w:szCs w:val="18"/>
          <w:vertAlign w:val="subscript"/>
        </w:rPr>
        <w:t>condenser,sat</w:t>
      </w:r>
      <w:proofErr w:type="spellEnd"/>
      <w:proofErr w:type="gramEnd"/>
      <w:r w:rsidRPr="00D70213">
        <w:rPr>
          <w:rFonts w:asciiTheme="minorHAnsi" w:hAnsiTheme="minorHAnsi"/>
          <w:sz w:val="18"/>
          <w:szCs w:val="18"/>
        </w:rPr>
        <w:t xml:space="preserve">) from a pressure temperature chart for the appropriate refrigerant (can be internal to a digital gauge), which is entered into F06. </w:t>
      </w:r>
    </w:p>
    <w:p w14:paraId="594A580D" w14:textId="5B6010F7"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Enter the condenser saturation temperature (</w:t>
      </w:r>
      <w:proofErr w:type="spellStart"/>
      <w:proofErr w:type="gramStart"/>
      <w:r w:rsidRPr="00D70213">
        <w:rPr>
          <w:rFonts w:asciiTheme="minorHAnsi" w:hAnsiTheme="minorHAnsi"/>
          <w:sz w:val="18"/>
          <w:szCs w:val="18"/>
        </w:rPr>
        <w:t>T</w:t>
      </w:r>
      <w:r w:rsidRPr="00D70213">
        <w:rPr>
          <w:rFonts w:asciiTheme="minorHAnsi" w:hAnsiTheme="minorHAnsi"/>
          <w:sz w:val="18"/>
          <w:szCs w:val="18"/>
          <w:vertAlign w:val="subscript"/>
        </w:rPr>
        <w:t>condenser,sat</w:t>
      </w:r>
      <w:proofErr w:type="spellEnd"/>
      <w:proofErr w:type="gramEnd"/>
      <w:r w:rsidRPr="00D70213">
        <w:rPr>
          <w:rFonts w:asciiTheme="minorHAnsi" w:hAnsiTheme="minorHAnsi"/>
          <w:sz w:val="18"/>
          <w:szCs w:val="18"/>
        </w:rPr>
        <w:t xml:space="preserve">) from the digital gauge or a separate pressure-temperature chart that corresponds to the liquid line pressure entered in F05, in </w:t>
      </w:r>
      <w:r w:rsidR="00D60C60" w:rsidRPr="00D70213">
        <w:rPr>
          <w:rFonts w:asciiTheme="minorHAnsi" w:hAnsiTheme="minorHAnsi"/>
          <w:sz w:val="18"/>
          <w:szCs w:val="18"/>
        </w:rPr>
        <w:t>°</w:t>
      </w:r>
      <w:r w:rsidRPr="00D70213">
        <w:rPr>
          <w:rFonts w:asciiTheme="minorHAnsi" w:hAnsiTheme="minorHAnsi"/>
          <w:sz w:val="18"/>
          <w:szCs w:val="18"/>
        </w:rPr>
        <w:t>F.</w:t>
      </w:r>
    </w:p>
    <w:p w14:paraId="594A580E" w14:textId="7DF9E3D2"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Measured Subcooling is automatically calculated as the difference between the liquid line temperature (F04) and the condenser saturation temperature (F06)</w:t>
      </w:r>
    </w:p>
    <w:p w14:paraId="594A580F" w14:textId="5F1CCAD9"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The Rater must independently collect this data. Enter target subcooling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594A5810" w14:textId="25911FAB" w:rsidR="002D286E" w:rsidRPr="00D70213" w:rsidRDefault="002D286E" w:rsidP="002D286E">
      <w:pPr>
        <w:pStyle w:val="ListParagraph"/>
        <w:numPr>
          <w:ilvl w:val="0"/>
          <w:numId w:val="15"/>
        </w:numPr>
        <w:rPr>
          <w:rFonts w:asciiTheme="minorHAnsi" w:hAnsiTheme="minorHAnsi"/>
          <w:sz w:val="18"/>
          <w:szCs w:val="18"/>
        </w:rPr>
      </w:pPr>
      <w:r w:rsidRPr="00D70213">
        <w:rPr>
          <w:rFonts w:asciiTheme="minorHAnsi" w:hAnsiTheme="minorHAnsi"/>
          <w:sz w:val="18"/>
          <w:szCs w:val="18"/>
        </w:rPr>
        <w:t>System passes Subcooling method when F08 is within plus or minus 6</w:t>
      </w:r>
      <w:r w:rsidR="00D60C60" w:rsidRPr="00D70213">
        <w:rPr>
          <w:rFonts w:asciiTheme="minorHAnsi" w:hAnsiTheme="minorHAnsi"/>
          <w:sz w:val="18"/>
          <w:szCs w:val="18"/>
        </w:rPr>
        <w:t>°F</w:t>
      </w:r>
      <w:r w:rsidRPr="00D70213">
        <w:rPr>
          <w:rFonts w:asciiTheme="minorHAnsi" w:hAnsiTheme="minorHAnsi"/>
          <w:sz w:val="18"/>
          <w:szCs w:val="18"/>
        </w:rPr>
        <w:t xml:space="preserve"> of F07. Note that the target for the installer, on the </w:t>
      </w:r>
      <w:r w:rsidR="0092471A" w:rsidRPr="00D70213">
        <w:rPr>
          <w:rFonts w:asciiTheme="minorHAnsi" w:hAnsiTheme="minorHAnsi"/>
          <w:sz w:val="18"/>
          <w:szCs w:val="18"/>
        </w:rPr>
        <w:t>LMCI</w:t>
      </w:r>
      <w:r w:rsidRPr="00D70213">
        <w:rPr>
          <w:rFonts w:asciiTheme="minorHAnsi" w:hAnsiTheme="minorHAnsi"/>
          <w:sz w:val="18"/>
          <w:szCs w:val="18"/>
        </w:rPr>
        <w:t>, is plus or minus 3</w:t>
      </w:r>
      <w:r w:rsidR="00D60C60" w:rsidRPr="00D70213">
        <w:rPr>
          <w:rFonts w:asciiTheme="minorHAnsi" w:hAnsiTheme="minorHAnsi"/>
          <w:sz w:val="18"/>
          <w:szCs w:val="18"/>
        </w:rPr>
        <w:t>°F</w:t>
      </w:r>
      <w:r w:rsidRPr="00D70213">
        <w:rPr>
          <w:rFonts w:asciiTheme="minorHAnsi" w:hAnsiTheme="minorHAnsi"/>
          <w:sz w:val="18"/>
          <w:szCs w:val="18"/>
        </w:rPr>
        <w:t>.</w:t>
      </w:r>
    </w:p>
    <w:p w14:paraId="594A5811" w14:textId="77777777" w:rsidR="002D286E" w:rsidRPr="00D70213" w:rsidRDefault="002D286E" w:rsidP="002D286E">
      <w:pPr>
        <w:rPr>
          <w:rFonts w:asciiTheme="minorHAnsi" w:hAnsiTheme="minorHAnsi"/>
          <w:sz w:val="18"/>
          <w:szCs w:val="18"/>
        </w:rPr>
      </w:pPr>
    </w:p>
    <w:p w14:paraId="594A5812" w14:textId="77777777" w:rsidR="002D286E" w:rsidRPr="00D70213" w:rsidRDefault="002D286E" w:rsidP="002D286E">
      <w:pPr>
        <w:rPr>
          <w:rFonts w:asciiTheme="minorHAnsi" w:hAnsiTheme="minorHAnsi"/>
          <w:b/>
          <w:sz w:val="18"/>
          <w:szCs w:val="18"/>
        </w:rPr>
      </w:pPr>
      <w:r w:rsidRPr="00D70213">
        <w:rPr>
          <w:rFonts w:asciiTheme="minorHAnsi" w:hAnsiTheme="minorHAnsi"/>
          <w:b/>
          <w:sz w:val="18"/>
          <w:szCs w:val="18"/>
        </w:rPr>
        <w:t>Section G. Metering Device Verification</w:t>
      </w:r>
    </w:p>
    <w:p w14:paraId="594A5814" w14:textId="1E59FCE6" w:rsidR="002D286E" w:rsidRPr="00D70213" w:rsidRDefault="002D286E" w:rsidP="002D286E">
      <w:pPr>
        <w:pStyle w:val="ListParagraph"/>
        <w:numPr>
          <w:ilvl w:val="0"/>
          <w:numId w:val="24"/>
        </w:numPr>
        <w:rPr>
          <w:rFonts w:asciiTheme="minorHAnsi" w:hAnsiTheme="minorHAnsi"/>
          <w:sz w:val="18"/>
          <w:szCs w:val="18"/>
        </w:rPr>
      </w:pPr>
      <w:r w:rsidRPr="00D70213">
        <w:rPr>
          <w:rFonts w:asciiTheme="minorHAnsi" w:hAnsiTheme="minorHAnsi"/>
          <w:sz w:val="18"/>
          <w:szCs w:val="18"/>
        </w:rPr>
        <w:t>The Rater must independently collect this data. Measure and record the suction line 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suction</w:t>
      </w:r>
      <w:proofErr w:type="spellEnd"/>
      <w:r w:rsidRPr="00D70213">
        <w:rPr>
          <w:rFonts w:asciiTheme="minorHAnsi" w:hAnsiTheme="minorHAnsi"/>
          <w:sz w:val="18"/>
          <w:szCs w:val="18"/>
        </w:rPr>
        <w:t xml:space="preserve">) in </w:t>
      </w:r>
      <w:r w:rsidR="00D60C60" w:rsidRPr="00D70213">
        <w:rPr>
          <w:rFonts w:asciiTheme="minorHAnsi" w:hAnsiTheme="minorHAnsi"/>
          <w:sz w:val="18"/>
          <w:szCs w:val="18"/>
        </w:rPr>
        <w:t>°</w:t>
      </w:r>
      <w:r w:rsidRPr="00D70213">
        <w:rPr>
          <w:rFonts w:asciiTheme="minorHAnsi" w:hAnsiTheme="minorHAnsi"/>
          <w:sz w:val="18"/>
          <w:szCs w:val="18"/>
        </w:rPr>
        <w:t>F. This procedure is detailed in RA3.2.2.5. This value is used to calculate the measured superheat.</w:t>
      </w:r>
    </w:p>
    <w:p w14:paraId="594A5815" w14:textId="7D47B647" w:rsidR="002D286E" w:rsidRPr="00D70213" w:rsidRDefault="002D286E" w:rsidP="002D286E">
      <w:pPr>
        <w:pStyle w:val="ListParagraph"/>
        <w:numPr>
          <w:ilvl w:val="0"/>
          <w:numId w:val="24"/>
        </w:numPr>
        <w:rPr>
          <w:rFonts w:asciiTheme="minorHAnsi" w:hAnsiTheme="minorHAnsi"/>
          <w:sz w:val="18"/>
          <w:szCs w:val="18"/>
        </w:rPr>
      </w:pPr>
      <w:r w:rsidRPr="00D70213">
        <w:rPr>
          <w:rFonts w:asciiTheme="minorHAnsi" w:hAnsiTheme="minorHAnsi"/>
          <w:sz w:val="18"/>
          <w:szCs w:val="18"/>
        </w:rPr>
        <w:t>The Rater must independently collect this data. Measure and record the suction line pressure (</w:t>
      </w:r>
      <w:proofErr w:type="spellStart"/>
      <w:r w:rsidRPr="00D70213">
        <w:rPr>
          <w:rFonts w:asciiTheme="minorHAnsi" w:hAnsiTheme="minorHAnsi"/>
          <w:sz w:val="18"/>
          <w:szCs w:val="18"/>
        </w:rPr>
        <w:t>P</w:t>
      </w:r>
      <w:r w:rsidRPr="00D70213">
        <w:rPr>
          <w:rFonts w:asciiTheme="minorHAnsi" w:hAnsiTheme="minorHAnsi"/>
          <w:sz w:val="18"/>
          <w:szCs w:val="18"/>
          <w:vertAlign w:val="subscript"/>
        </w:rPr>
        <w:t>suction</w:t>
      </w:r>
      <w:proofErr w:type="spellEnd"/>
      <w:r w:rsidRPr="00D70213">
        <w:rPr>
          <w:rFonts w:asciiTheme="minorHAnsi" w:hAnsiTheme="minorHAnsi"/>
          <w:sz w:val="18"/>
          <w:szCs w:val="18"/>
        </w:rPr>
        <w:t xml:space="preserve">) in </w:t>
      </w:r>
      <w:proofErr w:type="spellStart"/>
      <w:r w:rsidRPr="00D70213">
        <w:rPr>
          <w:rFonts w:asciiTheme="minorHAnsi" w:hAnsiTheme="minorHAnsi"/>
          <w:sz w:val="18"/>
          <w:szCs w:val="18"/>
        </w:rPr>
        <w:t>psig</w:t>
      </w:r>
      <w:proofErr w:type="spellEnd"/>
      <w:r w:rsidRPr="00D70213">
        <w:rPr>
          <w:rFonts w:asciiTheme="minorHAnsi" w:hAnsiTheme="minorHAnsi"/>
          <w:sz w:val="18"/>
          <w:szCs w:val="18"/>
        </w:rPr>
        <w:t>. This procedure is detailed in RA3.2.2.5. This value is used to determine the evaporator saturation temperature (</w:t>
      </w:r>
      <w:proofErr w:type="spellStart"/>
      <w:proofErr w:type="gramStart"/>
      <w:r w:rsidRPr="00D70213">
        <w:rPr>
          <w:rFonts w:asciiTheme="minorHAnsi" w:hAnsiTheme="minorHAnsi"/>
          <w:sz w:val="18"/>
          <w:szCs w:val="18"/>
        </w:rPr>
        <w:t>T</w:t>
      </w:r>
      <w:r w:rsidRPr="00D70213">
        <w:rPr>
          <w:rFonts w:asciiTheme="minorHAnsi" w:hAnsiTheme="minorHAnsi"/>
          <w:sz w:val="18"/>
          <w:szCs w:val="18"/>
          <w:vertAlign w:val="subscript"/>
        </w:rPr>
        <w:t>evaporator,sat</w:t>
      </w:r>
      <w:proofErr w:type="spellEnd"/>
      <w:proofErr w:type="gramEnd"/>
      <w:r w:rsidRPr="00D70213">
        <w:rPr>
          <w:rFonts w:asciiTheme="minorHAnsi" w:hAnsiTheme="minorHAnsi"/>
          <w:sz w:val="18"/>
          <w:szCs w:val="18"/>
        </w:rPr>
        <w:t xml:space="preserve">) from a pressure temperature chart for the appropriate refrigerant (can be internal to a digital gauge), which is entered into G03. </w:t>
      </w:r>
    </w:p>
    <w:p w14:paraId="594A5816" w14:textId="0D7C0740" w:rsidR="002D286E" w:rsidRPr="00D70213" w:rsidRDefault="002D286E" w:rsidP="002D286E">
      <w:pPr>
        <w:pStyle w:val="ListParagraph"/>
        <w:numPr>
          <w:ilvl w:val="0"/>
          <w:numId w:val="24"/>
        </w:numPr>
        <w:rPr>
          <w:rFonts w:asciiTheme="minorHAnsi" w:hAnsiTheme="minorHAnsi"/>
          <w:sz w:val="18"/>
          <w:szCs w:val="18"/>
        </w:rPr>
      </w:pPr>
      <w:r w:rsidRPr="00D70213">
        <w:rPr>
          <w:rFonts w:asciiTheme="minorHAnsi" w:hAnsiTheme="minorHAnsi"/>
          <w:sz w:val="18"/>
          <w:szCs w:val="18"/>
        </w:rPr>
        <w:t>Enter the evaporator saturation temperature (</w:t>
      </w:r>
      <w:proofErr w:type="spellStart"/>
      <w:proofErr w:type="gramStart"/>
      <w:r w:rsidRPr="00D70213">
        <w:rPr>
          <w:rFonts w:asciiTheme="minorHAnsi" w:hAnsiTheme="minorHAnsi"/>
          <w:sz w:val="18"/>
          <w:szCs w:val="18"/>
        </w:rPr>
        <w:t>T</w:t>
      </w:r>
      <w:r w:rsidRPr="00D70213">
        <w:rPr>
          <w:rFonts w:asciiTheme="minorHAnsi" w:hAnsiTheme="minorHAnsi"/>
          <w:sz w:val="18"/>
          <w:szCs w:val="18"/>
          <w:vertAlign w:val="subscript"/>
        </w:rPr>
        <w:t>evaporator,sat</w:t>
      </w:r>
      <w:proofErr w:type="spellEnd"/>
      <w:proofErr w:type="gramEnd"/>
      <w:r w:rsidRPr="00D70213">
        <w:rPr>
          <w:rFonts w:asciiTheme="minorHAnsi" w:hAnsiTheme="minorHAnsi"/>
          <w:sz w:val="18"/>
          <w:szCs w:val="18"/>
        </w:rPr>
        <w:t xml:space="preserve">) from the digital gauge or a separate pressure-temperature chart that corresponds to the suction line pressure entered in G02, in </w:t>
      </w:r>
      <w:r w:rsidR="00D60C60" w:rsidRPr="00D70213">
        <w:rPr>
          <w:rFonts w:asciiTheme="minorHAnsi" w:hAnsiTheme="minorHAnsi"/>
          <w:sz w:val="18"/>
          <w:szCs w:val="18"/>
        </w:rPr>
        <w:t>°</w:t>
      </w:r>
      <w:r w:rsidRPr="00D70213">
        <w:rPr>
          <w:rFonts w:asciiTheme="minorHAnsi" w:hAnsiTheme="minorHAnsi"/>
          <w:sz w:val="18"/>
          <w:szCs w:val="18"/>
        </w:rPr>
        <w:t>F.</w:t>
      </w:r>
    </w:p>
    <w:p w14:paraId="594A5817" w14:textId="253C8A8B" w:rsidR="002D286E" w:rsidRPr="00D70213" w:rsidRDefault="002D286E" w:rsidP="002D286E">
      <w:pPr>
        <w:pStyle w:val="ListParagraph"/>
        <w:numPr>
          <w:ilvl w:val="0"/>
          <w:numId w:val="24"/>
        </w:numPr>
        <w:rPr>
          <w:rFonts w:asciiTheme="minorHAnsi" w:hAnsiTheme="minorHAnsi"/>
          <w:sz w:val="18"/>
          <w:szCs w:val="18"/>
        </w:rPr>
      </w:pPr>
      <w:r w:rsidRPr="00D70213">
        <w:rPr>
          <w:rFonts w:asciiTheme="minorHAnsi" w:hAnsiTheme="minorHAnsi"/>
          <w:sz w:val="18"/>
          <w:szCs w:val="18"/>
        </w:rPr>
        <w:t>Measured superheat is automatically calculated as the difference between the suction line temperature (G01) and the evaporator saturation temperature (G03)</w:t>
      </w:r>
      <w:r w:rsidR="00D60C60" w:rsidRPr="00D70213">
        <w:rPr>
          <w:rFonts w:asciiTheme="minorHAnsi" w:hAnsiTheme="minorHAnsi"/>
          <w:sz w:val="18"/>
          <w:szCs w:val="18"/>
        </w:rPr>
        <w:t>.</w:t>
      </w:r>
    </w:p>
    <w:p w14:paraId="594A5818" w14:textId="1E9BAA59" w:rsidR="002D286E" w:rsidRPr="00D70213" w:rsidRDefault="002D286E" w:rsidP="002D286E">
      <w:pPr>
        <w:pStyle w:val="ListParagraph"/>
        <w:numPr>
          <w:ilvl w:val="0"/>
          <w:numId w:val="24"/>
        </w:numPr>
        <w:rPr>
          <w:rFonts w:asciiTheme="minorHAnsi" w:hAnsiTheme="minorHAnsi"/>
          <w:sz w:val="18"/>
          <w:szCs w:val="18"/>
        </w:rPr>
      </w:pPr>
      <w:r w:rsidRPr="00D70213">
        <w:rPr>
          <w:rFonts w:asciiTheme="minorHAnsi" w:hAnsiTheme="minorHAnsi"/>
          <w:sz w:val="18"/>
          <w:szCs w:val="18"/>
        </w:rPr>
        <w:t>There are two possible criteria for passing. If the manufacturer’s specification is known it should be used, otherwise the CEC requirement is that the superheat be between 4</w:t>
      </w:r>
      <w:r w:rsidR="00D60C60" w:rsidRPr="00D70213">
        <w:rPr>
          <w:rFonts w:asciiTheme="minorHAnsi" w:hAnsiTheme="minorHAnsi"/>
          <w:sz w:val="18"/>
          <w:szCs w:val="18"/>
        </w:rPr>
        <w:t>°F</w:t>
      </w:r>
      <w:r w:rsidRPr="00D70213">
        <w:rPr>
          <w:rFonts w:asciiTheme="minorHAnsi" w:hAnsiTheme="minorHAnsi"/>
          <w:sz w:val="18"/>
          <w:szCs w:val="18"/>
        </w:rPr>
        <w:t xml:space="preserve"> and 25</w:t>
      </w:r>
      <w:r w:rsidR="00D60C60" w:rsidRPr="00D70213">
        <w:rPr>
          <w:rFonts w:asciiTheme="minorHAnsi" w:hAnsiTheme="minorHAnsi"/>
          <w:sz w:val="18"/>
          <w:szCs w:val="18"/>
        </w:rPr>
        <w:t>°</w:t>
      </w:r>
      <w:r w:rsidRPr="00D70213">
        <w:rPr>
          <w:rFonts w:asciiTheme="minorHAnsi" w:hAnsiTheme="minorHAnsi"/>
          <w:sz w:val="18"/>
          <w:szCs w:val="18"/>
        </w:rPr>
        <w:t>F, inclusive. This row checks the CEC requirement.</w:t>
      </w:r>
    </w:p>
    <w:p w14:paraId="594A5819" w14:textId="54E2E67B" w:rsidR="002D286E" w:rsidRPr="00D70213" w:rsidRDefault="002D286E" w:rsidP="002D286E">
      <w:pPr>
        <w:pStyle w:val="ListParagraph"/>
        <w:numPr>
          <w:ilvl w:val="0"/>
          <w:numId w:val="24"/>
        </w:numPr>
        <w:rPr>
          <w:rFonts w:asciiTheme="minorHAnsi" w:hAnsiTheme="minorHAnsi"/>
          <w:sz w:val="18"/>
          <w:szCs w:val="18"/>
        </w:rPr>
      </w:pPr>
      <w:r w:rsidRPr="00D70213">
        <w:rPr>
          <w:rFonts w:asciiTheme="minorHAnsi" w:hAnsiTheme="minorHAnsi"/>
          <w:sz w:val="18"/>
          <w:szCs w:val="18"/>
        </w:rPr>
        <w:t>If the manufacturer’s target superheat for ensuring proper metering device operation is known, it supersedes the CEC requirement of being between 4</w:t>
      </w:r>
      <w:r w:rsidR="00D60C60" w:rsidRPr="00D70213">
        <w:rPr>
          <w:rFonts w:asciiTheme="minorHAnsi" w:hAnsiTheme="minorHAnsi"/>
          <w:sz w:val="18"/>
          <w:szCs w:val="18"/>
        </w:rPr>
        <w:t>°F</w:t>
      </w:r>
      <w:r w:rsidRPr="00D70213">
        <w:rPr>
          <w:rFonts w:asciiTheme="minorHAnsi" w:hAnsiTheme="minorHAnsi"/>
          <w:sz w:val="18"/>
          <w:szCs w:val="18"/>
        </w:rPr>
        <w:t xml:space="preserve"> and 25</w:t>
      </w:r>
      <w:r w:rsidR="00D60C60" w:rsidRPr="00D70213">
        <w:rPr>
          <w:rFonts w:asciiTheme="minorHAnsi" w:hAnsiTheme="minorHAnsi"/>
          <w:sz w:val="18"/>
          <w:szCs w:val="18"/>
        </w:rPr>
        <w:t>°</w:t>
      </w:r>
      <w:r w:rsidRPr="00D70213">
        <w:rPr>
          <w:rFonts w:asciiTheme="minorHAnsi" w:hAnsiTheme="minorHAnsi"/>
          <w:sz w:val="18"/>
          <w:szCs w:val="18"/>
        </w:rPr>
        <w:t>F. If “Yes, documentation to be provided upon request.” is selected, the installer should be prepared to provide documentation for the target values used.</w:t>
      </w:r>
    </w:p>
    <w:p w14:paraId="594A581A" w14:textId="60BAA67A" w:rsidR="002D286E" w:rsidRPr="00D70213" w:rsidRDefault="002D286E" w:rsidP="002D286E">
      <w:pPr>
        <w:pStyle w:val="ListParagraph"/>
        <w:numPr>
          <w:ilvl w:val="0"/>
          <w:numId w:val="24"/>
        </w:numPr>
        <w:rPr>
          <w:rFonts w:asciiTheme="minorHAnsi" w:hAnsiTheme="minorHAnsi"/>
          <w:sz w:val="18"/>
          <w:szCs w:val="18"/>
        </w:rPr>
      </w:pPr>
      <w:r w:rsidRPr="00D70213">
        <w:rPr>
          <w:rFonts w:asciiTheme="minorHAnsi" w:hAnsiTheme="minorHAnsi"/>
          <w:sz w:val="18"/>
          <w:szCs w:val="18"/>
        </w:rPr>
        <w:t>There are two possible criteria for passing. If the manufacturer’s specification is known it should be used, otherwise the CEC requirement is that the superheat be between 4</w:t>
      </w:r>
      <w:r w:rsidR="00D60C60" w:rsidRPr="00D70213">
        <w:rPr>
          <w:rFonts w:asciiTheme="minorHAnsi" w:hAnsiTheme="minorHAnsi"/>
          <w:sz w:val="18"/>
          <w:szCs w:val="18"/>
        </w:rPr>
        <w:t>°F</w:t>
      </w:r>
      <w:r w:rsidRPr="00D70213">
        <w:rPr>
          <w:rFonts w:asciiTheme="minorHAnsi" w:hAnsiTheme="minorHAnsi"/>
          <w:sz w:val="18"/>
          <w:szCs w:val="18"/>
        </w:rPr>
        <w:t xml:space="preserve"> and 25</w:t>
      </w:r>
      <w:r w:rsidR="00D60C60" w:rsidRPr="00D70213">
        <w:rPr>
          <w:rFonts w:asciiTheme="minorHAnsi" w:hAnsiTheme="minorHAnsi"/>
          <w:sz w:val="18"/>
          <w:szCs w:val="18"/>
        </w:rPr>
        <w:t>°</w:t>
      </w:r>
      <w:r w:rsidRPr="00D70213">
        <w:rPr>
          <w:rFonts w:asciiTheme="minorHAnsi" w:hAnsiTheme="minorHAnsi"/>
          <w:sz w:val="18"/>
          <w:szCs w:val="18"/>
        </w:rPr>
        <w:t>F, inclusive. If “Yes, documentation to be provided upon request.” is selected in G06, the installer should be prepared to provide documentation for the target values used.</w:t>
      </w:r>
    </w:p>
    <w:p w14:paraId="594A581B" w14:textId="77777777" w:rsidR="002D286E" w:rsidRPr="00D70213" w:rsidRDefault="002D286E" w:rsidP="00272FAE">
      <w:pPr>
        <w:rPr>
          <w:rFonts w:asciiTheme="minorHAnsi" w:hAnsiTheme="minorHAnsi"/>
          <w:sz w:val="18"/>
          <w:szCs w:val="18"/>
        </w:rPr>
      </w:pPr>
    </w:p>
    <w:p w14:paraId="594A5862" w14:textId="77777777" w:rsidR="00786D26" w:rsidRPr="00D70213" w:rsidRDefault="00786D26" w:rsidP="000636B8">
      <w:pPr>
        <w:rPr>
          <w:rFonts w:asciiTheme="minorHAnsi" w:hAnsiTheme="minorHAnsi"/>
          <w:sz w:val="18"/>
          <w:szCs w:val="18"/>
        </w:rPr>
      </w:pPr>
    </w:p>
    <w:p w14:paraId="594A5863" w14:textId="77777777" w:rsidR="00786D26" w:rsidRPr="00D70213" w:rsidRDefault="00786D26" w:rsidP="00A728D9">
      <w:pPr>
        <w:rPr>
          <w:rFonts w:asciiTheme="minorHAnsi" w:hAnsiTheme="minorHAnsi"/>
          <w:sz w:val="18"/>
          <w:szCs w:val="18"/>
        </w:rPr>
      </w:pPr>
    </w:p>
    <w:p w14:paraId="594A5864" w14:textId="77777777" w:rsidR="00786D26" w:rsidRPr="00D70213" w:rsidRDefault="00786D26">
      <w:pPr>
        <w:rPr>
          <w:rFonts w:asciiTheme="minorHAnsi" w:hAnsiTheme="minorHAnsi"/>
          <w:sz w:val="18"/>
          <w:szCs w:val="18"/>
        </w:rPr>
        <w:sectPr w:rsidR="00786D26" w:rsidRPr="00D70213" w:rsidSect="00DF54E8">
          <w:headerReference w:type="default" r:id="rId14"/>
          <w:footerReference w:type="default" r:id="rId15"/>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4A5E5A" w:rsidRPr="00D70213" w14:paraId="594A5867"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94A5865" w14:textId="3562517A" w:rsidR="004A5E5A" w:rsidRPr="00D70213" w:rsidRDefault="004A5E5A" w:rsidP="00687CF2">
            <w:pPr>
              <w:keepNext/>
              <w:rPr>
                <w:rFonts w:asciiTheme="minorHAnsi" w:hAnsiTheme="minorHAnsi"/>
                <w:b/>
                <w:szCs w:val="18"/>
              </w:rPr>
            </w:pPr>
            <w:r w:rsidRPr="00D70213">
              <w:rPr>
                <w:rFonts w:asciiTheme="minorHAnsi" w:hAnsiTheme="minorHAnsi"/>
                <w:b/>
                <w:szCs w:val="18"/>
              </w:rPr>
              <w:lastRenderedPageBreak/>
              <w:t>A. System Information</w:t>
            </w:r>
          </w:p>
          <w:p w14:paraId="594A5866" w14:textId="4B78B398" w:rsidR="004A5E5A" w:rsidRPr="00D70213" w:rsidRDefault="00131F1E" w:rsidP="00687CF2">
            <w:pPr>
              <w:keepNext/>
              <w:rPr>
                <w:rFonts w:asciiTheme="minorHAnsi" w:hAnsiTheme="minorHAnsi"/>
                <w:sz w:val="18"/>
                <w:szCs w:val="18"/>
              </w:rPr>
            </w:pPr>
            <w:r w:rsidRPr="00D70213">
              <w:rPr>
                <w:rFonts w:ascii="Calibri" w:hAnsi="Calibri"/>
                <w:sz w:val="18"/>
                <w:szCs w:val="18"/>
              </w:rPr>
              <w:t>&lt;&lt;Static Text - see the top&gt;&gt;</w:t>
            </w:r>
          </w:p>
        </w:tc>
      </w:tr>
      <w:tr w:rsidR="004A5E5A" w:rsidRPr="00D70213" w14:paraId="594A586B" w14:textId="77777777" w:rsidTr="00687CF2">
        <w:trPr>
          <w:cantSplit/>
          <w:trHeight w:val="360"/>
        </w:trPr>
        <w:tc>
          <w:tcPr>
            <w:tcW w:w="288" w:type="pct"/>
            <w:vAlign w:val="center"/>
          </w:tcPr>
          <w:p w14:paraId="594A5868" w14:textId="77777777" w:rsidR="004A5E5A" w:rsidRPr="00D70213" w:rsidRDefault="004A5E5A"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01</w:t>
            </w:r>
          </w:p>
        </w:tc>
        <w:tc>
          <w:tcPr>
            <w:tcW w:w="2212" w:type="pct"/>
            <w:vAlign w:val="center"/>
          </w:tcPr>
          <w:p w14:paraId="594A5869" w14:textId="6F46C7DF" w:rsidR="004A5E5A" w:rsidRPr="00D70213" w:rsidRDefault="00D31CE6"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Space Conditioning </w:t>
            </w:r>
            <w:r w:rsidR="00393CE9" w:rsidRPr="00D70213">
              <w:rPr>
                <w:rFonts w:asciiTheme="minorHAnsi" w:hAnsiTheme="minorHAnsi"/>
                <w:sz w:val="18"/>
                <w:szCs w:val="18"/>
              </w:rPr>
              <w:t>System Identification or Name</w:t>
            </w:r>
          </w:p>
        </w:tc>
        <w:tc>
          <w:tcPr>
            <w:tcW w:w="2500" w:type="pct"/>
            <w:vAlign w:val="center"/>
          </w:tcPr>
          <w:p w14:paraId="594A586A" w14:textId="708EAB34" w:rsidR="004A5E5A" w:rsidRPr="00D70213" w:rsidRDefault="00393CE9" w:rsidP="00105AC8">
            <w:pPr>
              <w:pStyle w:val="Header"/>
              <w:tabs>
                <w:tab w:val="clear" w:pos="4320"/>
                <w:tab w:val="clear" w:pos="8640"/>
              </w:tabs>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w:t>
            </w:r>
          </w:p>
        </w:tc>
      </w:tr>
      <w:tr w:rsidR="004A5E5A" w:rsidRPr="00D70213" w14:paraId="594A586F" w14:textId="77777777" w:rsidTr="00687CF2">
        <w:trPr>
          <w:cantSplit/>
          <w:trHeight w:val="360"/>
        </w:trPr>
        <w:tc>
          <w:tcPr>
            <w:tcW w:w="288" w:type="pct"/>
            <w:vAlign w:val="center"/>
          </w:tcPr>
          <w:p w14:paraId="594A586C" w14:textId="77777777" w:rsidR="004A5E5A" w:rsidRPr="00D70213" w:rsidRDefault="004A5E5A"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02</w:t>
            </w:r>
          </w:p>
        </w:tc>
        <w:tc>
          <w:tcPr>
            <w:tcW w:w="2212" w:type="pct"/>
            <w:vAlign w:val="center"/>
          </w:tcPr>
          <w:p w14:paraId="594A586D" w14:textId="4C64CF6B" w:rsidR="004A5E5A" w:rsidRPr="00D70213" w:rsidRDefault="00D31CE6"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Space Conditioning </w:t>
            </w:r>
            <w:r w:rsidR="00393CE9" w:rsidRPr="00D70213">
              <w:rPr>
                <w:rFonts w:asciiTheme="minorHAnsi" w:hAnsiTheme="minorHAnsi"/>
                <w:sz w:val="18"/>
                <w:szCs w:val="18"/>
              </w:rPr>
              <w:t>System Location or Area Served</w:t>
            </w:r>
          </w:p>
        </w:tc>
        <w:tc>
          <w:tcPr>
            <w:tcW w:w="2500" w:type="pct"/>
            <w:vAlign w:val="center"/>
          </w:tcPr>
          <w:p w14:paraId="594A586E" w14:textId="2C4AD3B1" w:rsidR="004A5E5A" w:rsidRPr="00D70213" w:rsidRDefault="00393CE9"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w:t>
            </w:r>
          </w:p>
        </w:tc>
      </w:tr>
      <w:tr w:rsidR="004A5E5A" w:rsidRPr="00D70213" w14:paraId="594A5873" w14:textId="77777777" w:rsidTr="00687CF2">
        <w:trPr>
          <w:cantSplit/>
          <w:trHeight w:val="360"/>
        </w:trPr>
        <w:tc>
          <w:tcPr>
            <w:tcW w:w="288" w:type="pct"/>
            <w:vAlign w:val="center"/>
          </w:tcPr>
          <w:p w14:paraId="594A5870" w14:textId="77777777" w:rsidR="004A5E5A" w:rsidRPr="00D70213" w:rsidRDefault="004A5E5A"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03</w:t>
            </w:r>
          </w:p>
        </w:tc>
        <w:tc>
          <w:tcPr>
            <w:tcW w:w="2212" w:type="pct"/>
            <w:vAlign w:val="center"/>
          </w:tcPr>
          <w:p w14:paraId="594A5871" w14:textId="4E7069F2"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Condenser (or package unit) </w:t>
            </w:r>
            <w:r w:rsidR="00216AAD" w:rsidRPr="00D70213">
              <w:rPr>
                <w:rFonts w:asciiTheme="minorHAnsi" w:hAnsiTheme="minorHAnsi"/>
                <w:sz w:val="18"/>
                <w:szCs w:val="18"/>
              </w:rPr>
              <w:t>M</w:t>
            </w:r>
            <w:r w:rsidRPr="00D70213">
              <w:rPr>
                <w:rFonts w:asciiTheme="minorHAnsi" w:hAnsiTheme="minorHAnsi"/>
                <w:sz w:val="18"/>
                <w:szCs w:val="18"/>
              </w:rPr>
              <w:t xml:space="preserve">ake or </w:t>
            </w:r>
            <w:r w:rsidR="00216AAD" w:rsidRPr="00D70213">
              <w:rPr>
                <w:rFonts w:asciiTheme="minorHAnsi" w:hAnsiTheme="minorHAnsi"/>
                <w:sz w:val="18"/>
                <w:szCs w:val="18"/>
              </w:rPr>
              <w:t>B</w:t>
            </w:r>
            <w:r w:rsidRPr="00D70213">
              <w:rPr>
                <w:rFonts w:asciiTheme="minorHAnsi" w:hAnsiTheme="minorHAnsi"/>
                <w:sz w:val="18"/>
                <w:szCs w:val="18"/>
              </w:rPr>
              <w:t>rand</w:t>
            </w:r>
          </w:p>
        </w:tc>
        <w:tc>
          <w:tcPr>
            <w:tcW w:w="2500" w:type="pct"/>
            <w:vAlign w:val="center"/>
          </w:tcPr>
          <w:p w14:paraId="594A5872" w14:textId="4DA7F30F" w:rsidR="004A5E5A" w:rsidRPr="00D70213" w:rsidRDefault="00393CE9"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w:t>
            </w:r>
          </w:p>
        </w:tc>
      </w:tr>
      <w:tr w:rsidR="004A5E5A" w:rsidRPr="00D70213" w14:paraId="594A5877" w14:textId="77777777" w:rsidTr="00687CF2">
        <w:trPr>
          <w:cantSplit/>
          <w:trHeight w:val="360"/>
        </w:trPr>
        <w:tc>
          <w:tcPr>
            <w:tcW w:w="288" w:type="pct"/>
            <w:vAlign w:val="center"/>
          </w:tcPr>
          <w:p w14:paraId="594A5874" w14:textId="77777777" w:rsidR="004A5E5A" w:rsidRPr="00D70213" w:rsidRDefault="004A5E5A"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04</w:t>
            </w:r>
          </w:p>
        </w:tc>
        <w:tc>
          <w:tcPr>
            <w:tcW w:w="2212" w:type="pct"/>
            <w:vAlign w:val="center"/>
          </w:tcPr>
          <w:p w14:paraId="594A5875" w14:textId="499D3A5C"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Condenser (or package unit) </w:t>
            </w:r>
            <w:r w:rsidR="00216AAD" w:rsidRPr="00D70213">
              <w:rPr>
                <w:rFonts w:asciiTheme="minorHAnsi" w:hAnsiTheme="minorHAnsi"/>
                <w:sz w:val="18"/>
                <w:szCs w:val="18"/>
              </w:rPr>
              <w:t>M</w:t>
            </w:r>
            <w:r w:rsidRPr="00D70213">
              <w:rPr>
                <w:rFonts w:asciiTheme="minorHAnsi" w:hAnsiTheme="minorHAnsi"/>
                <w:sz w:val="18"/>
                <w:szCs w:val="18"/>
              </w:rPr>
              <w:t xml:space="preserve">odel </w:t>
            </w:r>
            <w:r w:rsidR="00216AAD" w:rsidRPr="00D70213">
              <w:rPr>
                <w:rFonts w:asciiTheme="minorHAnsi" w:hAnsiTheme="minorHAnsi"/>
                <w:sz w:val="18"/>
                <w:szCs w:val="18"/>
              </w:rPr>
              <w:t>N</w:t>
            </w:r>
            <w:r w:rsidRPr="00D70213">
              <w:rPr>
                <w:rFonts w:asciiTheme="minorHAnsi" w:hAnsiTheme="minorHAnsi"/>
                <w:sz w:val="18"/>
                <w:szCs w:val="18"/>
              </w:rPr>
              <w:t>umber</w:t>
            </w:r>
          </w:p>
        </w:tc>
        <w:tc>
          <w:tcPr>
            <w:tcW w:w="2500" w:type="pct"/>
            <w:vAlign w:val="center"/>
          </w:tcPr>
          <w:p w14:paraId="594A5876" w14:textId="3F246469" w:rsidR="004A5E5A" w:rsidRPr="00D70213" w:rsidRDefault="00393CE9"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w:t>
            </w:r>
          </w:p>
        </w:tc>
      </w:tr>
      <w:tr w:rsidR="004A5E5A" w:rsidRPr="00D70213" w14:paraId="594A587B" w14:textId="77777777" w:rsidTr="00687CF2">
        <w:trPr>
          <w:cantSplit/>
          <w:trHeight w:val="360"/>
        </w:trPr>
        <w:tc>
          <w:tcPr>
            <w:tcW w:w="288" w:type="pct"/>
            <w:vAlign w:val="center"/>
          </w:tcPr>
          <w:p w14:paraId="594A5878" w14:textId="77777777" w:rsidR="004A5E5A" w:rsidRPr="00D70213" w:rsidRDefault="004A5E5A"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05</w:t>
            </w:r>
          </w:p>
        </w:tc>
        <w:tc>
          <w:tcPr>
            <w:tcW w:w="2212" w:type="pct"/>
            <w:vAlign w:val="center"/>
          </w:tcPr>
          <w:p w14:paraId="594A5879" w14:textId="2FD4C645"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Nominal Cooling Capacity (tons) of Condenser</w:t>
            </w:r>
          </w:p>
        </w:tc>
        <w:tc>
          <w:tcPr>
            <w:tcW w:w="2500" w:type="pct"/>
            <w:vAlign w:val="center"/>
          </w:tcPr>
          <w:p w14:paraId="594A587A" w14:textId="722CE170" w:rsidR="004A5E5A" w:rsidRPr="00D70213" w:rsidRDefault="00393CE9"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w:t>
            </w:r>
          </w:p>
        </w:tc>
      </w:tr>
      <w:tr w:rsidR="004A5E5A" w:rsidRPr="00D70213" w14:paraId="594A587F" w14:textId="77777777" w:rsidTr="00687CF2">
        <w:trPr>
          <w:cantSplit/>
          <w:trHeight w:val="360"/>
        </w:trPr>
        <w:tc>
          <w:tcPr>
            <w:tcW w:w="288" w:type="pct"/>
            <w:vAlign w:val="center"/>
          </w:tcPr>
          <w:p w14:paraId="594A587C" w14:textId="77777777" w:rsidR="004A5E5A" w:rsidRPr="00D70213" w:rsidRDefault="004A5E5A"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06</w:t>
            </w:r>
          </w:p>
        </w:tc>
        <w:tc>
          <w:tcPr>
            <w:tcW w:w="2212" w:type="pct"/>
            <w:vAlign w:val="center"/>
          </w:tcPr>
          <w:p w14:paraId="594A587D" w14:textId="10C71FA8"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Condenser (or package unit) </w:t>
            </w:r>
            <w:r w:rsidR="00216AAD" w:rsidRPr="00D70213">
              <w:rPr>
                <w:rFonts w:asciiTheme="minorHAnsi" w:hAnsiTheme="minorHAnsi"/>
                <w:sz w:val="18"/>
                <w:szCs w:val="18"/>
              </w:rPr>
              <w:t>S</w:t>
            </w:r>
            <w:r w:rsidRPr="00D70213">
              <w:rPr>
                <w:rFonts w:asciiTheme="minorHAnsi" w:hAnsiTheme="minorHAnsi"/>
                <w:sz w:val="18"/>
                <w:szCs w:val="18"/>
              </w:rPr>
              <w:t xml:space="preserve">erial </w:t>
            </w:r>
            <w:r w:rsidR="00216AAD" w:rsidRPr="00D70213">
              <w:rPr>
                <w:rFonts w:asciiTheme="minorHAnsi" w:hAnsiTheme="minorHAnsi"/>
                <w:sz w:val="18"/>
                <w:szCs w:val="18"/>
              </w:rPr>
              <w:t>N</w:t>
            </w:r>
            <w:r w:rsidRPr="00D70213">
              <w:rPr>
                <w:rFonts w:asciiTheme="minorHAnsi" w:hAnsiTheme="minorHAnsi"/>
                <w:sz w:val="18"/>
                <w:szCs w:val="18"/>
              </w:rPr>
              <w:t>umber</w:t>
            </w:r>
          </w:p>
        </w:tc>
        <w:tc>
          <w:tcPr>
            <w:tcW w:w="2500" w:type="pct"/>
            <w:vAlign w:val="center"/>
          </w:tcPr>
          <w:p w14:paraId="594A587E" w14:textId="3ED188F6" w:rsidR="004A5E5A" w:rsidRPr="00D70213" w:rsidRDefault="00393CE9"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w:t>
            </w:r>
          </w:p>
        </w:tc>
      </w:tr>
      <w:tr w:rsidR="004A5E5A" w:rsidRPr="00D70213" w14:paraId="594A5883" w14:textId="77777777" w:rsidTr="00687CF2">
        <w:trPr>
          <w:cantSplit/>
          <w:trHeight w:val="360"/>
        </w:trPr>
        <w:tc>
          <w:tcPr>
            <w:tcW w:w="288" w:type="pct"/>
            <w:vAlign w:val="center"/>
          </w:tcPr>
          <w:p w14:paraId="594A5880" w14:textId="77777777" w:rsidR="004A5E5A" w:rsidRPr="00D70213" w:rsidRDefault="004A5E5A"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07</w:t>
            </w:r>
          </w:p>
        </w:tc>
        <w:tc>
          <w:tcPr>
            <w:tcW w:w="2212" w:type="pct"/>
            <w:vAlign w:val="center"/>
          </w:tcPr>
          <w:p w14:paraId="594A5881" w14:textId="42163AA9"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Refrigerant Type</w:t>
            </w:r>
          </w:p>
        </w:tc>
        <w:tc>
          <w:tcPr>
            <w:tcW w:w="2500" w:type="pct"/>
            <w:vAlign w:val="center"/>
          </w:tcPr>
          <w:p w14:paraId="594A5882" w14:textId="07802834" w:rsidR="004A5E5A" w:rsidRPr="00D70213" w:rsidRDefault="00393CE9" w:rsidP="00105AC8">
            <w:pPr>
              <w:pStyle w:val="Header"/>
              <w:tabs>
                <w:tab w:val="clear" w:pos="4320"/>
                <w:tab w:val="clear" w:pos="8640"/>
              </w:tabs>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Possible entries are “R-22” or “R-410a”</w:t>
            </w:r>
            <w:r w:rsidR="00EC484D" w:rsidRPr="00D70213">
              <w:rPr>
                <w:rFonts w:asciiTheme="minorHAnsi" w:hAnsiTheme="minorHAnsi"/>
                <w:sz w:val="18"/>
                <w:szCs w:val="18"/>
              </w:rPr>
              <w:t>, or "other"</w:t>
            </w:r>
            <w:r w:rsidRPr="00D70213">
              <w:rPr>
                <w:rFonts w:asciiTheme="minorHAnsi" w:hAnsiTheme="minorHAnsi"/>
                <w:sz w:val="18"/>
                <w:szCs w:val="18"/>
              </w:rPr>
              <w:t xml:space="preserve">.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w:t>
            </w:r>
          </w:p>
        </w:tc>
      </w:tr>
      <w:tr w:rsidR="004A5E5A" w:rsidRPr="00D70213" w14:paraId="594A5887" w14:textId="77777777" w:rsidTr="00687CF2">
        <w:trPr>
          <w:cantSplit/>
          <w:trHeight w:val="360"/>
        </w:trPr>
        <w:tc>
          <w:tcPr>
            <w:tcW w:w="288" w:type="pct"/>
            <w:vAlign w:val="center"/>
          </w:tcPr>
          <w:p w14:paraId="594A5884" w14:textId="77777777" w:rsidR="004A5E5A" w:rsidRPr="00D70213" w:rsidRDefault="004A5E5A"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08</w:t>
            </w:r>
          </w:p>
        </w:tc>
        <w:tc>
          <w:tcPr>
            <w:tcW w:w="2212" w:type="pct"/>
            <w:vAlign w:val="center"/>
          </w:tcPr>
          <w:p w14:paraId="594A5885" w14:textId="69D53BEF"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Other Refrigerant Type (if applicable)</w:t>
            </w:r>
          </w:p>
        </w:tc>
        <w:tc>
          <w:tcPr>
            <w:tcW w:w="2500" w:type="pct"/>
            <w:vAlign w:val="center"/>
          </w:tcPr>
          <w:p w14:paraId="594A5886" w14:textId="0313D2C7" w:rsidR="004A5E5A" w:rsidRPr="00D70213" w:rsidRDefault="00EC484D" w:rsidP="00105AC8">
            <w:pPr>
              <w:spacing w:after="60"/>
              <w:rPr>
                <w:rFonts w:asciiTheme="minorHAnsi" w:hAnsiTheme="minorHAnsi"/>
                <w:sz w:val="18"/>
                <w:szCs w:val="18"/>
              </w:rPr>
            </w:pPr>
            <w:r w:rsidRPr="00D70213">
              <w:rPr>
                <w:rFonts w:ascii="Calibri" w:hAnsi="Calibri"/>
              </w:rPr>
              <w:t>&lt;&lt; if A07 value = R-22 or R-410A then value in this field = N/A; elseif value in A07= other, then user input text in this field to identify the refrigerant type&gt;&gt;</w:t>
            </w:r>
          </w:p>
        </w:tc>
      </w:tr>
      <w:tr w:rsidR="006A3BBF" w:rsidRPr="00D70213" w14:paraId="204125F0" w14:textId="77777777" w:rsidTr="00687CF2">
        <w:trPr>
          <w:cantSplit/>
          <w:trHeight w:val="360"/>
        </w:trPr>
        <w:tc>
          <w:tcPr>
            <w:tcW w:w="288" w:type="pct"/>
            <w:vAlign w:val="center"/>
          </w:tcPr>
          <w:p w14:paraId="3211227F" w14:textId="7E5923FB" w:rsidR="006A3BBF"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09</w:t>
            </w:r>
          </w:p>
        </w:tc>
        <w:tc>
          <w:tcPr>
            <w:tcW w:w="2212" w:type="pct"/>
            <w:vAlign w:val="center"/>
          </w:tcPr>
          <w:p w14:paraId="566528F1" w14:textId="34693829" w:rsidR="006A3BBF" w:rsidRPr="00D70213" w:rsidRDefault="006A3BBF"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Liquid Line Filter Drier Installed According to Manufacturer’s Specifications (if applicable)</w:t>
            </w:r>
          </w:p>
        </w:tc>
        <w:tc>
          <w:tcPr>
            <w:tcW w:w="2500" w:type="pct"/>
            <w:vAlign w:val="center"/>
          </w:tcPr>
          <w:p w14:paraId="01E09858" w14:textId="5A92F668" w:rsidR="006A3BBF" w:rsidRPr="00D70213" w:rsidRDefault="006A3BBF"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Possible entries are “Yes” or “NA”.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w:t>
            </w:r>
          </w:p>
        </w:tc>
      </w:tr>
      <w:tr w:rsidR="004A5E5A" w:rsidRPr="00D70213" w14:paraId="594A588B" w14:textId="77777777" w:rsidTr="00687CF2">
        <w:trPr>
          <w:cantSplit/>
          <w:trHeight w:val="360"/>
        </w:trPr>
        <w:tc>
          <w:tcPr>
            <w:tcW w:w="288" w:type="pct"/>
            <w:vAlign w:val="center"/>
          </w:tcPr>
          <w:p w14:paraId="594A5888" w14:textId="739176D3"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10</w:t>
            </w:r>
          </w:p>
        </w:tc>
        <w:tc>
          <w:tcPr>
            <w:tcW w:w="2212" w:type="pct"/>
            <w:vAlign w:val="center"/>
          </w:tcPr>
          <w:p w14:paraId="594A5889" w14:textId="439C4BCB"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Project Type</w:t>
            </w:r>
          </w:p>
        </w:tc>
        <w:tc>
          <w:tcPr>
            <w:tcW w:w="2500" w:type="pct"/>
            <w:vAlign w:val="center"/>
          </w:tcPr>
          <w:p w14:paraId="594A588A" w14:textId="5303D15E" w:rsidR="004A5E5A" w:rsidRPr="00D70213" w:rsidRDefault="00393CE9"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Possible entries are “Completely New”, “Replacement”, or “Alteration”.  If installed system does not match this entry, it can be overwritten by </w:t>
            </w:r>
            <w:proofErr w:type="gramStart"/>
            <w:r w:rsidRPr="00D70213">
              <w:rPr>
                <w:rFonts w:asciiTheme="minorHAnsi" w:hAnsiTheme="minorHAnsi"/>
                <w:sz w:val="18"/>
                <w:szCs w:val="18"/>
              </w:rPr>
              <w:t>rater</w:t>
            </w:r>
            <w:proofErr w:type="gramEnd"/>
            <w:r w:rsidRPr="00D70213">
              <w:rPr>
                <w:rFonts w:asciiTheme="minorHAnsi" w:hAnsiTheme="minorHAnsi"/>
                <w:sz w:val="18"/>
                <w:szCs w:val="18"/>
              </w:rPr>
              <w:t xml:space="preserve"> but it will be flagged as a possible fail.&gt;&gt; </w:t>
            </w:r>
          </w:p>
        </w:tc>
      </w:tr>
      <w:tr w:rsidR="004A5E5A" w:rsidRPr="00D70213" w14:paraId="594A588F" w14:textId="77777777" w:rsidTr="00687CF2">
        <w:trPr>
          <w:cantSplit/>
          <w:trHeight w:val="360"/>
        </w:trPr>
        <w:tc>
          <w:tcPr>
            <w:tcW w:w="288" w:type="pct"/>
            <w:vAlign w:val="center"/>
          </w:tcPr>
          <w:p w14:paraId="594A588C" w14:textId="2E887B0F"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11</w:t>
            </w:r>
          </w:p>
        </w:tc>
        <w:tc>
          <w:tcPr>
            <w:tcW w:w="2212" w:type="pct"/>
            <w:vAlign w:val="center"/>
          </w:tcPr>
          <w:p w14:paraId="465B8E39" w14:textId="2C02A8E7" w:rsidR="00216AAD" w:rsidRPr="00D70213" w:rsidRDefault="00550554"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Fault Indicator Display</w:t>
            </w:r>
            <w:r w:rsidR="00393CE9" w:rsidRPr="00D70213">
              <w:rPr>
                <w:rFonts w:asciiTheme="minorHAnsi" w:hAnsiTheme="minorHAnsi"/>
                <w:sz w:val="18"/>
                <w:szCs w:val="18"/>
              </w:rPr>
              <w:t xml:space="preserve"> (</w:t>
            </w:r>
            <w:r w:rsidRPr="00D70213">
              <w:rPr>
                <w:rFonts w:asciiTheme="minorHAnsi" w:hAnsiTheme="minorHAnsi"/>
                <w:sz w:val="18"/>
                <w:szCs w:val="18"/>
              </w:rPr>
              <w:t>FID</w:t>
            </w:r>
            <w:r w:rsidR="00393CE9" w:rsidRPr="00D70213">
              <w:rPr>
                <w:rFonts w:asciiTheme="minorHAnsi" w:hAnsiTheme="minorHAnsi"/>
                <w:sz w:val="18"/>
                <w:szCs w:val="18"/>
              </w:rPr>
              <w:t>) Status</w:t>
            </w:r>
          </w:p>
          <w:p w14:paraId="594A588D" w14:textId="7D1679D6"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(Note: Even systems with </w:t>
            </w:r>
            <w:proofErr w:type="gramStart"/>
            <w:r w:rsidRPr="00D70213">
              <w:rPr>
                <w:rFonts w:asciiTheme="minorHAnsi" w:hAnsiTheme="minorHAnsi"/>
                <w:sz w:val="18"/>
                <w:szCs w:val="18"/>
              </w:rPr>
              <w:t>a</w:t>
            </w:r>
            <w:proofErr w:type="gramEnd"/>
            <w:r w:rsidRPr="00D70213">
              <w:rPr>
                <w:rFonts w:asciiTheme="minorHAnsi" w:hAnsiTheme="minorHAnsi"/>
                <w:sz w:val="18"/>
                <w:szCs w:val="18"/>
              </w:rPr>
              <w:t xml:space="preserve"> </w:t>
            </w:r>
            <w:r w:rsidR="00550554" w:rsidRPr="00D70213">
              <w:rPr>
                <w:rFonts w:asciiTheme="minorHAnsi" w:hAnsiTheme="minorHAnsi"/>
                <w:sz w:val="18"/>
                <w:szCs w:val="18"/>
              </w:rPr>
              <w:t>FID</w:t>
            </w:r>
            <w:r w:rsidRPr="00D70213">
              <w:rPr>
                <w:rFonts w:asciiTheme="minorHAnsi" w:hAnsiTheme="minorHAnsi"/>
                <w:sz w:val="18"/>
                <w:szCs w:val="18"/>
              </w:rPr>
              <w:t xml:space="preserve"> must have refrigerant charge verified by installer)</w:t>
            </w:r>
          </w:p>
        </w:tc>
        <w:tc>
          <w:tcPr>
            <w:tcW w:w="2500" w:type="pct"/>
            <w:vAlign w:val="center"/>
          </w:tcPr>
          <w:p w14:paraId="594A588E" w14:textId="5483D7F7" w:rsidR="004A5E5A" w:rsidRPr="00D70213" w:rsidRDefault="00393CE9" w:rsidP="00687CF2">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Possible entries are “This system has a factory installed </w:t>
            </w:r>
            <w:r w:rsidR="00550554" w:rsidRPr="00D70213">
              <w:rPr>
                <w:rFonts w:asciiTheme="minorHAnsi" w:hAnsiTheme="minorHAnsi"/>
                <w:sz w:val="18"/>
                <w:szCs w:val="18"/>
              </w:rPr>
              <w:t>FID</w:t>
            </w:r>
            <w:r w:rsidRPr="00D70213">
              <w:rPr>
                <w:rFonts w:asciiTheme="minorHAnsi" w:hAnsiTheme="minorHAnsi"/>
                <w:sz w:val="18"/>
                <w:szCs w:val="18"/>
              </w:rPr>
              <w:t xml:space="preserve">”;  or “This system has a field installed </w:t>
            </w:r>
            <w:r w:rsidR="00550554" w:rsidRPr="00D70213">
              <w:rPr>
                <w:rFonts w:asciiTheme="minorHAnsi" w:hAnsiTheme="minorHAnsi"/>
                <w:sz w:val="18"/>
                <w:szCs w:val="18"/>
              </w:rPr>
              <w:t>FID</w:t>
            </w:r>
            <w:r w:rsidRPr="00D70213">
              <w:rPr>
                <w:rFonts w:asciiTheme="minorHAnsi" w:hAnsiTheme="minorHAnsi"/>
                <w:sz w:val="18"/>
                <w:szCs w:val="18"/>
              </w:rPr>
              <w:t xml:space="preserve">”;  or “This system does not have a </w:t>
            </w:r>
            <w:r w:rsidR="00550554" w:rsidRPr="00D70213">
              <w:rPr>
                <w:rFonts w:asciiTheme="minorHAnsi" w:hAnsiTheme="minorHAnsi"/>
                <w:sz w:val="18"/>
                <w:szCs w:val="18"/>
              </w:rPr>
              <w:t>FID</w:t>
            </w:r>
            <w:r w:rsidRPr="00D70213">
              <w:rPr>
                <w:rFonts w:asciiTheme="minorHAnsi" w:hAnsiTheme="minorHAnsi"/>
                <w:sz w:val="18"/>
                <w:szCs w:val="18"/>
              </w:rPr>
              <w:t xml:space="preserve"> device installed”.&gt;&gt;</w:t>
            </w:r>
          </w:p>
        </w:tc>
      </w:tr>
      <w:tr w:rsidR="004A5E5A" w:rsidRPr="00D70213" w14:paraId="594A5893" w14:textId="77777777" w:rsidTr="00687CF2">
        <w:trPr>
          <w:cantSplit/>
          <w:trHeight w:val="360"/>
        </w:trPr>
        <w:tc>
          <w:tcPr>
            <w:tcW w:w="288" w:type="pct"/>
            <w:vAlign w:val="center"/>
          </w:tcPr>
          <w:p w14:paraId="594A5890" w14:textId="38FD9DD2"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12</w:t>
            </w:r>
          </w:p>
        </w:tc>
        <w:tc>
          <w:tcPr>
            <w:tcW w:w="2212" w:type="pct"/>
            <w:vAlign w:val="center"/>
          </w:tcPr>
          <w:p w14:paraId="594A5891" w14:textId="026992C3"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Is the system of a type that the minimum airflow can be verified </w:t>
            </w:r>
            <w:r w:rsidR="006A604F" w:rsidRPr="00D70213">
              <w:rPr>
                <w:rFonts w:ascii="Calibri" w:hAnsi="Calibri"/>
                <w:sz w:val="18"/>
                <w:szCs w:val="18"/>
              </w:rPr>
              <w:t xml:space="preserve">for all indoor units </w:t>
            </w:r>
            <w:r w:rsidRPr="00D70213">
              <w:rPr>
                <w:rFonts w:asciiTheme="minorHAnsi" w:hAnsiTheme="minorHAnsi"/>
                <w:sz w:val="18"/>
                <w:szCs w:val="18"/>
              </w:rPr>
              <w:t>using an approved measurement procedure (RA3.3 or RA</w:t>
            </w:r>
            <w:r w:rsidR="00497CFA" w:rsidRPr="00D70213">
              <w:rPr>
                <w:rFonts w:asciiTheme="minorHAnsi" w:hAnsiTheme="minorHAnsi"/>
                <w:sz w:val="18"/>
                <w:szCs w:val="18"/>
              </w:rPr>
              <w:t>3.3.3</w:t>
            </w:r>
            <w:r w:rsidRPr="00D70213">
              <w:rPr>
                <w:rFonts w:asciiTheme="minorHAnsi" w:hAnsiTheme="minorHAnsi"/>
                <w:sz w:val="18"/>
                <w:szCs w:val="18"/>
              </w:rPr>
              <w:t>)?</w:t>
            </w:r>
          </w:p>
        </w:tc>
        <w:tc>
          <w:tcPr>
            <w:tcW w:w="2500" w:type="pct"/>
            <w:vAlign w:val="center"/>
          </w:tcPr>
          <w:p w14:paraId="594A5892" w14:textId="6101103F" w:rsidR="004A5E5A" w:rsidRPr="00D70213" w:rsidRDefault="00393CE9"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Possible entries are “yes” or “no”.&gt;&gt;</w:t>
            </w:r>
          </w:p>
        </w:tc>
      </w:tr>
      <w:tr w:rsidR="004A5E5A" w:rsidRPr="00D70213" w14:paraId="594A5897" w14:textId="77777777" w:rsidTr="00687CF2">
        <w:trPr>
          <w:cantSplit/>
          <w:trHeight w:val="360"/>
        </w:trPr>
        <w:tc>
          <w:tcPr>
            <w:tcW w:w="288" w:type="pct"/>
            <w:vAlign w:val="center"/>
          </w:tcPr>
          <w:p w14:paraId="594A5894" w14:textId="749C5E32"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13</w:t>
            </w:r>
          </w:p>
        </w:tc>
        <w:tc>
          <w:tcPr>
            <w:tcW w:w="2212" w:type="pct"/>
            <w:vAlign w:val="center"/>
          </w:tcPr>
          <w:p w14:paraId="594A5895" w14:textId="77777777"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94A5896" w14:textId="00D921D9" w:rsidR="004A5E5A" w:rsidRPr="00D70213" w:rsidRDefault="00393CE9" w:rsidP="00105AC8">
            <w:pPr>
              <w:spacing w:after="60"/>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Possible entries are “yes” or “no”.&gt;&gt;</w:t>
            </w:r>
          </w:p>
        </w:tc>
      </w:tr>
      <w:tr w:rsidR="004A5E5A" w:rsidRPr="00D70213" w14:paraId="594A589B" w14:textId="77777777" w:rsidTr="00687CF2">
        <w:trPr>
          <w:cantSplit/>
          <w:trHeight w:val="360"/>
        </w:trPr>
        <w:tc>
          <w:tcPr>
            <w:tcW w:w="288" w:type="pct"/>
            <w:vAlign w:val="center"/>
          </w:tcPr>
          <w:p w14:paraId="594A5898" w14:textId="2DD6AD5C"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14</w:t>
            </w:r>
          </w:p>
        </w:tc>
        <w:tc>
          <w:tcPr>
            <w:tcW w:w="2212" w:type="pct"/>
            <w:vAlign w:val="center"/>
          </w:tcPr>
          <w:p w14:paraId="594A5899" w14:textId="55B90E72"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Date of HERS Rater Refrigerant Charge Verification for this </w:t>
            </w:r>
            <w:r w:rsidR="00105AC8" w:rsidRPr="00D70213">
              <w:rPr>
                <w:rFonts w:asciiTheme="minorHAnsi" w:hAnsiTheme="minorHAnsi"/>
                <w:sz w:val="18"/>
                <w:szCs w:val="18"/>
              </w:rPr>
              <w:t>S</w:t>
            </w:r>
            <w:r w:rsidRPr="00D70213">
              <w:rPr>
                <w:rFonts w:asciiTheme="minorHAnsi" w:hAnsiTheme="minorHAnsi"/>
                <w:sz w:val="18"/>
                <w:szCs w:val="18"/>
              </w:rPr>
              <w:t>ystem</w:t>
            </w:r>
          </w:p>
        </w:tc>
        <w:tc>
          <w:tcPr>
            <w:tcW w:w="2500" w:type="pct"/>
            <w:vAlign w:val="center"/>
          </w:tcPr>
          <w:p w14:paraId="594A589A" w14:textId="77777777" w:rsidR="004A5E5A" w:rsidRPr="00D70213" w:rsidRDefault="00393CE9" w:rsidP="00105AC8">
            <w:pPr>
              <w:rPr>
                <w:rFonts w:asciiTheme="minorHAnsi" w:hAnsiTheme="minorHAnsi"/>
                <w:sz w:val="18"/>
                <w:szCs w:val="18"/>
              </w:rPr>
            </w:pPr>
            <w:r w:rsidRPr="00D70213">
              <w:rPr>
                <w:rFonts w:asciiTheme="minorHAnsi" w:hAnsiTheme="minorHAnsi"/>
                <w:sz w:val="18"/>
                <w:szCs w:val="18"/>
              </w:rPr>
              <w:t>&lt;&lt;user input: date: use validated date format&gt;&gt;</w:t>
            </w:r>
          </w:p>
        </w:tc>
      </w:tr>
      <w:tr w:rsidR="004A5E5A" w:rsidRPr="00D70213" w14:paraId="594A58A5" w14:textId="77777777" w:rsidTr="00687CF2">
        <w:trPr>
          <w:cantSplit/>
          <w:trHeight w:val="360"/>
        </w:trPr>
        <w:tc>
          <w:tcPr>
            <w:tcW w:w="288" w:type="pct"/>
            <w:vAlign w:val="center"/>
          </w:tcPr>
          <w:p w14:paraId="594A589C" w14:textId="1FC56C61"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15</w:t>
            </w:r>
          </w:p>
        </w:tc>
        <w:tc>
          <w:tcPr>
            <w:tcW w:w="2212" w:type="pct"/>
            <w:vAlign w:val="center"/>
          </w:tcPr>
          <w:p w14:paraId="594A589D" w14:textId="376C0FAB"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Refrigerant </w:t>
            </w:r>
            <w:r w:rsidR="00105AC8" w:rsidRPr="00D70213">
              <w:rPr>
                <w:rFonts w:asciiTheme="minorHAnsi" w:hAnsiTheme="minorHAnsi"/>
                <w:sz w:val="18"/>
                <w:szCs w:val="18"/>
              </w:rPr>
              <w:t>C</w:t>
            </w:r>
            <w:r w:rsidRPr="00D70213">
              <w:rPr>
                <w:rFonts w:asciiTheme="minorHAnsi" w:hAnsiTheme="minorHAnsi"/>
                <w:sz w:val="18"/>
                <w:szCs w:val="18"/>
              </w:rPr>
              <w:t xml:space="preserve">harge </w:t>
            </w:r>
            <w:r w:rsidR="00105AC8" w:rsidRPr="00D70213">
              <w:rPr>
                <w:rFonts w:asciiTheme="minorHAnsi" w:hAnsiTheme="minorHAnsi"/>
                <w:sz w:val="18"/>
                <w:szCs w:val="18"/>
              </w:rPr>
              <w:t>V</w:t>
            </w:r>
            <w:r w:rsidRPr="00D70213">
              <w:rPr>
                <w:rFonts w:asciiTheme="minorHAnsi" w:hAnsiTheme="minorHAnsi"/>
                <w:sz w:val="18"/>
                <w:szCs w:val="18"/>
              </w:rPr>
              <w:t xml:space="preserve">erification </w:t>
            </w:r>
            <w:r w:rsidR="00105AC8" w:rsidRPr="00D70213">
              <w:rPr>
                <w:rFonts w:asciiTheme="minorHAnsi" w:hAnsiTheme="minorHAnsi"/>
                <w:sz w:val="18"/>
                <w:szCs w:val="18"/>
              </w:rPr>
              <w:t>M</w:t>
            </w:r>
            <w:r w:rsidRPr="00D70213">
              <w:rPr>
                <w:rFonts w:asciiTheme="minorHAnsi" w:hAnsiTheme="minorHAnsi"/>
                <w:sz w:val="18"/>
                <w:szCs w:val="18"/>
              </w:rPr>
              <w:t xml:space="preserve">ethod </w:t>
            </w:r>
            <w:r w:rsidR="00105AC8" w:rsidRPr="00D70213">
              <w:rPr>
                <w:rFonts w:asciiTheme="minorHAnsi" w:hAnsiTheme="minorHAnsi"/>
                <w:sz w:val="18"/>
                <w:szCs w:val="18"/>
              </w:rPr>
              <w:t>U</w:t>
            </w:r>
            <w:r w:rsidRPr="00D70213">
              <w:rPr>
                <w:rFonts w:asciiTheme="minorHAnsi" w:hAnsiTheme="minorHAnsi"/>
                <w:sz w:val="18"/>
                <w:szCs w:val="18"/>
              </w:rPr>
              <w:t xml:space="preserve">sed by </w:t>
            </w:r>
            <w:r w:rsidR="00105AC8" w:rsidRPr="00D70213">
              <w:rPr>
                <w:rFonts w:asciiTheme="minorHAnsi" w:hAnsiTheme="minorHAnsi"/>
                <w:sz w:val="18"/>
                <w:szCs w:val="18"/>
              </w:rPr>
              <w:t>I</w:t>
            </w:r>
            <w:r w:rsidRPr="00D70213">
              <w:rPr>
                <w:rFonts w:asciiTheme="minorHAnsi" w:hAnsiTheme="minorHAnsi"/>
                <w:sz w:val="18"/>
                <w:szCs w:val="18"/>
              </w:rPr>
              <w:t>nstaller</w:t>
            </w:r>
          </w:p>
        </w:tc>
        <w:tc>
          <w:tcPr>
            <w:tcW w:w="2500" w:type="pct"/>
          </w:tcPr>
          <w:p w14:paraId="594A589E" w14:textId="24F436F5" w:rsidR="004A5E5A" w:rsidRPr="00D70213" w:rsidRDefault="00393CE9" w:rsidP="004A5E5A">
            <w:pPr>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Possible entries are: </w:t>
            </w:r>
          </w:p>
          <w:p w14:paraId="594A589F" w14:textId="77777777" w:rsidR="004A5E5A" w:rsidRPr="00D70213" w:rsidRDefault="00393CE9" w:rsidP="004A5E5A">
            <w:pPr>
              <w:pStyle w:val="ListParagraph"/>
              <w:numPr>
                <w:ilvl w:val="0"/>
                <w:numId w:val="18"/>
              </w:numPr>
              <w:spacing w:after="60"/>
              <w:rPr>
                <w:rFonts w:asciiTheme="minorHAnsi" w:hAnsiTheme="minorHAnsi"/>
                <w:sz w:val="18"/>
                <w:szCs w:val="18"/>
              </w:rPr>
            </w:pPr>
            <w:r w:rsidRPr="00D70213">
              <w:rPr>
                <w:rFonts w:asciiTheme="minorHAnsi" w:hAnsiTheme="minorHAnsi"/>
                <w:sz w:val="18"/>
                <w:szCs w:val="18"/>
              </w:rPr>
              <w:t xml:space="preserve">Superheat (outdoor temperature must be ≥ 55 </w:t>
            </w:r>
            <w:proofErr w:type="spellStart"/>
            <w:r w:rsidRPr="00D70213">
              <w:rPr>
                <w:rFonts w:asciiTheme="minorHAnsi" w:hAnsiTheme="minorHAnsi"/>
                <w:sz w:val="18"/>
                <w:szCs w:val="18"/>
              </w:rPr>
              <w:t>degF</w:t>
            </w:r>
            <w:proofErr w:type="spellEnd"/>
            <w:r w:rsidRPr="00D70213">
              <w:rPr>
                <w:rFonts w:asciiTheme="minorHAnsi" w:hAnsiTheme="minorHAnsi"/>
                <w:sz w:val="18"/>
                <w:szCs w:val="18"/>
              </w:rPr>
              <w:t xml:space="preserve">); or </w:t>
            </w:r>
          </w:p>
          <w:p w14:paraId="594A58A0" w14:textId="77777777" w:rsidR="004A5E5A" w:rsidRPr="00D70213" w:rsidRDefault="00393CE9" w:rsidP="004A5E5A">
            <w:pPr>
              <w:pStyle w:val="ListParagraph"/>
              <w:numPr>
                <w:ilvl w:val="0"/>
                <w:numId w:val="18"/>
              </w:numPr>
              <w:spacing w:after="60"/>
              <w:rPr>
                <w:rFonts w:asciiTheme="minorHAnsi" w:hAnsiTheme="minorHAnsi"/>
                <w:sz w:val="18"/>
                <w:szCs w:val="18"/>
              </w:rPr>
            </w:pPr>
            <w:r w:rsidRPr="00D70213">
              <w:rPr>
                <w:rFonts w:asciiTheme="minorHAnsi" w:hAnsiTheme="minorHAnsi"/>
                <w:sz w:val="18"/>
                <w:szCs w:val="18"/>
              </w:rPr>
              <w:t xml:space="preserve">Subcooling (outdoor temperature must be ≥ 55 </w:t>
            </w:r>
            <w:proofErr w:type="spellStart"/>
            <w:r w:rsidRPr="00D70213">
              <w:rPr>
                <w:rFonts w:asciiTheme="minorHAnsi" w:hAnsiTheme="minorHAnsi"/>
                <w:sz w:val="18"/>
                <w:szCs w:val="18"/>
              </w:rPr>
              <w:t>degF</w:t>
            </w:r>
            <w:proofErr w:type="spellEnd"/>
            <w:r w:rsidRPr="00D70213">
              <w:rPr>
                <w:rFonts w:asciiTheme="minorHAnsi" w:hAnsiTheme="minorHAnsi"/>
                <w:sz w:val="18"/>
                <w:szCs w:val="18"/>
              </w:rPr>
              <w:t xml:space="preserve">); or </w:t>
            </w:r>
          </w:p>
          <w:p w14:paraId="594A58A1" w14:textId="68BC5F4D" w:rsidR="004A5E5A" w:rsidRPr="00D70213" w:rsidRDefault="00393CE9" w:rsidP="004A5E5A">
            <w:pPr>
              <w:pStyle w:val="ListParagraph"/>
              <w:numPr>
                <w:ilvl w:val="0"/>
                <w:numId w:val="18"/>
              </w:numPr>
              <w:spacing w:after="60"/>
              <w:rPr>
                <w:rFonts w:asciiTheme="minorHAnsi" w:hAnsiTheme="minorHAnsi"/>
                <w:sz w:val="18"/>
                <w:szCs w:val="18"/>
              </w:rPr>
            </w:pPr>
            <w:r w:rsidRPr="00D70213">
              <w:rPr>
                <w:rFonts w:asciiTheme="minorHAnsi" w:hAnsiTheme="minorHAnsi"/>
                <w:sz w:val="18"/>
                <w:szCs w:val="18"/>
              </w:rPr>
              <w:t>Weigh-in</w:t>
            </w:r>
            <w:r w:rsidR="001546F5" w:rsidRPr="00D70213">
              <w:rPr>
                <w:rFonts w:asciiTheme="minorHAnsi" w:hAnsiTheme="minorHAnsi"/>
                <w:sz w:val="18"/>
                <w:szCs w:val="18"/>
              </w:rPr>
              <w:t xml:space="preserve"> with Installer independent</w:t>
            </w:r>
            <w:r w:rsidRPr="00D70213">
              <w:rPr>
                <w:rFonts w:asciiTheme="minorHAnsi" w:hAnsiTheme="minorHAnsi"/>
                <w:sz w:val="18"/>
                <w:szCs w:val="18"/>
              </w:rPr>
              <w:t>; or</w:t>
            </w:r>
          </w:p>
          <w:p w14:paraId="1DA10310" w14:textId="0E7346F8" w:rsidR="001546F5" w:rsidRPr="00D70213" w:rsidRDefault="001546F5" w:rsidP="004A5E5A">
            <w:pPr>
              <w:pStyle w:val="ListParagraph"/>
              <w:numPr>
                <w:ilvl w:val="0"/>
                <w:numId w:val="18"/>
              </w:numPr>
              <w:spacing w:after="60"/>
              <w:rPr>
                <w:rFonts w:asciiTheme="minorHAnsi" w:hAnsiTheme="minorHAnsi"/>
                <w:sz w:val="18"/>
                <w:szCs w:val="18"/>
              </w:rPr>
            </w:pPr>
            <w:r w:rsidRPr="00D70213">
              <w:rPr>
                <w:rFonts w:asciiTheme="minorHAnsi" w:hAnsiTheme="minorHAnsi"/>
                <w:sz w:val="18"/>
                <w:szCs w:val="18"/>
              </w:rPr>
              <w:t>Weigh-in with HERS Rater observation; or</w:t>
            </w:r>
          </w:p>
          <w:p w14:paraId="594A58A3" w14:textId="77777777" w:rsidR="004A5E5A" w:rsidRPr="00D70213" w:rsidRDefault="00393CE9" w:rsidP="004A5E5A">
            <w:pPr>
              <w:pStyle w:val="ListParagraph"/>
              <w:numPr>
                <w:ilvl w:val="0"/>
                <w:numId w:val="18"/>
              </w:numPr>
              <w:spacing w:after="60"/>
              <w:rPr>
                <w:rFonts w:asciiTheme="minorHAnsi" w:hAnsiTheme="minorHAnsi"/>
                <w:sz w:val="18"/>
                <w:szCs w:val="18"/>
              </w:rPr>
            </w:pPr>
            <w:r w:rsidRPr="00D70213">
              <w:rPr>
                <w:rFonts w:asciiTheme="minorHAnsi" w:hAnsiTheme="minorHAnsi"/>
                <w:sz w:val="18"/>
                <w:szCs w:val="18"/>
              </w:rPr>
              <w:t>New Package Unit Factory Charge &gt;&gt;</w:t>
            </w:r>
          </w:p>
          <w:p w14:paraId="594A58A4" w14:textId="77777777" w:rsidR="004A5E5A" w:rsidRPr="00D70213" w:rsidRDefault="004A5E5A">
            <w:pPr>
              <w:ind w:left="360"/>
              <w:rPr>
                <w:rFonts w:asciiTheme="minorHAnsi" w:hAnsiTheme="minorHAnsi"/>
                <w:sz w:val="18"/>
                <w:szCs w:val="18"/>
              </w:rPr>
            </w:pPr>
          </w:p>
        </w:tc>
      </w:tr>
      <w:tr w:rsidR="004A5E5A" w:rsidRPr="00D70213" w14:paraId="594A58A9" w14:textId="77777777" w:rsidTr="00687CF2">
        <w:trPr>
          <w:cantSplit/>
          <w:trHeight w:val="953"/>
        </w:trPr>
        <w:tc>
          <w:tcPr>
            <w:tcW w:w="288" w:type="pct"/>
            <w:vAlign w:val="center"/>
          </w:tcPr>
          <w:p w14:paraId="594A58A6" w14:textId="73DB836D"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lastRenderedPageBreak/>
              <w:t>16</w:t>
            </w:r>
          </w:p>
        </w:tc>
        <w:tc>
          <w:tcPr>
            <w:tcW w:w="2212" w:type="pct"/>
            <w:vAlign w:val="center"/>
          </w:tcPr>
          <w:p w14:paraId="594A58A7" w14:textId="47A1EE4F" w:rsidR="004A5E5A" w:rsidRPr="00D70213" w:rsidRDefault="00393CE9" w:rsidP="00105AC8">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Person </w:t>
            </w:r>
            <w:r w:rsidR="00105AC8" w:rsidRPr="00D70213">
              <w:rPr>
                <w:rFonts w:asciiTheme="minorHAnsi" w:hAnsiTheme="minorHAnsi"/>
                <w:sz w:val="18"/>
                <w:szCs w:val="18"/>
              </w:rPr>
              <w:t>W</w:t>
            </w:r>
            <w:r w:rsidRPr="00D70213">
              <w:rPr>
                <w:rFonts w:asciiTheme="minorHAnsi" w:hAnsiTheme="minorHAnsi"/>
                <w:sz w:val="18"/>
                <w:szCs w:val="18"/>
              </w:rPr>
              <w:t xml:space="preserve">ho </w:t>
            </w:r>
            <w:r w:rsidR="00105AC8" w:rsidRPr="00D70213">
              <w:rPr>
                <w:rFonts w:asciiTheme="minorHAnsi" w:hAnsiTheme="minorHAnsi"/>
                <w:sz w:val="18"/>
                <w:szCs w:val="18"/>
              </w:rPr>
              <w:t>P</w:t>
            </w:r>
            <w:r w:rsidRPr="00D70213">
              <w:rPr>
                <w:rFonts w:asciiTheme="minorHAnsi" w:hAnsiTheme="minorHAnsi"/>
                <w:sz w:val="18"/>
                <w:szCs w:val="18"/>
              </w:rPr>
              <w:t xml:space="preserve">erformed the Refrigerant Charge Verification </w:t>
            </w:r>
            <w:r w:rsidR="00105AC8" w:rsidRPr="00D70213">
              <w:rPr>
                <w:rFonts w:asciiTheme="minorHAnsi" w:hAnsiTheme="minorHAnsi"/>
                <w:sz w:val="18"/>
                <w:szCs w:val="18"/>
              </w:rPr>
              <w:t>R</w:t>
            </w:r>
            <w:r w:rsidRPr="00D70213">
              <w:rPr>
                <w:rFonts w:asciiTheme="minorHAnsi" w:hAnsiTheme="minorHAnsi"/>
                <w:sz w:val="18"/>
                <w:szCs w:val="18"/>
              </w:rPr>
              <w:t>eported on the Certificate of Installation</w:t>
            </w:r>
          </w:p>
        </w:tc>
        <w:tc>
          <w:tcPr>
            <w:tcW w:w="2500" w:type="pct"/>
            <w:vAlign w:val="center"/>
          </w:tcPr>
          <w:p w14:paraId="594A58A8" w14:textId="47ED2687" w:rsidR="004A5E5A" w:rsidRPr="00D70213" w:rsidRDefault="00393CE9">
            <w:pPr>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Possible entries: HVAC System Installer or HERS Rater.&gt;&gt;</w:t>
            </w:r>
          </w:p>
        </w:tc>
      </w:tr>
      <w:tr w:rsidR="004A5E5A" w:rsidRPr="00D70213" w14:paraId="594A58AF" w14:textId="77777777" w:rsidTr="00687CF2">
        <w:trPr>
          <w:cantSplit/>
          <w:trHeight w:val="953"/>
        </w:trPr>
        <w:tc>
          <w:tcPr>
            <w:tcW w:w="288" w:type="pct"/>
            <w:vAlign w:val="center"/>
          </w:tcPr>
          <w:p w14:paraId="594A58AA" w14:textId="474DE3A9"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17</w:t>
            </w:r>
          </w:p>
        </w:tc>
        <w:tc>
          <w:tcPr>
            <w:tcW w:w="2212" w:type="pct"/>
            <w:vAlign w:val="center"/>
          </w:tcPr>
          <w:p w14:paraId="594A58AB" w14:textId="2A4028B6" w:rsidR="004A5E5A" w:rsidRPr="00D70213" w:rsidRDefault="00393CE9" w:rsidP="004A5E5A">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HERS Verification Compliance Requirement Status</w:t>
            </w:r>
          </w:p>
        </w:tc>
        <w:tc>
          <w:tcPr>
            <w:tcW w:w="2500" w:type="pct"/>
            <w:vAlign w:val="center"/>
          </w:tcPr>
          <w:p w14:paraId="594A58AC" w14:textId="6FEBDFFF" w:rsidR="004A5E5A" w:rsidRPr="00D70213" w:rsidRDefault="00393CE9" w:rsidP="00B306F6">
            <w:pPr>
              <w:rPr>
                <w:rFonts w:asciiTheme="minorHAnsi" w:hAnsiTheme="minorHAnsi"/>
                <w:sz w:val="18"/>
                <w:szCs w:val="18"/>
              </w:rPr>
            </w:pPr>
            <w:r w:rsidRPr="00D70213">
              <w:rPr>
                <w:rFonts w:asciiTheme="minorHAnsi" w:hAnsiTheme="minorHAnsi"/>
                <w:sz w:val="18"/>
                <w:szCs w:val="18"/>
              </w:rPr>
              <w:t xml:space="preserve">&lt;&lt;auto filled text: referenced from </w:t>
            </w:r>
            <w:r w:rsidR="0092471A" w:rsidRPr="00D70213">
              <w:rPr>
                <w:rFonts w:asciiTheme="minorHAnsi" w:hAnsiTheme="minorHAnsi"/>
                <w:sz w:val="18"/>
                <w:szCs w:val="18"/>
              </w:rPr>
              <w:t>LMCI</w:t>
            </w:r>
            <w:r w:rsidRPr="00D70213">
              <w:rPr>
                <w:rFonts w:asciiTheme="minorHAnsi" w:hAnsiTheme="minorHAnsi"/>
                <w:sz w:val="18"/>
                <w:szCs w:val="18"/>
              </w:rPr>
              <w:t xml:space="preserve">.  Possible entries: </w:t>
            </w:r>
          </w:p>
          <w:p w14:paraId="594A58AD" w14:textId="77777777" w:rsidR="004A5E5A" w:rsidRPr="00D70213" w:rsidRDefault="00393CE9">
            <w:pPr>
              <w:ind w:left="720"/>
              <w:rPr>
                <w:rFonts w:asciiTheme="minorHAnsi" w:hAnsiTheme="minorHAnsi"/>
                <w:sz w:val="18"/>
                <w:szCs w:val="18"/>
              </w:rPr>
            </w:pPr>
            <w:r w:rsidRPr="00D70213">
              <w:rPr>
                <w:rFonts w:asciiTheme="minorHAnsi" w:hAnsiTheme="minorHAnsi"/>
                <w:sz w:val="18"/>
                <w:szCs w:val="18"/>
              </w:rPr>
              <w:t>"System does not qualify for Group Sampling"; or</w:t>
            </w:r>
          </w:p>
          <w:p w14:paraId="594A58AE" w14:textId="77777777" w:rsidR="004A5E5A" w:rsidRPr="00D70213" w:rsidRDefault="00393CE9" w:rsidP="002D286E">
            <w:pPr>
              <w:ind w:left="720"/>
              <w:rPr>
                <w:rFonts w:asciiTheme="minorHAnsi" w:hAnsiTheme="minorHAnsi"/>
                <w:sz w:val="18"/>
                <w:szCs w:val="18"/>
              </w:rPr>
            </w:pPr>
            <w:proofErr w:type="gramStart"/>
            <w:r w:rsidRPr="00D70213">
              <w:rPr>
                <w:rFonts w:asciiTheme="minorHAnsi" w:hAnsiTheme="minorHAnsi"/>
                <w:sz w:val="18"/>
                <w:szCs w:val="18"/>
              </w:rPr>
              <w:t>”System</w:t>
            </w:r>
            <w:proofErr w:type="gramEnd"/>
            <w:r w:rsidRPr="00D70213">
              <w:rPr>
                <w:rFonts w:asciiTheme="minorHAnsi" w:hAnsiTheme="minorHAnsi"/>
                <w:sz w:val="18"/>
                <w:szCs w:val="18"/>
              </w:rPr>
              <w:t xml:space="preserve"> qualifies for Group Sampling.”&gt;&gt; </w:t>
            </w:r>
          </w:p>
        </w:tc>
      </w:tr>
      <w:tr w:rsidR="004A5E5A" w:rsidRPr="00D70213" w14:paraId="594A58CB" w14:textId="77777777" w:rsidTr="00687CF2">
        <w:trPr>
          <w:cantSplit/>
          <w:trHeight w:val="953"/>
        </w:trPr>
        <w:tc>
          <w:tcPr>
            <w:tcW w:w="288" w:type="pct"/>
            <w:vAlign w:val="center"/>
          </w:tcPr>
          <w:p w14:paraId="594A58B0" w14:textId="77777777" w:rsidR="004A5E5A" w:rsidRPr="00D70213" w:rsidRDefault="004A5E5A" w:rsidP="00687CF2">
            <w:pPr>
              <w:pStyle w:val="Header"/>
              <w:tabs>
                <w:tab w:val="clear" w:pos="4320"/>
                <w:tab w:val="clear" w:pos="8640"/>
              </w:tabs>
              <w:jc w:val="center"/>
              <w:rPr>
                <w:rFonts w:asciiTheme="minorHAnsi" w:hAnsiTheme="minorHAnsi"/>
                <w:sz w:val="18"/>
                <w:szCs w:val="18"/>
              </w:rPr>
            </w:pPr>
          </w:p>
        </w:tc>
        <w:tc>
          <w:tcPr>
            <w:tcW w:w="2212" w:type="pct"/>
            <w:vAlign w:val="center"/>
          </w:tcPr>
          <w:p w14:paraId="594A58B1" w14:textId="77777777" w:rsidR="004A5E5A" w:rsidRPr="00D70213" w:rsidRDefault="00393CE9" w:rsidP="004A5E5A">
            <w:pPr>
              <w:rPr>
                <w:rFonts w:asciiTheme="minorHAnsi" w:hAnsiTheme="minorHAnsi"/>
                <w:sz w:val="18"/>
                <w:szCs w:val="18"/>
              </w:rPr>
            </w:pPr>
            <w:r w:rsidRPr="00D70213">
              <w:rPr>
                <w:rFonts w:asciiTheme="minorHAnsi" w:hAnsiTheme="minorHAnsi"/>
                <w:sz w:val="18"/>
                <w:szCs w:val="18"/>
              </w:rPr>
              <w:t>Generate list for next row (this is hidden from user)</w:t>
            </w:r>
          </w:p>
        </w:tc>
        <w:tc>
          <w:tcPr>
            <w:tcW w:w="2500" w:type="pct"/>
            <w:vAlign w:val="center"/>
          </w:tcPr>
          <w:p w14:paraId="594A58B2" w14:textId="409234C2"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 xml:space="preserve">If </w:t>
            </w:r>
            <w:r w:rsidR="002E2F2E" w:rsidRPr="00D70213">
              <w:rPr>
                <w:rFonts w:asciiTheme="minorHAnsi" w:hAnsiTheme="minorHAnsi" w:cs="Helvetica"/>
                <w:sz w:val="18"/>
                <w:szCs w:val="18"/>
              </w:rPr>
              <w:t>A11</w:t>
            </w:r>
            <w:r w:rsidRPr="00D70213">
              <w:rPr>
                <w:rFonts w:asciiTheme="minorHAnsi" w:hAnsiTheme="minorHAnsi" w:cs="Helvetica"/>
                <w:sz w:val="18"/>
                <w:szCs w:val="18"/>
              </w:rPr>
              <w:t xml:space="preserve"> = “no </w:t>
            </w:r>
            <w:r w:rsidR="00550554" w:rsidRPr="00D70213">
              <w:rPr>
                <w:rFonts w:asciiTheme="minorHAnsi" w:hAnsiTheme="minorHAnsi" w:cs="Helvetica"/>
                <w:sz w:val="18"/>
                <w:szCs w:val="18"/>
              </w:rPr>
              <w:t>FID</w:t>
            </w:r>
            <w:r w:rsidRPr="00D70213">
              <w:rPr>
                <w:rFonts w:asciiTheme="minorHAnsi" w:hAnsiTheme="minorHAnsi" w:cs="Helvetica"/>
                <w:sz w:val="18"/>
                <w:szCs w:val="18"/>
              </w:rPr>
              <w:t xml:space="preserve">” and </w:t>
            </w:r>
            <w:r w:rsidR="002E2F2E" w:rsidRPr="00D70213">
              <w:rPr>
                <w:rFonts w:asciiTheme="minorHAnsi" w:hAnsiTheme="minorHAnsi" w:cs="Helvetica"/>
                <w:sz w:val="18"/>
                <w:szCs w:val="18"/>
              </w:rPr>
              <w:t>A15</w:t>
            </w:r>
            <w:r w:rsidRPr="00D70213">
              <w:rPr>
                <w:rFonts w:asciiTheme="minorHAnsi" w:hAnsiTheme="minorHAnsi" w:cs="Helvetica"/>
                <w:sz w:val="18"/>
                <w:szCs w:val="18"/>
              </w:rPr>
              <w:t xml:space="preserve"> = “Superheat”, then list =</w:t>
            </w:r>
          </w:p>
          <w:p w14:paraId="594A58B3" w14:textId="77777777" w:rsidR="004A5E5A" w:rsidRPr="00D70213" w:rsidRDefault="00393CE9" w:rsidP="004A5E5A">
            <w:pPr>
              <w:widowControl w:val="0"/>
              <w:autoSpaceDE w:val="0"/>
              <w:autoSpaceDN w:val="0"/>
              <w:adjustRightInd w:val="0"/>
              <w:ind w:firstLine="720"/>
              <w:rPr>
                <w:rFonts w:asciiTheme="minorHAnsi" w:hAnsiTheme="minorHAnsi" w:cs="Helvetica"/>
                <w:sz w:val="18"/>
                <w:szCs w:val="18"/>
              </w:rPr>
            </w:pPr>
            <w:r w:rsidRPr="00D70213">
              <w:rPr>
                <w:rFonts w:asciiTheme="minorHAnsi" w:hAnsiTheme="minorHAnsi" w:cs="Helvetica"/>
                <w:sz w:val="18"/>
                <w:szCs w:val="18"/>
              </w:rPr>
              <w:t>Superheat</w:t>
            </w:r>
          </w:p>
          <w:p w14:paraId="594A58B4" w14:textId="77777777" w:rsidR="004A5E5A" w:rsidRPr="00D70213" w:rsidRDefault="004A5E5A" w:rsidP="004A5E5A">
            <w:pPr>
              <w:widowControl w:val="0"/>
              <w:autoSpaceDE w:val="0"/>
              <w:autoSpaceDN w:val="0"/>
              <w:adjustRightInd w:val="0"/>
              <w:rPr>
                <w:rFonts w:asciiTheme="minorHAnsi" w:hAnsiTheme="minorHAnsi" w:cs="Helvetica"/>
                <w:sz w:val="18"/>
                <w:szCs w:val="18"/>
              </w:rPr>
            </w:pPr>
          </w:p>
          <w:p w14:paraId="594A58B5" w14:textId="77765A1A"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 xml:space="preserve">Else, If </w:t>
            </w:r>
            <w:r w:rsidR="002E2F2E" w:rsidRPr="00D70213">
              <w:rPr>
                <w:rFonts w:asciiTheme="minorHAnsi" w:hAnsiTheme="minorHAnsi" w:cs="Helvetica"/>
                <w:sz w:val="18"/>
                <w:szCs w:val="18"/>
              </w:rPr>
              <w:t>A11</w:t>
            </w:r>
            <w:r w:rsidRPr="00D70213">
              <w:rPr>
                <w:rFonts w:asciiTheme="minorHAnsi" w:hAnsiTheme="minorHAnsi" w:cs="Helvetica"/>
                <w:sz w:val="18"/>
                <w:szCs w:val="18"/>
              </w:rPr>
              <w:t xml:space="preserve"> = “no </w:t>
            </w:r>
            <w:r w:rsidR="00550554" w:rsidRPr="00D70213">
              <w:rPr>
                <w:rFonts w:asciiTheme="minorHAnsi" w:hAnsiTheme="minorHAnsi" w:cs="Helvetica"/>
                <w:sz w:val="18"/>
                <w:szCs w:val="18"/>
              </w:rPr>
              <w:t>FID</w:t>
            </w:r>
            <w:r w:rsidRPr="00D70213">
              <w:rPr>
                <w:rFonts w:asciiTheme="minorHAnsi" w:hAnsiTheme="minorHAnsi" w:cs="Helvetica"/>
                <w:sz w:val="18"/>
                <w:szCs w:val="18"/>
              </w:rPr>
              <w:t xml:space="preserve">” and </w:t>
            </w:r>
            <w:r w:rsidR="002E2F2E" w:rsidRPr="00D70213">
              <w:rPr>
                <w:rFonts w:asciiTheme="minorHAnsi" w:hAnsiTheme="minorHAnsi" w:cs="Helvetica"/>
                <w:sz w:val="18"/>
                <w:szCs w:val="18"/>
              </w:rPr>
              <w:t>A15</w:t>
            </w:r>
            <w:r w:rsidRPr="00D70213">
              <w:rPr>
                <w:rFonts w:asciiTheme="minorHAnsi" w:hAnsiTheme="minorHAnsi" w:cs="Helvetica"/>
                <w:sz w:val="18"/>
                <w:szCs w:val="18"/>
              </w:rPr>
              <w:t xml:space="preserve"> = “Subcool</w:t>
            </w:r>
            <w:r w:rsidR="001546F5" w:rsidRPr="00D70213">
              <w:rPr>
                <w:rFonts w:asciiTheme="minorHAnsi" w:hAnsiTheme="minorHAnsi" w:cs="Helvetica"/>
                <w:sz w:val="18"/>
                <w:szCs w:val="18"/>
              </w:rPr>
              <w:t>ing</w:t>
            </w:r>
            <w:r w:rsidRPr="00D70213">
              <w:rPr>
                <w:rFonts w:asciiTheme="minorHAnsi" w:hAnsiTheme="minorHAnsi" w:cs="Helvetica"/>
                <w:sz w:val="18"/>
                <w:szCs w:val="18"/>
              </w:rPr>
              <w:t>”, then list =</w:t>
            </w:r>
          </w:p>
          <w:p w14:paraId="594A58B6" w14:textId="126B98A0"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ab/>
              <w:t>Subcool</w:t>
            </w:r>
            <w:r w:rsidR="001546F5" w:rsidRPr="00D70213">
              <w:rPr>
                <w:rFonts w:asciiTheme="minorHAnsi" w:hAnsiTheme="minorHAnsi" w:cs="Helvetica"/>
                <w:sz w:val="18"/>
                <w:szCs w:val="18"/>
              </w:rPr>
              <w:t>ing</w:t>
            </w:r>
          </w:p>
          <w:p w14:paraId="594A58B8" w14:textId="6CA9CDD1"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ab/>
            </w:r>
          </w:p>
          <w:p w14:paraId="594A58B9" w14:textId="44CAEB4C"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 xml:space="preserve">Else, If </w:t>
            </w:r>
            <w:r w:rsidR="002E2F2E" w:rsidRPr="00D70213">
              <w:rPr>
                <w:rFonts w:asciiTheme="minorHAnsi" w:hAnsiTheme="minorHAnsi" w:cs="Helvetica"/>
                <w:sz w:val="18"/>
                <w:szCs w:val="18"/>
              </w:rPr>
              <w:t>A11</w:t>
            </w:r>
            <w:r w:rsidRPr="00D70213">
              <w:rPr>
                <w:rFonts w:asciiTheme="minorHAnsi" w:hAnsiTheme="minorHAnsi" w:cs="Helvetica"/>
                <w:sz w:val="18"/>
                <w:szCs w:val="18"/>
              </w:rPr>
              <w:t xml:space="preserve"> = “no </w:t>
            </w:r>
            <w:r w:rsidR="00550554" w:rsidRPr="00D70213">
              <w:rPr>
                <w:rFonts w:asciiTheme="minorHAnsi" w:hAnsiTheme="minorHAnsi" w:cs="Helvetica"/>
                <w:sz w:val="18"/>
                <w:szCs w:val="18"/>
              </w:rPr>
              <w:t>FID</w:t>
            </w:r>
            <w:r w:rsidRPr="00D70213">
              <w:rPr>
                <w:rFonts w:asciiTheme="minorHAnsi" w:hAnsiTheme="minorHAnsi" w:cs="Helvetica"/>
                <w:sz w:val="18"/>
                <w:szCs w:val="18"/>
              </w:rPr>
              <w:t xml:space="preserve">” and </w:t>
            </w:r>
            <w:r w:rsidR="002E2F2E" w:rsidRPr="00D70213">
              <w:rPr>
                <w:rFonts w:asciiTheme="minorHAnsi" w:hAnsiTheme="minorHAnsi" w:cs="Helvetica"/>
                <w:sz w:val="18"/>
                <w:szCs w:val="18"/>
              </w:rPr>
              <w:t>A15</w:t>
            </w:r>
            <w:r w:rsidRPr="00D70213">
              <w:rPr>
                <w:rFonts w:asciiTheme="minorHAnsi" w:hAnsiTheme="minorHAnsi" w:cs="Helvetica"/>
                <w:sz w:val="18"/>
                <w:szCs w:val="18"/>
              </w:rPr>
              <w:t xml:space="preserve"> = “Weigh-In</w:t>
            </w:r>
            <w:r w:rsidR="001546F5" w:rsidRPr="00D70213">
              <w:rPr>
                <w:rFonts w:asciiTheme="minorHAnsi" w:hAnsiTheme="minorHAnsi" w:cs="Helvetica"/>
                <w:sz w:val="18"/>
                <w:szCs w:val="18"/>
              </w:rPr>
              <w:t xml:space="preserve"> with Installer independent</w:t>
            </w:r>
            <w:r w:rsidRPr="00D70213">
              <w:rPr>
                <w:rFonts w:asciiTheme="minorHAnsi" w:hAnsiTheme="minorHAnsi" w:cs="Helvetica"/>
                <w:sz w:val="18"/>
                <w:szCs w:val="18"/>
              </w:rPr>
              <w:t>”, then list =</w:t>
            </w:r>
          </w:p>
          <w:p w14:paraId="594A58BA" w14:textId="77777777"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ab/>
              <w:t>Superheat</w:t>
            </w:r>
          </w:p>
          <w:p w14:paraId="594A58BC" w14:textId="5958938D"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ab/>
              <w:t>Subcool</w:t>
            </w:r>
            <w:r w:rsidR="001546F5" w:rsidRPr="00D70213">
              <w:rPr>
                <w:rFonts w:asciiTheme="minorHAnsi" w:hAnsiTheme="minorHAnsi" w:cs="Helvetica"/>
                <w:sz w:val="18"/>
                <w:szCs w:val="18"/>
              </w:rPr>
              <w:t>ing</w:t>
            </w:r>
          </w:p>
          <w:p w14:paraId="594A58BE" w14:textId="421BAF6A"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ab/>
            </w:r>
          </w:p>
          <w:p w14:paraId="4086B71E" w14:textId="4742545D" w:rsidR="001546F5" w:rsidRPr="00D70213" w:rsidRDefault="001546F5"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Else if A11 = “no FID” and A1</w:t>
            </w:r>
            <w:r w:rsidR="00074CD9" w:rsidRPr="00D70213">
              <w:rPr>
                <w:rFonts w:asciiTheme="minorHAnsi" w:hAnsiTheme="minorHAnsi" w:cs="Helvetica"/>
                <w:sz w:val="18"/>
                <w:szCs w:val="18"/>
              </w:rPr>
              <w:t>5</w:t>
            </w:r>
            <w:r w:rsidRPr="00D70213">
              <w:rPr>
                <w:rFonts w:asciiTheme="minorHAnsi" w:hAnsiTheme="minorHAnsi" w:cs="Helvetica"/>
                <w:sz w:val="18"/>
                <w:szCs w:val="18"/>
              </w:rPr>
              <w:t xml:space="preserve"> = “Weigh-in with HERS Rater observation”, then list = </w:t>
            </w:r>
          </w:p>
          <w:p w14:paraId="5B21C414" w14:textId="05952491" w:rsidR="001546F5" w:rsidRPr="00D70213" w:rsidRDefault="001546F5" w:rsidP="001546F5">
            <w:pPr>
              <w:widowControl w:val="0"/>
              <w:autoSpaceDE w:val="0"/>
              <w:autoSpaceDN w:val="0"/>
              <w:adjustRightInd w:val="0"/>
              <w:ind w:left="695"/>
              <w:rPr>
                <w:rFonts w:asciiTheme="minorHAnsi" w:hAnsiTheme="minorHAnsi" w:cs="Helvetica"/>
                <w:sz w:val="18"/>
                <w:szCs w:val="18"/>
              </w:rPr>
            </w:pPr>
            <w:r w:rsidRPr="00D70213">
              <w:rPr>
                <w:rFonts w:asciiTheme="minorHAnsi" w:hAnsiTheme="minorHAnsi" w:cs="Helvetica"/>
                <w:sz w:val="18"/>
                <w:szCs w:val="18"/>
              </w:rPr>
              <w:t>Weigh-In Observation</w:t>
            </w:r>
          </w:p>
          <w:p w14:paraId="0B2BC787" w14:textId="77777777" w:rsidR="001546F5" w:rsidRPr="00D70213" w:rsidRDefault="001546F5" w:rsidP="004A5E5A">
            <w:pPr>
              <w:widowControl w:val="0"/>
              <w:autoSpaceDE w:val="0"/>
              <w:autoSpaceDN w:val="0"/>
              <w:adjustRightInd w:val="0"/>
              <w:rPr>
                <w:rFonts w:asciiTheme="minorHAnsi" w:hAnsiTheme="minorHAnsi" w:cs="Helvetica"/>
                <w:sz w:val="18"/>
                <w:szCs w:val="18"/>
              </w:rPr>
            </w:pPr>
          </w:p>
          <w:p w14:paraId="594A58BF" w14:textId="4F342F69"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 xml:space="preserve">Else, If </w:t>
            </w:r>
            <w:r w:rsidR="002E2F2E" w:rsidRPr="00D70213">
              <w:rPr>
                <w:rFonts w:asciiTheme="minorHAnsi" w:hAnsiTheme="minorHAnsi" w:cs="Helvetica"/>
                <w:sz w:val="18"/>
                <w:szCs w:val="18"/>
              </w:rPr>
              <w:t>A11</w:t>
            </w:r>
            <w:r w:rsidRPr="00D70213">
              <w:rPr>
                <w:rFonts w:asciiTheme="minorHAnsi" w:hAnsiTheme="minorHAnsi" w:cs="Helvetica"/>
                <w:sz w:val="18"/>
                <w:szCs w:val="18"/>
              </w:rPr>
              <w:t xml:space="preserve"> = “factory installed </w:t>
            </w:r>
            <w:r w:rsidR="00550554" w:rsidRPr="00D70213">
              <w:rPr>
                <w:rFonts w:asciiTheme="minorHAnsi" w:hAnsiTheme="minorHAnsi" w:cs="Helvetica"/>
                <w:sz w:val="18"/>
                <w:szCs w:val="18"/>
              </w:rPr>
              <w:t>FID</w:t>
            </w:r>
            <w:r w:rsidRPr="00D70213">
              <w:rPr>
                <w:rFonts w:asciiTheme="minorHAnsi" w:hAnsiTheme="minorHAnsi" w:cs="Helvetica"/>
                <w:sz w:val="18"/>
                <w:szCs w:val="18"/>
              </w:rPr>
              <w:t xml:space="preserve">” or “field installed </w:t>
            </w:r>
            <w:r w:rsidR="00550554" w:rsidRPr="00D70213">
              <w:rPr>
                <w:rFonts w:asciiTheme="minorHAnsi" w:hAnsiTheme="minorHAnsi" w:cs="Helvetica"/>
                <w:sz w:val="18"/>
                <w:szCs w:val="18"/>
              </w:rPr>
              <w:t>FID</w:t>
            </w:r>
            <w:r w:rsidRPr="00D70213">
              <w:rPr>
                <w:rFonts w:asciiTheme="minorHAnsi" w:hAnsiTheme="minorHAnsi" w:cs="Helvetica"/>
                <w:sz w:val="18"/>
                <w:szCs w:val="18"/>
              </w:rPr>
              <w:t>”, then list =</w:t>
            </w:r>
          </w:p>
          <w:p w14:paraId="594A58C0" w14:textId="200BA816"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ab/>
            </w:r>
            <w:r w:rsidR="00550554" w:rsidRPr="00D70213">
              <w:rPr>
                <w:rFonts w:asciiTheme="minorHAnsi" w:hAnsiTheme="minorHAnsi" w:cs="Helvetica"/>
                <w:sz w:val="18"/>
                <w:szCs w:val="18"/>
              </w:rPr>
              <w:t>FID</w:t>
            </w:r>
            <w:r w:rsidRPr="00D70213">
              <w:rPr>
                <w:rFonts w:asciiTheme="minorHAnsi" w:hAnsiTheme="minorHAnsi" w:cs="Helvetica"/>
                <w:sz w:val="18"/>
                <w:szCs w:val="18"/>
              </w:rPr>
              <w:t xml:space="preserve"> Verification</w:t>
            </w:r>
          </w:p>
          <w:p w14:paraId="594A58C1" w14:textId="77777777" w:rsidR="004A5E5A" w:rsidRPr="00D70213" w:rsidRDefault="004A5E5A" w:rsidP="004A5E5A">
            <w:pPr>
              <w:widowControl w:val="0"/>
              <w:autoSpaceDE w:val="0"/>
              <w:autoSpaceDN w:val="0"/>
              <w:adjustRightInd w:val="0"/>
              <w:rPr>
                <w:rFonts w:asciiTheme="minorHAnsi" w:hAnsiTheme="minorHAnsi" w:cs="Helvetica"/>
                <w:sz w:val="18"/>
                <w:szCs w:val="18"/>
              </w:rPr>
            </w:pPr>
          </w:p>
          <w:p w14:paraId="594A58C8" w14:textId="77930D9C" w:rsidR="004A5E5A" w:rsidRPr="00D70213" w:rsidRDefault="00393CE9" w:rsidP="001546F5">
            <w:pPr>
              <w:widowControl w:val="0"/>
              <w:autoSpaceDE w:val="0"/>
              <w:autoSpaceDN w:val="0"/>
              <w:adjustRightInd w:val="0"/>
              <w:rPr>
                <w:rFonts w:asciiTheme="minorHAnsi" w:hAnsiTheme="minorHAnsi"/>
                <w:sz w:val="18"/>
                <w:szCs w:val="18"/>
              </w:rPr>
            </w:pPr>
            <w:r w:rsidRPr="00D70213">
              <w:rPr>
                <w:rFonts w:asciiTheme="minorHAnsi" w:hAnsiTheme="minorHAnsi" w:cs="Helvetica"/>
                <w:sz w:val="18"/>
                <w:szCs w:val="18"/>
              </w:rPr>
              <w:t xml:space="preserve">Else, If </w:t>
            </w:r>
            <w:r w:rsidR="002E2F2E" w:rsidRPr="00D70213">
              <w:rPr>
                <w:rFonts w:asciiTheme="minorHAnsi" w:hAnsiTheme="minorHAnsi" w:cs="Helvetica"/>
                <w:sz w:val="18"/>
                <w:szCs w:val="18"/>
              </w:rPr>
              <w:t>A15</w:t>
            </w:r>
            <w:r w:rsidRPr="00D70213">
              <w:rPr>
                <w:rFonts w:asciiTheme="minorHAnsi" w:hAnsiTheme="minorHAnsi" w:cs="Helvetica"/>
                <w:sz w:val="18"/>
                <w:szCs w:val="18"/>
              </w:rPr>
              <w:t xml:space="preserve"> = “New Package Unit Factory Charge”, then</w:t>
            </w:r>
            <w:r w:rsidR="001546F5" w:rsidRPr="00D70213">
              <w:rPr>
                <w:rFonts w:asciiTheme="minorHAnsi" w:hAnsiTheme="minorHAnsi" w:cs="Helvetica"/>
                <w:sz w:val="18"/>
                <w:szCs w:val="18"/>
              </w:rPr>
              <w:t xml:space="preserve"> do not proceed. A </w:t>
            </w:r>
            <w:r w:rsidR="0092471A" w:rsidRPr="00D70213">
              <w:rPr>
                <w:rFonts w:asciiTheme="minorHAnsi" w:hAnsiTheme="minorHAnsi" w:cs="Helvetica"/>
                <w:sz w:val="18"/>
                <w:szCs w:val="18"/>
              </w:rPr>
              <w:t>LMCC</w:t>
            </w:r>
            <w:r w:rsidR="001546F5" w:rsidRPr="00D70213">
              <w:rPr>
                <w:rFonts w:asciiTheme="minorHAnsi" w:hAnsiTheme="minorHAnsi" w:cs="Helvetica"/>
                <w:sz w:val="18"/>
                <w:szCs w:val="18"/>
              </w:rPr>
              <w:t xml:space="preserve">-MCH-25 is not required when a </w:t>
            </w:r>
            <w:r w:rsidR="0092471A" w:rsidRPr="00D70213">
              <w:rPr>
                <w:rFonts w:asciiTheme="minorHAnsi" w:hAnsiTheme="minorHAnsi" w:cs="Helvetica"/>
                <w:sz w:val="18"/>
                <w:szCs w:val="18"/>
              </w:rPr>
              <w:t>LMCI</w:t>
            </w:r>
            <w:r w:rsidR="001546F5" w:rsidRPr="00D70213">
              <w:rPr>
                <w:rFonts w:asciiTheme="minorHAnsi" w:hAnsiTheme="minorHAnsi" w:cs="Helvetica"/>
                <w:sz w:val="18"/>
                <w:szCs w:val="18"/>
              </w:rPr>
              <w:t>-MCH-25f is used.</w:t>
            </w:r>
          </w:p>
          <w:p w14:paraId="594A58C9" w14:textId="0DC9181A" w:rsidR="004A5E5A" w:rsidRPr="00D70213" w:rsidRDefault="00393CE9" w:rsidP="004A5E5A">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 xml:space="preserve">Else, If </w:t>
            </w:r>
            <w:r w:rsidR="002E2F2E" w:rsidRPr="00D70213">
              <w:rPr>
                <w:rFonts w:asciiTheme="minorHAnsi" w:hAnsiTheme="minorHAnsi" w:cs="Helvetica"/>
                <w:sz w:val="18"/>
                <w:szCs w:val="18"/>
              </w:rPr>
              <w:t>A12</w:t>
            </w:r>
            <w:r w:rsidRPr="00D70213">
              <w:rPr>
                <w:rFonts w:asciiTheme="minorHAnsi" w:hAnsiTheme="minorHAnsi" w:cs="Helvetica"/>
                <w:sz w:val="18"/>
                <w:szCs w:val="18"/>
              </w:rPr>
              <w:t xml:space="preserve"> = “No”, or </w:t>
            </w:r>
            <w:r w:rsidR="002E2F2E" w:rsidRPr="00D70213">
              <w:rPr>
                <w:rFonts w:asciiTheme="minorHAnsi" w:hAnsiTheme="minorHAnsi" w:cs="Helvetica"/>
                <w:sz w:val="18"/>
                <w:szCs w:val="18"/>
              </w:rPr>
              <w:t>A13</w:t>
            </w:r>
            <w:r w:rsidRPr="00D70213">
              <w:rPr>
                <w:rFonts w:asciiTheme="minorHAnsi" w:hAnsiTheme="minorHAnsi" w:cs="Helvetica"/>
                <w:sz w:val="18"/>
                <w:szCs w:val="18"/>
              </w:rPr>
              <w:t xml:space="preserve"> = “No”, then list =</w:t>
            </w:r>
          </w:p>
          <w:p w14:paraId="594A58CA" w14:textId="77777777" w:rsidR="004A5E5A" w:rsidRPr="00D70213" w:rsidRDefault="00393CE9">
            <w:pPr>
              <w:widowControl w:val="0"/>
              <w:autoSpaceDE w:val="0"/>
              <w:autoSpaceDN w:val="0"/>
              <w:adjustRightInd w:val="0"/>
              <w:rPr>
                <w:rFonts w:asciiTheme="minorHAnsi" w:hAnsiTheme="minorHAnsi" w:cs="Helvetica"/>
                <w:sz w:val="18"/>
                <w:szCs w:val="18"/>
              </w:rPr>
            </w:pPr>
            <w:r w:rsidRPr="00D70213">
              <w:rPr>
                <w:rFonts w:asciiTheme="minorHAnsi" w:hAnsiTheme="minorHAnsi" w:cs="Helvetica"/>
                <w:sz w:val="18"/>
                <w:szCs w:val="18"/>
              </w:rPr>
              <w:tab/>
            </w:r>
            <w:r w:rsidRPr="00D70213">
              <w:rPr>
                <w:rFonts w:asciiTheme="minorHAnsi" w:hAnsiTheme="minorHAnsi" w:cs="Helvetica"/>
                <w:sz w:val="18"/>
                <w:szCs w:val="18"/>
              </w:rPr>
              <w:tab/>
              <w:t>Weigh-In Observation</w:t>
            </w:r>
          </w:p>
        </w:tc>
      </w:tr>
      <w:tr w:rsidR="004A5E5A" w:rsidRPr="00D70213" w14:paraId="594A58D0" w14:textId="77777777" w:rsidTr="00687CF2">
        <w:trPr>
          <w:cantSplit/>
          <w:trHeight w:val="953"/>
        </w:trPr>
        <w:tc>
          <w:tcPr>
            <w:tcW w:w="288" w:type="pct"/>
            <w:vAlign w:val="center"/>
          </w:tcPr>
          <w:p w14:paraId="594A58CC" w14:textId="396C2A07" w:rsidR="004A5E5A" w:rsidRPr="00D70213" w:rsidRDefault="006A3BBF"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18</w:t>
            </w:r>
          </w:p>
        </w:tc>
        <w:tc>
          <w:tcPr>
            <w:tcW w:w="2212" w:type="pct"/>
            <w:vAlign w:val="center"/>
          </w:tcPr>
          <w:p w14:paraId="594A58CD" w14:textId="7A66AA0D" w:rsidR="004A5E5A" w:rsidRPr="00D70213" w:rsidRDefault="00393CE9" w:rsidP="00105AC8">
            <w:pPr>
              <w:rPr>
                <w:rFonts w:asciiTheme="minorHAnsi" w:hAnsiTheme="minorHAnsi"/>
                <w:sz w:val="18"/>
                <w:szCs w:val="18"/>
              </w:rPr>
            </w:pPr>
            <w:r w:rsidRPr="00D70213">
              <w:rPr>
                <w:rFonts w:asciiTheme="minorHAnsi" w:hAnsiTheme="minorHAnsi"/>
                <w:sz w:val="18"/>
                <w:szCs w:val="18"/>
              </w:rPr>
              <w:t xml:space="preserve">Refrigerant </w:t>
            </w:r>
            <w:r w:rsidR="00105AC8" w:rsidRPr="00D70213">
              <w:rPr>
                <w:rFonts w:asciiTheme="minorHAnsi" w:hAnsiTheme="minorHAnsi"/>
                <w:sz w:val="18"/>
                <w:szCs w:val="18"/>
              </w:rPr>
              <w:t>C</w:t>
            </w:r>
            <w:r w:rsidRPr="00D70213">
              <w:rPr>
                <w:rFonts w:asciiTheme="minorHAnsi" w:hAnsiTheme="minorHAnsi"/>
                <w:sz w:val="18"/>
                <w:szCs w:val="18"/>
              </w:rPr>
              <w:t xml:space="preserve">harge </w:t>
            </w:r>
            <w:r w:rsidR="00105AC8" w:rsidRPr="00D70213">
              <w:rPr>
                <w:rFonts w:asciiTheme="minorHAnsi" w:hAnsiTheme="minorHAnsi"/>
                <w:sz w:val="18"/>
                <w:szCs w:val="18"/>
              </w:rPr>
              <w:t>V</w:t>
            </w:r>
            <w:r w:rsidRPr="00D70213">
              <w:rPr>
                <w:rFonts w:asciiTheme="minorHAnsi" w:hAnsiTheme="minorHAnsi"/>
                <w:sz w:val="18"/>
                <w:szCs w:val="18"/>
              </w:rPr>
              <w:t xml:space="preserve">erification </w:t>
            </w:r>
            <w:r w:rsidR="00105AC8" w:rsidRPr="00D70213">
              <w:rPr>
                <w:rFonts w:asciiTheme="minorHAnsi" w:hAnsiTheme="minorHAnsi"/>
                <w:sz w:val="18"/>
                <w:szCs w:val="18"/>
              </w:rPr>
              <w:t>M</w:t>
            </w:r>
            <w:r w:rsidRPr="00D70213">
              <w:rPr>
                <w:rFonts w:asciiTheme="minorHAnsi" w:hAnsiTheme="minorHAnsi"/>
                <w:sz w:val="18"/>
                <w:szCs w:val="18"/>
              </w:rPr>
              <w:t xml:space="preserve">ethod </w:t>
            </w:r>
            <w:r w:rsidR="00105AC8" w:rsidRPr="00D70213">
              <w:rPr>
                <w:rFonts w:asciiTheme="minorHAnsi" w:hAnsiTheme="minorHAnsi"/>
                <w:sz w:val="18"/>
                <w:szCs w:val="18"/>
              </w:rPr>
              <w:t>U</w:t>
            </w:r>
            <w:r w:rsidRPr="00D70213">
              <w:rPr>
                <w:rFonts w:asciiTheme="minorHAnsi" w:hAnsiTheme="minorHAnsi"/>
                <w:sz w:val="18"/>
                <w:szCs w:val="18"/>
              </w:rPr>
              <w:t>sed by HERS Rater</w:t>
            </w:r>
          </w:p>
        </w:tc>
        <w:tc>
          <w:tcPr>
            <w:tcW w:w="2500" w:type="pct"/>
            <w:vAlign w:val="center"/>
          </w:tcPr>
          <w:p w14:paraId="594A58CE" w14:textId="77777777" w:rsidR="004A5E5A" w:rsidRPr="00D70213" w:rsidRDefault="00393CE9" w:rsidP="00577FA7">
            <w:pPr>
              <w:spacing w:after="60"/>
              <w:rPr>
                <w:rFonts w:asciiTheme="minorHAnsi" w:hAnsiTheme="minorHAnsi"/>
                <w:sz w:val="18"/>
                <w:szCs w:val="18"/>
              </w:rPr>
            </w:pPr>
            <w:r w:rsidRPr="00D70213">
              <w:rPr>
                <w:rFonts w:asciiTheme="minorHAnsi" w:hAnsiTheme="minorHAnsi"/>
                <w:sz w:val="18"/>
                <w:szCs w:val="18"/>
              </w:rPr>
              <w:t>&lt;&lt;user pick one from list generated in previous row&gt;&gt;&gt;</w:t>
            </w:r>
          </w:p>
          <w:p w14:paraId="594A58CF" w14:textId="77777777" w:rsidR="004A5E5A" w:rsidRPr="00D70213" w:rsidRDefault="004A5E5A">
            <w:pPr>
              <w:spacing w:after="60"/>
              <w:rPr>
                <w:rFonts w:asciiTheme="minorHAnsi" w:hAnsiTheme="minorHAnsi"/>
                <w:sz w:val="18"/>
                <w:szCs w:val="18"/>
              </w:rPr>
            </w:pPr>
          </w:p>
        </w:tc>
      </w:tr>
      <w:tr w:rsidR="004A5E5A" w:rsidRPr="00D70213" w14:paraId="594A58E5" w14:textId="77777777" w:rsidTr="00687CF2">
        <w:trPr>
          <w:cantSplit/>
          <w:trHeight w:val="953"/>
        </w:trPr>
        <w:tc>
          <w:tcPr>
            <w:tcW w:w="288" w:type="pct"/>
            <w:vAlign w:val="center"/>
          </w:tcPr>
          <w:p w14:paraId="594A58D1" w14:textId="18ADFC0C" w:rsidR="004A5E5A" w:rsidRPr="00D70213" w:rsidDel="005B4BA0" w:rsidRDefault="004A5E5A" w:rsidP="00687CF2">
            <w:pPr>
              <w:pStyle w:val="Header"/>
              <w:tabs>
                <w:tab w:val="clear" w:pos="4320"/>
                <w:tab w:val="clear" w:pos="8640"/>
              </w:tabs>
              <w:jc w:val="center"/>
              <w:rPr>
                <w:rFonts w:asciiTheme="minorHAnsi" w:hAnsiTheme="minorHAnsi"/>
                <w:sz w:val="18"/>
                <w:szCs w:val="18"/>
              </w:rPr>
            </w:pPr>
          </w:p>
        </w:tc>
        <w:tc>
          <w:tcPr>
            <w:tcW w:w="2212" w:type="pct"/>
            <w:vAlign w:val="center"/>
          </w:tcPr>
          <w:p w14:paraId="594A58D2" w14:textId="77777777" w:rsidR="004A5E5A" w:rsidRPr="00D70213" w:rsidRDefault="00393CE9" w:rsidP="004A5E5A">
            <w:pPr>
              <w:rPr>
                <w:rFonts w:asciiTheme="minorHAnsi" w:hAnsiTheme="minorHAnsi"/>
                <w:sz w:val="18"/>
                <w:szCs w:val="18"/>
              </w:rPr>
            </w:pPr>
            <w:r w:rsidRPr="00D70213">
              <w:rPr>
                <w:rFonts w:asciiTheme="minorHAnsi" w:hAnsiTheme="minorHAnsi"/>
                <w:sz w:val="18"/>
                <w:szCs w:val="18"/>
              </w:rPr>
              <w:t xml:space="preserve">determine compliance method for this </w:t>
            </w:r>
            <w:proofErr w:type="gramStart"/>
            <w:r w:rsidRPr="00D70213">
              <w:rPr>
                <w:rFonts w:asciiTheme="minorHAnsi" w:hAnsiTheme="minorHAnsi"/>
                <w:sz w:val="18"/>
                <w:szCs w:val="18"/>
              </w:rPr>
              <w:t>document;  display</w:t>
            </w:r>
            <w:proofErr w:type="gramEnd"/>
            <w:r w:rsidRPr="00D70213">
              <w:rPr>
                <w:rFonts w:asciiTheme="minorHAnsi" w:hAnsiTheme="minorHAnsi"/>
                <w:sz w:val="18"/>
                <w:szCs w:val="18"/>
              </w:rPr>
              <w:t xml:space="preserve"> applicable tables below;</w:t>
            </w:r>
          </w:p>
          <w:p w14:paraId="594A58D3" w14:textId="77777777" w:rsidR="004A5E5A" w:rsidRPr="00D70213" w:rsidRDefault="00393CE9" w:rsidP="004A5E5A">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(this row not visible to user)</w:t>
            </w:r>
          </w:p>
        </w:tc>
        <w:tc>
          <w:tcPr>
            <w:tcW w:w="2500" w:type="pct"/>
            <w:vAlign w:val="center"/>
          </w:tcPr>
          <w:p w14:paraId="594A58D4" w14:textId="77777777" w:rsidR="004A5E5A" w:rsidRPr="00D70213" w:rsidRDefault="00393CE9" w:rsidP="004A5E5A">
            <w:pPr>
              <w:rPr>
                <w:rFonts w:asciiTheme="minorHAnsi" w:hAnsiTheme="minorHAnsi"/>
                <w:sz w:val="18"/>
                <w:szCs w:val="18"/>
              </w:rPr>
            </w:pPr>
            <w:r w:rsidRPr="00D70213">
              <w:rPr>
                <w:rFonts w:asciiTheme="minorHAnsi" w:hAnsiTheme="minorHAnsi"/>
                <w:sz w:val="18"/>
                <w:szCs w:val="18"/>
              </w:rPr>
              <w:t xml:space="preserve">&lt;&lt;calculated field:  </w:t>
            </w:r>
          </w:p>
          <w:p w14:paraId="594A58D5" w14:textId="65AB1353" w:rsidR="004A5E5A" w:rsidRPr="00D70213" w:rsidRDefault="00393CE9">
            <w:pPr>
              <w:rPr>
                <w:rFonts w:asciiTheme="minorHAnsi" w:hAnsiTheme="minorHAnsi"/>
                <w:sz w:val="18"/>
                <w:szCs w:val="18"/>
              </w:rPr>
            </w:pPr>
            <w:r w:rsidRPr="00D70213">
              <w:rPr>
                <w:rFonts w:asciiTheme="minorHAnsi" w:hAnsiTheme="minorHAnsi"/>
                <w:sz w:val="18"/>
                <w:szCs w:val="18"/>
              </w:rPr>
              <w:t xml:space="preserve">If </w:t>
            </w:r>
            <w:r w:rsidR="002E2F2E" w:rsidRPr="00D70213">
              <w:rPr>
                <w:rFonts w:asciiTheme="minorHAnsi" w:hAnsiTheme="minorHAnsi"/>
                <w:sz w:val="18"/>
                <w:szCs w:val="18"/>
              </w:rPr>
              <w:t>A18</w:t>
            </w:r>
            <w:r w:rsidRPr="00D70213">
              <w:rPr>
                <w:rFonts w:asciiTheme="minorHAnsi" w:hAnsiTheme="minorHAnsi"/>
                <w:sz w:val="18"/>
                <w:szCs w:val="18"/>
              </w:rPr>
              <w:t>=</w:t>
            </w:r>
            <w:proofErr w:type="gramStart"/>
            <w:r w:rsidRPr="00D70213">
              <w:rPr>
                <w:rFonts w:asciiTheme="minorHAnsi" w:hAnsiTheme="minorHAnsi"/>
                <w:sz w:val="18"/>
                <w:szCs w:val="18"/>
              </w:rPr>
              <w:t>Superheat;  then</w:t>
            </w:r>
            <w:proofErr w:type="gramEnd"/>
            <w:r w:rsidRPr="00D70213">
              <w:rPr>
                <w:rFonts w:asciiTheme="minorHAnsi" w:hAnsiTheme="minorHAnsi"/>
                <w:sz w:val="18"/>
                <w:szCs w:val="18"/>
              </w:rPr>
              <w:t xml:space="preserve"> display method:</w:t>
            </w:r>
          </w:p>
          <w:p w14:paraId="594A58D6" w14:textId="77777777" w:rsidR="004A5E5A" w:rsidRPr="00D70213" w:rsidRDefault="00393CE9" w:rsidP="004A5E5A">
            <w:pPr>
              <w:rPr>
                <w:rFonts w:asciiTheme="minorHAnsi" w:hAnsiTheme="minorHAnsi"/>
                <w:sz w:val="18"/>
                <w:szCs w:val="18"/>
              </w:rPr>
            </w:pPr>
            <w:r w:rsidRPr="00D70213">
              <w:rPr>
                <w:rFonts w:asciiTheme="minorHAnsi" w:hAnsiTheme="minorHAnsi"/>
                <w:sz w:val="18"/>
                <w:szCs w:val="18"/>
              </w:rPr>
              <w:t xml:space="preserve">25a Superheat Charge Verification </w:t>
            </w:r>
            <w:proofErr w:type="gramStart"/>
            <w:r w:rsidRPr="00D70213">
              <w:rPr>
                <w:rFonts w:asciiTheme="minorHAnsi" w:hAnsiTheme="minorHAnsi"/>
                <w:sz w:val="18"/>
                <w:szCs w:val="18"/>
              </w:rPr>
              <w:t>Procedure;</w:t>
            </w:r>
            <w:proofErr w:type="gramEnd"/>
          </w:p>
          <w:p w14:paraId="594A58D7" w14:textId="77777777" w:rsidR="004A5E5A" w:rsidRPr="00D70213" w:rsidRDefault="004A5E5A" w:rsidP="004A5E5A">
            <w:pPr>
              <w:rPr>
                <w:rFonts w:asciiTheme="minorHAnsi" w:hAnsiTheme="minorHAnsi"/>
                <w:sz w:val="18"/>
                <w:szCs w:val="18"/>
              </w:rPr>
            </w:pPr>
          </w:p>
          <w:p w14:paraId="594A58D8" w14:textId="6F11557B" w:rsidR="004A5E5A" w:rsidRPr="00D70213" w:rsidRDefault="00393CE9" w:rsidP="004A5E5A">
            <w:pPr>
              <w:rPr>
                <w:rFonts w:asciiTheme="minorHAnsi" w:hAnsiTheme="minorHAnsi"/>
                <w:sz w:val="18"/>
                <w:szCs w:val="18"/>
              </w:rPr>
            </w:pPr>
            <w:r w:rsidRPr="00D70213">
              <w:rPr>
                <w:rFonts w:asciiTheme="minorHAnsi" w:hAnsiTheme="minorHAnsi"/>
                <w:sz w:val="18"/>
                <w:szCs w:val="18"/>
              </w:rPr>
              <w:t xml:space="preserve">elseif </w:t>
            </w:r>
            <w:r w:rsidR="002E2F2E" w:rsidRPr="00D70213">
              <w:rPr>
                <w:rFonts w:asciiTheme="minorHAnsi" w:hAnsiTheme="minorHAnsi"/>
                <w:sz w:val="18"/>
                <w:szCs w:val="18"/>
              </w:rPr>
              <w:t>A18</w:t>
            </w:r>
            <w:r w:rsidRPr="00D70213">
              <w:rPr>
                <w:rFonts w:asciiTheme="minorHAnsi" w:hAnsiTheme="minorHAnsi"/>
                <w:sz w:val="18"/>
                <w:szCs w:val="18"/>
              </w:rPr>
              <w:t xml:space="preserve">= </w:t>
            </w:r>
            <w:proofErr w:type="gramStart"/>
            <w:r w:rsidRPr="00D70213">
              <w:rPr>
                <w:rFonts w:asciiTheme="minorHAnsi" w:hAnsiTheme="minorHAnsi"/>
                <w:sz w:val="18"/>
                <w:szCs w:val="18"/>
              </w:rPr>
              <w:t>Subcooling;  then</w:t>
            </w:r>
            <w:proofErr w:type="gramEnd"/>
            <w:r w:rsidRPr="00D70213">
              <w:rPr>
                <w:rFonts w:asciiTheme="minorHAnsi" w:hAnsiTheme="minorHAnsi"/>
                <w:sz w:val="18"/>
                <w:szCs w:val="18"/>
              </w:rPr>
              <w:t xml:space="preserve"> display method:</w:t>
            </w:r>
          </w:p>
          <w:p w14:paraId="594A58D9" w14:textId="77777777" w:rsidR="004A5E5A" w:rsidRPr="00D70213" w:rsidRDefault="00393CE9" w:rsidP="004A5E5A">
            <w:pPr>
              <w:rPr>
                <w:rFonts w:asciiTheme="minorHAnsi" w:hAnsiTheme="minorHAnsi"/>
                <w:sz w:val="18"/>
                <w:szCs w:val="18"/>
              </w:rPr>
            </w:pPr>
            <w:r w:rsidRPr="00D70213">
              <w:rPr>
                <w:rFonts w:asciiTheme="minorHAnsi" w:hAnsiTheme="minorHAnsi"/>
                <w:sz w:val="18"/>
                <w:szCs w:val="18"/>
              </w:rPr>
              <w:t xml:space="preserve">25b. Subcooling Charge Verification </w:t>
            </w:r>
            <w:proofErr w:type="gramStart"/>
            <w:r w:rsidRPr="00D70213">
              <w:rPr>
                <w:rFonts w:asciiTheme="minorHAnsi" w:hAnsiTheme="minorHAnsi"/>
                <w:sz w:val="18"/>
                <w:szCs w:val="18"/>
              </w:rPr>
              <w:t>Method;</w:t>
            </w:r>
            <w:proofErr w:type="gramEnd"/>
          </w:p>
          <w:p w14:paraId="594A58DA" w14:textId="77777777" w:rsidR="004A5E5A" w:rsidRPr="00D70213" w:rsidRDefault="004A5E5A" w:rsidP="004A5E5A">
            <w:pPr>
              <w:rPr>
                <w:rFonts w:asciiTheme="minorHAnsi" w:hAnsiTheme="minorHAnsi"/>
                <w:sz w:val="18"/>
                <w:szCs w:val="18"/>
              </w:rPr>
            </w:pPr>
          </w:p>
          <w:p w14:paraId="594A58DB" w14:textId="070932F8" w:rsidR="004A5E5A" w:rsidRPr="00D70213" w:rsidRDefault="00393CE9" w:rsidP="004A5E5A">
            <w:pPr>
              <w:rPr>
                <w:rFonts w:asciiTheme="minorHAnsi" w:hAnsiTheme="minorHAnsi"/>
                <w:sz w:val="18"/>
                <w:szCs w:val="18"/>
              </w:rPr>
            </w:pPr>
            <w:r w:rsidRPr="00D70213">
              <w:rPr>
                <w:rFonts w:asciiTheme="minorHAnsi" w:hAnsiTheme="minorHAnsi"/>
                <w:sz w:val="18"/>
                <w:szCs w:val="18"/>
              </w:rPr>
              <w:t xml:space="preserve">elseif </w:t>
            </w:r>
            <w:r w:rsidR="002E2F2E" w:rsidRPr="00D70213">
              <w:rPr>
                <w:rFonts w:asciiTheme="minorHAnsi" w:hAnsiTheme="minorHAnsi"/>
                <w:sz w:val="18"/>
                <w:szCs w:val="18"/>
              </w:rPr>
              <w:t>A18</w:t>
            </w:r>
            <w:r w:rsidRPr="00D70213">
              <w:rPr>
                <w:rFonts w:asciiTheme="minorHAnsi" w:hAnsiTheme="minorHAnsi"/>
                <w:sz w:val="18"/>
                <w:szCs w:val="18"/>
              </w:rPr>
              <w:t xml:space="preserve">= Weigh-in </w:t>
            </w:r>
            <w:proofErr w:type="gramStart"/>
            <w:r w:rsidRPr="00D70213">
              <w:rPr>
                <w:rFonts w:asciiTheme="minorHAnsi" w:hAnsiTheme="minorHAnsi"/>
                <w:sz w:val="18"/>
                <w:szCs w:val="18"/>
              </w:rPr>
              <w:t>Observation;  then</w:t>
            </w:r>
            <w:proofErr w:type="gramEnd"/>
            <w:r w:rsidRPr="00D70213">
              <w:rPr>
                <w:rFonts w:asciiTheme="minorHAnsi" w:hAnsiTheme="minorHAnsi"/>
                <w:sz w:val="18"/>
                <w:szCs w:val="18"/>
              </w:rPr>
              <w:t xml:space="preserve"> display method:</w:t>
            </w:r>
          </w:p>
          <w:p w14:paraId="594A58DC" w14:textId="77777777" w:rsidR="004A5E5A" w:rsidRPr="00D70213" w:rsidRDefault="00393CE9" w:rsidP="004A5E5A">
            <w:pPr>
              <w:rPr>
                <w:rFonts w:asciiTheme="minorHAnsi" w:hAnsiTheme="minorHAnsi"/>
                <w:sz w:val="18"/>
                <w:szCs w:val="18"/>
              </w:rPr>
            </w:pPr>
            <w:r w:rsidRPr="00D70213">
              <w:rPr>
                <w:rFonts w:asciiTheme="minorHAnsi" w:hAnsiTheme="minorHAnsi"/>
                <w:sz w:val="18"/>
                <w:szCs w:val="18"/>
              </w:rPr>
              <w:t xml:space="preserve">25c. Weigh-in Observation </w:t>
            </w:r>
            <w:proofErr w:type="gramStart"/>
            <w:r w:rsidRPr="00D70213">
              <w:rPr>
                <w:rFonts w:asciiTheme="minorHAnsi" w:hAnsiTheme="minorHAnsi"/>
                <w:sz w:val="18"/>
                <w:szCs w:val="18"/>
              </w:rPr>
              <w:t>Procedure;</w:t>
            </w:r>
            <w:proofErr w:type="gramEnd"/>
          </w:p>
          <w:p w14:paraId="594A58DD" w14:textId="77777777" w:rsidR="004A5E5A" w:rsidRPr="00D70213" w:rsidRDefault="004A5E5A" w:rsidP="00577FA7">
            <w:pPr>
              <w:rPr>
                <w:rFonts w:asciiTheme="minorHAnsi" w:hAnsiTheme="minorHAnsi"/>
                <w:sz w:val="18"/>
                <w:szCs w:val="18"/>
              </w:rPr>
            </w:pPr>
          </w:p>
          <w:p w14:paraId="594A58E0" w14:textId="77777777" w:rsidR="004A5E5A" w:rsidRPr="00D70213" w:rsidRDefault="004A5E5A" w:rsidP="00577FA7">
            <w:pPr>
              <w:rPr>
                <w:rFonts w:asciiTheme="minorHAnsi" w:hAnsiTheme="minorHAnsi"/>
                <w:sz w:val="18"/>
                <w:szCs w:val="18"/>
              </w:rPr>
            </w:pPr>
          </w:p>
          <w:p w14:paraId="594A58E1" w14:textId="31139EA8" w:rsidR="004A5E5A" w:rsidRPr="00D70213" w:rsidRDefault="00393CE9" w:rsidP="00577FA7">
            <w:pPr>
              <w:rPr>
                <w:rFonts w:asciiTheme="minorHAnsi" w:hAnsiTheme="minorHAnsi"/>
                <w:sz w:val="18"/>
                <w:szCs w:val="18"/>
              </w:rPr>
            </w:pPr>
            <w:r w:rsidRPr="00D70213">
              <w:rPr>
                <w:rFonts w:asciiTheme="minorHAnsi" w:hAnsiTheme="minorHAnsi"/>
                <w:sz w:val="18"/>
                <w:szCs w:val="18"/>
              </w:rPr>
              <w:t xml:space="preserve">elseif </w:t>
            </w:r>
            <w:r w:rsidR="002E2F2E" w:rsidRPr="00D70213">
              <w:rPr>
                <w:rFonts w:asciiTheme="minorHAnsi" w:hAnsiTheme="minorHAnsi"/>
                <w:sz w:val="18"/>
                <w:szCs w:val="18"/>
              </w:rPr>
              <w:t>A18</w:t>
            </w:r>
            <w:r w:rsidRPr="00D70213">
              <w:rPr>
                <w:rFonts w:asciiTheme="minorHAnsi" w:hAnsiTheme="minorHAnsi"/>
                <w:sz w:val="18"/>
                <w:szCs w:val="18"/>
              </w:rPr>
              <w:t xml:space="preserve">= </w:t>
            </w:r>
            <w:r w:rsidR="00550554" w:rsidRPr="00D70213">
              <w:rPr>
                <w:rFonts w:asciiTheme="minorHAnsi" w:hAnsiTheme="minorHAnsi"/>
                <w:sz w:val="18"/>
                <w:szCs w:val="18"/>
              </w:rPr>
              <w:t>FID</w:t>
            </w:r>
            <w:r w:rsidRPr="00D70213">
              <w:rPr>
                <w:rFonts w:asciiTheme="minorHAnsi" w:hAnsiTheme="minorHAnsi"/>
                <w:sz w:val="18"/>
                <w:szCs w:val="18"/>
              </w:rPr>
              <w:t xml:space="preserve"> </w:t>
            </w:r>
            <w:proofErr w:type="gramStart"/>
            <w:r w:rsidRPr="00D70213">
              <w:rPr>
                <w:rFonts w:asciiTheme="minorHAnsi" w:hAnsiTheme="minorHAnsi"/>
                <w:sz w:val="18"/>
                <w:szCs w:val="18"/>
              </w:rPr>
              <w:t>Verification;  then</w:t>
            </w:r>
            <w:proofErr w:type="gramEnd"/>
            <w:r w:rsidRPr="00D70213">
              <w:rPr>
                <w:rFonts w:asciiTheme="minorHAnsi" w:hAnsiTheme="minorHAnsi"/>
                <w:sz w:val="18"/>
                <w:szCs w:val="18"/>
              </w:rPr>
              <w:t xml:space="preserve"> display method: </w:t>
            </w:r>
          </w:p>
          <w:p w14:paraId="594A58E2" w14:textId="58BA6FDE" w:rsidR="004A5E5A" w:rsidRPr="00D70213" w:rsidRDefault="00393CE9" w:rsidP="00577FA7">
            <w:pPr>
              <w:rPr>
                <w:rFonts w:asciiTheme="minorHAnsi" w:hAnsiTheme="minorHAnsi"/>
                <w:sz w:val="18"/>
                <w:szCs w:val="18"/>
              </w:rPr>
            </w:pPr>
            <w:r w:rsidRPr="00D70213">
              <w:rPr>
                <w:rFonts w:asciiTheme="minorHAnsi" w:hAnsiTheme="minorHAnsi"/>
                <w:sz w:val="18"/>
                <w:szCs w:val="18"/>
              </w:rPr>
              <w:t xml:space="preserve">25d. </w:t>
            </w:r>
            <w:r w:rsidR="00550554" w:rsidRPr="00D70213">
              <w:rPr>
                <w:rFonts w:asciiTheme="minorHAnsi" w:hAnsiTheme="minorHAnsi"/>
                <w:sz w:val="18"/>
                <w:szCs w:val="18"/>
              </w:rPr>
              <w:t>FID</w:t>
            </w:r>
            <w:r w:rsidRPr="00D70213">
              <w:rPr>
                <w:rFonts w:asciiTheme="minorHAnsi" w:hAnsiTheme="minorHAnsi"/>
                <w:sz w:val="18"/>
                <w:szCs w:val="18"/>
              </w:rPr>
              <w:t xml:space="preserve"> Verification </w:t>
            </w:r>
            <w:proofErr w:type="gramStart"/>
            <w:r w:rsidRPr="00D70213">
              <w:rPr>
                <w:rFonts w:asciiTheme="minorHAnsi" w:hAnsiTheme="minorHAnsi"/>
                <w:sz w:val="18"/>
                <w:szCs w:val="18"/>
              </w:rPr>
              <w:t>Method;</w:t>
            </w:r>
            <w:proofErr w:type="gramEnd"/>
          </w:p>
          <w:p w14:paraId="594A58E3" w14:textId="77777777" w:rsidR="004A5E5A" w:rsidRPr="00D70213" w:rsidRDefault="004A5E5A" w:rsidP="004A5E5A">
            <w:pPr>
              <w:rPr>
                <w:rFonts w:asciiTheme="minorHAnsi" w:hAnsiTheme="minorHAnsi"/>
                <w:sz w:val="18"/>
                <w:szCs w:val="18"/>
              </w:rPr>
            </w:pPr>
          </w:p>
          <w:p w14:paraId="594A58E4" w14:textId="77777777" w:rsidR="004A5E5A" w:rsidRPr="00D70213" w:rsidRDefault="004A5E5A">
            <w:pPr>
              <w:rPr>
                <w:rFonts w:asciiTheme="minorHAnsi" w:hAnsiTheme="minorHAnsi"/>
                <w:sz w:val="18"/>
                <w:szCs w:val="18"/>
              </w:rPr>
            </w:pPr>
          </w:p>
        </w:tc>
      </w:tr>
    </w:tbl>
    <w:p w14:paraId="594A58E7" w14:textId="6CCA48A4" w:rsidR="008F4810" w:rsidRPr="00D70213" w:rsidRDefault="008F4810"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786D26" w:rsidRPr="00D70213" w14:paraId="594A58EB" w14:textId="77777777">
        <w:trPr>
          <w:cantSplit/>
          <w:trHeight w:val="233"/>
        </w:trPr>
        <w:tc>
          <w:tcPr>
            <w:tcW w:w="5000" w:type="pct"/>
            <w:vAlign w:val="center"/>
          </w:tcPr>
          <w:p w14:paraId="594A58EA" w14:textId="3B163006" w:rsidR="008F4810" w:rsidRPr="00D70213" w:rsidRDefault="00105AC8" w:rsidP="00E01154">
            <w:pPr>
              <w:pStyle w:val="Header"/>
              <w:keepNext/>
              <w:rPr>
                <w:rFonts w:asciiTheme="minorHAnsi" w:hAnsiTheme="minorHAnsi"/>
                <w:b/>
                <w:sz w:val="18"/>
                <w:szCs w:val="18"/>
              </w:rPr>
            </w:pPr>
            <w:r w:rsidRPr="00D70213">
              <w:rPr>
                <w:rFonts w:asciiTheme="minorHAnsi" w:hAnsiTheme="minorHAnsi"/>
                <w:b/>
                <w:sz w:val="18"/>
                <w:szCs w:val="18"/>
              </w:rPr>
              <w:t xml:space="preserve">MCH-25b - </w:t>
            </w:r>
            <w:r w:rsidR="00E01154" w:rsidRPr="00D70213">
              <w:rPr>
                <w:rFonts w:asciiTheme="minorHAnsi" w:hAnsiTheme="minorHAnsi"/>
                <w:b/>
                <w:sz w:val="18"/>
                <w:szCs w:val="18"/>
              </w:rPr>
              <w:t>Refrigerant Charge Verification</w:t>
            </w:r>
            <w:r w:rsidR="00786D26" w:rsidRPr="00D70213">
              <w:rPr>
                <w:rFonts w:asciiTheme="minorHAnsi" w:hAnsiTheme="minorHAnsi"/>
                <w:b/>
                <w:sz w:val="18"/>
                <w:szCs w:val="18"/>
              </w:rPr>
              <w:t xml:space="preserve"> - Subcooling Method</w:t>
            </w:r>
          </w:p>
        </w:tc>
      </w:tr>
    </w:tbl>
    <w:p w14:paraId="594A58EC" w14:textId="77777777" w:rsidR="00786D26" w:rsidRPr="00D70213"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14"/>
        <w:gridCol w:w="4981"/>
        <w:gridCol w:w="5395"/>
      </w:tblGrid>
      <w:tr w:rsidR="00786D26" w:rsidRPr="00D70213" w14:paraId="594A58EF" w14:textId="77777777" w:rsidTr="00DF54E8">
        <w:trPr>
          <w:cantSplit/>
          <w:trHeight w:val="233"/>
        </w:trPr>
        <w:tc>
          <w:tcPr>
            <w:tcW w:w="5000" w:type="pct"/>
            <w:gridSpan w:val="3"/>
            <w:vAlign w:val="center"/>
          </w:tcPr>
          <w:p w14:paraId="594A58ED" w14:textId="72F63696" w:rsidR="00786D26" w:rsidRPr="00D70213" w:rsidRDefault="00786D26" w:rsidP="00242D77">
            <w:pPr>
              <w:pStyle w:val="Header"/>
              <w:keepNext/>
              <w:rPr>
                <w:rFonts w:asciiTheme="minorHAnsi" w:hAnsiTheme="minorHAnsi"/>
                <w:b/>
                <w:szCs w:val="18"/>
              </w:rPr>
            </w:pPr>
            <w:r w:rsidRPr="00D70213">
              <w:rPr>
                <w:rFonts w:asciiTheme="minorHAnsi" w:hAnsiTheme="minorHAnsi"/>
                <w:b/>
                <w:szCs w:val="18"/>
              </w:rPr>
              <w:lastRenderedPageBreak/>
              <w:t>B. Metering Device Verification</w:t>
            </w:r>
          </w:p>
          <w:p w14:paraId="594A58EE" w14:textId="52A7141F" w:rsidR="00786D26" w:rsidRPr="00D70213" w:rsidRDefault="00131F1E" w:rsidP="00242D77">
            <w:pPr>
              <w:pStyle w:val="Header"/>
              <w:keepNext/>
              <w:rPr>
                <w:rFonts w:asciiTheme="minorHAnsi" w:hAnsiTheme="minorHAnsi"/>
                <w:sz w:val="18"/>
                <w:szCs w:val="18"/>
              </w:rPr>
            </w:pPr>
            <w:r w:rsidRPr="00D70213">
              <w:rPr>
                <w:rFonts w:ascii="Calibri" w:hAnsi="Calibri"/>
                <w:sz w:val="18"/>
                <w:szCs w:val="18"/>
              </w:rPr>
              <w:t>&lt;&lt;Static Text - see the top&gt;&gt;</w:t>
            </w:r>
          </w:p>
        </w:tc>
      </w:tr>
      <w:tr w:rsidR="00786D26" w:rsidRPr="00D70213" w14:paraId="594A58F3" w14:textId="77777777" w:rsidTr="00DF54E8">
        <w:tblPrEx>
          <w:tblCellMar>
            <w:top w:w="0" w:type="dxa"/>
            <w:left w:w="108" w:type="dxa"/>
            <w:bottom w:w="0" w:type="dxa"/>
            <w:right w:w="108" w:type="dxa"/>
          </w:tblCellMar>
        </w:tblPrEx>
        <w:trPr>
          <w:cantSplit/>
          <w:trHeight w:val="432"/>
        </w:trPr>
        <w:tc>
          <w:tcPr>
            <w:tcW w:w="192" w:type="pct"/>
            <w:vAlign w:val="center"/>
          </w:tcPr>
          <w:p w14:paraId="594A58F0" w14:textId="77777777" w:rsidR="00786D26" w:rsidRPr="00D70213" w:rsidRDefault="00786D26" w:rsidP="00CA1A15">
            <w:pPr>
              <w:keepNext/>
              <w:jc w:val="center"/>
              <w:rPr>
                <w:rFonts w:asciiTheme="minorHAnsi" w:hAnsiTheme="minorHAnsi"/>
                <w:sz w:val="18"/>
                <w:szCs w:val="18"/>
              </w:rPr>
            </w:pPr>
            <w:r w:rsidRPr="00D70213">
              <w:rPr>
                <w:rFonts w:asciiTheme="minorHAnsi" w:hAnsiTheme="minorHAnsi"/>
                <w:sz w:val="18"/>
                <w:szCs w:val="18"/>
              </w:rPr>
              <w:t>01</w:t>
            </w:r>
          </w:p>
        </w:tc>
        <w:tc>
          <w:tcPr>
            <w:tcW w:w="2308" w:type="pct"/>
            <w:vAlign w:val="center"/>
          </w:tcPr>
          <w:p w14:paraId="594A58F1" w14:textId="6A991C10" w:rsidR="00786D26" w:rsidRPr="00D70213" w:rsidRDefault="00786D26" w:rsidP="00105AC8">
            <w:pPr>
              <w:keepNext/>
              <w:spacing w:after="60"/>
              <w:rPr>
                <w:rFonts w:asciiTheme="minorHAnsi" w:hAnsiTheme="minorHAnsi"/>
                <w:sz w:val="18"/>
                <w:szCs w:val="18"/>
              </w:rPr>
            </w:pPr>
            <w:r w:rsidRPr="00D70213">
              <w:rPr>
                <w:rFonts w:asciiTheme="minorHAnsi" w:hAnsiTheme="minorHAnsi"/>
                <w:sz w:val="18"/>
                <w:szCs w:val="18"/>
              </w:rPr>
              <w:t xml:space="preserve">Refrigerant </w:t>
            </w:r>
            <w:r w:rsidR="00105AC8" w:rsidRPr="00D70213">
              <w:rPr>
                <w:rFonts w:asciiTheme="minorHAnsi" w:hAnsiTheme="minorHAnsi"/>
                <w:sz w:val="18"/>
                <w:szCs w:val="18"/>
              </w:rPr>
              <w:t>M</w:t>
            </w:r>
            <w:r w:rsidRPr="00D70213">
              <w:rPr>
                <w:rFonts w:asciiTheme="minorHAnsi" w:hAnsiTheme="minorHAnsi"/>
                <w:sz w:val="18"/>
                <w:szCs w:val="18"/>
              </w:rPr>
              <w:t xml:space="preserve">etering </w:t>
            </w:r>
            <w:r w:rsidR="00105AC8" w:rsidRPr="00D70213">
              <w:rPr>
                <w:rFonts w:asciiTheme="minorHAnsi" w:hAnsiTheme="minorHAnsi"/>
                <w:sz w:val="18"/>
                <w:szCs w:val="18"/>
              </w:rPr>
              <w:t>D</w:t>
            </w:r>
            <w:r w:rsidRPr="00D70213">
              <w:rPr>
                <w:rFonts w:asciiTheme="minorHAnsi" w:hAnsiTheme="minorHAnsi"/>
                <w:sz w:val="18"/>
                <w:szCs w:val="18"/>
              </w:rPr>
              <w:t>evice</w:t>
            </w:r>
          </w:p>
        </w:tc>
        <w:tc>
          <w:tcPr>
            <w:tcW w:w="2500" w:type="pct"/>
            <w:vAlign w:val="center"/>
          </w:tcPr>
          <w:p w14:paraId="594A58F2" w14:textId="77777777" w:rsidR="0007107D" w:rsidRPr="00D70213" w:rsidRDefault="00786D26" w:rsidP="0007107D">
            <w:pPr>
              <w:keepNext/>
              <w:rPr>
                <w:rFonts w:asciiTheme="minorHAnsi" w:hAnsiTheme="minorHAnsi"/>
                <w:sz w:val="18"/>
                <w:szCs w:val="18"/>
              </w:rPr>
            </w:pPr>
            <w:r w:rsidRPr="00D70213">
              <w:rPr>
                <w:rFonts w:asciiTheme="minorHAnsi" w:hAnsiTheme="minorHAnsi"/>
                <w:sz w:val="18"/>
                <w:szCs w:val="18"/>
              </w:rPr>
              <w:t>&lt;&lt;</w:t>
            </w:r>
            <w:r w:rsidR="00EA2549" w:rsidRPr="00D70213">
              <w:rPr>
                <w:rFonts w:asciiTheme="minorHAnsi" w:hAnsiTheme="minorHAnsi"/>
                <w:sz w:val="18"/>
                <w:szCs w:val="18"/>
              </w:rPr>
              <w:t>autofill, reference from C2R.  Choices are Thermostatic Expansion Valve or Electronic Expansion Valve.</w:t>
            </w:r>
            <w:r w:rsidR="0007107D" w:rsidRPr="00D70213">
              <w:rPr>
                <w:rFonts w:asciiTheme="minorHAnsi" w:hAnsiTheme="minorHAnsi"/>
                <w:sz w:val="18"/>
                <w:szCs w:val="18"/>
              </w:rPr>
              <w:t xml:space="preserve">  </w:t>
            </w:r>
            <w:r w:rsidR="00EA2549" w:rsidRPr="00D70213">
              <w:rPr>
                <w:rFonts w:asciiTheme="minorHAnsi" w:hAnsiTheme="minorHAnsi"/>
                <w:sz w:val="18"/>
                <w:szCs w:val="18"/>
              </w:rPr>
              <w:t xml:space="preserve">If installed system does not match this entry, it can be overwritten by </w:t>
            </w:r>
            <w:proofErr w:type="gramStart"/>
            <w:r w:rsidR="00EA2549" w:rsidRPr="00D70213">
              <w:rPr>
                <w:rFonts w:asciiTheme="minorHAnsi" w:hAnsiTheme="minorHAnsi"/>
                <w:sz w:val="18"/>
                <w:szCs w:val="18"/>
              </w:rPr>
              <w:t>rater</w:t>
            </w:r>
            <w:proofErr w:type="gramEnd"/>
            <w:r w:rsidR="00EA2549" w:rsidRPr="00D70213">
              <w:rPr>
                <w:rFonts w:asciiTheme="minorHAnsi" w:hAnsiTheme="minorHAnsi"/>
                <w:sz w:val="18"/>
                <w:szCs w:val="18"/>
              </w:rPr>
              <w:t xml:space="preserve"> but it will be flagged as a possible fail.&gt;&gt;</w:t>
            </w:r>
          </w:p>
        </w:tc>
      </w:tr>
      <w:tr w:rsidR="00786D26" w:rsidRPr="00D70213" w14:paraId="594A58FA" w14:textId="77777777" w:rsidTr="00DF54E8">
        <w:tblPrEx>
          <w:tblCellMar>
            <w:top w:w="0" w:type="dxa"/>
            <w:left w:w="108" w:type="dxa"/>
            <w:bottom w:w="0" w:type="dxa"/>
            <w:right w:w="108" w:type="dxa"/>
          </w:tblCellMar>
        </w:tblPrEx>
        <w:trPr>
          <w:cantSplit/>
          <w:trHeight w:val="432"/>
        </w:trPr>
        <w:tc>
          <w:tcPr>
            <w:tcW w:w="192" w:type="pct"/>
            <w:vAlign w:val="center"/>
          </w:tcPr>
          <w:p w14:paraId="594A58F4" w14:textId="77777777" w:rsidR="00786D26" w:rsidRPr="00D70213" w:rsidRDefault="00786D26" w:rsidP="00CA1A15">
            <w:pPr>
              <w:keepNext/>
              <w:jc w:val="center"/>
              <w:rPr>
                <w:rFonts w:asciiTheme="minorHAnsi" w:hAnsiTheme="minorHAnsi"/>
                <w:sz w:val="18"/>
                <w:szCs w:val="18"/>
              </w:rPr>
            </w:pPr>
            <w:r w:rsidRPr="00D70213">
              <w:rPr>
                <w:rFonts w:asciiTheme="minorHAnsi" w:hAnsiTheme="minorHAnsi"/>
                <w:sz w:val="18"/>
                <w:szCs w:val="18"/>
              </w:rPr>
              <w:t>02</w:t>
            </w:r>
          </w:p>
        </w:tc>
        <w:tc>
          <w:tcPr>
            <w:tcW w:w="2308" w:type="pct"/>
            <w:vAlign w:val="center"/>
          </w:tcPr>
          <w:p w14:paraId="594A58F5" w14:textId="62ECE22D" w:rsidR="00786D26" w:rsidRPr="00D70213" w:rsidRDefault="00786D26" w:rsidP="00105AC8">
            <w:pPr>
              <w:keepNext/>
              <w:spacing w:after="60"/>
              <w:rPr>
                <w:rFonts w:asciiTheme="minorHAnsi" w:hAnsiTheme="minorHAnsi"/>
                <w:sz w:val="18"/>
                <w:szCs w:val="18"/>
              </w:rPr>
            </w:pPr>
            <w:r w:rsidRPr="00D70213">
              <w:rPr>
                <w:rFonts w:asciiTheme="minorHAnsi" w:hAnsiTheme="minorHAnsi"/>
                <w:sz w:val="18"/>
                <w:szCs w:val="18"/>
              </w:rPr>
              <w:t xml:space="preserve">Subcooling Method </w:t>
            </w:r>
            <w:r w:rsidR="00105AC8" w:rsidRPr="00D70213">
              <w:rPr>
                <w:rFonts w:asciiTheme="minorHAnsi" w:hAnsiTheme="minorHAnsi"/>
                <w:sz w:val="18"/>
                <w:szCs w:val="18"/>
              </w:rPr>
              <w:t>A</w:t>
            </w:r>
            <w:r w:rsidRPr="00D70213">
              <w:rPr>
                <w:rFonts w:asciiTheme="minorHAnsi" w:hAnsiTheme="minorHAnsi"/>
                <w:sz w:val="18"/>
                <w:szCs w:val="18"/>
              </w:rPr>
              <w:t xml:space="preserve">pplicability </w:t>
            </w:r>
            <w:r w:rsidR="00105AC8" w:rsidRPr="00D70213">
              <w:rPr>
                <w:rFonts w:asciiTheme="minorHAnsi" w:hAnsiTheme="minorHAnsi"/>
                <w:sz w:val="18"/>
                <w:szCs w:val="18"/>
              </w:rPr>
              <w:t>S</w:t>
            </w:r>
            <w:r w:rsidRPr="00D70213">
              <w:rPr>
                <w:rFonts w:asciiTheme="minorHAnsi" w:hAnsiTheme="minorHAnsi"/>
                <w:sz w:val="18"/>
                <w:szCs w:val="18"/>
              </w:rPr>
              <w:t>tatus</w:t>
            </w:r>
          </w:p>
        </w:tc>
        <w:tc>
          <w:tcPr>
            <w:tcW w:w="2500" w:type="pct"/>
            <w:vAlign w:val="center"/>
          </w:tcPr>
          <w:p w14:paraId="594A58F6" w14:textId="77777777" w:rsidR="00786D26" w:rsidRPr="00D70213" w:rsidRDefault="00786D26" w:rsidP="00242D77">
            <w:pPr>
              <w:keepNext/>
              <w:rPr>
                <w:rFonts w:asciiTheme="minorHAnsi" w:hAnsiTheme="minorHAnsi"/>
                <w:sz w:val="18"/>
                <w:szCs w:val="18"/>
              </w:rPr>
            </w:pPr>
            <w:r w:rsidRPr="00D70213">
              <w:rPr>
                <w:rFonts w:asciiTheme="minorHAnsi" w:hAnsiTheme="minorHAnsi"/>
                <w:sz w:val="18"/>
                <w:szCs w:val="18"/>
              </w:rPr>
              <w:t xml:space="preserve">&lt;&lt; If B01 = Thermostatic Expansion Valve or Electronic Expansion </w:t>
            </w:r>
            <w:proofErr w:type="gramStart"/>
            <w:r w:rsidRPr="00D70213">
              <w:rPr>
                <w:rFonts w:asciiTheme="minorHAnsi" w:hAnsiTheme="minorHAnsi"/>
                <w:sz w:val="18"/>
                <w:szCs w:val="18"/>
              </w:rPr>
              <w:t>Valve;  then</w:t>
            </w:r>
            <w:proofErr w:type="gramEnd"/>
            <w:r w:rsidRPr="00D70213">
              <w:rPr>
                <w:rFonts w:asciiTheme="minorHAnsi" w:hAnsiTheme="minorHAnsi"/>
                <w:sz w:val="18"/>
                <w:szCs w:val="18"/>
              </w:rPr>
              <w:t xml:space="preserve"> display text: </w:t>
            </w:r>
          </w:p>
          <w:p w14:paraId="594A58F7" w14:textId="77777777" w:rsidR="00786D26" w:rsidRPr="00D70213" w:rsidRDefault="00786D26" w:rsidP="00242D77">
            <w:pPr>
              <w:keepNext/>
              <w:rPr>
                <w:rFonts w:asciiTheme="minorHAnsi" w:hAnsiTheme="minorHAnsi"/>
                <w:sz w:val="18"/>
                <w:szCs w:val="18"/>
              </w:rPr>
            </w:pPr>
            <w:r w:rsidRPr="00D70213">
              <w:rPr>
                <w:rFonts w:asciiTheme="minorHAnsi" w:hAnsiTheme="minorHAnsi"/>
                <w:sz w:val="18"/>
                <w:szCs w:val="18"/>
              </w:rPr>
              <w:t>“Subcooling Method is applicable to this system</w:t>
            </w:r>
            <w:proofErr w:type="gramStart"/>
            <w:r w:rsidRPr="00D70213">
              <w:rPr>
                <w:rFonts w:asciiTheme="minorHAnsi" w:hAnsiTheme="minorHAnsi"/>
                <w:sz w:val="18"/>
                <w:szCs w:val="18"/>
              </w:rPr>
              <w:t>”;</w:t>
            </w:r>
            <w:proofErr w:type="gramEnd"/>
            <w:r w:rsidRPr="00D70213">
              <w:rPr>
                <w:rFonts w:asciiTheme="minorHAnsi" w:hAnsiTheme="minorHAnsi"/>
                <w:sz w:val="18"/>
                <w:szCs w:val="18"/>
              </w:rPr>
              <w:t xml:space="preserve"> </w:t>
            </w:r>
          </w:p>
          <w:p w14:paraId="594A58F8" w14:textId="77777777" w:rsidR="00786D26" w:rsidRPr="00D70213" w:rsidRDefault="00786D26" w:rsidP="00242D77">
            <w:pPr>
              <w:keepNext/>
              <w:rPr>
                <w:rFonts w:asciiTheme="minorHAnsi" w:hAnsiTheme="minorHAnsi"/>
                <w:sz w:val="18"/>
                <w:szCs w:val="18"/>
              </w:rPr>
            </w:pPr>
            <w:r w:rsidRPr="00D70213">
              <w:rPr>
                <w:rFonts w:asciiTheme="minorHAnsi" w:hAnsiTheme="minorHAnsi"/>
                <w:sz w:val="18"/>
                <w:szCs w:val="18"/>
              </w:rPr>
              <w:t>else, display text:</w:t>
            </w:r>
          </w:p>
          <w:p w14:paraId="594A58F9" w14:textId="77777777" w:rsidR="00786D26" w:rsidRPr="00D70213" w:rsidRDefault="00786D26" w:rsidP="00242D77">
            <w:pPr>
              <w:keepNext/>
              <w:rPr>
                <w:rFonts w:asciiTheme="minorHAnsi" w:hAnsiTheme="minorHAnsi"/>
                <w:sz w:val="18"/>
                <w:szCs w:val="18"/>
              </w:rPr>
            </w:pPr>
            <w:proofErr w:type="gramStart"/>
            <w:r w:rsidRPr="00D70213">
              <w:rPr>
                <w:rFonts w:asciiTheme="minorHAnsi" w:hAnsiTheme="minorHAnsi"/>
                <w:sz w:val="18"/>
                <w:szCs w:val="18"/>
              </w:rPr>
              <w:t>”Subcooling</w:t>
            </w:r>
            <w:proofErr w:type="gramEnd"/>
            <w:r w:rsidRPr="00D70213">
              <w:rPr>
                <w:rFonts w:asciiTheme="minorHAnsi" w:hAnsiTheme="minorHAnsi"/>
                <w:sz w:val="18"/>
                <w:szCs w:val="18"/>
              </w:rPr>
              <w:t xml:space="preserve"> Method is not applicable to this system” (do not proceed)&gt;&gt;</w:t>
            </w:r>
          </w:p>
        </w:tc>
      </w:tr>
    </w:tbl>
    <w:p w14:paraId="594A58FC" w14:textId="77777777" w:rsidR="004A5E5A" w:rsidRPr="00D70213" w:rsidRDefault="004A5E5A"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D209BF" w:rsidRPr="00D70213" w14:paraId="594A58FF" w14:textId="77777777">
        <w:trPr>
          <w:cantSplit/>
          <w:trHeight w:val="432"/>
        </w:trPr>
        <w:tc>
          <w:tcPr>
            <w:tcW w:w="5000" w:type="pct"/>
            <w:gridSpan w:val="3"/>
          </w:tcPr>
          <w:p w14:paraId="594A58FD" w14:textId="5872F7B6" w:rsidR="00D209BF" w:rsidRPr="00D70213" w:rsidRDefault="00D209BF" w:rsidP="00D209BF">
            <w:pPr>
              <w:keepNext/>
              <w:rPr>
                <w:rFonts w:asciiTheme="minorHAnsi" w:hAnsiTheme="minorHAnsi"/>
                <w:b/>
                <w:sz w:val="18"/>
                <w:szCs w:val="18"/>
              </w:rPr>
            </w:pPr>
            <w:r w:rsidRPr="00D70213">
              <w:rPr>
                <w:rFonts w:asciiTheme="minorHAnsi" w:hAnsiTheme="minorHAnsi"/>
                <w:b/>
                <w:szCs w:val="18"/>
              </w:rPr>
              <w:t>C. Instrument Calibration</w:t>
            </w:r>
          </w:p>
          <w:p w14:paraId="594A58FE" w14:textId="6C705F2C" w:rsidR="00D209BF" w:rsidRPr="00D70213" w:rsidRDefault="00131F1E" w:rsidP="00D209BF">
            <w:pPr>
              <w:keepNext/>
              <w:rPr>
                <w:rFonts w:asciiTheme="minorHAnsi" w:hAnsiTheme="minorHAnsi"/>
                <w:sz w:val="18"/>
                <w:szCs w:val="18"/>
              </w:rPr>
            </w:pPr>
            <w:r w:rsidRPr="00D70213">
              <w:rPr>
                <w:rFonts w:ascii="Calibri" w:hAnsi="Calibri"/>
                <w:sz w:val="18"/>
                <w:szCs w:val="18"/>
              </w:rPr>
              <w:t>&lt;&lt;Static Text - see the top&gt;&gt;</w:t>
            </w:r>
          </w:p>
        </w:tc>
      </w:tr>
      <w:tr w:rsidR="00D209BF" w:rsidRPr="00D70213" w14:paraId="594A5903" w14:textId="77777777" w:rsidTr="00687CF2">
        <w:trPr>
          <w:cantSplit/>
          <w:trHeight w:val="432"/>
        </w:trPr>
        <w:tc>
          <w:tcPr>
            <w:tcW w:w="253" w:type="pct"/>
            <w:vAlign w:val="center"/>
          </w:tcPr>
          <w:p w14:paraId="594A5900" w14:textId="77777777" w:rsidR="00D209BF" w:rsidRPr="00D70213" w:rsidRDefault="00D209BF" w:rsidP="00687CF2">
            <w:pPr>
              <w:keepNext/>
              <w:jc w:val="center"/>
              <w:rPr>
                <w:rFonts w:asciiTheme="minorHAnsi" w:hAnsiTheme="minorHAnsi"/>
                <w:sz w:val="18"/>
                <w:szCs w:val="18"/>
              </w:rPr>
            </w:pPr>
            <w:r w:rsidRPr="00D70213">
              <w:rPr>
                <w:rFonts w:asciiTheme="minorHAnsi" w:hAnsiTheme="minorHAnsi"/>
                <w:sz w:val="18"/>
                <w:szCs w:val="18"/>
              </w:rPr>
              <w:t>01</w:t>
            </w:r>
          </w:p>
        </w:tc>
        <w:tc>
          <w:tcPr>
            <w:tcW w:w="2247" w:type="pct"/>
            <w:vAlign w:val="center"/>
          </w:tcPr>
          <w:p w14:paraId="594A5901" w14:textId="34ADB110"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Date of Digital Refrigerant Gauge Calibration</w:t>
            </w:r>
          </w:p>
        </w:tc>
        <w:tc>
          <w:tcPr>
            <w:tcW w:w="2500" w:type="pct"/>
            <w:vAlign w:val="center"/>
          </w:tcPr>
          <w:p w14:paraId="594A5902" w14:textId="77777777"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&lt;&lt;user input: date of calibration: use validated date format&gt;&gt;</w:t>
            </w:r>
          </w:p>
        </w:tc>
      </w:tr>
      <w:tr w:rsidR="00D209BF" w:rsidRPr="00D70213" w14:paraId="594A5907" w14:textId="77777777" w:rsidTr="00687CF2">
        <w:trPr>
          <w:cantSplit/>
          <w:trHeight w:val="432"/>
        </w:trPr>
        <w:tc>
          <w:tcPr>
            <w:tcW w:w="253" w:type="pct"/>
            <w:vAlign w:val="center"/>
          </w:tcPr>
          <w:p w14:paraId="594A5904" w14:textId="77777777" w:rsidR="00D209BF" w:rsidRPr="00D70213" w:rsidRDefault="00D209BF" w:rsidP="00687CF2">
            <w:pPr>
              <w:keepNext/>
              <w:jc w:val="center"/>
              <w:rPr>
                <w:rFonts w:asciiTheme="minorHAnsi" w:hAnsiTheme="minorHAnsi"/>
                <w:sz w:val="18"/>
                <w:szCs w:val="18"/>
              </w:rPr>
            </w:pPr>
            <w:r w:rsidRPr="00D70213">
              <w:rPr>
                <w:rFonts w:asciiTheme="minorHAnsi" w:hAnsiTheme="minorHAnsi"/>
                <w:sz w:val="18"/>
                <w:szCs w:val="18"/>
              </w:rPr>
              <w:t>02</w:t>
            </w:r>
          </w:p>
        </w:tc>
        <w:tc>
          <w:tcPr>
            <w:tcW w:w="2247" w:type="pct"/>
            <w:vAlign w:val="center"/>
          </w:tcPr>
          <w:p w14:paraId="594A5905" w14:textId="066E8F0E" w:rsidR="00D209BF" w:rsidRPr="00D70213" w:rsidRDefault="00D209BF" w:rsidP="00D209BF">
            <w:pPr>
              <w:keepNext/>
              <w:spacing w:after="60"/>
              <w:rPr>
                <w:rFonts w:asciiTheme="minorHAnsi" w:hAnsiTheme="minorHAnsi"/>
                <w:sz w:val="18"/>
                <w:szCs w:val="18"/>
              </w:rPr>
            </w:pPr>
            <w:r w:rsidRPr="00D70213">
              <w:rPr>
                <w:rFonts w:asciiTheme="minorHAnsi" w:hAnsiTheme="minorHAnsi"/>
                <w:sz w:val="18"/>
                <w:szCs w:val="18"/>
              </w:rPr>
              <w:t>Date of Digital Thermocouple Calibration</w:t>
            </w:r>
          </w:p>
        </w:tc>
        <w:tc>
          <w:tcPr>
            <w:tcW w:w="2500" w:type="pct"/>
            <w:vAlign w:val="center"/>
          </w:tcPr>
          <w:p w14:paraId="594A5906" w14:textId="77777777"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&lt;&lt;user input: date of calibration: use validated date format&gt;&gt;</w:t>
            </w:r>
          </w:p>
        </w:tc>
      </w:tr>
      <w:tr w:rsidR="00D209BF" w:rsidRPr="00D70213" w14:paraId="594A590E" w14:textId="77777777" w:rsidTr="00687CF2">
        <w:trPr>
          <w:cantSplit/>
          <w:trHeight w:val="432"/>
        </w:trPr>
        <w:tc>
          <w:tcPr>
            <w:tcW w:w="253" w:type="pct"/>
            <w:vAlign w:val="center"/>
          </w:tcPr>
          <w:p w14:paraId="594A5908" w14:textId="77777777" w:rsidR="00D209BF" w:rsidRPr="00D70213" w:rsidRDefault="00D209BF" w:rsidP="00687CF2">
            <w:pPr>
              <w:keepNext/>
              <w:jc w:val="center"/>
              <w:rPr>
                <w:rFonts w:asciiTheme="minorHAnsi" w:hAnsiTheme="minorHAnsi"/>
                <w:sz w:val="18"/>
                <w:szCs w:val="18"/>
              </w:rPr>
            </w:pPr>
            <w:r w:rsidRPr="00D70213">
              <w:rPr>
                <w:rFonts w:asciiTheme="minorHAnsi" w:hAnsiTheme="minorHAnsi"/>
                <w:sz w:val="18"/>
                <w:szCs w:val="18"/>
              </w:rPr>
              <w:t>03</w:t>
            </w:r>
          </w:p>
        </w:tc>
        <w:tc>
          <w:tcPr>
            <w:tcW w:w="2247" w:type="pct"/>
            <w:vAlign w:val="center"/>
          </w:tcPr>
          <w:p w14:paraId="594A5909" w14:textId="5A72B033" w:rsidR="00D209BF" w:rsidRPr="00D70213" w:rsidRDefault="00D209BF" w:rsidP="00D209BF">
            <w:pPr>
              <w:keepNext/>
              <w:spacing w:after="60"/>
              <w:rPr>
                <w:rFonts w:asciiTheme="minorHAnsi" w:hAnsiTheme="minorHAnsi"/>
                <w:sz w:val="18"/>
                <w:szCs w:val="18"/>
              </w:rPr>
            </w:pPr>
            <w:r w:rsidRPr="00D70213">
              <w:rPr>
                <w:rFonts w:asciiTheme="minorHAnsi" w:hAnsiTheme="minorHAnsi"/>
                <w:sz w:val="18"/>
                <w:szCs w:val="18"/>
              </w:rPr>
              <w:t>Digital Refrigerant Gauge Calibration Status</w:t>
            </w:r>
          </w:p>
        </w:tc>
        <w:tc>
          <w:tcPr>
            <w:tcW w:w="2500" w:type="pct"/>
            <w:vAlign w:val="center"/>
          </w:tcPr>
          <w:p w14:paraId="594A590A" w14:textId="4D95E033"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 xml:space="preserve">&lt;&lt;if </w:t>
            </w:r>
            <w:r w:rsidR="002E2F2E" w:rsidRPr="00D70213">
              <w:rPr>
                <w:rFonts w:asciiTheme="minorHAnsi" w:hAnsiTheme="minorHAnsi"/>
                <w:sz w:val="18"/>
                <w:szCs w:val="18"/>
              </w:rPr>
              <w:t>A14</w:t>
            </w:r>
            <w:r w:rsidRPr="00D70213">
              <w:rPr>
                <w:rFonts w:asciiTheme="minorHAnsi" w:hAnsiTheme="minorHAnsi"/>
                <w:sz w:val="18"/>
                <w:szCs w:val="18"/>
              </w:rPr>
              <w:t xml:space="preserve"> compared to C01 is greater than one month, then display text:  </w:t>
            </w:r>
          </w:p>
          <w:p w14:paraId="594A590B" w14:textId="77777777"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"Digital Refrigerant Gauge requires Calibration (do not proceed)</w:t>
            </w:r>
            <w:proofErr w:type="gramStart"/>
            <w:r w:rsidRPr="00D70213">
              <w:rPr>
                <w:rFonts w:asciiTheme="minorHAnsi" w:hAnsiTheme="minorHAnsi"/>
                <w:sz w:val="18"/>
                <w:szCs w:val="18"/>
              </w:rPr>
              <w:t>";</w:t>
            </w:r>
            <w:proofErr w:type="gramEnd"/>
          </w:p>
          <w:p w14:paraId="594A590C" w14:textId="09C6F1A0"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 xml:space="preserve">elseif </w:t>
            </w:r>
            <w:r w:rsidR="002E2F2E" w:rsidRPr="00D70213">
              <w:rPr>
                <w:rFonts w:asciiTheme="minorHAnsi" w:hAnsiTheme="minorHAnsi"/>
                <w:sz w:val="18"/>
                <w:szCs w:val="18"/>
              </w:rPr>
              <w:t>A14</w:t>
            </w:r>
            <w:r w:rsidRPr="00D70213">
              <w:rPr>
                <w:rFonts w:asciiTheme="minorHAnsi" w:hAnsiTheme="minorHAnsi"/>
                <w:sz w:val="18"/>
                <w:szCs w:val="18"/>
              </w:rPr>
              <w:t xml:space="preserve"> compared to C01 is ≥ 0 and </w:t>
            </w:r>
            <w:r w:rsidR="007F6A28" w:rsidRPr="00D70213">
              <w:rPr>
                <w:rFonts w:asciiTheme="minorHAnsi" w:hAnsiTheme="minorHAnsi"/>
                <w:sz w:val="18"/>
                <w:szCs w:val="18"/>
              </w:rPr>
              <w:t>≤</w:t>
            </w:r>
            <w:r w:rsidRPr="00D70213">
              <w:rPr>
                <w:rFonts w:asciiTheme="minorHAnsi" w:hAnsiTheme="minorHAnsi"/>
                <w:sz w:val="18"/>
                <w:szCs w:val="18"/>
              </w:rPr>
              <w:t xml:space="preserve">one </w:t>
            </w:r>
            <w:proofErr w:type="gramStart"/>
            <w:r w:rsidRPr="00D70213">
              <w:rPr>
                <w:rFonts w:asciiTheme="minorHAnsi" w:hAnsiTheme="minorHAnsi"/>
                <w:sz w:val="18"/>
                <w:szCs w:val="18"/>
              </w:rPr>
              <w:t>month;  then</w:t>
            </w:r>
            <w:proofErr w:type="gramEnd"/>
            <w:r w:rsidRPr="00D70213">
              <w:rPr>
                <w:rFonts w:asciiTheme="minorHAnsi" w:hAnsiTheme="minorHAnsi"/>
                <w:sz w:val="18"/>
                <w:szCs w:val="18"/>
              </w:rPr>
              <w:t xml:space="preserve"> display text:</w:t>
            </w:r>
          </w:p>
          <w:p w14:paraId="594A590D" w14:textId="77777777"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"calibration is current"&gt;&gt;</w:t>
            </w:r>
          </w:p>
        </w:tc>
      </w:tr>
      <w:tr w:rsidR="00D209BF" w:rsidRPr="00D70213" w14:paraId="594A5916" w14:textId="77777777" w:rsidTr="00687CF2">
        <w:trPr>
          <w:cantSplit/>
          <w:trHeight w:val="432"/>
        </w:trPr>
        <w:tc>
          <w:tcPr>
            <w:tcW w:w="253" w:type="pct"/>
            <w:vAlign w:val="center"/>
          </w:tcPr>
          <w:p w14:paraId="594A590F" w14:textId="77777777" w:rsidR="00D209BF" w:rsidRPr="00D70213" w:rsidRDefault="00D209BF" w:rsidP="00687CF2">
            <w:pPr>
              <w:keepNext/>
              <w:jc w:val="center"/>
              <w:rPr>
                <w:rFonts w:asciiTheme="minorHAnsi" w:hAnsiTheme="minorHAnsi"/>
                <w:sz w:val="18"/>
                <w:szCs w:val="18"/>
              </w:rPr>
            </w:pPr>
            <w:r w:rsidRPr="00D70213">
              <w:rPr>
                <w:rFonts w:asciiTheme="minorHAnsi" w:hAnsiTheme="minorHAnsi"/>
                <w:sz w:val="18"/>
                <w:szCs w:val="18"/>
              </w:rPr>
              <w:t>04</w:t>
            </w:r>
          </w:p>
        </w:tc>
        <w:tc>
          <w:tcPr>
            <w:tcW w:w="2247" w:type="pct"/>
            <w:vAlign w:val="center"/>
          </w:tcPr>
          <w:p w14:paraId="594A5910" w14:textId="7CDE837E" w:rsidR="00D209BF" w:rsidRPr="00D70213" w:rsidRDefault="00D209BF" w:rsidP="00D209BF">
            <w:pPr>
              <w:keepNext/>
              <w:spacing w:after="60"/>
              <w:rPr>
                <w:rFonts w:asciiTheme="minorHAnsi" w:hAnsiTheme="minorHAnsi"/>
                <w:sz w:val="18"/>
                <w:szCs w:val="18"/>
              </w:rPr>
            </w:pPr>
            <w:r w:rsidRPr="00D70213">
              <w:rPr>
                <w:rFonts w:asciiTheme="minorHAnsi" w:hAnsiTheme="minorHAnsi"/>
                <w:sz w:val="18"/>
                <w:szCs w:val="18"/>
              </w:rPr>
              <w:t>Digital Thermocouple Calibration Status</w:t>
            </w:r>
          </w:p>
        </w:tc>
        <w:tc>
          <w:tcPr>
            <w:tcW w:w="2500" w:type="pct"/>
            <w:vAlign w:val="center"/>
          </w:tcPr>
          <w:p w14:paraId="594A5911" w14:textId="30304C96"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 xml:space="preserve">&lt;&lt;if </w:t>
            </w:r>
            <w:r w:rsidR="002E2F2E" w:rsidRPr="00D70213">
              <w:rPr>
                <w:rFonts w:asciiTheme="minorHAnsi" w:hAnsiTheme="minorHAnsi"/>
                <w:sz w:val="18"/>
                <w:szCs w:val="18"/>
              </w:rPr>
              <w:t>A14</w:t>
            </w:r>
            <w:r w:rsidRPr="00D70213">
              <w:rPr>
                <w:rFonts w:asciiTheme="minorHAnsi" w:hAnsiTheme="minorHAnsi"/>
                <w:sz w:val="18"/>
                <w:szCs w:val="18"/>
              </w:rPr>
              <w:t xml:space="preserve"> compared to C02 is greater than one month, then display text:  </w:t>
            </w:r>
          </w:p>
          <w:p w14:paraId="594A5912" w14:textId="77777777"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"Digital Thermocouple Gauge requires Calibration (do not proceed)"</w:t>
            </w:r>
          </w:p>
          <w:p w14:paraId="594A5913" w14:textId="77777777" w:rsidR="00D209BF" w:rsidRPr="00D70213" w:rsidRDefault="00D209BF" w:rsidP="00D209BF">
            <w:pPr>
              <w:keepNext/>
              <w:rPr>
                <w:rFonts w:asciiTheme="minorHAnsi" w:hAnsiTheme="minorHAnsi"/>
                <w:sz w:val="18"/>
                <w:szCs w:val="18"/>
              </w:rPr>
            </w:pPr>
          </w:p>
          <w:p w14:paraId="594A5914" w14:textId="47F6D894"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 xml:space="preserve">elseif </w:t>
            </w:r>
            <w:r w:rsidR="002E2F2E" w:rsidRPr="00D70213">
              <w:rPr>
                <w:rFonts w:asciiTheme="minorHAnsi" w:hAnsiTheme="minorHAnsi"/>
                <w:sz w:val="18"/>
                <w:szCs w:val="18"/>
              </w:rPr>
              <w:t>A14</w:t>
            </w:r>
            <w:r w:rsidRPr="00D70213">
              <w:rPr>
                <w:rFonts w:asciiTheme="minorHAnsi" w:hAnsiTheme="minorHAnsi"/>
                <w:sz w:val="18"/>
                <w:szCs w:val="18"/>
              </w:rPr>
              <w:t xml:space="preserve"> compared to C01 is ≥ 0 and </w:t>
            </w:r>
            <w:r w:rsidR="00303573" w:rsidRPr="00D70213">
              <w:rPr>
                <w:rFonts w:asciiTheme="minorHAnsi" w:hAnsiTheme="minorHAnsi"/>
                <w:sz w:val="18"/>
                <w:szCs w:val="18"/>
              </w:rPr>
              <w:t>≤</w:t>
            </w:r>
            <w:r w:rsidRPr="00D70213">
              <w:rPr>
                <w:rFonts w:asciiTheme="minorHAnsi" w:hAnsiTheme="minorHAnsi"/>
                <w:sz w:val="18"/>
                <w:szCs w:val="18"/>
              </w:rPr>
              <w:t xml:space="preserve">one </w:t>
            </w:r>
            <w:proofErr w:type="gramStart"/>
            <w:r w:rsidRPr="00D70213">
              <w:rPr>
                <w:rFonts w:asciiTheme="minorHAnsi" w:hAnsiTheme="minorHAnsi"/>
                <w:sz w:val="18"/>
                <w:szCs w:val="18"/>
              </w:rPr>
              <w:t>month;  then</w:t>
            </w:r>
            <w:proofErr w:type="gramEnd"/>
            <w:r w:rsidRPr="00D70213">
              <w:rPr>
                <w:rFonts w:asciiTheme="minorHAnsi" w:hAnsiTheme="minorHAnsi"/>
                <w:sz w:val="18"/>
                <w:szCs w:val="18"/>
              </w:rPr>
              <w:t xml:space="preserve"> display text:</w:t>
            </w:r>
          </w:p>
          <w:p w14:paraId="594A5915" w14:textId="77777777" w:rsidR="00D209BF" w:rsidRPr="00D70213" w:rsidRDefault="00D209BF" w:rsidP="00D209BF">
            <w:pPr>
              <w:keepNext/>
              <w:rPr>
                <w:rFonts w:asciiTheme="minorHAnsi" w:hAnsiTheme="minorHAnsi"/>
                <w:sz w:val="18"/>
                <w:szCs w:val="18"/>
              </w:rPr>
            </w:pPr>
            <w:r w:rsidRPr="00D70213">
              <w:rPr>
                <w:rFonts w:asciiTheme="minorHAnsi" w:hAnsiTheme="minorHAnsi"/>
                <w:sz w:val="18"/>
                <w:szCs w:val="18"/>
              </w:rPr>
              <w:t>"calibration is current"&gt;&gt;</w:t>
            </w:r>
          </w:p>
        </w:tc>
      </w:tr>
    </w:tbl>
    <w:p w14:paraId="594A5917" w14:textId="77777777" w:rsidR="00786D26" w:rsidRPr="00D70213" w:rsidRDefault="00786D26" w:rsidP="00242D77">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D209BF" w:rsidRPr="00D70213" w14:paraId="594A591A" w14:textId="77777777">
        <w:trPr>
          <w:cantSplit/>
          <w:trHeight w:val="233"/>
        </w:trPr>
        <w:tc>
          <w:tcPr>
            <w:tcW w:w="5000" w:type="pct"/>
            <w:gridSpan w:val="3"/>
            <w:vAlign w:val="center"/>
          </w:tcPr>
          <w:p w14:paraId="594A5918" w14:textId="265204FC" w:rsidR="00D209BF" w:rsidRPr="00D70213" w:rsidRDefault="00D209BF" w:rsidP="00D209BF">
            <w:pPr>
              <w:pStyle w:val="Header"/>
              <w:keepNext/>
              <w:tabs>
                <w:tab w:val="clear" w:pos="4320"/>
                <w:tab w:val="clear" w:pos="8640"/>
              </w:tabs>
              <w:rPr>
                <w:rFonts w:asciiTheme="minorHAnsi" w:hAnsiTheme="minorHAnsi"/>
                <w:b/>
                <w:szCs w:val="18"/>
              </w:rPr>
            </w:pPr>
            <w:r w:rsidRPr="00D70213">
              <w:rPr>
                <w:rFonts w:asciiTheme="minorHAnsi" w:hAnsiTheme="minorHAnsi"/>
                <w:b/>
                <w:szCs w:val="18"/>
              </w:rPr>
              <w:t>D. Measurement Access Hole (MAH) Verification</w:t>
            </w:r>
          </w:p>
          <w:p w14:paraId="594A5919" w14:textId="35138B54" w:rsidR="00D209BF" w:rsidRPr="00D70213" w:rsidRDefault="00131F1E" w:rsidP="00D209BF">
            <w:pPr>
              <w:pStyle w:val="Header"/>
              <w:keepNext/>
              <w:tabs>
                <w:tab w:val="clear" w:pos="4320"/>
                <w:tab w:val="clear" w:pos="8640"/>
              </w:tabs>
              <w:rPr>
                <w:rFonts w:asciiTheme="minorHAnsi" w:hAnsiTheme="minorHAnsi"/>
                <w:sz w:val="18"/>
                <w:szCs w:val="18"/>
              </w:rPr>
            </w:pPr>
            <w:r w:rsidRPr="00D70213">
              <w:rPr>
                <w:rFonts w:ascii="Calibri" w:hAnsi="Calibri"/>
                <w:sz w:val="18"/>
                <w:szCs w:val="18"/>
              </w:rPr>
              <w:t>&lt;&lt;Static Text - see the top&gt;&gt;</w:t>
            </w:r>
          </w:p>
        </w:tc>
      </w:tr>
      <w:tr w:rsidR="00D209BF" w:rsidRPr="00D70213" w14:paraId="594A5922" w14:textId="77777777">
        <w:trPr>
          <w:cantSplit/>
          <w:trHeight w:val="233"/>
        </w:trPr>
        <w:tc>
          <w:tcPr>
            <w:tcW w:w="204" w:type="pct"/>
            <w:vAlign w:val="center"/>
          </w:tcPr>
          <w:p w14:paraId="594A591B" w14:textId="77777777" w:rsidR="00D209BF" w:rsidRPr="00D70213" w:rsidRDefault="00D209BF" w:rsidP="00D209BF">
            <w:pPr>
              <w:pStyle w:val="IndexHeading"/>
              <w:keepNext/>
              <w:ind w:left="-115"/>
              <w:jc w:val="center"/>
              <w:rPr>
                <w:rFonts w:asciiTheme="minorHAnsi" w:hAnsiTheme="minorHAnsi"/>
                <w:b w:val="0"/>
                <w:bCs/>
                <w:sz w:val="18"/>
                <w:szCs w:val="18"/>
              </w:rPr>
            </w:pPr>
            <w:r w:rsidRPr="00D70213">
              <w:rPr>
                <w:rFonts w:asciiTheme="minorHAnsi" w:hAnsiTheme="minorHAnsi"/>
                <w:b w:val="0"/>
                <w:bCs/>
                <w:sz w:val="18"/>
                <w:szCs w:val="18"/>
              </w:rPr>
              <w:t>01</w:t>
            </w:r>
          </w:p>
        </w:tc>
        <w:tc>
          <w:tcPr>
            <w:tcW w:w="2296" w:type="pct"/>
            <w:tcMar>
              <w:left w:w="115" w:type="dxa"/>
              <w:right w:w="101" w:type="dxa"/>
            </w:tcMar>
            <w:vAlign w:val="center"/>
          </w:tcPr>
          <w:p w14:paraId="594A591C" w14:textId="7F677959" w:rsidR="00D209BF" w:rsidRPr="00D70213" w:rsidRDefault="00393CE9" w:rsidP="00105AC8">
            <w:pPr>
              <w:keepNext/>
              <w:rPr>
                <w:rFonts w:asciiTheme="minorHAnsi" w:hAnsiTheme="minorHAnsi"/>
                <w:sz w:val="18"/>
                <w:szCs w:val="18"/>
              </w:rPr>
            </w:pPr>
            <w:r w:rsidRPr="00D70213">
              <w:rPr>
                <w:rFonts w:asciiTheme="minorHAnsi" w:hAnsiTheme="minorHAnsi"/>
                <w:sz w:val="18"/>
                <w:szCs w:val="18"/>
              </w:rPr>
              <w:t xml:space="preserve">Method </w:t>
            </w:r>
            <w:r w:rsidR="00105AC8" w:rsidRPr="00D70213">
              <w:rPr>
                <w:rFonts w:asciiTheme="minorHAnsi" w:hAnsiTheme="minorHAnsi"/>
                <w:sz w:val="18"/>
                <w:szCs w:val="18"/>
              </w:rPr>
              <w:t>U</w:t>
            </w:r>
            <w:r w:rsidRPr="00D70213">
              <w:rPr>
                <w:rFonts w:asciiTheme="minorHAnsi" w:hAnsiTheme="minorHAnsi"/>
                <w:sz w:val="18"/>
                <w:szCs w:val="18"/>
              </w:rPr>
              <w:t xml:space="preserve">sed to </w:t>
            </w:r>
            <w:r w:rsidR="00105AC8" w:rsidRPr="00D70213">
              <w:rPr>
                <w:rFonts w:asciiTheme="minorHAnsi" w:hAnsiTheme="minorHAnsi"/>
                <w:sz w:val="18"/>
                <w:szCs w:val="18"/>
              </w:rPr>
              <w:t>D</w:t>
            </w:r>
            <w:r w:rsidRPr="00D70213">
              <w:rPr>
                <w:rFonts w:asciiTheme="minorHAnsi" w:hAnsiTheme="minorHAnsi"/>
                <w:sz w:val="18"/>
                <w:szCs w:val="18"/>
              </w:rPr>
              <w:t xml:space="preserve">emonstrate </w:t>
            </w:r>
            <w:r w:rsidR="00105AC8" w:rsidRPr="00D70213">
              <w:rPr>
                <w:rFonts w:asciiTheme="minorHAnsi" w:hAnsiTheme="minorHAnsi"/>
                <w:sz w:val="18"/>
                <w:szCs w:val="18"/>
              </w:rPr>
              <w:t>C</w:t>
            </w:r>
            <w:r w:rsidRPr="00D70213">
              <w:rPr>
                <w:rFonts w:asciiTheme="minorHAnsi" w:hAnsiTheme="minorHAnsi"/>
                <w:sz w:val="18"/>
                <w:szCs w:val="18"/>
              </w:rPr>
              <w:t xml:space="preserve">ompliance with the Measurement Access Hole (MAH) </w:t>
            </w:r>
            <w:r w:rsidR="00105AC8" w:rsidRPr="00D70213">
              <w:rPr>
                <w:rFonts w:asciiTheme="minorHAnsi" w:hAnsiTheme="minorHAnsi"/>
                <w:sz w:val="18"/>
                <w:szCs w:val="18"/>
              </w:rPr>
              <w:t>R</w:t>
            </w:r>
            <w:r w:rsidRPr="00D70213">
              <w:rPr>
                <w:rFonts w:asciiTheme="minorHAnsi" w:hAnsiTheme="minorHAnsi"/>
                <w:sz w:val="18"/>
                <w:szCs w:val="18"/>
              </w:rPr>
              <w:t>equirement</w:t>
            </w:r>
          </w:p>
        </w:tc>
        <w:tc>
          <w:tcPr>
            <w:tcW w:w="2500" w:type="pct"/>
            <w:tcMar>
              <w:left w:w="115" w:type="dxa"/>
              <w:right w:w="101" w:type="dxa"/>
            </w:tcMar>
            <w:vAlign w:val="center"/>
          </w:tcPr>
          <w:p w14:paraId="594A591D" w14:textId="49D4DECC" w:rsidR="00D209BF" w:rsidRPr="00D70213" w:rsidRDefault="00393CE9" w:rsidP="00D209BF">
            <w:pPr>
              <w:pStyle w:val="Header"/>
              <w:keepNext/>
              <w:tabs>
                <w:tab w:val="clear" w:pos="4320"/>
                <w:tab w:val="clear" w:pos="8640"/>
              </w:tabs>
              <w:rPr>
                <w:rFonts w:asciiTheme="minorHAnsi" w:hAnsiTheme="minorHAnsi"/>
                <w:sz w:val="18"/>
                <w:szCs w:val="18"/>
              </w:rPr>
            </w:pPr>
            <w:r w:rsidRPr="00D70213">
              <w:rPr>
                <w:rFonts w:asciiTheme="minorHAnsi" w:hAnsiTheme="minorHAnsi"/>
                <w:sz w:val="18"/>
                <w:szCs w:val="18"/>
              </w:rPr>
              <w:t>&lt;&lt; reference</w:t>
            </w:r>
            <w:r w:rsidR="008F4810" w:rsidRPr="00D70213">
              <w:rPr>
                <w:rFonts w:asciiTheme="minorHAnsi" w:hAnsiTheme="minorHAnsi"/>
                <w:sz w:val="18"/>
                <w:szCs w:val="18"/>
              </w:rPr>
              <w:t xml:space="preserve"> value from </w:t>
            </w:r>
            <w:r w:rsidR="0092471A" w:rsidRPr="00D70213">
              <w:rPr>
                <w:rFonts w:asciiTheme="minorHAnsi" w:hAnsiTheme="minorHAnsi"/>
                <w:sz w:val="18"/>
                <w:szCs w:val="18"/>
              </w:rPr>
              <w:t>LMCI</w:t>
            </w:r>
            <w:r w:rsidR="008F4810" w:rsidRPr="00D70213">
              <w:rPr>
                <w:rFonts w:asciiTheme="minorHAnsi" w:hAnsiTheme="minorHAnsi"/>
                <w:sz w:val="18"/>
                <w:szCs w:val="18"/>
              </w:rPr>
              <w:t xml:space="preserve"> as default; allow user to override the default and pick one from list</w:t>
            </w:r>
            <w:r w:rsidR="00D209BF" w:rsidRPr="00D70213">
              <w:rPr>
                <w:rFonts w:asciiTheme="minorHAnsi" w:hAnsiTheme="minorHAnsi"/>
                <w:sz w:val="18"/>
                <w:szCs w:val="18"/>
              </w:rPr>
              <w:t xml:space="preserve">: </w:t>
            </w:r>
          </w:p>
          <w:p w14:paraId="594A591E" w14:textId="77777777" w:rsidR="00D209BF" w:rsidRPr="00D70213" w:rsidRDefault="00393CE9" w:rsidP="00D209BF">
            <w:pPr>
              <w:pStyle w:val="Header"/>
              <w:keepNext/>
              <w:numPr>
                <w:ilvl w:val="0"/>
                <w:numId w:val="20"/>
              </w:numPr>
              <w:tabs>
                <w:tab w:val="clear" w:pos="4320"/>
                <w:tab w:val="clear" w:pos="8640"/>
              </w:tabs>
              <w:rPr>
                <w:rFonts w:asciiTheme="minorHAnsi" w:hAnsiTheme="minorHAnsi"/>
                <w:sz w:val="18"/>
                <w:szCs w:val="18"/>
              </w:rPr>
            </w:pPr>
            <w:r w:rsidRPr="00D70213">
              <w:rPr>
                <w:rFonts w:asciiTheme="minorHAnsi" w:hAnsiTheme="minorHAnsi"/>
                <w:sz w:val="18"/>
                <w:szCs w:val="18"/>
              </w:rPr>
              <w:t xml:space="preserve">"MAH installed and labeled consistent with Figure 3.2-1"; or </w:t>
            </w:r>
          </w:p>
          <w:p w14:paraId="594A591F" w14:textId="77777777" w:rsidR="00D209BF" w:rsidRPr="00D70213" w:rsidRDefault="00393CE9" w:rsidP="00D209BF">
            <w:pPr>
              <w:pStyle w:val="Header"/>
              <w:keepNext/>
              <w:numPr>
                <w:ilvl w:val="0"/>
                <w:numId w:val="20"/>
              </w:numPr>
              <w:tabs>
                <w:tab w:val="clear" w:pos="4320"/>
                <w:tab w:val="clear" w:pos="8640"/>
              </w:tabs>
              <w:rPr>
                <w:rFonts w:asciiTheme="minorHAnsi" w:hAnsiTheme="minorHAnsi"/>
                <w:sz w:val="18"/>
                <w:szCs w:val="18"/>
              </w:rPr>
            </w:pPr>
            <w:r w:rsidRPr="00D70213">
              <w:rPr>
                <w:rFonts w:asciiTheme="minorHAnsi" w:hAnsiTheme="minorHAnsi"/>
                <w:sz w:val="18"/>
                <w:szCs w:val="18"/>
              </w:rPr>
              <w:t>"Return side of system is located entirely within conditioned space such that an accurate return air dry-bulb temperature can be taken at the return grille"; or</w:t>
            </w:r>
          </w:p>
          <w:p w14:paraId="594A5920" w14:textId="77777777" w:rsidR="00D209BF" w:rsidRPr="00D70213" w:rsidRDefault="00393CE9" w:rsidP="00D209BF">
            <w:pPr>
              <w:pStyle w:val="ListParagraph"/>
              <w:keepNext/>
              <w:numPr>
                <w:ilvl w:val="0"/>
                <w:numId w:val="20"/>
              </w:numPr>
              <w:rPr>
                <w:rFonts w:asciiTheme="minorHAnsi" w:hAnsiTheme="minorHAnsi"/>
                <w:sz w:val="18"/>
                <w:szCs w:val="18"/>
              </w:rPr>
            </w:pPr>
            <w:r w:rsidRPr="00D70213">
              <w:rPr>
                <w:rFonts w:asciiTheme="minorHAnsi" w:hAnsiTheme="minorHAnsi"/>
                <w:sz w:val="18"/>
                <w:szCs w:val="18"/>
              </w:rPr>
              <w:t>"MAH cannot be installed consistent with Figure 3.2-1.  An alternative location has been provided and clearly labeled"&gt;&gt;</w:t>
            </w:r>
          </w:p>
          <w:p w14:paraId="594A5921" w14:textId="77777777" w:rsidR="00D209BF" w:rsidRPr="00D70213" w:rsidRDefault="00393CE9" w:rsidP="00D209BF">
            <w:pPr>
              <w:pStyle w:val="ListParagraph"/>
              <w:keepNext/>
              <w:numPr>
                <w:ilvl w:val="0"/>
                <w:numId w:val="20"/>
              </w:numPr>
              <w:rPr>
                <w:rFonts w:asciiTheme="minorHAnsi" w:hAnsiTheme="minorHAnsi"/>
                <w:sz w:val="18"/>
                <w:szCs w:val="18"/>
              </w:rPr>
            </w:pPr>
            <w:r w:rsidRPr="00D70213">
              <w:rPr>
                <w:rFonts w:asciiTheme="minorHAnsi" w:hAnsiTheme="minorHAnsi"/>
                <w:sz w:val="18"/>
                <w:szCs w:val="18"/>
              </w:rPr>
              <w:t>MAH is not installed. System does not comply</w:t>
            </w:r>
          </w:p>
        </w:tc>
      </w:tr>
    </w:tbl>
    <w:p w14:paraId="594A5923" w14:textId="77777777" w:rsidR="00786D26" w:rsidRPr="00D70213" w:rsidRDefault="00786D26" w:rsidP="00242D77">
      <w:pPr>
        <w:pStyle w:val="Header"/>
        <w:tabs>
          <w:tab w:val="clear" w:pos="4320"/>
          <w:tab w:val="clear" w:pos="8640"/>
          <w:tab w:val="left" w:pos="360"/>
        </w:tabs>
        <w:rPr>
          <w:rFonts w:asciiTheme="minorHAnsi" w:hAnsiTheme="minorHAns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1"/>
        <w:gridCol w:w="951"/>
        <w:gridCol w:w="2794"/>
        <w:gridCol w:w="6607"/>
      </w:tblGrid>
      <w:tr w:rsidR="00D31CE6" w:rsidRPr="00D70213" w14:paraId="10466F5D" w14:textId="77777777" w:rsidTr="00D31CE6">
        <w:trPr>
          <w:cantSplit/>
          <w:trHeight w:val="360"/>
        </w:trPr>
        <w:tc>
          <w:tcPr>
            <w:tcW w:w="5000" w:type="pct"/>
            <w:gridSpan w:val="4"/>
            <w:tcBorders>
              <w:top w:val="single" w:sz="4" w:space="0" w:color="auto"/>
              <w:left w:val="single" w:sz="4" w:space="0" w:color="auto"/>
              <w:bottom w:val="single" w:sz="4" w:space="0" w:color="auto"/>
              <w:right w:val="single" w:sz="4" w:space="0" w:color="auto"/>
            </w:tcBorders>
            <w:vAlign w:val="center"/>
          </w:tcPr>
          <w:p w14:paraId="583B6716" w14:textId="77777777" w:rsidR="00D31CE6" w:rsidRPr="00D70213" w:rsidRDefault="00D31CE6" w:rsidP="00D31CE6">
            <w:pPr>
              <w:keepNext/>
              <w:rPr>
                <w:rFonts w:asciiTheme="minorHAnsi" w:hAnsiTheme="minorHAnsi"/>
                <w:b/>
                <w:szCs w:val="18"/>
              </w:rPr>
            </w:pPr>
            <w:r w:rsidRPr="00D70213">
              <w:rPr>
                <w:rFonts w:asciiTheme="minorHAnsi" w:hAnsiTheme="minorHAnsi"/>
                <w:b/>
                <w:szCs w:val="18"/>
              </w:rPr>
              <w:lastRenderedPageBreak/>
              <w:t>E. Minimum System Airflow Rate Verification</w:t>
            </w:r>
          </w:p>
          <w:p w14:paraId="79EEA9D0" w14:textId="06740451" w:rsidR="00D31CE6" w:rsidRPr="00D70213" w:rsidRDefault="00131F1E" w:rsidP="00D31CE6">
            <w:pPr>
              <w:keepNext/>
              <w:rPr>
                <w:rFonts w:asciiTheme="minorHAnsi" w:hAnsiTheme="minorHAnsi"/>
                <w:szCs w:val="18"/>
              </w:rPr>
            </w:pPr>
            <w:r w:rsidRPr="00D70213">
              <w:rPr>
                <w:rFonts w:ascii="Calibri" w:hAnsi="Calibri"/>
                <w:sz w:val="18"/>
                <w:szCs w:val="18"/>
              </w:rPr>
              <w:t>&lt;&lt;Static Text - see the top&gt;&gt;</w:t>
            </w:r>
          </w:p>
          <w:p w14:paraId="53F59AF4" w14:textId="77777777" w:rsidR="00D31CE6" w:rsidRPr="00D70213" w:rsidRDefault="00D31CE6" w:rsidP="00D31CE6">
            <w:pPr>
              <w:keepNext/>
              <w:rPr>
                <w:rFonts w:asciiTheme="minorHAnsi" w:hAnsiTheme="minorHAnsi"/>
                <w:b/>
                <w:szCs w:val="18"/>
              </w:rPr>
            </w:pPr>
            <w:r w:rsidRPr="00D70213">
              <w:rPr>
                <w:rFonts w:asciiTheme="minorHAnsi" w:hAnsiTheme="minorHAnsi"/>
                <w:szCs w:val="18"/>
              </w:rPr>
              <w:t>&lt;&lt;require 1 row of data for each indoor unit listed in the "HERS Verification Requirements for Duct Systems" table on the MCH-01&gt;</w:t>
            </w:r>
          </w:p>
        </w:tc>
      </w:tr>
      <w:tr w:rsidR="00D31CE6" w:rsidRPr="00D70213" w14:paraId="14322CFA" w14:textId="77777777" w:rsidTr="00D31CE6">
        <w:tblPrEx>
          <w:tblLook w:val="00A0" w:firstRow="1" w:lastRow="0" w:firstColumn="1" w:lastColumn="0" w:noHBand="0" w:noVBand="0"/>
        </w:tblPrEx>
        <w:trPr>
          <w:cantSplit/>
          <w:trHeight w:val="305"/>
        </w:trPr>
        <w:tc>
          <w:tcPr>
            <w:tcW w:w="634" w:type="pct"/>
            <w:gridSpan w:val="2"/>
            <w:vAlign w:val="center"/>
          </w:tcPr>
          <w:p w14:paraId="792B0BC3"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01</w:t>
            </w:r>
          </w:p>
        </w:tc>
        <w:tc>
          <w:tcPr>
            <w:tcW w:w="1298" w:type="pct"/>
          </w:tcPr>
          <w:p w14:paraId="036F34E6"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02</w:t>
            </w:r>
          </w:p>
        </w:tc>
        <w:tc>
          <w:tcPr>
            <w:tcW w:w="3069" w:type="pct"/>
            <w:vAlign w:val="center"/>
          </w:tcPr>
          <w:p w14:paraId="5C4D152C"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03</w:t>
            </w:r>
          </w:p>
        </w:tc>
      </w:tr>
      <w:tr w:rsidR="00D31CE6" w:rsidRPr="00D70213" w14:paraId="57EE2DBD" w14:textId="77777777" w:rsidTr="00D31CE6">
        <w:tblPrEx>
          <w:tblLook w:val="00A0" w:firstRow="1" w:lastRow="0" w:firstColumn="1" w:lastColumn="0" w:noHBand="0" w:noVBand="0"/>
        </w:tblPrEx>
        <w:trPr>
          <w:cantSplit/>
          <w:trHeight w:val="882"/>
        </w:trPr>
        <w:tc>
          <w:tcPr>
            <w:tcW w:w="634" w:type="pct"/>
            <w:gridSpan w:val="2"/>
            <w:tcBorders>
              <w:top w:val="nil"/>
            </w:tcBorders>
            <w:vAlign w:val="bottom"/>
          </w:tcPr>
          <w:p w14:paraId="63F42D30"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Indoor Unit Name or Description of Area Served</w:t>
            </w:r>
          </w:p>
        </w:tc>
        <w:tc>
          <w:tcPr>
            <w:tcW w:w="1298" w:type="pct"/>
            <w:tcBorders>
              <w:top w:val="nil"/>
            </w:tcBorders>
            <w:vAlign w:val="bottom"/>
          </w:tcPr>
          <w:p w14:paraId="29767763" w14:textId="77777777" w:rsidR="00D31CE6" w:rsidRPr="00D70213" w:rsidRDefault="00D31CE6" w:rsidP="00D31CE6">
            <w:pPr>
              <w:keepNext/>
              <w:jc w:val="center"/>
              <w:rPr>
                <w:rFonts w:ascii="Calibri" w:hAnsi="Calibri"/>
                <w:sz w:val="18"/>
                <w:szCs w:val="18"/>
              </w:rPr>
            </w:pPr>
            <w:r w:rsidRPr="00D70213">
              <w:rPr>
                <w:rFonts w:ascii="Calibri" w:hAnsi="Calibri"/>
              </w:rPr>
              <w:t>Minimum Required System Airflow Rate (cfm)</w:t>
            </w:r>
          </w:p>
        </w:tc>
        <w:tc>
          <w:tcPr>
            <w:tcW w:w="3069" w:type="pct"/>
            <w:tcBorders>
              <w:top w:val="nil"/>
            </w:tcBorders>
            <w:vAlign w:val="bottom"/>
          </w:tcPr>
          <w:p w14:paraId="40CEC87D" w14:textId="77777777" w:rsidR="00D31CE6" w:rsidRPr="00D70213" w:rsidRDefault="00D31CE6" w:rsidP="00D31CE6">
            <w:pPr>
              <w:keepNext/>
              <w:jc w:val="center"/>
              <w:rPr>
                <w:rFonts w:ascii="Calibri" w:hAnsi="Calibri"/>
                <w:sz w:val="18"/>
                <w:szCs w:val="18"/>
              </w:rPr>
            </w:pPr>
            <w:r w:rsidRPr="00D70213">
              <w:rPr>
                <w:rFonts w:ascii="Calibri" w:hAnsi="Calibri"/>
                <w:sz w:val="18"/>
                <w:szCs w:val="18"/>
              </w:rPr>
              <w:t>System Airflow Rate Verification Status</w:t>
            </w:r>
          </w:p>
        </w:tc>
      </w:tr>
      <w:tr w:rsidR="00D31CE6" w:rsidRPr="00D70213" w14:paraId="574EF7EC" w14:textId="77777777" w:rsidTr="00D31CE6">
        <w:tblPrEx>
          <w:tblLook w:val="00A0" w:firstRow="1" w:lastRow="0" w:firstColumn="1" w:lastColumn="0" w:noHBand="0" w:noVBand="0"/>
        </w:tblPrEx>
        <w:trPr>
          <w:cantSplit/>
          <w:trHeight w:val="2816"/>
        </w:trPr>
        <w:tc>
          <w:tcPr>
            <w:tcW w:w="634" w:type="pct"/>
            <w:gridSpan w:val="2"/>
          </w:tcPr>
          <w:p w14:paraId="675D8CB1" w14:textId="77777777" w:rsidR="00D31CE6" w:rsidRPr="00E46954" w:rsidRDefault="00D31CE6" w:rsidP="00D31CE6">
            <w:pPr>
              <w:keepNext/>
              <w:rPr>
                <w:rFonts w:ascii="Calibri" w:hAnsi="Calibri"/>
                <w:sz w:val="18"/>
                <w:szCs w:val="18"/>
              </w:rPr>
            </w:pPr>
            <w:r w:rsidRPr="00E46954">
              <w:rPr>
                <w:rFonts w:ascii="Calibri" w:hAnsi="Calibri"/>
                <w:sz w:val="18"/>
                <w:szCs w:val="18"/>
              </w:rPr>
              <w:t>&lt;&lt;reference value from the "HERS Verification Requirements for Duct Systems" table on the MCH-01 for the "SC System Description of Area Served" value in A02&gt;&gt;</w:t>
            </w:r>
          </w:p>
        </w:tc>
        <w:tc>
          <w:tcPr>
            <w:tcW w:w="1298" w:type="pct"/>
          </w:tcPr>
          <w:p w14:paraId="3CD884BF" w14:textId="088F2217" w:rsidR="00FB5DBD" w:rsidRPr="00E46954" w:rsidRDefault="00D31CE6" w:rsidP="00FB5DBD">
            <w:pPr>
              <w:keepNext/>
              <w:rPr>
                <w:rFonts w:ascii="Calibri" w:hAnsi="Calibri"/>
                <w:sz w:val="18"/>
                <w:szCs w:val="18"/>
              </w:rPr>
            </w:pPr>
            <w:r w:rsidRPr="00E46954">
              <w:rPr>
                <w:rFonts w:ascii="Calibri" w:hAnsi="Calibri"/>
                <w:sz w:val="18"/>
                <w:szCs w:val="18"/>
              </w:rPr>
              <w:t>&lt;</w:t>
            </w:r>
            <w:r w:rsidR="00FB5DBD" w:rsidRPr="00E46954">
              <w:rPr>
                <w:rFonts w:ascii="Calibri" w:hAnsi="Calibri"/>
                <w:sz w:val="18"/>
                <w:szCs w:val="18"/>
              </w:rPr>
              <w:t xml:space="preserve">&lt;if the </w:t>
            </w:r>
            <w:r w:rsidR="0092471A" w:rsidRPr="00E46954">
              <w:rPr>
                <w:rFonts w:ascii="Calibri" w:hAnsi="Calibri"/>
                <w:sz w:val="18"/>
                <w:szCs w:val="18"/>
              </w:rPr>
              <w:t>LMCI</w:t>
            </w:r>
            <w:r w:rsidR="00FB5DBD" w:rsidRPr="00E46954">
              <w:rPr>
                <w:rFonts w:ascii="Calibri" w:hAnsi="Calibri"/>
                <w:sz w:val="18"/>
                <w:szCs w:val="18"/>
              </w:rPr>
              <w:t xml:space="preserve">-MCH-01 indicates a MCH-28 is required for alternate minimum airflow rate compliance, then text value in this field=Verification of Table </w:t>
            </w:r>
            <w:ins w:id="2" w:author="Alhabibi, Haider@Energy" w:date="2023-03-01T09:15:00Z">
              <w:r w:rsidR="00E46954" w:rsidRPr="00E46954">
                <w:rPr>
                  <w:rFonts w:ascii="Calibri" w:hAnsi="Calibri"/>
                  <w:sz w:val="18"/>
                  <w:szCs w:val="18"/>
                </w:rPr>
                <w:t xml:space="preserve">160.3 A or B </w:t>
              </w:r>
            </w:ins>
            <w:del w:id="3" w:author="Alhabibi, Haider@Energy" w:date="2023-03-01T09:15:00Z">
              <w:r w:rsidR="00FB5DBD" w:rsidRPr="00E46954" w:rsidDel="00E46954">
                <w:rPr>
                  <w:rFonts w:ascii="Calibri" w:hAnsi="Calibri"/>
                  <w:sz w:val="18"/>
                  <w:szCs w:val="18"/>
                </w:rPr>
                <w:delText xml:space="preserve">150.0-B or C </w:delText>
              </w:r>
            </w:del>
            <w:r w:rsidR="00FB5DBD" w:rsidRPr="00E46954">
              <w:rPr>
                <w:rFonts w:ascii="Calibri" w:hAnsi="Calibri"/>
                <w:sz w:val="18"/>
                <w:szCs w:val="18"/>
              </w:rPr>
              <w:t xml:space="preserve">Alternative Return Duct Design Criteria is Required; </w:t>
            </w:r>
          </w:p>
          <w:p w14:paraId="0AEB44C3" w14:textId="005FFA45" w:rsidR="00D31CE6" w:rsidRPr="00E46954" w:rsidRDefault="00D31CE6" w:rsidP="00D31CE6">
            <w:pPr>
              <w:keepNext/>
              <w:rPr>
                <w:rFonts w:ascii="Calibri" w:hAnsi="Calibri"/>
                <w:sz w:val="18"/>
                <w:szCs w:val="18"/>
              </w:rPr>
            </w:pPr>
            <w:r w:rsidRPr="00E46954">
              <w:rPr>
                <w:rFonts w:ascii="Calibri" w:hAnsi="Calibri"/>
                <w:sz w:val="18"/>
                <w:szCs w:val="18"/>
              </w:rPr>
              <w:t xml:space="preserve">  </w:t>
            </w:r>
          </w:p>
          <w:p w14:paraId="190580E2" w14:textId="38FE3406" w:rsidR="00C4168F" w:rsidRPr="00E46954" w:rsidRDefault="00FB5DBD" w:rsidP="00C4168F">
            <w:pPr>
              <w:keepNext/>
              <w:rPr>
                <w:rFonts w:ascii="Calibri" w:hAnsi="Calibri"/>
                <w:sz w:val="18"/>
                <w:szCs w:val="18"/>
              </w:rPr>
            </w:pPr>
            <w:r w:rsidRPr="00E46954">
              <w:rPr>
                <w:rFonts w:ascii="Calibri" w:hAnsi="Calibri"/>
                <w:sz w:val="18"/>
                <w:szCs w:val="18"/>
              </w:rPr>
              <w:t xml:space="preserve">Else </w:t>
            </w:r>
            <w:r w:rsidR="00C4168F" w:rsidRPr="00E46954">
              <w:rPr>
                <w:rFonts w:ascii="Calibri" w:hAnsi="Calibri"/>
                <w:sz w:val="18"/>
                <w:szCs w:val="18"/>
              </w:rPr>
              <w:t xml:space="preserve">reference </w:t>
            </w:r>
            <w:r w:rsidRPr="00E46954">
              <w:rPr>
                <w:rFonts w:ascii="Calibri" w:hAnsi="Calibri"/>
                <w:sz w:val="18"/>
                <w:szCs w:val="18"/>
              </w:rPr>
              <w:t xml:space="preserve">numeric </w:t>
            </w:r>
            <w:proofErr w:type="spellStart"/>
            <w:r w:rsidRPr="00E46954">
              <w:rPr>
                <w:rFonts w:ascii="Calibri" w:hAnsi="Calibri"/>
                <w:sz w:val="18"/>
                <w:szCs w:val="18"/>
              </w:rPr>
              <w:t>xxxx</w:t>
            </w:r>
            <w:proofErr w:type="spellEnd"/>
            <w:r w:rsidRPr="00E46954">
              <w:rPr>
                <w:rFonts w:ascii="Calibri" w:hAnsi="Calibri"/>
                <w:sz w:val="18"/>
                <w:szCs w:val="18"/>
              </w:rPr>
              <w:t xml:space="preserve"> </w:t>
            </w:r>
            <w:r w:rsidR="00C4168F" w:rsidRPr="00E46954">
              <w:rPr>
                <w:rFonts w:ascii="Calibri" w:hAnsi="Calibri"/>
                <w:sz w:val="18"/>
                <w:szCs w:val="18"/>
              </w:rPr>
              <w:t>value from applicable MCH-23 field for the indoor unit in E01 according to the following list:</w:t>
            </w:r>
          </w:p>
          <w:p w14:paraId="032E2EBA" w14:textId="77777777" w:rsidR="00C4168F" w:rsidRPr="00E46954" w:rsidRDefault="00C4168F" w:rsidP="00C4168F">
            <w:pPr>
              <w:keepNext/>
              <w:rPr>
                <w:rFonts w:ascii="Calibri" w:hAnsi="Calibri"/>
                <w:sz w:val="18"/>
                <w:szCs w:val="18"/>
              </w:rPr>
            </w:pPr>
            <w:r w:rsidRPr="00E46954">
              <w:rPr>
                <w:rFonts w:ascii="Calibri" w:hAnsi="Calibri"/>
                <w:sz w:val="18"/>
                <w:szCs w:val="18"/>
              </w:rPr>
              <w:t>MCH-23</w:t>
            </w:r>
            <w:proofErr w:type="gramStart"/>
            <w:r w:rsidRPr="00E46954">
              <w:rPr>
                <w:rFonts w:ascii="Calibri" w:hAnsi="Calibri"/>
                <w:sz w:val="18"/>
                <w:szCs w:val="18"/>
              </w:rPr>
              <w:t>a  field</w:t>
            </w:r>
            <w:proofErr w:type="gramEnd"/>
            <w:r w:rsidRPr="00E46954">
              <w:rPr>
                <w:rFonts w:ascii="Calibri" w:hAnsi="Calibri"/>
                <w:sz w:val="18"/>
                <w:szCs w:val="18"/>
              </w:rPr>
              <w:t xml:space="preserve"> D02</w:t>
            </w:r>
          </w:p>
          <w:p w14:paraId="1DC35A22" w14:textId="77777777" w:rsidR="00C4168F" w:rsidRPr="00E46954" w:rsidRDefault="00C4168F" w:rsidP="00C4168F">
            <w:pPr>
              <w:keepNext/>
              <w:rPr>
                <w:rFonts w:ascii="Calibri" w:hAnsi="Calibri"/>
                <w:sz w:val="18"/>
                <w:szCs w:val="18"/>
              </w:rPr>
            </w:pPr>
            <w:r w:rsidRPr="00E46954">
              <w:rPr>
                <w:rFonts w:ascii="Calibri" w:hAnsi="Calibri"/>
                <w:sz w:val="18"/>
                <w:szCs w:val="18"/>
              </w:rPr>
              <w:t>MCH-23</w:t>
            </w:r>
            <w:proofErr w:type="gramStart"/>
            <w:r w:rsidRPr="00E46954">
              <w:rPr>
                <w:rFonts w:ascii="Calibri" w:hAnsi="Calibri"/>
                <w:sz w:val="18"/>
                <w:szCs w:val="18"/>
              </w:rPr>
              <w:t>b  field</w:t>
            </w:r>
            <w:proofErr w:type="gramEnd"/>
            <w:r w:rsidRPr="00E46954">
              <w:rPr>
                <w:rFonts w:ascii="Calibri" w:hAnsi="Calibri"/>
                <w:sz w:val="18"/>
                <w:szCs w:val="18"/>
              </w:rPr>
              <w:t xml:space="preserve"> E03</w:t>
            </w:r>
          </w:p>
          <w:p w14:paraId="6A65858C" w14:textId="77777777" w:rsidR="00C4168F" w:rsidRPr="00E46954" w:rsidRDefault="00C4168F" w:rsidP="00C4168F">
            <w:pPr>
              <w:keepNext/>
              <w:rPr>
                <w:rFonts w:ascii="Calibri" w:hAnsi="Calibri"/>
                <w:sz w:val="18"/>
                <w:szCs w:val="18"/>
              </w:rPr>
            </w:pPr>
            <w:r w:rsidRPr="00E46954">
              <w:rPr>
                <w:rFonts w:ascii="Calibri" w:hAnsi="Calibri"/>
                <w:sz w:val="18"/>
                <w:szCs w:val="18"/>
              </w:rPr>
              <w:t>MCH-23</w:t>
            </w:r>
            <w:proofErr w:type="gramStart"/>
            <w:r w:rsidRPr="00E46954">
              <w:rPr>
                <w:rFonts w:ascii="Calibri" w:hAnsi="Calibri"/>
                <w:sz w:val="18"/>
                <w:szCs w:val="18"/>
              </w:rPr>
              <w:t>c  field</w:t>
            </w:r>
            <w:proofErr w:type="gramEnd"/>
            <w:r w:rsidRPr="00E46954">
              <w:rPr>
                <w:rFonts w:ascii="Calibri" w:hAnsi="Calibri"/>
                <w:sz w:val="18"/>
                <w:szCs w:val="18"/>
              </w:rPr>
              <w:t xml:space="preserve"> E02</w:t>
            </w:r>
          </w:p>
          <w:p w14:paraId="53C1295E" w14:textId="77777777" w:rsidR="00C4168F" w:rsidRPr="00E46954" w:rsidRDefault="00C4168F" w:rsidP="00C4168F">
            <w:pPr>
              <w:keepNext/>
              <w:rPr>
                <w:rFonts w:ascii="Calibri" w:hAnsi="Calibri"/>
                <w:sz w:val="18"/>
                <w:szCs w:val="18"/>
              </w:rPr>
            </w:pPr>
            <w:r w:rsidRPr="00E46954">
              <w:rPr>
                <w:rFonts w:ascii="Calibri" w:hAnsi="Calibri"/>
                <w:sz w:val="18"/>
                <w:szCs w:val="18"/>
              </w:rPr>
              <w:t>(MCH-23d is not applicable)</w:t>
            </w:r>
          </w:p>
          <w:p w14:paraId="345CEF5D" w14:textId="77777777" w:rsidR="00C4168F" w:rsidRPr="00E46954" w:rsidRDefault="00C4168F" w:rsidP="00C4168F">
            <w:pPr>
              <w:keepNext/>
              <w:rPr>
                <w:rFonts w:ascii="Calibri" w:hAnsi="Calibri"/>
                <w:sz w:val="18"/>
                <w:szCs w:val="18"/>
              </w:rPr>
            </w:pPr>
            <w:r w:rsidRPr="00E46954">
              <w:rPr>
                <w:rFonts w:ascii="Calibri" w:hAnsi="Calibri"/>
                <w:sz w:val="18"/>
                <w:szCs w:val="18"/>
              </w:rPr>
              <w:t>MCH-23</w:t>
            </w:r>
            <w:proofErr w:type="gramStart"/>
            <w:r w:rsidRPr="00E46954">
              <w:rPr>
                <w:rFonts w:ascii="Calibri" w:hAnsi="Calibri"/>
                <w:sz w:val="18"/>
                <w:szCs w:val="18"/>
              </w:rPr>
              <w:t>e  field</w:t>
            </w:r>
            <w:proofErr w:type="gramEnd"/>
            <w:r w:rsidRPr="00E46954">
              <w:rPr>
                <w:rFonts w:ascii="Calibri" w:hAnsi="Calibri"/>
                <w:sz w:val="18"/>
                <w:szCs w:val="18"/>
              </w:rPr>
              <w:t xml:space="preserve"> D02</w:t>
            </w:r>
          </w:p>
          <w:p w14:paraId="6C57920F" w14:textId="77777777" w:rsidR="00C4168F" w:rsidRPr="00E46954" w:rsidRDefault="00C4168F" w:rsidP="00C4168F">
            <w:pPr>
              <w:keepNext/>
              <w:rPr>
                <w:rFonts w:ascii="Calibri" w:hAnsi="Calibri"/>
                <w:sz w:val="18"/>
                <w:szCs w:val="18"/>
              </w:rPr>
            </w:pPr>
            <w:r w:rsidRPr="00E46954">
              <w:rPr>
                <w:rFonts w:ascii="Calibri" w:hAnsi="Calibri"/>
                <w:sz w:val="18"/>
                <w:szCs w:val="18"/>
              </w:rPr>
              <w:t>MCH-23</w:t>
            </w:r>
            <w:proofErr w:type="gramStart"/>
            <w:r w:rsidRPr="00E46954">
              <w:rPr>
                <w:rFonts w:ascii="Calibri" w:hAnsi="Calibri"/>
                <w:sz w:val="18"/>
                <w:szCs w:val="18"/>
              </w:rPr>
              <w:t>f  field</w:t>
            </w:r>
            <w:proofErr w:type="gramEnd"/>
            <w:r w:rsidRPr="00E46954">
              <w:rPr>
                <w:rFonts w:ascii="Calibri" w:hAnsi="Calibri"/>
                <w:sz w:val="18"/>
                <w:szCs w:val="18"/>
              </w:rPr>
              <w:t xml:space="preserve"> D02&gt;&gt;</w:t>
            </w:r>
          </w:p>
          <w:p w14:paraId="35C217FC" w14:textId="66399EBD" w:rsidR="00D31CE6" w:rsidRPr="00E46954" w:rsidRDefault="00D31CE6" w:rsidP="00D31CE6">
            <w:pPr>
              <w:keepNext/>
              <w:rPr>
                <w:rFonts w:ascii="Calibri" w:hAnsi="Calibri"/>
                <w:sz w:val="18"/>
                <w:szCs w:val="18"/>
              </w:rPr>
            </w:pPr>
          </w:p>
        </w:tc>
        <w:tc>
          <w:tcPr>
            <w:tcW w:w="3069" w:type="pct"/>
          </w:tcPr>
          <w:p w14:paraId="0D5978C7" w14:textId="5574C391" w:rsidR="00D31CE6" w:rsidRPr="00E46954" w:rsidRDefault="00D31CE6" w:rsidP="00D31CE6">
            <w:pPr>
              <w:keepNext/>
              <w:spacing w:afterLines="60" w:after="144"/>
              <w:rPr>
                <w:rFonts w:ascii="Calibri" w:hAnsi="Calibri"/>
                <w:sz w:val="18"/>
                <w:szCs w:val="18"/>
              </w:rPr>
            </w:pPr>
            <w:r w:rsidRPr="00E46954">
              <w:rPr>
                <w:rFonts w:ascii="Calibri" w:hAnsi="Calibri"/>
                <w:sz w:val="18"/>
                <w:szCs w:val="18"/>
              </w:rPr>
              <w:t xml:space="preserve">&lt;&lt;if the </w:t>
            </w:r>
            <w:r w:rsidR="0092471A" w:rsidRPr="00E46954">
              <w:rPr>
                <w:rFonts w:ascii="Calibri" w:hAnsi="Calibri"/>
                <w:sz w:val="18"/>
                <w:szCs w:val="18"/>
              </w:rPr>
              <w:t>LMCI</w:t>
            </w:r>
            <w:r w:rsidRPr="00E46954">
              <w:rPr>
                <w:rFonts w:ascii="Calibri" w:hAnsi="Calibri"/>
                <w:sz w:val="18"/>
                <w:szCs w:val="18"/>
              </w:rPr>
              <w:t xml:space="preserve">-MCH-01 indicates </w:t>
            </w:r>
            <w:proofErr w:type="gramStart"/>
            <w:r w:rsidRPr="00E46954">
              <w:rPr>
                <w:rFonts w:ascii="Calibri" w:hAnsi="Calibri"/>
                <w:sz w:val="18"/>
                <w:szCs w:val="18"/>
              </w:rPr>
              <w:t>a</w:t>
            </w:r>
            <w:proofErr w:type="gramEnd"/>
            <w:r w:rsidRPr="00E46954">
              <w:rPr>
                <w:rFonts w:ascii="Calibri" w:hAnsi="Calibri"/>
                <w:sz w:val="18"/>
                <w:szCs w:val="18"/>
              </w:rPr>
              <w:t xml:space="preserve"> MCH-28 is required for alternate minimum airflow rate compliance, then</w:t>
            </w:r>
          </w:p>
          <w:p w14:paraId="3C7B2676" w14:textId="1E800C7A" w:rsidR="00D31CE6" w:rsidRPr="00E46954" w:rsidRDefault="00D31CE6" w:rsidP="00D31CE6">
            <w:pPr>
              <w:keepNext/>
              <w:spacing w:afterLines="60" w:after="144"/>
              <w:ind w:left="720"/>
              <w:rPr>
                <w:rFonts w:ascii="Calibri" w:hAnsi="Calibri"/>
                <w:sz w:val="18"/>
                <w:szCs w:val="18"/>
              </w:rPr>
            </w:pPr>
            <w:r w:rsidRPr="00E46954">
              <w:rPr>
                <w:rFonts w:ascii="Calibri" w:hAnsi="Calibri"/>
                <w:sz w:val="18"/>
                <w:szCs w:val="18"/>
              </w:rPr>
              <w:t xml:space="preserve">if the system has a registered </w:t>
            </w:r>
            <w:r w:rsidR="0092471A" w:rsidRPr="00E46954">
              <w:rPr>
                <w:rFonts w:ascii="Calibri" w:hAnsi="Calibri"/>
                <w:sz w:val="18"/>
                <w:szCs w:val="18"/>
              </w:rPr>
              <w:t>LMCC</w:t>
            </w:r>
            <w:r w:rsidRPr="00E46954">
              <w:rPr>
                <w:rFonts w:ascii="Calibri" w:hAnsi="Calibri"/>
                <w:sz w:val="18"/>
                <w:szCs w:val="18"/>
              </w:rPr>
              <w:t xml:space="preserve">-MCH-28 that indicates compliance with Table </w:t>
            </w:r>
            <w:ins w:id="4" w:author="Alhabibi, Haider@Energy" w:date="2023-03-01T09:15:00Z">
              <w:r w:rsidR="00E46954" w:rsidRPr="00E46954">
                <w:rPr>
                  <w:rFonts w:ascii="Calibri" w:hAnsi="Calibri"/>
                  <w:sz w:val="18"/>
                  <w:szCs w:val="18"/>
                </w:rPr>
                <w:t xml:space="preserve">160.3 A or B </w:t>
              </w:r>
            </w:ins>
            <w:del w:id="5" w:author="Alhabibi, Haider@Energy" w:date="2023-03-01T09:15:00Z">
              <w:r w:rsidRPr="00E46954" w:rsidDel="00E46954">
                <w:rPr>
                  <w:rFonts w:ascii="Calibri" w:hAnsi="Calibri"/>
                  <w:sz w:val="18"/>
                  <w:szCs w:val="18"/>
                </w:rPr>
                <w:delText xml:space="preserve">150.0-B or C </w:delText>
              </w:r>
            </w:del>
            <w:r w:rsidRPr="00E46954">
              <w:rPr>
                <w:rFonts w:ascii="Calibri" w:hAnsi="Calibri"/>
                <w:sz w:val="18"/>
                <w:szCs w:val="18"/>
              </w:rPr>
              <w:t>return duct design requirements, then result =</w:t>
            </w:r>
            <w:r w:rsidRPr="00E46954">
              <w:rPr>
                <w:rFonts w:ascii="Calibri" w:hAnsi="Calibri"/>
                <w:b/>
                <w:sz w:val="18"/>
                <w:szCs w:val="18"/>
              </w:rPr>
              <w:t xml:space="preserve">system complies using Table </w:t>
            </w:r>
            <w:ins w:id="6" w:author="Alhabibi, Haider@Energy" w:date="2023-03-01T09:15:00Z">
              <w:r w:rsidR="000A11E3" w:rsidRPr="000A11E3">
                <w:rPr>
                  <w:rFonts w:ascii="Calibri" w:hAnsi="Calibri"/>
                  <w:b/>
                  <w:sz w:val="18"/>
                  <w:szCs w:val="18"/>
                </w:rPr>
                <w:t xml:space="preserve">160.3 A or B </w:t>
              </w:r>
            </w:ins>
            <w:del w:id="7" w:author="Alhabibi, Haider@Energy" w:date="2023-03-01T09:15:00Z">
              <w:r w:rsidRPr="00E46954" w:rsidDel="000A11E3">
                <w:rPr>
                  <w:rFonts w:ascii="Calibri" w:hAnsi="Calibri"/>
                  <w:b/>
                  <w:sz w:val="18"/>
                  <w:szCs w:val="18"/>
                </w:rPr>
                <w:delText xml:space="preserve">150.0-B or C </w:delText>
              </w:r>
            </w:del>
            <w:r w:rsidRPr="00E46954">
              <w:rPr>
                <w:rFonts w:ascii="Calibri" w:hAnsi="Calibri"/>
                <w:b/>
                <w:sz w:val="18"/>
                <w:szCs w:val="18"/>
              </w:rPr>
              <w:t>alternative return duct design criteria</w:t>
            </w:r>
            <w:r w:rsidRPr="00E46954">
              <w:rPr>
                <w:rFonts w:ascii="Calibri" w:hAnsi="Calibri"/>
                <w:sz w:val="18"/>
                <w:szCs w:val="18"/>
              </w:rPr>
              <w:t>.</w:t>
            </w:r>
          </w:p>
          <w:p w14:paraId="5B7F513C" w14:textId="61D69DED" w:rsidR="00D31CE6" w:rsidRPr="00E46954" w:rsidRDefault="00D31CE6" w:rsidP="00D31CE6">
            <w:pPr>
              <w:keepNext/>
              <w:spacing w:afterLines="60" w:after="144"/>
              <w:ind w:left="720"/>
              <w:rPr>
                <w:rFonts w:ascii="Calibri" w:hAnsi="Calibri"/>
                <w:sz w:val="18"/>
                <w:szCs w:val="18"/>
              </w:rPr>
            </w:pPr>
            <w:r w:rsidRPr="00E46954">
              <w:rPr>
                <w:rFonts w:ascii="Calibri" w:hAnsi="Calibri"/>
                <w:sz w:val="18"/>
                <w:szCs w:val="18"/>
              </w:rPr>
              <w:t>else result=</w:t>
            </w:r>
            <w:r w:rsidRPr="00E46954">
              <w:rPr>
                <w:rFonts w:ascii="Calibri" w:hAnsi="Calibri"/>
                <w:b/>
                <w:sz w:val="18"/>
                <w:szCs w:val="18"/>
              </w:rPr>
              <w:t xml:space="preserve">System does not comply.  A registered </w:t>
            </w:r>
            <w:r w:rsidR="0092471A" w:rsidRPr="00E46954">
              <w:rPr>
                <w:rFonts w:ascii="Calibri" w:hAnsi="Calibri"/>
                <w:b/>
                <w:sz w:val="18"/>
                <w:szCs w:val="18"/>
              </w:rPr>
              <w:t>LMCC</w:t>
            </w:r>
            <w:r w:rsidRPr="00E46954">
              <w:rPr>
                <w:rFonts w:ascii="Calibri" w:hAnsi="Calibri"/>
                <w:b/>
                <w:sz w:val="18"/>
                <w:szCs w:val="18"/>
              </w:rPr>
              <w:t xml:space="preserve">-MCH-28 is required </w:t>
            </w:r>
            <w:r w:rsidRPr="00E46954">
              <w:rPr>
                <w:rFonts w:ascii="Calibri" w:hAnsi="Calibri"/>
                <w:sz w:val="18"/>
                <w:szCs w:val="18"/>
              </w:rPr>
              <w:t>(do not allow this MCH-25 to be registered).</w:t>
            </w:r>
          </w:p>
          <w:p w14:paraId="3E5C58DE" w14:textId="01757614" w:rsidR="00D31CE6" w:rsidRPr="00E46954" w:rsidRDefault="00D31CE6" w:rsidP="00D31CE6">
            <w:pPr>
              <w:keepNext/>
              <w:spacing w:afterLines="60" w:after="144"/>
              <w:rPr>
                <w:rFonts w:ascii="Calibri" w:hAnsi="Calibri"/>
                <w:sz w:val="18"/>
                <w:szCs w:val="18"/>
              </w:rPr>
            </w:pPr>
            <w:r w:rsidRPr="00E46954">
              <w:rPr>
                <w:rFonts w:ascii="Calibri" w:hAnsi="Calibri"/>
                <w:sz w:val="18"/>
                <w:szCs w:val="18"/>
              </w:rPr>
              <w:t xml:space="preserve">elseif the </w:t>
            </w:r>
            <w:r w:rsidR="0092471A" w:rsidRPr="00E46954">
              <w:rPr>
                <w:rFonts w:ascii="Calibri" w:hAnsi="Calibri"/>
                <w:sz w:val="18"/>
                <w:szCs w:val="18"/>
              </w:rPr>
              <w:t>LMCI</w:t>
            </w:r>
            <w:r w:rsidRPr="00E46954">
              <w:rPr>
                <w:rFonts w:ascii="Calibri" w:hAnsi="Calibri"/>
                <w:sz w:val="18"/>
                <w:szCs w:val="18"/>
              </w:rPr>
              <w:t xml:space="preserve">-MCH-01 indicates </w:t>
            </w:r>
            <w:proofErr w:type="gramStart"/>
            <w:r w:rsidRPr="00E46954">
              <w:rPr>
                <w:rFonts w:ascii="Calibri" w:hAnsi="Calibri"/>
                <w:sz w:val="18"/>
                <w:szCs w:val="18"/>
              </w:rPr>
              <w:t>a</w:t>
            </w:r>
            <w:proofErr w:type="gramEnd"/>
            <w:r w:rsidRPr="00E46954">
              <w:rPr>
                <w:rFonts w:ascii="Calibri" w:hAnsi="Calibri"/>
                <w:sz w:val="18"/>
                <w:szCs w:val="18"/>
              </w:rPr>
              <w:t xml:space="preserve"> MCH-23 is required for minimum airflow rate compliance, then</w:t>
            </w:r>
          </w:p>
          <w:p w14:paraId="77CA0FF7" w14:textId="203B1553" w:rsidR="00D31CE6" w:rsidRPr="00E46954" w:rsidRDefault="00D31CE6" w:rsidP="00D31CE6">
            <w:pPr>
              <w:keepNext/>
              <w:spacing w:afterLines="60" w:after="144"/>
              <w:ind w:left="720"/>
              <w:rPr>
                <w:rFonts w:ascii="Calibri" w:hAnsi="Calibri"/>
                <w:sz w:val="18"/>
                <w:szCs w:val="18"/>
              </w:rPr>
            </w:pPr>
            <w:r w:rsidRPr="00E46954">
              <w:rPr>
                <w:rFonts w:ascii="Calibri" w:hAnsi="Calibri"/>
                <w:sz w:val="18"/>
                <w:szCs w:val="18"/>
              </w:rPr>
              <w:t xml:space="preserve">if this system has a registered </w:t>
            </w:r>
            <w:r w:rsidR="0092471A" w:rsidRPr="00E46954">
              <w:rPr>
                <w:rFonts w:ascii="Calibri" w:hAnsi="Calibri"/>
                <w:sz w:val="18"/>
                <w:szCs w:val="18"/>
              </w:rPr>
              <w:t>LMCC</w:t>
            </w:r>
            <w:r w:rsidRPr="00E46954">
              <w:rPr>
                <w:rFonts w:ascii="Calibri" w:hAnsi="Calibri"/>
                <w:sz w:val="18"/>
                <w:szCs w:val="18"/>
              </w:rPr>
              <w:t>-MCH-23a</w:t>
            </w:r>
            <w:r w:rsidR="006A604F" w:rsidRPr="00E46954">
              <w:rPr>
                <w:rFonts w:ascii="Calibri" w:hAnsi="Calibri"/>
                <w:sz w:val="18"/>
                <w:szCs w:val="18"/>
              </w:rPr>
              <w:t>,</w:t>
            </w:r>
            <w:r w:rsidRPr="00E46954">
              <w:rPr>
                <w:rFonts w:ascii="Calibri" w:hAnsi="Calibri"/>
                <w:sz w:val="18"/>
                <w:szCs w:val="18"/>
              </w:rPr>
              <w:t xml:space="preserve"> </w:t>
            </w:r>
            <w:r w:rsidR="0092471A" w:rsidRPr="00E46954">
              <w:rPr>
                <w:rFonts w:ascii="Calibri" w:hAnsi="Calibri"/>
                <w:sz w:val="18"/>
                <w:szCs w:val="18"/>
              </w:rPr>
              <w:t>LMCC</w:t>
            </w:r>
            <w:r w:rsidRPr="00E46954">
              <w:rPr>
                <w:rFonts w:ascii="Calibri" w:hAnsi="Calibri"/>
                <w:sz w:val="18"/>
                <w:szCs w:val="18"/>
              </w:rPr>
              <w:t>-MCH-23b</w:t>
            </w:r>
            <w:r w:rsidR="006A604F" w:rsidRPr="00E46954">
              <w:rPr>
                <w:rFonts w:ascii="Calibri" w:hAnsi="Calibri"/>
                <w:sz w:val="18"/>
                <w:szCs w:val="18"/>
              </w:rPr>
              <w:t xml:space="preserve">, </w:t>
            </w:r>
            <w:r w:rsidR="0092471A" w:rsidRPr="00E46954">
              <w:rPr>
                <w:rFonts w:ascii="Calibri" w:hAnsi="Calibri"/>
                <w:sz w:val="18"/>
                <w:szCs w:val="18"/>
              </w:rPr>
              <w:t>LMCI</w:t>
            </w:r>
            <w:r w:rsidR="006A604F" w:rsidRPr="00E46954">
              <w:rPr>
                <w:rFonts w:ascii="Calibri" w:hAnsi="Calibri"/>
                <w:sz w:val="18"/>
                <w:szCs w:val="18"/>
              </w:rPr>
              <w:t xml:space="preserve">-MCH-23e or </w:t>
            </w:r>
            <w:r w:rsidR="0092471A" w:rsidRPr="00E46954">
              <w:rPr>
                <w:rFonts w:ascii="Calibri" w:hAnsi="Calibri"/>
                <w:sz w:val="18"/>
                <w:szCs w:val="18"/>
              </w:rPr>
              <w:t>LMCI</w:t>
            </w:r>
            <w:r w:rsidR="006A604F" w:rsidRPr="00E46954">
              <w:rPr>
                <w:rFonts w:ascii="Calibri" w:hAnsi="Calibri"/>
                <w:sz w:val="18"/>
                <w:szCs w:val="18"/>
              </w:rPr>
              <w:t>-MCH-23f</w:t>
            </w:r>
            <w:r w:rsidRPr="00E46954">
              <w:rPr>
                <w:rFonts w:ascii="Calibri" w:hAnsi="Calibri"/>
                <w:sz w:val="18"/>
                <w:szCs w:val="18"/>
              </w:rPr>
              <w:t xml:space="preserve"> that meets the compliance criterion in E01, then result = </w:t>
            </w:r>
            <w:r w:rsidRPr="00E46954">
              <w:rPr>
                <w:rFonts w:ascii="Calibri" w:hAnsi="Calibri"/>
                <w:b/>
                <w:sz w:val="18"/>
                <w:szCs w:val="18"/>
              </w:rPr>
              <w:t xml:space="preserve">System complies with minimum airflow rate </w:t>
            </w:r>
            <w:proofErr w:type="gramStart"/>
            <w:r w:rsidRPr="00E46954">
              <w:rPr>
                <w:rFonts w:ascii="Calibri" w:hAnsi="Calibri"/>
                <w:b/>
                <w:sz w:val="18"/>
                <w:szCs w:val="18"/>
              </w:rPr>
              <w:t>requirements</w:t>
            </w:r>
            <w:r w:rsidRPr="00E46954">
              <w:rPr>
                <w:rFonts w:ascii="Calibri" w:hAnsi="Calibri"/>
                <w:sz w:val="18"/>
                <w:szCs w:val="18"/>
              </w:rPr>
              <w:t>;</w:t>
            </w:r>
            <w:proofErr w:type="gramEnd"/>
          </w:p>
          <w:p w14:paraId="1DD37656" w14:textId="77777777" w:rsidR="00D31CE6" w:rsidRPr="00E46954" w:rsidRDefault="00D31CE6" w:rsidP="00D31CE6">
            <w:pPr>
              <w:keepNext/>
              <w:spacing w:afterLines="60" w:after="144"/>
              <w:ind w:left="720"/>
              <w:rPr>
                <w:rFonts w:ascii="Calibri" w:hAnsi="Calibri"/>
                <w:sz w:val="18"/>
                <w:szCs w:val="18"/>
              </w:rPr>
            </w:pPr>
            <w:r w:rsidRPr="00E46954">
              <w:rPr>
                <w:rFonts w:ascii="Calibri" w:hAnsi="Calibri"/>
                <w:sz w:val="18"/>
                <w:szCs w:val="18"/>
              </w:rPr>
              <w:t>elseif A10=Alteration, then</w:t>
            </w:r>
          </w:p>
          <w:p w14:paraId="546F819B" w14:textId="15ADCA8D" w:rsidR="00D31CE6" w:rsidRPr="00E46954" w:rsidRDefault="00D31CE6" w:rsidP="00D31CE6">
            <w:pPr>
              <w:keepNext/>
              <w:spacing w:afterLines="60" w:after="144"/>
              <w:ind w:left="1440"/>
              <w:rPr>
                <w:rFonts w:ascii="Calibri" w:hAnsi="Calibri"/>
                <w:sz w:val="18"/>
                <w:szCs w:val="18"/>
              </w:rPr>
            </w:pPr>
            <w:r w:rsidRPr="00E46954">
              <w:rPr>
                <w:rFonts w:ascii="Calibri" w:hAnsi="Calibri"/>
                <w:sz w:val="18"/>
                <w:szCs w:val="18"/>
              </w:rPr>
              <w:t xml:space="preserve">if the system complies with the alternative airflow compliance method on a registered </w:t>
            </w:r>
            <w:r w:rsidR="0092471A" w:rsidRPr="00E46954">
              <w:rPr>
                <w:rFonts w:ascii="Calibri" w:hAnsi="Calibri"/>
                <w:sz w:val="18"/>
                <w:szCs w:val="18"/>
              </w:rPr>
              <w:t>LMCC</w:t>
            </w:r>
            <w:r w:rsidRPr="00E46954">
              <w:rPr>
                <w:rFonts w:ascii="Calibri" w:hAnsi="Calibri"/>
                <w:sz w:val="18"/>
                <w:szCs w:val="18"/>
              </w:rPr>
              <w:t>-MCH23</w:t>
            </w:r>
            <w:proofErr w:type="gramStart"/>
            <w:r w:rsidRPr="00E46954">
              <w:rPr>
                <w:rFonts w:ascii="Calibri" w:hAnsi="Calibri"/>
                <w:sz w:val="18"/>
                <w:szCs w:val="18"/>
              </w:rPr>
              <w:t>c;  then</w:t>
            </w:r>
            <w:proofErr w:type="gramEnd"/>
            <w:r w:rsidRPr="00E46954">
              <w:rPr>
                <w:rFonts w:ascii="Calibri" w:hAnsi="Calibri"/>
                <w:sz w:val="18"/>
                <w:szCs w:val="18"/>
              </w:rPr>
              <w:t xml:space="preserve"> result =</w:t>
            </w:r>
            <w:r w:rsidRPr="00E46954">
              <w:rPr>
                <w:rFonts w:ascii="Calibri" w:hAnsi="Calibri"/>
                <w:b/>
                <w:sz w:val="18"/>
                <w:szCs w:val="18"/>
              </w:rPr>
              <w:t>system complies using the alternative remedial actions specified in RA3.3.3.1.5</w:t>
            </w:r>
            <w:r w:rsidRPr="00E46954">
              <w:rPr>
                <w:rFonts w:ascii="Calibri" w:hAnsi="Calibri"/>
                <w:sz w:val="18"/>
                <w:szCs w:val="18"/>
              </w:rPr>
              <w:t>.</w:t>
            </w:r>
            <w:r w:rsidRPr="00E46954">
              <w:rPr>
                <w:rFonts w:asciiTheme="minorHAnsi" w:hAnsiTheme="minorHAnsi"/>
                <w:sz w:val="18"/>
                <w:szCs w:val="18"/>
              </w:rPr>
              <w:t xml:space="preserve"> </w:t>
            </w:r>
            <w:r w:rsidRPr="00E46954">
              <w:rPr>
                <w:rFonts w:asciiTheme="minorHAnsi" w:hAnsiTheme="minorHAnsi"/>
                <w:b/>
                <w:sz w:val="18"/>
                <w:szCs w:val="18"/>
              </w:rPr>
              <w:t>This System does not qualify for Group Sampling.</w:t>
            </w:r>
          </w:p>
          <w:p w14:paraId="6ECA05D7" w14:textId="47403BF1" w:rsidR="00D31CE6" w:rsidRPr="00E46954" w:rsidRDefault="00D31CE6">
            <w:pPr>
              <w:keepNext/>
              <w:spacing w:afterLines="60" w:after="144"/>
              <w:ind w:left="720"/>
              <w:rPr>
                <w:rFonts w:ascii="Calibri" w:hAnsi="Calibri"/>
                <w:sz w:val="18"/>
                <w:szCs w:val="18"/>
              </w:rPr>
            </w:pPr>
            <w:r w:rsidRPr="00E46954">
              <w:rPr>
                <w:rFonts w:ascii="Calibri" w:hAnsi="Calibri"/>
                <w:sz w:val="18"/>
                <w:szCs w:val="18"/>
              </w:rPr>
              <w:t>else result=</w:t>
            </w:r>
            <w:r w:rsidRPr="00E46954">
              <w:rPr>
                <w:rFonts w:ascii="Calibri" w:hAnsi="Calibri"/>
                <w:b/>
                <w:sz w:val="18"/>
                <w:szCs w:val="18"/>
              </w:rPr>
              <w:t xml:space="preserve">System does not comply. A registered </w:t>
            </w:r>
            <w:r w:rsidR="0092471A" w:rsidRPr="00E46954">
              <w:rPr>
                <w:rFonts w:ascii="Calibri" w:hAnsi="Calibri"/>
                <w:b/>
                <w:sz w:val="18"/>
                <w:szCs w:val="18"/>
              </w:rPr>
              <w:t>LMCC</w:t>
            </w:r>
            <w:r w:rsidRPr="00E46954">
              <w:rPr>
                <w:rFonts w:ascii="Calibri" w:hAnsi="Calibri"/>
                <w:b/>
                <w:sz w:val="18"/>
                <w:szCs w:val="18"/>
              </w:rPr>
              <w:t xml:space="preserve">-MCH-23 for this system is </w:t>
            </w:r>
            <w:proofErr w:type="gramStart"/>
            <w:r w:rsidRPr="00E46954">
              <w:rPr>
                <w:rFonts w:ascii="Calibri" w:hAnsi="Calibri"/>
                <w:b/>
                <w:sz w:val="18"/>
                <w:szCs w:val="18"/>
              </w:rPr>
              <w:t xml:space="preserve">required </w:t>
            </w:r>
            <w:r w:rsidRPr="00E46954">
              <w:rPr>
                <w:rFonts w:ascii="Calibri" w:hAnsi="Calibri"/>
                <w:sz w:val="18"/>
                <w:szCs w:val="18"/>
              </w:rPr>
              <w:t>.</w:t>
            </w:r>
            <w:proofErr w:type="gramEnd"/>
            <w:r w:rsidRPr="00E46954">
              <w:rPr>
                <w:rFonts w:ascii="Calibri" w:hAnsi="Calibri"/>
                <w:sz w:val="18"/>
                <w:szCs w:val="18"/>
              </w:rPr>
              <w:t xml:space="preserve"> (</w:t>
            </w:r>
            <w:proofErr w:type="gramStart"/>
            <w:r w:rsidRPr="00E46954">
              <w:rPr>
                <w:rFonts w:ascii="Calibri" w:hAnsi="Calibri"/>
                <w:sz w:val="18"/>
                <w:szCs w:val="18"/>
              </w:rPr>
              <w:t>do</w:t>
            </w:r>
            <w:proofErr w:type="gramEnd"/>
            <w:r w:rsidRPr="00E46954">
              <w:rPr>
                <w:rFonts w:ascii="Calibri" w:hAnsi="Calibri"/>
                <w:sz w:val="18"/>
                <w:szCs w:val="18"/>
              </w:rPr>
              <w:t xml:space="preserve"> not allow this MCH-25 to be registered)&gt;&gt;</w:t>
            </w:r>
          </w:p>
        </w:tc>
      </w:tr>
      <w:tr w:rsidR="00D31CE6" w:rsidRPr="00D70213" w14:paraId="6F82D3C9" w14:textId="77777777" w:rsidTr="00D31CE6">
        <w:tblPrEx>
          <w:tblLook w:val="00A0" w:firstRow="1" w:lastRow="0" w:firstColumn="1" w:lastColumn="0" w:noHBand="0" w:noVBand="0"/>
        </w:tblPrEx>
        <w:trPr>
          <w:cantSplit/>
          <w:trHeight w:val="197"/>
        </w:trPr>
        <w:tc>
          <w:tcPr>
            <w:tcW w:w="634" w:type="pct"/>
            <w:gridSpan w:val="2"/>
          </w:tcPr>
          <w:p w14:paraId="0B8A0B74" w14:textId="77777777" w:rsidR="00D31CE6" w:rsidRPr="00D70213" w:rsidRDefault="00D31CE6" w:rsidP="00D31CE6">
            <w:pPr>
              <w:keepNext/>
              <w:rPr>
                <w:rFonts w:ascii="Calibri" w:hAnsi="Calibri"/>
                <w:sz w:val="16"/>
                <w:szCs w:val="16"/>
              </w:rPr>
            </w:pPr>
          </w:p>
        </w:tc>
        <w:tc>
          <w:tcPr>
            <w:tcW w:w="1298" w:type="pct"/>
          </w:tcPr>
          <w:p w14:paraId="49E61823" w14:textId="77777777" w:rsidR="00D31CE6" w:rsidRPr="00D70213" w:rsidRDefault="00D31CE6" w:rsidP="00D31CE6">
            <w:pPr>
              <w:keepNext/>
              <w:rPr>
                <w:rFonts w:ascii="Calibri" w:hAnsi="Calibri"/>
                <w:sz w:val="16"/>
                <w:szCs w:val="16"/>
              </w:rPr>
            </w:pPr>
          </w:p>
        </w:tc>
        <w:tc>
          <w:tcPr>
            <w:tcW w:w="3069" w:type="pct"/>
          </w:tcPr>
          <w:p w14:paraId="1B38DCFF" w14:textId="77777777" w:rsidR="00D31CE6" w:rsidRPr="00D70213" w:rsidRDefault="00D31CE6" w:rsidP="00D31CE6">
            <w:pPr>
              <w:keepNext/>
              <w:rPr>
                <w:rFonts w:ascii="Calibri" w:hAnsi="Calibri"/>
                <w:sz w:val="16"/>
                <w:szCs w:val="16"/>
              </w:rPr>
            </w:pPr>
          </w:p>
        </w:tc>
      </w:tr>
      <w:tr w:rsidR="00D31CE6" w:rsidRPr="00D70213" w14:paraId="2AAE3BC1" w14:textId="77777777" w:rsidTr="00131CFF">
        <w:trPr>
          <w:trHeight w:val="360"/>
        </w:trPr>
        <w:tc>
          <w:tcPr>
            <w:tcW w:w="191" w:type="pct"/>
            <w:vAlign w:val="center"/>
          </w:tcPr>
          <w:p w14:paraId="0903CC38" w14:textId="77777777" w:rsidR="00D31CE6" w:rsidRPr="00D70213" w:rsidRDefault="00D31CE6" w:rsidP="00D31CE6">
            <w:pPr>
              <w:keepNext/>
              <w:jc w:val="center"/>
              <w:rPr>
                <w:rFonts w:ascii="Calibri" w:hAnsi="Calibri"/>
              </w:rPr>
            </w:pPr>
            <w:r w:rsidRPr="00D70213">
              <w:rPr>
                <w:rFonts w:ascii="Calibri" w:hAnsi="Calibri"/>
              </w:rPr>
              <w:t>04</w:t>
            </w:r>
          </w:p>
        </w:tc>
        <w:tc>
          <w:tcPr>
            <w:tcW w:w="4809" w:type="pct"/>
            <w:gridSpan w:val="3"/>
          </w:tcPr>
          <w:p w14:paraId="71BE401B" w14:textId="064879A6" w:rsidR="00D31CE6" w:rsidRPr="00D70213" w:rsidRDefault="00D31CE6" w:rsidP="00D31CE6">
            <w:pPr>
              <w:keepNext/>
              <w:rPr>
                <w:rFonts w:ascii="Calibri" w:hAnsi="Calibri"/>
              </w:rPr>
            </w:pPr>
            <w:r w:rsidRPr="00D70213">
              <w:rPr>
                <w:rFonts w:ascii="Calibri" w:hAnsi="Calibri"/>
                <w:sz w:val="18"/>
              </w:rPr>
              <w:t xml:space="preserve">Compliance Statement: &lt;&lt; If all indoor units listed in E01 indicate a compliant result in E03, then text result= "SC system complies with Minimum System Airflow Rate Verification"; else text result= "SC system does not comply with </w:t>
            </w:r>
            <w:proofErr w:type="spellStart"/>
            <w:r w:rsidRPr="00D70213">
              <w:rPr>
                <w:rFonts w:ascii="Calibri" w:hAnsi="Calibri"/>
                <w:sz w:val="18"/>
              </w:rPr>
              <w:t>with</w:t>
            </w:r>
            <w:proofErr w:type="spellEnd"/>
            <w:r w:rsidRPr="00D70213">
              <w:rPr>
                <w:rFonts w:ascii="Calibri" w:hAnsi="Calibri"/>
                <w:sz w:val="18"/>
              </w:rPr>
              <w:t xml:space="preserve"> Minimum System Airflow Rate Verification", and do not allow this MCH-25 to be registered</w:t>
            </w:r>
            <w:r w:rsidR="00131F1E" w:rsidRPr="00D70213">
              <w:rPr>
                <w:rFonts w:ascii="Calibri" w:hAnsi="Calibri"/>
                <w:sz w:val="18"/>
              </w:rPr>
              <w:t>&gt;&gt;</w:t>
            </w:r>
          </w:p>
        </w:tc>
      </w:tr>
      <w:tr w:rsidR="00D31CE6" w:rsidRPr="00D70213" w14:paraId="525F6FB2" w14:textId="77777777" w:rsidTr="00D31CE6">
        <w:tblPrEx>
          <w:tblLook w:val="00A0" w:firstRow="1" w:lastRow="0" w:firstColumn="1" w:lastColumn="0" w:noHBand="0" w:noVBand="0"/>
        </w:tblPrEx>
        <w:trPr>
          <w:cantSplit/>
        </w:trPr>
        <w:tc>
          <w:tcPr>
            <w:tcW w:w="5000" w:type="pct"/>
            <w:gridSpan w:val="4"/>
          </w:tcPr>
          <w:p w14:paraId="79371CF9" w14:textId="77777777" w:rsidR="00D31CE6" w:rsidRPr="00D70213" w:rsidRDefault="00D31CE6" w:rsidP="00D31CE6">
            <w:pPr>
              <w:rPr>
                <w:rFonts w:ascii="Calibri" w:hAnsi="Calibri"/>
                <w:sz w:val="18"/>
                <w:szCs w:val="18"/>
              </w:rPr>
            </w:pPr>
            <w:r w:rsidRPr="00D70213">
              <w:rPr>
                <w:rFonts w:ascii="Calibri" w:hAnsi="Calibri"/>
                <w:sz w:val="18"/>
                <w:szCs w:val="18"/>
              </w:rPr>
              <w:t>Notes:</w:t>
            </w:r>
          </w:p>
        </w:tc>
      </w:tr>
    </w:tbl>
    <w:p w14:paraId="594A5938" w14:textId="77777777" w:rsidR="00786D26" w:rsidRPr="00D70213"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D70213" w14:paraId="594A593B" w14:textId="77777777">
        <w:trPr>
          <w:cantSplit/>
          <w:trHeight w:val="360"/>
        </w:trPr>
        <w:tc>
          <w:tcPr>
            <w:tcW w:w="5000" w:type="pct"/>
            <w:gridSpan w:val="3"/>
            <w:vAlign w:val="center"/>
          </w:tcPr>
          <w:p w14:paraId="594A5939" w14:textId="7CCB4161" w:rsidR="00786D26" w:rsidRPr="00D70213" w:rsidRDefault="00786D26" w:rsidP="00687CF2">
            <w:pPr>
              <w:rPr>
                <w:rFonts w:asciiTheme="minorHAnsi" w:hAnsiTheme="minorHAnsi"/>
                <w:b/>
                <w:szCs w:val="18"/>
              </w:rPr>
            </w:pPr>
            <w:r w:rsidRPr="00D70213">
              <w:rPr>
                <w:rFonts w:asciiTheme="minorHAnsi" w:hAnsiTheme="minorHAnsi"/>
                <w:b/>
                <w:szCs w:val="18"/>
              </w:rPr>
              <w:t>F. Data Collection and Calculations</w:t>
            </w:r>
          </w:p>
          <w:p w14:paraId="594A593A" w14:textId="689A582B" w:rsidR="00786D26" w:rsidRPr="00D70213" w:rsidRDefault="00131F1E" w:rsidP="00687CF2">
            <w:pPr>
              <w:rPr>
                <w:rFonts w:asciiTheme="minorHAnsi" w:hAnsiTheme="minorHAnsi"/>
                <w:sz w:val="18"/>
                <w:szCs w:val="18"/>
              </w:rPr>
            </w:pPr>
            <w:r w:rsidRPr="00D70213">
              <w:rPr>
                <w:rFonts w:ascii="Calibri" w:hAnsi="Calibri"/>
                <w:sz w:val="18"/>
                <w:szCs w:val="18"/>
              </w:rPr>
              <w:t>&lt;&lt;Static Text - see the top&gt;&gt;</w:t>
            </w:r>
          </w:p>
        </w:tc>
      </w:tr>
      <w:tr w:rsidR="00786D26" w:rsidRPr="00D70213" w14:paraId="594A593F" w14:textId="77777777" w:rsidTr="00687CF2">
        <w:trPr>
          <w:cantSplit/>
          <w:trHeight w:val="432"/>
        </w:trPr>
        <w:tc>
          <w:tcPr>
            <w:tcW w:w="212" w:type="pct"/>
            <w:vAlign w:val="center"/>
          </w:tcPr>
          <w:p w14:paraId="594A593C" w14:textId="77777777" w:rsidR="00786D26" w:rsidRPr="00D70213" w:rsidRDefault="00786D26" w:rsidP="00687CF2">
            <w:pPr>
              <w:pStyle w:val="Header"/>
              <w:tabs>
                <w:tab w:val="clear" w:pos="4320"/>
                <w:tab w:val="clear" w:pos="8640"/>
              </w:tabs>
              <w:jc w:val="center"/>
              <w:rPr>
                <w:rFonts w:asciiTheme="minorHAnsi" w:hAnsiTheme="minorHAnsi"/>
                <w:sz w:val="18"/>
                <w:szCs w:val="18"/>
              </w:rPr>
            </w:pPr>
            <w:r w:rsidRPr="00D70213">
              <w:rPr>
                <w:rFonts w:asciiTheme="minorHAnsi" w:hAnsiTheme="minorHAnsi"/>
                <w:sz w:val="18"/>
                <w:szCs w:val="18"/>
              </w:rPr>
              <w:t>01</w:t>
            </w:r>
          </w:p>
        </w:tc>
        <w:tc>
          <w:tcPr>
            <w:tcW w:w="2288" w:type="pct"/>
            <w:vAlign w:val="center"/>
          </w:tcPr>
          <w:p w14:paraId="594A593D" w14:textId="1C982CE3" w:rsidR="00786D26" w:rsidRPr="00D70213" w:rsidRDefault="00786D26" w:rsidP="00D60C60">
            <w:pPr>
              <w:pStyle w:val="Header"/>
              <w:tabs>
                <w:tab w:val="clear" w:pos="4320"/>
                <w:tab w:val="clear" w:pos="8640"/>
              </w:tabs>
              <w:rPr>
                <w:rFonts w:asciiTheme="minorHAnsi" w:hAnsiTheme="minorHAnsi"/>
                <w:sz w:val="18"/>
                <w:szCs w:val="18"/>
              </w:rPr>
            </w:pPr>
            <w:r w:rsidRPr="00D70213">
              <w:rPr>
                <w:rFonts w:asciiTheme="minorHAnsi" w:hAnsiTheme="minorHAnsi"/>
                <w:sz w:val="18"/>
                <w:szCs w:val="18"/>
              </w:rPr>
              <w:t xml:space="preserve">Lowest </w:t>
            </w:r>
            <w:r w:rsidR="00105AC8" w:rsidRPr="00D70213">
              <w:rPr>
                <w:rFonts w:asciiTheme="minorHAnsi" w:hAnsiTheme="minorHAnsi"/>
                <w:sz w:val="18"/>
                <w:szCs w:val="18"/>
              </w:rPr>
              <w:t>R</w:t>
            </w:r>
            <w:r w:rsidRPr="00D70213">
              <w:rPr>
                <w:rFonts w:asciiTheme="minorHAnsi" w:hAnsiTheme="minorHAnsi"/>
                <w:sz w:val="18"/>
                <w:szCs w:val="18"/>
              </w:rPr>
              <w:t xml:space="preserve">eturn </w:t>
            </w:r>
            <w:r w:rsidR="00105AC8" w:rsidRPr="00D70213">
              <w:rPr>
                <w:rFonts w:asciiTheme="minorHAnsi" w:hAnsiTheme="minorHAnsi"/>
                <w:sz w:val="18"/>
                <w:szCs w:val="18"/>
              </w:rPr>
              <w:t>A</w:t>
            </w:r>
            <w:r w:rsidRPr="00D70213">
              <w:rPr>
                <w:rFonts w:asciiTheme="minorHAnsi" w:hAnsiTheme="minorHAnsi"/>
                <w:sz w:val="18"/>
                <w:szCs w:val="18"/>
              </w:rPr>
              <w:t xml:space="preserve">ir </w:t>
            </w:r>
            <w:r w:rsidR="00105AC8" w:rsidRPr="00D70213">
              <w:rPr>
                <w:rFonts w:asciiTheme="minorHAnsi" w:hAnsiTheme="minorHAnsi"/>
                <w:sz w:val="18"/>
                <w:szCs w:val="18"/>
              </w:rPr>
              <w:t>D</w:t>
            </w:r>
            <w:r w:rsidRPr="00D70213">
              <w:rPr>
                <w:rFonts w:asciiTheme="minorHAnsi" w:hAnsiTheme="minorHAnsi"/>
                <w:sz w:val="18"/>
                <w:szCs w:val="18"/>
              </w:rPr>
              <w:t>ry</w:t>
            </w:r>
            <w:r w:rsidR="00105AC8" w:rsidRPr="00D70213">
              <w:rPr>
                <w:rFonts w:asciiTheme="minorHAnsi" w:hAnsiTheme="minorHAnsi"/>
                <w:sz w:val="18"/>
                <w:szCs w:val="18"/>
              </w:rPr>
              <w:t>-</w:t>
            </w:r>
            <w:r w:rsidRPr="00D70213">
              <w:rPr>
                <w:rFonts w:asciiTheme="minorHAnsi" w:hAnsiTheme="minorHAnsi"/>
                <w:sz w:val="18"/>
                <w:szCs w:val="18"/>
              </w:rPr>
              <w:t xml:space="preserve">bulb </w:t>
            </w:r>
            <w:r w:rsidR="00105AC8" w:rsidRPr="00D70213">
              <w:rPr>
                <w:rFonts w:asciiTheme="minorHAnsi" w:hAnsiTheme="minorHAnsi"/>
                <w:sz w:val="18"/>
                <w:szCs w:val="18"/>
              </w:rPr>
              <w:t>T</w:t>
            </w:r>
            <w:r w:rsidRPr="00D70213">
              <w:rPr>
                <w:rFonts w:asciiTheme="minorHAnsi" w:hAnsiTheme="minorHAnsi"/>
                <w:sz w:val="18"/>
                <w:szCs w:val="18"/>
              </w:rPr>
              <w:t xml:space="preserve">emperature that </w:t>
            </w:r>
            <w:r w:rsidR="00105AC8" w:rsidRPr="00D70213">
              <w:rPr>
                <w:rFonts w:asciiTheme="minorHAnsi" w:hAnsiTheme="minorHAnsi"/>
                <w:sz w:val="18"/>
                <w:szCs w:val="18"/>
              </w:rPr>
              <w:t>O</w:t>
            </w:r>
            <w:r w:rsidRPr="00D70213">
              <w:rPr>
                <w:rFonts w:asciiTheme="minorHAnsi" w:hAnsiTheme="minorHAnsi"/>
                <w:sz w:val="18"/>
                <w:szCs w:val="18"/>
              </w:rPr>
              <w:t xml:space="preserve">ccurred </w:t>
            </w:r>
            <w:r w:rsidR="00105AC8" w:rsidRPr="00D70213">
              <w:rPr>
                <w:rFonts w:asciiTheme="minorHAnsi" w:hAnsiTheme="minorHAnsi"/>
                <w:sz w:val="18"/>
                <w:szCs w:val="18"/>
              </w:rPr>
              <w:t>D</w:t>
            </w:r>
            <w:r w:rsidRPr="00D70213">
              <w:rPr>
                <w:rFonts w:asciiTheme="minorHAnsi" w:hAnsiTheme="minorHAnsi"/>
                <w:sz w:val="18"/>
                <w:szCs w:val="18"/>
              </w:rPr>
              <w:t xml:space="preserve">uring the </w:t>
            </w:r>
            <w:r w:rsidR="00105AC8" w:rsidRPr="00D70213">
              <w:rPr>
                <w:rFonts w:asciiTheme="minorHAnsi" w:hAnsiTheme="minorHAnsi"/>
                <w:sz w:val="18"/>
                <w:szCs w:val="18"/>
              </w:rPr>
              <w:t>R</w:t>
            </w:r>
            <w:r w:rsidRPr="00D70213">
              <w:rPr>
                <w:rFonts w:asciiTheme="minorHAnsi" w:hAnsiTheme="minorHAnsi"/>
                <w:sz w:val="18"/>
                <w:szCs w:val="18"/>
              </w:rPr>
              <w:t xml:space="preserve">efrigerant </w:t>
            </w:r>
            <w:r w:rsidR="00105AC8" w:rsidRPr="00D70213">
              <w:rPr>
                <w:rFonts w:asciiTheme="minorHAnsi" w:hAnsiTheme="minorHAnsi"/>
                <w:sz w:val="18"/>
                <w:szCs w:val="18"/>
              </w:rPr>
              <w:t>C</w:t>
            </w:r>
            <w:r w:rsidRPr="00D70213">
              <w:rPr>
                <w:rFonts w:asciiTheme="minorHAnsi" w:hAnsiTheme="minorHAnsi"/>
                <w:sz w:val="18"/>
                <w:szCs w:val="18"/>
              </w:rPr>
              <w:t xml:space="preserve">harge </w:t>
            </w:r>
            <w:r w:rsidR="00105AC8" w:rsidRPr="00D70213">
              <w:rPr>
                <w:rFonts w:asciiTheme="minorHAnsi" w:hAnsiTheme="minorHAnsi"/>
                <w:sz w:val="18"/>
                <w:szCs w:val="18"/>
              </w:rPr>
              <w:t>V</w:t>
            </w:r>
            <w:r w:rsidRPr="00D70213">
              <w:rPr>
                <w:rFonts w:asciiTheme="minorHAnsi" w:hAnsiTheme="minorHAnsi"/>
                <w:sz w:val="18"/>
                <w:szCs w:val="18"/>
              </w:rPr>
              <w:t xml:space="preserve">erification </w:t>
            </w:r>
            <w:r w:rsidR="00105AC8" w:rsidRPr="00D70213">
              <w:rPr>
                <w:rFonts w:asciiTheme="minorHAnsi" w:hAnsiTheme="minorHAnsi"/>
                <w:sz w:val="18"/>
                <w:szCs w:val="18"/>
              </w:rPr>
              <w:t>P</w:t>
            </w:r>
            <w:r w:rsidRPr="00D70213">
              <w:rPr>
                <w:rFonts w:asciiTheme="minorHAnsi" w:hAnsiTheme="minorHAnsi"/>
                <w:sz w:val="18"/>
                <w:szCs w:val="18"/>
              </w:rPr>
              <w:t>rocedure (</w:t>
            </w:r>
            <w:r w:rsidR="00D60C60" w:rsidRPr="00D70213">
              <w:rPr>
                <w:rFonts w:asciiTheme="minorHAnsi" w:hAnsiTheme="minorHAnsi"/>
                <w:sz w:val="18"/>
                <w:szCs w:val="18"/>
              </w:rPr>
              <w:t>°</w:t>
            </w:r>
            <w:r w:rsidRPr="00D70213">
              <w:rPr>
                <w:rFonts w:asciiTheme="minorHAnsi" w:hAnsiTheme="minorHAnsi"/>
                <w:sz w:val="18"/>
                <w:szCs w:val="18"/>
              </w:rPr>
              <w:t>F)</w:t>
            </w:r>
          </w:p>
        </w:tc>
        <w:tc>
          <w:tcPr>
            <w:tcW w:w="2500" w:type="pct"/>
            <w:vAlign w:val="center"/>
          </w:tcPr>
          <w:p w14:paraId="594A593E" w14:textId="77777777" w:rsidR="00786D26" w:rsidRPr="00D70213" w:rsidRDefault="00786D26" w:rsidP="00242D77">
            <w:pPr>
              <w:spacing w:after="60"/>
              <w:rPr>
                <w:rFonts w:asciiTheme="minorHAnsi" w:hAnsiTheme="minorHAnsi"/>
                <w:sz w:val="18"/>
                <w:szCs w:val="18"/>
              </w:rPr>
            </w:pPr>
            <w:r w:rsidRPr="00D70213">
              <w:rPr>
                <w:rFonts w:asciiTheme="minorHAnsi" w:hAnsiTheme="minorHAnsi"/>
                <w:sz w:val="18"/>
                <w:szCs w:val="18"/>
              </w:rPr>
              <w:t xml:space="preserve">&lt;&lt;user input: numeric: </w:t>
            </w:r>
            <w:proofErr w:type="spellStart"/>
            <w:r w:rsidRPr="00D70213">
              <w:rPr>
                <w:rFonts w:asciiTheme="minorHAnsi" w:hAnsiTheme="minorHAnsi"/>
                <w:sz w:val="18"/>
                <w:szCs w:val="18"/>
              </w:rPr>
              <w:t>xxx.x</w:t>
            </w:r>
            <w:proofErr w:type="spellEnd"/>
            <w:r w:rsidRPr="00D70213">
              <w:rPr>
                <w:rFonts w:asciiTheme="minorHAnsi" w:hAnsiTheme="minorHAnsi"/>
                <w:sz w:val="18"/>
                <w:szCs w:val="18"/>
              </w:rPr>
              <w:t xml:space="preserve">, (in order to have a verification that complies, the return air </w:t>
            </w:r>
            <w:proofErr w:type="spellStart"/>
            <w:r w:rsidRPr="00D70213">
              <w:rPr>
                <w:rFonts w:asciiTheme="minorHAnsi" w:hAnsiTheme="minorHAnsi"/>
                <w:sz w:val="18"/>
                <w:szCs w:val="18"/>
              </w:rPr>
              <w:t>drybulb</w:t>
            </w:r>
            <w:proofErr w:type="spellEnd"/>
            <w:r w:rsidRPr="00D70213">
              <w:rPr>
                <w:rFonts w:asciiTheme="minorHAnsi" w:hAnsiTheme="minorHAnsi"/>
                <w:sz w:val="18"/>
                <w:szCs w:val="18"/>
              </w:rPr>
              <w:t xml:space="preserve"> temperature must remain above 70F during the verification procedure), range = 0 to 130&gt;&gt;</w:t>
            </w:r>
          </w:p>
        </w:tc>
      </w:tr>
      <w:tr w:rsidR="00786D26" w:rsidRPr="00D70213" w14:paraId="594A5943" w14:textId="77777777" w:rsidTr="00687CF2">
        <w:trPr>
          <w:cantSplit/>
          <w:trHeight w:val="432"/>
        </w:trPr>
        <w:tc>
          <w:tcPr>
            <w:tcW w:w="212" w:type="pct"/>
            <w:vAlign w:val="center"/>
          </w:tcPr>
          <w:p w14:paraId="594A5940" w14:textId="77777777" w:rsidR="00786D26" w:rsidRPr="00D70213" w:rsidRDefault="00786D26" w:rsidP="00687CF2">
            <w:pPr>
              <w:pStyle w:val="FootnoteText"/>
              <w:keepNext/>
              <w:jc w:val="center"/>
              <w:rPr>
                <w:rFonts w:asciiTheme="minorHAnsi" w:hAnsiTheme="minorHAnsi"/>
                <w:sz w:val="18"/>
                <w:szCs w:val="18"/>
              </w:rPr>
            </w:pPr>
            <w:r w:rsidRPr="00D70213">
              <w:rPr>
                <w:rFonts w:asciiTheme="minorHAnsi" w:hAnsiTheme="minorHAnsi"/>
                <w:sz w:val="18"/>
                <w:szCs w:val="18"/>
              </w:rPr>
              <w:t>02</w:t>
            </w:r>
          </w:p>
        </w:tc>
        <w:tc>
          <w:tcPr>
            <w:tcW w:w="2288" w:type="pct"/>
            <w:vAlign w:val="center"/>
          </w:tcPr>
          <w:p w14:paraId="4264F826" w14:textId="0AA5212E" w:rsidR="00105AC8" w:rsidRPr="00D70213" w:rsidRDefault="00786D26" w:rsidP="00687CF2">
            <w:pPr>
              <w:keepNext/>
              <w:rPr>
                <w:rFonts w:asciiTheme="minorHAnsi" w:hAnsiTheme="minorHAnsi"/>
                <w:sz w:val="18"/>
                <w:szCs w:val="18"/>
              </w:rPr>
            </w:pPr>
            <w:r w:rsidRPr="00D70213">
              <w:rPr>
                <w:rFonts w:asciiTheme="minorHAnsi" w:hAnsiTheme="minorHAnsi"/>
                <w:sz w:val="18"/>
                <w:szCs w:val="18"/>
              </w:rPr>
              <w:t xml:space="preserve">Measured Condenser </w:t>
            </w:r>
            <w:r w:rsidR="00105AC8" w:rsidRPr="00D70213">
              <w:rPr>
                <w:rFonts w:asciiTheme="minorHAnsi" w:hAnsiTheme="minorHAnsi"/>
                <w:sz w:val="18"/>
                <w:szCs w:val="18"/>
              </w:rPr>
              <w:t>A</w:t>
            </w:r>
            <w:r w:rsidRPr="00D70213">
              <w:rPr>
                <w:rFonts w:asciiTheme="minorHAnsi" w:hAnsiTheme="minorHAnsi"/>
                <w:sz w:val="18"/>
                <w:szCs w:val="18"/>
              </w:rPr>
              <w:t xml:space="preserve">ir </w:t>
            </w:r>
            <w:r w:rsidR="00105AC8" w:rsidRPr="00D70213">
              <w:rPr>
                <w:rFonts w:asciiTheme="minorHAnsi" w:hAnsiTheme="minorHAnsi"/>
                <w:sz w:val="18"/>
                <w:szCs w:val="18"/>
              </w:rPr>
              <w:t>E</w:t>
            </w:r>
            <w:r w:rsidRPr="00D70213">
              <w:rPr>
                <w:rFonts w:asciiTheme="minorHAnsi" w:hAnsiTheme="minorHAnsi"/>
                <w:sz w:val="18"/>
                <w:szCs w:val="18"/>
              </w:rPr>
              <w:t xml:space="preserve">ntering </w:t>
            </w:r>
            <w:r w:rsidR="00105AC8" w:rsidRPr="00D70213">
              <w:rPr>
                <w:rFonts w:asciiTheme="minorHAnsi" w:hAnsiTheme="minorHAnsi"/>
                <w:sz w:val="18"/>
                <w:szCs w:val="18"/>
              </w:rPr>
              <w:t>D</w:t>
            </w:r>
            <w:r w:rsidRPr="00D70213">
              <w:rPr>
                <w:rFonts w:asciiTheme="minorHAnsi" w:hAnsiTheme="minorHAnsi"/>
                <w:sz w:val="18"/>
                <w:szCs w:val="18"/>
              </w:rPr>
              <w:t xml:space="preserve">ry-bulb </w:t>
            </w:r>
            <w:r w:rsidR="00105AC8" w:rsidRPr="00D70213">
              <w:rPr>
                <w:rFonts w:asciiTheme="minorHAnsi" w:hAnsiTheme="minorHAnsi"/>
                <w:sz w:val="18"/>
                <w:szCs w:val="18"/>
              </w:rPr>
              <w:t>T</w:t>
            </w:r>
            <w:r w:rsidRPr="00D70213">
              <w:rPr>
                <w:rFonts w:asciiTheme="minorHAnsi" w:hAnsiTheme="minorHAnsi"/>
                <w:sz w:val="18"/>
                <w:szCs w:val="18"/>
              </w:rPr>
              <w:t xml:space="preserve">emperature </w:t>
            </w:r>
          </w:p>
          <w:p w14:paraId="594A5941" w14:textId="61254789" w:rsidR="00786D26" w:rsidRPr="00D70213" w:rsidRDefault="00786D26" w:rsidP="00687CF2">
            <w:pPr>
              <w:keepNext/>
              <w:rPr>
                <w:rFonts w:asciiTheme="minorHAnsi" w:hAnsiTheme="minorHAnsi"/>
                <w:sz w:val="18"/>
                <w:szCs w:val="18"/>
              </w:rPr>
            </w:pPr>
            <w:r w:rsidRPr="00D70213">
              <w:rPr>
                <w:rFonts w:asciiTheme="minorHAnsi" w:hAnsiTheme="minorHAnsi"/>
                <w:sz w:val="18"/>
                <w:szCs w:val="18"/>
              </w:rPr>
              <w:t xml:space="preserve">(T </w:t>
            </w:r>
            <w:r w:rsidRPr="00D70213">
              <w:rPr>
                <w:rFonts w:asciiTheme="minorHAnsi" w:hAnsiTheme="minorHAnsi"/>
                <w:sz w:val="18"/>
                <w:szCs w:val="18"/>
                <w:vertAlign w:val="subscript"/>
              </w:rPr>
              <w:t xml:space="preserve">condenser, </w:t>
            </w:r>
            <w:proofErr w:type="spellStart"/>
            <w:r w:rsidRPr="00D70213">
              <w:rPr>
                <w:rFonts w:asciiTheme="minorHAnsi" w:hAnsiTheme="minorHAnsi"/>
                <w:sz w:val="18"/>
                <w:szCs w:val="18"/>
                <w:vertAlign w:val="subscript"/>
              </w:rPr>
              <w:t>db</w:t>
            </w:r>
            <w:proofErr w:type="spellEnd"/>
            <w:r w:rsidRPr="00D70213">
              <w:rPr>
                <w:rFonts w:asciiTheme="minorHAnsi" w:hAnsiTheme="minorHAnsi"/>
                <w:sz w:val="18"/>
                <w:szCs w:val="18"/>
              </w:rPr>
              <w:t>)</w:t>
            </w:r>
          </w:p>
        </w:tc>
        <w:tc>
          <w:tcPr>
            <w:tcW w:w="2500" w:type="pct"/>
            <w:vAlign w:val="center"/>
          </w:tcPr>
          <w:p w14:paraId="594A5942" w14:textId="77777777" w:rsidR="00786D26" w:rsidRPr="00D70213" w:rsidRDefault="00786D26" w:rsidP="00242D77">
            <w:pPr>
              <w:keepNext/>
              <w:spacing w:after="60"/>
              <w:rPr>
                <w:rFonts w:asciiTheme="minorHAnsi" w:hAnsiTheme="minorHAnsi"/>
                <w:sz w:val="18"/>
                <w:szCs w:val="18"/>
              </w:rPr>
            </w:pPr>
            <w:r w:rsidRPr="00D70213">
              <w:rPr>
                <w:rFonts w:asciiTheme="minorHAnsi" w:hAnsiTheme="minorHAnsi"/>
                <w:sz w:val="18"/>
                <w:szCs w:val="18"/>
              </w:rPr>
              <w:t xml:space="preserve">&lt;user input: numeric: </w:t>
            </w:r>
            <w:proofErr w:type="spellStart"/>
            <w:r w:rsidRPr="00D70213">
              <w:rPr>
                <w:rFonts w:asciiTheme="minorHAnsi" w:hAnsiTheme="minorHAnsi"/>
                <w:sz w:val="18"/>
                <w:szCs w:val="18"/>
              </w:rPr>
              <w:t>xxx.x</w:t>
            </w:r>
            <w:proofErr w:type="spellEnd"/>
            <w:r w:rsidRPr="00D70213">
              <w:rPr>
                <w:rFonts w:asciiTheme="minorHAnsi" w:hAnsiTheme="minorHAnsi"/>
                <w:sz w:val="18"/>
                <w:szCs w:val="18"/>
              </w:rPr>
              <w:t>, check range), range = 0 to 130&gt;</w:t>
            </w:r>
          </w:p>
        </w:tc>
      </w:tr>
      <w:tr w:rsidR="00786D26" w:rsidRPr="00D70213" w14:paraId="594A5947" w14:textId="77777777" w:rsidTr="00687CF2">
        <w:trPr>
          <w:cantSplit/>
          <w:trHeight w:val="432"/>
        </w:trPr>
        <w:tc>
          <w:tcPr>
            <w:tcW w:w="212" w:type="pct"/>
            <w:vAlign w:val="center"/>
          </w:tcPr>
          <w:p w14:paraId="594A5944" w14:textId="77777777" w:rsidR="00786D26" w:rsidRPr="00D70213" w:rsidRDefault="00786D26" w:rsidP="00687CF2">
            <w:pPr>
              <w:pStyle w:val="Header"/>
              <w:keepNext/>
              <w:tabs>
                <w:tab w:val="clear" w:pos="4320"/>
                <w:tab w:val="clear" w:pos="8640"/>
              </w:tabs>
              <w:jc w:val="center"/>
              <w:rPr>
                <w:rFonts w:asciiTheme="minorHAnsi" w:hAnsiTheme="minorHAnsi"/>
                <w:sz w:val="18"/>
                <w:szCs w:val="18"/>
              </w:rPr>
            </w:pPr>
            <w:r w:rsidRPr="00D70213">
              <w:rPr>
                <w:rFonts w:asciiTheme="minorHAnsi" w:hAnsiTheme="minorHAnsi"/>
                <w:sz w:val="18"/>
                <w:szCs w:val="18"/>
              </w:rPr>
              <w:t>03</w:t>
            </w:r>
          </w:p>
        </w:tc>
        <w:tc>
          <w:tcPr>
            <w:tcW w:w="2288" w:type="pct"/>
            <w:vAlign w:val="center"/>
          </w:tcPr>
          <w:p w14:paraId="594A5945" w14:textId="6E362B2F" w:rsidR="00786D26" w:rsidRPr="00D70213" w:rsidRDefault="00786D26" w:rsidP="00105AC8">
            <w:pPr>
              <w:pStyle w:val="Header"/>
              <w:keepNext/>
              <w:tabs>
                <w:tab w:val="clear" w:pos="4320"/>
                <w:tab w:val="clear" w:pos="8640"/>
              </w:tabs>
              <w:rPr>
                <w:rFonts w:asciiTheme="minorHAnsi" w:hAnsiTheme="minorHAnsi"/>
                <w:sz w:val="18"/>
                <w:szCs w:val="18"/>
              </w:rPr>
            </w:pPr>
            <w:r w:rsidRPr="00D70213">
              <w:rPr>
                <w:rFonts w:asciiTheme="minorHAnsi" w:hAnsiTheme="minorHAnsi"/>
                <w:sz w:val="18"/>
                <w:szCs w:val="18"/>
              </w:rPr>
              <w:t>Outdoor Temperature Qualification Status</w:t>
            </w:r>
          </w:p>
        </w:tc>
        <w:tc>
          <w:tcPr>
            <w:tcW w:w="2500" w:type="pct"/>
            <w:vAlign w:val="center"/>
          </w:tcPr>
          <w:p w14:paraId="594A5946" w14:textId="77777777" w:rsidR="00786D26" w:rsidRPr="00D70213" w:rsidRDefault="00786D26" w:rsidP="007420AC">
            <w:pPr>
              <w:keepNext/>
              <w:spacing w:after="60"/>
              <w:rPr>
                <w:rFonts w:asciiTheme="minorHAnsi" w:hAnsiTheme="minorHAnsi"/>
                <w:sz w:val="18"/>
                <w:szCs w:val="18"/>
              </w:rPr>
            </w:pPr>
            <w:r w:rsidRPr="00D70213">
              <w:rPr>
                <w:rFonts w:asciiTheme="minorHAnsi" w:hAnsiTheme="minorHAnsi"/>
                <w:sz w:val="18"/>
                <w:szCs w:val="18"/>
              </w:rPr>
              <w:t>&lt;&lt;if F02&lt;55F, then display text: " Subcooling refrigerant charge verification methods are not allowed to be used when the outdoor temperature is less than 55F", do not proceed&gt;&gt;</w:t>
            </w:r>
          </w:p>
        </w:tc>
      </w:tr>
      <w:tr w:rsidR="00786D26" w:rsidRPr="00D70213" w14:paraId="594A594B" w14:textId="77777777" w:rsidTr="00687CF2">
        <w:trPr>
          <w:cantSplit/>
          <w:trHeight w:val="432"/>
        </w:trPr>
        <w:tc>
          <w:tcPr>
            <w:tcW w:w="212" w:type="pct"/>
            <w:vAlign w:val="center"/>
          </w:tcPr>
          <w:p w14:paraId="594A5948" w14:textId="77777777" w:rsidR="00786D26" w:rsidRPr="00D70213" w:rsidRDefault="00786D26" w:rsidP="00687CF2">
            <w:pPr>
              <w:pStyle w:val="FootnoteText"/>
              <w:jc w:val="center"/>
              <w:rPr>
                <w:rFonts w:asciiTheme="minorHAnsi" w:hAnsiTheme="minorHAnsi"/>
                <w:sz w:val="18"/>
                <w:szCs w:val="18"/>
              </w:rPr>
            </w:pPr>
            <w:r w:rsidRPr="00D70213">
              <w:rPr>
                <w:rFonts w:asciiTheme="minorHAnsi" w:hAnsiTheme="minorHAnsi"/>
                <w:sz w:val="18"/>
                <w:szCs w:val="18"/>
              </w:rPr>
              <w:t>04</w:t>
            </w:r>
          </w:p>
        </w:tc>
        <w:tc>
          <w:tcPr>
            <w:tcW w:w="2288" w:type="pct"/>
            <w:vAlign w:val="center"/>
          </w:tcPr>
          <w:p w14:paraId="594A5949" w14:textId="14FEC3AE" w:rsidR="00786D26" w:rsidRPr="00D70213" w:rsidRDefault="00786D26" w:rsidP="00D60C60">
            <w:pPr>
              <w:rPr>
                <w:rFonts w:asciiTheme="minorHAnsi" w:hAnsiTheme="minorHAnsi"/>
                <w:sz w:val="18"/>
                <w:szCs w:val="18"/>
              </w:rPr>
            </w:pPr>
            <w:r w:rsidRPr="00D70213">
              <w:rPr>
                <w:rFonts w:asciiTheme="minorHAnsi" w:hAnsiTheme="minorHAnsi"/>
                <w:sz w:val="18"/>
                <w:szCs w:val="18"/>
              </w:rPr>
              <w:t>Measured Liquid Line 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liquid</w:t>
            </w:r>
            <w:proofErr w:type="spellEnd"/>
            <w:r w:rsidRPr="00D70213">
              <w:rPr>
                <w:rFonts w:asciiTheme="minorHAnsi" w:hAnsiTheme="minorHAnsi"/>
                <w:sz w:val="18"/>
                <w:szCs w:val="18"/>
              </w:rPr>
              <w:t>) (</w:t>
            </w:r>
            <w:r w:rsidR="00D60C60" w:rsidRPr="00D70213">
              <w:rPr>
                <w:rFonts w:asciiTheme="minorHAnsi" w:hAnsiTheme="minorHAnsi"/>
                <w:sz w:val="18"/>
                <w:szCs w:val="18"/>
              </w:rPr>
              <w:t>°</w:t>
            </w:r>
            <w:r w:rsidRPr="00D70213">
              <w:rPr>
                <w:rFonts w:asciiTheme="minorHAnsi" w:hAnsiTheme="minorHAnsi"/>
                <w:sz w:val="18"/>
                <w:szCs w:val="18"/>
              </w:rPr>
              <w:t>F)</w:t>
            </w:r>
          </w:p>
        </w:tc>
        <w:tc>
          <w:tcPr>
            <w:tcW w:w="2500" w:type="pct"/>
            <w:vAlign w:val="center"/>
          </w:tcPr>
          <w:p w14:paraId="594A594A" w14:textId="77777777" w:rsidR="00786D26" w:rsidRPr="00D70213" w:rsidRDefault="00786D26" w:rsidP="00242D77">
            <w:pPr>
              <w:spacing w:after="60"/>
              <w:rPr>
                <w:rFonts w:asciiTheme="minorHAnsi" w:hAnsiTheme="minorHAnsi"/>
                <w:sz w:val="18"/>
                <w:szCs w:val="18"/>
              </w:rPr>
            </w:pPr>
            <w:r w:rsidRPr="00D70213">
              <w:rPr>
                <w:rFonts w:asciiTheme="minorHAnsi" w:hAnsiTheme="minorHAnsi"/>
                <w:sz w:val="18"/>
                <w:szCs w:val="18"/>
              </w:rPr>
              <w:t>&lt;user entry, check range = -40 to 150&gt;</w:t>
            </w:r>
          </w:p>
        </w:tc>
      </w:tr>
      <w:tr w:rsidR="00786D26" w:rsidRPr="00D70213" w14:paraId="594A594F" w14:textId="77777777" w:rsidTr="00687CF2">
        <w:trPr>
          <w:cantSplit/>
          <w:trHeight w:val="432"/>
        </w:trPr>
        <w:tc>
          <w:tcPr>
            <w:tcW w:w="212" w:type="pct"/>
            <w:vAlign w:val="center"/>
          </w:tcPr>
          <w:p w14:paraId="594A594C" w14:textId="77777777" w:rsidR="00786D26" w:rsidRPr="00D70213" w:rsidRDefault="00786D26" w:rsidP="00687CF2">
            <w:pPr>
              <w:jc w:val="center"/>
              <w:rPr>
                <w:rFonts w:asciiTheme="minorHAnsi" w:hAnsiTheme="minorHAnsi"/>
                <w:sz w:val="18"/>
                <w:szCs w:val="18"/>
              </w:rPr>
            </w:pPr>
            <w:r w:rsidRPr="00D70213">
              <w:rPr>
                <w:rFonts w:asciiTheme="minorHAnsi" w:hAnsiTheme="minorHAnsi"/>
                <w:sz w:val="18"/>
                <w:szCs w:val="18"/>
              </w:rPr>
              <w:t>05</w:t>
            </w:r>
          </w:p>
        </w:tc>
        <w:tc>
          <w:tcPr>
            <w:tcW w:w="2288" w:type="pct"/>
            <w:vAlign w:val="center"/>
          </w:tcPr>
          <w:p w14:paraId="594A594D" w14:textId="0276E384" w:rsidR="00786D26" w:rsidRPr="00D70213" w:rsidRDefault="00786D26" w:rsidP="00687CF2">
            <w:pPr>
              <w:rPr>
                <w:rFonts w:asciiTheme="minorHAnsi" w:hAnsiTheme="minorHAnsi"/>
                <w:sz w:val="18"/>
                <w:szCs w:val="18"/>
              </w:rPr>
            </w:pPr>
            <w:r w:rsidRPr="00D70213">
              <w:rPr>
                <w:rFonts w:asciiTheme="minorHAnsi" w:hAnsiTheme="minorHAnsi"/>
                <w:sz w:val="18"/>
                <w:szCs w:val="18"/>
              </w:rPr>
              <w:t>Measured Liquid Line Pressure (</w:t>
            </w:r>
            <w:proofErr w:type="spellStart"/>
            <w:r w:rsidRPr="00D70213">
              <w:rPr>
                <w:rFonts w:asciiTheme="minorHAnsi" w:hAnsiTheme="minorHAnsi"/>
                <w:sz w:val="18"/>
                <w:szCs w:val="18"/>
              </w:rPr>
              <w:t>P</w:t>
            </w:r>
            <w:r w:rsidRPr="00D70213">
              <w:rPr>
                <w:rFonts w:asciiTheme="minorHAnsi" w:hAnsiTheme="minorHAnsi"/>
                <w:sz w:val="18"/>
                <w:szCs w:val="18"/>
                <w:vertAlign w:val="subscript"/>
              </w:rPr>
              <w:t>liquid</w:t>
            </w:r>
            <w:proofErr w:type="spellEnd"/>
            <w:r w:rsidRPr="00D70213">
              <w:rPr>
                <w:rFonts w:asciiTheme="minorHAnsi" w:hAnsiTheme="minorHAnsi"/>
                <w:sz w:val="18"/>
                <w:szCs w:val="18"/>
              </w:rPr>
              <w:t>) (</w:t>
            </w:r>
            <w:proofErr w:type="spellStart"/>
            <w:r w:rsidRPr="00D70213">
              <w:rPr>
                <w:rFonts w:asciiTheme="minorHAnsi" w:hAnsiTheme="minorHAnsi"/>
                <w:sz w:val="18"/>
                <w:szCs w:val="18"/>
              </w:rPr>
              <w:t>psig</w:t>
            </w:r>
            <w:proofErr w:type="spellEnd"/>
            <w:r w:rsidRPr="00D70213">
              <w:rPr>
                <w:rFonts w:asciiTheme="minorHAnsi" w:hAnsiTheme="minorHAnsi"/>
                <w:sz w:val="18"/>
                <w:szCs w:val="18"/>
              </w:rPr>
              <w:t>)</w:t>
            </w:r>
          </w:p>
        </w:tc>
        <w:tc>
          <w:tcPr>
            <w:tcW w:w="2500" w:type="pct"/>
            <w:vAlign w:val="center"/>
          </w:tcPr>
          <w:p w14:paraId="594A594E" w14:textId="77777777" w:rsidR="00786D26" w:rsidRPr="00D70213" w:rsidRDefault="00786D26" w:rsidP="00242D77">
            <w:pPr>
              <w:spacing w:after="60"/>
              <w:rPr>
                <w:rFonts w:asciiTheme="minorHAnsi" w:hAnsiTheme="minorHAnsi"/>
                <w:sz w:val="18"/>
                <w:szCs w:val="18"/>
              </w:rPr>
            </w:pPr>
            <w:r w:rsidRPr="00D70213">
              <w:rPr>
                <w:rFonts w:asciiTheme="minorHAnsi" w:hAnsiTheme="minorHAnsi"/>
                <w:sz w:val="18"/>
                <w:szCs w:val="18"/>
              </w:rPr>
              <w:t>&lt;user entry, check range = 0 to 800&gt;</w:t>
            </w:r>
          </w:p>
        </w:tc>
      </w:tr>
      <w:tr w:rsidR="00786D26" w:rsidRPr="00D70213" w14:paraId="594A5954" w14:textId="77777777" w:rsidTr="00687CF2">
        <w:trPr>
          <w:cantSplit/>
          <w:trHeight w:val="432"/>
        </w:trPr>
        <w:tc>
          <w:tcPr>
            <w:tcW w:w="212" w:type="pct"/>
            <w:vAlign w:val="center"/>
          </w:tcPr>
          <w:p w14:paraId="594A5950" w14:textId="77777777" w:rsidR="00786D26" w:rsidRPr="00D70213" w:rsidRDefault="00786D26" w:rsidP="00687CF2">
            <w:pPr>
              <w:jc w:val="center"/>
              <w:rPr>
                <w:rFonts w:asciiTheme="minorHAnsi" w:hAnsiTheme="minorHAnsi"/>
                <w:sz w:val="18"/>
                <w:szCs w:val="18"/>
              </w:rPr>
            </w:pPr>
            <w:r w:rsidRPr="00D70213">
              <w:rPr>
                <w:rFonts w:asciiTheme="minorHAnsi" w:hAnsiTheme="minorHAnsi"/>
                <w:sz w:val="18"/>
                <w:szCs w:val="18"/>
              </w:rPr>
              <w:t>06</w:t>
            </w:r>
          </w:p>
        </w:tc>
        <w:tc>
          <w:tcPr>
            <w:tcW w:w="2288" w:type="pct"/>
            <w:vAlign w:val="center"/>
          </w:tcPr>
          <w:p w14:paraId="594A5951" w14:textId="3C2B169A" w:rsidR="00786D26" w:rsidRPr="00D70213" w:rsidRDefault="00786D26" w:rsidP="00105AC8">
            <w:pPr>
              <w:rPr>
                <w:rFonts w:asciiTheme="minorHAnsi" w:hAnsiTheme="minorHAnsi"/>
                <w:sz w:val="18"/>
                <w:szCs w:val="18"/>
              </w:rPr>
            </w:pPr>
            <w:r w:rsidRPr="00D70213">
              <w:rPr>
                <w:rFonts w:asciiTheme="minorHAnsi" w:hAnsiTheme="minorHAnsi"/>
                <w:sz w:val="18"/>
                <w:szCs w:val="18"/>
              </w:rPr>
              <w:t xml:space="preserve">Condenser </w:t>
            </w:r>
            <w:r w:rsidR="00105AC8" w:rsidRPr="00D70213">
              <w:rPr>
                <w:rFonts w:asciiTheme="minorHAnsi" w:hAnsiTheme="minorHAnsi"/>
                <w:sz w:val="18"/>
                <w:szCs w:val="18"/>
              </w:rPr>
              <w:t>S</w:t>
            </w:r>
            <w:r w:rsidRPr="00D70213">
              <w:rPr>
                <w:rFonts w:asciiTheme="minorHAnsi" w:hAnsiTheme="minorHAnsi"/>
                <w:sz w:val="18"/>
                <w:szCs w:val="18"/>
              </w:rPr>
              <w:t xml:space="preserve">aturation </w:t>
            </w:r>
            <w:r w:rsidR="00105AC8" w:rsidRPr="00D70213">
              <w:rPr>
                <w:rFonts w:asciiTheme="minorHAnsi" w:hAnsiTheme="minorHAnsi"/>
                <w:sz w:val="18"/>
                <w:szCs w:val="18"/>
              </w:rPr>
              <w:t>T</w:t>
            </w:r>
            <w:r w:rsidRPr="00D70213">
              <w:rPr>
                <w:rFonts w:asciiTheme="minorHAnsi" w:hAnsiTheme="minorHAnsi"/>
                <w:sz w:val="18"/>
                <w:szCs w:val="18"/>
              </w:rPr>
              <w: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condensor</w:t>
            </w:r>
            <w:proofErr w:type="spellEnd"/>
            <w:r w:rsidRPr="00D70213">
              <w:rPr>
                <w:rFonts w:asciiTheme="minorHAnsi" w:hAnsiTheme="minorHAnsi"/>
                <w:sz w:val="18"/>
                <w:szCs w:val="18"/>
              </w:rPr>
              <w:t>,</w:t>
            </w:r>
            <w:r w:rsidRPr="00D70213">
              <w:rPr>
                <w:rFonts w:asciiTheme="minorHAnsi" w:hAnsiTheme="minorHAnsi"/>
                <w:sz w:val="18"/>
                <w:szCs w:val="18"/>
                <w:vertAlign w:val="subscript"/>
              </w:rPr>
              <w:t xml:space="preserve"> sat</w:t>
            </w:r>
            <w:r w:rsidRPr="00D70213">
              <w:rPr>
                <w:rFonts w:asciiTheme="minorHAnsi" w:hAnsiTheme="minorHAnsi"/>
                <w:sz w:val="18"/>
                <w:szCs w:val="18"/>
              </w:rPr>
              <w:t xml:space="preserve">) </w:t>
            </w:r>
          </w:p>
          <w:p w14:paraId="594A5952" w14:textId="0CA59B11" w:rsidR="00786D26" w:rsidRPr="00D70213" w:rsidRDefault="00786D26" w:rsidP="00D60C60">
            <w:pPr>
              <w:rPr>
                <w:rFonts w:asciiTheme="minorHAnsi" w:hAnsiTheme="minorHAnsi"/>
                <w:sz w:val="18"/>
                <w:szCs w:val="18"/>
              </w:rPr>
            </w:pPr>
            <w:r w:rsidRPr="00D70213">
              <w:rPr>
                <w:rFonts w:asciiTheme="minorHAnsi" w:hAnsiTheme="minorHAnsi"/>
                <w:sz w:val="18"/>
                <w:szCs w:val="18"/>
              </w:rPr>
              <w:t xml:space="preserve">from </w:t>
            </w:r>
            <w:r w:rsidR="00105AC8" w:rsidRPr="00D70213">
              <w:rPr>
                <w:rFonts w:asciiTheme="minorHAnsi" w:hAnsiTheme="minorHAnsi"/>
                <w:sz w:val="18"/>
                <w:szCs w:val="18"/>
              </w:rPr>
              <w:t>D</w:t>
            </w:r>
            <w:r w:rsidRPr="00D70213">
              <w:rPr>
                <w:rFonts w:asciiTheme="minorHAnsi" w:hAnsiTheme="minorHAnsi"/>
                <w:sz w:val="18"/>
                <w:szCs w:val="18"/>
              </w:rPr>
              <w:t xml:space="preserve">igital </w:t>
            </w:r>
            <w:r w:rsidR="00105AC8" w:rsidRPr="00D70213">
              <w:rPr>
                <w:rFonts w:asciiTheme="minorHAnsi" w:hAnsiTheme="minorHAnsi"/>
                <w:sz w:val="18"/>
                <w:szCs w:val="18"/>
              </w:rPr>
              <w:t>G</w:t>
            </w:r>
            <w:r w:rsidRPr="00D70213">
              <w:rPr>
                <w:rFonts w:asciiTheme="minorHAnsi" w:hAnsiTheme="minorHAnsi"/>
                <w:sz w:val="18"/>
                <w:szCs w:val="18"/>
              </w:rPr>
              <w:t>auge or P-T Table using Line F05 (</w:t>
            </w:r>
            <w:r w:rsidR="00D60C60" w:rsidRPr="00D70213">
              <w:rPr>
                <w:rFonts w:asciiTheme="minorHAnsi" w:hAnsiTheme="minorHAnsi"/>
                <w:sz w:val="18"/>
                <w:szCs w:val="18"/>
              </w:rPr>
              <w:t>°</w:t>
            </w:r>
            <w:r w:rsidRPr="00D70213">
              <w:rPr>
                <w:rFonts w:asciiTheme="minorHAnsi" w:hAnsiTheme="minorHAnsi"/>
                <w:sz w:val="18"/>
                <w:szCs w:val="18"/>
              </w:rPr>
              <w:t>F)</w:t>
            </w:r>
          </w:p>
        </w:tc>
        <w:tc>
          <w:tcPr>
            <w:tcW w:w="2500" w:type="pct"/>
            <w:vAlign w:val="center"/>
          </w:tcPr>
          <w:p w14:paraId="594A5953" w14:textId="77777777" w:rsidR="00786D26" w:rsidRPr="00D70213" w:rsidRDefault="00786D26" w:rsidP="00242D77">
            <w:pPr>
              <w:spacing w:after="60"/>
              <w:rPr>
                <w:rFonts w:asciiTheme="minorHAnsi" w:hAnsiTheme="minorHAnsi"/>
                <w:sz w:val="18"/>
                <w:szCs w:val="18"/>
              </w:rPr>
            </w:pPr>
            <w:r w:rsidRPr="00D70213">
              <w:rPr>
                <w:rFonts w:asciiTheme="minorHAnsi" w:hAnsiTheme="minorHAnsi"/>
                <w:sz w:val="18"/>
                <w:szCs w:val="18"/>
              </w:rPr>
              <w:t>&lt;user entry, check range = -40 to 150&gt;</w:t>
            </w:r>
          </w:p>
        </w:tc>
      </w:tr>
      <w:tr w:rsidR="00786D26" w:rsidRPr="00D70213" w14:paraId="594A5958" w14:textId="77777777" w:rsidTr="00687CF2">
        <w:trPr>
          <w:cantSplit/>
          <w:trHeight w:val="432"/>
        </w:trPr>
        <w:tc>
          <w:tcPr>
            <w:tcW w:w="212" w:type="pct"/>
            <w:vAlign w:val="center"/>
          </w:tcPr>
          <w:p w14:paraId="594A5955" w14:textId="77777777" w:rsidR="00786D26" w:rsidRPr="00D70213" w:rsidRDefault="00786D26" w:rsidP="00687CF2">
            <w:pPr>
              <w:jc w:val="center"/>
              <w:rPr>
                <w:rFonts w:asciiTheme="minorHAnsi" w:hAnsiTheme="minorHAnsi"/>
                <w:sz w:val="18"/>
                <w:szCs w:val="18"/>
              </w:rPr>
            </w:pPr>
            <w:r w:rsidRPr="00D70213">
              <w:rPr>
                <w:rFonts w:asciiTheme="minorHAnsi" w:hAnsiTheme="minorHAnsi"/>
                <w:sz w:val="18"/>
                <w:szCs w:val="18"/>
              </w:rPr>
              <w:t>07</w:t>
            </w:r>
          </w:p>
        </w:tc>
        <w:tc>
          <w:tcPr>
            <w:tcW w:w="2288" w:type="pct"/>
            <w:vAlign w:val="center"/>
          </w:tcPr>
          <w:p w14:paraId="594A5956" w14:textId="483A9F23" w:rsidR="00786D26" w:rsidRPr="00D70213" w:rsidRDefault="00786D26" w:rsidP="00D60C60">
            <w:pPr>
              <w:rPr>
                <w:rFonts w:asciiTheme="minorHAnsi" w:hAnsiTheme="minorHAnsi"/>
                <w:sz w:val="18"/>
                <w:szCs w:val="18"/>
              </w:rPr>
            </w:pPr>
            <w:r w:rsidRPr="00D70213">
              <w:rPr>
                <w:rFonts w:asciiTheme="minorHAnsi" w:hAnsiTheme="minorHAnsi"/>
                <w:sz w:val="18"/>
                <w:szCs w:val="18"/>
              </w:rPr>
              <w:t>Measured Subcooling (Line F06 – Line F04) (</w:t>
            </w:r>
            <w:r w:rsidR="00D60C60" w:rsidRPr="00D70213">
              <w:rPr>
                <w:rFonts w:asciiTheme="minorHAnsi" w:hAnsiTheme="minorHAnsi"/>
                <w:sz w:val="18"/>
                <w:szCs w:val="18"/>
              </w:rPr>
              <w:t>°</w:t>
            </w:r>
            <w:r w:rsidRPr="00D70213">
              <w:rPr>
                <w:rFonts w:asciiTheme="minorHAnsi" w:hAnsiTheme="minorHAnsi"/>
                <w:sz w:val="18"/>
                <w:szCs w:val="18"/>
              </w:rPr>
              <w:t>F)</w:t>
            </w:r>
          </w:p>
        </w:tc>
        <w:tc>
          <w:tcPr>
            <w:tcW w:w="2500" w:type="pct"/>
            <w:vAlign w:val="center"/>
          </w:tcPr>
          <w:p w14:paraId="594A5957" w14:textId="77777777" w:rsidR="00786D26" w:rsidRPr="00D70213" w:rsidRDefault="00786D26" w:rsidP="00242D77">
            <w:pPr>
              <w:spacing w:after="60"/>
              <w:rPr>
                <w:rFonts w:asciiTheme="minorHAnsi" w:hAnsiTheme="minorHAnsi"/>
                <w:sz w:val="18"/>
                <w:szCs w:val="18"/>
              </w:rPr>
            </w:pPr>
            <w:r w:rsidRPr="00D70213">
              <w:rPr>
                <w:rFonts w:asciiTheme="minorHAnsi" w:hAnsiTheme="minorHAnsi"/>
                <w:sz w:val="18"/>
                <w:szCs w:val="18"/>
              </w:rPr>
              <w:t>&lt;&lt;temperature, calculated (F06 – F04)&gt;&gt;</w:t>
            </w:r>
          </w:p>
        </w:tc>
      </w:tr>
      <w:tr w:rsidR="00786D26" w:rsidRPr="00D70213" w14:paraId="594A595C" w14:textId="77777777" w:rsidTr="00687CF2">
        <w:trPr>
          <w:cantSplit/>
          <w:trHeight w:val="432"/>
        </w:trPr>
        <w:tc>
          <w:tcPr>
            <w:tcW w:w="212" w:type="pct"/>
            <w:vAlign w:val="center"/>
          </w:tcPr>
          <w:p w14:paraId="594A5959" w14:textId="77777777" w:rsidR="00786D26" w:rsidRPr="00D70213" w:rsidRDefault="00786D26" w:rsidP="00687CF2">
            <w:pPr>
              <w:jc w:val="center"/>
              <w:rPr>
                <w:rFonts w:asciiTheme="minorHAnsi" w:hAnsiTheme="minorHAnsi"/>
                <w:sz w:val="18"/>
                <w:szCs w:val="18"/>
              </w:rPr>
            </w:pPr>
            <w:r w:rsidRPr="00D70213">
              <w:rPr>
                <w:rFonts w:asciiTheme="minorHAnsi" w:hAnsiTheme="minorHAnsi"/>
                <w:sz w:val="18"/>
                <w:szCs w:val="18"/>
              </w:rPr>
              <w:lastRenderedPageBreak/>
              <w:t>08</w:t>
            </w:r>
          </w:p>
        </w:tc>
        <w:tc>
          <w:tcPr>
            <w:tcW w:w="2288" w:type="pct"/>
            <w:vAlign w:val="center"/>
          </w:tcPr>
          <w:p w14:paraId="594A595A" w14:textId="0BF7D1E4" w:rsidR="00786D26" w:rsidRPr="00D70213" w:rsidRDefault="00786D26" w:rsidP="00D60C60">
            <w:pPr>
              <w:rPr>
                <w:rFonts w:asciiTheme="minorHAnsi" w:hAnsiTheme="minorHAnsi"/>
                <w:sz w:val="18"/>
                <w:szCs w:val="18"/>
              </w:rPr>
            </w:pPr>
            <w:r w:rsidRPr="00D70213">
              <w:rPr>
                <w:rFonts w:asciiTheme="minorHAnsi" w:hAnsiTheme="minorHAnsi"/>
                <w:sz w:val="18"/>
                <w:szCs w:val="18"/>
              </w:rPr>
              <w:t>Target Subcooling from Manufacturer (</w:t>
            </w:r>
            <w:r w:rsidR="00D60C60" w:rsidRPr="00D70213">
              <w:rPr>
                <w:rFonts w:asciiTheme="minorHAnsi" w:hAnsiTheme="minorHAnsi"/>
                <w:sz w:val="18"/>
                <w:szCs w:val="18"/>
              </w:rPr>
              <w:t>°</w:t>
            </w:r>
            <w:r w:rsidRPr="00D70213">
              <w:rPr>
                <w:rFonts w:asciiTheme="minorHAnsi" w:hAnsiTheme="minorHAnsi"/>
                <w:sz w:val="18"/>
                <w:szCs w:val="18"/>
              </w:rPr>
              <w:t>F)</w:t>
            </w:r>
          </w:p>
        </w:tc>
        <w:tc>
          <w:tcPr>
            <w:tcW w:w="2500" w:type="pct"/>
            <w:vAlign w:val="center"/>
          </w:tcPr>
          <w:p w14:paraId="594A595B" w14:textId="77777777" w:rsidR="00786D26" w:rsidRPr="00D70213" w:rsidRDefault="00786D26" w:rsidP="00242D77">
            <w:pPr>
              <w:spacing w:after="60"/>
              <w:rPr>
                <w:rFonts w:asciiTheme="minorHAnsi" w:hAnsiTheme="minorHAnsi"/>
                <w:sz w:val="18"/>
                <w:szCs w:val="18"/>
              </w:rPr>
            </w:pPr>
            <w:r w:rsidRPr="00D70213">
              <w:rPr>
                <w:rFonts w:asciiTheme="minorHAnsi" w:hAnsiTheme="minorHAnsi"/>
                <w:sz w:val="18"/>
                <w:szCs w:val="18"/>
              </w:rPr>
              <w:t>&lt;user entry, check range = 0 to 50&gt;</w:t>
            </w:r>
          </w:p>
        </w:tc>
      </w:tr>
      <w:tr w:rsidR="00786D26" w:rsidRPr="00D70213" w14:paraId="594A595F" w14:textId="77777777" w:rsidTr="00687CF2">
        <w:trPr>
          <w:trHeight w:val="432"/>
        </w:trPr>
        <w:tc>
          <w:tcPr>
            <w:tcW w:w="212" w:type="pct"/>
            <w:vAlign w:val="center"/>
          </w:tcPr>
          <w:p w14:paraId="594A595D" w14:textId="77777777" w:rsidR="00786D26" w:rsidRPr="00D70213" w:rsidRDefault="00786D26" w:rsidP="00687CF2">
            <w:pPr>
              <w:jc w:val="center"/>
              <w:rPr>
                <w:rFonts w:asciiTheme="minorHAnsi" w:hAnsiTheme="minorHAnsi"/>
                <w:sz w:val="18"/>
                <w:szCs w:val="18"/>
              </w:rPr>
            </w:pPr>
            <w:r w:rsidRPr="00D70213">
              <w:rPr>
                <w:rFonts w:asciiTheme="minorHAnsi" w:hAnsiTheme="minorHAnsi"/>
                <w:sz w:val="18"/>
                <w:szCs w:val="18"/>
              </w:rPr>
              <w:t>09</w:t>
            </w:r>
          </w:p>
        </w:tc>
        <w:tc>
          <w:tcPr>
            <w:tcW w:w="4788" w:type="pct"/>
            <w:gridSpan w:val="2"/>
          </w:tcPr>
          <w:p w14:paraId="594A595E" w14:textId="5D3D17AA" w:rsidR="00786D26" w:rsidRPr="00D70213" w:rsidRDefault="00786D26" w:rsidP="004109CB">
            <w:pPr>
              <w:rPr>
                <w:rFonts w:asciiTheme="minorHAnsi" w:hAnsiTheme="minorHAnsi"/>
                <w:sz w:val="18"/>
                <w:szCs w:val="18"/>
              </w:rPr>
            </w:pPr>
            <w:r w:rsidRPr="00D70213">
              <w:rPr>
                <w:rFonts w:asciiTheme="minorHAnsi" w:hAnsiTheme="minorHAnsi"/>
                <w:sz w:val="18"/>
                <w:szCs w:val="18"/>
              </w:rPr>
              <w:t xml:space="preserve">Compliance Statement: &lt;&lt;if </w:t>
            </w:r>
            <w:r w:rsidR="00392927" w:rsidRPr="00D70213">
              <w:rPr>
                <w:rFonts w:asciiTheme="minorHAnsi" w:hAnsiTheme="minorHAnsi"/>
                <w:sz w:val="18"/>
                <w:szCs w:val="18"/>
              </w:rPr>
              <w:t xml:space="preserve">F01 ≥ 70, </w:t>
            </w:r>
            <w:r w:rsidRPr="00D70213">
              <w:rPr>
                <w:rFonts w:asciiTheme="minorHAnsi" w:hAnsiTheme="minorHAnsi"/>
                <w:sz w:val="18"/>
                <w:szCs w:val="18"/>
              </w:rPr>
              <w:t xml:space="preserve">ABS(F07 – F08) ≤ </w:t>
            </w:r>
            <w:r w:rsidR="00763849" w:rsidRPr="00D70213">
              <w:rPr>
                <w:rFonts w:asciiTheme="minorHAnsi" w:hAnsiTheme="minorHAnsi"/>
                <w:sz w:val="18"/>
                <w:szCs w:val="18"/>
              </w:rPr>
              <w:t>6</w:t>
            </w:r>
            <w:r w:rsidRPr="00D70213">
              <w:rPr>
                <w:rFonts w:asciiTheme="minorHAnsi" w:hAnsiTheme="minorHAnsi"/>
                <w:sz w:val="18"/>
                <w:szCs w:val="18"/>
              </w:rPr>
              <w:t xml:space="preserve">, </w:t>
            </w:r>
            <w:r w:rsidR="004109CB" w:rsidRPr="00D70213">
              <w:rPr>
                <w:rFonts w:asciiTheme="minorHAnsi" w:hAnsiTheme="minorHAnsi"/>
                <w:sz w:val="18"/>
                <w:szCs w:val="18"/>
              </w:rPr>
              <w:t xml:space="preserve">and F07 ≥ 2, </w:t>
            </w:r>
            <w:r w:rsidRPr="00D70213">
              <w:rPr>
                <w:rFonts w:asciiTheme="minorHAnsi" w:hAnsiTheme="minorHAnsi"/>
                <w:sz w:val="18"/>
                <w:szCs w:val="18"/>
              </w:rPr>
              <w:t xml:space="preserve">then display text: “System </w:t>
            </w:r>
            <w:r w:rsidR="007F6A28" w:rsidRPr="00D70213">
              <w:rPr>
                <w:rFonts w:asciiTheme="minorHAnsi" w:hAnsiTheme="minorHAnsi"/>
                <w:sz w:val="18"/>
                <w:szCs w:val="18"/>
              </w:rPr>
              <w:t>Complies with</w:t>
            </w:r>
            <w:r w:rsidRPr="00D70213">
              <w:rPr>
                <w:rFonts w:asciiTheme="minorHAnsi" w:hAnsiTheme="minorHAnsi"/>
                <w:sz w:val="18"/>
                <w:szCs w:val="18"/>
              </w:rPr>
              <w:t xml:space="preserve"> Subcooling Method – Must also pass Metering Device Verification, next section.” </w:t>
            </w:r>
          </w:p>
        </w:tc>
      </w:tr>
    </w:tbl>
    <w:p w14:paraId="594A5960" w14:textId="77777777" w:rsidR="00786D26" w:rsidRPr="00D70213" w:rsidRDefault="00786D26"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D70213" w14:paraId="594A5963" w14:textId="77777777">
        <w:trPr>
          <w:trHeight w:val="360"/>
        </w:trPr>
        <w:tc>
          <w:tcPr>
            <w:tcW w:w="5000" w:type="pct"/>
            <w:gridSpan w:val="3"/>
            <w:vAlign w:val="center"/>
          </w:tcPr>
          <w:p w14:paraId="594A5961" w14:textId="3BFE6979" w:rsidR="00786D26" w:rsidRPr="00D70213" w:rsidRDefault="00786D26" w:rsidP="00687CF2">
            <w:pPr>
              <w:keepNext/>
              <w:rPr>
                <w:rFonts w:asciiTheme="minorHAnsi" w:hAnsiTheme="minorHAnsi"/>
                <w:b/>
                <w:szCs w:val="18"/>
              </w:rPr>
            </w:pPr>
            <w:r w:rsidRPr="00D70213">
              <w:rPr>
                <w:rFonts w:asciiTheme="minorHAnsi" w:hAnsiTheme="minorHAnsi"/>
                <w:b/>
                <w:szCs w:val="18"/>
              </w:rPr>
              <w:t>G. Metering Device Verification</w:t>
            </w:r>
          </w:p>
          <w:p w14:paraId="594A5962" w14:textId="21FE3B5C" w:rsidR="00786D26" w:rsidRPr="00D70213" w:rsidRDefault="00131F1E" w:rsidP="00687CF2">
            <w:pPr>
              <w:keepNext/>
              <w:rPr>
                <w:rFonts w:asciiTheme="minorHAnsi" w:hAnsiTheme="minorHAnsi"/>
                <w:sz w:val="18"/>
                <w:szCs w:val="18"/>
              </w:rPr>
            </w:pPr>
            <w:r w:rsidRPr="00D70213">
              <w:rPr>
                <w:rFonts w:ascii="Calibri" w:hAnsi="Calibri"/>
                <w:sz w:val="18"/>
                <w:szCs w:val="18"/>
              </w:rPr>
              <w:t>&lt;&lt;Static Text - see the top&gt;&gt;</w:t>
            </w:r>
          </w:p>
        </w:tc>
      </w:tr>
      <w:tr w:rsidR="00786D26" w:rsidRPr="00D70213" w14:paraId="594A5967" w14:textId="77777777">
        <w:trPr>
          <w:trHeight w:val="360"/>
        </w:trPr>
        <w:tc>
          <w:tcPr>
            <w:tcW w:w="212" w:type="pct"/>
            <w:vAlign w:val="center"/>
          </w:tcPr>
          <w:p w14:paraId="594A5964" w14:textId="77777777" w:rsidR="00786D26" w:rsidRPr="00D70213" w:rsidRDefault="00786D26" w:rsidP="00242D77">
            <w:pPr>
              <w:keepNext/>
              <w:jc w:val="center"/>
              <w:rPr>
                <w:rFonts w:asciiTheme="minorHAnsi" w:hAnsiTheme="minorHAnsi"/>
                <w:sz w:val="18"/>
                <w:szCs w:val="18"/>
              </w:rPr>
            </w:pPr>
            <w:r w:rsidRPr="00D70213">
              <w:rPr>
                <w:rFonts w:asciiTheme="minorHAnsi" w:hAnsiTheme="minorHAnsi"/>
                <w:sz w:val="18"/>
                <w:szCs w:val="18"/>
              </w:rPr>
              <w:t>01</w:t>
            </w:r>
          </w:p>
        </w:tc>
        <w:tc>
          <w:tcPr>
            <w:tcW w:w="2288" w:type="pct"/>
            <w:vAlign w:val="center"/>
          </w:tcPr>
          <w:p w14:paraId="594A5965" w14:textId="2A210B38" w:rsidR="00786D26" w:rsidRPr="00D70213" w:rsidRDefault="00786D26" w:rsidP="00D60C60">
            <w:pPr>
              <w:keepNext/>
              <w:rPr>
                <w:rFonts w:asciiTheme="minorHAnsi" w:hAnsiTheme="minorHAnsi"/>
                <w:sz w:val="18"/>
                <w:szCs w:val="18"/>
              </w:rPr>
            </w:pPr>
            <w:r w:rsidRPr="00D70213">
              <w:rPr>
                <w:rFonts w:asciiTheme="minorHAnsi" w:hAnsiTheme="minorHAnsi"/>
                <w:sz w:val="18"/>
                <w:szCs w:val="18"/>
              </w:rPr>
              <w:t xml:space="preserve">Measured Suction </w:t>
            </w:r>
            <w:r w:rsidR="00687CF2" w:rsidRPr="00D70213">
              <w:rPr>
                <w:rFonts w:asciiTheme="minorHAnsi" w:hAnsiTheme="minorHAnsi"/>
                <w:sz w:val="18"/>
                <w:szCs w:val="18"/>
              </w:rPr>
              <w:t>L</w:t>
            </w:r>
            <w:r w:rsidRPr="00D70213">
              <w:rPr>
                <w:rFonts w:asciiTheme="minorHAnsi" w:hAnsiTheme="minorHAnsi"/>
                <w:sz w:val="18"/>
                <w:szCs w:val="18"/>
              </w:rPr>
              <w:t xml:space="preserve">ine </w:t>
            </w:r>
            <w:r w:rsidR="00687CF2" w:rsidRPr="00D70213">
              <w:rPr>
                <w:rFonts w:asciiTheme="minorHAnsi" w:hAnsiTheme="minorHAnsi"/>
                <w:sz w:val="18"/>
                <w:szCs w:val="18"/>
              </w:rPr>
              <w:t>T</w:t>
            </w:r>
            <w:r w:rsidRPr="00D70213">
              <w:rPr>
                <w:rFonts w:asciiTheme="minorHAnsi" w:hAnsiTheme="minorHAnsi"/>
                <w:sz w:val="18"/>
                <w:szCs w:val="18"/>
              </w:rPr>
              <w: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suction</w:t>
            </w:r>
            <w:proofErr w:type="spellEnd"/>
            <w:r w:rsidRPr="00D70213">
              <w:rPr>
                <w:rFonts w:asciiTheme="minorHAnsi" w:hAnsiTheme="minorHAnsi"/>
                <w:sz w:val="18"/>
                <w:szCs w:val="18"/>
              </w:rPr>
              <w:t>) (</w:t>
            </w:r>
            <w:r w:rsidR="00D60C60" w:rsidRPr="00D70213">
              <w:rPr>
                <w:rFonts w:asciiTheme="minorHAnsi" w:hAnsiTheme="minorHAnsi"/>
                <w:sz w:val="18"/>
                <w:szCs w:val="18"/>
              </w:rPr>
              <w:t>°</w:t>
            </w:r>
            <w:r w:rsidRPr="00D70213">
              <w:rPr>
                <w:rFonts w:asciiTheme="minorHAnsi" w:hAnsiTheme="minorHAnsi"/>
                <w:sz w:val="18"/>
                <w:szCs w:val="18"/>
              </w:rPr>
              <w:t>F)</w:t>
            </w:r>
          </w:p>
        </w:tc>
        <w:tc>
          <w:tcPr>
            <w:tcW w:w="2500" w:type="pct"/>
            <w:vAlign w:val="center"/>
          </w:tcPr>
          <w:p w14:paraId="594A5966" w14:textId="77777777" w:rsidR="00786D26" w:rsidRPr="00D70213" w:rsidRDefault="00786D26" w:rsidP="00242D77">
            <w:pPr>
              <w:keepNext/>
              <w:spacing w:after="60"/>
              <w:rPr>
                <w:rFonts w:asciiTheme="minorHAnsi" w:hAnsiTheme="minorHAnsi"/>
                <w:sz w:val="18"/>
                <w:szCs w:val="18"/>
              </w:rPr>
            </w:pPr>
            <w:r w:rsidRPr="00D70213">
              <w:rPr>
                <w:rFonts w:asciiTheme="minorHAnsi" w:hAnsiTheme="minorHAnsi"/>
                <w:sz w:val="18"/>
                <w:szCs w:val="18"/>
              </w:rPr>
              <w:t>&lt;user entry, check range = -40 to 150&gt;</w:t>
            </w:r>
          </w:p>
        </w:tc>
      </w:tr>
      <w:tr w:rsidR="00786D26" w:rsidRPr="00D70213" w14:paraId="594A596B" w14:textId="77777777">
        <w:trPr>
          <w:trHeight w:val="360"/>
        </w:trPr>
        <w:tc>
          <w:tcPr>
            <w:tcW w:w="212" w:type="pct"/>
            <w:vAlign w:val="center"/>
          </w:tcPr>
          <w:p w14:paraId="594A5968" w14:textId="77777777" w:rsidR="00786D26" w:rsidRPr="00D70213" w:rsidRDefault="00786D26" w:rsidP="00242D77">
            <w:pPr>
              <w:keepNext/>
              <w:jc w:val="center"/>
              <w:rPr>
                <w:rFonts w:asciiTheme="minorHAnsi" w:hAnsiTheme="minorHAnsi"/>
                <w:sz w:val="18"/>
                <w:szCs w:val="18"/>
              </w:rPr>
            </w:pPr>
            <w:r w:rsidRPr="00D70213">
              <w:rPr>
                <w:rFonts w:asciiTheme="minorHAnsi" w:hAnsiTheme="minorHAnsi"/>
                <w:sz w:val="18"/>
                <w:szCs w:val="18"/>
              </w:rPr>
              <w:t>02</w:t>
            </w:r>
          </w:p>
        </w:tc>
        <w:tc>
          <w:tcPr>
            <w:tcW w:w="2288" w:type="pct"/>
            <w:vAlign w:val="center"/>
          </w:tcPr>
          <w:p w14:paraId="594A5969" w14:textId="5AD36401" w:rsidR="00786D26" w:rsidRPr="00D70213" w:rsidRDefault="00786D26" w:rsidP="00687CF2">
            <w:pPr>
              <w:keepNext/>
              <w:rPr>
                <w:rFonts w:asciiTheme="minorHAnsi" w:hAnsiTheme="minorHAnsi"/>
                <w:sz w:val="18"/>
                <w:szCs w:val="18"/>
              </w:rPr>
            </w:pPr>
            <w:r w:rsidRPr="00D70213">
              <w:rPr>
                <w:rFonts w:asciiTheme="minorHAnsi" w:hAnsiTheme="minorHAnsi"/>
                <w:sz w:val="18"/>
                <w:szCs w:val="18"/>
              </w:rPr>
              <w:t xml:space="preserve">Measured Suction </w:t>
            </w:r>
            <w:r w:rsidR="00687CF2" w:rsidRPr="00D70213">
              <w:rPr>
                <w:rFonts w:asciiTheme="minorHAnsi" w:hAnsiTheme="minorHAnsi"/>
                <w:sz w:val="18"/>
                <w:szCs w:val="18"/>
              </w:rPr>
              <w:t>L</w:t>
            </w:r>
            <w:r w:rsidRPr="00D70213">
              <w:rPr>
                <w:rFonts w:asciiTheme="minorHAnsi" w:hAnsiTheme="minorHAnsi"/>
                <w:sz w:val="18"/>
                <w:szCs w:val="18"/>
              </w:rPr>
              <w:t xml:space="preserve">ine </w:t>
            </w:r>
            <w:r w:rsidR="00687CF2" w:rsidRPr="00D70213">
              <w:rPr>
                <w:rFonts w:asciiTheme="minorHAnsi" w:hAnsiTheme="minorHAnsi"/>
                <w:sz w:val="18"/>
                <w:szCs w:val="18"/>
              </w:rPr>
              <w:t>P</w:t>
            </w:r>
            <w:r w:rsidRPr="00D70213">
              <w:rPr>
                <w:rFonts w:asciiTheme="minorHAnsi" w:hAnsiTheme="minorHAnsi"/>
                <w:sz w:val="18"/>
                <w:szCs w:val="18"/>
              </w:rPr>
              <w:t>ressure (</w:t>
            </w:r>
            <w:proofErr w:type="spellStart"/>
            <w:r w:rsidRPr="00D70213">
              <w:rPr>
                <w:rFonts w:asciiTheme="minorHAnsi" w:hAnsiTheme="minorHAnsi"/>
                <w:sz w:val="18"/>
                <w:szCs w:val="18"/>
              </w:rPr>
              <w:t>P</w:t>
            </w:r>
            <w:r w:rsidRPr="00D70213">
              <w:rPr>
                <w:rFonts w:asciiTheme="minorHAnsi" w:hAnsiTheme="minorHAnsi"/>
                <w:sz w:val="18"/>
                <w:szCs w:val="18"/>
                <w:vertAlign w:val="subscript"/>
              </w:rPr>
              <w:t>suction</w:t>
            </w:r>
            <w:proofErr w:type="spellEnd"/>
            <w:r w:rsidRPr="00D70213">
              <w:rPr>
                <w:rFonts w:asciiTheme="minorHAnsi" w:hAnsiTheme="minorHAnsi"/>
                <w:sz w:val="18"/>
                <w:szCs w:val="18"/>
              </w:rPr>
              <w:t>) (</w:t>
            </w:r>
            <w:proofErr w:type="spellStart"/>
            <w:r w:rsidRPr="00D70213">
              <w:rPr>
                <w:rFonts w:asciiTheme="minorHAnsi" w:hAnsiTheme="minorHAnsi"/>
                <w:sz w:val="18"/>
                <w:szCs w:val="18"/>
              </w:rPr>
              <w:t>psig</w:t>
            </w:r>
            <w:proofErr w:type="spellEnd"/>
            <w:r w:rsidRPr="00D70213">
              <w:rPr>
                <w:rFonts w:asciiTheme="minorHAnsi" w:hAnsiTheme="minorHAnsi"/>
                <w:sz w:val="18"/>
                <w:szCs w:val="18"/>
              </w:rPr>
              <w:t>)</w:t>
            </w:r>
          </w:p>
        </w:tc>
        <w:tc>
          <w:tcPr>
            <w:tcW w:w="2500" w:type="pct"/>
            <w:vAlign w:val="center"/>
          </w:tcPr>
          <w:p w14:paraId="594A596A" w14:textId="77777777" w:rsidR="00786D26" w:rsidRPr="00D70213" w:rsidRDefault="00786D26" w:rsidP="00242D77">
            <w:pPr>
              <w:keepNext/>
              <w:spacing w:after="60"/>
              <w:rPr>
                <w:rFonts w:asciiTheme="minorHAnsi" w:hAnsiTheme="minorHAnsi"/>
                <w:sz w:val="18"/>
                <w:szCs w:val="18"/>
              </w:rPr>
            </w:pPr>
            <w:r w:rsidRPr="00D70213">
              <w:rPr>
                <w:rFonts w:asciiTheme="minorHAnsi" w:hAnsiTheme="minorHAnsi"/>
                <w:sz w:val="18"/>
                <w:szCs w:val="18"/>
              </w:rPr>
              <w:t>&lt;user entry, check range = 0 to 400&gt;</w:t>
            </w:r>
          </w:p>
        </w:tc>
      </w:tr>
      <w:tr w:rsidR="00786D26" w:rsidRPr="00D70213" w14:paraId="594A5970" w14:textId="77777777">
        <w:trPr>
          <w:trHeight w:val="360"/>
        </w:trPr>
        <w:tc>
          <w:tcPr>
            <w:tcW w:w="212" w:type="pct"/>
            <w:vAlign w:val="center"/>
          </w:tcPr>
          <w:p w14:paraId="594A596C" w14:textId="77777777" w:rsidR="00786D26" w:rsidRPr="00D70213" w:rsidRDefault="00786D26" w:rsidP="00242D77">
            <w:pPr>
              <w:keepNext/>
              <w:jc w:val="center"/>
              <w:rPr>
                <w:rFonts w:asciiTheme="minorHAnsi" w:hAnsiTheme="minorHAnsi"/>
                <w:sz w:val="18"/>
                <w:szCs w:val="18"/>
              </w:rPr>
            </w:pPr>
            <w:r w:rsidRPr="00D70213">
              <w:rPr>
                <w:rFonts w:asciiTheme="minorHAnsi" w:hAnsiTheme="minorHAnsi"/>
                <w:sz w:val="18"/>
                <w:szCs w:val="18"/>
              </w:rPr>
              <w:t>03</w:t>
            </w:r>
          </w:p>
        </w:tc>
        <w:tc>
          <w:tcPr>
            <w:tcW w:w="2288" w:type="pct"/>
            <w:vAlign w:val="center"/>
          </w:tcPr>
          <w:p w14:paraId="594A596D" w14:textId="501567B2" w:rsidR="00786D26" w:rsidRPr="00D70213" w:rsidRDefault="00786D26" w:rsidP="00687CF2">
            <w:pPr>
              <w:keepNext/>
              <w:rPr>
                <w:rFonts w:asciiTheme="minorHAnsi" w:hAnsiTheme="minorHAnsi"/>
                <w:sz w:val="18"/>
                <w:szCs w:val="18"/>
              </w:rPr>
            </w:pPr>
            <w:r w:rsidRPr="00D70213">
              <w:rPr>
                <w:rFonts w:asciiTheme="minorHAnsi" w:hAnsiTheme="minorHAnsi"/>
                <w:sz w:val="18"/>
                <w:szCs w:val="18"/>
              </w:rPr>
              <w:t xml:space="preserve">Evaporator </w:t>
            </w:r>
            <w:r w:rsidR="00687CF2" w:rsidRPr="00D70213">
              <w:rPr>
                <w:rFonts w:asciiTheme="minorHAnsi" w:hAnsiTheme="minorHAnsi"/>
                <w:sz w:val="18"/>
                <w:szCs w:val="18"/>
              </w:rPr>
              <w:t>S</w:t>
            </w:r>
            <w:r w:rsidRPr="00D70213">
              <w:rPr>
                <w:rFonts w:asciiTheme="minorHAnsi" w:hAnsiTheme="minorHAnsi"/>
                <w:sz w:val="18"/>
                <w:szCs w:val="18"/>
              </w:rPr>
              <w:t xml:space="preserve">aturation </w:t>
            </w:r>
            <w:r w:rsidR="00687CF2" w:rsidRPr="00D70213">
              <w:rPr>
                <w:rFonts w:asciiTheme="minorHAnsi" w:hAnsiTheme="minorHAnsi"/>
                <w:sz w:val="18"/>
                <w:szCs w:val="18"/>
              </w:rPr>
              <w:t>T</w:t>
            </w:r>
            <w:r w:rsidRPr="00D70213">
              <w:rPr>
                <w:rFonts w:asciiTheme="minorHAnsi" w:hAnsiTheme="minorHAnsi"/>
                <w:sz w:val="18"/>
                <w:szCs w:val="18"/>
              </w:rPr>
              <w:t>emperature (</w:t>
            </w:r>
            <w:proofErr w:type="spellStart"/>
            <w:r w:rsidRPr="00D70213">
              <w:rPr>
                <w:rFonts w:asciiTheme="minorHAnsi" w:hAnsiTheme="minorHAnsi"/>
                <w:sz w:val="18"/>
                <w:szCs w:val="18"/>
              </w:rPr>
              <w:t>T</w:t>
            </w:r>
            <w:r w:rsidRPr="00D70213">
              <w:rPr>
                <w:rFonts w:asciiTheme="minorHAnsi" w:hAnsiTheme="minorHAnsi"/>
                <w:sz w:val="18"/>
                <w:szCs w:val="18"/>
                <w:vertAlign w:val="subscript"/>
              </w:rPr>
              <w:t>evaporator</w:t>
            </w:r>
            <w:proofErr w:type="spellEnd"/>
            <w:r w:rsidRPr="00D70213">
              <w:rPr>
                <w:rFonts w:asciiTheme="minorHAnsi" w:hAnsiTheme="minorHAnsi"/>
                <w:sz w:val="18"/>
                <w:szCs w:val="18"/>
              </w:rPr>
              <w:t>,</w:t>
            </w:r>
            <w:r w:rsidRPr="00D70213">
              <w:rPr>
                <w:rFonts w:asciiTheme="minorHAnsi" w:hAnsiTheme="minorHAnsi"/>
                <w:sz w:val="18"/>
                <w:szCs w:val="18"/>
                <w:vertAlign w:val="subscript"/>
              </w:rPr>
              <w:t xml:space="preserve"> sat</w:t>
            </w:r>
            <w:r w:rsidRPr="00D70213">
              <w:rPr>
                <w:rFonts w:asciiTheme="minorHAnsi" w:hAnsiTheme="minorHAnsi"/>
                <w:sz w:val="18"/>
                <w:szCs w:val="18"/>
              </w:rPr>
              <w:t xml:space="preserve">) </w:t>
            </w:r>
          </w:p>
          <w:p w14:paraId="594A596E" w14:textId="50B82907" w:rsidR="00786D26" w:rsidRPr="00D70213" w:rsidRDefault="00786D26" w:rsidP="00D60C60">
            <w:pPr>
              <w:keepNext/>
              <w:rPr>
                <w:rFonts w:asciiTheme="minorHAnsi" w:hAnsiTheme="minorHAnsi"/>
                <w:sz w:val="18"/>
                <w:szCs w:val="18"/>
              </w:rPr>
            </w:pPr>
            <w:r w:rsidRPr="00D70213">
              <w:rPr>
                <w:rFonts w:asciiTheme="minorHAnsi" w:hAnsiTheme="minorHAnsi"/>
                <w:sz w:val="18"/>
                <w:szCs w:val="18"/>
              </w:rPr>
              <w:t xml:space="preserve">from </w:t>
            </w:r>
            <w:r w:rsidR="00687CF2" w:rsidRPr="00D70213">
              <w:rPr>
                <w:rFonts w:asciiTheme="minorHAnsi" w:hAnsiTheme="minorHAnsi"/>
                <w:sz w:val="18"/>
                <w:szCs w:val="18"/>
              </w:rPr>
              <w:t>D</w:t>
            </w:r>
            <w:r w:rsidRPr="00D70213">
              <w:rPr>
                <w:rFonts w:asciiTheme="minorHAnsi" w:hAnsiTheme="minorHAnsi"/>
                <w:sz w:val="18"/>
                <w:szCs w:val="18"/>
              </w:rPr>
              <w:t xml:space="preserve">igital </w:t>
            </w:r>
            <w:r w:rsidR="00687CF2" w:rsidRPr="00D70213">
              <w:rPr>
                <w:rFonts w:asciiTheme="minorHAnsi" w:hAnsiTheme="minorHAnsi"/>
                <w:sz w:val="18"/>
                <w:szCs w:val="18"/>
              </w:rPr>
              <w:t>G</w:t>
            </w:r>
            <w:r w:rsidRPr="00D70213">
              <w:rPr>
                <w:rFonts w:asciiTheme="minorHAnsi" w:hAnsiTheme="minorHAnsi"/>
                <w:sz w:val="18"/>
                <w:szCs w:val="18"/>
              </w:rPr>
              <w:t>auge or P-T Table using line G02 (</w:t>
            </w:r>
            <w:r w:rsidR="00D60C60" w:rsidRPr="00D70213">
              <w:rPr>
                <w:rFonts w:asciiTheme="minorHAnsi" w:hAnsiTheme="minorHAnsi"/>
                <w:sz w:val="18"/>
                <w:szCs w:val="18"/>
              </w:rPr>
              <w:t>°</w:t>
            </w:r>
            <w:r w:rsidRPr="00D70213">
              <w:rPr>
                <w:rFonts w:asciiTheme="minorHAnsi" w:hAnsiTheme="minorHAnsi"/>
                <w:sz w:val="18"/>
                <w:szCs w:val="18"/>
              </w:rPr>
              <w:t>F)</w:t>
            </w:r>
          </w:p>
        </w:tc>
        <w:tc>
          <w:tcPr>
            <w:tcW w:w="2500" w:type="pct"/>
            <w:vAlign w:val="center"/>
          </w:tcPr>
          <w:p w14:paraId="594A596F" w14:textId="77777777" w:rsidR="00786D26" w:rsidRPr="00D70213" w:rsidRDefault="00786D26" w:rsidP="00242D77">
            <w:pPr>
              <w:keepNext/>
              <w:spacing w:after="60"/>
              <w:rPr>
                <w:rFonts w:asciiTheme="minorHAnsi" w:hAnsiTheme="minorHAnsi"/>
                <w:sz w:val="18"/>
                <w:szCs w:val="18"/>
              </w:rPr>
            </w:pPr>
            <w:r w:rsidRPr="00D70213">
              <w:rPr>
                <w:rFonts w:asciiTheme="minorHAnsi" w:hAnsiTheme="minorHAnsi"/>
                <w:sz w:val="18"/>
                <w:szCs w:val="18"/>
              </w:rPr>
              <w:t>&lt;user entry, check range = -40 to 150&gt;</w:t>
            </w:r>
          </w:p>
        </w:tc>
      </w:tr>
      <w:tr w:rsidR="00786D26" w:rsidRPr="00D70213" w14:paraId="594A5974" w14:textId="77777777">
        <w:trPr>
          <w:trHeight w:val="360"/>
        </w:trPr>
        <w:tc>
          <w:tcPr>
            <w:tcW w:w="212" w:type="pct"/>
            <w:vAlign w:val="center"/>
          </w:tcPr>
          <w:p w14:paraId="594A5971" w14:textId="77777777" w:rsidR="00786D26" w:rsidRPr="00D70213" w:rsidRDefault="00786D26" w:rsidP="00242D77">
            <w:pPr>
              <w:keepNext/>
              <w:jc w:val="center"/>
              <w:rPr>
                <w:rFonts w:asciiTheme="minorHAnsi" w:hAnsiTheme="minorHAnsi"/>
                <w:sz w:val="18"/>
                <w:szCs w:val="18"/>
              </w:rPr>
            </w:pPr>
            <w:r w:rsidRPr="00D70213">
              <w:rPr>
                <w:rFonts w:asciiTheme="minorHAnsi" w:hAnsiTheme="minorHAnsi"/>
                <w:sz w:val="18"/>
                <w:szCs w:val="18"/>
              </w:rPr>
              <w:t>04</w:t>
            </w:r>
          </w:p>
        </w:tc>
        <w:tc>
          <w:tcPr>
            <w:tcW w:w="2288" w:type="pct"/>
            <w:vAlign w:val="center"/>
          </w:tcPr>
          <w:p w14:paraId="594A5972" w14:textId="440AC889" w:rsidR="00786D26" w:rsidRPr="00D70213" w:rsidRDefault="00786D26" w:rsidP="00D60C60">
            <w:pPr>
              <w:keepNext/>
              <w:rPr>
                <w:rFonts w:asciiTheme="minorHAnsi" w:hAnsiTheme="minorHAnsi"/>
                <w:sz w:val="18"/>
                <w:szCs w:val="18"/>
              </w:rPr>
            </w:pPr>
            <w:r w:rsidRPr="00D70213">
              <w:rPr>
                <w:rFonts w:asciiTheme="minorHAnsi" w:hAnsiTheme="minorHAnsi"/>
                <w:sz w:val="18"/>
                <w:szCs w:val="18"/>
              </w:rPr>
              <w:t>Measured Superheat (Line G01 – Line G03) (</w:t>
            </w:r>
            <w:r w:rsidR="00D60C60" w:rsidRPr="00D70213">
              <w:rPr>
                <w:rFonts w:asciiTheme="minorHAnsi" w:hAnsiTheme="minorHAnsi"/>
                <w:sz w:val="18"/>
                <w:szCs w:val="18"/>
              </w:rPr>
              <w:t>°</w:t>
            </w:r>
            <w:r w:rsidRPr="00D70213">
              <w:rPr>
                <w:rFonts w:asciiTheme="minorHAnsi" w:hAnsiTheme="minorHAnsi"/>
                <w:sz w:val="18"/>
                <w:szCs w:val="18"/>
              </w:rPr>
              <w:t>F)</w:t>
            </w:r>
          </w:p>
        </w:tc>
        <w:tc>
          <w:tcPr>
            <w:tcW w:w="2500" w:type="pct"/>
            <w:vAlign w:val="center"/>
          </w:tcPr>
          <w:p w14:paraId="594A5973" w14:textId="77777777" w:rsidR="00786D26" w:rsidRPr="00D70213" w:rsidRDefault="00786D26" w:rsidP="00242D77">
            <w:pPr>
              <w:keepNext/>
              <w:spacing w:after="60"/>
              <w:rPr>
                <w:rFonts w:asciiTheme="minorHAnsi" w:hAnsiTheme="minorHAnsi"/>
                <w:sz w:val="18"/>
                <w:szCs w:val="18"/>
              </w:rPr>
            </w:pPr>
            <w:r w:rsidRPr="00D70213">
              <w:rPr>
                <w:rFonts w:asciiTheme="minorHAnsi" w:hAnsiTheme="minorHAnsi"/>
                <w:sz w:val="18"/>
                <w:szCs w:val="18"/>
              </w:rPr>
              <w:t>&lt;&lt;temperature, calculated, Line G01 – Line G03&gt;&gt;</w:t>
            </w:r>
          </w:p>
        </w:tc>
      </w:tr>
      <w:tr w:rsidR="00786D26" w:rsidRPr="00D70213" w14:paraId="594A5978" w14:textId="77777777">
        <w:trPr>
          <w:trHeight w:val="360"/>
        </w:trPr>
        <w:tc>
          <w:tcPr>
            <w:tcW w:w="212" w:type="pct"/>
            <w:vAlign w:val="center"/>
          </w:tcPr>
          <w:p w14:paraId="594A5975" w14:textId="77777777" w:rsidR="00786D26" w:rsidRPr="00D70213" w:rsidDel="00C76C40" w:rsidRDefault="00786D26" w:rsidP="00242D77">
            <w:pPr>
              <w:keepNext/>
              <w:jc w:val="center"/>
              <w:rPr>
                <w:rFonts w:asciiTheme="minorHAnsi" w:hAnsiTheme="minorHAnsi"/>
                <w:sz w:val="18"/>
                <w:szCs w:val="18"/>
              </w:rPr>
            </w:pPr>
            <w:r w:rsidRPr="00D70213">
              <w:rPr>
                <w:rFonts w:asciiTheme="minorHAnsi" w:hAnsiTheme="minorHAnsi"/>
                <w:sz w:val="18"/>
                <w:szCs w:val="18"/>
              </w:rPr>
              <w:t>05</w:t>
            </w:r>
          </w:p>
        </w:tc>
        <w:tc>
          <w:tcPr>
            <w:tcW w:w="2288" w:type="pct"/>
            <w:vAlign w:val="center"/>
          </w:tcPr>
          <w:p w14:paraId="594A5976" w14:textId="6CBC052F" w:rsidR="00786D26" w:rsidRPr="00D70213" w:rsidRDefault="00786D26" w:rsidP="00D60C60">
            <w:pPr>
              <w:keepNext/>
              <w:rPr>
                <w:rFonts w:asciiTheme="minorHAnsi" w:hAnsiTheme="minorHAnsi"/>
                <w:sz w:val="18"/>
                <w:szCs w:val="18"/>
              </w:rPr>
            </w:pPr>
            <w:r w:rsidRPr="00D70213">
              <w:rPr>
                <w:rFonts w:asciiTheme="minorHAnsi" w:hAnsiTheme="minorHAnsi"/>
                <w:sz w:val="18"/>
                <w:szCs w:val="18"/>
              </w:rPr>
              <w:t xml:space="preserve">Measured Superheat (Line G04) is between </w:t>
            </w:r>
            <w:r w:rsidR="00763849" w:rsidRPr="00D70213">
              <w:rPr>
                <w:rFonts w:asciiTheme="minorHAnsi" w:hAnsiTheme="minorHAnsi"/>
                <w:sz w:val="18"/>
                <w:szCs w:val="18"/>
              </w:rPr>
              <w:t>3</w:t>
            </w:r>
            <w:r w:rsidR="00D60C60" w:rsidRPr="00D70213">
              <w:rPr>
                <w:rFonts w:asciiTheme="minorHAnsi" w:hAnsiTheme="minorHAnsi"/>
                <w:sz w:val="18"/>
                <w:szCs w:val="18"/>
              </w:rPr>
              <w:t>°F</w:t>
            </w:r>
            <w:r w:rsidRPr="00D70213">
              <w:rPr>
                <w:rFonts w:asciiTheme="minorHAnsi" w:hAnsiTheme="minorHAnsi"/>
                <w:sz w:val="18"/>
                <w:szCs w:val="18"/>
              </w:rPr>
              <w:t xml:space="preserve"> and 2</w:t>
            </w:r>
            <w:r w:rsidR="00763849" w:rsidRPr="00D70213">
              <w:rPr>
                <w:rFonts w:asciiTheme="minorHAnsi" w:hAnsiTheme="minorHAnsi"/>
                <w:sz w:val="18"/>
                <w:szCs w:val="18"/>
              </w:rPr>
              <w:t>6</w:t>
            </w:r>
            <w:r w:rsidR="00D60C60" w:rsidRPr="00D70213">
              <w:rPr>
                <w:rFonts w:asciiTheme="minorHAnsi" w:hAnsiTheme="minorHAnsi"/>
                <w:sz w:val="18"/>
                <w:szCs w:val="18"/>
              </w:rPr>
              <w:t>°</w:t>
            </w:r>
            <w:r w:rsidRPr="00D70213">
              <w:rPr>
                <w:rFonts w:asciiTheme="minorHAnsi" w:hAnsiTheme="minorHAnsi"/>
                <w:sz w:val="18"/>
                <w:szCs w:val="18"/>
              </w:rPr>
              <w:t xml:space="preserve"> F (inclusive)</w:t>
            </w:r>
          </w:p>
        </w:tc>
        <w:tc>
          <w:tcPr>
            <w:tcW w:w="2500" w:type="pct"/>
          </w:tcPr>
          <w:p w14:paraId="594A5977" w14:textId="77777777" w:rsidR="00786D26" w:rsidRPr="00D70213" w:rsidRDefault="00786D26" w:rsidP="00242D77">
            <w:pPr>
              <w:keepNext/>
              <w:spacing w:after="60"/>
              <w:rPr>
                <w:rFonts w:asciiTheme="minorHAnsi" w:hAnsiTheme="minorHAnsi"/>
                <w:sz w:val="18"/>
                <w:szCs w:val="18"/>
              </w:rPr>
            </w:pPr>
            <w:r w:rsidRPr="00D70213">
              <w:rPr>
                <w:rFonts w:asciiTheme="minorHAnsi" w:hAnsiTheme="minorHAnsi"/>
                <w:sz w:val="18"/>
                <w:szCs w:val="18"/>
              </w:rPr>
              <w:t xml:space="preserve">&lt;&lt;if  </w:t>
            </w:r>
            <w:r w:rsidR="00763849" w:rsidRPr="00D70213">
              <w:rPr>
                <w:rFonts w:asciiTheme="minorHAnsi" w:hAnsiTheme="minorHAnsi"/>
                <w:sz w:val="18"/>
                <w:szCs w:val="18"/>
              </w:rPr>
              <w:t>3</w:t>
            </w:r>
            <w:r w:rsidRPr="00D70213">
              <w:rPr>
                <w:rFonts w:asciiTheme="minorHAnsi" w:hAnsiTheme="minorHAnsi"/>
                <w:sz w:val="18"/>
                <w:szCs w:val="18"/>
              </w:rPr>
              <w:t xml:space="preserve"> </w:t>
            </w:r>
            <w:r w:rsidRPr="00D70213">
              <w:rPr>
                <w:rFonts w:asciiTheme="minorHAnsi" w:hAnsiTheme="minorHAnsi"/>
                <w:sz w:val="18"/>
                <w:szCs w:val="18"/>
              </w:rPr>
              <w:sym w:font="Symbol" w:char="F0A3"/>
            </w:r>
            <w:r w:rsidRPr="00D70213">
              <w:rPr>
                <w:rFonts w:asciiTheme="minorHAnsi" w:hAnsiTheme="minorHAnsi"/>
                <w:sz w:val="18"/>
                <w:szCs w:val="18"/>
              </w:rPr>
              <w:t xml:space="preserve"> G04 </w:t>
            </w:r>
            <w:r w:rsidRPr="00D70213">
              <w:rPr>
                <w:rFonts w:asciiTheme="minorHAnsi" w:hAnsiTheme="minorHAnsi"/>
                <w:sz w:val="18"/>
                <w:szCs w:val="18"/>
              </w:rPr>
              <w:sym w:font="Symbol" w:char="F0A3"/>
            </w:r>
            <w:r w:rsidRPr="00D70213">
              <w:rPr>
                <w:rFonts w:asciiTheme="minorHAnsi" w:hAnsiTheme="minorHAnsi"/>
                <w:sz w:val="18"/>
                <w:szCs w:val="18"/>
              </w:rPr>
              <w:t xml:space="preserve"> 2</w:t>
            </w:r>
            <w:r w:rsidR="00763849" w:rsidRPr="00D70213">
              <w:rPr>
                <w:rFonts w:asciiTheme="minorHAnsi" w:hAnsiTheme="minorHAnsi"/>
                <w:sz w:val="18"/>
                <w:szCs w:val="18"/>
              </w:rPr>
              <w:t>6</w:t>
            </w:r>
            <w:r w:rsidRPr="00D70213">
              <w:rPr>
                <w:rFonts w:asciiTheme="minorHAnsi" w:hAnsiTheme="minorHAnsi"/>
                <w:sz w:val="18"/>
                <w:szCs w:val="18"/>
              </w:rPr>
              <w:t xml:space="preserve"> then display text “Passes CEC requirement”&gt;&gt;</w:t>
            </w:r>
          </w:p>
        </w:tc>
      </w:tr>
      <w:tr w:rsidR="00786D26" w:rsidRPr="00D70213" w14:paraId="594A597C" w14:textId="77777777">
        <w:trPr>
          <w:trHeight w:val="360"/>
        </w:trPr>
        <w:tc>
          <w:tcPr>
            <w:tcW w:w="212" w:type="pct"/>
            <w:vAlign w:val="center"/>
          </w:tcPr>
          <w:p w14:paraId="594A5979" w14:textId="77777777" w:rsidR="00786D26" w:rsidRPr="00D70213" w:rsidRDefault="00786D26" w:rsidP="00242D77">
            <w:pPr>
              <w:keepNext/>
              <w:jc w:val="center"/>
              <w:rPr>
                <w:rFonts w:asciiTheme="minorHAnsi" w:hAnsiTheme="minorHAnsi"/>
                <w:sz w:val="18"/>
                <w:szCs w:val="18"/>
              </w:rPr>
            </w:pPr>
            <w:r w:rsidRPr="00D70213">
              <w:rPr>
                <w:rFonts w:asciiTheme="minorHAnsi" w:hAnsiTheme="minorHAnsi"/>
                <w:sz w:val="18"/>
                <w:szCs w:val="18"/>
              </w:rPr>
              <w:t>06</w:t>
            </w:r>
          </w:p>
        </w:tc>
        <w:tc>
          <w:tcPr>
            <w:tcW w:w="2288" w:type="pct"/>
            <w:vAlign w:val="center"/>
          </w:tcPr>
          <w:p w14:paraId="594A597A" w14:textId="041FDEFA" w:rsidR="00786D26" w:rsidRPr="00D70213" w:rsidRDefault="00786D26" w:rsidP="00687CF2">
            <w:pPr>
              <w:keepNext/>
              <w:rPr>
                <w:rFonts w:asciiTheme="minorHAnsi" w:hAnsiTheme="minorHAnsi"/>
                <w:sz w:val="18"/>
                <w:szCs w:val="18"/>
              </w:rPr>
            </w:pPr>
            <w:r w:rsidRPr="00D70213">
              <w:rPr>
                <w:rFonts w:asciiTheme="minorHAnsi" w:hAnsiTheme="minorHAnsi"/>
                <w:sz w:val="18"/>
                <w:szCs w:val="18"/>
              </w:rPr>
              <w:t xml:space="preserve">Measured Superheat (Line G04) is within </w:t>
            </w:r>
            <w:r w:rsidR="00687CF2" w:rsidRPr="00D70213">
              <w:rPr>
                <w:rFonts w:asciiTheme="minorHAnsi" w:hAnsiTheme="minorHAnsi"/>
                <w:sz w:val="18"/>
                <w:szCs w:val="18"/>
              </w:rPr>
              <w:t>M</w:t>
            </w:r>
            <w:r w:rsidRPr="00D70213">
              <w:rPr>
                <w:rFonts w:asciiTheme="minorHAnsi" w:hAnsiTheme="minorHAnsi"/>
                <w:sz w:val="18"/>
                <w:szCs w:val="18"/>
              </w:rPr>
              <w:t xml:space="preserve">anufacturer’s </w:t>
            </w:r>
            <w:r w:rsidR="00687CF2" w:rsidRPr="00D70213">
              <w:rPr>
                <w:rFonts w:asciiTheme="minorHAnsi" w:hAnsiTheme="minorHAnsi"/>
                <w:sz w:val="18"/>
                <w:szCs w:val="18"/>
              </w:rPr>
              <w:t>S</w:t>
            </w:r>
            <w:r w:rsidRPr="00D70213">
              <w:rPr>
                <w:rFonts w:asciiTheme="minorHAnsi" w:hAnsiTheme="minorHAnsi"/>
                <w:sz w:val="18"/>
                <w:szCs w:val="18"/>
              </w:rPr>
              <w:t xml:space="preserve">pecifications </w:t>
            </w:r>
            <w:r w:rsidR="00D60C60" w:rsidRPr="00D70213">
              <w:rPr>
                <w:rFonts w:asciiTheme="minorHAnsi" w:hAnsiTheme="minorHAnsi"/>
                <w:sz w:val="18"/>
                <w:szCs w:val="18"/>
              </w:rPr>
              <w:t>(</w:t>
            </w:r>
            <w:r w:rsidRPr="00D70213">
              <w:rPr>
                <w:rFonts w:asciiTheme="minorHAnsi" w:hAnsiTheme="minorHAnsi"/>
                <w:sz w:val="18"/>
                <w:szCs w:val="18"/>
              </w:rPr>
              <w:t>if known</w:t>
            </w:r>
            <w:r w:rsidR="00D60C60" w:rsidRPr="00D70213">
              <w:rPr>
                <w:rFonts w:asciiTheme="minorHAnsi" w:hAnsiTheme="minorHAnsi"/>
                <w:sz w:val="18"/>
                <w:szCs w:val="18"/>
              </w:rPr>
              <w:t>)</w:t>
            </w:r>
          </w:p>
        </w:tc>
        <w:tc>
          <w:tcPr>
            <w:tcW w:w="2500" w:type="pct"/>
          </w:tcPr>
          <w:p w14:paraId="594A597B" w14:textId="77777777" w:rsidR="00786D26" w:rsidRPr="00D70213" w:rsidRDefault="00786D26" w:rsidP="00242D77">
            <w:pPr>
              <w:keepNext/>
              <w:spacing w:after="60"/>
              <w:rPr>
                <w:rFonts w:asciiTheme="minorHAnsi" w:hAnsiTheme="minorHAnsi"/>
                <w:sz w:val="18"/>
                <w:szCs w:val="18"/>
              </w:rPr>
            </w:pPr>
            <w:r w:rsidRPr="00D70213">
              <w:rPr>
                <w:rFonts w:asciiTheme="minorHAnsi" w:hAnsiTheme="minorHAnsi"/>
                <w:sz w:val="18"/>
                <w:szCs w:val="18"/>
              </w:rPr>
              <w:t>&lt;&lt;user entry, choose “Not known”, “Yes, documentation to be provided upon request”, or “No”&gt;&gt;</w:t>
            </w:r>
          </w:p>
        </w:tc>
      </w:tr>
      <w:tr w:rsidR="00786D26" w:rsidRPr="00D70213" w14:paraId="594A597F" w14:textId="77777777">
        <w:trPr>
          <w:trHeight w:val="360"/>
        </w:trPr>
        <w:tc>
          <w:tcPr>
            <w:tcW w:w="212" w:type="pct"/>
            <w:vAlign w:val="center"/>
          </w:tcPr>
          <w:p w14:paraId="594A597D" w14:textId="77777777" w:rsidR="00786D26" w:rsidRPr="00D70213" w:rsidRDefault="00786D26" w:rsidP="00242D77">
            <w:pPr>
              <w:keepNext/>
              <w:jc w:val="center"/>
              <w:rPr>
                <w:rFonts w:asciiTheme="minorHAnsi" w:hAnsiTheme="minorHAnsi"/>
                <w:sz w:val="18"/>
                <w:szCs w:val="18"/>
              </w:rPr>
            </w:pPr>
            <w:r w:rsidRPr="00D70213">
              <w:rPr>
                <w:rFonts w:asciiTheme="minorHAnsi" w:hAnsiTheme="minorHAnsi"/>
                <w:sz w:val="18"/>
                <w:szCs w:val="18"/>
              </w:rPr>
              <w:t>07</w:t>
            </w:r>
          </w:p>
        </w:tc>
        <w:tc>
          <w:tcPr>
            <w:tcW w:w="4788" w:type="pct"/>
            <w:gridSpan w:val="2"/>
          </w:tcPr>
          <w:p w14:paraId="594A597E" w14:textId="77777777" w:rsidR="00786D26" w:rsidRPr="00D70213" w:rsidRDefault="00786D26" w:rsidP="00687CF2">
            <w:pPr>
              <w:keepNext/>
              <w:rPr>
                <w:rFonts w:asciiTheme="minorHAnsi" w:hAnsiTheme="minorHAnsi"/>
                <w:sz w:val="18"/>
                <w:szCs w:val="18"/>
              </w:rPr>
            </w:pPr>
            <w:r w:rsidRPr="00D70213">
              <w:rPr>
                <w:rFonts w:asciiTheme="minorHAnsi" w:hAnsiTheme="minorHAnsi"/>
                <w:sz w:val="18"/>
                <w:szCs w:val="18"/>
              </w:rPr>
              <w:t>Compliance Statement: &lt;&lt; If G05 = “Passes CEC requirement” and G06 = “Not known”, or G06 = “Yes, documentation to be provided upon request”, then display text: “Metering Device Verification Passes”</w:t>
            </w:r>
          </w:p>
        </w:tc>
      </w:tr>
    </w:tbl>
    <w:p w14:paraId="594A5980" w14:textId="77777777" w:rsidR="00786D26" w:rsidRPr="00D70213"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345A2E" w:rsidRPr="00D70213" w14:paraId="594A5983" w14:textId="77777777" w:rsidTr="000A1490">
        <w:trPr>
          <w:cantSplit/>
          <w:trHeight w:val="432"/>
        </w:trPr>
        <w:tc>
          <w:tcPr>
            <w:tcW w:w="5000" w:type="pct"/>
            <w:gridSpan w:val="2"/>
            <w:vAlign w:val="center"/>
          </w:tcPr>
          <w:p w14:paraId="594A5981" w14:textId="50CA6575" w:rsidR="00345A2E" w:rsidRPr="00D70213" w:rsidRDefault="00345A2E" w:rsidP="00687CF2">
            <w:pPr>
              <w:keepNext/>
              <w:rPr>
                <w:rFonts w:asciiTheme="minorHAnsi" w:hAnsiTheme="minorHAnsi"/>
                <w:b/>
                <w:szCs w:val="18"/>
              </w:rPr>
            </w:pPr>
            <w:r w:rsidRPr="00D70213">
              <w:rPr>
                <w:rFonts w:asciiTheme="minorHAnsi" w:hAnsiTheme="minorHAnsi"/>
                <w:b/>
                <w:szCs w:val="18"/>
              </w:rPr>
              <w:t>H. Determination of HERS Verification Compliance</w:t>
            </w:r>
          </w:p>
          <w:p w14:paraId="594A5982" w14:textId="4B72906E" w:rsidR="00345A2E" w:rsidRPr="00D70213" w:rsidRDefault="00131F1E" w:rsidP="00687CF2">
            <w:pPr>
              <w:keepNext/>
              <w:rPr>
                <w:rFonts w:asciiTheme="minorHAnsi" w:hAnsiTheme="minorHAnsi"/>
                <w:sz w:val="18"/>
                <w:szCs w:val="18"/>
              </w:rPr>
            </w:pPr>
            <w:r w:rsidRPr="00D70213">
              <w:rPr>
                <w:rFonts w:ascii="Calibri" w:hAnsi="Calibri"/>
                <w:sz w:val="18"/>
                <w:szCs w:val="18"/>
              </w:rPr>
              <w:t>&lt;&lt;Static Text - see the top&gt;&gt;</w:t>
            </w:r>
          </w:p>
        </w:tc>
      </w:tr>
      <w:tr w:rsidR="00345A2E" w:rsidRPr="00D70213" w14:paraId="594A5986" w14:textId="77777777" w:rsidTr="00687CF2">
        <w:trPr>
          <w:cantSplit/>
          <w:trHeight w:val="432"/>
        </w:trPr>
        <w:tc>
          <w:tcPr>
            <w:tcW w:w="253" w:type="pct"/>
            <w:vAlign w:val="center"/>
          </w:tcPr>
          <w:p w14:paraId="594A5984" w14:textId="77777777" w:rsidR="00345A2E" w:rsidRPr="00D70213" w:rsidDel="00C76C40" w:rsidRDefault="00345A2E" w:rsidP="00687CF2">
            <w:pPr>
              <w:keepNext/>
              <w:jc w:val="center"/>
              <w:rPr>
                <w:rFonts w:asciiTheme="minorHAnsi" w:hAnsiTheme="minorHAnsi"/>
                <w:sz w:val="18"/>
                <w:szCs w:val="18"/>
              </w:rPr>
            </w:pPr>
            <w:r w:rsidRPr="00D70213">
              <w:rPr>
                <w:rFonts w:asciiTheme="minorHAnsi" w:hAnsiTheme="minorHAnsi"/>
                <w:sz w:val="18"/>
                <w:szCs w:val="18"/>
              </w:rPr>
              <w:t>01</w:t>
            </w:r>
          </w:p>
        </w:tc>
        <w:tc>
          <w:tcPr>
            <w:tcW w:w="4747" w:type="pct"/>
            <w:vAlign w:val="center"/>
          </w:tcPr>
          <w:p w14:paraId="594A5985" w14:textId="7FA32C37" w:rsidR="00345A2E" w:rsidRPr="00D70213" w:rsidRDefault="00345A2E" w:rsidP="007F6A28">
            <w:pPr>
              <w:keepNext/>
              <w:spacing w:after="60"/>
              <w:rPr>
                <w:rFonts w:asciiTheme="minorHAnsi" w:hAnsiTheme="minorHAnsi"/>
                <w:sz w:val="18"/>
                <w:szCs w:val="18"/>
              </w:rPr>
            </w:pPr>
            <w:r w:rsidRPr="00D70213">
              <w:rPr>
                <w:rFonts w:asciiTheme="minorHAnsi" w:hAnsiTheme="minorHAnsi"/>
                <w:sz w:val="18"/>
                <w:szCs w:val="18"/>
              </w:rPr>
              <w:t>&lt;&lt;if C03 and C04=calibration is current; and D01≠ System does not comply; andE02≠ System does not comp</w:t>
            </w:r>
            <w:r w:rsidR="007F6A28" w:rsidRPr="00D70213">
              <w:rPr>
                <w:rFonts w:asciiTheme="minorHAnsi" w:hAnsiTheme="minorHAnsi"/>
                <w:sz w:val="18"/>
                <w:szCs w:val="18"/>
              </w:rPr>
              <w:t>ly; and F09=</w:t>
            </w:r>
            <w:r w:rsidRPr="00D70213">
              <w:rPr>
                <w:rFonts w:asciiTheme="minorHAnsi" w:hAnsiTheme="minorHAnsi"/>
                <w:sz w:val="18"/>
                <w:szCs w:val="18"/>
              </w:rPr>
              <w:t xml:space="preserve"> System </w:t>
            </w:r>
            <w:r w:rsidR="007F6A28" w:rsidRPr="00D70213">
              <w:rPr>
                <w:rFonts w:asciiTheme="minorHAnsi" w:hAnsiTheme="minorHAnsi"/>
                <w:sz w:val="18"/>
                <w:szCs w:val="18"/>
              </w:rPr>
              <w:t>complies with Subcooling Method</w:t>
            </w:r>
            <w:r w:rsidRPr="00D70213">
              <w:rPr>
                <w:rFonts w:asciiTheme="minorHAnsi" w:hAnsiTheme="minorHAnsi"/>
                <w:sz w:val="18"/>
                <w:szCs w:val="18"/>
              </w:rPr>
              <w:t xml:space="preserve">; </w:t>
            </w:r>
            <w:r w:rsidR="006B6908" w:rsidRPr="00D70213">
              <w:rPr>
                <w:rFonts w:asciiTheme="minorHAnsi" w:hAnsiTheme="minorHAnsi"/>
                <w:sz w:val="18"/>
                <w:szCs w:val="18"/>
              </w:rPr>
              <w:t xml:space="preserve">and G07= Metering Device Verification Passes; </w:t>
            </w:r>
            <w:r w:rsidR="00A209E9" w:rsidRPr="00D70213">
              <w:rPr>
                <w:rFonts w:asciiTheme="minorHAnsi" w:hAnsiTheme="minorHAnsi"/>
                <w:sz w:val="18"/>
                <w:szCs w:val="18"/>
              </w:rPr>
              <w:t>then display:</w:t>
            </w:r>
            <w:r w:rsidR="00631AF3" w:rsidRPr="00D70213">
              <w:rPr>
                <w:rFonts w:asciiTheme="minorHAnsi" w:hAnsiTheme="minorHAnsi"/>
                <w:sz w:val="18"/>
                <w:szCs w:val="18"/>
              </w:rPr>
              <w:t xml:space="preserve">  Complies: All specified verification protocol requirements on this document are met;  else display: Does not comply: One or more specified verification protocol requirements on this document are not met </w:t>
            </w:r>
            <w:r w:rsidR="00A209E9" w:rsidRPr="00D70213">
              <w:rPr>
                <w:rFonts w:asciiTheme="minorHAnsi" w:hAnsiTheme="minorHAnsi"/>
                <w:sz w:val="18"/>
                <w:szCs w:val="18"/>
              </w:rPr>
              <w:t>&gt;&gt;</w:t>
            </w:r>
          </w:p>
        </w:tc>
      </w:tr>
    </w:tbl>
    <w:p w14:paraId="594A5987" w14:textId="77777777" w:rsidR="00786D26" w:rsidRPr="00D70213" w:rsidRDefault="00786D26" w:rsidP="00242D77">
      <w:pPr>
        <w:rPr>
          <w:rFonts w:asciiTheme="minorHAnsi" w:hAnsiTheme="minorHAnsi"/>
          <w:sz w:val="18"/>
          <w:szCs w:val="18"/>
        </w:rPr>
      </w:pPr>
    </w:p>
    <w:p w14:paraId="594A5988" w14:textId="18AC1FFC" w:rsidR="00345A2E" w:rsidRPr="00D70213" w:rsidRDefault="00345A2E">
      <w:pPr>
        <w:rPr>
          <w:rFonts w:asciiTheme="minorHAnsi" w:hAnsiTheme="minorHAnsi"/>
          <w:sz w:val="18"/>
          <w:szCs w:val="18"/>
        </w:rPr>
      </w:pPr>
    </w:p>
    <w:p w14:paraId="594A59B8" w14:textId="77777777" w:rsidR="00786D26" w:rsidRPr="00D70213" w:rsidRDefault="00786D26">
      <w:pPr>
        <w:rPr>
          <w:rFonts w:asciiTheme="minorHAnsi" w:hAnsiTheme="minorHAnsi"/>
          <w:sz w:val="18"/>
          <w:szCs w:val="18"/>
        </w:rPr>
      </w:pPr>
    </w:p>
    <w:sectPr w:rsidR="00786D26" w:rsidRPr="00D70213" w:rsidSect="00DF54E8">
      <w:headerReference w:type="default" r:id="rId1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7D628" w14:textId="77777777" w:rsidR="00732F93" w:rsidRDefault="00732F93">
      <w:r>
        <w:separator/>
      </w:r>
    </w:p>
  </w:endnote>
  <w:endnote w:type="continuationSeparator" w:id="0">
    <w:p w14:paraId="2343F0B6" w14:textId="77777777" w:rsidR="00732F93" w:rsidRDefault="00732F93">
      <w:r>
        <w:continuationSeparator/>
      </w:r>
    </w:p>
  </w:endnote>
  <w:endnote w:type="continuationNotice" w:id="1">
    <w:p w14:paraId="54736C5C" w14:textId="77777777" w:rsidR="00732F93" w:rsidRDefault="00732F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59D1" w14:textId="77777777" w:rsidR="0001333B" w:rsidRPr="00A404B1" w:rsidRDefault="0001333B" w:rsidP="00FB61C4">
    <w:pPr>
      <w:pStyle w:val="Footer"/>
    </w:pPr>
    <w:r w:rsidRPr="00A404B1">
      <w:t xml:space="preserve">Registration Number:                                                           Registration Date/Time:                                           HERS Provider:                       </w:t>
    </w:r>
  </w:p>
  <w:p w14:paraId="594A59D2" w14:textId="0272667B" w:rsidR="0001333B" w:rsidRPr="00A404B1" w:rsidRDefault="0001333B">
    <w:pPr>
      <w:pStyle w:val="Footer"/>
    </w:pPr>
    <w:r w:rsidRPr="00A404B1">
      <w:t>CA Building Energy Efficiency Standards - 20</w:t>
    </w:r>
    <w:r w:rsidR="0003203E">
      <w:t>22</w:t>
    </w:r>
    <w:r w:rsidRPr="00A404B1">
      <w:t xml:space="preserve"> </w:t>
    </w:r>
    <w:r w:rsidR="00131F1E">
      <w:t>Low-</w:t>
    </w:r>
    <w:r w:rsidR="000B5153">
      <w:t>R</w:t>
    </w:r>
    <w:r w:rsidR="00131F1E">
      <w:t>ise Multifamily</w:t>
    </w:r>
    <w:r w:rsidR="00131F1E" w:rsidRPr="00A404B1">
      <w:t xml:space="preserve"> </w:t>
    </w:r>
    <w:r w:rsidRPr="00A404B1">
      <w:t>Compliance</w:t>
    </w:r>
    <w:r w:rsidRPr="00A404B1">
      <w:tab/>
    </w:r>
    <w:r w:rsidR="00131F1E">
      <w:t>January</w:t>
    </w:r>
    <w:r w:rsidR="00131F1E" w:rsidRPr="00673D63">
      <w:t xml:space="preserve"> </w:t>
    </w:r>
    <w:r w:rsidR="006A604F" w:rsidRPr="00673D63">
      <w:t>20</w:t>
    </w:r>
    <w:r w:rsidR="0003203E">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59DA" w14:textId="5D6A72D5" w:rsidR="0001333B" w:rsidRPr="00A404B1" w:rsidRDefault="0001333B" w:rsidP="00FB61C4">
    <w:pPr>
      <w:pStyle w:val="Footer"/>
    </w:pPr>
    <w:r w:rsidRPr="00A404B1">
      <w:t>CA Building Energy Efficiency Standards - 20</w:t>
    </w:r>
    <w:r w:rsidR="0003203E">
      <w:t>22</w:t>
    </w:r>
    <w:r w:rsidRPr="00A404B1">
      <w:t xml:space="preserve"> </w:t>
    </w:r>
    <w:r w:rsidR="00131F1E">
      <w:t>Low-</w:t>
    </w:r>
    <w:r w:rsidR="000B5153">
      <w:t>R</w:t>
    </w:r>
    <w:r w:rsidR="00131F1E">
      <w:t>ise Multifamily</w:t>
    </w:r>
    <w:r w:rsidR="00131F1E" w:rsidRPr="00A404B1">
      <w:t xml:space="preserve"> </w:t>
    </w:r>
    <w:r w:rsidRPr="00A404B1">
      <w:t>Compliance</w:t>
    </w:r>
    <w:r w:rsidRPr="00A404B1">
      <w:tab/>
    </w:r>
    <w:r w:rsidR="00131F1E">
      <w:t>January</w:t>
    </w:r>
    <w:r w:rsidR="00131F1E" w:rsidRPr="00673D63">
      <w:t xml:space="preserve"> </w:t>
    </w:r>
    <w:r w:rsidR="006A604F" w:rsidRPr="00673D63">
      <w:t>20</w:t>
    </w:r>
    <w:r w:rsidR="0003203E">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9782C" w14:textId="77777777" w:rsidR="00732F93" w:rsidRDefault="00732F93">
      <w:r>
        <w:separator/>
      </w:r>
    </w:p>
  </w:footnote>
  <w:footnote w:type="continuationSeparator" w:id="0">
    <w:p w14:paraId="4763EB2E" w14:textId="77777777" w:rsidR="00732F93" w:rsidRDefault="00732F93">
      <w:r>
        <w:continuationSeparator/>
      </w:r>
    </w:p>
  </w:footnote>
  <w:footnote w:type="continuationNotice" w:id="1">
    <w:p w14:paraId="07465275" w14:textId="77777777" w:rsidR="00732F93" w:rsidRDefault="00732F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AF2F8" w14:textId="77777777" w:rsidR="00D61CBF" w:rsidRPr="00226A7A" w:rsidRDefault="00D61CBF" w:rsidP="00D61CBF">
    <w:pPr>
      <w:tabs>
        <w:tab w:val="center" w:pos="4320"/>
        <w:tab w:val="right" w:pos="8640"/>
      </w:tabs>
      <w:ind w:left="360"/>
      <w:jc w:val="center"/>
      <w:rPr>
        <w:rFonts w:ascii="Calibri" w:hAnsi="Calibri" w:cs="Calibri"/>
        <w:b/>
        <w:noProof/>
        <w:sz w:val="28"/>
        <w:szCs w:val="28"/>
      </w:rPr>
    </w:pPr>
    <w:r w:rsidRPr="00226A7A">
      <w:rPr>
        <w:rFonts w:ascii="Calibri" w:hAnsi="Calibri" w:cs="Calibri"/>
        <w:noProof/>
        <w:sz w:val="28"/>
        <w:szCs w:val="28"/>
      </w:rPr>
      <w:drawing>
        <wp:anchor distT="0" distB="0" distL="114300" distR="114300" simplePos="0" relativeHeight="251659264" behindDoc="0" locked="0" layoutInCell="1" allowOverlap="1" wp14:anchorId="200458B2" wp14:editId="61CB7669">
          <wp:simplePos x="0" y="0"/>
          <wp:positionH relativeFrom="column">
            <wp:posOffset>0</wp:posOffset>
          </wp:positionH>
          <wp:positionV relativeFrom="paragraph">
            <wp:posOffset>47625</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26A7A">
      <w:rPr>
        <w:rFonts w:ascii="Calibri" w:hAnsi="Calibri" w:cs="Calibri"/>
        <w:b/>
        <w:noProof/>
        <w:sz w:val="28"/>
        <w:szCs w:val="28"/>
      </w:rPr>
      <w:t>REFRIGERANT CHARGE VERIFICATION</w:t>
    </w:r>
  </w:p>
  <w:p w14:paraId="0C17E6F8" w14:textId="77777777" w:rsidR="00D61CBF" w:rsidRPr="00226A7A" w:rsidRDefault="00D61CBF" w:rsidP="00D61CBF">
    <w:pPr>
      <w:tabs>
        <w:tab w:val="center" w:pos="4320"/>
        <w:tab w:val="right" w:pos="8640"/>
      </w:tabs>
      <w:ind w:left="360"/>
      <w:rPr>
        <w:rFonts w:ascii="Arial" w:hAnsi="Arial" w:cs="Arial"/>
        <w:sz w:val="24"/>
        <w:szCs w:val="24"/>
      </w:rPr>
    </w:pPr>
    <w:r w:rsidRPr="00226A7A">
      <w:rPr>
        <w:rFonts w:ascii="Arial" w:hAnsi="Arial" w:cs="Arial"/>
        <w:sz w:val="24"/>
        <w:szCs w:val="24"/>
      </w:rPr>
      <w:ptab w:relativeTo="margin" w:alignment="center" w:leader="none"/>
    </w:r>
    <w:r w:rsidRPr="00226A7A">
      <w:rPr>
        <w:rFonts w:ascii="Arial" w:hAnsi="Arial" w:cs="Arial"/>
        <w:sz w:val="24"/>
        <w:szCs w:val="24"/>
      </w:rPr>
      <w:ptab w:relativeTo="margin" w:alignment="right" w:leader="none"/>
    </w:r>
    <w:r w:rsidRPr="00226A7A">
      <w:rPr>
        <w:rFonts w:ascii="Calibri" w:hAnsi="Calibri" w:cs="Calibri"/>
        <w:sz w:val="28"/>
        <w:szCs w:val="28"/>
      </w:rPr>
      <w:t>CEC-</w:t>
    </w:r>
    <w:r w:rsidRPr="00A664FF">
      <w:t xml:space="preserve"> </w:t>
    </w:r>
    <w:r w:rsidRPr="00A664FF">
      <w:rPr>
        <w:rFonts w:ascii="Calibri" w:hAnsi="Calibri" w:cs="Calibri"/>
        <w:sz w:val="28"/>
        <w:szCs w:val="28"/>
      </w:rPr>
      <w:t>LMCV-MCH-25-H</w:t>
    </w:r>
  </w:p>
  <w:p w14:paraId="0C046787" w14:textId="77777777" w:rsidR="00D61CBF" w:rsidRPr="00226A7A" w:rsidRDefault="00D61CBF" w:rsidP="00D61CBF">
    <w:pPr>
      <w:spacing w:after="160" w:line="259" w:lineRule="auto"/>
      <w:ind w:left="360"/>
      <w:rPr>
        <w:rFonts w:ascii="Calibri" w:eastAsia="Calibri" w:hAnsi="Calibri" w:cs="Calibri"/>
        <w:b/>
        <w:bCs/>
        <w:i/>
        <w:iCs/>
        <w:sz w:val="28"/>
        <w:szCs w:val="28"/>
      </w:rPr>
    </w:pPr>
    <w:r w:rsidRPr="00226A7A">
      <w:rPr>
        <w:rFonts w:ascii="Arial" w:eastAsia="Calibri" w:hAnsi="Arial" w:cs="Arial"/>
        <w:sz w:val="24"/>
        <w:szCs w:val="22"/>
      </w:rPr>
      <w:ptab w:relativeTo="margin" w:alignment="center" w:leader="none"/>
    </w:r>
    <w:r w:rsidRPr="00226A7A">
      <w:rPr>
        <w:rFonts w:ascii="Calibri" w:eastAsia="Calibri" w:hAnsi="Calibri" w:cs="Calibri"/>
        <w:b/>
        <w:bCs/>
        <w:i/>
        <w:iCs/>
        <w:sz w:val="28"/>
        <w:szCs w:val="28"/>
      </w:rPr>
      <w:t>SAMPLE FORM – NOT VALID FOR SUBMISSION TO BUILDING DEPARTMENTS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01333B" w:rsidRPr="00F85124" w14:paraId="594A59D5" w14:textId="77777777">
      <w:trPr>
        <w:cantSplit/>
        <w:trHeight w:val="288"/>
      </w:trPr>
      <w:tc>
        <w:tcPr>
          <w:tcW w:w="4016" w:type="pct"/>
          <w:gridSpan w:val="2"/>
          <w:tcBorders>
            <w:right w:val="nil"/>
          </w:tcBorders>
          <w:vAlign w:val="center"/>
        </w:tcPr>
        <w:p w14:paraId="594A59D3" w14:textId="77777777" w:rsidR="0001333B" w:rsidRDefault="0001333B">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594A59D4" w14:textId="69EF77B7" w:rsidR="0001333B" w:rsidRPr="00962907" w:rsidRDefault="0092471A" w:rsidP="00BA34B9">
          <w:pPr>
            <w:pStyle w:val="Heading1"/>
            <w:jc w:val="right"/>
            <w:rPr>
              <w:rFonts w:ascii="Calibri" w:hAnsi="Calibri"/>
              <w:b w:val="0"/>
              <w:bCs/>
              <w:sz w:val="20"/>
            </w:rPr>
          </w:pPr>
          <w:r>
            <w:rPr>
              <w:rFonts w:ascii="Calibri" w:hAnsi="Calibri"/>
              <w:b w:val="0"/>
              <w:bCs/>
              <w:sz w:val="20"/>
            </w:rPr>
            <w:t>LMCC</w:t>
          </w:r>
          <w:r w:rsidR="0001333B" w:rsidRPr="00962907">
            <w:rPr>
              <w:rFonts w:ascii="Calibri" w:hAnsi="Calibri"/>
              <w:b w:val="0"/>
              <w:bCs/>
              <w:sz w:val="20"/>
            </w:rPr>
            <w:t>-MCH-25-H</w:t>
          </w:r>
        </w:p>
      </w:tc>
    </w:tr>
    <w:tr w:rsidR="0001333B" w:rsidRPr="00F85124" w14:paraId="594A59D8" w14:textId="77777777">
      <w:trPr>
        <w:cantSplit/>
        <w:trHeight w:val="288"/>
      </w:trPr>
      <w:tc>
        <w:tcPr>
          <w:tcW w:w="2500" w:type="pct"/>
          <w:tcBorders>
            <w:right w:val="nil"/>
          </w:tcBorders>
        </w:tcPr>
        <w:p w14:paraId="594A59D6" w14:textId="77777777" w:rsidR="0001333B" w:rsidRPr="00962907" w:rsidRDefault="0001333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b</w:t>
          </w:r>
        </w:p>
      </w:tc>
      <w:tc>
        <w:tcPr>
          <w:tcW w:w="2500" w:type="pct"/>
          <w:gridSpan w:val="2"/>
          <w:tcBorders>
            <w:left w:val="nil"/>
          </w:tcBorders>
        </w:tcPr>
        <w:p w14:paraId="594A59D7" w14:textId="28E45E5E" w:rsidR="0001333B" w:rsidRPr="00962907" w:rsidRDefault="0001333B"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C4168F" w:rsidRPr="00C4168F">
            <w:rPr>
              <w:rFonts w:ascii="Calibri" w:hAnsi="Calibri"/>
              <w:bCs/>
              <w:noProof/>
            </w:rPr>
            <w:t>3</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8019D">
            <w:rPr>
              <w:rFonts w:ascii="Calibri" w:hAnsi="Calibri"/>
              <w:bCs/>
              <w:noProof/>
            </w:rPr>
            <w:t>3</w:t>
          </w:r>
          <w:r>
            <w:rPr>
              <w:rFonts w:ascii="Calibri" w:hAnsi="Calibri"/>
              <w:bCs/>
              <w:noProof/>
            </w:rPr>
            <w:fldChar w:fldCharType="end"/>
          </w:r>
          <w:r w:rsidRPr="00962907">
            <w:rPr>
              <w:rFonts w:ascii="Calibri" w:hAnsi="Calibri"/>
              <w:bCs/>
            </w:rPr>
            <w:t>)</w:t>
          </w:r>
        </w:p>
      </w:tc>
    </w:tr>
  </w:tbl>
  <w:p w14:paraId="594A59D9" w14:textId="77777777" w:rsidR="0001333B" w:rsidRDefault="0001333B"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01333B" w:rsidRPr="00F85124" w14:paraId="594A59DD" w14:textId="77777777">
      <w:trPr>
        <w:cantSplit/>
        <w:trHeight w:val="288"/>
      </w:trPr>
      <w:tc>
        <w:tcPr>
          <w:tcW w:w="4016" w:type="pct"/>
          <w:gridSpan w:val="2"/>
          <w:tcBorders>
            <w:right w:val="nil"/>
          </w:tcBorders>
          <w:vAlign w:val="center"/>
        </w:tcPr>
        <w:p w14:paraId="594A59DB" w14:textId="77777777" w:rsidR="0001333B" w:rsidRDefault="0001333B">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594A59DC" w14:textId="5B48F113" w:rsidR="0001333B" w:rsidRPr="00962907" w:rsidRDefault="0092471A" w:rsidP="00BA34B9">
          <w:pPr>
            <w:pStyle w:val="Heading1"/>
            <w:jc w:val="right"/>
            <w:rPr>
              <w:rFonts w:ascii="Calibri" w:hAnsi="Calibri"/>
              <w:b w:val="0"/>
              <w:bCs/>
              <w:sz w:val="20"/>
            </w:rPr>
          </w:pPr>
          <w:r>
            <w:rPr>
              <w:rFonts w:ascii="Calibri" w:hAnsi="Calibri"/>
              <w:b w:val="0"/>
              <w:bCs/>
              <w:sz w:val="20"/>
            </w:rPr>
            <w:t>LMCC</w:t>
          </w:r>
          <w:r w:rsidR="0001333B" w:rsidRPr="00962907">
            <w:rPr>
              <w:rFonts w:ascii="Calibri" w:hAnsi="Calibri"/>
              <w:b w:val="0"/>
              <w:bCs/>
              <w:sz w:val="20"/>
            </w:rPr>
            <w:t>-MCH-25-H</w:t>
          </w:r>
        </w:p>
      </w:tc>
    </w:tr>
    <w:tr w:rsidR="0001333B" w:rsidRPr="00F85124" w14:paraId="594A59E0" w14:textId="77777777">
      <w:trPr>
        <w:cantSplit/>
        <w:trHeight w:val="288"/>
      </w:trPr>
      <w:tc>
        <w:tcPr>
          <w:tcW w:w="2500" w:type="pct"/>
          <w:tcBorders>
            <w:right w:val="nil"/>
          </w:tcBorders>
        </w:tcPr>
        <w:p w14:paraId="594A59DE" w14:textId="77777777" w:rsidR="0001333B" w:rsidRPr="00962907" w:rsidRDefault="0001333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b</w:t>
          </w:r>
        </w:p>
      </w:tc>
      <w:tc>
        <w:tcPr>
          <w:tcW w:w="2500" w:type="pct"/>
          <w:gridSpan w:val="2"/>
          <w:tcBorders>
            <w:left w:val="nil"/>
          </w:tcBorders>
        </w:tcPr>
        <w:p w14:paraId="594A59DF" w14:textId="52326875" w:rsidR="0001333B" w:rsidRPr="00962907" w:rsidRDefault="0001333B"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C4168F" w:rsidRPr="00C4168F">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8019D">
            <w:rPr>
              <w:rFonts w:ascii="Calibri" w:hAnsi="Calibri"/>
              <w:bCs/>
              <w:noProof/>
            </w:rPr>
            <w:t>5</w:t>
          </w:r>
          <w:r>
            <w:rPr>
              <w:rFonts w:ascii="Calibri" w:hAnsi="Calibri"/>
              <w:bCs/>
              <w:noProof/>
            </w:rPr>
            <w:fldChar w:fldCharType="end"/>
          </w:r>
          <w:r w:rsidRPr="00962907">
            <w:rPr>
              <w:rFonts w:ascii="Calibri" w:hAnsi="Calibri"/>
              <w:bCs/>
            </w:rPr>
            <w:t>)</w:t>
          </w:r>
        </w:p>
      </w:tc>
    </w:tr>
  </w:tbl>
  <w:p w14:paraId="594A59E1" w14:textId="77777777" w:rsidR="0001333B" w:rsidRDefault="0001333B"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7E6A18C8"/>
    <w:lvl w:ilvl="0" w:tplc="12D48D94">
      <w:start w:val="1"/>
      <w:numFmt w:val="decimal"/>
      <w:lvlText w:val="%1."/>
      <w:lvlJc w:val="left"/>
      <w:pPr>
        <w:ind w:left="720" w:hanging="360"/>
      </w:pPr>
      <w:rPr>
        <w:rFonts w:ascii="Calibri" w:eastAsia="Times New Roman" w:hAnsi="Calibri" w:cs="Times New Roman" w:hint="default"/>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39E044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FA7A31"/>
    <w:multiLevelType w:val="hybridMultilevel"/>
    <w:tmpl w:val="FB2A2D70"/>
    <w:lvl w:ilvl="0" w:tplc="8A2893A0">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B3090A"/>
    <w:multiLevelType w:val="hybridMultilevel"/>
    <w:tmpl w:val="21400CB8"/>
    <w:lvl w:ilvl="0" w:tplc="4448FD56">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num w:numId="1" w16cid:durableId="1231422849">
    <w:abstractNumId w:val="1"/>
  </w:num>
  <w:num w:numId="2" w16cid:durableId="349913578">
    <w:abstractNumId w:val="0"/>
  </w:num>
  <w:num w:numId="3" w16cid:durableId="584000640">
    <w:abstractNumId w:val="1"/>
  </w:num>
  <w:num w:numId="4" w16cid:durableId="909927034">
    <w:abstractNumId w:val="0"/>
  </w:num>
  <w:num w:numId="5" w16cid:durableId="2106337942">
    <w:abstractNumId w:val="1"/>
  </w:num>
  <w:num w:numId="6" w16cid:durableId="1379739185">
    <w:abstractNumId w:val="0"/>
  </w:num>
  <w:num w:numId="7" w16cid:durableId="1696541213">
    <w:abstractNumId w:val="0"/>
  </w:num>
  <w:num w:numId="8" w16cid:durableId="1731883346">
    <w:abstractNumId w:val="1"/>
  </w:num>
  <w:num w:numId="9" w16cid:durableId="1285960766">
    <w:abstractNumId w:val="6"/>
  </w:num>
  <w:num w:numId="10" w16cid:durableId="588849748">
    <w:abstractNumId w:val="11"/>
  </w:num>
  <w:num w:numId="11" w16cid:durableId="953169291">
    <w:abstractNumId w:val="19"/>
  </w:num>
  <w:num w:numId="12" w16cid:durableId="59443508">
    <w:abstractNumId w:val="18"/>
  </w:num>
  <w:num w:numId="13" w16cid:durableId="253511387">
    <w:abstractNumId w:val="9"/>
  </w:num>
  <w:num w:numId="14" w16cid:durableId="440103809">
    <w:abstractNumId w:val="13"/>
  </w:num>
  <w:num w:numId="15" w16cid:durableId="1370181073">
    <w:abstractNumId w:val="21"/>
  </w:num>
  <w:num w:numId="16" w16cid:durableId="1862668234">
    <w:abstractNumId w:val="5"/>
  </w:num>
  <w:num w:numId="17" w16cid:durableId="1123574949">
    <w:abstractNumId w:val="17"/>
  </w:num>
  <w:num w:numId="18" w16cid:durableId="1484353469">
    <w:abstractNumId w:val="14"/>
  </w:num>
  <w:num w:numId="19" w16cid:durableId="228421159">
    <w:abstractNumId w:val="4"/>
  </w:num>
  <w:num w:numId="20" w16cid:durableId="1840804462">
    <w:abstractNumId w:val="22"/>
  </w:num>
  <w:num w:numId="21" w16cid:durableId="145977726">
    <w:abstractNumId w:val="12"/>
  </w:num>
  <w:num w:numId="22" w16cid:durableId="1352955974">
    <w:abstractNumId w:val="2"/>
  </w:num>
  <w:num w:numId="23" w16cid:durableId="1323894463">
    <w:abstractNumId w:val="8"/>
  </w:num>
  <w:num w:numId="24" w16cid:durableId="1450779310">
    <w:abstractNumId w:val="20"/>
  </w:num>
  <w:num w:numId="25" w16cid:durableId="1159616597">
    <w:abstractNumId w:val="16"/>
  </w:num>
  <w:num w:numId="26" w16cid:durableId="651759391">
    <w:abstractNumId w:val="7"/>
  </w:num>
  <w:num w:numId="27" w16cid:durableId="1177115634">
    <w:abstractNumId w:val="15"/>
  </w:num>
  <w:num w:numId="28" w16cid:durableId="1404908818">
    <w:abstractNumId w:val="3"/>
  </w:num>
  <w:num w:numId="29" w16cid:durableId="16451551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17859343">
    <w:abstractNumId w:val="17"/>
    <w:lvlOverride w:ilvl="0">
      <w:startOverride w:val="1"/>
    </w:lvlOverride>
    <w:lvlOverride w:ilvl="1"/>
    <w:lvlOverride w:ilvl="2"/>
    <w:lvlOverride w:ilvl="3"/>
    <w:lvlOverride w:ilvl="4"/>
    <w:lvlOverride w:ilvl="5"/>
    <w:lvlOverride w:ilvl="6"/>
    <w:lvlOverride w:ilvl="7"/>
    <w:lvlOverride w:ilvl="8"/>
  </w:num>
  <w:num w:numId="31" w16cid:durableId="289826680">
    <w:abstractNumId w:val="2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571F"/>
    <w:rsid w:val="00007D1A"/>
    <w:rsid w:val="0001333B"/>
    <w:rsid w:val="0002343B"/>
    <w:rsid w:val="0003203E"/>
    <w:rsid w:val="00037CA9"/>
    <w:rsid w:val="00044F33"/>
    <w:rsid w:val="000636B8"/>
    <w:rsid w:val="0007107D"/>
    <w:rsid w:val="00074CD9"/>
    <w:rsid w:val="00075B8A"/>
    <w:rsid w:val="00091E69"/>
    <w:rsid w:val="00097C1B"/>
    <w:rsid w:val="000A11E3"/>
    <w:rsid w:val="000A1490"/>
    <w:rsid w:val="000B2650"/>
    <w:rsid w:val="000B5153"/>
    <w:rsid w:val="000C1C81"/>
    <w:rsid w:val="000E27BA"/>
    <w:rsid w:val="000E634C"/>
    <w:rsid w:val="000E75EC"/>
    <w:rsid w:val="000F4B46"/>
    <w:rsid w:val="00105348"/>
    <w:rsid w:val="00105AC8"/>
    <w:rsid w:val="00112DDA"/>
    <w:rsid w:val="00131CFF"/>
    <w:rsid w:val="00131F1E"/>
    <w:rsid w:val="001377CE"/>
    <w:rsid w:val="00140978"/>
    <w:rsid w:val="00142E65"/>
    <w:rsid w:val="00145BEA"/>
    <w:rsid w:val="00150D20"/>
    <w:rsid w:val="001518E1"/>
    <w:rsid w:val="001546F5"/>
    <w:rsid w:val="00173B5B"/>
    <w:rsid w:val="0018392D"/>
    <w:rsid w:val="00184895"/>
    <w:rsid w:val="001919CD"/>
    <w:rsid w:val="00193B12"/>
    <w:rsid w:val="001A6B07"/>
    <w:rsid w:val="001B1819"/>
    <w:rsid w:val="001B3F29"/>
    <w:rsid w:val="001B4445"/>
    <w:rsid w:val="001B7A0A"/>
    <w:rsid w:val="001D40A4"/>
    <w:rsid w:val="001D6CBF"/>
    <w:rsid w:val="00204DF9"/>
    <w:rsid w:val="002056C3"/>
    <w:rsid w:val="00210B98"/>
    <w:rsid w:val="002121F2"/>
    <w:rsid w:val="002137F8"/>
    <w:rsid w:val="00216AAD"/>
    <w:rsid w:val="00235B32"/>
    <w:rsid w:val="00235C07"/>
    <w:rsid w:val="0023655E"/>
    <w:rsid w:val="00242D77"/>
    <w:rsid w:val="00262C04"/>
    <w:rsid w:val="00271EB8"/>
    <w:rsid w:val="00272FAE"/>
    <w:rsid w:val="0027668B"/>
    <w:rsid w:val="00285C64"/>
    <w:rsid w:val="00292398"/>
    <w:rsid w:val="002A4813"/>
    <w:rsid w:val="002A542E"/>
    <w:rsid w:val="002B5074"/>
    <w:rsid w:val="002B57AA"/>
    <w:rsid w:val="002C3F7B"/>
    <w:rsid w:val="002D286E"/>
    <w:rsid w:val="002E260C"/>
    <w:rsid w:val="002E2C46"/>
    <w:rsid w:val="002E2F2E"/>
    <w:rsid w:val="002E441C"/>
    <w:rsid w:val="002E4FAF"/>
    <w:rsid w:val="002F4F74"/>
    <w:rsid w:val="002F74E4"/>
    <w:rsid w:val="00303573"/>
    <w:rsid w:val="00307FA1"/>
    <w:rsid w:val="00311F68"/>
    <w:rsid w:val="00326550"/>
    <w:rsid w:val="00341451"/>
    <w:rsid w:val="00342962"/>
    <w:rsid w:val="003456CB"/>
    <w:rsid w:val="00345A2E"/>
    <w:rsid w:val="003501F5"/>
    <w:rsid w:val="00362881"/>
    <w:rsid w:val="003705F4"/>
    <w:rsid w:val="003708C8"/>
    <w:rsid w:val="00372216"/>
    <w:rsid w:val="003727FF"/>
    <w:rsid w:val="00381D4A"/>
    <w:rsid w:val="00392927"/>
    <w:rsid w:val="00393CE9"/>
    <w:rsid w:val="00393D2F"/>
    <w:rsid w:val="003970CB"/>
    <w:rsid w:val="003975B8"/>
    <w:rsid w:val="003A4765"/>
    <w:rsid w:val="003B0035"/>
    <w:rsid w:val="003B3803"/>
    <w:rsid w:val="003C077F"/>
    <w:rsid w:val="003C28DA"/>
    <w:rsid w:val="003C4BF1"/>
    <w:rsid w:val="003C583C"/>
    <w:rsid w:val="003F2927"/>
    <w:rsid w:val="00407FBE"/>
    <w:rsid w:val="004109CB"/>
    <w:rsid w:val="00411871"/>
    <w:rsid w:val="004144EF"/>
    <w:rsid w:val="00417344"/>
    <w:rsid w:val="004213A4"/>
    <w:rsid w:val="00426302"/>
    <w:rsid w:val="00444467"/>
    <w:rsid w:val="00454D38"/>
    <w:rsid w:val="00466B16"/>
    <w:rsid w:val="004710BC"/>
    <w:rsid w:val="00473B68"/>
    <w:rsid w:val="00475E8E"/>
    <w:rsid w:val="0047691A"/>
    <w:rsid w:val="00482796"/>
    <w:rsid w:val="00497CFA"/>
    <w:rsid w:val="004A27DE"/>
    <w:rsid w:val="004A5E5A"/>
    <w:rsid w:val="004B2C9A"/>
    <w:rsid w:val="004B57F8"/>
    <w:rsid w:val="004B75B5"/>
    <w:rsid w:val="004C166D"/>
    <w:rsid w:val="004C1875"/>
    <w:rsid w:val="004C42AA"/>
    <w:rsid w:val="004D30F8"/>
    <w:rsid w:val="004F3D4C"/>
    <w:rsid w:val="00510B70"/>
    <w:rsid w:val="00513460"/>
    <w:rsid w:val="0051471E"/>
    <w:rsid w:val="00537078"/>
    <w:rsid w:val="00550554"/>
    <w:rsid w:val="00553CC2"/>
    <w:rsid w:val="00565165"/>
    <w:rsid w:val="00577FA7"/>
    <w:rsid w:val="00596D7E"/>
    <w:rsid w:val="005A33E4"/>
    <w:rsid w:val="005A74D6"/>
    <w:rsid w:val="005B15E7"/>
    <w:rsid w:val="005B2375"/>
    <w:rsid w:val="005B4BA0"/>
    <w:rsid w:val="005B5013"/>
    <w:rsid w:val="005C1273"/>
    <w:rsid w:val="005C1562"/>
    <w:rsid w:val="005C7D08"/>
    <w:rsid w:val="005D47C1"/>
    <w:rsid w:val="005E7AFE"/>
    <w:rsid w:val="005F4AE1"/>
    <w:rsid w:val="0060271A"/>
    <w:rsid w:val="0060585D"/>
    <w:rsid w:val="00631AF3"/>
    <w:rsid w:val="006401CC"/>
    <w:rsid w:val="006507CC"/>
    <w:rsid w:val="00673D63"/>
    <w:rsid w:val="00680558"/>
    <w:rsid w:val="00685385"/>
    <w:rsid w:val="006858D2"/>
    <w:rsid w:val="0068777B"/>
    <w:rsid w:val="00687CF2"/>
    <w:rsid w:val="006A3BBF"/>
    <w:rsid w:val="006A604F"/>
    <w:rsid w:val="006A7580"/>
    <w:rsid w:val="006B37BF"/>
    <w:rsid w:val="006B6908"/>
    <w:rsid w:val="006C13DC"/>
    <w:rsid w:val="006C2F74"/>
    <w:rsid w:val="006E4C23"/>
    <w:rsid w:val="006E77AF"/>
    <w:rsid w:val="00704AE4"/>
    <w:rsid w:val="007056F9"/>
    <w:rsid w:val="0072091A"/>
    <w:rsid w:val="0072305B"/>
    <w:rsid w:val="007266CE"/>
    <w:rsid w:val="007309DA"/>
    <w:rsid w:val="00732F93"/>
    <w:rsid w:val="007377E9"/>
    <w:rsid w:val="007420AC"/>
    <w:rsid w:val="00745E2D"/>
    <w:rsid w:val="007503B7"/>
    <w:rsid w:val="007536A9"/>
    <w:rsid w:val="00763849"/>
    <w:rsid w:val="00770C1B"/>
    <w:rsid w:val="0077660C"/>
    <w:rsid w:val="00777469"/>
    <w:rsid w:val="00777B2F"/>
    <w:rsid w:val="00777FF0"/>
    <w:rsid w:val="00786D26"/>
    <w:rsid w:val="00790E4C"/>
    <w:rsid w:val="007950A7"/>
    <w:rsid w:val="007A1ACE"/>
    <w:rsid w:val="007D2325"/>
    <w:rsid w:val="007E580B"/>
    <w:rsid w:val="007F5E7D"/>
    <w:rsid w:val="007F6A28"/>
    <w:rsid w:val="00803755"/>
    <w:rsid w:val="00805125"/>
    <w:rsid w:val="00815131"/>
    <w:rsid w:val="00815F5F"/>
    <w:rsid w:val="00822BFA"/>
    <w:rsid w:val="0082587D"/>
    <w:rsid w:val="00837FDC"/>
    <w:rsid w:val="00844FB0"/>
    <w:rsid w:val="00846743"/>
    <w:rsid w:val="00856AB6"/>
    <w:rsid w:val="00861CA4"/>
    <w:rsid w:val="008638D5"/>
    <w:rsid w:val="008803E3"/>
    <w:rsid w:val="008A4806"/>
    <w:rsid w:val="008B5F7E"/>
    <w:rsid w:val="008C0E2B"/>
    <w:rsid w:val="008C4797"/>
    <w:rsid w:val="008D4C16"/>
    <w:rsid w:val="008E362E"/>
    <w:rsid w:val="008E515C"/>
    <w:rsid w:val="008F089C"/>
    <w:rsid w:val="008F08D8"/>
    <w:rsid w:val="008F1377"/>
    <w:rsid w:val="008F3C96"/>
    <w:rsid w:val="008F4810"/>
    <w:rsid w:val="008F5524"/>
    <w:rsid w:val="00902FC7"/>
    <w:rsid w:val="00911CEE"/>
    <w:rsid w:val="00913E23"/>
    <w:rsid w:val="0092471A"/>
    <w:rsid w:val="0093076C"/>
    <w:rsid w:val="009369AA"/>
    <w:rsid w:val="0094659A"/>
    <w:rsid w:val="009519BD"/>
    <w:rsid w:val="00956D4E"/>
    <w:rsid w:val="00957B8E"/>
    <w:rsid w:val="00962907"/>
    <w:rsid w:val="009640E1"/>
    <w:rsid w:val="00966549"/>
    <w:rsid w:val="00972DDE"/>
    <w:rsid w:val="00975991"/>
    <w:rsid w:val="00995757"/>
    <w:rsid w:val="009A2D6B"/>
    <w:rsid w:val="009B33E7"/>
    <w:rsid w:val="009B39AA"/>
    <w:rsid w:val="009B7BC8"/>
    <w:rsid w:val="009D17DC"/>
    <w:rsid w:val="009F44CD"/>
    <w:rsid w:val="00A01C12"/>
    <w:rsid w:val="00A0303F"/>
    <w:rsid w:val="00A045A0"/>
    <w:rsid w:val="00A1093E"/>
    <w:rsid w:val="00A160C2"/>
    <w:rsid w:val="00A16520"/>
    <w:rsid w:val="00A209E9"/>
    <w:rsid w:val="00A26CD5"/>
    <w:rsid w:val="00A404B1"/>
    <w:rsid w:val="00A405A2"/>
    <w:rsid w:val="00A43309"/>
    <w:rsid w:val="00A46086"/>
    <w:rsid w:val="00A46D1E"/>
    <w:rsid w:val="00A56DE9"/>
    <w:rsid w:val="00A728D9"/>
    <w:rsid w:val="00A83241"/>
    <w:rsid w:val="00A841BB"/>
    <w:rsid w:val="00AA0486"/>
    <w:rsid w:val="00AA1BB2"/>
    <w:rsid w:val="00AA57D0"/>
    <w:rsid w:val="00AD54A3"/>
    <w:rsid w:val="00AD6D16"/>
    <w:rsid w:val="00AF14B1"/>
    <w:rsid w:val="00B1130B"/>
    <w:rsid w:val="00B15504"/>
    <w:rsid w:val="00B15612"/>
    <w:rsid w:val="00B306F6"/>
    <w:rsid w:val="00B33389"/>
    <w:rsid w:val="00B43E25"/>
    <w:rsid w:val="00B445DF"/>
    <w:rsid w:val="00B47B80"/>
    <w:rsid w:val="00B51B17"/>
    <w:rsid w:val="00B70E49"/>
    <w:rsid w:val="00B7604B"/>
    <w:rsid w:val="00B811B4"/>
    <w:rsid w:val="00B818A5"/>
    <w:rsid w:val="00B827A3"/>
    <w:rsid w:val="00BA34B9"/>
    <w:rsid w:val="00BA7A5A"/>
    <w:rsid w:val="00BC72AF"/>
    <w:rsid w:val="00BC7AC0"/>
    <w:rsid w:val="00BE0C78"/>
    <w:rsid w:val="00BE11B0"/>
    <w:rsid w:val="00BE13DA"/>
    <w:rsid w:val="00BE1A9E"/>
    <w:rsid w:val="00BE314F"/>
    <w:rsid w:val="00BE662B"/>
    <w:rsid w:val="00C019D0"/>
    <w:rsid w:val="00C11031"/>
    <w:rsid w:val="00C13A22"/>
    <w:rsid w:val="00C22810"/>
    <w:rsid w:val="00C24001"/>
    <w:rsid w:val="00C301E0"/>
    <w:rsid w:val="00C3169C"/>
    <w:rsid w:val="00C4168F"/>
    <w:rsid w:val="00C427D9"/>
    <w:rsid w:val="00C446C3"/>
    <w:rsid w:val="00C45324"/>
    <w:rsid w:val="00C51D37"/>
    <w:rsid w:val="00C621A0"/>
    <w:rsid w:val="00C65938"/>
    <w:rsid w:val="00C76C40"/>
    <w:rsid w:val="00C84871"/>
    <w:rsid w:val="00C8731F"/>
    <w:rsid w:val="00C92DF9"/>
    <w:rsid w:val="00C935D3"/>
    <w:rsid w:val="00CA1423"/>
    <w:rsid w:val="00CA1A15"/>
    <w:rsid w:val="00CA5E0A"/>
    <w:rsid w:val="00CB70E4"/>
    <w:rsid w:val="00CB71B7"/>
    <w:rsid w:val="00CC1E11"/>
    <w:rsid w:val="00CC7090"/>
    <w:rsid w:val="00CD6746"/>
    <w:rsid w:val="00CE0378"/>
    <w:rsid w:val="00CF3C01"/>
    <w:rsid w:val="00D00D72"/>
    <w:rsid w:val="00D1674A"/>
    <w:rsid w:val="00D209BF"/>
    <w:rsid w:val="00D26602"/>
    <w:rsid w:val="00D31CE6"/>
    <w:rsid w:val="00D430BF"/>
    <w:rsid w:val="00D54215"/>
    <w:rsid w:val="00D55D41"/>
    <w:rsid w:val="00D60C60"/>
    <w:rsid w:val="00D61CBF"/>
    <w:rsid w:val="00D61CD0"/>
    <w:rsid w:val="00D70213"/>
    <w:rsid w:val="00D830CC"/>
    <w:rsid w:val="00DA2320"/>
    <w:rsid w:val="00DA7FD5"/>
    <w:rsid w:val="00DB20ED"/>
    <w:rsid w:val="00DB2C51"/>
    <w:rsid w:val="00DB3D21"/>
    <w:rsid w:val="00DC0270"/>
    <w:rsid w:val="00DC11C0"/>
    <w:rsid w:val="00DC3BD6"/>
    <w:rsid w:val="00DD2E7C"/>
    <w:rsid w:val="00DE0C35"/>
    <w:rsid w:val="00DE2F84"/>
    <w:rsid w:val="00DE7982"/>
    <w:rsid w:val="00DF0B3C"/>
    <w:rsid w:val="00DF54E8"/>
    <w:rsid w:val="00E00874"/>
    <w:rsid w:val="00E01154"/>
    <w:rsid w:val="00E02B30"/>
    <w:rsid w:val="00E05304"/>
    <w:rsid w:val="00E1559D"/>
    <w:rsid w:val="00E46954"/>
    <w:rsid w:val="00E516E0"/>
    <w:rsid w:val="00E72527"/>
    <w:rsid w:val="00E948DB"/>
    <w:rsid w:val="00EA0D26"/>
    <w:rsid w:val="00EA18E2"/>
    <w:rsid w:val="00EA2549"/>
    <w:rsid w:val="00EA698C"/>
    <w:rsid w:val="00EB6373"/>
    <w:rsid w:val="00EC484D"/>
    <w:rsid w:val="00ED33D0"/>
    <w:rsid w:val="00ED59AB"/>
    <w:rsid w:val="00ED5C66"/>
    <w:rsid w:val="00EF6C66"/>
    <w:rsid w:val="00F0317D"/>
    <w:rsid w:val="00F10646"/>
    <w:rsid w:val="00F1064B"/>
    <w:rsid w:val="00F12914"/>
    <w:rsid w:val="00F22DD7"/>
    <w:rsid w:val="00F2616E"/>
    <w:rsid w:val="00F3264F"/>
    <w:rsid w:val="00F53366"/>
    <w:rsid w:val="00F54ACB"/>
    <w:rsid w:val="00F56566"/>
    <w:rsid w:val="00F662EE"/>
    <w:rsid w:val="00F76C26"/>
    <w:rsid w:val="00F77D48"/>
    <w:rsid w:val="00F8019D"/>
    <w:rsid w:val="00F85124"/>
    <w:rsid w:val="00F85C25"/>
    <w:rsid w:val="00F959D8"/>
    <w:rsid w:val="00FA7D73"/>
    <w:rsid w:val="00FB1E89"/>
    <w:rsid w:val="00FB2F89"/>
    <w:rsid w:val="00FB3143"/>
    <w:rsid w:val="00FB5DBD"/>
    <w:rsid w:val="00FB61C4"/>
    <w:rsid w:val="00FC58B2"/>
    <w:rsid w:val="00FC64E2"/>
    <w:rsid w:val="00FD400B"/>
    <w:rsid w:val="00FD7A8D"/>
    <w:rsid w:val="00FE3D87"/>
    <w:rsid w:val="00FF0509"/>
    <w:rsid w:val="00FF103B"/>
    <w:rsid w:val="00FF2D96"/>
    <w:rsid w:val="00FF4BDE"/>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A56CC"/>
  <w15:docId w15:val="{15D8C26C-FC2F-4920-9AC9-F0A610A3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B61C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FB61C4"/>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 w:type="table" w:customStyle="1" w:styleId="TableGrid2">
    <w:name w:val="Table Grid2"/>
    <w:basedOn w:val="TableNormal"/>
    <w:next w:val="TableGrid"/>
    <w:uiPriority w:val="39"/>
    <w:rsid w:val="000B5153"/>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461B0A-EC04-43D6-9D06-B20AC67141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C8D8EF-6A41-468E-81E6-76FF74B572F2}">
  <ds:schemaRefs>
    <ds:schemaRef ds:uri="http://schemas.openxmlformats.org/officeDocument/2006/bibliography"/>
  </ds:schemaRefs>
</ds:datastoreItem>
</file>

<file path=customXml/itemProps3.xml><?xml version="1.0" encoding="utf-8"?>
<ds:datastoreItem xmlns:ds="http://schemas.openxmlformats.org/officeDocument/2006/customXml" ds:itemID="{7F868C91-77EB-47A4-9929-935CABF3E46A}">
  <ds:schemaRefs>
    <ds:schemaRef ds:uri="http://schemas.openxmlformats.org/officeDocument/2006/bibliography"/>
  </ds:schemaRefs>
</ds:datastoreItem>
</file>

<file path=customXml/itemProps4.xml><?xml version="1.0" encoding="utf-8"?>
<ds:datastoreItem xmlns:ds="http://schemas.openxmlformats.org/officeDocument/2006/customXml" ds:itemID="{9F0F6D42-9D33-45F1-AC6E-2CBCBE02F228}">
  <ds:schemaRefs>
    <ds:schemaRef ds:uri="http://schemas.microsoft.com/office/2006/documentManagement/types"/>
    <ds:schemaRef ds:uri="http://schemas.microsoft.com/office/2006/metadata/properties"/>
    <ds:schemaRef ds:uri="http://schemas.openxmlformats.org/package/2006/metadata/core-properties"/>
    <ds:schemaRef ds:uri="http://purl.org/dc/elements/1.1/"/>
    <ds:schemaRef ds:uri="http://purl.org/dc/terms/"/>
    <ds:schemaRef ds:uri="http://www.w3.org/XML/1998/namespace"/>
    <ds:schemaRef ds:uri="785685f2-c2e1-4352-89aa-3faca8eaba52"/>
    <ds:schemaRef ds:uri="http://schemas.microsoft.com/office/infopath/2007/PartnerControls"/>
    <ds:schemaRef ds:uri="5067c814-4b34-462c-a21d-c185ff6548d2"/>
    <ds:schemaRef ds:uri="http://purl.org/dc/dcmitype/"/>
  </ds:schemaRefs>
</ds:datastoreItem>
</file>

<file path=customXml/itemProps5.xml><?xml version="1.0" encoding="utf-8"?>
<ds:datastoreItem xmlns:ds="http://schemas.openxmlformats.org/officeDocument/2006/customXml" ds:itemID="{FC9CC435-37BD-4AF6-BF4E-C312780695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12</Pages>
  <Words>5244</Words>
  <Characters>29897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35071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dtam</dc:creator>
  <cp:lastModifiedBy>Alhabibi, Haider@Energy</cp:lastModifiedBy>
  <cp:revision>23</cp:revision>
  <cp:lastPrinted>2013-01-15T05:01:00Z</cp:lastPrinted>
  <dcterms:created xsi:type="dcterms:W3CDTF">2020-03-06T16:47:00Z</dcterms:created>
  <dcterms:modified xsi:type="dcterms:W3CDTF">2023-03-01T17:29:00Z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