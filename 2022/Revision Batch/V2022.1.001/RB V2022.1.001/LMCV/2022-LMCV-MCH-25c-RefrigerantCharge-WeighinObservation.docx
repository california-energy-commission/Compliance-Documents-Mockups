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2560" w14:textId="2042AB89" w:rsidR="00E92807" w:rsidRPr="00D052CA" w:rsidRDefault="00E92807" w:rsidP="00E92807">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1E82CADD" w14:textId="77777777" w:rsidR="00E92807" w:rsidRPr="00D052CA" w:rsidRDefault="00E92807" w:rsidP="00E92807">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4996" w:type="pct"/>
        <w:tblLook w:val="0020" w:firstRow="1" w:lastRow="0" w:firstColumn="0" w:lastColumn="0" w:noHBand="0" w:noVBand="0"/>
      </w:tblPr>
      <w:tblGrid>
        <w:gridCol w:w="5318"/>
        <w:gridCol w:w="5463"/>
      </w:tblGrid>
      <w:tr w:rsidR="00E92807" w:rsidRPr="00D052CA" w14:paraId="4B3C770D" w14:textId="77777777" w:rsidTr="004C3947">
        <w:trPr>
          <w:trHeight w:val="288"/>
        </w:trPr>
        <w:tc>
          <w:tcPr>
            <w:tcW w:w="5318" w:type="dxa"/>
          </w:tcPr>
          <w:p w14:paraId="1AAD44D9" w14:textId="77777777" w:rsidR="00E92807" w:rsidRPr="00D052CA" w:rsidRDefault="00E92807" w:rsidP="004C3947">
            <w:pPr>
              <w:rPr>
                <w:rFonts w:ascii="Calibri" w:hAnsi="Calibri"/>
                <w:sz w:val="24"/>
              </w:rPr>
            </w:pPr>
            <w:r w:rsidRPr="00D052CA">
              <w:rPr>
                <w:rFonts w:ascii="Calibri" w:hAnsi="Calibri"/>
                <w:sz w:val="24"/>
              </w:rPr>
              <w:t>Project Name:</w:t>
            </w:r>
          </w:p>
        </w:tc>
        <w:tc>
          <w:tcPr>
            <w:tcW w:w="5463" w:type="dxa"/>
          </w:tcPr>
          <w:p w14:paraId="0436F408" w14:textId="77777777" w:rsidR="00E92807" w:rsidRPr="00D052CA" w:rsidRDefault="00E92807" w:rsidP="004C3947">
            <w:pPr>
              <w:rPr>
                <w:rFonts w:ascii="Calibri" w:hAnsi="Calibri"/>
                <w:sz w:val="24"/>
              </w:rPr>
            </w:pPr>
            <w:r w:rsidRPr="00D052CA">
              <w:rPr>
                <w:rFonts w:ascii="Calibri" w:hAnsi="Calibri"/>
                <w:sz w:val="24"/>
              </w:rPr>
              <w:t>Enforcement Agency:</w:t>
            </w:r>
          </w:p>
        </w:tc>
      </w:tr>
      <w:tr w:rsidR="00E92807" w:rsidRPr="00D052CA" w14:paraId="6E55AB33" w14:textId="77777777" w:rsidTr="004C3947">
        <w:trPr>
          <w:trHeight w:val="288"/>
        </w:trPr>
        <w:tc>
          <w:tcPr>
            <w:tcW w:w="5318" w:type="dxa"/>
          </w:tcPr>
          <w:p w14:paraId="69B004A3" w14:textId="77777777" w:rsidR="00E92807" w:rsidRPr="00D052CA" w:rsidRDefault="00E92807" w:rsidP="004C3947">
            <w:pPr>
              <w:rPr>
                <w:rFonts w:ascii="Calibri" w:hAnsi="Calibri"/>
                <w:sz w:val="24"/>
                <w:vertAlign w:val="superscript"/>
              </w:rPr>
            </w:pPr>
            <w:r w:rsidRPr="00D052CA">
              <w:rPr>
                <w:rFonts w:ascii="Calibri" w:hAnsi="Calibri"/>
                <w:sz w:val="24"/>
              </w:rPr>
              <w:t>Dwelling Address:</w:t>
            </w:r>
          </w:p>
        </w:tc>
        <w:tc>
          <w:tcPr>
            <w:tcW w:w="5463" w:type="dxa"/>
          </w:tcPr>
          <w:p w14:paraId="20AED608" w14:textId="77777777" w:rsidR="00E92807" w:rsidRPr="00D052CA" w:rsidRDefault="00E92807" w:rsidP="004C3947">
            <w:pPr>
              <w:rPr>
                <w:rFonts w:ascii="Calibri" w:hAnsi="Calibri"/>
                <w:sz w:val="24"/>
                <w:vertAlign w:val="superscript"/>
              </w:rPr>
            </w:pPr>
            <w:r w:rsidRPr="00D052CA">
              <w:rPr>
                <w:rFonts w:ascii="Calibri" w:hAnsi="Calibri"/>
                <w:sz w:val="24"/>
              </w:rPr>
              <w:t>Permit Number:</w:t>
            </w:r>
          </w:p>
        </w:tc>
      </w:tr>
      <w:tr w:rsidR="00E92807" w:rsidRPr="00D052CA" w14:paraId="272F63D7" w14:textId="77777777" w:rsidTr="004C3947">
        <w:trPr>
          <w:trHeight w:val="288"/>
        </w:trPr>
        <w:tc>
          <w:tcPr>
            <w:tcW w:w="5318" w:type="dxa"/>
          </w:tcPr>
          <w:p w14:paraId="6795A981" w14:textId="77777777" w:rsidR="00E92807" w:rsidRPr="00D052CA" w:rsidRDefault="00E92807" w:rsidP="004C3947">
            <w:pPr>
              <w:rPr>
                <w:rFonts w:ascii="Calibri" w:hAnsi="Calibri"/>
                <w:sz w:val="24"/>
              </w:rPr>
            </w:pPr>
            <w:r w:rsidRPr="00D052CA">
              <w:rPr>
                <w:rFonts w:ascii="Calibri" w:hAnsi="Calibri"/>
                <w:sz w:val="24"/>
              </w:rPr>
              <w:t>City and Zip Code:</w:t>
            </w:r>
          </w:p>
        </w:tc>
        <w:tc>
          <w:tcPr>
            <w:tcW w:w="5463" w:type="dxa"/>
          </w:tcPr>
          <w:p w14:paraId="73949BF1" w14:textId="77777777" w:rsidR="00E92807" w:rsidRPr="00D052CA" w:rsidRDefault="00E92807" w:rsidP="004C3947">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6B993ADE" w14:textId="6015E92C" w:rsidR="004064BB" w:rsidRDefault="004064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214"/>
        <w:gridCol w:w="4955"/>
      </w:tblGrid>
      <w:tr w:rsidR="00D6647A" w:rsidRPr="009020A6"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0DC8CE26" w:rsidR="00D6647A" w:rsidRPr="009020A6" w:rsidRDefault="00D6647A" w:rsidP="00B66DBD">
            <w:pPr>
              <w:keepNext/>
              <w:rPr>
                <w:rFonts w:asciiTheme="minorHAnsi" w:hAnsiTheme="minorHAnsi"/>
                <w:b/>
                <w:szCs w:val="18"/>
              </w:rPr>
            </w:pPr>
            <w:r w:rsidRPr="009020A6">
              <w:rPr>
                <w:rFonts w:asciiTheme="minorHAnsi" w:hAnsiTheme="minorHAnsi"/>
                <w:b/>
                <w:szCs w:val="18"/>
              </w:rPr>
              <w:t>A. System Information</w:t>
            </w:r>
          </w:p>
          <w:p w14:paraId="54D40869" w14:textId="77777777" w:rsidR="00D6647A" w:rsidRPr="009020A6" w:rsidRDefault="00D6647A" w:rsidP="00B66DBD">
            <w:pPr>
              <w:keepNext/>
              <w:rPr>
                <w:rFonts w:asciiTheme="minorHAnsi" w:hAnsiTheme="minorHAnsi"/>
                <w:sz w:val="18"/>
                <w:szCs w:val="18"/>
              </w:rPr>
            </w:pPr>
            <w:r w:rsidRPr="009020A6">
              <w:rPr>
                <w:rFonts w:asciiTheme="minorHAnsi" w:hAnsiTheme="minorHAnsi"/>
                <w:sz w:val="18"/>
                <w:szCs w:val="18"/>
              </w:rPr>
              <w:t>HERS Rater to field-verify all system information, discrepancies to be noted by overwriting entry.</w:t>
            </w:r>
          </w:p>
        </w:tc>
      </w:tr>
      <w:tr w:rsidR="00D6647A" w:rsidRPr="009020A6" w14:paraId="54D4086E" w14:textId="77777777" w:rsidTr="00170608">
        <w:trPr>
          <w:cantSplit/>
          <w:trHeight w:val="360"/>
        </w:trPr>
        <w:tc>
          <w:tcPr>
            <w:tcW w:w="288" w:type="pct"/>
            <w:vAlign w:val="center"/>
          </w:tcPr>
          <w:p w14:paraId="54D4086B"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01</w:t>
            </w:r>
          </w:p>
        </w:tc>
        <w:tc>
          <w:tcPr>
            <w:tcW w:w="2416" w:type="pct"/>
            <w:vAlign w:val="center"/>
          </w:tcPr>
          <w:p w14:paraId="54D4086C" w14:textId="54FD4ABD" w:rsidR="00D6647A" w:rsidRPr="009020A6" w:rsidRDefault="00976655"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D6647A" w:rsidRPr="009020A6">
              <w:rPr>
                <w:rFonts w:asciiTheme="minorHAnsi" w:hAnsiTheme="minorHAnsi"/>
                <w:sz w:val="18"/>
                <w:szCs w:val="18"/>
              </w:rPr>
              <w:t>System Identification or Name</w:t>
            </w:r>
          </w:p>
        </w:tc>
        <w:tc>
          <w:tcPr>
            <w:tcW w:w="2296" w:type="pct"/>
          </w:tcPr>
          <w:p w14:paraId="54D4086D" w14:textId="77777777" w:rsidR="00D6647A" w:rsidRPr="009020A6" w:rsidRDefault="00D6647A" w:rsidP="00F140A8">
            <w:pPr>
              <w:pStyle w:val="Header"/>
              <w:tabs>
                <w:tab w:val="clear" w:pos="4320"/>
                <w:tab w:val="clear" w:pos="8640"/>
              </w:tabs>
              <w:spacing w:after="60"/>
              <w:rPr>
                <w:rFonts w:asciiTheme="minorHAnsi" w:hAnsiTheme="minorHAnsi"/>
                <w:sz w:val="18"/>
                <w:szCs w:val="18"/>
              </w:rPr>
            </w:pPr>
          </w:p>
        </w:tc>
      </w:tr>
      <w:tr w:rsidR="00D6647A" w:rsidRPr="009020A6" w14:paraId="54D40872" w14:textId="77777777" w:rsidTr="00170608">
        <w:trPr>
          <w:cantSplit/>
          <w:trHeight w:val="360"/>
        </w:trPr>
        <w:tc>
          <w:tcPr>
            <w:tcW w:w="288" w:type="pct"/>
            <w:vAlign w:val="center"/>
          </w:tcPr>
          <w:p w14:paraId="54D4086F"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02</w:t>
            </w:r>
          </w:p>
        </w:tc>
        <w:tc>
          <w:tcPr>
            <w:tcW w:w="2416" w:type="pct"/>
            <w:vAlign w:val="center"/>
          </w:tcPr>
          <w:p w14:paraId="54D40870" w14:textId="7E6BA957" w:rsidR="00D6647A" w:rsidRPr="009020A6" w:rsidRDefault="00976655"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D6647A" w:rsidRPr="009020A6">
              <w:rPr>
                <w:rFonts w:asciiTheme="minorHAnsi" w:hAnsiTheme="minorHAnsi"/>
                <w:sz w:val="18"/>
                <w:szCs w:val="18"/>
              </w:rPr>
              <w:t>System Location or Area Served</w:t>
            </w:r>
          </w:p>
        </w:tc>
        <w:tc>
          <w:tcPr>
            <w:tcW w:w="2296" w:type="pct"/>
          </w:tcPr>
          <w:p w14:paraId="54D40871" w14:textId="77777777" w:rsidR="00D6647A" w:rsidRPr="009020A6" w:rsidRDefault="00D6647A" w:rsidP="00F140A8">
            <w:pPr>
              <w:spacing w:after="60"/>
              <w:rPr>
                <w:rFonts w:asciiTheme="minorHAnsi" w:hAnsiTheme="minorHAnsi"/>
                <w:sz w:val="18"/>
                <w:szCs w:val="18"/>
              </w:rPr>
            </w:pPr>
          </w:p>
        </w:tc>
      </w:tr>
      <w:tr w:rsidR="00D6647A" w:rsidRPr="009020A6" w14:paraId="54D40876" w14:textId="77777777" w:rsidTr="00170608">
        <w:trPr>
          <w:cantSplit/>
          <w:trHeight w:val="360"/>
        </w:trPr>
        <w:tc>
          <w:tcPr>
            <w:tcW w:w="288" w:type="pct"/>
            <w:vAlign w:val="center"/>
          </w:tcPr>
          <w:p w14:paraId="54D40873"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03</w:t>
            </w:r>
          </w:p>
        </w:tc>
        <w:tc>
          <w:tcPr>
            <w:tcW w:w="2416" w:type="pct"/>
            <w:vAlign w:val="center"/>
          </w:tcPr>
          <w:p w14:paraId="54D40874" w14:textId="46873C01"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C148D0" w:rsidRPr="009020A6">
              <w:rPr>
                <w:rFonts w:asciiTheme="minorHAnsi" w:hAnsiTheme="minorHAnsi"/>
                <w:sz w:val="18"/>
                <w:szCs w:val="18"/>
              </w:rPr>
              <w:t>M</w:t>
            </w:r>
            <w:r w:rsidRPr="009020A6">
              <w:rPr>
                <w:rFonts w:asciiTheme="minorHAnsi" w:hAnsiTheme="minorHAnsi"/>
                <w:sz w:val="18"/>
                <w:szCs w:val="18"/>
              </w:rPr>
              <w:t xml:space="preserve">ake or </w:t>
            </w:r>
            <w:r w:rsidR="00C148D0" w:rsidRPr="009020A6">
              <w:rPr>
                <w:rFonts w:asciiTheme="minorHAnsi" w:hAnsiTheme="minorHAnsi"/>
                <w:sz w:val="18"/>
                <w:szCs w:val="18"/>
              </w:rPr>
              <w:t>B</w:t>
            </w:r>
            <w:r w:rsidRPr="009020A6">
              <w:rPr>
                <w:rFonts w:asciiTheme="minorHAnsi" w:hAnsiTheme="minorHAnsi"/>
                <w:sz w:val="18"/>
                <w:szCs w:val="18"/>
              </w:rPr>
              <w:t>rand</w:t>
            </w:r>
          </w:p>
        </w:tc>
        <w:tc>
          <w:tcPr>
            <w:tcW w:w="2296" w:type="pct"/>
          </w:tcPr>
          <w:p w14:paraId="54D40875" w14:textId="77777777" w:rsidR="00D6647A" w:rsidRPr="009020A6" w:rsidRDefault="00D6647A" w:rsidP="00F140A8">
            <w:pPr>
              <w:spacing w:after="60"/>
              <w:rPr>
                <w:rFonts w:asciiTheme="minorHAnsi" w:hAnsiTheme="minorHAnsi"/>
                <w:sz w:val="18"/>
                <w:szCs w:val="18"/>
              </w:rPr>
            </w:pPr>
          </w:p>
        </w:tc>
      </w:tr>
      <w:tr w:rsidR="00D6647A" w:rsidRPr="009020A6" w14:paraId="54D4087A" w14:textId="77777777" w:rsidTr="00170608">
        <w:trPr>
          <w:cantSplit/>
          <w:trHeight w:val="360"/>
        </w:trPr>
        <w:tc>
          <w:tcPr>
            <w:tcW w:w="288" w:type="pct"/>
            <w:vAlign w:val="center"/>
          </w:tcPr>
          <w:p w14:paraId="54D40877"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04</w:t>
            </w:r>
          </w:p>
        </w:tc>
        <w:tc>
          <w:tcPr>
            <w:tcW w:w="2416" w:type="pct"/>
            <w:vAlign w:val="center"/>
          </w:tcPr>
          <w:p w14:paraId="54D40878" w14:textId="4D15D724"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C148D0" w:rsidRPr="009020A6">
              <w:rPr>
                <w:rFonts w:asciiTheme="minorHAnsi" w:hAnsiTheme="minorHAnsi"/>
                <w:sz w:val="18"/>
                <w:szCs w:val="18"/>
              </w:rPr>
              <w:t>M</w:t>
            </w:r>
            <w:r w:rsidRPr="009020A6">
              <w:rPr>
                <w:rFonts w:asciiTheme="minorHAnsi" w:hAnsiTheme="minorHAnsi"/>
                <w:sz w:val="18"/>
                <w:szCs w:val="18"/>
              </w:rPr>
              <w:t xml:space="preserve">odel </w:t>
            </w:r>
            <w:r w:rsidR="00C148D0" w:rsidRPr="009020A6">
              <w:rPr>
                <w:rFonts w:asciiTheme="minorHAnsi" w:hAnsiTheme="minorHAnsi"/>
                <w:sz w:val="18"/>
                <w:szCs w:val="18"/>
              </w:rPr>
              <w:t>N</w:t>
            </w:r>
            <w:r w:rsidRPr="009020A6">
              <w:rPr>
                <w:rFonts w:asciiTheme="minorHAnsi" w:hAnsiTheme="minorHAnsi"/>
                <w:sz w:val="18"/>
                <w:szCs w:val="18"/>
              </w:rPr>
              <w:t>umber</w:t>
            </w:r>
          </w:p>
        </w:tc>
        <w:tc>
          <w:tcPr>
            <w:tcW w:w="2296" w:type="pct"/>
          </w:tcPr>
          <w:p w14:paraId="54D40879" w14:textId="77777777" w:rsidR="00D6647A" w:rsidRPr="009020A6" w:rsidRDefault="00D6647A" w:rsidP="00F140A8">
            <w:pPr>
              <w:spacing w:after="60"/>
              <w:rPr>
                <w:rFonts w:asciiTheme="minorHAnsi" w:hAnsiTheme="minorHAnsi"/>
                <w:sz w:val="18"/>
                <w:szCs w:val="18"/>
              </w:rPr>
            </w:pPr>
          </w:p>
        </w:tc>
      </w:tr>
      <w:tr w:rsidR="00D6647A" w:rsidRPr="009020A6" w14:paraId="54D4087E" w14:textId="77777777" w:rsidTr="00170608">
        <w:trPr>
          <w:cantSplit/>
          <w:trHeight w:val="360"/>
        </w:trPr>
        <w:tc>
          <w:tcPr>
            <w:tcW w:w="288" w:type="pct"/>
            <w:vAlign w:val="center"/>
          </w:tcPr>
          <w:p w14:paraId="54D4087B"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05</w:t>
            </w:r>
          </w:p>
        </w:tc>
        <w:tc>
          <w:tcPr>
            <w:tcW w:w="2416" w:type="pct"/>
            <w:vAlign w:val="center"/>
          </w:tcPr>
          <w:p w14:paraId="54D4087C" w14:textId="59EB65AE"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Nominal Cooling Capacity (tons) of Condenser</w:t>
            </w:r>
          </w:p>
        </w:tc>
        <w:tc>
          <w:tcPr>
            <w:tcW w:w="2296" w:type="pct"/>
          </w:tcPr>
          <w:p w14:paraId="54D4087D" w14:textId="77777777" w:rsidR="00D6647A" w:rsidRPr="009020A6" w:rsidRDefault="00D6647A" w:rsidP="00F140A8">
            <w:pPr>
              <w:spacing w:after="60"/>
              <w:rPr>
                <w:rFonts w:asciiTheme="minorHAnsi" w:hAnsiTheme="minorHAnsi"/>
                <w:sz w:val="18"/>
                <w:szCs w:val="18"/>
              </w:rPr>
            </w:pPr>
          </w:p>
        </w:tc>
      </w:tr>
      <w:tr w:rsidR="00D6647A" w:rsidRPr="009020A6" w14:paraId="54D40882" w14:textId="77777777" w:rsidTr="00170608">
        <w:trPr>
          <w:cantSplit/>
          <w:trHeight w:val="360"/>
        </w:trPr>
        <w:tc>
          <w:tcPr>
            <w:tcW w:w="288" w:type="pct"/>
            <w:vAlign w:val="center"/>
          </w:tcPr>
          <w:p w14:paraId="54D4087F"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06</w:t>
            </w:r>
          </w:p>
        </w:tc>
        <w:tc>
          <w:tcPr>
            <w:tcW w:w="2416" w:type="pct"/>
            <w:vAlign w:val="center"/>
          </w:tcPr>
          <w:p w14:paraId="54D40880" w14:textId="36A8A9BD"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C148D0" w:rsidRPr="009020A6">
              <w:rPr>
                <w:rFonts w:asciiTheme="minorHAnsi" w:hAnsiTheme="minorHAnsi"/>
                <w:sz w:val="18"/>
                <w:szCs w:val="18"/>
              </w:rPr>
              <w:t>S</w:t>
            </w:r>
            <w:r w:rsidRPr="009020A6">
              <w:rPr>
                <w:rFonts w:asciiTheme="minorHAnsi" w:hAnsiTheme="minorHAnsi"/>
                <w:sz w:val="18"/>
                <w:szCs w:val="18"/>
              </w:rPr>
              <w:t xml:space="preserve">erial </w:t>
            </w:r>
            <w:r w:rsidR="00C148D0" w:rsidRPr="009020A6">
              <w:rPr>
                <w:rFonts w:asciiTheme="minorHAnsi" w:hAnsiTheme="minorHAnsi"/>
                <w:sz w:val="18"/>
                <w:szCs w:val="18"/>
              </w:rPr>
              <w:t>N</w:t>
            </w:r>
            <w:r w:rsidRPr="009020A6">
              <w:rPr>
                <w:rFonts w:asciiTheme="minorHAnsi" w:hAnsiTheme="minorHAnsi"/>
                <w:sz w:val="18"/>
                <w:szCs w:val="18"/>
              </w:rPr>
              <w:t>umber</w:t>
            </w:r>
          </w:p>
        </w:tc>
        <w:tc>
          <w:tcPr>
            <w:tcW w:w="2296" w:type="pct"/>
          </w:tcPr>
          <w:p w14:paraId="54D40881" w14:textId="77777777" w:rsidR="00D6647A" w:rsidRPr="009020A6" w:rsidRDefault="00D6647A" w:rsidP="00F140A8">
            <w:pPr>
              <w:spacing w:after="60"/>
              <w:rPr>
                <w:rFonts w:asciiTheme="minorHAnsi" w:hAnsiTheme="minorHAnsi"/>
                <w:sz w:val="18"/>
                <w:szCs w:val="18"/>
              </w:rPr>
            </w:pPr>
          </w:p>
        </w:tc>
      </w:tr>
      <w:tr w:rsidR="00D6647A" w:rsidRPr="009020A6" w14:paraId="54D40886" w14:textId="77777777" w:rsidTr="00170608">
        <w:trPr>
          <w:cantSplit/>
          <w:trHeight w:val="360"/>
        </w:trPr>
        <w:tc>
          <w:tcPr>
            <w:tcW w:w="288" w:type="pct"/>
            <w:vAlign w:val="center"/>
          </w:tcPr>
          <w:p w14:paraId="54D40883"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07</w:t>
            </w:r>
          </w:p>
        </w:tc>
        <w:tc>
          <w:tcPr>
            <w:tcW w:w="2416" w:type="pct"/>
            <w:vAlign w:val="center"/>
          </w:tcPr>
          <w:p w14:paraId="54D40884" w14:textId="7F849637"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Refrigerant Type</w:t>
            </w:r>
          </w:p>
        </w:tc>
        <w:tc>
          <w:tcPr>
            <w:tcW w:w="2296" w:type="pct"/>
          </w:tcPr>
          <w:p w14:paraId="54D40885" w14:textId="77777777" w:rsidR="00D6647A" w:rsidRPr="009020A6" w:rsidRDefault="00D6647A" w:rsidP="00F140A8">
            <w:pPr>
              <w:pStyle w:val="Header"/>
              <w:tabs>
                <w:tab w:val="clear" w:pos="4320"/>
                <w:tab w:val="clear" w:pos="8640"/>
              </w:tabs>
              <w:spacing w:after="60"/>
              <w:rPr>
                <w:rFonts w:asciiTheme="minorHAnsi" w:hAnsiTheme="minorHAnsi"/>
                <w:sz w:val="18"/>
                <w:szCs w:val="18"/>
              </w:rPr>
            </w:pPr>
          </w:p>
        </w:tc>
      </w:tr>
      <w:tr w:rsidR="00D6647A" w:rsidRPr="009020A6" w14:paraId="54D4088A" w14:textId="77777777" w:rsidTr="00170608">
        <w:trPr>
          <w:cantSplit/>
          <w:trHeight w:val="360"/>
        </w:trPr>
        <w:tc>
          <w:tcPr>
            <w:tcW w:w="288" w:type="pct"/>
            <w:vAlign w:val="center"/>
          </w:tcPr>
          <w:p w14:paraId="54D40887"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08</w:t>
            </w:r>
          </w:p>
        </w:tc>
        <w:tc>
          <w:tcPr>
            <w:tcW w:w="2416" w:type="pct"/>
            <w:vAlign w:val="center"/>
          </w:tcPr>
          <w:p w14:paraId="54D40888" w14:textId="1C83C507"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Other Refrigerant Type (if applicable)</w:t>
            </w:r>
          </w:p>
        </w:tc>
        <w:tc>
          <w:tcPr>
            <w:tcW w:w="2296" w:type="pct"/>
          </w:tcPr>
          <w:p w14:paraId="54D40889" w14:textId="77777777" w:rsidR="00D6647A" w:rsidRPr="009020A6" w:rsidRDefault="00D6647A" w:rsidP="00F140A8">
            <w:pPr>
              <w:spacing w:after="60"/>
              <w:rPr>
                <w:rFonts w:asciiTheme="minorHAnsi" w:hAnsiTheme="minorHAnsi"/>
                <w:sz w:val="18"/>
                <w:szCs w:val="18"/>
              </w:rPr>
            </w:pPr>
          </w:p>
        </w:tc>
      </w:tr>
      <w:tr w:rsidR="006A6F04" w:rsidRPr="009020A6" w14:paraId="13A3D7D9" w14:textId="77777777" w:rsidTr="00170608">
        <w:trPr>
          <w:cantSplit/>
          <w:trHeight w:val="360"/>
        </w:trPr>
        <w:tc>
          <w:tcPr>
            <w:tcW w:w="288" w:type="pct"/>
            <w:vAlign w:val="center"/>
          </w:tcPr>
          <w:p w14:paraId="6B3D2E06" w14:textId="0F9C5BB4" w:rsidR="006A6F04" w:rsidRPr="009020A6" w:rsidRDefault="006A6F04"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09</w:t>
            </w:r>
          </w:p>
        </w:tc>
        <w:tc>
          <w:tcPr>
            <w:tcW w:w="2416" w:type="pct"/>
            <w:vAlign w:val="center"/>
          </w:tcPr>
          <w:p w14:paraId="251B9989" w14:textId="062A5990" w:rsidR="006A6F04" w:rsidRPr="009020A6" w:rsidRDefault="006A6F04"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9020A6" w:rsidRDefault="006A6F04" w:rsidP="00F140A8">
            <w:pPr>
              <w:spacing w:after="60"/>
              <w:rPr>
                <w:rFonts w:asciiTheme="minorHAnsi" w:hAnsiTheme="minorHAnsi"/>
                <w:sz w:val="18"/>
                <w:szCs w:val="18"/>
              </w:rPr>
            </w:pPr>
          </w:p>
        </w:tc>
      </w:tr>
      <w:tr w:rsidR="00D6647A" w:rsidRPr="009020A6" w14:paraId="54D4088E" w14:textId="77777777" w:rsidTr="00170608">
        <w:trPr>
          <w:cantSplit/>
          <w:trHeight w:val="360"/>
        </w:trPr>
        <w:tc>
          <w:tcPr>
            <w:tcW w:w="288" w:type="pct"/>
            <w:vAlign w:val="center"/>
          </w:tcPr>
          <w:p w14:paraId="54D4088B" w14:textId="37C46F5C"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10</w:t>
            </w:r>
          </w:p>
        </w:tc>
        <w:tc>
          <w:tcPr>
            <w:tcW w:w="2416" w:type="pct"/>
            <w:vAlign w:val="center"/>
          </w:tcPr>
          <w:p w14:paraId="54D4088C" w14:textId="21BAAFBF"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System Installation Type</w:t>
            </w:r>
          </w:p>
        </w:tc>
        <w:tc>
          <w:tcPr>
            <w:tcW w:w="2296" w:type="pct"/>
          </w:tcPr>
          <w:p w14:paraId="54D4088D" w14:textId="77777777" w:rsidR="00D6647A" w:rsidRPr="009020A6" w:rsidRDefault="00D6647A" w:rsidP="00F140A8">
            <w:pPr>
              <w:spacing w:after="60"/>
              <w:rPr>
                <w:rFonts w:asciiTheme="minorHAnsi" w:hAnsiTheme="minorHAnsi"/>
                <w:sz w:val="18"/>
                <w:szCs w:val="18"/>
              </w:rPr>
            </w:pPr>
          </w:p>
        </w:tc>
      </w:tr>
      <w:tr w:rsidR="00D6647A" w:rsidRPr="009020A6" w14:paraId="54D40892" w14:textId="77777777" w:rsidTr="00170608">
        <w:trPr>
          <w:cantSplit/>
          <w:trHeight w:val="360"/>
        </w:trPr>
        <w:tc>
          <w:tcPr>
            <w:tcW w:w="288" w:type="pct"/>
            <w:vAlign w:val="center"/>
          </w:tcPr>
          <w:p w14:paraId="54D4088F" w14:textId="05F0EDDF"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11</w:t>
            </w:r>
          </w:p>
        </w:tc>
        <w:tc>
          <w:tcPr>
            <w:tcW w:w="2416" w:type="pct"/>
            <w:vAlign w:val="center"/>
          </w:tcPr>
          <w:p w14:paraId="2C5EDB83" w14:textId="601C4C32" w:rsidR="00C148D0" w:rsidRPr="009020A6" w:rsidRDefault="00BE4F44"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Fault Indicator Display</w:t>
            </w:r>
            <w:r w:rsidR="00D6647A" w:rsidRPr="009020A6">
              <w:rPr>
                <w:rFonts w:asciiTheme="minorHAnsi" w:hAnsiTheme="minorHAnsi"/>
                <w:sz w:val="18"/>
                <w:szCs w:val="18"/>
              </w:rPr>
              <w:t xml:space="preserve"> (</w:t>
            </w:r>
            <w:r w:rsidRPr="009020A6">
              <w:rPr>
                <w:rFonts w:asciiTheme="minorHAnsi" w:hAnsiTheme="minorHAnsi"/>
                <w:sz w:val="18"/>
                <w:szCs w:val="18"/>
              </w:rPr>
              <w:t>FID</w:t>
            </w:r>
            <w:r w:rsidR="00D6647A" w:rsidRPr="009020A6">
              <w:rPr>
                <w:rFonts w:asciiTheme="minorHAnsi" w:hAnsiTheme="minorHAnsi"/>
                <w:sz w:val="18"/>
                <w:szCs w:val="18"/>
              </w:rPr>
              <w:t>) Status</w:t>
            </w:r>
          </w:p>
          <w:p w14:paraId="54D40890" w14:textId="38A41712"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(Note: Even systems with a </w:t>
            </w:r>
            <w:r w:rsidR="00BE4F44" w:rsidRPr="009020A6">
              <w:rPr>
                <w:rFonts w:asciiTheme="minorHAnsi" w:hAnsiTheme="minorHAnsi"/>
                <w:sz w:val="18"/>
                <w:szCs w:val="18"/>
              </w:rPr>
              <w:t>FID</w:t>
            </w:r>
            <w:r w:rsidRPr="009020A6">
              <w:rPr>
                <w:rFonts w:asciiTheme="minorHAnsi" w:hAnsiTheme="minorHAnsi"/>
                <w:sz w:val="18"/>
                <w:szCs w:val="18"/>
              </w:rPr>
              <w:t xml:space="preserve"> must have refrigerant charge verified by installer)</w:t>
            </w:r>
          </w:p>
        </w:tc>
        <w:tc>
          <w:tcPr>
            <w:tcW w:w="2296" w:type="pct"/>
          </w:tcPr>
          <w:p w14:paraId="54D40891" w14:textId="77777777" w:rsidR="00D6647A" w:rsidRPr="009020A6" w:rsidRDefault="00D6647A" w:rsidP="00F140A8">
            <w:pPr>
              <w:spacing w:after="60"/>
              <w:rPr>
                <w:rFonts w:asciiTheme="minorHAnsi" w:hAnsiTheme="minorHAnsi"/>
                <w:sz w:val="18"/>
                <w:szCs w:val="18"/>
              </w:rPr>
            </w:pPr>
          </w:p>
        </w:tc>
      </w:tr>
      <w:tr w:rsidR="00D6647A" w:rsidRPr="009020A6" w14:paraId="54D40896" w14:textId="77777777" w:rsidTr="00170608">
        <w:trPr>
          <w:cantSplit/>
          <w:trHeight w:val="360"/>
        </w:trPr>
        <w:tc>
          <w:tcPr>
            <w:tcW w:w="288" w:type="pct"/>
            <w:vAlign w:val="center"/>
          </w:tcPr>
          <w:p w14:paraId="54D40893" w14:textId="0A15DF84"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12</w:t>
            </w:r>
          </w:p>
        </w:tc>
        <w:tc>
          <w:tcPr>
            <w:tcW w:w="2416" w:type="pct"/>
            <w:vAlign w:val="center"/>
          </w:tcPr>
          <w:p w14:paraId="54D40894" w14:textId="79EA5F9C"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Is the system of a type that the minimum airflow can be verified </w:t>
            </w:r>
            <w:r w:rsidR="00CA4D9E" w:rsidRPr="009020A6">
              <w:rPr>
                <w:rFonts w:asciiTheme="minorHAnsi" w:hAnsiTheme="minorHAnsi"/>
                <w:sz w:val="18"/>
                <w:szCs w:val="18"/>
              </w:rPr>
              <w:t xml:space="preserve">for all indoor units </w:t>
            </w:r>
            <w:r w:rsidRPr="009020A6">
              <w:rPr>
                <w:rFonts w:asciiTheme="minorHAnsi" w:hAnsiTheme="minorHAnsi"/>
                <w:sz w:val="18"/>
                <w:szCs w:val="18"/>
              </w:rPr>
              <w:t>using an approved measurement procedure (RA3.3 or RA</w:t>
            </w:r>
            <w:r w:rsidR="00B0220E" w:rsidRPr="009020A6">
              <w:rPr>
                <w:rFonts w:asciiTheme="minorHAnsi" w:hAnsiTheme="minorHAnsi"/>
                <w:sz w:val="18"/>
                <w:szCs w:val="18"/>
              </w:rPr>
              <w:t>3.3.3</w:t>
            </w:r>
            <w:r w:rsidRPr="009020A6">
              <w:rPr>
                <w:rFonts w:asciiTheme="minorHAnsi" w:hAnsiTheme="minorHAnsi"/>
                <w:sz w:val="18"/>
                <w:szCs w:val="18"/>
              </w:rPr>
              <w:t>)?</w:t>
            </w:r>
          </w:p>
        </w:tc>
        <w:tc>
          <w:tcPr>
            <w:tcW w:w="2296" w:type="pct"/>
          </w:tcPr>
          <w:p w14:paraId="54D40895" w14:textId="77777777" w:rsidR="00D6647A" w:rsidRPr="009020A6" w:rsidRDefault="00D6647A" w:rsidP="00D6647A">
            <w:pPr>
              <w:spacing w:after="60"/>
              <w:rPr>
                <w:rFonts w:asciiTheme="minorHAnsi" w:hAnsiTheme="minorHAnsi"/>
                <w:sz w:val="18"/>
                <w:szCs w:val="18"/>
              </w:rPr>
            </w:pPr>
          </w:p>
        </w:tc>
      </w:tr>
      <w:tr w:rsidR="00D6647A" w:rsidRPr="009020A6" w14:paraId="54D4089A" w14:textId="77777777" w:rsidTr="00170608">
        <w:trPr>
          <w:cantSplit/>
          <w:trHeight w:val="360"/>
        </w:trPr>
        <w:tc>
          <w:tcPr>
            <w:tcW w:w="288" w:type="pct"/>
            <w:vAlign w:val="center"/>
          </w:tcPr>
          <w:p w14:paraId="54D40897" w14:textId="042C737E"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13</w:t>
            </w:r>
          </w:p>
        </w:tc>
        <w:tc>
          <w:tcPr>
            <w:tcW w:w="2416" w:type="pct"/>
            <w:vAlign w:val="center"/>
          </w:tcPr>
          <w:p w14:paraId="54D40898" w14:textId="77777777"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9020A6" w:rsidRDefault="00D6647A" w:rsidP="00F140A8">
            <w:pPr>
              <w:spacing w:after="60"/>
              <w:rPr>
                <w:rFonts w:asciiTheme="minorHAnsi" w:hAnsiTheme="minorHAnsi"/>
                <w:sz w:val="18"/>
                <w:szCs w:val="18"/>
              </w:rPr>
            </w:pPr>
          </w:p>
        </w:tc>
      </w:tr>
      <w:tr w:rsidR="00D6647A" w:rsidRPr="009020A6" w14:paraId="54D4089E" w14:textId="77777777" w:rsidTr="00170608">
        <w:trPr>
          <w:cantSplit/>
          <w:trHeight w:val="360"/>
        </w:trPr>
        <w:tc>
          <w:tcPr>
            <w:tcW w:w="288" w:type="pct"/>
            <w:vAlign w:val="center"/>
          </w:tcPr>
          <w:p w14:paraId="54D4089B" w14:textId="38576684"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14</w:t>
            </w:r>
          </w:p>
        </w:tc>
        <w:tc>
          <w:tcPr>
            <w:tcW w:w="2416" w:type="pct"/>
            <w:vAlign w:val="center"/>
          </w:tcPr>
          <w:p w14:paraId="54D4089C" w14:textId="7F676FCF"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Date of HERS Rater Refrigerant Charge Verification for this </w:t>
            </w:r>
            <w:r w:rsidR="00C148D0" w:rsidRPr="009020A6">
              <w:rPr>
                <w:rFonts w:asciiTheme="minorHAnsi" w:hAnsiTheme="minorHAnsi"/>
                <w:sz w:val="18"/>
                <w:szCs w:val="18"/>
              </w:rPr>
              <w:t>S</w:t>
            </w:r>
            <w:r w:rsidRPr="009020A6">
              <w:rPr>
                <w:rFonts w:asciiTheme="minorHAnsi" w:hAnsiTheme="minorHAnsi"/>
                <w:sz w:val="18"/>
                <w:szCs w:val="18"/>
              </w:rPr>
              <w:t>ystem</w:t>
            </w:r>
          </w:p>
        </w:tc>
        <w:tc>
          <w:tcPr>
            <w:tcW w:w="2296" w:type="pct"/>
            <w:vAlign w:val="center"/>
          </w:tcPr>
          <w:p w14:paraId="54D4089D" w14:textId="77777777" w:rsidR="00D6647A" w:rsidRPr="009020A6" w:rsidRDefault="00D6647A" w:rsidP="00F140A8">
            <w:pPr>
              <w:rPr>
                <w:rFonts w:asciiTheme="minorHAnsi" w:hAnsiTheme="minorHAnsi"/>
                <w:sz w:val="18"/>
                <w:szCs w:val="18"/>
              </w:rPr>
            </w:pPr>
          </w:p>
        </w:tc>
      </w:tr>
      <w:tr w:rsidR="00D6647A" w:rsidRPr="009020A6" w14:paraId="54D408A2" w14:textId="77777777" w:rsidTr="00170608">
        <w:trPr>
          <w:cantSplit/>
          <w:trHeight w:val="360"/>
        </w:trPr>
        <w:tc>
          <w:tcPr>
            <w:tcW w:w="288" w:type="pct"/>
            <w:vAlign w:val="center"/>
          </w:tcPr>
          <w:p w14:paraId="54D4089F" w14:textId="0C04A335"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15</w:t>
            </w:r>
          </w:p>
        </w:tc>
        <w:tc>
          <w:tcPr>
            <w:tcW w:w="2416" w:type="pct"/>
            <w:vAlign w:val="center"/>
          </w:tcPr>
          <w:p w14:paraId="54D408A0" w14:textId="3E395ED9"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Refrigerant </w:t>
            </w:r>
            <w:r w:rsidR="00C148D0" w:rsidRPr="009020A6">
              <w:rPr>
                <w:rFonts w:asciiTheme="minorHAnsi" w:hAnsiTheme="minorHAnsi"/>
                <w:sz w:val="18"/>
                <w:szCs w:val="18"/>
              </w:rPr>
              <w:t>C</w:t>
            </w:r>
            <w:r w:rsidRPr="009020A6">
              <w:rPr>
                <w:rFonts w:asciiTheme="minorHAnsi" w:hAnsiTheme="minorHAnsi"/>
                <w:sz w:val="18"/>
                <w:szCs w:val="18"/>
              </w:rPr>
              <w:t xml:space="preserve">harge </w:t>
            </w:r>
            <w:r w:rsidR="00C148D0" w:rsidRPr="009020A6">
              <w:rPr>
                <w:rFonts w:asciiTheme="minorHAnsi" w:hAnsiTheme="minorHAnsi"/>
                <w:sz w:val="18"/>
                <w:szCs w:val="18"/>
              </w:rPr>
              <w:t>V</w:t>
            </w:r>
            <w:r w:rsidRPr="009020A6">
              <w:rPr>
                <w:rFonts w:asciiTheme="minorHAnsi" w:hAnsiTheme="minorHAnsi"/>
                <w:sz w:val="18"/>
                <w:szCs w:val="18"/>
              </w:rPr>
              <w:t xml:space="preserve">erification </w:t>
            </w:r>
            <w:r w:rsidR="00C148D0" w:rsidRPr="009020A6">
              <w:rPr>
                <w:rFonts w:asciiTheme="minorHAnsi" w:hAnsiTheme="minorHAnsi"/>
                <w:sz w:val="18"/>
                <w:szCs w:val="18"/>
              </w:rPr>
              <w:t>M</w:t>
            </w:r>
            <w:r w:rsidRPr="009020A6">
              <w:rPr>
                <w:rFonts w:asciiTheme="minorHAnsi" w:hAnsiTheme="minorHAnsi"/>
                <w:sz w:val="18"/>
                <w:szCs w:val="18"/>
              </w:rPr>
              <w:t xml:space="preserve">ethod </w:t>
            </w:r>
            <w:r w:rsidR="00C148D0" w:rsidRPr="009020A6">
              <w:rPr>
                <w:rFonts w:asciiTheme="minorHAnsi" w:hAnsiTheme="minorHAnsi"/>
                <w:sz w:val="18"/>
                <w:szCs w:val="18"/>
              </w:rPr>
              <w:t>U</w:t>
            </w:r>
            <w:r w:rsidRPr="009020A6">
              <w:rPr>
                <w:rFonts w:asciiTheme="minorHAnsi" w:hAnsiTheme="minorHAnsi"/>
                <w:sz w:val="18"/>
                <w:szCs w:val="18"/>
              </w:rPr>
              <w:t xml:space="preserve">sed by </w:t>
            </w:r>
            <w:r w:rsidR="00C148D0" w:rsidRPr="009020A6">
              <w:rPr>
                <w:rFonts w:asciiTheme="minorHAnsi" w:hAnsiTheme="minorHAnsi"/>
                <w:sz w:val="18"/>
                <w:szCs w:val="18"/>
              </w:rPr>
              <w:t>I</w:t>
            </w:r>
            <w:r w:rsidRPr="009020A6">
              <w:rPr>
                <w:rFonts w:asciiTheme="minorHAnsi" w:hAnsiTheme="minorHAnsi"/>
                <w:sz w:val="18"/>
                <w:szCs w:val="18"/>
              </w:rPr>
              <w:t>nstaller</w:t>
            </w:r>
          </w:p>
        </w:tc>
        <w:tc>
          <w:tcPr>
            <w:tcW w:w="2296" w:type="pct"/>
          </w:tcPr>
          <w:p w14:paraId="54D408A1" w14:textId="77777777" w:rsidR="00D6647A" w:rsidRPr="009020A6" w:rsidRDefault="00D6647A" w:rsidP="00D6647A">
            <w:pPr>
              <w:rPr>
                <w:rFonts w:asciiTheme="minorHAnsi" w:hAnsiTheme="minorHAnsi"/>
                <w:sz w:val="18"/>
                <w:szCs w:val="18"/>
              </w:rPr>
            </w:pPr>
          </w:p>
        </w:tc>
      </w:tr>
      <w:tr w:rsidR="00D6647A" w:rsidRPr="009020A6" w14:paraId="54D408A6" w14:textId="77777777" w:rsidTr="00170608">
        <w:trPr>
          <w:cantSplit/>
          <w:trHeight w:val="953"/>
        </w:trPr>
        <w:tc>
          <w:tcPr>
            <w:tcW w:w="288" w:type="pct"/>
            <w:vAlign w:val="center"/>
          </w:tcPr>
          <w:p w14:paraId="54D408A3" w14:textId="28F5E625"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16</w:t>
            </w:r>
          </w:p>
        </w:tc>
        <w:tc>
          <w:tcPr>
            <w:tcW w:w="2416" w:type="pct"/>
            <w:vAlign w:val="center"/>
          </w:tcPr>
          <w:p w14:paraId="54D408A4" w14:textId="7C8AF4A0"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Person </w:t>
            </w:r>
            <w:r w:rsidR="00C148D0" w:rsidRPr="009020A6">
              <w:rPr>
                <w:rFonts w:asciiTheme="minorHAnsi" w:hAnsiTheme="minorHAnsi"/>
                <w:sz w:val="18"/>
                <w:szCs w:val="18"/>
              </w:rPr>
              <w:t>W</w:t>
            </w:r>
            <w:r w:rsidRPr="009020A6">
              <w:rPr>
                <w:rFonts w:asciiTheme="minorHAnsi" w:hAnsiTheme="minorHAnsi"/>
                <w:sz w:val="18"/>
                <w:szCs w:val="18"/>
              </w:rPr>
              <w:t xml:space="preserve">ho </w:t>
            </w:r>
            <w:r w:rsidR="00C148D0" w:rsidRPr="009020A6">
              <w:rPr>
                <w:rFonts w:asciiTheme="minorHAnsi" w:hAnsiTheme="minorHAnsi"/>
                <w:sz w:val="18"/>
                <w:szCs w:val="18"/>
              </w:rPr>
              <w:t>P</w:t>
            </w:r>
            <w:r w:rsidRPr="009020A6">
              <w:rPr>
                <w:rFonts w:asciiTheme="minorHAnsi" w:hAnsiTheme="minorHAnsi"/>
                <w:sz w:val="18"/>
                <w:szCs w:val="18"/>
              </w:rPr>
              <w:t xml:space="preserve">erformed the Refrigerant Charge Verification </w:t>
            </w:r>
            <w:r w:rsidR="00C148D0" w:rsidRPr="009020A6">
              <w:rPr>
                <w:rFonts w:asciiTheme="minorHAnsi" w:hAnsiTheme="minorHAnsi"/>
                <w:sz w:val="18"/>
                <w:szCs w:val="18"/>
              </w:rPr>
              <w:t>R</w:t>
            </w:r>
            <w:r w:rsidRPr="009020A6">
              <w:rPr>
                <w:rFonts w:asciiTheme="minorHAnsi" w:hAnsiTheme="minorHAnsi"/>
                <w:sz w:val="18"/>
                <w:szCs w:val="18"/>
              </w:rPr>
              <w:t>eported on the Certificate of Installation</w:t>
            </w:r>
          </w:p>
        </w:tc>
        <w:tc>
          <w:tcPr>
            <w:tcW w:w="2296" w:type="pct"/>
            <w:vAlign w:val="center"/>
          </w:tcPr>
          <w:p w14:paraId="54D408A5" w14:textId="77777777" w:rsidR="00D6647A" w:rsidRPr="009020A6" w:rsidRDefault="00D6647A" w:rsidP="00F140A8">
            <w:pPr>
              <w:rPr>
                <w:rFonts w:asciiTheme="minorHAnsi" w:hAnsiTheme="minorHAnsi"/>
                <w:sz w:val="18"/>
                <w:szCs w:val="18"/>
              </w:rPr>
            </w:pPr>
          </w:p>
        </w:tc>
      </w:tr>
      <w:tr w:rsidR="00D6647A" w:rsidRPr="009020A6" w14:paraId="54D408AA" w14:textId="77777777" w:rsidTr="00170608">
        <w:trPr>
          <w:cantSplit/>
          <w:trHeight w:val="953"/>
        </w:trPr>
        <w:tc>
          <w:tcPr>
            <w:tcW w:w="288" w:type="pct"/>
            <w:vAlign w:val="center"/>
          </w:tcPr>
          <w:p w14:paraId="54D408A7" w14:textId="79D7A07F"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17</w:t>
            </w:r>
          </w:p>
        </w:tc>
        <w:tc>
          <w:tcPr>
            <w:tcW w:w="2416" w:type="pct"/>
            <w:vAlign w:val="center"/>
          </w:tcPr>
          <w:p w14:paraId="54D408A8" w14:textId="39F86E0B"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HERS Verification Compliance Requirement Status</w:t>
            </w:r>
          </w:p>
        </w:tc>
        <w:tc>
          <w:tcPr>
            <w:tcW w:w="2296" w:type="pct"/>
            <w:vAlign w:val="center"/>
          </w:tcPr>
          <w:p w14:paraId="54D408A9" w14:textId="77777777" w:rsidR="00D6647A" w:rsidRPr="009020A6" w:rsidRDefault="00D6647A" w:rsidP="00D6647A">
            <w:pPr>
              <w:rPr>
                <w:rFonts w:asciiTheme="minorHAnsi" w:hAnsiTheme="minorHAnsi"/>
                <w:sz w:val="18"/>
                <w:szCs w:val="18"/>
              </w:rPr>
            </w:pPr>
          </w:p>
        </w:tc>
      </w:tr>
      <w:tr w:rsidR="00D6647A" w:rsidRPr="009020A6" w14:paraId="54D408AE" w14:textId="77777777" w:rsidTr="00170608">
        <w:trPr>
          <w:cantSplit/>
          <w:trHeight w:val="953"/>
        </w:trPr>
        <w:tc>
          <w:tcPr>
            <w:tcW w:w="288" w:type="pct"/>
            <w:vAlign w:val="center"/>
          </w:tcPr>
          <w:p w14:paraId="54D408AB" w14:textId="60352A6F"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18</w:t>
            </w:r>
          </w:p>
        </w:tc>
        <w:tc>
          <w:tcPr>
            <w:tcW w:w="2416" w:type="pct"/>
            <w:vAlign w:val="center"/>
          </w:tcPr>
          <w:p w14:paraId="54D408AC" w14:textId="0AA27337" w:rsidR="00D6647A" w:rsidRPr="009020A6" w:rsidRDefault="00D6647A" w:rsidP="00170608">
            <w:pPr>
              <w:rPr>
                <w:rFonts w:asciiTheme="minorHAnsi" w:hAnsiTheme="minorHAnsi"/>
                <w:sz w:val="18"/>
                <w:szCs w:val="18"/>
              </w:rPr>
            </w:pPr>
            <w:r w:rsidRPr="009020A6">
              <w:rPr>
                <w:rFonts w:asciiTheme="minorHAnsi" w:hAnsiTheme="minorHAnsi"/>
                <w:sz w:val="18"/>
                <w:szCs w:val="18"/>
              </w:rPr>
              <w:t xml:space="preserve">Refrigerant </w:t>
            </w:r>
            <w:r w:rsidR="00C148D0" w:rsidRPr="009020A6">
              <w:rPr>
                <w:rFonts w:asciiTheme="minorHAnsi" w:hAnsiTheme="minorHAnsi"/>
                <w:sz w:val="18"/>
                <w:szCs w:val="18"/>
              </w:rPr>
              <w:t>C</w:t>
            </w:r>
            <w:r w:rsidRPr="009020A6">
              <w:rPr>
                <w:rFonts w:asciiTheme="minorHAnsi" w:hAnsiTheme="minorHAnsi"/>
                <w:sz w:val="18"/>
                <w:szCs w:val="18"/>
              </w:rPr>
              <w:t xml:space="preserve">harge </w:t>
            </w:r>
            <w:r w:rsidR="00C148D0" w:rsidRPr="009020A6">
              <w:rPr>
                <w:rFonts w:asciiTheme="minorHAnsi" w:hAnsiTheme="minorHAnsi"/>
                <w:sz w:val="18"/>
                <w:szCs w:val="18"/>
              </w:rPr>
              <w:t>V</w:t>
            </w:r>
            <w:r w:rsidRPr="009020A6">
              <w:rPr>
                <w:rFonts w:asciiTheme="minorHAnsi" w:hAnsiTheme="minorHAnsi"/>
                <w:sz w:val="18"/>
                <w:szCs w:val="18"/>
              </w:rPr>
              <w:t xml:space="preserve">erification </w:t>
            </w:r>
            <w:r w:rsidR="00C148D0" w:rsidRPr="009020A6">
              <w:rPr>
                <w:rFonts w:asciiTheme="minorHAnsi" w:hAnsiTheme="minorHAnsi"/>
                <w:sz w:val="18"/>
                <w:szCs w:val="18"/>
              </w:rPr>
              <w:t>M</w:t>
            </w:r>
            <w:r w:rsidRPr="009020A6">
              <w:rPr>
                <w:rFonts w:asciiTheme="minorHAnsi" w:hAnsiTheme="minorHAnsi"/>
                <w:sz w:val="18"/>
                <w:szCs w:val="18"/>
              </w:rPr>
              <w:t xml:space="preserve">ethod </w:t>
            </w:r>
            <w:r w:rsidR="00C148D0" w:rsidRPr="009020A6">
              <w:rPr>
                <w:rFonts w:asciiTheme="minorHAnsi" w:hAnsiTheme="minorHAnsi"/>
                <w:sz w:val="18"/>
                <w:szCs w:val="18"/>
              </w:rPr>
              <w:t>U</w:t>
            </w:r>
            <w:r w:rsidRPr="009020A6">
              <w:rPr>
                <w:rFonts w:asciiTheme="minorHAnsi" w:hAnsiTheme="minorHAnsi"/>
                <w:sz w:val="18"/>
                <w:szCs w:val="18"/>
              </w:rPr>
              <w:t>sed by HERS Rater</w:t>
            </w:r>
          </w:p>
        </w:tc>
        <w:tc>
          <w:tcPr>
            <w:tcW w:w="2296" w:type="pct"/>
            <w:vAlign w:val="center"/>
          </w:tcPr>
          <w:p w14:paraId="54D408AD" w14:textId="77777777" w:rsidR="00D6647A" w:rsidRPr="009020A6" w:rsidRDefault="00D6647A" w:rsidP="00D6647A">
            <w:pPr>
              <w:spacing w:after="60"/>
              <w:rPr>
                <w:rFonts w:asciiTheme="minorHAnsi" w:hAnsiTheme="minorHAnsi"/>
                <w:sz w:val="18"/>
                <w:szCs w:val="18"/>
              </w:rPr>
            </w:pPr>
          </w:p>
        </w:tc>
      </w:tr>
    </w:tbl>
    <w:p w14:paraId="54D408B0" w14:textId="77777777" w:rsidR="00D6647A" w:rsidRPr="009020A6"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D6647A" w:rsidRPr="009020A6" w14:paraId="54D408B4" w14:textId="77777777" w:rsidTr="00F140A8">
        <w:tc>
          <w:tcPr>
            <w:tcW w:w="11016" w:type="dxa"/>
          </w:tcPr>
          <w:p w14:paraId="54D408B3" w14:textId="1B310D3A" w:rsidR="00D6647A" w:rsidRPr="009020A6" w:rsidRDefault="00D6647A" w:rsidP="00170608">
            <w:pPr>
              <w:keepNext/>
              <w:rPr>
                <w:rFonts w:asciiTheme="majorHAnsi" w:hAnsiTheme="majorHAnsi"/>
                <w:b/>
              </w:rPr>
            </w:pPr>
            <w:r w:rsidRPr="009020A6">
              <w:rPr>
                <w:rFonts w:asciiTheme="minorHAnsi" w:hAnsiTheme="minorHAnsi"/>
                <w:b/>
                <w:szCs w:val="18"/>
              </w:rPr>
              <w:t>MCH</w:t>
            </w:r>
            <w:r w:rsidR="00903563" w:rsidRPr="009020A6">
              <w:rPr>
                <w:rFonts w:asciiTheme="minorHAnsi" w:hAnsiTheme="minorHAnsi"/>
                <w:b/>
                <w:szCs w:val="18"/>
              </w:rPr>
              <w:t>-</w:t>
            </w:r>
            <w:r w:rsidRPr="009020A6">
              <w:rPr>
                <w:rFonts w:asciiTheme="minorHAnsi" w:hAnsiTheme="minorHAnsi"/>
                <w:b/>
                <w:szCs w:val="18"/>
              </w:rPr>
              <w:t>25c</w:t>
            </w:r>
            <w:r w:rsidR="00903563" w:rsidRPr="009020A6">
              <w:rPr>
                <w:rFonts w:asciiTheme="minorHAnsi" w:hAnsiTheme="minorHAnsi"/>
                <w:b/>
                <w:szCs w:val="18"/>
              </w:rPr>
              <w:t xml:space="preserve"> </w:t>
            </w:r>
            <w:r w:rsidR="000675E9" w:rsidRPr="009020A6">
              <w:rPr>
                <w:rFonts w:asciiTheme="minorHAnsi" w:hAnsiTheme="minorHAnsi"/>
                <w:b/>
                <w:szCs w:val="18"/>
              </w:rPr>
              <w:t>-</w:t>
            </w:r>
            <w:r w:rsidR="00903563" w:rsidRPr="009020A6">
              <w:rPr>
                <w:rFonts w:asciiTheme="minorHAnsi" w:hAnsiTheme="minorHAnsi"/>
                <w:b/>
                <w:szCs w:val="18"/>
              </w:rPr>
              <w:t xml:space="preserve"> Refrigerant Charge Verification </w:t>
            </w:r>
            <w:r w:rsidR="000675E9" w:rsidRPr="009020A6">
              <w:rPr>
                <w:rFonts w:asciiTheme="minorHAnsi" w:hAnsiTheme="minorHAnsi"/>
                <w:b/>
                <w:szCs w:val="18"/>
              </w:rPr>
              <w:t>-</w:t>
            </w:r>
            <w:r w:rsidR="00903563" w:rsidRPr="009020A6">
              <w:rPr>
                <w:rFonts w:asciiTheme="minorHAnsi" w:hAnsiTheme="minorHAnsi"/>
                <w:b/>
                <w:szCs w:val="18"/>
              </w:rPr>
              <w:t xml:space="preserve"> Weigh In</w:t>
            </w:r>
            <w:r w:rsidR="002C1BFB" w:rsidRPr="009020A6">
              <w:rPr>
                <w:rFonts w:asciiTheme="minorHAnsi" w:hAnsiTheme="minorHAnsi"/>
                <w:b/>
                <w:szCs w:val="18"/>
              </w:rPr>
              <w:t xml:space="preserve"> Observation Procedure</w:t>
            </w:r>
          </w:p>
        </w:tc>
      </w:tr>
    </w:tbl>
    <w:p w14:paraId="54D408B5" w14:textId="77777777" w:rsidR="00D6647A" w:rsidRPr="009020A6"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444"/>
        <w:gridCol w:w="4995"/>
      </w:tblGrid>
      <w:tr w:rsidR="00D6647A" w:rsidRPr="009020A6" w14:paraId="54D408B8" w14:textId="77777777" w:rsidTr="00F140A8">
        <w:trPr>
          <w:cantSplit/>
          <w:trHeight w:val="233"/>
        </w:trPr>
        <w:tc>
          <w:tcPr>
            <w:tcW w:w="5000" w:type="pct"/>
            <w:gridSpan w:val="3"/>
            <w:vAlign w:val="center"/>
          </w:tcPr>
          <w:p w14:paraId="54D408B6" w14:textId="5D0F2CDE" w:rsidR="00D6647A" w:rsidRPr="009020A6" w:rsidRDefault="00D6647A" w:rsidP="00F140A8">
            <w:pPr>
              <w:pStyle w:val="Header"/>
              <w:keepNext/>
              <w:tabs>
                <w:tab w:val="clear" w:pos="4320"/>
                <w:tab w:val="clear" w:pos="8640"/>
              </w:tabs>
              <w:rPr>
                <w:rFonts w:asciiTheme="minorHAnsi" w:hAnsiTheme="minorHAnsi"/>
                <w:b/>
                <w:szCs w:val="18"/>
              </w:rPr>
            </w:pPr>
            <w:r w:rsidRPr="009020A6">
              <w:rPr>
                <w:rFonts w:asciiTheme="minorHAnsi" w:hAnsiTheme="minorHAnsi"/>
                <w:b/>
                <w:szCs w:val="18"/>
              </w:rPr>
              <w:lastRenderedPageBreak/>
              <w:t>B. Measurement Access Hole (MAH) Verification</w:t>
            </w:r>
          </w:p>
          <w:p w14:paraId="54D408B7" w14:textId="492B9078" w:rsidR="00D6647A" w:rsidRPr="009020A6" w:rsidRDefault="004D3E1A" w:rsidP="00F140A8">
            <w:pPr>
              <w:pStyle w:val="Header"/>
              <w:keepNext/>
              <w:tabs>
                <w:tab w:val="clear" w:pos="4320"/>
                <w:tab w:val="clear" w:pos="8640"/>
              </w:tabs>
              <w:rPr>
                <w:rFonts w:asciiTheme="minorHAnsi" w:hAnsiTheme="minorHAnsi"/>
                <w:sz w:val="18"/>
                <w:szCs w:val="18"/>
              </w:rPr>
            </w:pPr>
            <w:r w:rsidRPr="009020A6">
              <w:rPr>
                <w:rFonts w:asciiTheme="minorHAnsi" w:hAnsiTheme="minorHAnsi"/>
                <w:sz w:val="18"/>
                <w:szCs w:val="18"/>
              </w:rPr>
              <w:t xml:space="preserve">HERS Raters are required to visually field verify MAH. </w:t>
            </w:r>
            <w:r w:rsidR="00D6647A" w:rsidRPr="009020A6">
              <w:rPr>
                <w:rFonts w:asciiTheme="minorHAnsi" w:hAnsiTheme="minorHAnsi"/>
                <w:sz w:val="18"/>
                <w:szCs w:val="18"/>
              </w:rPr>
              <w:t>Procedures for installing MAH are specified in Reference Residential Appendix RA3.2.2.3</w:t>
            </w:r>
            <w:r w:rsidRPr="009020A6">
              <w:rPr>
                <w:rFonts w:asciiTheme="minorHAnsi" w:hAnsiTheme="minorHAnsi"/>
                <w:sz w:val="18"/>
                <w:szCs w:val="18"/>
              </w:rPr>
              <w:t>.</w:t>
            </w:r>
          </w:p>
        </w:tc>
      </w:tr>
      <w:tr w:rsidR="00D6647A" w:rsidRPr="009020A6" w14:paraId="54D408BC" w14:textId="77777777" w:rsidTr="00170608">
        <w:trPr>
          <w:cantSplit/>
          <w:trHeight w:val="233"/>
        </w:trPr>
        <w:tc>
          <w:tcPr>
            <w:tcW w:w="204" w:type="pct"/>
            <w:vAlign w:val="center"/>
          </w:tcPr>
          <w:p w14:paraId="54D408B9" w14:textId="77777777" w:rsidR="00D6647A" w:rsidRPr="009020A6" w:rsidRDefault="00D6647A" w:rsidP="00583C51">
            <w:pPr>
              <w:pStyle w:val="IndexHeading"/>
              <w:keepNext/>
              <w:jc w:val="center"/>
              <w:rPr>
                <w:rFonts w:asciiTheme="minorHAnsi" w:hAnsiTheme="minorHAnsi"/>
                <w:b w:val="0"/>
                <w:bCs/>
                <w:sz w:val="18"/>
                <w:szCs w:val="18"/>
              </w:rPr>
            </w:pPr>
            <w:r w:rsidRPr="009020A6">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Method </w:t>
            </w:r>
            <w:r w:rsidR="00C148D0" w:rsidRPr="009020A6">
              <w:rPr>
                <w:rFonts w:asciiTheme="minorHAnsi" w:hAnsiTheme="minorHAnsi"/>
                <w:sz w:val="18"/>
                <w:szCs w:val="18"/>
              </w:rPr>
              <w:t>U</w:t>
            </w:r>
            <w:r w:rsidRPr="009020A6">
              <w:rPr>
                <w:rFonts w:asciiTheme="minorHAnsi" w:hAnsiTheme="minorHAnsi"/>
                <w:sz w:val="18"/>
                <w:szCs w:val="18"/>
              </w:rPr>
              <w:t xml:space="preserve">sed to </w:t>
            </w:r>
            <w:r w:rsidR="00C148D0" w:rsidRPr="009020A6">
              <w:rPr>
                <w:rFonts w:asciiTheme="minorHAnsi" w:hAnsiTheme="minorHAnsi"/>
                <w:sz w:val="18"/>
                <w:szCs w:val="18"/>
              </w:rPr>
              <w:t>D</w:t>
            </w:r>
            <w:r w:rsidRPr="009020A6">
              <w:rPr>
                <w:rFonts w:asciiTheme="minorHAnsi" w:hAnsiTheme="minorHAnsi"/>
                <w:sz w:val="18"/>
                <w:szCs w:val="18"/>
              </w:rPr>
              <w:t xml:space="preserve">emonstrate </w:t>
            </w:r>
            <w:r w:rsidR="00C148D0" w:rsidRPr="009020A6">
              <w:rPr>
                <w:rFonts w:asciiTheme="minorHAnsi" w:hAnsiTheme="minorHAnsi"/>
                <w:sz w:val="18"/>
                <w:szCs w:val="18"/>
              </w:rPr>
              <w:t>C</w:t>
            </w:r>
            <w:r w:rsidRPr="009020A6">
              <w:rPr>
                <w:rFonts w:asciiTheme="minorHAnsi" w:hAnsiTheme="minorHAnsi"/>
                <w:sz w:val="18"/>
                <w:szCs w:val="18"/>
              </w:rPr>
              <w:t xml:space="preserve">ompliance with the Measurement Access Hole (MAH) </w:t>
            </w:r>
            <w:r w:rsidR="00C148D0" w:rsidRPr="009020A6">
              <w:rPr>
                <w:rFonts w:asciiTheme="minorHAnsi" w:hAnsiTheme="minorHAnsi"/>
                <w:sz w:val="18"/>
                <w:szCs w:val="18"/>
              </w:rPr>
              <w:t>R</w:t>
            </w:r>
            <w:r w:rsidRPr="009020A6">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9020A6" w:rsidRDefault="00D6647A" w:rsidP="00D6647A">
            <w:pPr>
              <w:pStyle w:val="ListParagraph"/>
              <w:keepNext/>
              <w:rPr>
                <w:rFonts w:ascii="Calibri" w:hAnsi="Calibri"/>
              </w:rPr>
            </w:pPr>
          </w:p>
        </w:tc>
      </w:tr>
    </w:tbl>
    <w:p w14:paraId="54D408BD" w14:textId="77777777" w:rsidR="00D6647A" w:rsidRPr="009020A6" w:rsidRDefault="00D6647A" w:rsidP="00D6647A">
      <w:pPr>
        <w:pStyle w:val="Header"/>
        <w:tabs>
          <w:tab w:val="clear" w:pos="4320"/>
          <w:tab w:val="clear" w:pos="8640"/>
          <w:tab w:val="left" w:pos="360"/>
        </w:tabs>
        <w:rPr>
          <w:rFonts w:ascii="Calibri" w:hAnsi="Calibri"/>
          <w:sz w:val="18"/>
          <w:szCs w:val="18"/>
        </w:rPr>
      </w:pPr>
    </w:p>
    <w:p w14:paraId="54D408C9" w14:textId="77777777" w:rsidR="00D6647A" w:rsidRPr="009020A6" w:rsidRDefault="00D6647A" w:rsidP="00D6647A">
      <w:pPr>
        <w:rPr>
          <w:rFonts w:asciiTheme="minorHAnsi" w:hAnsiTheme="minorHAnsi"/>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976655" w:rsidRPr="009020A6" w14:paraId="307E1D85" w14:textId="77777777" w:rsidTr="00976655">
        <w:trPr>
          <w:cantSplit/>
        </w:trPr>
        <w:tc>
          <w:tcPr>
            <w:tcW w:w="10998" w:type="dxa"/>
            <w:gridSpan w:val="4"/>
          </w:tcPr>
          <w:p w14:paraId="69148D2B" w14:textId="5BC36110" w:rsidR="00976655" w:rsidRPr="009020A6" w:rsidRDefault="00976655" w:rsidP="00976655">
            <w:pPr>
              <w:keepNext/>
              <w:rPr>
                <w:rFonts w:ascii="Calibri" w:hAnsi="Calibri"/>
                <w:b/>
              </w:rPr>
            </w:pPr>
            <w:r w:rsidRPr="009020A6">
              <w:rPr>
                <w:rFonts w:ascii="Calibri" w:hAnsi="Calibri"/>
                <w:b/>
              </w:rPr>
              <w:t>C. Minimum System Airflow Rate Verification</w:t>
            </w:r>
          </w:p>
          <w:p w14:paraId="547891CC" w14:textId="77777777" w:rsidR="00976655" w:rsidRPr="009020A6" w:rsidRDefault="00976655" w:rsidP="00976655">
            <w:pPr>
              <w:keepNext/>
              <w:rPr>
                <w:rFonts w:ascii="Calibri" w:hAnsi="Calibri"/>
                <w:sz w:val="18"/>
              </w:rPr>
            </w:pPr>
            <w:r w:rsidRPr="009020A6">
              <w:rPr>
                <w:rFonts w:ascii="Calibri" w:hAnsi="Calibri"/>
                <w:sz w:val="18"/>
              </w:rPr>
              <w:t>Procedures for verifying minimum system airflow are specified in Reference Residential Appendix RA3.3.3.</w:t>
            </w:r>
          </w:p>
        </w:tc>
      </w:tr>
      <w:tr w:rsidR="00976655" w:rsidRPr="009020A6" w14:paraId="67898355" w14:textId="77777777" w:rsidTr="00976655">
        <w:trPr>
          <w:cantSplit/>
          <w:trHeight w:val="305"/>
        </w:trPr>
        <w:tc>
          <w:tcPr>
            <w:tcW w:w="3168" w:type="dxa"/>
            <w:gridSpan w:val="2"/>
            <w:vAlign w:val="center"/>
          </w:tcPr>
          <w:p w14:paraId="713F4C0F"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01</w:t>
            </w:r>
          </w:p>
        </w:tc>
        <w:tc>
          <w:tcPr>
            <w:tcW w:w="2880" w:type="dxa"/>
          </w:tcPr>
          <w:p w14:paraId="2455C600"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02</w:t>
            </w:r>
          </w:p>
        </w:tc>
        <w:tc>
          <w:tcPr>
            <w:tcW w:w="4950" w:type="dxa"/>
            <w:vAlign w:val="center"/>
          </w:tcPr>
          <w:p w14:paraId="0999ACDE"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03</w:t>
            </w:r>
          </w:p>
        </w:tc>
      </w:tr>
      <w:tr w:rsidR="00976655" w:rsidRPr="009020A6" w14:paraId="4ACFC4BB" w14:textId="77777777" w:rsidTr="00976655">
        <w:trPr>
          <w:cantSplit/>
          <w:trHeight w:val="882"/>
        </w:trPr>
        <w:tc>
          <w:tcPr>
            <w:tcW w:w="3168" w:type="dxa"/>
            <w:gridSpan w:val="2"/>
            <w:tcBorders>
              <w:top w:val="nil"/>
            </w:tcBorders>
            <w:vAlign w:val="bottom"/>
          </w:tcPr>
          <w:p w14:paraId="2180470C"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Indoor Unit Name or Description of Area Served</w:t>
            </w:r>
          </w:p>
        </w:tc>
        <w:tc>
          <w:tcPr>
            <w:tcW w:w="2880" w:type="dxa"/>
            <w:tcBorders>
              <w:top w:val="nil"/>
            </w:tcBorders>
            <w:vAlign w:val="bottom"/>
          </w:tcPr>
          <w:p w14:paraId="513251CD"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Minimum Required System Airflow Rate (cfm)</w:t>
            </w:r>
          </w:p>
        </w:tc>
        <w:tc>
          <w:tcPr>
            <w:tcW w:w="4950" w:type="dxa"/>
            <w:tcBorders>
              <w:top w:val="nil"/>
            </w:tcBorders>
            <w:vAlign w:val="bottom"/>
          </w:tcPr>
          <w:p w14:paraId="12791964"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System Airflow Rate Verification Status</w:t>
            </w:r>
          </w:p>
        </w:tc>
      </w:tr>
      <w:tr w:rsidR="00976655" w:rsidRPr="009020A6" w14:paraId="16420583" w14:textId="77777777" w:rsidTr="00976655">
        <w:trPr>
          <w:cantSplit/>
          <w:trHeight w:val="305"/>
        </w:trPr>
        <w:tc>
          <w:tcPr>
            <w:tcW w:w="3168" w:type="dxa"/>
            <w:gridSpan w:val="2"/>
          </w:tcPr>
          <w:p w14:paraId="1FBB04A4" w14:textId="77777777" w:rsidR="00976655" w:rsidRPr="009020A6" w:rsidRDefault="00976655" w:rsidP="00976655">
            <w:pPr>
              <w:keepNext/>
              <w:rPr>
                <w:rFonts w:ascii="Calibri" w:hAnsi="Calibri"/>
                <w:sz w:val="14"/>
                <w:szCs w:val="14"/>
              </w:rPr>
            </w:pPr>
          </w:p>
        </w:tc>
        <w:tc>
          <w:tcPr>
            <w:tcW w:w="2880" w:type="dxa"/>
          </w:tcPr>
          <w:p w14:paraId="64ADBEB9" w14:textId="77777777" w:rsidR="00976655" w:rsidRPr="009020A6" w:rsidRDefault="00976655" w:rsidP="00976655">
            <w:pPr>
              <w:keepNext/>
              <w:rPr>
                <w:rFonts w:ascii="Calibri" w:hAnsi="Calibri"/>
                <w:sz w:val="14"/>
                <w:szCs w:val="14"/>
              </w:rPr>
            </w:pPr>
          </w:p>
        </w:tc>
        <w:tc>
          <w:tcPr>
            <w:tcW w:w="4950" w:type="dxa"/>
          </w:tcPr>
          <w:p w14:paraId="787AB36B" w14:textId="77777777" w:rsidR="00976655" w:rsidRPr="009020A6" w:rsidRDefault="00976655" w:rsidP="00976655">
            <w:pPr>
              <w:keepNext/>
              <w:spacing w:afterLines="60" w:after="144"/>
              <w:ind w:left="720"/>
              <w:rPr>
                <w:rFonts w:ascii="Calibri" w:hAnsi="Calibri"/>
                <w:sz w:val="16"/>
                <w:szCs w:val="16"/>
              </w:rPr>
            </w:pPr>
          </w:p>
        </w:tc>
      </w:tr>
      <w:tr w:rsidR="00976655" w:rsidRPr="009020A6" w14:paraId="14A2D455" w14:textId="77777777" w:rsidTr="00976655">
        <w:trPr>
          <w:cantSplit/>
          <w:trHeight w:val="314"/>
        </w:trPr>
        <w:tc>
          <w:tcPr>
            <w:tcW w:w="3168" w:type="dxa"/>
            <w:gridSpan w:val="2"/>
          </w:tcPr>
          <w:p w14:paraId="7DDA2CF5" w14:textId="77777777" w:rsidR="00976655" w:rsidRPr="009020A6" w:rsidRDefault="00976655" w:rsidP="00976655">
            <w:pPr>
              <w:keepNext/>
              <w:rPr>
                <w:rFonts w:ascii="Calibri" w:hAnsi="Calibri"/>
                <w:sz w:val="16"/>
                <w:szCs w:val="16"/>
              </w:rPr>
            </w:pPr>
          </w:p>
        </w:tc>
        <w:tc>
          <w:tcPr>
            <w:tcW w:w="2880" w:type="dxa"/>
          </w:tcPr>
          <w:p w14:paraId="35FB9FF3" w14:textId="77777777" w:rsidR="00976655" w:rsidRPr="009020A6" w:rsidRDefault="00976655" w:rsidP="00976655">
            <w:pPr>
              <w:keepNext/>
              <w:rPr>
                <w:rFonts w:ascii="Calibri" w:hAnsi="Calibri"/>
                <w:sz w:val="16"/>
                <w:szCs w:val="16"/>
              </w:rPr>
            </w:pPr>
          </w:p>
        </w:tc>
        <w:tc>
          <w:tcPr>
            <w:tcW w:w="4950" w:type="dxa"/>
          </w:tcPr>
          <w:p w14:paraId="11340B51" w14:textId="77777777" w:rsidR="00976655" w:rsidRPr="009020A6" w:rsidRDefault="00976655" w:rsidP="00976655">
            <w:pPr>
              <w:keepNext/>
              <w:rPr>
                <w:rFonts w:ascii="Calibri" w:hAnsi="Calibri"/>
                <w:sz w:val="16"/>
                <w:szCs w:val="16"/>
              </w:rPr>
            </w:pPr>
          </w:p>
        </w:tc>
      </w:tr>
      <w:tr w:rsidR="00976655" w:rsidRPr="009020A6" w14:paraId="509A4CDA" w14:textId="77777777" w:rsidTr="00976655">
        <w:tblPrEx>
          <w:tblLook w:val="0000" w:firstRow="0" w:lastRow="0" w:firstColumn="0" w:lastColumn="0" w:noHBand="0" w:noVBand="0"/>
        </w:tblPrEx>
        <w:trPr>
          <w:trHeight w:val="260"/>
        </w:trPr>
        <w:tc>
          <w:tcPr>
            <w:tcW w:w="467" w:type="dxa"/>
            <w:vAlign w:val="center"/>
          </w:tcPr>
          <w:p w14:paraId="45B8734E" w14:textId="77777777" w:rsidR="00976655" w:rsidRPr="009020A6" w:rsidRDefault="00976655" w:rsidP="00976655">
            <w:pPr>
              <w:keepNext/>
              <w:jc w:val="center"/>
              <w:rPr>
                <w:rFonts w:ascii="Calibri" w:hAnsi="Calibri"/>
              </w:rPr>
            </w:pPr>
            <w:r w:rsidRPr="009020A6">
              <w:rPr>
                <w:rFonts w:ascii="Calibri" w:hAnsi="Calibri"/>
              </w:rPr>
              <w:t>04</w:t>
            </w:r>
          </w:p>
        </w:tc>
        <w:tc>
          <w:tcPr>
            <w:tcW w:w="10531" w:type="dxa"/>
            <w:gridSpan w:val="3"/>
          </w:tcPr>
          <w:p w14:paraId="502C5A8A" w14:textId="77777777" w:rsidR="00976655" w:rsidRPr="009020A6" w:rsidRDefault="00976655" w:rsidP="00976655">
            <w:pPr>
              <w:keepNext/>
              <w:rPr>
                <w:rFonts w:ascii="Calibri" w:hAnsi="Calibri"/>
              </w:rPr>
            </w:pPr>
            <w:r w:rsidRPr="009020A6">
              <w:rPr>
                <w:rFonts w:ascii="Calibri" w:hAnsi="Calibri"/>
                <w:sz w:val="18"/>
              </w:rPr>
              <w:t xml:space="preserve">Compliance Statement: </w:t>
            </w:r>
          </w:p>
        </w:tc>
      </w:tr>
      <w:tr w:rsidR="00976655" w:rsidRPr="009020A6" w14:paraId="26D022D4" w14:textId="77777777" w:rsidTr="00976655">
        <w:trPr>
          <w:cantSplit/>
        </w:trPr>
        <w:tc>
          <w:tcPr>
            <w:tcW w:w="10998" w:type="dxa"/>
            <w:gridSpan w:val="4"/>
          </w:tcPr>
          <w:p w14:paraId="4A83368A" w14:textId="77777777" w:rsidR="00976655" w:rsidRPr="009020A6" w:rsidRDefault="00976655" w:rsidP="00976655">
            <w:pPr>
              <w:rPr>
                <w:rFonts w:ascii="Calibri" w:hAnsi="Calibri"/>
                <w:sz w:val="18"/>
                <w:szCs w:val="18"/>
              </w:rPr>
            </w:pPr>
            <w:r w:rsidRPr="009020A6">
              <w:rPr>
                <w:rFonts w:ascii="Calibri" w:hAnsi="Calibri"/>
                <w:sz w:val="18"/>
                <w:szCs w:val="18"/>
              </w:rPr>
              <w:t>Notes:</w:t>
            </w:r>
          </w:p>
        </w:tc>
      </w:tr>
    </w:tbl>
    <w:p w14:paraId="1485772C" w14:textId="77777777" w:rsidR="00976655" w:rsidRPr="009020A6" w:rsidRDefault="00976655"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
        <w:gridCol w:w="5376"/>
        <w:gridCol w:w="4954"/>
        <w:gridCol w:w="13"/>
      </w:tblGrid>
      <w:tr w:rsidR="00D6647A" w:rsidRPr="009020A6" w14:paraId="54D408CD" w14:textId="77777777" w:rsidTr="00F140A8">
        <w:trPr>
          <w:gridAfter w:val="1"/>
          <w:wAfter w:w="6" w:type="pct"/>
          <w:cantSplit/>
          <w:trHeight w:val="432"/>
        </w:trPr>
        <w:tc>
          <w:tcPr>
            <w:tcW w:w="4994" w:type="pct"/>
            <w:gridSpan w:val="3"/>
            <w:vAlign w:val="center"/>
          </w:tcPr>
          <w:p w14:paraId="54D408CB" w14:textId="74574FD2" w:rsidR="00D6647A" w:rsidRPr="009020A6" w:rsidRDefault="00D6647A" w:rsidP="00170608">
            <w:pPr>
              <w:keepNext/>
              <w:rPr>
                <w:rFonts w:asciiTheme="minorHAnsi" w:hAnsiTheme="minorHAnsi"/>
                <w:b/>
                <w:szCs w:val="18"/>
              </w:rPr>
            </w:pPr>
            <w:r w:rsidRPr="009020A6">
              <w:rPr>
                <w:rFonts w:asciiTheme="minorHAnsi" w:hAnsiTheme="minorHAnsi"/>
                <w:b/>
                <w:szCs w:val="18"/>
              </w:rPr>
              <w:t>D. Weigh In Charge Procedure</w:t>
            </w:r>
          </w:p>
          <w:p w14:paraId="54D408CC" w14:textId="7A036432" w:rsidR="00D6647A" w:rsidRPr="009020A6" w:rsidRDefault="004D3E1A" w:rsidP="00170608">
            <w:pPr>
              <w:keepNext/>
              <w:rPr>
                <w:rFonts w:asciiTheme="minorHAnsi" w:hAnsiTheme="minorHAnsi"/>
                <w:sz w:val="18"/>
                <w:szCs w:val="18"/>
              </w:rPr>
            </w:pPr>
            <w:r w:rsidRPr="009020A6">
              <w:rPr>
                <w:rFonts w:asciiTheme="minorHAnsi" w:hAnsiTheme="minorHAnsi"/>
                <w:sz w:val="18"/>
                <w:szCs w:val="18"/>
              </w:rPr>
              <w:t xml:space="preserve">HERS Rater Must Observe and Confirm All Data Collected. </w:t>
            </w:r>
            <w:r w:rsidR="00D6647A" w:rsidRPr="009020A6">
              <w:rPr>
                <w:rFonts w:asciiTheme="minorHAnsi" w:hAnsiTheme="minorHAnsi"/>
                <w:sz w:val="18"/>
                <w:szCs w:val="18"/>
              </w:rPr>
              <w:t>Procedures for Refrigerant Charge using the Weigh-in Charging Procedure are given in Reference Residential Appendix RA3.2.2.2 and RA3.2.3.</w:t>
            </w:r>
          </w:p>
        </w:tc>
      </w:tr>
      <w:tr w:rsidR="00D6647A" w:rsidRPr="009020A6" w14:paraId="54D408D1" w14:textId="77777777" w:rsidTr="00583C51">
        <w:trPr>
          <w:gridAfter w:val="1"/>
          <w:wAfter w:w="6" w:type="pct"/>
          <w:cantSplit/>
          <w:trHeight w:val="432"/>
        </w:trPr>
        <w:tc>
          <w:tcPr>
            <w:tcW w:w="213" w:type="pct"/>
            <w:vAlign w:val="center"/>
          </w:tcPr>
          <w:p w14:paraId="54D408CE" w14:textId="77777777" w:rsidR="00D6647A" w:rsidRPr="009020A6" w:rsidRDefault="00D6647A" w:rsidP="00170608">
            <w:pPr>
              <w:pStyle w:val="FootnoteText"/>
              <w:keepNext/>
              <w:jc w:val="center"/>
              <w:rPr>
                <w:rFonts w:asciiTheme="minorHAnsi" w:hAnsiTheme="minorHAnsi"/>
                <w:sz w:val="18"/>
                <w:szCs w:val="18"/>
              </w:rPr>
            </w:pPr>
            <w:r w:rsidRPr="009020A6">
              <w:rPr>
                <w:rFonts w:asciiTheme="minorHAnsi" w:hAnsiTheme="minorHAnsi"/>
                <w:sz w:val="18"/>
                <w:szCs w:val="18"/>
              </w:rPr>
              <w:t>01</w:t>
            </w:r>
          </w:p>
        </w:tc>
        <w:tc>
          <w:tcPr>
            <w:tcW w:w="2488" w:type="pct"/>
            <w:vAlign w:val="center"/>
          </w:tcPr>
          <w:p w14:paraId="1779ED82" w14:textId="1D428148" w:rsidR="00C148D0"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Measured Condenser </w:t>
            </w:r>
            <w:r w:rsidR="00C148D0" w:rsidRPr="009020A6">
              <w:rPr>
                <w:rFonts w:asciiTheme="minorHAnsi" w:hAnsiTheme="minorHAnsi"/>
                <w:sz w:val="18"/>
                <w:szCs w:val="18"/>
              </w:rPr>
              <w:t>A</w:t>
            </w:r>
            <w:r w:rsidRPr="009020A6">
              <w:rPr>
                <w:rFonts w:asciiTheme="minorHAnsi" w:hAnsiTheme="minorHAnsi"/>
                <w:sz w:val="18"/>
                <w:szCs w:val="18"/>
              </w:rPr>
              <w:t xml:space="preserve">ir </w:t>
            </w:r>
            <w:r w:rsidR="00C148D0" w:rsidRPr="009020A6">
              <w:rPr>
                <w:rFonts w:asciiTheme="minorHAnsi" w:hAnsiTheme="minorHAnsi"/>
                <w:sz w:val="18"/>
                <w:szCs w:val="18"/>
              </w:rPr>
              <w:t>E</w:t>
            </w:r>
            <w:r w:rsidRPr="009020A6">
              <w:rPr>
                <w:rFonts w:asciiTheme="minorHAnsi" w:hAnsiTheme="minorHAnsi"/>
                <w:sz w:val="18"/>
                <w:szCs w:val="18"/>
              </w:rPr>
              <w:t xml:space="preserve">ntering </w:t>
            </w:r>
            <w:r w:rsidR="00C148D0" w:rsidRPr="009020A6">
              <w:rPr>
                <w:rFonts w:asciiTheme="minorHAnsi" w:hAnsiTheme="minorHAnsi"/>
                <w:sz w:val="18"/>
                <w:szCs w:val="18"/>
              </w:rPr>
              <w:t>D</w:t>
            </w:r>
            <w:r w:rsidRPr="009020A6">
              <w:rPr>
                <w:rFonts w:asciiTheme="minorHAnsi" w:hAnsiTheme="minorHAnsi"/>
                <w:sz w:val="18"/>
                <w:szCs w:val="18"/>
              </w:rPr>
              <w:t xml:space="preserve">ry-bulb </w:t>
            </w:r>
            <w:r w:rsidR="00C148D0" w:rsidRPr="009020A6">
              <w:rPr>
                <w:rFonts w:asciiTheme="minorHAnsi" w:hAnsiTheme="minorHAnsi"/>
                <w:sz w:val="18"/>
                <w:szCs w:val="18"/>
              </w:rPr>
              <w:t>T</w:t>
            </w:r>
            <w:r w:rsidRPr="009020A6">
              <w:rPr>
                <w:rFonts w:asciiTheme="minorHAnsi" w:hAnsiTheme="minorHAnsi"/>
                <w:sz w:val="18"/>
                <w:szCs w:val="18"/>
              </w:rPr>
              <w:t xml:space="preserve">emperature </w:t>
            </w:r>
          </w:p>
          <w:p w14:paraId="54D408CF" w14:textId="7A222A7E"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(T </w:t>
            </w:r>
            <w:r w:rsidRPr="009020A6">
              <w:rPr>
                <w:rFonts w:asciiTheme="minorHAnsi" w:hAnsiTheme="minorHAnsi"/>
                <w:sz w:val="18"/>
                <w:szCs w:val="18"/>
                <w:vertAlign w:val="subscript"/>
              </w:rPr>
              <w:t>condenser, db</w:t>
            </w:r>
            <w:r w:rsidRPr="009020A6">
              <w:rPr>
                <w:rFonts w:asciiTheme="minorHAnsi" w:hAnsiTheme="minorHAnsi"/>
                <w:sz w:val="18"/>
                <w:szCs w:val="18"/>
              </w:rPr>
              <w:t>)</w:t>
            </w:r>
          </w:p>
        </w:tc>
        <w:tc>
          <w:tcPr>
            <w:tcW w:w="2293" w:type="pct"/>
            <w:vAlign w:val="center"/>
          </w:tcPr>
          <w:p w14:paraId="54D408D0" w14:textId="77777777" w:rsidR="00D6647A" w:rsidRPr="009020A6" w:rsidRDefault="00D6647A" w:rsidP="00D6647A">
            <w:pPr>
              <w:keepNext/>
              <w:spacing w:after="60"/>
              <w:rPr>
                <w:rFonts w:asciiTheme="minorHAnsi" w:hAnsiTheme="minorHAnsi"/>
                <w:sz w:val="18"/>
                <w:szCs w:val="18"/>
              </w:rPr>
            </w:pPr>
          </w:p>
        </w:tc>
      </w:tr>
      <w:tr w:rsidR="00D6647A" w:rsidRPr="009020A6" w14:paraId="54D408D5" w14:textId="77777777" w:rsidTr="00583C51">
        <w:trPr>
          <w:gridAfter w:val="1"/>
          <w:wAfter w:w="6" w:type="pct"/>
          <w:cantSplit/>
          <w:trHeight w:val="432"/>
        </w:trPr>
        <w:tc>
          <w:tcPr>
            <w:tcW w:w="213" w:type="pct"/>
            <w:vAlign w:val="center"/>
          </w:tcPr>
          <w:p w14:paraId="54D408D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02</w:t>
            </w:r>
          </w:p>
        </w:tc>
        <w:tc>
          <w:tcPr>
            <w:tcW w:w="2488" w:type="pct"/>
            <w:vAlign w:val="center"/>
          </w:tcPr>
          <w:p w14:paraId="54D408D3" w14:textId="0BC50E66"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Specify the </w:t>
            </w:r>
            <w:r w:rsidR="00C148D0" w:rsidRPr="009020A6">
              <w:rPr>
                <w:rFonts w:asciiTheme="minorHAnsi" w:hAnsiTheme="minorHAnsi"/>
                <w:sz w:val="18"/>
                <w:szCs w:val="18"/>
              </w:rPr>
              <w:t>M</w:t>
            </w:r>
            <w:r w:rsidRPr="009020A6">
              <w:rPr>
                <w:rFonts w:asciiTheme="minorHAnsi" w:hAnsiTheme="minorHAnsi"/>
                <w:sz w:val="18"/>
                <w:szCs w:val="18"/>
              </w:rPr>
              <w:t xml:space="preserve">ethod of </w:t>
            </w:r>
            <w:r w:rsidR="00C148D0" w:rsidRPr="009020A6">
              <w:rPr>
                <w:rFonts w:asciiTheme="minorHAnsi" w:hAnsiTheme="minorHAnsi"/>
                <w:sz w:val="18"/>
                <w:szCs w:val="18"/>
              </w:rPr>
              <w:t>W</w:t>
            </w:r>
            <w:r w:rsidRPr="009020A6">
              <w:rPr>
                <w:rFonts w:asciiTheme="minorHAnsi" w:hAnsiTheme="minorHAnsi"/>
                <w:sz w:val="18"/>
                <w:szCs w:val="18"/>
              </w:rPr>
              <w:t>eigh-in</w:t>
            </w:r>
          </w:p>
        </w:tc>
        <w:tc>
          <w:tcPr>
            <w:tcW w:w="2293" w:type="pct"/>
            <w:vAlign w:val="center"/>
          </w:tcPr>
          <w:p w14:paraId="54D408D4" w14:textId="77777777" w:rsidR="00D6647A" w:rsidRPr="009020A6" w:rsidRDefault="00D6647A" w:rsidP="00D6647A">
            <w:pPr>
              <w:keepNext/>
              <w:rPr>
                <w:rFonts w:asciiTheme="minorHAnsi" w:hAnsiTheme="minorHAnsi"/>
                <w:sz w:val="18"/>
                <w:szCs w:val="18"/>
              </w:rPr>
            </w:pPr>
          </w:p>
        </w:tc>
      </w:tr>
      <w:tr w:rsidR="00D6647A" w:rsidRPr="009020A6" w14:paraId="54D408D9" w14:textId="77777777" w:rsidTr="00583C51">
        <w:trPr>
          <w:gridAfter w:val="1"/>
          <w:wAfter w:w="6" w:type="pct"/>
          <w:cantSplit/>
          <w:trHeight w:val="432"/>
        </w:trPr>
        <w:tc>
          <w:tcPr>
            <w:tcW w:w="213" w:type="pct"/>
            <w:vAlign w:val="center"/>
          </w:tcPr>
          <w:p w14:paraId="54D408D6"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03</w:t>
            </w:r>
          </w:p>
        </w:tc>
        <w:tc>
          <w:tcPr>
            <w:tcW w:w="2488" w:type="pct"/>
            <w:vAlign w:val="center"/>
          </w:tcPr>
          <w:p w14:paraId="54D408D7" w14:textId="21C624D1"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C</w:t>
            </w:r>
            <w:r w:rsidRPr="009020A6">
              <w:rPr>
                <w:rFonts w:asciiTheme="minorHAnsi" w:hAnsiTheme="minorHAnsi"/>
                <w:sz w:val="18"/>
                <w:szCs w:val="18"/>
              </w:rPr>
              <w:t xml:space="preserve">harge for </w:t>
            </w:r>
            <w:r w:rsidR="00C148D0" w:rsidRPr="009020A6">
              <w:rPr>
                <w:rFonts w:asciiTheme="minorHAnsi" w:hAnsiTheme="minorHAnsi"/>
                <w:sz w:val="18"/>
                <w:szCs w:val="18"/>
              </w:rPr>
              <w:t>C</w:t>
            </w:r>
            <w:r w:rsidRPr="009020A6">
              <w:rPr>
                <w:rFonts w:asciiTheme="minorHAnsi" w:hAnsiTheme="minorHAnsi"/>
                <w:sz w:val="18"/>
                <w:szCs w:val="18"/>
              </w:rPr>
              <w:t>ondenser (lbs)</w:t>
            </w:r>
          </w:p>
        </w:tc>
        <w:tc>
          <w:tcPr>
            <w:tcW w:w="2293" w:type="pct"/>
            <w:vAlign w:val="center"/>
          </w:tcPr>
          <w:p w14:paraId="54D408D8" w14:textId="77777777" w:rsidR="00D6647A" w:rsidRPr="009020A6" w:rsidRDefault="00D6647A" w:rsidP="00D6647A">
            <w:pPr>
              <w:keepNext/>
              <w:rPr>
                <w:rFonts w:asciiTheme="minorHAnsi" w:hAnsiTheme="minorHAnsi"/>
                <w:sz w:val="18"/>
                <w:szCs w:val="18"/>
              </w:rPr>
            </w:pPr>
          </w:p>
        </w:tc>
      </w:tr>
      <w:tr w:rsidR="00D6647A" w:rsidRPr="009020A6" w14:paraId="54D408DD" w14:textId="77777777" w:rsidTr="00583C51">
        <w:trPr>
          <w:gridAfter w:val="1"/>
          <w:wAfter w:w="6" w:type="pct"/>
          <w:cantSplit/>
          <w:trHeight w:val="432"/>
        </w:trPr>
        <w:tc>
          <w:tcPr>
            <w:tcW w:w="213" w:type="pct"/>
            <w:vAlign w:val="center"/>
          </w:tcPr>
          <w:p w14:paraId="54D408DA"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04</w:t>
            </w:r>
          </w:p>
        </w:tc>
        <w:tc>
          <w:tcPr>
            <w:tcW w:w="2488" w:type="pct"/>
            <w:vAlign w:val="center"/>
          </w:tcPr>
          <w:p w14:paraId="54D408DB" w14:textId="497F1D86"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L</w:t>
            </w:r>
            <w:r w:rsidRPr="009020A6">
              <w:rPr>
                <w:rFonts w:asciiTheme="minorHAnsi" w:hAnsiTheme="minorHAnsi"/>
                <w:sz w:val="18"/>
                <w:szCs w:val="18"/>
              </w:rPr>
              <w:t>ength (ft)</w:t>
            </w:r>
          </w:p>
        </w:tc>
        <w:tc>
          <w:tcPr>
            <w:tcW w:w="2293" w:type="pct"/>
            <w:vAlign w:val="center"/>
          </w:tcPr>
          <w:p w14:paraId="54D408DC" w14:textId="77777777" w:rsidR="00D6647A" w:rsidRPr="009020A6" w:rsidRDefault="00D6647A" w:rsidP="00D6647A">
            <w:pPr>
              <w:keepNext/>
              <w:rPr>
                <w:rFonts w:asciiTheme="minorHAnsi" w:hAnsiTheme="minorHAnsi"/>
                <w:sz w:val="18"/>
                <w:szCs w:val="18"/>
              </w:rPr>
            </w:pPr>
          </w:p>
        </w:tc>
      </w:tr>
      <w:tr w:rsidR="00D6647A" w:rsidRPr="009020A6" w14:paraId="54D408E1" w14:textId="77777777" w:rsidTr="00583C51">
        <w:trPr>
          <w:gridAfter w:val="1"/>
          <w:wAfter w:w="6" w:type="pct"/>
          <w:cantSplit/>
          <w:trHeight w:val="432"/>
        </w:trPr>
        <w:tc>
          <w:tcPr>
            <w:tcW w:w="213" w:type="pct"/>
            <w:vAlign w:val="center"/>
          </w:tcPr>
          <w:p w14:paraId="54D408DE"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05</w:t>
            </w:r>
          </w:p>
        </w:tc>
        <w:tc>
          <w:tcPr>
            <w:tcW w:w="2488" w:type="pct"/>
            <w:vAlign w:val="center"/>
          </w:tcPr>
          <w:p w14:paraId="54D408DF" w14:textId="2C9C6EFA"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D</w:t>
            </w:r>
            <w:r w:rsidRPr="009020A6">
              <w:rPr>
                <w:rFonts w:asciiTheme="minorHAnsi" w:hAnsiTheme="minorHAnsi"/>
                <w:sz w:val="18"/>
                <w:szCs w:val="18"/>
              </w:rPr>
              <w:t>iameter (in)</w:t>
            </w:r>
          </w:p>
        </w:tc>
        <w:tc>
          <w:tcPr>
            <w:tcW w:w="2293" w:type="pct"/>
            <w:vAlign w:val="center"/>
          </w:tcPr>
          <w:p w14:paraId="54D408E0" w14:textId="77777777" w:rsidR="00D6647A" w:rsidRPr="009020A6" w:rsidRDefault="00D6647A" w:rsidP="00D6647A">
            <w:pPr>
              <w:keepNext/>
              <w:rPr>
                <w:rFonts w:asciiTheme="minorHAnsi" w:hAnsiTheme="minorHAnsi"/>
                <w:sz w:val="18"/>
                <w:szCs w:val="18"/>
              </w:rPr>
            </w:pPr>
          </w:p>
        </w:tc>
      </w:tr>
      <w:tr w:rsidR="00D6647A" w:rsidRPr="009020A6" w14:paraId="54D408E5" w14:textId="77777777" w:rsidTr="00583C51">
        <w:trPr>
          <w:gridAfter w:val="1"/>
          <w:wAfter w:w="6" w:type="pct"/>
          <w:cantSplit/>
          <w:trHeight w:val="432"/>
        </w:trPr>
        <w:tc>
          <w:tcPr>
            <w:tcW w:w="213" w:type="pct"/>
            <w:vAlign w:val="center"/>
          </w:tcPr>
          <w:p w14:paraId="54D408E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06</w:t>
            </w:r>
          </w:p>
        </w:tc>
        <w:tc>
          <w:tcPr>
            <w:tcW w:w="2488" w:type="pct"/>
            <w:vAlign w:val="center"/>
          </w:tcPr>
          <w:p w14:paraId="54D408E3" w14:textId="085A49BC"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I</w:t>
            </w:r>
            <w:r w:rsidRPr="009020A6">
              <w:rPr>
                <w:rFonts w:asciiTheme="minorHAnsi" w:hAnsiTheme="minorHAnsi"/>
                <w:sz w:val="18"/>
                <w:szCs w:val="18"/>
              </w:rPr>
              <w:t xml:space="preserve">ndoor </w:t>
            </w:r>
            <w:r w:rsidR="00C148D0" w:rsidRPr="009020A6">
              <w:rPr>
                <w:rFonts w:asciiTheme="minorHAnsi" w:hAnsiTheme="minorHAnsi"/>
                <w:sz w:val="18"/>
                <w:szCs w:val="18"/>
              </w:rPr>
              <w:t>C</w:t>
            </w:r>
            <w:r w:rsidRPr="009020A6">
              <w:rPr>
                <w:rFonts w:asciiTheme="minorHAnsi" w:hAnsiTheme="minorHAnsi"/>
                <w:sz w:val="18"/>
                <w:szCs w:val="18"/>
              </w:rPr>
              <w:t xml:space="preserve">oil </w:t>
            </w:r>
            <w:r w:rsidR="00C148D0" w:rsidRPr="009020A6">
              <w:rPr>
                <w:rFonts w:asciiTheme="minorHAnsi" w:hAnsiTheme="minorHAnsi"/>
                <w:sz w:val="18"/>
                <w:szCs w:val="18"/>
              </w:rPr>
              <w:t>S</w:t>
            </w:r>
            <w:r w:rsidRPr="009020A6">
              <w:rPr>
                <w:rFonts w:asciiTheme="minorHAnsi" w:hAnsiTheme="minorHAnsi"/>
                <w:sz w:val="18"/>
                <w:szCs w:val="18"/>
              </w:rPr>
              <w:t>ize (tons)</w:t>
            </w:r>
          </w:p>
        </w:tc>
        <w:tc>
          <w:tcPr>
            <w:tcW w:w="2293" w:type="pct"/>
            <w:vAlign w:val="center"/>
          </w:tcPr>
          <w:p w14:paraId="54D408E4" w14:textId="77777777" w:rsidR="00D6647A" w:rsidRPr="009020A6" w:rsidRDefault="00D6647A" w:rsidP="00D6647A">
            <w:pPr>
              <w:keepNext/>
              <w:rPr>
                <w:rFonts w:asciiTheme="minorHAnsi" w:hAnsiTheme="minorHAnsi"/>
                <w:sz w:val="18"/>
                <w:szCs w:val="18"/>
              </w:rPr>
            </w:pPr>
          </w:p>
        </w:tc>
      </w:tr>
      <w:tr w:rsidR="00D6647A" w:rsidRPr="009020A6" w14:paraId="54D408E9" w14:textId="77777777" w:rsidTr="00583C51">
        <w:trPr>
          <w:gridAfter w:val="1"/>
          <w:wAfter w:w="6" w:type="pct"/>
          <w:cantSplit/>
          <w:trHeight w:val="432"/>
        </w:trPr>
        <w:tc>
          <w:tcPr>
            <w:tcW w:w="213" w:type="pct"/>
            <w:vAlign w:val="center"/>
          </w:tcPr>
          <w:p w14:paraId="54D408E6"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07</w:t>
            </w:r>
          </w:p>
        </w:tc>
        <w:tc>
          <w:tcPr>
            <w:tcW w:w="2488" w:type="pct"/>
            <w:vAlign w:val="center"/>
          </w:tcPr>
          <w:p w14:paraId="54D408E7" w14:textId="0ACB6DC5" w:rsidR="00D6647A" w:rsidRPr="009020A6" w:rsidDel="0082384D" w:rsidRDefault="00D6647A" w:rsidP="00170608">
            <w:pPr>
              <w:keepNext/>
              <w:rPr>
                <w:rFonts w:asciiTheme="minorHAnsi" w:hAnsiTheme="minorHAnsi"/>
                <w:sz w:val="18"/>
                <w:szCs w:val="18"/>
              </w:rPr>
            </w:pPr>
            <w:r w:rsidRPr="009020A6">
              <w:rPr>
                <w:rFonts w:asciiTheme="minorHAnsi" w:hAnsiTheme="minorHAnsi"/>
                <w:sz w:val="18"/>
                <w:szCs w:val="18"/>
              </w:rPr>
              <w:t xml:space="preserve">Installed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L</w:t>
            </w:r>
            <w:r w:rsidRPr="009020A6">
              <w:rPr>
                <w:rFonts w:asciiTheme="minorHAnsi" w:hAnsiTheme="minorHAnsi"/>
                <w:sz w:val="18"/>
                <w:szCs w:val="18"/>
              </w:rPr>
              <w:t>ength (ft)</w:t>
            </w:r>
          </w:p>
        </w:tc>
        <w:tc>
          <w:tcPr>
            <w:tcW w:w="2293" w:type="pct"/>
            <w:vAlign w:val="center"/>
          </w:tcPr>
          <w:p w14:paraId="54D408E8" w14:textId="77777777" w:rsidR="00D6647A" w:rsidRPr="009020A6" w:rsidRDefault="00D6647A" w:rsidP="00D6647A">
            <w:pPr>
              <w:keepNext/>
              <w:rPr>
                <w:rFonts w:asciiTheme="minorHAnsi" w:hAnsiTheme="minorHAnsi"/>
                <w:sz w:val="18"/>
                <w:szCs w:val="18"/>
              </w:rPr>
            </w:pPr>
          </w:p>
        </w:tc>
      </w:tr>
      <w:tr w:rsidR="00D6647A" w:rsidRPr="009020A6" w14:paraId="54D408ED" w14:textId="77777777" w:rsidTr="00583C51">
        <w:trPr>
          <w:gridAfter w:val="1"/>
          <w:wAfter w:w="6" w:type="pct"/>
          <w:cantSplit/>
          <w:trHeight w:val="432"/>
        </w:trPr>
        <w:tc>
          <w:tcPr>
            <w:tcW w:w="213" w:type="pct"/>
            <w:vAlign w:val="center"/>
          </w:tcPr>
          <w:p w14:paraId="54D408EA"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08</w:t>
            </w:r>
          </w:p>
        </w:tc>
        <w:tc>
          <w:tcPr>
            <w:tcW w:w="2488" w:type="pct"/>
            <w:vAlign w:val="center"/>
          </w:tcPr>
          <w:p w14:paraId="54D408EB" w14:textId="393EC215"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Installed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D</w:t>
            </w:r>
            <w:r w:rsidRPr="009020A6">
              <w:rPr>
                <w:rFonts w:asciiTheme="minorHAnsi" w:hAnsiTheme="minorHAnsi"/>
                <w:sz w:val="18"/>
                <w:szCs w:val="18"/>
              </w:rPr>
              <w:t>iameter (in)</w:t>
            </w:r>
          </w:p>
        </w:tc>
        <w:tc>
          <w:tcPr>
            <w:tcW w:w="2293" w:type="pct"/>
            <w:vAlign w:val="center"/>
          </w:tcPr>
          <w:p w14:paraId="54D408EC" w14:textId="77777777" w:rsidR="00D6647A" w:rsidRPr="009020A6" w:rsidRDefault="00D6647A" w:rsidP="00D6647A">
            <w:pPr>
              <w:keepNext/>
              <w:rPr>
                <w:rFonts w:asciiTheme="minorHAnsi" w:hAnsiTheme="minorHAnsi"/>
                <w:sz w:val="18"/>
                <w:szCs w:val="18"/>
              </w:rPr>
            </w:pPr>
          </w:p>
        </w:tc>
      </w:tr>
      <w:tr w:rsidR="00D6647A" w:rsidRPr="009020A6" w14:paraId="54D408F1" w14:textId="77777777" w:rsidTr="00583C51">
        <w:trPr>
          <w:gridAfter w:val="1"/>
          <w:wAfter w:w="6" w:type="pct"/>
          <w:cantSplit/>
          <w:trHeight w:val="432"/>
        </w:trPr>
        <w:tc>
          <w:tcPr>
            <w:tcW w:w="213" w:type="pct"/>
            <w:vAlign w:val="center"/>
          </w:tcPr>
          <w:p w14:paraId="54D408EE"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09</w:t>
            </w:r>
          </w:p>
        </w:tc>
        <w:tc>
          <w:tcPr>
            <w:tcW w:w="2488" w:type="pct"/>
            <w:vAlign w:val="center"/>
          </w:tcPr>
          <w:p w14:paraId="54D408EF" w14:textId="37A87D37" w:rsidR="00D6647A" w:rsidRPr="009020A6" w:rsidDel="0082384D" w:rsidRDefault="00D6647A" w:rsidP="00170608">
            <w:pPr>
              <w:keepNext/>
              <w:rPr>
                <w:rFonts w:asciiTheme="minorHAnsi" w:hAnsiTheme="minorHAnsi"/>
                <w:sz w:val="18"/>
                <w:szCs w:val="18"/>
              </w:rPr>
            </w:pPr>
            <w:r w:rsidRPr="009020A6">
              <w:rPr>
                <w:rFonts w:asciiTheme="minorHAnsi" w:hAnsiTheme="minorHAnsi"/>
                <w:sz w:val="18"/>
                <w:szCs w:val="18"/>
              </w:rPr>
              <w:t xml:space="preserve">Installed </w:t>
            </w:r>
            <w:r w:rsidR="00275BA1" w:rsidRPr="009020A6">
              <w:rPr>
                <w:rFonts w:asciiTheme="minorHAnsi" w:hAnsiTheme="minorHAnsi"/>
                <w:sz w:val="18"/>
                <w:szCs w:val="18"/>
              </w:rPr>
              <w:t>I</w:t>
            </w:r>
            <w:r w:rsidRPr="009020A6">
              <w:rPr>
                <w:rFonts w:asciiTheme="minorHAnsi" w:hAnsiTheme="minorHAnsi"/>
                <w:sz w:val="18"/>
                <w:szCs w:val="18"/>
              </w:rPr>
              <w:t xml:space="preserve">ndoor </w:t>
            </w:r>
            <w:r w:rsidR="00275BA1" w:rsidRPr="009020A6">
              <w:rPr>
                <w:rFonts w:asciiTheme="minorHAnsi" w:hAnsiTheme="minorHAnsi"/>
                <w:sz w:val="18"/>
                <w:szCs w:val="18"/>
              </w:rPr>
              <w:t>C</w:t>
            </w:r>
            <w:r w:rsidRPr="009020A6">
              <w:rPr>
                <w:rFonts w:asciiTheme="minorHAnsi" w:hAnsiTheme="minorHAnsi"/>
                <w:sz w:val="18"/>
                <w:szCs w:val="18"/>
              </w:rPr>
              <w:t xml:space="preserve">oil </w:t>
            </w:r>
            <w:r w:rsidR="00275BA1" w:rsidRPr="009020A6">
              <w:rPr>
                <w:rFonts w:asciiTheme="minorHAnsi" w:hAnsiTheme="minorHAnsi"/>
                <w:sz w:val="18"/>
                <w:szCs w:val="18"/>
              </w:rPr>
              <w:t>S</w:t>
            </w:r>
            <w:r w:rsidRPr="009020A6">
              <w:rPr>
                <w:rFonts w:asciiTheme="minorHAnsi" w:hAnsiTheme="minorHAnsi"/>
                <w:sz w:val="18"/>
                <w:szCs w:val="18"/>
              </w:rPr>
              <w:t>ize (tons)</w:t>
            </w:r>
          </w:p>
        </w:tc>
        <w:tc>
          <w:tcPr>
            <w:tcW w:w="2293" w:type="pct"/>
            <w:vAlign w:val="center"/>
          </w:tcPr>
          <w:p w14:paraId="54D408F0" w14:textId="77777777" w:rsidR="00D6647A" w:rsidRPr="009020A6" w:rsidRDefault="00D6647A" w:rsidP="00D6647A">
            <w:pPr>
              <w:keepNext/>
              <w:rPr>
                <w:rFonts w:asciiTheme="minorHAnsi" w:hAnsiTheme="minorHAnsi"/>
                <w:sz w:val="18"/>
                <w:szCs w:val="18"/>
              </w:rPr>
            </w:pPr>
          </w:p>
        </w:tc>
      </w:tr>
      <w:tr w:rsidR="00D6647A" w:rsidRPr="009020A6" w14:paraId="54D408F5" w14:textId="77777777" w:rsidTr="00583C51">
        <w:trPr>
          <w:gridAfter w:val="1"/>
          <w:wAfter w:w="6" w:type="pct"/>
          <w:cantSplit/>
          <w:trHeight w:val="432"/>
        </w:trPr>
        <w:tc>
          <w:tcPr>
            <w:tcW w:w="213" w:type="pct"/>
            <w:vAlign w:val="center"/>
          </w:tcPr>
          <w:p w14:paraId="54D408F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10</w:t>
            </w:r>
          </w:p>
        </w:tc>
        <w:tc>
          <w:tcPr>
            <w:tcW w:w="2488" w:type="pct"/>
            <w:vAlign w:val="center"/>
          </w:tcPr>
          <w:p w14:paraId="54D408F3" w14:textId="55D87BCC"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Charge </w:t>
            </w:r>
            <w:r w:rsidR="00C148D0" w:rsidRPr="009020A6">
              <w:rPr>
                <w:rFonts w:asciiTheme="minorHAnsi" w:hAnsiTheme="minorHAnsi"/>
                <w:sz w:val="18"/>
                <w:szCs w:val="18"/>
              </w:rPr>
              <w:t>A</w:t>
            </w:r>
            <w:r w:rsidRPr="009020A6">
              <w:rPr>
                <w:rFonts w:asciiTheme="minorHAnsi" w:hAnsiTheme="minorHAnsi"/>
                <w:sz w:val="18"/>
                <w:szCs w:val="18"/>
              </w:rPr>
              <w:t xml:space="preserve">djustment to </w:t>
            </w:r>
            <w:r w:rsidR="00C148D0" w:rsidRPr="009020A6">
              <w:rPr>
                <w:rFonts w:asciiTheme="minorHAnsi" w:hAnsiTheme="minorHAnsi"/>
                <w:sz w:val="18"/>
                <w:szCs w:val="18"/>
              </w:rPr>
              <w:t>S</w:t>
            </w:r>
            <w:r w:rsidRPr="009020A6">
              <w:rPr>
                <w:rFonts w:asciiTheme="minorHAnsi" w:hAnsiTheme="minorHAnsi"/>
                <w:sz w:val="18"/>
                <w:szCs w:val="18"/>
              </w:rPr>
              <w:t xml:space="preserve">tandard </w:t>
            </w:r>
            <w:r w:rsidR="00C148D0" w:rsidRPr="009020A6">
              <w:rPr>
                <w:rFonts w:asciiTheme="minorHAnsi" w:hAnsiTheme="minorHAnsi"/>
                <w:sz w:val="18"/>
                <w:szCs w:val="18"/>
              </w:rPr>
              <w:t>C</w:t>
            </w:r>
            <w:r w:rsidRPr="009020A6">
              <w:rPr>
                <w:rFonts w:asciiTheme="minorHAnsi" w:hAnsiTheme="minorHAnsi"/>
                <w:sz w:val="18"/>
                <w:szCs w:val="18"/>
              </w:rPr>
              <w:t xml:space="preserve">harge from </w:t>
            </w:r>
            <w:r w:rsidR="00C148D0" w:rsidRPr="009020A6">
              <w:rPr>
                <w:rFonts w:asciiTheme="minorHAnsi" w:hAnsiTheme="minorHAnsi"/>
                <w:sz w:val="18"/>
                <w:szCs w:val="18"/>
              </w:rPr>
              <w:t>M</w:t>
            </w:r>
            <w:r w:rsidRPr="009020A6">
              <w:rPr>
                <w:rFonts w:asciiTheme="minorHAnsi" w:hAnsiTheme="minorHAnsi"/>
                <w:sz w:val="18"/>
                <w:szCs w:val="18"/>
              </w:rPr>
              <w:t xml:space="preserve">anufacturer’s </w:t>
            </w:r>
            <w:r w:rsidR="00C148D0" w:rsidRPr="009020A6">
              <w:rPr>
                <w:rFonts w:asciiTheme="minorHAnsi" w:hAnsiTheme="minorHAnsi"/>
                <w:sz w:val="18"/>
                <w:szCs w:val="18"/>
              </w:rPr>
              <w:t>S</w:t>
            </w:r>
            <w:r w:rsidRPr="009020A6">
              <w:rPr>
                <w:rFonts w:asciiTheme="minorHAnsi" w:hAnsiTheme="minorHAnsi"/>
                <w:sz w:val="18"/>
                <w:szCs w:val="18"/>
              </w:rPr>
              <w:t>pecifications (ounces, positive = add, negative = remove)</w:t>
            </w:r>
          </w:p>
        </w:tc>
        <w:tc>
          <w:tcPr>
            <w:tcW w:w="2293" w:type="pct"/>
            <w:vAlign w:val="center"/>
          </w:tcPr>
          <w:p w14:paraId="54D408F4" w14:textId="77777777" w:rsidR="00D6647A" w:rsidRPr="009020A6" w:rsidRDefault="00D6647A" w:rsidP="00D6647A">
            <w:pPr>
              <w:keepNext/>
              <w:rPr>
                <w:rFonts w:asciiTheme="minorHAnsi" w:hAnsiTheme="minorHAnsi"/>
                <w:sz w:val="18"/>
                <w:szCs w:val="18"/>
              </w:rPr>
            </w:pPr>
          </w:p>
        </w:tc>
      </w:tr>
      <w:tr w:rsidR="00D6647A" w:rsidRPr="009020A6"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Refrigerant </w:t>
            </w:r>
            <w:r w:rsidR="00275BA1" w:rsidRPr="009020A6">
              <w:rPr>
                <w:rFonts w:asciiTheme="minorHAnsi" w:hAnsiTheme="minorHAnsi"/>
                <w:sz w:val="18"/>
                <w:szCs w:val="18"/>
              </w:rPr>
              <w:t>R</w:t>
            </w:r>
            <w:r w:rsidRPr="009020A6">
              <w:rPr>
                <w:rFonts w:asciiTheme="minorHAnsi" w:hAnsiTheme="minorHAnsi"/>
                <w:sz w:val="18"/>
                <w:szCs w:val="18"/>
              </w:rPr>
              <w:t xml:space="preserve">equired to be </w:t>
            </w:r>
            <w:r w:rsidR="00275BA1" w:rsidRPr="009020A6">
              <w:rPr>
                <w:rFonts w:asciiTheme="minorHAnsi" w:hAnsiTheme="minorHAnsi"/>
                <w:sz w:val="18"/>
                <w:szCs w:val="18"/>
              </w:rPr>
              <w:t>W</w:t>
            </w:r>
            <w:r w:rsidRPr="009020A6">
              <w:rPr>
                <w:rFonts w:asciiTheme="minorHAnsi" w:hAnsiTheme="minorHAnsi"/>
                <w:sz w:val="18"/>
                <w:szCs w:val="18"/>
              </w:rPr>
              <w:t>eighed</w:t>
            </w:r>
            <w:r w:rsidR="00275BA1" w:rsidRPr="009020A6">
              <w:rPr>
                <w:rFonts w:asciiTheme="minorHAnsi" w:hAnsiTheme="minorHAnsi"/>
                <w:sz w:val="18"/>
                <w:szCs w:val="18"/>
              </w:rPr>
              <w:t>-</w:t>
            </w:r>
            <w:r w:rsidRPr="009020A6">
              <w:rPr>
                <w:rFonts w:asciiTheme="minorHAnsi" w:hAnsiTheme="minorHAnsi"/>
                <w:sz w:val="18"/>
                <w:szCs w:val="18"/>
              </w:rPr>
              <w:t xml:space="preserve">in by the </w:t>
            </w:r>
            <w:r w:rsidR="00275BA1" w:rsidRPr="009020A6">
              <w:rPr>
                <w:rFonts w:asciiTheme="minorHAnsi" w:hAnsiTheme="minorHAnsi"/>
                <w:sz w:val="18"/>
                <w:szCs w:val="18"/>
              </w:rPr>
              <w:t>I</w:t>
            </w:r>
            <w:r w:rsidRPr="009020A6">
              <w:rPr>
                <w:rFonts w:asciiTheme="minorHAnsi" w:hAnsiTheme="minorHAnsi"/>
                <w:sz w:val="18"/>
                <w:szCs w:val="18"/>
              </w:rPr>
              <w:t>nstaller (lbs, oz)</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9020A6" w:rsidRDefault="00D6647A" w:rsidP="00D6647A">
            <w:pPr>
              <w:keepNext/>
              <w:rPr>
                <w:rFonts w:asciiTheme="minorHAnsi" w:hAnsiTheme="minorHAnsi"/>
                <w:sz w:val="18"/>
                <w:szCs w:val="18"/>
              </w:rPr>
            </w:pPr>
          </w:p>
        </w:tc>
      </w:tr>
      <w:tr w:rsidR="00D6647A" w:rsidRPr="009020A6"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Refrigerant </w:t>
            </w:r>
            <w:r w:rsidR="00275BA1" w:rsidRPr="009020A6">
              <w:rPr>
                <w:rFonts w:asciiTheme="minorHAnsi" w:hAnsiTheme="minorHAnsi"/>
                <w:sz w:val="18"/>
                <w:szCs w:val="18"/>
              </w:rPr>
              <w:t>W</w:t>
            </w:r>
            <w:r w:rsidRPr="009020A6">
              <w:rPr>
                <w:rFonts w:asciiTheme="minorHAnsi" w:hAnsiTheme="minorHAnsi"/>
                <w:sz w:val="18"/>
                <w:szCs w:val="18"/>
              </w:rPr>
              <w:t>eighed</w:t>
            </w:r>
            <w:r w:rsidR="00275BA1" w:rsidRPr="009020A6">
              <w:rPr>
                <w:rFonts w:asciiTheme="minorHAnsi" w:hAnsiTheme="minorHAnsi"/>
                <w:sz w:val="18"/>
                <w:szCs w:val="18"/>
              </w:rPr>
              <w:t>-</w:t>
            </w:r>
            <w:r w:rsidRPr="009020A6">
              <w:rPr>
                <w:rFonts w:asciiTheme="minorHAnsi" w:hAnsiTheme="minorHAnsi"/>
                <w:sz w:val="18"/>
                <w:szCs w:val="18"/>
              </w:rPr>
              <w:t>in by Installer (lbs, oz)</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9020A6" w:rsidRDefault="00D6647A" w:rsidP="00D6647A">
            <w:pPr>
              <w:keepNext/>
              <w:rPr>
                <w:rFonts w:asciiTheme="minorHAnsi" w:hAnsiTheme="minorHAnsi"/>
                <w:sz w:val="18"/>
                <w:szCs w:val="18"/>
              </w:rPr>
            </w:pPr>
          </w:p>
        </w:tc>
      </w:tr>
      <w:tr w:rsidR="00D6647A" w:rsidRPr="009020A6"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13</w:t>
            </w:r>
          </w:p>
        </w:tc>
        <w:tc>
          <w:tcPr>
            <w:tcW w:w="2488" w:type="pct"/>
            <w:vAlign w:val="center"/>
          </w:tcPr>
          <w:p w14:paraId="0157EF0A" w14:textId="77777777"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Verification Status</w:t>
            </w:r>
            <w:r w:rsidR="00275BA1" w:rsidRPr="009020A6">
              <w:rPr>
                <w:rFonts w:asciiTheme="minorHAnsi" w:hAnsiTheme="minorHAnsi"/>
                <w:sz w:val="18"/>
                <w:szCs w:val="18"/>
              </w:rPr>
              <w:t>:</w:t>
            </w:r>
          </w:p>
          <w:p w14:paraId="54D408FF" w14:textId="007833C3" w:rsidR="00275BA1" w:rsidRPr="009020A6" w:rsidRDefault="00B66DBD" w:rsidP="00170608">
            <w:pPr>
              <w:keepNext/>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298" w:type="pct"/>
            <w:gridSpan w:val="2"/>
            <w:vAlign w:val="center"/>
          </w:tcPr>
          <w:p w14:paraId="54D40900" w14:textId="77777777" w:rsidR="00D6647A" w:rsidRPr="009020A6" w:rsidRDefault="00D6647A" w:rsidP="00D6647A">
            <w:pPr>
              <w:keepNext/>
              <w:spacing w:before="120" w:after="60"/>
              <w:rPr>
                <w:rFonts w:asciiTheme="minorHAnsi" w:hAnsiTheme="minorHAnsi"/>
                <w:sz w:val="18"/>
                <w:szCs w:val="18"/>
              </w:rPr>
            </w:pPr>
          </w:p>
        </w:tc>
      </w:tr>
      <w:tr w:rsidR="00D6647A" w:rsidRPr="009020A6"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Correction Notes:</w:t>
            </w:r>
          </w:p>
        </w:tc>
      </w:tr>
      <w:tr w:rsidR="00D6647A" w:rsidRPr="009020A6"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9020A6" w:rsidRDefault="00D6647A" w:rsidP="00170608">
            <w:pPr>
              <w:keepNext/>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908" w14:textId="77777777" w:rsidR="00D6647A" w:rsidRPr="009020A6" w:rsidRDefault="00D6647A" w:rsidP="00D6647A"/>
    <w:p w14:paraId="54D40909" w14:textId="77777777" w:rsidR="00D6647A" w:rsidRPr="009020A6" w:rsidRDefault="00D6647A" w:rsidP="00D6647A">
      <w:pPr>
        <w:pStyle w:val="Header"/>
        <w:tabs>
          <w:tab w:val="clear" w:pos="4320"/>
          <w:tab w:val="clear" w:pos="8640"/>
          <w:tab w:val="left" w:pos="360"/>
        </w:tabs>
        <w:ind w:left="274" w:hanging="274"/>
        <w:rPr>
          <w:rFonts w:asciiTheme="majorHAnsi" w:hAnsiTheme="majorHAnsi"/>
          <w:b/>
          <w:sz w:val="2"/>
          <w:szCs w:val="2"/>
        </w:rPr>
      </w:pPr>
      <w:r w:rsidRPr="009020A6">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5291"/>
        <w:gridCol w:w="4952"/>
        <w:gridCol w:w="13"/>
      </w:tblGrid>
      <w:tr w:rsidR="00D6647A" w:rsidRPr="009020A6" w14:paraId="54D4090B" w14:textId="77777777" w:rsidTr="00170608">
        <w:trPr>
          <w:gridAfter w:val="1"/>
          <w:wAfter w:w="6" w:type="pct"/>
          <w:trHeight w:val="206"/>
        </w:trPr>
        <w:tc>
          <w:tcPr>
            <w:tcW w:w="4994" w:type="pct"/>
            <w:gridSpan w:val="3"/>
          </w:tcPr>
          <w:p w14:paraId="54D4090A" w14:textId="20B27361" w:rsidR="00D6647A" w:rsidRPr="009020A6" w:rsidRDefault="00D6647A" w:rsidP="00F140A8">
            <w:pPr>
              <w:keepNext/>
              <w:rPr>
                <w:rFonts w:asciiTheme="minorHAnsi" w:hAnsiTheme="minorHAnsi"/>
              </w:rPr>
            </w:pPr>
            <w:r w:rsidRPr="009020A6">
              <w:rPr>
                <w:rFonts w:asciiTheme="minorHAnsi" w:hAnsiTheme="minorHAnsi" w:cs="Arial"/>
                <w:b/>
                <w:caps/>
              </w:rPr>
              <w:lastRenderedPageBreak/>
              <w:t xml:space="preserve">E. </w:t>
            </w:r>
            <w:r w:rsidR="00275BA1" w:rsidRPr="009020A6">
              <w:rPr>
                <w:rFonts w:asciiTheme="minorHAnsi" w:hAnsiTheme="minorHAnsi"/>
                <w:b/>
              </w:rPr>
              <w:t>Weigh In Charge Procedure – Additional Requirements</w:t>
            </w:r>
          </w:p>
        </w:tc>
      </w:tr>
      <w:tr w:rsidR="00D6647A" w:rsidRPr="009020A6" w14:paraId="54D4090E" w14:textId="77777777" w:rsidTr="00170608">
        <w:trPr>
          <w:gridAfter w:val="1"/>
          <w:wAfter w:w="6" w:type="pct"/>
          <w:trHeight w:val="326"/>
        </w:trPr>
        <w:tc>
          <w:tcPr>
            <w:tcW w:w="253" w:type="pct"/>
            <w:vAlign w:val="center"/>
          </w:tcPr>
          <w:p w14:paraId="54D4090C"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01</w:t>
            </w:r>
          </w:p>
        </w:tc>
        <w:tc>
          <w:tcPr>
            <w:tcW w:w="4741" w:type="pct"/>
            <w:gridSpan w:val="2"/>
            <w:vAlign w:val="center"/>
          </w:tcPr>
          <w:p w14:paraId="54D4090D" w14:textId="5028D21E" w:rsidR="00D6647A" w:rsidRPr="009020A6" w:rsidRDefault="00FE3247" w:rsidP="00170608">
            <w:pPr>
              <w:keepNext/>
              <w:rPr>
                <w:rFonts w:asciiTheme="minorHAnsi" w:hAnsiTheme="minorHAnsi"/>
                <w:sz w:val="18"/>
                <w:szCs w:val="18"/>
              </w:rPr>
            </w:pPr>
            <w:r w:rsidRPr="009020A6">
              <w:rPr>
                <w:rFonts w:asciiTheme="minorHAnsi" w:hAnsiTheme="minorHAnsi"/>
                <w:sz w:val="18"/>
                <w:szCs w:val="18"/>
              </w:rPr>
              <w:t>The indoor coil correction to refrigerant weight is used if it is supplied by the manufacturer</w:t>
            </w:r>
            <w:r w:rsidR="00BC7F9C" w:rsidRPr="009020A6">
              <w:rPr>
                <w:rFonts w:asciiTheme="minorHAnsi" w:hAnsiTheme="minorHAnsi"/>
                <w:sz w:val="18"/>
                <w:szCs w:val="18"/>
              </w:rPr>
              <w:t>.</w:t>
            </w:r>
          </w:p>
        </w:tc>
      </w:tr>
      <w:tr w:rsidR="00D6647A" w:rsidRPr="009020A6" w14:paraId="54D40911" w14:textId="77777777" w:rsidTr="00170608">
        <w:trPr>
          <w:gridAfter w:val="1"/>
          <w:wAfter w:w="6" w:type="pct"/>
          <w:trHeight w:val="432"/>
        </w:trPr>
        <w:tc>
          <w:tcPr>
            <w:tcW w:w="253" w:type="pct"/>
            <w:vAlign w:val="center"/>
          </w:tcPr>
          <w:p w14:paraId="54D4090F"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02</w:t>
            </w:r>
          </w:p>
        </w:tc>
        <w:tc>
          <w:tcPr>
            <w:tcW w:w="4741" w:type="pct"/>
            <w:gridSpan w:val="2"/>
          </w:tcPr>
          <w:p w14:paraId="54D40910" w14:textId="77777777"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Prior to introducing refrigerant, system is evacuated to 500 microns or less and, when isolated, has risen no more than 300 microns after 5 minutes.</w:t>
            </w:r>
          </w:p>
        </w:tc>
      </w:tr>
      <w:tr w:rsidR="00D6647A" w:rsidRPr="009020A6"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03</w:t>
            </w:r>
          </w:p>
        </w:tc>
        <w:tc>
          <w:tcPr>
            <w:tcW w:w="2449" w:type="pct"/>
            <w:vAlign w:val="center"/>
          </w:tcPr>
          <w:p w14:paraId="0773697A" w14:textId="77777777"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Verification Status</w:t>
            </w:r>
            <w:r w:rsidR="00275BA1" w:rsidRPr="009020A6">
              <w:rPr>
                <w:rFonts w:asciiTheme="minorHAnsi" w:hAnsiTheme="minorHAnsi"/>
                <w:sz w:val="18"/>
                <w:szCs w:val="18"/>
              </w:rPr>
              <w:t>:</w:t>
            </w:r>
          </w:p>
          <w:p w14:paraId="54D40913" w14:textId="6B25D969" w:rsidR="00275BA1" w:rsidRPr="009020A6" w:rsidRDefault="00B66DBD" w:rsidP="00170608">
            <w:pPr>
              <w:keepNext/>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298" w:type="pct"/>
            <w:gridSpan w:val="2"/>
            <w:vAlign w:val="center"/>
          </w:tcPr>
          <w:p w14:paraId="54D40914" w14:textId="77777777" w:rsidR="00D6647A" w:rsidRPr="009020A6" w:rsidRDefault="00D6647A" w:rsidP="00F140A8">
            <w:pPr>
              <w:keepNext/>
              <w:spacing w:before="120" w:after="60"/>
              <w:rPr>
                <w:rFonts w:asciiTheme="minorHAnsi" w:hAnsiTheme="minorHAnsi"/>
                <w:b/>
                <w:sz w:val="18"/>
                <w:szCs w:val="18"/>
              </w:rPr>
            </w:pPr>
          </w:p>
        </w:tc>
      </w:tr>
      <w:tr w:rsidR="00D6647A" w:rsidRPr="009020A6"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Correction Notes:</w:t>
            </w:r>
          </w:p>
        </w:tc>
      </w:tr>
      <w:tr w:rsidR="00D6647A" w:rsidRPr="009020A6"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9020A6" w:rsidRDefault="00D6647A" w:rsidP="00D51F70">
            <w:pPr>
              <w:keepNext/>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91D" w14:textId="77777777" w:rsidR="00D6647A" w:rsidRPr="009020A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D6647A" w:rsidRPr="009020A6" w14:paraId="54D40920" w14:textId="77777777" w:rsidTr="00F140A8">
        <w:trPr>
          <w:cantSplit/>
          <w:trHeight w:val="432"/>
        </w:trPr>
        <w:tc>
          <w:tcPr>
            <w:tcW w:w="5000" w:type="pct"/>
            <w:gridSpan w:val="2"/>
            <w:vAlign w:val="center"/>
          </w:tcPr>
          <w:p w14:paraId="54D4091E" w14:textId="579F8482" w:rsidR="00D6647A" w:rsidRPr="009020A6" w:rsidRDefault="00D6647A" w:rsidP="00170608">
            <w:pPr>
              <w:keepNext/>
              <w:rPr>
                <w:rFonts w:asciiTheme="minorHAnsi" w:hAnsiTheme="minorHAnsi"/>
                <w:b/>
                <w:szCs w:val="18"/>
              </w:rPr>
            </w:pPr>
            <w:r w:rsidRPr="009020A6">
              <w:rPr>
                <w:rFonts w:asciiTheme="minorHAnsi" w:hAnsiTheme="minorHAnsi"/>
                <w:b/>
                <w:szCs w:val="18"/>
              </w:rPr>
              <w:t>F. Determination of HERS Verification Compliance</w:t>
            </w:r>
          </w:p>
          <w:p w14:paraId="54D4091F" w14:textId="4FABBC83" w:rsidR="00D6647A" w:rsidRPr="009020A6" w:rsidRDefault="00DC1986" w:rsidP="00170608">
            <w:pPr>
              <w:keepNext/>
              <w:rPr>
                <w:rFonts w:asciiTheme="minorHAnsi" w:hAnsiTheme="minorHAnsi"/>
                <w:sz w:val="18"/>
                <w:szCs w:val="18"/>
              </w:rPr>
            </w:pPr>
            <w:r w:rsidRPr="009020A6">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D6647A" w:rsidRPr="009020A6" w14:paraId="54D40923" w14:textId="77777777" w:rsidTr="00170608">
        <w:trPr>
          <w:cantSplit/>
          <w:trHeight w:val="332"/>
        </w:trPr>
        <w:tc>
          <w:tcPr>
            <w:tcW w:w="253" w:type="pct"/>
            <w:vAlign w:val="center"/>
          </w:tcPr>
          <w:p w14:paraId="54D40921" w14:textId="77777777" w:rsidR="00D6647A" w:rsidRPr="009020A6" w:rsidDel="00C76C40" w:rsidRDefault="00D6647A" w:rsidP="00F140A8">
            <w:pPr>
              <w:keepNext/>
              <w:rPr>
                <w:rFonts w:asciiTheme="minorHAnsi" w:hAnsiTheme="minorHAnsi"/>
                <w:sz w:val="18"/>
                <w:szCs w:val="18"/>
              </w:rPr>
            </w:pPr>
            <w:r w:rsidRPr="009020A6">
              <w:rPr>
                <w:rFonts w:asciiTheme="minorHAnsi" w:hAnsiTheme="minorHAnsi"/>
                <w:sz w:val="18"/>
                <w:szCs w:val="18"/>
              </w:rPr>
              <w:t>01</w:t>
            </w:r>
          </w:p>
        </w:tc>
        <w:tc>
          <w:tcPr>
            <w:tcW w:w="4747" w:type="pct"/>
            <w:vAlign w:val="center"/>
          </w:tcPr>
          <w:p w14:paraId="54D40922" w14:textId="77777777" w:rsidR="00D6647A" w:rsidRPr="009020A6" w:rsidRDefault="00D6647A" w:rsidP="00F140A8">
            <w:pPr>
              <w:keepNext/>
              <w:spacing w:after="60"/>
              <w:rPr>
                <w:rFonts w:asciiTheme="minorHAnsi" w:hAnsiTheme="minorHAnsi"/>
                <w:sz w:val="18"/>
                <w:szCs w:val="18"/>
              </w:rPr>
            </w:pPr>
          </w:p>
        </w:tc>
      </w:tr>
    </w:tbl>
    <w:p w14:paraId="54D40924" w14:textId="6ED98A3E" w:rsidR="00C937CA" w:rsidRDefault="00C937CA"/>
    <w:p w14:paraId="2A996FE0" w14:textId="77777777" w:rsidR="00C937CA" w:rsidRDefault="00C937CA">
      <w:r>
        <w:br w:type="page"/>
      </w:r>
    </w:p>
    <w:p w14:paraId="6853B87D" w14:textId="77777777" w:rsidR="00CD09C8" w:rsidRPr="009020A6" w:rsidRDefault="00CD09C8"/>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C937CA" w:rsidRPr="00753D05" w14:paraId="511EA12A"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ACC0D15"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C937CA" w:rsidRPr="00753D05" w14:paraId="37215719"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F19AD7D" w14:textId="77777777" w:rsidR="00C937CA" w:rsidRPr="00753D05" w:rsidRDefault="00C937CA" w:rsidP="00C937CA">
            <w:pPr>
              <w:numPr>
                <w:ilvl w:val="0"/>
                <w:numId w:val="30"/>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C937CA" w:rsidRPr="00753D05" w14:paraId="6B999431"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1726E3"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43B8CE9"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C937CA" w:rsidRPr="00753D05" w14:paraId="6EE49C95"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D71BED"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0574451"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C937CA" w:rsidRPr="00753D05" w14:paraId="67ED19B4"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5357F311"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014C597"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C937CA" w:rsidRPr="00753D05" w14:paraId="4FF2EFC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0E00054E"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1D83EEE"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C937CA" w:rsidRPr="00753D05" w14:paraId="3D570F09"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5E56B6D"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C937CA" w:rsidRPr="00753D05" w14:paraId="5A7FA550"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FE8AF53" w14:textId="77777777" w:rsidR="00C937CA" w:rsidRPr="00753D05" w:rsidRDefault="00C937CA" w:rsidP="004A4740">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2C9AE1F0"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4CDA8569"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763CE316"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8E0A9F2"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7DE47291"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400C13B8"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2A5D5B2D" w14:textId="77777777" w:rsidR="00C937CA" w:rsidRPr="00753D05" w:rsidRDefault="00C937CA" w:rsidP="00C54049">
            <w:pPr>
              <w:spacing w:after="200" w:line="276" w:lineRule="auto"/>
              <w:contextualSpacing/>
              <w:rPr>
                <w:rFonts w:asciiTheme="minorHAnsi" w:eastAsiaTheme="minorEastAsia" w:hAnsiTheme="minorHAnsi" w:cstheme="minorBidi"/>
                <w:sz w:val="18"/>
                <w:szCs w:val="18"/>
              </w:rPr>
            </w:pPr>
          </w:p>
        </w:tc>
      </w:tr>
      <w:tr w:rsidR="00C937CA" w:rsidRPr="00753D05" w14:paraId="0A6CEA4C"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DF5D157"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C937CA" w:rsidRPr="00753D05" w14:paraId="371B14A9"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652A79"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C937CA" w:rsidRPr="00753D05" w14:paraId="1E78D145"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4F473C8" w14:textId="77777777" w:rsidR="00C937CA" w:rsidRPr="00753D05" w:rsidRDefault="00C937C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10A9812" w14:textId="77777777" w:rsidR="00C937CA" w:rsidRPr="00753D05" w:rsidRDefault="00C937C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C937CA" w:rsidRPr="00753D05" w14:paraId="6C507F3A"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00F8AB"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C937CA" w:rsidRPr="00753D05" w14:paraId="467A6724"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2DBC5E"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60A05C5B"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03F2B8"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9832049"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C937CA" w:rsidRPr="00753D05" w14:paraId="30BAAA1C"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D399A8"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C937CA" w:rsidRPr="00753D05" w14:paraId="7309057A"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1CB31E"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5C102930"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C937CA" w:rsidRPr="00753D05" w14:paraId="39C188FB"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2420DE"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0DAEC0"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14F5EE3E"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C937CA" w:rsidRPr="00753D05" w14:paraId="510C3860"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B0D176"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607243"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3E0B971A" w14:textId="77777777" w:rsidR="00275BA1" w:rsidRPr="009020A6" w:rsidRDefault="00275BA1">
      <w:r w:rsidRPr="009020A6">
        <w:br w:type="page"/>
      </w:r>
    </w:p>
    <w:p w14:paraId="54D40954" w14:textId="77777777" w:rsidR="00786D26" w:rsidRPr="009020A6" w:rsidRDefault="00786D26" w:rsidP="00075B8A">
      <w:pPr>
        <w:pStyle w:val="Header"/>
        <w:tabs>
          <w:tab w:val="clear" w:pos="4320"/>
          <w:tab w:val="clear" w:pos="8640"/>
          <w:tab w:val="left" w:pos="360"/>
        </w:tabs>
        <w:rPr>
          <w:rFonts w:ascii="Calibri" w:hAnsi="Calibri"/>
          <w:sz w:val="24"/>
          <w:szCs w:val="2"/>
        </w:rPr>
        <w:sectPr w:rsidR="00786D26" w:rsidRPr="009020A6" w:rsidSect="00D51F70">
          <w:headerReference w:type="default" r:id="rId11"/>
          <w:footerReference w:type="default" r:id="rId12"/>
          <w:pgSz w:w="12240" w:h="15840" w:code="1"/>
          <w:pgMar w:top="720" w:right="720" w:bottom="720" w:left="720" w:header="432" w:footer="432" w:gutter="0"/>
          <w:cols w:space="720"/>
          <w:docGrid w:linePitch="272"/>
        </w:sectPr>
      </w:pPr>
    </w:p>
    <w:p w14:paraId="54D40956" w14:textId="5B29E8DA" w:rsidR="00786D26" w:rsidRPr="009020A6" w:rsidRDefault="00250FA5" w:rsidP="00170608">
      <w:pPr>
        <w:jc w:val="center"/>
        <w:rPr>
          <w:rFonts w:ascii="Calibri" w:hAnsi="Calibri"/>
          <w:sz w:val="24"/>
          <w:szCs w:val="2"/>
        </w:rPr>
      </w:pPr>
      <w:r w:rsidRPr="009020A6">
        <w:rPr>
          <w:rFonts w:ascii="Calibri" w:hAnsi="Calibri"/>
          <w:b/>
          <w:szCs w:val="2"/>
        </w:rPr>
        <w:lastRenderedPageBreak/>
        <w:t>LMCV</w:t>
      </w:r>
      <w:r w:rsidR="00275BA1" w:rsidRPr="009020A6">
        <w:rPr>
          <w:rFonts w:ascii="Calibri" w:hAnsi="Calibri"/>
          <w:b/>
          <w:szCs w:val="2"/>
        </w:rPr>
        <w:t>-MCH-25c-H User Instructions</w:t>
      </w:r>
    </w:p>
    <w:p w14:paraId="54D40957" w14:textId="77777777" w:rsidR="00786D26" w:rsidRPr="009020A6" w:rsidRDefault="00786D26" w:rsidP="00272FAE">
      <w:pPr>
        <w:rPr>
          <w:rFonts w:ascii="Calibri" w:hAnsi="Calibri"/>
          <w:sz w:val="18"/>
          <w:szCs w:val="18"/>
        </w:rPr>
      </w:pPr>
    </w:p>
    <w:p w14:paraId="54D40958" w14:textId="74B7E428" w:rsidR="00675192" w:rsidRPr="009020A6" w:rsidRDefault="00675192" w:rsidP="00675192">
      <w:pPr>
        <w:rPr>
          <w:rFonts w:asciiTheme="minorHAnsi" w:hAnsiTheme="minorHAnsi"/>
          <w:b/>
          <w:sz w:val="18"/>
          <w:szCs w:val="18"/>
        </w:rPr>
      </w:pPr>
      <w:r w:rsidRPr="009020A6">
        <w:rPr>
          <w:rFonts w:asciiTheme="minorHAnsi" w:hAnsiTheme="minorHAnsi"/>
          <w:b/>
          <w:sz w:val="18"/>
          <w:szCs w:val="18"/>
        </w:rPr>
        <w:t>Section A. System Information</w:t>
      </w:r>
    </w:p>
    <w:p w14:paraId="54D4095A" w14:textId="71D6E2D6"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If installed system does not match this entry, it can be overwritten by rater but it will be flagged as a possible fail.</w:t>
      </w:r>
    </w:p>
    <w:p w14:paraId="54D4095B" w14:textId="5BC91E4E"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rater but it will be flagged as a possible fail.</w:t>
      </w:r>
    </w:p>
    <w:p w14:paraId="54D4095C" w14:textId="4D9C8C33"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If installed system does not match this entry, it can be overwritten by rater but it will be flagged as a possible fail.</w:t>
      </w:r>
    </w:p>
    <w:p w14:paraId="54D4095D" w14:textId="09BB4FA8"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rater but it will be flagged as a possible fail.</w:t>
      </w:r>
    </w:p>
    <w:p w14:paraId="54D4095E" w14:textId="71EB8C50"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If installed system does not match this entry, it can be overwritten by rater but it will be flagged as a possible fail.</w:t>
      </w:r>
    </w:p>
    <w:p w14:paraId="54D4095F" w14:textId="7472C050"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rater but it will be flagged as a possible fail.</w:t>
      </w:r>
    </w:p>
    <w:p w14:paraId="54D40960" w14:textId="7148A296"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rater but it will be flagged as a possible fail. Choose the type of refrigerant used by the system being verified. R-22 and R-410A are the most common, but other types may occasionally be encountered.</w:t>
      </w:r>
    </w:p>
    <w:p w14:paraId="54D40961" w14:textId="0A92597E"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If “Other” is chosen in A07, then installer will indicate the type of refrigerant being used. If R-22 or R-410A is being used (regardless of trade name, Puron, Genetron,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4C874BE" w14:textId="2B7FFA23" w:rsidR="006A6F04" w:rsidRPr="009020A6" w:rsidRDefault="00B260DC"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w:t>
      </w:r>
      <w:r w:rsidR="006A6F04" w:rsidRPr="009020A6">
        <w:rPr>
          <w:rFonts w:asciiTheme="minorHAnsi" w:hAnsiTheme="minorHAnsi"/>
          <w:sz w:val="18"/>
          <w:szCs w:val="18"/>
        </w:rPr>
        <w:t>If applicable, a liquid line filter drier shall be installed according to the manufacturer’s specifications.</w:t>
      </w:r>
    </w:p>
    <w:p w14:paraId="54D40962" w14:textId="67ABCF81"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These are defined in detail the Residential Compliance Manual. If installed system does not match this entry, it can be overwritten by rater but it will be flagged as a possible fail. Indicate whether the HVAC system is Completely New, Replacement or an Alteration.</w:t>
      </w:r>
    </w:p>
    <w:p w14:paraId="54D40963" w14:textId="454469F2"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Installer is to select the appropriate choice regarding whether this system has a </w:t>
      </w:r>
      <w:r w:rsidR="00BE4F44" w:rsidRPr="009020A6">
        <w:rPr>
          <w:rFonts w:asciiTheme="minorHAnsi" w:hAnsiTheme="minorHAnsi"/>
          <w:sz w:val="18"/>
          <w:szCs w:val="18"/>
        </w:rPr>
        <w:t>Fault Indicator Display</w:t>
      </w:r>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Qualifying </w:t>
      </w:r>
      <w:r w:rsidR="00BE4F44" w:rsidRPr="009020A6">
        <w:rPr>
          <w:rFonts w:asciiTheme="minorHAnsi" w:hAnsiTheme="minorHAnsi"/>
          <w:sz w:val="18"/>
          <w:szCs w:val="18"/>
        </w:rPr>
        <w:t>FID</w:t>
      </w:r>
      <w:r w:rsidRPr="009020A6">
        <w:rPr>
          <w:rFonts w:asciiTheme="minorHAnsi" w:hAnsiTheme="minorHAnsi"/>
          <w:sz w:val="18"/>
          <w:szCs w:val="18"/>
        </w:rPr>
        <w:t xml:space="preserve">’s may exempt a system from HERS refrigerant charge verification. </w:t>
      </w:r>
      <w:r w:rsidR="00BE4F44" w:rsidRPr="009020A6">
        <w:rPr>
          <w:rFonts w:asciiTheme="minorHAnsi" w:hAnsiTheme="minorHAnsi"/>
          <w:sz w:val="18"/>
          <w:szCs w:val="18"/>
        </w:rPr>
        <w:t>FID</w:t>
      </w:r>
      <w:r w:rsidRPr="009020A6">
        <w:rPr>
          <w:rFonts w:asciiTheme="minorHAnsi" w:hAnsiTheme="minorHAnsi"/>
          <w:sz w:val="18"/>
          <w:szCs w:val="18"/>
        </w:rPr>
        <w:t xml:space="preserve">’s are described in Joint Appendix JA6.1. </w:t>
      </w:r>
      <w:r w:rsidR="00B87A6E" w:rsidRPr="009020A6">
        <w:rPr>
          <w:rFonts w:asciiTheme="minorHAnsi" w:hAnsiTheme="minorHAnsi"/>
          <w:sz w:val="18"/>
          <w:szCs w:val="18"/>
        </w:rPr>
        <w:t>Qualifying</w:t>
      </w:r>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’s must appear on a list of approved devices kept by the Commission. If installed system does not match the description here, it fails. Note: Installation of a </w:t>
      </w:r>
      <w:r w:rsidR="00BE4F44" w:rsidRPr="009020A6">
        <w:rPr>
          <w:rFonts w:asciiTheme="minorHAnsi" w:hAnsiTheme="minorHAnsi"/>
          <w:sz w:val="18"/>
          <w:szCs w:val="18"/>
        </w:rPr>
        <w:t>FID</w:t>
      </w:r>
      <w:r w:rsidRPr="009020A6">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sidRPr="009020A6">
        <w:rPr>
          <w:rFonts w:asciiTheme="minorHAnsi" w:hAnsiTheme="minorHAnsi"/>
          <w:sz w:val="18"/>
          <w:szCs w:val="18"/>
        </w:rPr>
        <w:t>FID</w:t>
      </w:r>
      <w:r w:rsidRPr="009020A6">
        <w:rPr>
          <w:rFonts w:asciiTheme="minorHAnsi" w:hAnsiTheme="minorHAnsi"/>
          <w:sz w:val="18"/>
          <w:szCs w:val="18"/>
        </w:rPr>
        <w:t xml:space="preserve"> is required. Other requirements may also be triggered.</w:t>
      </w:r>
    </w:p>
    <w:p w14:paraId="54D40964" w14:textId="6CA139D6"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7EFE3A7E"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HERS rater to input date of their refrigerant charge verification.</w:t>
      </w:r>
    </w:p>
    <w:p w14:paraId="54D40967" w14:textId="7A16E91C"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The installer is to have selected the refrigerant charge verification method used from the choices provided:</w:t>
      </w:r>
    </w:p>
    <w:p w14:paraId="54D40968" w14:textId="5BF9D0A1"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Superheat (outdoor temperature must be ≥ 55</w:t>
      </w:r>
      <w:r w:rsidR="00333C8B" w:rsidRPr="009020A6">
        <w:rPr>
          <w:rFonts w:asciiTheme="minorHAnsi" w:hAnsiTheme="minorHAnsi"/>
          <w:sz w:val="18"/>
          <w:szCs w:val="18"/>
        </w:rPr>
        <w:t>°</w:t>
      </w:r>
      <w:r w:rsidRPr="009020A6">
        <w:rPr>
          <w:rFonts w:asciiTheme="minorHAnsi" w:hAnsiTheme="minorHAnsi"/>
          <w:sz w:val="18"/>
          <w:szCs w:val="18"/>
        </w:rPr>
        <w:t xml:space="preserve">F); </w:t>
      </w:r>
      <w:r w:rsidR="003B75F0" w:rsidRPr="009020A6">
        <w:rPr>
          <w:rFonts w:asciiTheme="minorHAnsi" w:hAnsiTheme="minorHAnsi"/>
          <w:sz w:val="18"/>
          <w:szCs w:val="18"/>
        </w:rPr>
        <w:t>t</w:t>
      </w:r>
      <w:r w:rsidRPr="009020A6">
        <w:rPr>
          <w:rFonts w:asciiTheme="minorHAnsi" w:hAnsiTheme="minorHAnsi"/>
          <w:sz w:val="18"/>
          <w:szCs w:val="18"/>
        </w:rPr>
        <w:t>his verification method can only be used when the outdoor temperature is at or above 55</w:t>
      </w:r>
      <w:r w:rsidR="00333C8B" w:rsidRPr="009020A6">
        <w:rPr>
          <w:rFonts w:asciiTheme="minorHAnsi" w:hAnsiTheme="minorHAnsi"/>
          <w:sz w:val="18"/>
          <w:szCs w:val="18"/>
        </w:rPr>
        <w:t>°</w:t>
      </w:r>
      <w:r w:rsidRPr="009020A6">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-MCH-25a.</w:t>
      </w:r>
    </w:p>
    <w:p w14:paraId="54D40969" w14:textId="19C59B44"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Subcooling (outdoor temperature must be ≥ 55</w:t>
      </w:r>
      <w:r w:rsidR="00333C8B" w:rsidRPr="009020A6">
        <w:rPr>
          <w:rFonts w:asciiTheme="minorHAnsi" w:hAnsiTheme="minorHAnsi"/>
          <w:sz w:val="18"/>
          <w:szCs w:val="18"/>
        </w:rPr>
        <w:t>°</w:t>
      </w:r>
      <w:r w:rsidRPr="009020A6">
        <w:rPr>
          <w:rFonts w:asciiTheme="minorHAnsi" w:hAnsiTheme="minorHAnsi"/>
          <w:sz w:val="18"/>
          <w:szCs w:val="18"/>
        </w:rPr>
        <w:t xml:space="preserve">F); </w:t>
      </w:r>
      <w:r w:rsidR="003B75F0" w:rsidRPr="009020A6">
        <w:rPr>
          <w:rFonts w:asciiTheme="minorHAnsi" w:hAnsiTheme="minorHAnsi"/>
          <w:sz w:val="18"/>
          <w:szCs w:val="18"/>
        </w:rPr>
        <w:t>t</w:t>
      </w:r>
      <w:r w:rsidRPr="009020A6">
        <w:rPr>
          <w:rFonts w:asciiTheme="minorHAnsi" w:hAnsiTheme="minorHAnsi"/>
          <w:sz w:val="18"/>
          <w:szCs w:val="18"/>
        </w:rPr>
        <w:t>his verification method can only be used when the outdoor temperature is at or above 55</w:t>
      </w:r>
      <w:r w:rsidR="00333C8B" w:rsidRPr="009020A6">
        <w:rPr>
          <w:rFonts w:asciiTheme="minorHAnsi" w:hAnsiTheme="minorHAnsi"/>
          <w:sz w:val="18"/>
          <w:szCs w:val="18"/>
        </w:rPr>
        <w:t>°</w:t>
      </w:r>
      <w:r w:rsidRPr="009020A6">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-MCH-25b.</w:t>
      </w:r>
    </w:p>
    <w:p w14:paraId="54D4096A" w14:textId="4CE22CF6"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 xml:space="preserve">Weigh-in; </w:t>
      </w:r>
      <w:r w:rsidR="003B75F0" w:rsidRPr="009020A6">
        <w:rPr>
          <w:rFonts w:asciiTheme="minorHAnsi" w:hAnsiTheme="minorHAnsi"/>
          <w:sz w:val="18"/>
          <w:szCs w:val="18"/>
        </w:rPr>
        <w:t>t</w:t>
      </w:r>
      <w:r w:rsidRPr="009020A6">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-MCH-25c.</w:t>
      </w:r>
    </w:p>
    <w:p w14:paraId="54D4096C" w14:textId="1BE3A81F"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 xml:space="preserve">New Package Unit Factory Charge; </w:t>
      </w:r>
      <w:r w:rsidR="003B75F0" w:rsidRPr="009020A6">
        <w:rPr>
          <w:rFonts w:asciiTheme="minorHAnsi" w:hAnsiTheme="minorHAnsi"/>
          <w:sz w:val="18"/>
          <w:szCs w:val="18"/>
        </w:rPr>
        <w:t>t</w:t>
      </w:r>
      <w:r w:rsidRPr="009020A6">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-MCH-25f.</w:t>
      </w:r>
    </w:p>
    <w:p w14:paraId="54D4096D" w14:textId="0E31C5A1"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w:t>
      </w:r>
      <w:r w:rsidRPr="009020A6">
        <w:rPr>
          <w:rFonts w:asciiTheme="minorHAnsi" w:hAnsiTheme="minorHAnsi"/>
          <w:sz w:val="18"/>
          <w:szCs w:val="18"/>
        </w:rPr>
        <w:lastRenderedPageBreak/>
        <w:t xml:space="preserve">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0A05DB" w:rsidRPr="009020A6">
        <w:rPr>
          <w:rFonts w:asciiTheme="minorHAnsi" w:hAnsiTheme="minorHAnsi"/>
          <w:sz w:val="18"/>
          <w:szCs w:val="18"/>
        </w:rPr>
        <w:t>LMCI</w:t>
      </w:r>
      <w:r w:rsidRPr="009020A6">
        <w:rPr>
          <w:rFonts w:asciiTheme="minorHAnsi" w:hAnsiTheme="minorHAnsi"/>
          <w:sz w:val="18"/>
          <w:szCs w:val="18"/>
        </w:rPr>
        <w:t xml:space="preserve"> and </w:t>
      </w:r>
      <w:r w:rsidR="00250FA5" w:rsidRPr="009020A6">
        <w:rPr>
          <w:rFonts w:asciiTheme="minorHAnsi" w:hAnsiTheme="minorHAnsi"/>
          <w:sz w:val="18"/>
          <w:szCs w:val="18"/>
        </w:rPr>
        <w:t>LMCV</w:t>
      </w:r>
      <w:r w:rsidRPr="009020A6">
        <w:rPr>
          <w:rFonts w:asciiTheme="minorHAnsi" w:hAnsiTheme="minorHAnsi"/>
          <w:sz w:val="18"/>
          <w:szCs w:val="18"/>
        </w:rPr>
        <w:t>.</w:t>
      </w:r>
    </w:p>
    <w:p w14:paraId="54D4096E" w14:textId="4EAB1AEB"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The Group Sampling status is automatically displayed based on the input results of </w:t>
      </w:r>
      <w:r w:rsidR="00AC61CE" w:rsidRPr="009020A6">
        <w:rPr>
          <w:rFonts w:asciiTheme="minorHAnsi" w:hAnsiTheme="minorHAnsi"/>
          <w:sz w:val="18"/>
          <w:szCs w:val="18"/>
        </w:rPr>
        <w:t>A15</w:t>
      </w:r>
      <w:r w:rsidRPr="009020A6">
        <w:rPr>
          <w:rFonts w:asciiTheme="minorHAnsi" w:hAnsiTheme="minorHAnsi"/>
          <w:sz w:val="18"/>
          <w:szCs w:val="18"/>
        </w:rPr>
        <w:t xml:space="preserve"> and </w:t>
      </w:r>
      <w:r w:rsidR="00AC61CE" w:rsidRPr="009020A6">
        <w:rPr>
          <w:rFonts w:asciiTheme="minorHAnsi" w:hAnsiTheme="minorHAnsi"/>
          <w:sz w:val="18"/>
          <w:szCs w:val="18"/>
        </w:rPr>
        <w:t>A16</w:t>
      </w:r>
      <w:r w:rsidRPr="009020A6">
        <w:rPr>
          <w:rFonts w:asciiTheme="minorHAnsi" w:hAnsiTheme="minorHAnsi"/>
          <w:sz w:val="18"/>
          <w:szCs w:val="18"/>
        </w:rPr>
        <w:t xml:space="preserve"> on the </w:t>
      </w:r>
      <w:r w:rsidR="000A05DB" w:rsidRPr="009020A6">
        <w:rPr>
          <w:rFonts w:asciiTheme="minorHAnsi" w:hAnsiTheme="minorHAnsi"/>
          <w:sz w:val="18"/>
          <w:szCs w:val="18"/>
        </w:rPr>
        <w:t>LMCI</w:t>
      </w:r>
      <w:r w:rsidRPr="009020A6">
        <w:rPr>
          <w:rFonts w:asciiTheme="minorHAnsi" w:hAnsiTheme="minorHAnsi"/>
          <w:sz w:val="18"/>
          <w:szCs w:val="18"/>
        </w:rPr>
        <w:t>. Group Sampling procedures are detailed in Residential Appendix RA2.3.</w:t>
      </w:r>
    </w:p>
    <w:p w14:paraId="54D4096F" w14:textId="712294E0" w:rsidR="00675192" w:rsidRPr="009020A6" w:rsidRDefault="00675192" w:rsidP="00675192">
      <w:pPr>
        <w:pStyle w:val="ListParagraph"/>
        <w:numPr>
          <w:ilvl w:val="0"/>
          <w:numId w:val="12"/>
        </w:numPr>
        <w:rPr>
          <w:rFonts w:ascii="Calibri" w:hAnsi="Calibri"/>
          <w:sz w:val="18"/>
          <w:szCs w:val="18"/>
        </w:rPr>
      </w:pPr>
      <w:r w:rsidRPr="009020A6">
        <w:rPr>
          <w:rFonts w:asciiTheme="minorHAnsi" w:hAnsiTheme="minorHAnsi"/>
          <w:sz w:val="18"/>
          <w:szCs w:val="18"/>
        </w:rPr>
        <w:t xml:space="preserve">Specify the refrigerant charge verification used by the HERS rater. Choices vary depending on what method was specified in </w:t>
      </w:r>
      <w:r w:rsidR="00AC61CE" w:rsidRPr="009020A6">
        <w:rPr>
          <w:rFonts w:asciiTheme="minorHAnsi" w:hAnsiTheme="minorHAnsi"/>
          <w:sz w:val="18"/>
          <w:szCs w:val="18"/>
        </w:rPr>
        <w:t>A11</w:t>
      </w:r>
      <w:r w:rsidRPr="009020A6">
        <w:rPr>
          <w:rFonts w:asciiTheme="minorHAnsi" w:hAnsiTheme="minorHAnsi"/>
          <w:sz w:val="18"/>
          <w:szCs w:val="18"/>
        </w:rPr>
        <w:t xml:space="preserve">, </w:t>
      </w:r>
      <w:r w:rsidR="00AC61CE" w:rsidRPr="009020A6">
        <w:rPr>
          <w:rFonts w:asciiTheme="minorHAnsi" w:hAnsiTheme="minorHAnsi"/>
          <w:sz w:val="18"/>
          <w:szCs w:val="18"/>
        </w:rPr>
        <w:t>A12</w:t>
      </w:r>
      <w:r w:rsidRPr="009020A6">
        <w:rPr>
          <w:rFonts w:asciiTheme="minorHAnsi" w:hAnsiTheme="minorHAnsi"/>
          <w:sz w:val="18"/>
          <w:szCs w:val="18"/>
        </w:rPr>
        <w:t xml:space="preserve">, and </w:t>
      </w:r>
      <w:r w:rsidR="00AC61CE" w:rsidRPr="009020A6">
        <w:rPr>
          <w:rFonts w:asciiTheme="minorHAnsi" w:hAnsiTheme="minorHAnsi"/>
          <w:sz w:val="18"/>
          <w:szCs w:val="18"/>
        </w:rPr>
        <w:t>A15</w:t>
      </w:r>
      <w:r w:rsidRPr="009020A6">
        <w:rPr>
          <w:rFonts w:asciiTheme="minorHAnsi" w:hAnsiTheme="minorHAnsi"/>
          <w:sz w:val="18"/>
          <w:szCs w:val="18"/>
        </w:rPr>
        <w:t>.</w:t>
      </w:r>
    </w:p>
    <w:p w14:paraId="54D40970" w14:textId="77777777" w:rsidR="00675192" w:rsidRPr="009020A6" w:rsidRDefault="00675192" w:rsidP="00675192">
      <w:pPr>
        <w:pStyle w:val="ListParagraph"/>
        <w:rPr>
          <w:rFonts w:ascii="Calibri" w:hAnsi="Calibri"/>
          <w:sz w:val="18"/>
          <w:szCs w:val="18"/>
        </w:rPr>
      </w:pPr>
    </w:p>
    <w:p w14:paraId="54D40971" w14:textId="17C2C969" w:rsidR="00675192" w:rsidRPr="009020A6" w:rsidRDefault="00675192" w:rsidP="00675192">
      <w:pPr>
        <w:rPr>
          <w:rFonts w:ascii="Calibri" w:hAnsi="Calibri"/>
          <w:b/>
          <w:sz w:val="18"/>
          <w:szCs w:val="18"/>
        </w:rPr>
      </w:pPr>
      <w:r w:rsidRPr="009020A6">
        <w:rPr>
          <w:rFonts w:ascii="Calibri" w:hAnsi="Calibri"/>
          <w:b/>
          <w:sz w:val="18"/>
          <w:szCs w:val="18"/>
        </w:rPr>
        <w:t>Section B. Measurement Access Hole (MAH) Verification</w:t>
      </w:r>
    </w:p>
    <w:p w14:paraId="54D40973" w14:textId="15348191" w:rsidR="00675192" w:rsidRPr="009020A6" w:rsidRDefault="00675192" w:rsidP="00675192">
      <w:pPr>
        <w:pStyle w:val="ListParagraph"/>
        <w:numPr>
          <w:ilvl w:val="0"/>
          <w:numId w:val="13"/>
        </w:numPr>
        <w:rPr>
          <w:rFonts w:ascii="Calibri" w:hAnsi="Calibri"/>
          <w:sz w:val="18"/>
          <w:szCs w:val="18"/>
        </w:rPr>
      </w:pPr>
      <w:r w:rsidRPr="009020A6">
        <w:rPr>
          <w:rFonts w:ascii="Calibri" w:hAnsi="Calibri"/>
          <w:sz w:val="18"/>
          <w:szCs w:val="18"/>
        </w:rPr>
        <w:t>This information is automatically pulled from the Certificate of Installation (</w:t>
      </w:r>
      <w:r w:rsidR="000A05DB" w:rsidRPr="009020A6">
        <w:rPr>
          <w:rFonts w:ascii="Calibri" w:hAnsi="Calibri"/>
          <w:sz w:val="18"/>
          <w:szCs w:val="18"/>
        </w:rPr>
        <w:t>LMCI</w:t>
      </w:r>
      <w:r w:rsidRPr="009020A6">
        <w:rPr>
          <w:rFonts w:ascii="Calibri" w:hAnsi="Calibri"/>
          <w:sz w:val="18"/>
          <w:szCs w:val="18"/>
        </w:rPr>
        <w:t>-MCH-25).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w:t>
      </w:r>
      <w:r w:rsidR="00B87A6E" w:rsidRPr="009020A6">
        <w:rPr>
          <w:rFonts w:ascii="Calibri" w:hAnsi="Calibri"/>
          <w:sz w:val="18"/>
          <w:szCs w:val="18"/>
        </w:rPr>
        <w:t>.</w:t>
      </w:r>
      <w:r w:rsidRPr="009020A6">
        <w:rPr>
          <w:rFonts w:ascii="Calibri" w:hAnsi="Calibri"/>
          <w:sz w:val="18"/>
          <w:szCs w:val="18"/>
        </w:rPr>
        <w:t xml:space="preserve"> If installed system does not match this entry, it can be overwritten by rater but it will be flagged as a possible fail.</w:t>
      </w:r>
      <w:r w:rsidRPr="009020A6">
        <w:rPr>
          <w:rFonts w:asciiTheme="minorHAnsi" w:hAnsiTheme="minorHAnsi"/>
          <w:sz w:val="18"/>
          <w:szCs w:val="18"/>
        </w:rPr>
        <w:t xml:space="preserve"> If </w:t>
      </w:r>
      <w:r w:rsidR="00AC61CE" w:rsidRPr="009020A6">
        <w:rPr>
          <w:rFonts w:asciiTheme="minorHAnsi" w:hAnsiTheme="minorHAnsi"/>
          <w:sz w:val="18"/>
          <w:szCs w:val="18"/>
        </w:rPr>
        <w:t>A12</w:t>
      </w:r>
      <w:r w:rsidRPr="009020A6">
        <w:rPr>
          <w:rFonts w:asciiTheme="minorHAnsi" w:hAnsiTheme="minorHAnsi"/>
          <w:sz w:val="18"/>
          <w:szCs w:val="18"/>
        </w:rPr>
        <w:t xml:space="preserve"> = NO, then system is exempt from the MAH requirement and a special message will show up here.</w:t>
      </w:r>
    </w:p>
    <w:p w14:paraId="54D40974" w14:textId="77777777" w:rsidR="00675192" w:rsidRPr="009020A6" w:rsidRDefault="00675192" w:rsidP="00675192">
      <w:pPr>
        <w:rPr>
          <w:rFonts w:ascii="Calibri" w:hAnsi="Calibri"/>
          <w:sz w:val="18"/>
          <w:szCs w:val="18"/>
        </w:rPr>
      </w:pPr>
    </w:p>
    <w:p w14:paraId="54D40975" w14:textId="2B6981BE" w:rsidR="00675192" w:rsidRPr="009020A6" w:rsidRDefault="00675192" w:rsidP="00675192">
      <w:pPr>
        <w:rPr>
          <w:rFonts w:ascii="Calibri" w:hAnsi="Calibri"/>
          <w:b/>
          <w:sz w:val="18"/>
          <w:szCs w:val="18"/>
        </w:rPr>
      </w:pPr>
      <w:r w:rsidRPr="009020A6">
        <w:rPr>
          <w:rFonts w:ascii="Calibri" w:hAnsi="Calibri"/>
          <w:b/>
          <w:sz w:val="18"/>
          <w:szCs w:val="18"/>
        </w:rPr>
        <w:t>Section C. Minimum System Airflow Rate Verification</w:t>
      </w:r>
    </w:p>
    <w:p w14:paraId="54D40977" w14:textId="18073263" w:rsidR="00675192" w:rsidRPr="009020A6" w:rsidRDefault="00675192" w:rsidP="00675192">
      <w:pPr>
        <w:pStyle w:val="ListParagraph"/>
        <w:numPr>
          <w:ilvl w:val="0"/>
          <w:numId w:val="14"/>
        </w:numPr>
        <w:rPr>
          <w:rFonts w:ascii="Calibri" w:hAnsi="Calibri"/>
          <w:sz w:val="18"/>
          <w:szCs w:val="18"/>
        </w:rPr>
      </w:pPr>
      <w:r w:rsidRPr="009020A6">
        <w:rPr>
          <w:rFonts w:ascii="Calibri" w:hAnsi="Calibri"/>
          <w:sz w:val="18"/>
          <w:szCs w:val="18"/>
        </w:rPr>
        <w:t xml:space="preserve">This information is automatically calculated based on the information given in </w:t>
      </w:r>
      <w:r w:rsidR="00AC61CE" w:rsidRPr="009020A6">
        <w:rPr>
          <w:rFonts w:ascii="Calibri" w:hAnsi="Calibri"/>
          <w:sz w:val="18"/>
          <w:szCs w:val="18"/>
        </w:rPr>
        <w:t>A10</w:t>
      </w:r>
      <w:r w:rsidRPr="009020A6">
        <w:rPr>
          <w:rFonts w:ascii="Calibri" w:hAnsi="Calibri"/>
          <w:sz w:val="18"/>
          <w:szCs w:val="18"/>
        </w:rPr>
        <w:t>. This is the target minimum system airflow required for the system being verified.</w:t>
      </w:r>
    </w:p>
    <w:p w14:paraId="54D40978" w14:textId="3A2B56AE" w:rsidR="00675192" w:rsidRPr="009020A6" w:rsidRDefault="00675192" w:rsidP="00675192">
      <w:pPr>
        <w:pStyle w:val="ListParagraph"/>
        <w:numPr>
          <w:ilvl w:val="0"/>
          <w:numId w:val="14"/>
        </w:numPr>
        <w:rPr>
          <w:rFonts w:ascii="Calibri" w:hAnsi="Calibri"/>
          <w:sz w:val="18"/>
          <w:szCs w:val="18"/>
        </w:rPr>
      </w:pPr>
      <w:r w:rsidRPr="009020A6">
        <w:rPr>
          <w:rFonts w:ascii="Calibri" w:hAnsi="Calibri"/>
          <w:sz w:val="18"/>
          <w:szCs w:val="18"/>
        </w:rPr>
        <w:t xml:space="preserve">This information is automatically calculated based on either the </w:t>
      </w:r>
      <w:r w:rsidR="00250FA5" w:rsidRPr="009020A6">
        <w:rPr>
          <w:rFonts w:ascii="Calibri" w:hAnsi="Calibri"/>
          <w:sz w:val="18"/>
          <w:szCs w:val="18"/>
        </w:rPr>
        <w:t>LMCV</w:t>
      </w:r>
      <w:r w:rsidRPr="009020A6">
        <w:rPr>
          <w:rFonts w:ascii="Calibri" w:hAnsi="Calibri"/>
          <w:sz w:val="18"/>
          <w:szCs w:val="18"/>
        </w:rPr>
        <w:t xml:space="preserve">-MCH-23, or </w:t>
      </w:r>
      <w:r w:rsidR="00250FA5" w:rsidRPr="009020A6">
        <w:rPr>
          <w:rFonts w:ascii="Calibri" w:hAnsi="Calibri"/>
          <w:sz w:val="18"/>
          <w:szCs w:val="18"/>
        </w:rPr>
        <w:t>LMCV</w:t>
      </w:r>
      <w:r w:rsidRPr="009020A6">
        <w:rPr>
          <w:rFonts w:ascii="Calibri" w:hAnsi="Calibri"/>
          <w:sz w:val="18"/>
          <w:szCs w:val="18"/>
        </w:rPr>
        <w:t>-MCH-28, which documents the rater’s measured airflow of the system being verified</w:t>
      </w:r>
      <w:r w:rsidRPr="009020A6">
        <w:rPr>
          <w:rFonts w:asciiTheme="minorHAnsi" w:hAnsiTheme="minorHAnsi"/>
          <w:sz w:val="18"/>
          <w:szCs w:val="18"/>
        </w:rPr>
        <w:t xml:space="preserve"> (or alternative method)</w:t>
      </w:r>
      <w:r w:rsidRPr="009020A6">
        <w:rPr>
          <w:rFonts w:ascii="Calibri" w:hAnsi="Calibri"/>
          <w:sz w:val="18"/>
          <w:szCs w:val="18"/>
        </w:rPr>
        <w:t>. If the measured airflow is not adequate it will not comply with the airflow requirements and refrigerant charge verification cannot be performed</w:t>
      </w:r>
      <w:r w:rsidRPr="009020A6">
        <w:rPr>
          <w:rFonts w:asciiTheme="minorHAnsi" w:hAnsiTheme="minorHAnsi"/>
          <w:sz w:val="18"/>
          <w:szCs w:val="18"/>
        </w:rPr>
        <w:t xml:space="preserve"> until the airflow meets the requirement. If </w:t>
      </w:r>
      <w:r w:rsidR="00AC61CE" w:rsidRPr="009020A6">
        <w:rPr>
          <w:rFonts w:asciiTheme="minorHAnsi" w:hAnsiTheme="minorHAnsi"/>
          <w:sz w:val="18"/>
          <w:szCs w:val="18"/>
        </w:rPr>
        <w:t>A12</w:t>
      </w:r>
      <w:r w:rsidRPr="009020A6">
        <w:rPr>
          <w:rFonts w:asciiTheme="minorHAnsi" w:hAnsiTheme="minorHAnsi"/>
          <w:sz w:val="18"/>
          <w:szCs w:val="18"/>
        </w:rPr>
        <w:t xml:space="preserve"> = NO, then system is exempt from the airflow rate requirement and a special message will show up here.</w:t>
      </w:r>
    </w:p>
    <w:p w14:paraId="54D40979" w14:textId="77777777" w:rsidR="00675192" w:rsidRPr="009020A6" w:rsidRDefault="00675192" w:rsidP="00675192">
      <w:pPr>
        <w:rPr>
          <w:sz w:val="18"/>
          <w:szCs w:val="18"/>
        </w:rPr>
      </w:pPr>
    </w:p>
    <w:p w14:paraId="54D4097A" w14:textId="601A13BA" w:rsidR="00675192" w:rsidRPr="009020A6" w:rsidRDefault="00675192" w:rsidP="00675192">
      <w:pPr>
        <w:rPr>
          <w:rFonts w:ascii="Calibri" w:hAnsi="Calibri"/>
          <w:b/>
          <w:sz w:val="18"/>
          <w:szCs w:val="18"/>
        </w:rPr>
      </w:pPr>
      <w:r w:rsidRPr="009020A6">
        <w:rPr>
          <w:rFonts w:ascii="Calibri" w:hAnsi="Calibri"/>
          <w:b/>
          <w:sz w:val="18"/>
          <w:szCs w:val="18"/>
        </w:rPr>
        <w:t>Section D. Weigh In Charge Procedure</w:t>
      </w:r>
    </w:p>
    <w:p w14:paraId="54D4097C" w14:textId="2BA91732"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visually observe the installer taking this measurement and confirm that correct values are entered into the </w:t>
      </w:r>
      <w:r w:rsidR="000A05DB" w:rsidRPr="009020A6">
        <w:rPr>
          <w:rFonts w:ascii="Calibri" w:hAnsi="Calibri"/>
          <w:sz w:val="18"/>
          <w:szCs w:val="18"/>
        </w:rPr>
        <w:t>LMCI</w:t>
      </w:r>
      <w:r w:rsidRPr="009020A6">
        <w:rPr>
          <w:rFonts w:ascii="Calibri" w:hAnsi="Calibri"/>
          <w:sz w:val="18"/>
          <w:szCs w:val="18"/>
        </w:rPr>
        <w:t xml:space="preserve">.  Measure and record the outside air dry-bulb temperature in </w:t>
      </w:r>
      <w:r w:rsidR="00333C8B" w:rsidRPr="009020A6">
        <w:rPr>
          <w:rFonts w:ascii="Calibri" w:hAnsi="Calibri"/>
          <w:sz w:val="18"/>
          <w:szCs w:val="18"/>
        </w:rPr>
        <w:t>°</w:t>
      </w:r>
      <w:r w:rsidRPr="009020A6">
        <w:rPr>
          <w:rFonts w:ascii="Calibri" w:hAnsi="Calibri"/>
          <w:sz w:val="18"/>
          <w:szCs w:val="18"/>
        </w:rPr>
        <w:t>F. This will affect the procedures that may be used for HERS verification.</w:t>
      </w:r>
    </w:p>
    <w:p w14:paraId="54D4097D" w14:textId="10EBA5AB"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3B3F560E"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07D53520"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The Manufacturer’s Standard Charge, specified in E03 is based on a standard liquid line length, typically 25 feet. Enter the value here, in feet. Be prepared to provide manufacturer’s documentation to support this value.</w:t>
      </w:r>
    </w:p>
    <w:p w14:paraId="54D40980" w14:textId="1963BE88"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The Manufacturer’s Standard Charge, specified in E03 is based on a standard liquid line diameter. Enter the value here, in inches (for example: 1/4”, 3/8”, etc.). Rater should request to see manufacturer’s documentation to support this value.</w:t>
      </w:r>
    </w:p>
    <w:p w14:paraId="54D40981" w14:textId="229119D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The Manufacturer’s Standard Charge, specified in E03 is based on a standard indoor (evaporator) coil size. Enter the value here, in tons. Rater should request to see manufacturer’s documentation to support this value.</w:t>
      </w:r>
    </w:p>
    <w:p w14:paraId="54D40982" w14:textId="3398E39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0B5FB7DA"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721CEF2C"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5B10680A"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Charge Adjustment to Standard Charge, in ounces. This is the amount of refrigerant that the manufacturer specifies to add to, or remove from, the Manufacturer’s Standard Charge entered in 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1F74279E"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xml:space="preserve">. This value is calculated automatically. If “Charge Adjustment” was specified in E02, then the value shown here will be the same as the value shown in E10. This is the amount of weighed refrigerant that </w:t>
      </w:r>
      <w:r w:rsidRPr="009020A6">
        <w:rPr>
          <w:rFonts w:ascii="Calibri" w:hAnsi="Calibri"/>
          <w:sz w:val="18"/>
          <w:szCs w:val="18"/>
        </w:rPr>
        <w:lastRenderedPageBreak/>
        <w:t>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4620A60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HERS rater to indicate whether system passes or not. If not, use the next line to provide notes as to why system did not pass.</w:t>
      </w:r>
    </w:p>
    <w:p w14:paraId="54D4098A" w14:textId="77777777" w:rsidR="00675192" w:rsidRPr="009020A6" w:rsidRDefault="00675192" w:rsidP="00272FAE">
      <w:pPr>
        <w:rPr>
          <w:rFonts w:ascii="Calibri" w:hAnsi="Calibri"/>
          <w:sz w:val="18"/>
          <w:szCs w:val="18"/>
        </w:rPr>
      </w:pPr>
    </w:p>
    <w:p w14:paraId="54D4098B" w14:textId="77777777" w:rsidR="00675192" w:rsidRPr="009020A6" w:rsidRDefault="00675192" w:rsidP="00675192">
      <w:pPr>
        <w:rPr>
          <w:rFonts w:asciiTheme="minorHAnsi" w:hAnsiTheme="minorHAnsi"/>
          <w:b/>
          <w:sz w:val="18"/>
          <w:szCs w:val="18"/>
        </w:rPr>
      </w:pPr>
      <w:r w:rsidRPr="009020A6">
        <w:rPr>
          <w:rFonts w:asciiTheme="minorHAnsi" w:hAnsiTheme="minorHAnsi"/>
          <w:b/>
          <w:sz w:val="18"/>
          <w:szCs w:val="18"/>
        </w:rPr>
        <w:t>Section E. Weigh In Charge Verification – Additional Requirements</w:t>
      </w:r>
    </w:p>
    <w:p w14:paraId="54D4098D" w14:textId="77777777" w:rsidR="00675192" w:rsidRPr="009020A6" w:rsidRDefault="00675192" w:rsidP="00675192">
      <w:pPr>
        <w:pStyle w:val="ListParagraph"/>
        <w:numPr>
          <w:ilvl w:val="0"/>
          <w:numId w:val="24"/>
        </w:numPr>
        <w:rPr>
          <w:rFonts w:asciiTheme="minorHAnsi" w:hAnsiTheme="minorHAnsi"/>
          <w:sz w:val="18"/>
          <w:szCs w:val="18"/>
        </w:rPr>
      </w:pPr>
      <w:r w:rsidRPr="009020A6">
        <w:rPr>
          <w:rFonts w:asciiTheme="minorHAnsi" w:hAnsiTheme="minorHAnsi"/>
          <w:sz w:val="18"/>
          <w:szCs w:val="18"/>
        </w:rPr>
        <w:t xml:space="preserve">The </w:t>
      </w:r>
      <w:r w:rsidR="000F773F" w:rsidRPr="009020A6">
        <w:rPr>
          <w:rFonts w:asciiTheme="minorHAnsi" w:hAnsiTheme="minorHAnsi"/>
          <w:sz w:val="18"/>
          <w:szCs w:val="18"/>
        </w:rPr>
        <w:t>Rater must confirm that</w:t>
      </w:r>
      <w:r w:rsidRPr="009020A6">
        <w:rPr>
          <w:rFonts w:asciiTheme="minorHAnsi" w:hAnsiTheme="minorHAnsi"/>
          <w:sz w:val="18"/>
          <w:szCs w:val="18"/>
        </w:rPr>
        <w:t xml:space="preserve"> a correction</w:t>
      </w:r>
      <w:r w:rsidR="000F773F" w:rsidRPr="009020A6">
        <w:rPr>
          <w:rFonts w:asciiTheme="minorHAnsi" w:hAnsiTheme="minorHAnsi"/>
          <w:sz w:val="18"/>
          <w:szCs w:val="18"/>
        </w:rPr>
        <w:t xml:space="preserve"> is made</w:t>
      </w:r>
      <w:r w:rsidRPr="009020A6">
        <w:rPr>
          <w:rFonts w:asciiTheme="minorHAnsi" w:hAnsiTheme="minorHAnsi"/>
          <w:sz w:val="18"/>
          <w:szCs w:val="18"/>
        </w:rPr>
        <w:t xml:space="preserve"> to the refrigerant weight to allow for the indoor coil when that information is supplied by the Manufacturer </w:t>
      </w:r>
      <w:r w:rsidR="000F773F" w:rsidRPr="009020A6">
        <w:rPr>
          <w:rFonts w:asciiTheme="minorHAnsi" w:hAnsiTheme="minorHAnsi"/>
          <w:sz w:val="18"/>
          <w:szCs w:val="18"/>
        </w:rPr>
        <w:t xml:space="preserve">as required by </w:t>
      </w:r>
      <w:r w:rsidRPr="009020A6">
        <w:rPr>
          <w:rFonts w:asciiTheme="minorHAnsi" w:hAnsiTheme="minorHAnsi"/>
          <w:sz w:val="18"/>
          <w:szCs w:val="18"/>
        </w:rPr>
        <w:t>Residential Appendix RA3.2.3.1.5.</w:t>
      </w:r>
    </w:p>
    <w:p w14:paraId="54D4098E" w14:textId="77777777" w:rsidR="00675192" w:rsidRPr="009020A6" w:rsidRDefault="000F773F" w:rsidP="00272FAE">
      <w:pPr>
        <w:pStyle w:val="ListParagraph"/>
        <w:numPr>
          <w:ilvl w:val="0"/>
          <w:numId w:val="24"/>
        </w:numPr>
        <w:rPr>
          <w:rFonts w:asciiTheme="minorHAnsi" w:hAnsiTheme="minorHAnsi"/>
          <w:sz w:val="18"/>
          <w:szCs w:val="18"/>
        </w:rPr>
      </w:pPr>
      <w:r w:rsidRPr="009020A6">
        <w:rPr>
          <w:rFonts w:asciiTheme="minorHAnsi" w:hAnsiTheme="minorHAnsi"/>
          <w:sz w:val="18"/>
          <w:szCs w:val="18"/>
        </w:rPr>
        <w:t xml:space="preserve">The Rater must confirm </w:t>
      </w:r>
      <w:r w:rsidR="00675192" w:rsidRPr="009020A6">
        <w:rPr>
          <w:rFonts w:asciiTheme="minorHAnsi" w:hAnsiTheme="minorHAnsi"/>
          <w:sz w:val="18"/>
          <w:szCs w:val="18"/>
        </w:rPr>
        <w:t>refrigerant lines</w:t>
      </w:r>
      <w:r w:rsidRPr="009020A6">
        <w:rPr>
          <w:rFonts w:asciiTheme="minorHAnsi" w:hAnsiTheme="minorHAnsi"/>
          <w:sz w:val="18"/>
          <w:szCs w:val="18"/>
        </w:rPr>
        <w:t xml:space="preserve"> were checked</w:t>
      </w:r>
      <w:r w:rsidR="00675192" w:rsidRPr="009020A6">
        <w:rPr>
          <w:rFonts w:asciiTheme="minorHAnsi" w:hAnsiTheme="minorHAnsi"/>
          <w:sz w:val="18"/>
          <w:szCs w:val="18"/>
        </w:rPr>
        <w:t xml:space="preserve"> for leaks by evacuating to 500 microns or less and rising by no more than 300 microns after 5 minutes </w:t>
      </w:r>
      <w:r w:rsidRPr="009020A6">
        <w:rPr>
          <w:rFonts w:asciiTheme="minorHAnsi" w:hAnsiTheme="minorHAnsi"/>
          <w:sz w:val="18"/>
          <w:szCs w:val="18"/>
        </w:rPr>
        <w:t>as</w:t>
      </w:r>
      <w:r w:rsidR="00675192" w:rsidRPr="009020A6">
        <w:rPr>
          <w:rFonts w:asciiTheme="minorHAnsi" w:hAnsiTheme="minorHAnsi"/>
          <w:sz w:val="18"/>
          <w:szCs w:val="18"/>
        </w:rPr>
        <w:t xml:space="preserve"> </w:t>
      </w:r>
      <w:r w:rsidRPr="009020A6">
        <w:rPr>
          <w:rFonts w:asciiTheme="minorHAnsi" w:hAnsiTheme="minorHAnsi"/>
          <w:sz w:val="18"/>
          <w:szCs w:val="18"/>
        </w:rPr>
        <w:t>required by</w:t>
      </w:r>
      <w:r w:rsidR="00675192" w:rsidRPr="009020A6">
        <w:rPr>
          <w:rFonts w:asciiTheme="minorHAnsi" w:hAnsiTheme="minorHAnsi"/>
          <w:sz w:val="18"/>
          <w:szCs w:val="18"/>
        </w:rPr>
        <w:t xml:space="preserve"> Residential Appendix RA3.2.3.1.5.</w:t>
      </w:r>
    </w:p>
    <w:p w14:paraId="54D409C8" w14:textId="77777777" w:rsidR="00786D26" w:rsidRPr="009020A6" w:rsidRDefault="00786D26" w:rsidP="000636B8">
      <w:pPr>
        <w:rPr>
          <w:rFonts w:ascii="Calibri" w:hAnsi="Calibri"/>
          <w:sz w:val="24"/>
          <w:szCs w:val="2"/>
        </w:rPr>
      </w:pPr>
    </w:p>
    <w:p w14:paraId="54D409C9" w14:textId="77777777" w:rsidR="00786D26" w:rsidRPr="009020A6" w:rsidRDefault="00786D26" w:rsidP="00A728D9">
      <w:pPr>
        <w:rPr>
          <w:rFonts w:ascii="Calibri" w:hAnsi="Calibri"/>
          <w:sz w:val="24"/>
          <w:szCs w:val="2"/>
        </w:rPr>
      </w:pPr>
    </w:p>
    <w:p w14:paraId="54D409CA" w14:textId="77777777" w:rsidR="00786D26" w:rsidRPr="009020A6" w:rsidRDefault="00786D26">
      <w:pPr>
        <w:rPr>
          <w:rFonts w:ascii="Calibri" w:hAnsi="Calibri"/>
          <w:sz w:val="24"/>
          <w:szCs w:val="2"/>
        </w:rPr>
        <w:sectPr w:rsidR="00786D26" w:rsidRPr="009020A6" w:rsidSect="00D51F70">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13502" w:rsidRPr="009020A6"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9020A6" w:rsidRDefault="00E13502" w:rsidP="00170608">
            <w:pPr>
              <w:keepNext/>
              <w:rPr>
                <w:rFonts w:asciiTheme="minorHAnsi" w:hAnsiTheme="minorHAnsi"/>
                <w:b/>
                <w:szCs w:val="18"/>
              </w:rPr>
            </w:pPr>
            <w:r w:rsidRPr="009020A6">
              <w:rPr>
                <w:rFonts w:asciiTheme="minorHAnsi" w:hAnsiTheme="minorHAnsi"/>
                <w:b/>
                <w:szCs w:val="18"/>
              </w:rPr>
              <w:lastRenderedPageBreak/>
              <w:t>A. System Information</w:t>
            </w:r>
          </w:p>
          <w:p w14:paraId="54D409CC" w14:textId="6D8E14E9" w:rsidR="00E13502" w:rsidRPr="009020A6" w:rsidRDefault="00C9333E" w:rsidP="00170608">
            <w:pPr>
              <w:keepNext/>
              <w:rPr>
                <w:rFonts w:asciiTheme="minorHAnsi" w:hAnsiTheme="minorHAnsi"/>
                <w:sz w:val="18"/>
                <w:szCs w:val="18"/>
              </w:rPr>
            </w:pPr>
            <w:r w:rsidRPr="009020A6">
              <w:rPr>
                <w:rFonts w:ascii="Calibri" w:hAnsi="Calibri"/>
                <w:sz w:val="18"/>
                <w:szCs w:val="18"/>
              </w:rPr>
              <w:t>&lt;&lt;Static Text - see the top&gt;&gt;</w:t>
            </w:r>
          </w:p>
        </w:tc>
      </w:tr>
      <w:tr w:rsidR="00E13502" w:rsidRPr="009020A6" w14:paraId="54D409D1" w14:textId="77777777">
        <w:trPr>
          <w:cantSplit/>
          <w:trHeight w:val="360"/>
        </w:trPr>
        <w:tc>
          <w:tcPr>
            <w:tcW w:w="288" w:type="pct"/>
            <w:vAlign w:val="center"/>
          </w:tcPr>
          <w:p w14:paraId="54D409CE"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01</w:t>
            </w:r>
          </w:p>
        </w:tc>
        <w:tc>
          <w:tcPr>
            <w:tcW w:w="2212" w:type="pct"/>
          </w:tcPr>
          <w:p w14:paraId="54D409CF" w14:textId="1AE7E3EE" w:rsidR="00E13502" w:rsidRPr="009020A6" w:rsidRDefault="00976655"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E13502" w:rsidRPr="009020A6">
              <w:rPr>
                <w:rFonts w:asciiTheme="minorHAnsi" w:hAnsiTheme="minorHAnsi"/>
                <w:sz w:val="18"/>
                <w:szCs w:val="18"/>
              </w:rPr>
              <w:t>System Identification or Name</w:t>
            </w:r>
          </w:p>
        </w:tc>
        <w:tc>
          <w:tcPr>
            <w:tcW w:w="2500" w:type="pct"/>
          </w:tcPr>
          <w:p w14:paraId="54D409D0" w14:textId="7EC51B96" w:rsidR="00E13502" w:rsidRPr="009020A6" w:rsidRDefault="00E13502">
            <w:pPr>
              <w:pStyle w:val="Header"/>
              <w:tabs>
                <w:tab w:val="clear" w:pos="4320"/>
                <w:tab w:val="clear" w:pos="8640"/>
              </w:tabs>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D5" w14:textId="77777777">
        <w:trPr>
          <w:cantSplit/>
          <w:trHeight w:val="360"/>
        </w:trPr>
        <w:tc>
          <w:tcPr>
            <w:tcW w:w="288" w:type="pct"/>
            <w:vAlign w:val="center"/>
          </w:tcPr>
          <w:p w14:paraId="54D409D2"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02</w:t>
            </w:r>
          </w:p>
        </w:tc>
        <w:tc>
          <w:tcPr>
            <w:tcW w:w="2212" w:type="pct"/>
          </w:tcPr>
          <w:p w14:paraId="54D409D3" w14:textId="6484FFBF" w:rsidR="00E13502" w:rsidRPr="009020A6" w:rsidRDefault="00976655"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E13502" w:rsidRPr="009020A6">
              <w:rPr>
                <w:rFonts w:asciiTheme="minorHAnsi" w:hAnsiTheme="minorHAnsi"/>
                <w:sz w:val="18"/>
                <w:szCs w:val="18"/>
              </w:rPr>
              <w:t>System Location or Area Served</w:t>
            </w:r>
          </w:p>
        </w:tc>
        <w:tc>
          <w:tcPr>
            <w:tcW w:w="2500" w:type="pct"/>
          </w:tcPr>
          <w:p w14:paraId="54D409D4" w14:textId="6AC04DE3"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D9" w14:textId="77777777">
        <w:trPr>
          <w:cantSplit/>
          <w:trHeight w:val="360"/>
        </w:trPr>
        <w:tc>
          <w:tcPr>
            <w:tcW w:w="288" w:type="pct"/>
            <w:vAlign w:val="center"/>
          </w:tcPr>
          <w:p w14:paraId="54D409D6"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03</w:t>
            </w:r>
          </w:p>
        </w:tc>
        <w:tc>
          <w:tcPr>
            <w:tcW w:w="2212" w:type="pct"/>
          </w:tcPr>
          <w:p w14:paraId="54D409D7" w14:textId="73945C4B"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68512E" w:rsidRPr="009020A6">
              <w:rPr>
                <w:rFonts w:asciiTheme="minorHAnsi" w:hAnsiTheme="minorHAnsi"/>
                <w:sz w:val="18"/>
                <w:szCs w:val="18"/>
              </w:rPr>
              <w:t>M</w:t>
            </w:r>
            <w:r w:rsidRPr="009020A6">
              <w:rPr>
                <w:rFonts w:asciiTheme="minorHAnsi" w:hAnsiTheme="minorHAnsi"/>
                <w:sz w:val="18"/>
                <w:szCs w:val="18"/>
              </w:rPr>
              <w:t xml:space="preserve">ake or </w:t>
            </w:r>
            <w:r w:rsidR="0068512E" w:rsidRPr="009020A6">
              <w:rPr>
                <w:rFonts w:asciiTheme="minorHAnsi" w:hAnsiTheme="minorHAnsi"/>
                <w:sz w:val="18"/>
                <w:szCs w:val="18"/>
              </w:rPr>
              <w:t>B</w:t>
            </w:r>
            <w:r w:rsidRPr="009020A6">
              <w:rPr>
                <w:rFonts w:asciiTheme="minorHAnsi" w:hAnsiTheme="minorHAnsi"/>
                <w:sz w:val="18"/>
                <w:szCs w:val="18"/>
              </w:rPr>
              <w:t>rand</w:t>
            </w:r>
          </w:p>
        </w:tc>
        <w:tc>
          <w:tcPr>
            <w:tcW w:w="2500" w:type="pct"/>
          </w:tcPr>
          <w:p w14:paraId="54D409D8" w14:textId="6E78FC2B"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DD" w14:textId="77777777">
        <w:trPr>
          <w:cantSplit/>
          <w:trHeight w:val="360"/>
        </w:trPr>
        <w:tc>
          <w:tcPr>
            <w:tcW w:w="288" w:type="pct"/>
            <w:vAlign w:val="center"/>
          </w:tcPr>
          <w:p w14:paraId="54D409DA"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04</w:t>
            </w:r>
          </w:p>
        </w:tc>
        <w:tc>
          <w:tcPr>
            <w:tcW w:w="2212" w:type="pct"/>
          </w:tcPr>
          <w:p w14:paraId="54D409DB" w14:textId="1DA59AFD"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68512E" w:rsidRPr="009020A6">
              <w:rPr>
                <w:rFonts w:asciiTheme="minorHAnsi" w:hAnsiTheme="minorHAnsi"/>
                <w:sz w:val="18"/>
                <w:szCs w:val="18"/>
              </w:rPr>
              <w:t>M</w:t>
            </w:r>
            <w:r w:rsidRPr="009020A6">
              <w:rPr>
                <w:rFonts w:asciiTheme="minorHAnsi" w:hAnsiTheme="minorHAnsi"/>
                <w:sz w:val="18"/>
                <w:szCs w:val="18"/>
              </w:rPr>
              <w:t xml:space="preserve">odel </w:t>
            </w:r>
            <w:r w:rsidR="0068512E" w:rsidRPr="009020A6">
              <w:rPr>
                <w:rFonts w:asciiTheme="minorHAnsi" w:hAnsiTheme="minorHAnsi"/>
                <w:sz w:val="18"/>
                <w:szCs w:val="18"/>
              </w:rPr>
              <w:t>N</w:t>
            </w:r>
            <w:r w:rsidRPr="009020A6">
              <w:rPr>
                <w:rFonts w:asciiTheme="minorHAnsi" w:hAnsiTheme="minorHAnsi"/>
                <w:sz w:val="18"/>
                <w:szCs w:val="18"/>
              </w:rPr>
              <w:t>umber</w:t>
            </w:r>
          </w:p>
        </w:tc>
        <w:tc>
          <w:tcPr>
            <w:tcW w:w="2500" w:type="pct"/>
          </w:tcPr>
          <w:p w14:paraId="54D409DC" w14:textId="326EDD61"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E1" w14:textId="77777777">
        <w:trPr>
          <w:cantSplit/>
          <w:trHeight w:val="360"/>
        </w:trPr>
        <w:tc>
          <w:tcPr>
            <w:tcW w:w="288" w:type="pct"/>
            <w:vAlign w:val="center"/>
          </w:tcPr>
          <w:p w14:paraId="54D409DE"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05</w:t>
            </w:r>
          </w:p>
        </w:tc>
        <w:tc>
          <w:tcPr>
            <w:tcW w:w="2212" w:type="pct"/>
          </w:tcPr>
          <w:p w14:paraId="54D409DF" w14:textId="7537AB68"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Nominal Cooling Capacity (tons) of Condenser</w:t>
            </w:r>
          </w:p>
        </w:tc>
        <w:tc>
          <w:tcPr>
            <w:tcW w:w="2500" w:type="pct"/>
          </w:tcPr>
          <w:p w14:paraId="54D409E0" w14:textId="622FB178"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E5" w14:textId="77777777">
        <w:trPr>
          <w:cantSplit/>
          <w:trHeight w:val="360"/>
        </w:trPr>
        <w:tc>
          <w:tcPr>
            <w:tcW w:w="288" w:type="pct"/>
            <w:vAlign w:val="center"/>
          </w:tcPr>
          <w:p w14:paraId="54D409E2"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06</w:t>
            </w:r>
          </w:p>
        </w:tc>
        <w:tc>
          <w:tcPr>
            <w:tcW w:w="2212" w:type="pct"/>
          </w:tcPr>
          <w:p w14:paraId="54D409E3" w14:textId="73B7AA44"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68512E" w:rsidRPr="009020A6">
              <w:rPr>
                <w:rFonts w:asciiTheme="minorHAnsi" w:hAnsiTheme="minorHAnsi"/>
                <w:sz w:val="18"/>
                <w:szCs w:val="18"/>
              </w:rPr>
              <w:t>S</w:t>
            </w:r>
            <w:r w:rsidRPr="009020A6">
              <w:rPr>
                <w:rFonts w:asciiTheme="minorHAnsi" w:hAnsiTheme="minorHAnsi"/>
                <w:sz w:val="18"/>
                <w:szCs w:val="18"/>
              </w:rPr>
              <w:t xml:space="preserve">erial </w:t>
            </w:r>
            <w:r w:rsidR="0068512E" w:rsidRPr="009020A6">
              <w:rPr>
                <w:rFonts w:asciiTheme="minorHAnsi" w:hAnsiTheme="minorHAnsi"/>
                <w:sz w:val="18"/>
                <w:szCs w:val="18"/>
              </w:rPr>
              <w:t>N</w:t>
            </w:r>
            <w:r w:rsidRPr="009020A6">
              <w:rPr>
                <w:rFonts w:asciiTheme="minorHAnsi" w:hAnsiTheme="minorHAnsi"/>
                <w:sz w:val="18"/>
                <w:szCs w:val="18"/>
              </w:rPr>
              <w:t>umber</w:t>
            </w:r>
          </w:p>
        </w:tc>
        <w:tc>
          <w:tcPr>
            <w:tcW w:w="2500" w:type="pct"/>
          </w:tcPr>
          <w:p w14:paraId="54D409E4" w14:textId="5AB843A0"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E9" w14:textId="77777777">
        <w:trPr>
          <w:cantSplit/>
          <w:trHeight w:val="360"/>
        </w:trPr>
        <w:tc>
          <w:tcPr>
            <w:tcW w:w="288" w:type="pct"/>
            <w:vAlign w:val="center"/>
          </w:tcPr>
          <w:p w14:paraId="54D409E6"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07</w:t>
            </w:r>
          </w:p>
        </w:tc>
        <w:tc>
          <w:tcPr>
            <w:tcW w:w="2212" w:type="pct"/>
          </w:tcPr>
          <w:p w14:paraId="54D409E7" w14:textId="680BEBB6"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Refrigerant Type</w:t>
            </w:r>
          </w:p>
        </w:tc>
        <w:tc>
          <w:tcPr>
            <w:tcW w:w="2500" w:type="pct"/>
          </w:tcPr>
          <w:p w14:paraId="54D409E8" w14:textId="6A0734B4" w:rsidR="00E13502" w:rsidRPr="009020A6" w:rsidRDefault="00E13502" w:rsidP="004A5E5A">
            <w:pPr>
              <w:pStyle w:val="Header"/>
              <w:tabs>
                <w:tab w:val="clear" w:pos="4320"/>
                <w:tab w:val="clear" w:pos="8640"/>
              </w:tabs>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“R-22” or “R-410a”</w:t>
            </w:r>
            <w:r w:rsidR="00513A35" w:rsidRPr="009020A6">
              <w:rPr>
                <w:rFonts w:asciiTheme="minorHAnsi" w:hAnsiTheme="minorHAnsi"/>
                <w:sz w:val="18"/>
                <w:szCs w:val="18"/>
              </w:rPr>
              <w:t>, or other"</w:t>
            </w:r>
            <w:r w:rsidRPr="009020A6">
              <w:rPr>
                <w:rFonts w:asciiTheme="minorHAnsi" w:hAnsiTheme="minorHAnsi"/>
                <w:sz w:val="18"/>
                <w:szCs w:val="18"/>
              </w:rPr>
              <w:t>.  If installed system does not match this entry, it can be overwritten by rater but it will be flagged as a possible fail.&gt;&gt;</w:t>
            </w:r>
          </w:p>
        </w:tc>
      </w:tr>
      <w:tr w:rsidR="00E13502" w:rsidRPr="009020A6" w14:paraId="54D409ED" w14:textId="77777777">
        <w:trPr>
          <w:cantSplit/>
          <w:trHeight w:val="360"/>
        </w:trPr>
        <w:tc>
          <w:tcPr>
            <w:tcW w:w="288" w:type="pct"/>
            <w:vAlign w:val="center"/>
          </w:tcPr>
          <w:p w14:paraId="54D409EA"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08</w:t>
            </w:r>
          </w:p>
        </w:tc>
        <w:tc>
          <w:tcPr>
            <w:tcW w:w="2212" w:type="pct"/>
            <w:vAlign w:val="center"/>
          </w:tcPr>
          <w:p w14:paraId="54D409EB" w14:textId="2C5E8C72"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Other Refrigerant Type (if applicable)</w:t>
            </w:r>
          </w:p>
        </w:tc>
        <w:tc>
          <w:tcPr>
            <w:tcW w:w="2500" w:type="pct"/>
          </w:tcPr>
          <w:p w14:paraId="54D409EC" w14:textId="04A2FDFB" w:rsidR="00E13502" w:rsidRPr="009020A6" w:rsidRDefault="00513A35" w:rsidP="004A5E5A">
            <w:pPr>
              <w:spacing w:after="60"/>
              <w:rPr>
                <w:rFonts w:asciiTheme="minorHAnsi" w:hAnsiTheme="minorHAnsi"/>
                <w:sz w:val="18"/>
                <w:szCs w:val="18"/>
              </w:rPr>
            </w:pPr>
            <w:r w:rsidRPr="009020A6">
              <w:rPr>
                <w:rFonts w:ascii="Calibri" w:hAnsi="Calibri"/>
              </w:rPr>
              <w:t>&lt;&lt; if A07 value = R-22 or R-410A then value in this field = N/A; elseif value in A07= other, then user input text in this field to identify the refrigerant type&gt;&gt;</w:t>
            </w:r>
          </w:p>
        </w:tc>
      </w:tr>
      <w:tr w:rsidR="006A6F04" w:rsidRPr="009020A6" w14:paraId="48F3D969" w14:textId="77777777">
        <w:trPr>
          <w:cantSplit/>
          <w:trHeight w:val="360"/>
        </w:trPr>
        <w:tc>
          <w:tcPr>
            <w:tcW w:w="288" w:type="pct"/>
            <w:vAlign w:val="center"/>
          </w:tcPr>
          <w:p w14:paraId="211AC58A" w14:textId="4DE85B19" w:rsidR="006A6F04" w:rsidRPr="009020A6" w:rsidRDefault="006A6F04"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09</w:t>
            </w:r>
          </w:p>
        </w:tc>
        <w:tc>
          <w:tcPr>
            <w:tcW w:w="2212" w:type="pct"/>
            <w:vAlign w:val="center"/>
          </w:tcPr>
          <w:p w14:paraId="1B18F96E" w14:textId="423EB766" w:rsidR="006A6F04" w:rsidRPr="009020A6" w:rsidRDefault="006A6F04"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Liquid Line Filter Drier Installed According to Manufacturer’s Specifications (if applicable)</w:t>
            </w:r>
          </w:p>
        </w:tc>
        <w:tc>
          <w:tcPr>
            <w:tcW w:w="2500" w:type="pct"/>
          </w:tcPr>
          <w:p w14:paraId="2825B094" w14:textId="317DC697" w:rsidR="006A6F04" w:rsidRPr="009020A6" w:rsidRDefault="006A6F04" w:rsidP="00713095">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“Yes” or “NA”. If installed system does not match this entry, it can be overwritten by rater but it will be flagged as a possible fail.&gt;&gt;</w:t>
            </w:r>
          </w:p>
        </w:tc>
      </w:tr>
      <w:tr w:rsidR="00E13502" w:rsidRPr="009020A6" w14:paraId="54D409F1" w14:textId="77777777">
        <w:trPr>
          <w:cantSplit/>
          <w:trHeight w:val="360"/>
        </w:trPr>
        <w:tc>
          <w:tcPr>
            <w:tcW w:w="288" w:type="pct"/>
            <w:vAlign w:val="center"/>
          </w:tcPr>
          <w:p w14:paraId="54D409EE" w14:textId="509A5597"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10</w:t>
            </w:r>
          </w:p>
        </w:tc>
        <w:tc>
          <w:tcPr>
            <w:tcW w:w="2212" w:type="pct"/>
            <w:vAlign w:val="center"/>
          </w:tcPr>
          <w:p w14:paraId="54D409EF" w14:textId="7B0E908E" w:rsidR="00E13502" w:rsidRPr="009020A6" w:rsidRDefault="00713095"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System Installation </w:t>
            </w:r>
            <w:r w:rsidR="00E13502" w:rsidRPr="009020A6">
              <w:rPr>
                <w:rFonts w:asciiTheme="minorHAnsi" w:hAnsiTheme="minorHAnsi"/>
                <w:sz w:val="18"/>
                <w:szCs w:val="18"/>
              </w:rPr>
              <w:t>Type</w:t>
            </w:r>
          </w:p>
        </w:tc>
        <w:tc>
          <w:tcPr>
            <w:tcW w:w="2500" w:type="pct"/>
          </w:tcPr>
          <w:p w14:paraId="54D409F0" w14:textId="41386998" w:rsidR="00E13502" w:rsidRPr="009020A6" w:rsidRDefault="00E13502" w:rsidP="00713095">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“New”, “Replacement”, or “Alteration”.  If installed system does not match this entry, it can be overwritten by rater but it will be flagged as a possible fail.&gt;&gt;</w:t>
            </w:r>
          </w:p>
        </w:tc>
      </w:tr>
      <w:tr w:rsidR="00E13502" w:rsidRPr="009020A6" w14:paraId="54D409F5" w14:textId="77777777">
        <w:trPr>
          <w:cantSplit/>
          <w:trHeight w:val="360"/>
        </w:trPr>
        <w:tc>
          <w:tcPr>
            <w:tcW w:w="288" w:type="pct"/>
            <w:vAlign w:val="center"/>
          </w:tcPr>
          <w:p w14:paraId="54D409F2" w14:textId="4BD2752B" w:rsidR="00E13502" w:rsidRPr="009020A6" w:rsidRDefault="005E1D9C" w:rsidP="00EF6C66">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11</w:t>
            </w:r>
          </w:p>
        </w:tc>
        <w:tc>
          <w:tcPr>
            <w:tcW w:w="2212" w:type="pct"/>
            <w:vAlign w:val="center"/>
          </w:tcPr>
          <w:p w14:paraId="07004A98" w14:textId="75FC9B04" w:rsidR="0068512E" w:rsidRPr="009020A6" w:rsidRDefault="00BE4F44"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Fault Indicator Display</w:t>
            </w:r>
            <w:r w:rsidR="00E13502" w:rsidRPr="009020A6">
              <w:rPr>
                <w:rFonts w:asciiTheme="minorHAnsi" w:hAnsiTheme="minorHAnsi"/>
                <w:sz w:val="18"/>
                <w:szCs w:val="18"/>
              </w:rPr>
              <w:t xml:space="preserve"> (</w:t>
            </w:r>
            <w:r w:rsidRPr="009020A6">
              <w:rPr>
                <w:rFonts w:asciiTheme="minorHAnsi" w:hAnsiTheme="minorHAnsi"/>
                <w:sz w:val="18"/>
                <w:szCs w:val="18"/>
              </w:rPr>
              <w:t>FID</w:t>
            </w:r>
            <w:r w:rsidR="00E13502" w:rsidRPr="009020A6">
              <w:rPr>
                <w:rFonts w:asciiTheme="minorHAnsi" w:hAnsiTheme="minorHAnsi"/>
                <w:sz w:val="18"/>
                <w:szCs w:val="18"/>
              </w:rPr>
              <w:t>) Status</w:t>
            </w:r>
          </w:p>
          <w:p w14:paraId="54D409F3" w14:textId="76D3D279"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(Note: Even systems with a </w:t>
            </w:r>
            <w:r w:rsidR="00BE4F44" w:rsidRPr="009020A6">
              <w:rPr>
                <w:rFonts w:asciiTheme="minorHAnsi" w:hAnsiTheme="minorHAnsi"/>
                <w:sz w:val="18"/>
                <w:szCs w:val="18"/>
              </w:rPr>
              <w:t>FID</w:t>
            </w:r>
            <w:r w:rsidRPr="009020A6">
              <w:rPr>
                <w:rFonts w:asciiTheme="minorHAnsi" w:hAnsiTheme="minorHAnsi"/>
                <w:sz w:val="18"/>
                <w:szCs w:val="18"/>
              </w:rPr>
              <w:t xml:space="preserve"> must have refrigerant charge verified by installer)</w:t>
            </w:r>
          </w:p>
        </w:tc>
        <w:tc>
          <w:tcPr>
            <w:tcW w:w="2500" w:type="pct"/>
          </w:tcPr>
          <w:p w14:paraId="54D409F4" w14:textId="2C37C4C9"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are “This system has a factory installed </w:t>
            </w:r>
            <w:r w:rsidR="00BE4F44" w:rsidRPr="009020A6">
              <w:rPr>
                <w:rFonts w:asciiTheme="minorHAnsi" w:hAnsiTheme="minorHAnsi"/>
                <w:sz w:val="18"/>
                <w:szCs w:val="18"/>
              </w:rPr>
              <w:t>FID</w:t>
            </w:r>
            <w:r w:rsidRPr="009020A6">
              <w:rPr>
                <w:rFonts w:asciiTheme="minorHAnsi" w:hAnsiTheme="minorHAnsi"/>
                <w:sz w:val="18"/>
                <w:szCs w:val="18"/>
              </w:rPr>
              <w:t xml:space="preserve">”;  or “This system has a field installed </w:t>
            </w:r>
            <w:r w:rsidR="00BE4F44" w:rsidRPr="009020A6">
              <w:rPr>
                <w:rFonts w:asciiTheme="minorHAnsi" w:hAnsiTheme="minorHAnsi"/>
                <w:sz w:val="18"/>
                <w:szCs w:val="18"/>
              </w:rPr>
              <w:t>FID</w:t>
            </w:r>
            <w:r w:rsidRPr="009020A6">
              <w:rPr>
                <w:rFonts w:asciiTheme="minorHAnsi" w:hAnsiTheme="minorHAnsi"/>
                <w:sz w:val="18"/>
                <w:szCs w:val="18"/>
              </w:rPr>
              <w:t xml:space="preserve">”;  or “This system does not have a </w:t>
            </w:r>
            <w:r w:rsidR="00BE4F44" w:rsidRPr="009020A6">
              <w:rPr>
                <w:rFonts w:asciiTheme="minorHAnsi" w:hAnsiTheme="minorHAnsi"/>
                <w:sz w:val="18"/>
                <w:szCs w:val="18"/>
              </w:rPr>
              <w:t>FID</w:t>
            </w:r>
            <w:r w:rsidRPr="009020A6">
              <w:rPr>
                <w:rFonts w:asciiTheme="minorHAnsi" w:hAnsiTheme="minorHAnsi"/>
                <w:sz w:val="18"/>
                <w:szCs w:val="18"/>
              </w:rPr>
              <w:t xml:space="preserve"> device installed”</w:t>
            </w:r>
            <w:r w:rsidR="00713095" w:rsidRPr="009020A6">
              <w:rPr>
                <w:rFonts w:asciiTheme="minorHAnsi" w:hAnsiTheme="minorHAnsi"/>
                <w:sz w:val="18"/>
                <w:szCs w:val="18"/>
              </w:rPr>
              <w:t xml:space="preserve"> If installed system does not match this entry, it can be overwritten by rater but it will be flagged as a possible fail&gt;&gt;</w:t>
            </w:r>
            <w:r w:rsidRPr="009020A6">
              <w:rPr>
                <w:rFonts w:asciiTheme="minorHAnsi" w:hAnsiTheme="minorHAnsi"/>
                <w:sz w:val="18"/>
                <w:szCs w:val="18"/>
              </w:rPr>
              <w:t>&gt;&gt;</w:t>
            </w:r>
          </w:p>
        </w:tc>
      </w:tr>
      <w:tr w:rsidR="00E13502" w:rsidRPr="009020A6" w14:paraId="54D409F9" w14:textId="77777777">
        <w:trPr>
          <w:cantSplit/>
          <w:trHeight w:val="360"/>
        </w:trPr>
        <w:tc>
          <w:tcPr>
            <w:tcW w:w="288" w:type="pct"/>
            <w:vAlign w:val="center"/>
          </w:tcPr>
          <w:p w14:paraId="54D409F6" w14:textId="568A8CB9" w:rsidR="00E13502" w:rsidRPr="009020A6" w:rsidRDefault="005E1D9C" w:rsidP="00EF6C66">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12</w:t>
            </w:r>
          </w:p>
        </w:tc>
        <w:tc>
          <w:tcPr>
            <w:tcW w:w="2212" w:type="pct"/>
            <w:vAlign w:val="center"/>
          </w:tcPr>
          <w:p w14:paraId="54D409F7" w14:textId="222B78B5"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Is the system of a type that the minimum airflow can be verified </w:t>
            </w:r>
            <w:r w:rsidR="00CA4D9E" w:rsidRPr="009020A6">
              <w:rPr>
                <w:rFonts w:asciiTheme="minorHAnsi" w:hAnsiTheme="minorHAnsi"/>
                <w:sz w:val="18"/>
                <w:szCs w:val="18"/>
              </w:rPr>
              <w:t xml:space="preserve">for all indoor units </w:t>
            </w:r>
            <w:r w:rsidRPr="009020A6">
              <w:rPr>
                <w:rFonts w:asciiTheme="minorHAnsi" w:hAnsiTheme="minorHAnsi"/>
                <w:sz w:val="18"/>
                <w:szCs w:val="18"/>
              </w:rPr>
              <w:t>using an approved measurement procedure (RA3.3 or RA</w:t>
            </w:r>
            <w:r w:rsidR="00B0220E" w:rsidRPr="009020A6">
              <w:rPr>
                <w:rFonts w:asciiTheme="minorHAnsi" w:hAnsiTheme="minorHAnsi"/>
                <w:sz w:val="18"/>
                <w:szCs w:val="18"/>
              </w:rPr>
              <w:t>3.3.3</w:t>
            </w:r>
            <w:r w:rsidRPr="009020A6">
              <w:rPr>
                <w:rFonts w:asciiTheme="minorHAnsi" w:hAnsiTheme="minorHAnsi"/>
                <w:sz w:val="18"/>
                <w:szCs w:val="18"/>
              </w:rPr>
              <w:t>)?</w:t>
            </w:r>
          </w:p>
        </w:tc>
        <w:tc>
          <w:tcPr>
            <w:tcW w:w="2500" w:type="pct"/>
          </w:tcPr>
          <w:p w14:paraId="54D409F8" w14:textId="72852151" w:rsidR="00E13502" w:rsidRPr="009020A6" w:rsidRDefault="00E13502" w:rsidP="00EF6C66">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“yes” or “no”</w:t>
            </w:r>
            <w:r w:rsidR="00713095" w:rsidRPr="009020A6">
              <w:rPr>
                <w:rFonts w:asciiTheme="minorHAnsi" w:hAnsiTheme="minorHAnsi"/>
                <w:sz w:val="18"/>
                <w:szCs w:val="18"/>
              </w:rPr>
              <w:t xml:space="preserve"> If installed system does not match this entry, it can be overwritten by rater but it will be flagged as a possible fail&gt;&gt;</w:t>
            </w:r>
            <w:r w:rsidRPr="009020A6">
              <w:rPr>
                <w:rFonts w:asciiTheme="minorHAnsi" w:hAnsiTheme="minorHAnsi"/>
                <w:sz w:val="18"/>
                <w:szCs w:val="18"/>
              </w:rPr>
              <w:t>&gt;&gt;</w:t>
            </w:r>
          </w:p>
        </w:tc>
      </w:tr>
      <w:tr w:rsidR="00E13502" w:rsidRPr="009020A6" w14:paraId="54D409FD" w14:textId="77777777">
        <w:trPr>
          <w:cantSplit/>
          <w:trHeight w:val="360"/>
        </w:trPr>
        <w:tc>
          <w:tcPr>
            <w:tcW w:w="288" w:type="pct"/>
            <w:vAlign w:val="center"/>
          </w:tcPr>
          <w:p w14:paraId="54D409FA" w14:textId="1C4583E1" w:rsidR="00E13502" w:rsidRPr="009020A6" w:rsidRDefault="005E1D9C" w:rsidP="00EF6C66">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13</w:t>
            </w:r>
          </w:p>
        </w:tc>
        <w:tc>
          <w:tcPr>
            <w:tcW w:w="2212" w:type="pct"/>
            <w:vAlign w:val="center"/>
          </w:tcPr>
          <w:p w14:paraId="54D409FB"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785C1982" w:rsidR="00E13502" w:rsidRPr="009020A6" w:rsidRDefault="00E13502" w:rsidP="00EF6C66">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“yes” or “no”</w:t>
            </w:r>
            <w:r w:rsidR="00713095" w:rsidRPr="009020A6">
              <w:rPr>
                <w:rFonts w:asciiTheme="minorHAnsi" w:hAnsiTheme="minorHAnsi"/>
                <w:sz w:val="18"/>
                <w:szCs w:val="18"/>
              </w:rPr>
              <w:t xml:space="preserve"> If installed system does not match this entry, it can be overwritten by rater but it will be flagged as a possible fail&gt;&gt;</w:t>
            </w:r>
            <w:r w:rsidRPr="009020A6">
              <w:rPr>
                <w:rFonts w:asciiTheme="minorHAnsi" w:hAnsiTheme="minorHAnsi"/>
                <w:sz w:val="18"/>
                <w:szCs w:val="18"/>
              </w:rPr>
              <w:t>&gt;&gt;</w:t>
            </w:r>
          </w:p>
        </w:tc>
      </w:tr>
      <w:tr w:rsidR="00E13502" w:rsidRPr="009020A6" w14:paraId="54D40A01" w14:textId="77777777">
        <w:trPr>
          <w:cantSplit/>
          <w:trHeight w:val="360"/>
        </w:trPr>
        <w:tc>
          <w:tcPr>
            <w:tcW w:w="288" w:type="pct"/>
            <w:vAlign w:val="center"/>
          </w:tcPr>
          <w:p w14:paraId="54D409FE" w14:textId="31E10D14"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14</w:t>
            </w:r>
          </w:p>
        </w:tc>
        <w:tc>
          <w:tcPr>
            <w:tcW w:w="2212" w:type="pct"/>
            <w:vAlign w:val="center"/>
          </w:tcPr>
          <w:p w14:paraId="54D409FF" w14:textId="58C5F623"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Date of HERS Rater Refrigerant Charge Verification for this </w:t>
            </w:r>
            <w:r w:rsidR="0068512E" w:rsidRPr="009020A6">
              <w:rPr>
                <w:rFonts w:asciiTheme="minorHAnsi" w:hAnsiTheme="minorHAnsi"/>
                <w:sz w:val="18"/>
                <w:szCs w:val="18"/>
              </w:rPr>
              <w:t>S</w:t>
            </w:r>
            <w:r w:rsidRPr="009020A6">
              <w:rPr>
                <w:rFonts w:asciiTheme="minorHAnsi" w:hAnsiTheme="minorHAnsi"/>
                <w:sz w:val="18"/>
                <w:szCs w:val="18"/>
              </w:rPr>
              <w:t>ystem</w:t>
            </w:r>
          </w:p>
        </w:tc>
        <w:tc>
          <w:tcPr>
            <w:tcW w:w="2500" w:type="pct"/>
            <w:vAlign w:val="center"/>
          </w:tcPr>
          <w:p w14:paraId="54D40A00"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&lt;&lt;user input: date: use validated date format&gt;&gt;</w:t>
            </w:r>
          </w:p>
        </w:tc>
      </w:tr>
      <w:tr w:rsidR="00E13502" w:rsidRPr="009020A6" w14:paraId="54D40A0B" w14:textId="77777777">
        <w:trPr>
          <w:cantSplit/>
          <w:trHeight w:val="360"/>
        </w:trPr>
        <w:tc>
          <w:tcPr>
            <w:tcW w:w="288" w:type="pct"/>
            <w:vAlign w:val="center"/>
          </w:tcPr>
          <w:p w14:paraId="54D40A02" w14:textId="21BF96E7"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15</w:t>
            </w:r>
          </w:p>
        </w:tc>
        <w:tc>
          <w:tcPr>
            <w:tcW w:w="2212" w:type="pct"/>
            <w:vAlign w:val="center"/>
          </w:tcPr>
          <w:p w14:paraId="54D40A03" w14:textId="3D80750E"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Refrigerant </w:t>
            </w:r>
            <w:r w:rsidR="0068512E" w:rsidRPr="009020A6">
              <w:rPr>
                <w:rFonts w:asciiTheme="minorHAnsi" w:hAnsiTheme="minorHAnsi"/>
                <w:sz w:val="18"/>
                <w:szCs w:val="18"/>
              </w:rPr>
              <w:t>C</w:t>
            </w:r>
            <w:r w:rsidRPr="009020A6">
              <w:rPr>
                <w:rFonts w:asciiTheme="minorHAnsi" w:hAnsiTheme="minorHAnsi"/>
                <w:sz w:val="18"/>
                <w:szCs w:val="18"/>
              </w:rPr>
              <w:t xml:space="preserve">harge </w:t>
            </w:r>
            <w:r w:rsidR="0068512E" w:rsidRPr="009020A6">
              <w:rPr>
                <w:rFonts w:asciiTheme="minorHAnsi" w:hAnsiTheme="minorHAnsi"/>
                <w:sz w:val="18"/>
                <w:szCs w:val="18"/>
              </w:rPr>
              <w:t>V</w:t>
            </w:r>
            <w:r w:rsidRPr="009020A6">
              <w:rPr>
                <w:rFonts w:asciiTheme="minorHAnsi" w:hAnsiTheme="minorHAnsi"/>
                <w:sz w:val="18"/>
                <w:szCs w:val="18"/>
              </w:rPr>
              <w:t xml:space="preserve">erification </w:t>
            </w:r>
            <w:r w:rsidR="0068512E" w:rsidRPr="009020A6">
              <w:rPr>
                <w:rFonts w:asciiTheme="minorHAnsi" w:hAnsiTheme="minorHAnsi"/>
                <w:sz w:val="18"/>
                <w:szCs w:val="18"/>
              </w:rPr>
              <w:t>M</w:t>
            </w:r>
            <w:r w:rsidRPr="009020A6">
              <w:rPr>
                <w:rFonts w:asciiTheme="minorHAnsi" w:hAnsiTheme="minorHAnsi"/>
                <w:sz w:val="18"/>
                <w:szCs w:val="18"/>
              </w:rPr>
              <w:t xml:space="preserve">ethod </w:t>
            </w:r>
            <w:r w:rsidR="0068512E" w:rsidRPr="009020A6">
              <w:rPr>
                <w:rFonts w:asciiTheme="minorHAnsi" w:hAnsiTheme="minorHAnsi"/>
                <w:sz w:val="18"/>
                <w:szCs w:val="18"/>
              </w:rPr>
              <w:t>U</w:t>
            </w:r>
            <w:r w:rsidRPr="009020A6">
              <w:rPr>
                <w:rFonts w:asciiTheme="minorHAnsi" w:hAnsiTheme="minorHAnsi"/>
                <w:sz w:val="18"/>
                <w:szCs w:val="18"/>
              </w:rPr>
              <w:t xml:space="preserve">sed by </w:t>
            </w:r>
            <w:r w:rsidR="0068512E" w:rsidRPr="009020A6">
              <w:rPr>
                <w:rFonts w:asciiTheme="minorHAnsi" w:hAnsiTheme="minorHAnsi"/>
                <w:sz w:val="18"/>
                <w:szCs w:val="18"/>
              </w:rPr>
              <w:t>I</w:t>
            </w:r>
            <w:r w:rsidRPr="009020A6">
              <w:rPr>
                <w:rFonts w:asciiTheme="minorHAnsi" w:hAnsiTheme="minorHAnsi"/>
                <w:sz w:val="18"/>
                <w:szCs w:val="18"/>
              </w:rPr>
              <w:t>nstaller</w:t>
            </w:r>
          </w:p>
        </w:tc>
        <w:tc>
          <w:tcPr>
            <w:tcW w:w="2500" w:type="pct"/>
          </w:tcPr>
          <w:p w14:paraId="54D40A04" w14:textId="004B7E73"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are: </w:t>
            </w:r>
          </w:p>
          <w:p w14:paraId="54D40A05" w14:textId="77777777"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 xml:space="preserve">Superheat (outdoor temperature must be ≥ 55 degF); or </w:t>
            </w:r>
          </w:p>
          <w:p w14:paraId="54D40A06" w14:textId="77777777"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 xml:space="preserve">Subcooling (outdoor temperature must be ≥ 55 degF); or </w:t>
            </w:r>
          </w:p>
          <w:p w14:paraId="54D40A07" w14:textId="7778BB1A"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Weigh-in</w:t>
            </w:r>
            <w:r w:rsidR="002C1BFB" w:rsidRPr="009020A6">
              <w:rPr>
                <w:rFonts w:asciiTheme="minorHAnsi" w:hAnsiTheme="minorHAnsi"/>
                <w:sz w:val="18"/>
                <w:szCs w:val="18"/>
              </w:rPr>
              <w:t xml:space="preserve"> with Installer independent</w:t>
            </w:r>
            <w:r w:rsidRPr="009020A6">
              <w:rPr>
                <w:rFonts w:asciiTheme="minorHAnsi" w:hAnsiTheme="minorHAnsi"/>
                <w:sz w:val="18"/>
                <w:szCs w:val="18"/>
              </w:rPr>
              <w:t>; or</w:t>
            </w:r>
          </w:p>
          <w:p w14:paraId="6DAEC68F" w14:textId="713F2DB5" w:rsidR="002C1BFB" w:rsidRPr="009020A6" w:rsidRDefault="002C1BFB"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Weigh-in with HERS Rater observation</w:t>
            </w:r>
          </w:p>
          <w:p w14:paraId="54D40A09" w14:textId="77777777"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New Package Unit Factory Charge &gt;&gt;</w:t>
            </w:r>
          </w:p>
          <w:p w14:paraId="54D40A0A" w14:textId="77777777" w:rsidR="00E13502" w:rsidRPr="009020A6" w:rsidRDefault="00E13502">
            <w:pPr>
              <w:ind w:left="360"/>
              <w:rPr>
                <w:rFonts w:asciiTheme="minorHAnsi" w:hAnsiTheme="minorHAnsi"/>
                <w:sz w:val="18"/>
                <w:szCs w:val="18"/>
              </w:rPr>
            </w:pPr>
          </w:p>
        </w:tc>
      </w:tr>
      <w:tr w:rsidR="00E13502" w:rsidRPr="009020A6" w14:paraId="54D40A0F" w14:textId="77777777">
        <w:trPr>
          <w:cantSplit/>
          <w:trHeight w:val="953"/>
        </w:trPr>
        <w:tc>
          <w:tcPr>
            <w:tcW w:w="288" w:type="pct"/>
            <w:vAlign w:val="center"/>
          </w:tcPr>
          <w:p w14:paraId="54D40A0C" w14:textId="4E0CDF34"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lastRenderedPageBreak/>
              <w:t>16</w:t>
            </w:r>
          </w:p>
        </w:tc>
        <w:tc>
          <w:tcPr>
            <w:tcW w:w="2212" w:type="pct"/>
            <w:vAlign w:val="center"/>
          </w:tcPr>
          <w:p w14:paraId="54D40A0D" w14:textId="041779D9"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Person </w:t>
            </w:r>
            <w:r w:rsidR="0068512E" w:rsidRPr="009020A6">
              <w:rPr>
                <w:rFonts w:asciiTheme="minorHAnsi" w:hAnsiTheme="minorHAnsi"/>
                <w:sz w:val="18"/>
                <w:szCs w:val="18"/>
              </w:rPr>
              <w:t>W</w:t>
            </w:r>
            <w:r w:rsidRPr="009020A6">
              <w:rPr>
                <w:rFonts w:asciiTheme="minorHAnsi" w:hAnsiTheme="minorHAnsi"/>
                <w:sz w:val="18"/>
                <w:szCs w:val="18"/>
              </w:rPr>
              <w:t xml:space="preserve">ho </w:t>
            </w:r>
            <w:r w:rsidR="0068512E" w:rsidRPr="009020A6">
              <w:rPr>
                <w:rFonts w:asciiTheme="minorHAnsi" w:hAnsiTheme="minorHAnsi"/>
                <w:sz w:val="18"/>
                <w:szCs w:val="18"/>
              </w:rPr>
              <w:t>P</w:t>
            </w:r>
            <w:r w:rsidRPr="009020A6">
              <w:rPr>
                <w:rFonts w:asciiTheme="minorHAnsi" w:hAnsiTheme="minorHAnsi"/>
                <w:sz w:val="18"/>
                <w:szCs w:val="18"/>
              </w:rPr>
              <w:t xml:space="preserve">erformed the Refrigerant Charge Verification </w:t>
            </w:r>
            <w:r w:rsidR="0068512E" w:rsidRPr="009020A6">
              <w:rPr>
                <w:rFonts w:asciiTheme="minorHAnsi" w:hAnsiTheme="minorHAnsi"/>
                <w:sz w:val="18"/>
                <w:szCs w:val="18"/>
              </w:rPr>
              <w:t>R</w:t>
            </w:r>
            <w:r w:rsidRPr="009020A6">
              <w:rPr>
                <w:rFonts w:asciiTheme="minorHAnsi" w:hAnsiTheme="minorHAnsi"/>
                <w:sz w:val="18"/>
                <w:szCs w:val="18"/>
              </w:rPr>
              <w:t>eported on the Certificate of Installation</w:t>
            </w:r>
          </w:p>
        </w:tc>
        <w:tc>
          <w:tcPr>
            <w:tcW w:w="2500" w:type="pct"/>
            <w:vAlign w:val="center"/>
          </w:tcPr>
          <w:p w14:paraId="54D40A0E" w14:textId="6B3EBCBE" w:rsidR="00E13502" w:rsidRPr="009020A6" w:rsidRDefault="00E13502">
            <w:pPr>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HVAC System Installer or HERS Rater.&gt;&gt;</w:t>
            </w:r>
          </w:p>
        </w:tc>
      </w:tr>
      <w:tr w:rsidR="00E13502" w:rsidRPr="009020A6" w14:paraId="54D40A15" w14:textId="77777777">
        <w:trPr>
          <w:cantSplit/>
          <w:trHeight w:val="953"/>
        </w:trPr>
        <w:tc>
          <w:tcPr>
            <w:tcW w:w="288" w:type="pct"/>
            <w:vAlign w:val="center"/>
          </w:tcPr>
          <w:p w14:paraId="54D40A10" w14:textId="5EDBAC13"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17</w:t>
            </w:r>
          </w:p>
        </w:tc>
        <w:tc>
          <w:tcPr>
            <w:tcW w:w="2212" w:type="pct"/>
            <w:vAlign w:val="center"/>
          </w:tcPr>
          <w:p w14:paraId="54D40A11" w14:textId="13AA328E"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HERS Verification Compliance Requirement Status</w:t>
            </w:r>
          </w:p>
        </w:tc>
        <w:tc>
          <w:tcPr>
            <w:tcW w:w="2500" w:type="pct"/>
            <w:vAlign w:val="center"/>
          </w:tcPr>
          <w:p w14:paraId="54D40A12" w14:textId="60DBC35A" w:rsidR="00E13502" w:rsidRPr="009020A6" w:rsidRDefault="00E13502" w:rsidP="00B306F6">
            <w:pPr>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w:t>
            </w:r>
          </w:p>
          <w:p w14:paraId="54D40A13" w14:textId="77777777" w:rsidR="00E13502" w:rsidRPr="009020A6" w:rsidRDefault="00E13502">
            <w:pPr>
              <w:ind w:left="720"/>
              <w:rPr>
                <w:rFonts w:asciiTheme="minorHAnsi" w:hAnsiTheme="minorHAnsi"/>
                <w:sz w:val="18"/>
                <w:szCs w:val="18"/>
              </w:rPr>
            </w:pPr>
            <w:r w:rsidRPr="009020A6">
              <w:rPr>
                <w:rFonts w:asciiTheme="minorHAnsi" w:hAnsiTheme="minorHAnsi"/>
                <w:sz w:val="18"/>
                <w:szCs w:val="18"/>
              </w:rPr>
              <w:t>"System does not qualify for Group Sampling"; or</w:t>
            </w:r>
          </w:p>
          <w:p w14:paraId="54D40A14" w14:textId="77777777" w:rsidR="00E13502" w:rsidRPr="009020A6" w:rsidRDefault="00E13502" w:rsidP="00713095">
            <w:pPr>
              <w:ind w:left="720"/>
              <w:rPr>
                <w:rFonts w:asciiTheme="minorHAnsi" w:hAnsiTheme="minorHAnsi"/>
                <w:color w:val="FF0000"/>
                <w:sz w:val="18"/>
                <w:szCs w:val="18"/>
              </w:rPr>
            </w:pPr>
            <w:r w:rsidRPr="009020A6">
              <w:rPr>
                <w:rFonts w:asciiTheme="minorHAnsi" w:hAnsiTheme="minorHAnsi"/>
                <w:sz w:val="18"/>
                <w:szCs w:val="18"/>
              </w:rPr>
              <w:t>”System qualifies for Group Sampling.”&gt;&gt;</w:t>
            </w:r>
          </w:p>
        </w:tc>
      </w:tr>
      <w:tr w:rsidR="00E13502" w:rsidRPr="009020A6" w14:paraId="54D40A31" w14:textId="77777777">
        <w:trPr>
          <w:cantSplit/>
          <w:trHeight w:val="953"/>
        </w:trPr>
        <w:tc>
          <w:tcPr>
            <w:tcW w:w="288" w:type="pct"/>
            <w:vAlign w:val="center"/>
          </w:tcPr>
          <w:p w14:paraId="54D40A16" w14:textId="77777777" w:rsidR="00E13502" w:rsidRPr="009020A6"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Generate list for next row (this is hidden from user)</w:t>
            </w:r>
          </w:p>
        </w:tc>
        <w:tc>
          <w:tcPr>
            <w:tcW w:w="2500" w:type="pct"/>
            <w:vAlign w:val="center"/>
          </w:tcPr>
          <w:p w14:paraId="54D40A18" w14:textId="0DECC604"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“no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and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“Superheat”, then list =</w:t>
            </w:r>
          </w:p>
          <w:p w14:paraId="54D40A19" w14:textId="77777777" w:rsidR="00E13502" w:rsidRPr="009020A6" w:rsidRDefault="00E13502" w:rsidP="004A5E5A">
            <w:pPr>
              <w:widowControl w:val="0"/>
              <w:autoSpaceDE w:val="0"/>
              <w:autoSpaceDN w:val="0"/>
              <w:adjustRightInd w:val="0"/>
              <w:ind w:firstLine="720"/>
              <w:rPr>
                <w:rFonts w:asciiTheme="minorHAnsi" w:hAnsiTheme="minorHAnsi" w:cs="Helvetica"/>
                <w:sz w:val="18"/>
                <w:szCs w:val="18"/>
              </w:rPr>
            </w:pPr>
            <w:r w:rsidRPr="009020A6">
              <w:rPr>
                <w:rFonts w:asciiTheme="minorHAnsi" w:hAnsiTheme="minorHAnsi" w:cs="Helvetica"/>
                <w:sz w:val="18"/>
                <w:szCs w:val="18"/>
              </w:rPr>
              <w:t>Superheat</w:t>
            </w:r>
          </w:p>
          <w:p w14:paraId="54D40A1A" w14:textId="77777777" w:rsidR="00E13502" w:rsidRPr="009020A6"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“no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and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“Subcool</w:t>
            </w:r>
            <w:r w:rsidR="002C1BFB" w:rsidRPr="009020A6">
              <w:rPr>
                <w:rFonts w:asciiTheme="minorHAnsi" w:hAnsiTheme="minorHAnsi" w:cs="Helvetica"/>
                <w:sz w:val="18"/>
                <w:szCs w:val="18"/>
              </w:rPr>
              <w:t>ing</w:t>
            </w:r>
            <w:r w:rsidRPr="009020A6">
              <w:rPr>
                <w:rFonts w:asciiTheme="minorHAnsi" w:hAnsiTheme="minorHAnsi" w:cs="Helvetica"/>
                <w:sz w:val="18"/>
                <w:szCs w:val="18"/>
              </w:rPr>
              <w:t>”, then list =</w:t>
            </w:r>
          </w:p>
          <w:p w14:paraId="54D40A1C" w14:textId="0ED344F2"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t>Subcool</w:t>
            </w:r>
            <w:r w:rsidR="002C1BFB" w:rsidRPr="009020A6">
              <w:rPr>
                <w:rFonts w:asciiTheme="minorHAnsi" w:hAnsiTheme="minorHAnsi" w:cs="Helvetica"/>
                <w:sz w:val="18"/>
                <w:szCs w:val="18"/>
              </w:rPr>
              <w:t>ing</w:t>
            </w:r>
          </w:p>
          <w:p w14:paraId="54D40A1E" w14:textId="3D4B72B2"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p>
          <w:p w14:paraId="54D40A1F" w14:textId="5A08BFD8"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“no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and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“Weigh-In</w:t>
            </w:r>
            <w:r w:rsidR="002C1BFB" w:rsidRPr="009020A6">
              <w:rPr>
                <w:rFonts w:asciiTheme="minorHAnsi" w:hAnsiTheme="minorHAnsi" w:cs="Helvetica"/>
                <w:sz w:val="18"/>
                <w:szCs w:val="18"/>
              </w:rPr>
              <w:t xml:space="preserve"> with Installer independent</w:t>
            </w:r>
            <w:r w:rsidRPr="009020A6">
              <w:rPr>
                <w:rFonts w:asciiTheme="minorHAnsi" w:hAnsiTheme="minorHAnsi" w:cs="Helvetica"/>
                <w:sz w:val="18"/>
                <w:szCs w:val="18"/>
              </w:rPr>
              <w:t>”, then list =</w:t>
            </w:r>
          </w:p>
          <w:p w14:paraId="54D40A20" w14:textId="77777777"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t>Superheat</w:t>
            </w:r>
          </w:p>
          <w:p w14:paraId="54D40A22" w14:textId="3A63BEBF"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t>Subcool</w:t>
            </w:r>
            <w:r w:rsidR="002C1BFB" w:rsidRPr="009020A6">
              <w:rPr>
                <w:rFonts w:asciiTheme="minorHAnsi" w:hAnsiTheme="minorHAnsi" w:cs="Helvetica"/>
                <w:sz w:val="18"/>
                <w:szCs w:val="18"/>
              </w:rPr>
              <w:t>ing</w:t>
            </w:r>
          </w:p>
          <w:p w14:paraId="54D40A24" w14:textId="6F3780A0"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p>
          <w:p w14:paraId="04682497" w14:textId="733EFB24" w:rsidR="002C1BFB" w:rsidRPr="009020A6" w:rsidRDefault="005738A3"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Else if A11 = “no F</w:t>
            </w:r>
            <w:r w:rsidR="002C1BFB" w:rsidRPr="009020A6">
              <w:rPr>
                <w:rFonts w:asciiTheme="minorHAnsi" w:hAnsiTheme="minorHAnsi" w:cs="Helvetica"/>
                <w:sz w:val="18"/>
                <w:szCs w:val="18"/>
              </w:rPr>
              <w:t>ID” and A1</w:t>
            </w:r>
            <w:r w:rsidR="00963E6C" w:rsidRPr="009020A6">
              <w:rPr>
                <w:rFonts w:asciiTheme="minorHAnsi" w:hAnsiTheme="minorHAnsi" w:cs="Helvetica"/>
                <w:sz w:val="18"/>
                <w:szCs w:val="18"/>
              </w:rPr>
              <w:t>5</w:t>
            </w:r>
            <w:r w:rsidR="002C1BFB" w:rsidRPr="009020A6">
              <w:rPr>
                <w:rFonts w:asciiTheme="minorHAnsi" w:hAnsiTheme="minorHAnsi" w:cs="Helvetica"/>
                <w:sz w:val="18"/>
                <w:szCs w:val="18"/>
              </w:rPr>
              <w:t xml:space="preserve"> = “Weigh-in with HERS Rater observation”, then list = </w:t>
            </w:r>
          </w:p>
          <w:p w14:paraId="0AE430B9" w14:textId="4F85FF94" w:rsidR="002C1BFB" w:rsidRPr="009020A6" w:rsidRDefault="002C1BFB" w:rsidP="002C1BFB">
            <w:pPr>
              <w:widowControl w:val="0"/>
              <w:autoSpaceDE w:val="0"/>
              <w:autoSpaceDN w:val="0"/>
              <w:adjustRightInd w:val="0"/>
              <w:ind w:left="695"/>
              <w:rPr>
                <w:rFonts w:asciiTheme="minorHAnsi" w:hAnsiTheme="minorHAnsi" w:cs="Helvetica"/>
                <w:sz w:val="18"/>
                <w:szCs w:val="18"/>
              </w:rPr>
            </w:pPr>
            <w:r w:rsidRPr="009020A6">
              <w:rPr>
                <w:rFonts w:asciiTheme="minorHAnsi" w:hAnsiTheme="minorHAnsi" w:cs="Helvetica"/>
                <w:sz w:val="18"/>
                <w:szCs w:val="18"/>
              </w:rPr>
              <w:t>Weigh-In Observation</w:t>
            </w:r>
          </w:p>
          <w:p w14:paraId="2A506D94" w14:textId="77777777" w:rsidR="002C1BFB" w:rsidRPr="009020A6" w:rsidRDefault="002C1BFB" w:rsidP="004A5E5A">
            <w:pPr>
              <w:widowControl w:val="0"/>
              <w:autoSpaceDE w:val="0"/>
              <w:autoSpaceDN w:val="0"/>
              <w:adjustRightInd w:val="0"/>
              <w:rPr>
                <w:rFonts w:asciiTheme="minorHAnsi" w:hAnsiTheme="minorHAnsi" w:cs="Helvetica"/>
                <w:sz w:val="18"/>
                <w:szCs w:val="18"/>
              </w:rPr>
            </w:pPr>
          </w:p>
          <w:p w14:paraId="54D40A25" w14:textId="2891782A"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“factory installed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or “field installed </w:t>
            </w:r>
            <w:r w:rsidR="00BE4F44" w:rsidRPr="009020A6">
              <w:rPr>
                <w:rFonts w:asciiTheme="minorHAnsi" w:hAnsiTheme="minorHAnsi" w:cs="Helvetica"/>
                <w:sz w:val="18"/>
                <w:szCs w:val="18"/>
              </w:rPr>
              <w:t>FID</w:t>
            </w:r>
            <w:r w:rsidRPr="009020A6">
              <w:rPr>
                <w:rFonts w:asciiTheme="minorHAnsi" w:hAnsiTheme="minorHAnsi" w:cs="Helvetica"/>
                <w:sz w:val="18"/>
                <w:szCs w:val="18"/>
              </w:rPr>
              <w:t>”, then list =</w:t>
            </w:r>
          </w:p>
          <w:p w14:paraId="54D40A26" w14:textId="6FBB9E13"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Verification</w:t>
            </w:r>
          </w:p>
          <w:p w14:paraId="54D40A27" w14:textId="77777777" w:rsidR="00E13502" w:rsidRPr="009020A6" w:rsidRDefault="00E13502" w:rsidP="004A5E5A">
            <w:pPr>
              <w:widowControl w:val="0"/>
              <w:autoSpaceDE w:val="0"/>
              <w:autoSpaceDN w:val="0"/>
              <w:adjustRightInd w:val="0"/>
              <w:rPr>
                <w:rFonts w:asciiTheme="minorHAnsi" w:hAnsiTheme="minorHAnsi" w:cs="Helvetica"/>
                <w:sz w:val="18"/>
                <w:szCs w:val="18"/>
              </w:rPr>
            </w:pPr>
          </w:p>
          <w:p w14:paraId="54D40A2E" w14:textId="288BC951" w:rsidR="00E13502" w:rsidRPr="009020A6" w:rsidRDefault="00E13502" w:rsidP="002C1BFB">
            <w:pPr>
              <w:widowControl w:val="0"/>
              <w:autoSpaceDE w:val="0"/>
              <w:autoSpaceDN w:val="0"/>
              <w:adjustRightInd w:val="0"/>
              <w:rPr>
                <w:rFonts w:asciiTheme="minorHAnsi" w:hAnsiTheme="minorHAnsi"/>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“New Package Unit Factory Charge”, then </w:t>
            </w:r>
            <w:r w:rsidR="002C1BFB" w:rsidRPr="009020A6">
              <w:rPr>
                <w:rFonts w:asciiTheme="minorHAnsi" w:hAnsiTheme="minorHAnsi" w:cs="Helvetica"/>
                <w:sz w:val="18"/>
                <w:szCs w:val="18"/>
              </w:rPr>
              <w:t xml:space="preserve">do not proceed. A </w:t>
            </w:r>
            <w:r w:rsidR="00250FA5" w:rsidRPr="009020A6">
              <w:rPr>
                <w:rFonts w:asciiTheme="minorHAnsi" w:hAnsiTheme="minorHAnsi" w:cs="Helvetica"/>
                <w:sz w:val="18"/>
                <w:szCs w:val="18"/>
              </w:rPr>
              <w:t>LMCV</w:t>
            </w:r>
            <w:r w:rsidR="002C1BFB" w:rsidRPr="009020A6">
              <w:rPr>
                <w:rFonts w:asciiTheme="minorHAnsi" w:hAnsiTheme="minorHAnsi" w:cs="Helvetica"/>
                <w:sz w:val="18"/>
                <w:szCs w:val="18"/>
              </w:rPr>
              <w:t xml:space="preserve">-MCH-25 is not required when a </w:t>
            </w:r>
            <w:r w:rsidR="000A05DB" w:rsidRPr="009020A6">
              <w:rPr>
                <w:rFonts w:asciiTheme="minorHAnsi" w:hAnsiTheme="minorHAnsi" w:cs="Helvetica"/>
                <w:sz w:val="18"/>
                <w:szCs w:val="18"/>
              </w:rPr>
              <w:t>LMCI</w:t>
            </w:r>
            <w:r w:rsidR="002C1BFB" w:rsidRPr="009020A6">
              <w:rPr>
                <w:rFonts w:asciiTheme="minorHAnsi" w:hAnsiTheme="minorHAnsi" w:cs="Helvetica"/>
                <w:sz w:val="18"/>
                <w:szCs w:val="18"/>
              </w:rPr>
              <w:t>-MCH-25f is used.</w:t>
            </w:r>
          </w:p>
          <w:p w14:paraId="54D40A2F" w14:textId="3D3B0FBE"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A12</w:t>
            </w:r>
            <w:r w:rsidRPr="009020A6">
              <w:rPr>
                <w:rFonts w:asciiTheme="minorHAnsi" w:hAnsiTheme="minorHAnsi" w:cs="Helvetica"/>
                <w:sz w:val="18"/>
                <w:szCs w:val="18"/>
              </w:rPr>
              <w:t xml:space="preserve"> = “No”, or </w:t>
            </w:r>
            <w:r w:rsidR="00AC61CE" w:rsidRPr="009020A6">
              <w:rPr>
                <w:rFonts w:asciiTheme="minorHAnsi" w:hAnsiTheme="minorHAnsi" w:cs="Helvetica"/>
                <w:sz w:val="18"/>
                <w:szCs w:val="18"/>
              </w:rPr>
              <w:t>A13</w:t>
            </w:r>
            <w:r w:rsidRPr="009020A6">
              <w:rPr>
                <w:rFonts w:asciiTheme="minorHAnsi" w:hAnsiTheme="minorHAnsi" w:cs="Helvetica"/>
                <w:sz w:val="18"/>
                <w:szCs w:val="18"/>
              </w:rPr>
              <w:t xml:space="preserve"> = “No”, then list =</w:t>
            </w:r>
          </w:p>
          <w:p w14:paraId="54D40A30" w14:textId="77777777" w:rsidR="00E13502" w:rsidRPr="009020A6" w:rsidRDefault="00E13502">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r w:rsidRPr="009020A6">
              <w:rPr>
                <w:rFonts w:asciiTheme="minorHAnsi" w:hAnsiTheme="minorHAnsi" w:cs="Helvetica"/>
                <w:sz w:val="18"/>
                <w:szCs w:val="18"/>
              </w:rPr>
              <w:tab/>
              <w:t>Weigh-In Observation</w:t>
            </w:r>
          </w:p>
        </w:tc>
      </w:tr>
      <w:tr w:rsidR="00E13502" w:rsidRPr="009020A6" w14:paraId="54D40A36" w14:textId="77777777">
        <w:trPr>
          <w:cantSplit/>
          <w:trHeight w:val="953"/>
        </w:trPr>
        <w:tc>
          <w:tcPr>
            <w:tcW w:w="288" w:type="pct"/>
            <w:vAlign w:val="center"/>
          </w:tcPr>
          <w:p w14:paraId="54D40A32" w14:textId="6F2DEA64"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18</w:t>
            </w:r>
          </w:p>
        </w:tc>
        <w:tc>
          <w:tcPr>
            <w:tcW w:w="2212" w:type="pct"/>
            <w:vAlign w:val="center"/>
          </w:tcPr>
          <w:p w14:paraId="54D40A33" w14:textId="03623853" w:rsidR="00E13502" w:rsidRPr="009020A6" w:rsidRDefault="00E13502" w:rsidP="00170608">
            <w:pPr>
              <w:rPr>
                <w:rFonts w:asciiTheme="minorHAnsi" w:hAnsiTheme="minorHAnsi"/>
                <w:sz w:val="18"/>
                <w:szCs w:val="18"/>
              </w:rPr>
            </w:pPr>
            <w:r w:rsidRPr="009020A6">
              <w:rPr>
                <w:rFonts w:asciiTheme="minorHAnsi" w:hAnsiTheme="minorHAnsi"/>
                <w:sz w:val="18"/>
                <w:szCs w:val="18"/>
              </w:rPr>
              <w:t xml:space="preserve">Refrigerant </w:t>
            </w:r>
            <w:r w:rsidR="0068512E" w:rsidRPr="009020A6">
              <w:rPr>
                <w:rFonts w:asciiTheme="minorHAnsi" w:hAnsiTheme="minorHAnsi"/>
                <w:sz w:val="18"/>
                <w:szCs w:val="18"/>
              </w:rPr>
              <w:t>C</w:t>
            </w:r>
            <w:r w:rsidRPr="009020A6">
              <w:rPr>
                <w:rFonts w:asciiTheme="minorHAnsi" w:hAnsiTheme="minorHAnsi"/>
                <w:sz w:val="18"/>
                <w:szCs w:val="18"/>
              </w:rPr>
              <w:t xml:space="preserve">harge </w:t>
            </w:r>
            <w:r w:rsidR="0068512E" w:rsidRPr="009020A6">
              <w:rPr>
                <w:rFonts w:asciiTheme="minorHAnsi" w:hAnsiTheme="minorHAnsi"/>
                <w:sz w:val="18"/>
                <w:szCs w:val="18"/>
              </w:rPr>
              <w:t>V</w:t>
            </w:r>
            <w:r w:rsidRPr="009020A6">
              <w:rPr>
                <w:rFonts w:asciiTheme="minorHAnsi" w:hAnsiTheme="minorHAnsi"/>
                <w:sz w:val="18"/>
                <w:szCs w:val="18"/>
              </w:rPr>
              <w:t xml:space="preserve">erification </w:t>
            </w:r>
            <w:r w:rsidR="0068512E" w:rsidRPr="009020A6">
              <w:rPr>
                <w:rFonts w:asciiTheme="minorHAnsi" w:hAnsiTheme="minorHAnsi"/>
                <w:sz w:val="18"/>
                <w:szCs w:val="18"/>
              </w:rPr>
              <w:t>M</w:t>
            </w:r>
            <w:r w:rsidRPr="009020A6">
              <w:rPr>
                <w:rFonts w:asciiTheme="minorHAnsi" w:hAnsiTheme="minorHAnsi"/>
                <w:sz w:val="18"/>
                <w:szCs w:val="18"/>
              </w:rPr>
              <w:t xml:space="preserve">ethod </w:t>
            </w:r>
            <w:r w:rsidR="0068512E" w:rsidRPr="009020A6">
              <w:rPr>
                <w:rFonts w:asciiTheme="minorHAnsi" w:hAnsiTheme="minorHAnsi"/>
                <w:sz w:val="18"/>
                <w:szCs w:val="18"/>
              </w:rPr>
              <w:t>U</w:t>
            </w:r>
            <w:r w:rsidRPr="009020A6">
              <w:rPr>
                <w:rFonts w:asciiTheme="minorHAnsi" w:hAnsiTheme="minorHAnsi"/>
                <w:sz w:val="18"/>
                <w:szCs w:val="18"/>
              </w:rPr>
              <w:t>sed by HERS Rater</w:t>
            </w:r>
          </w:p>
        </w:tc>
        <w:tc>
          <w:tcPr>
            <w:tcW w:w="2500" w:type="pct"/>
            <w:vAlign w:val="center"/>
          </w:tcPr>
          <w:p w14:paraId="54D40A34" w14:textId="77777777" w:rsidR="00E13502" w:rsidRPr="009020A6" w:rsidRDefault="00E13502" w:rsidP="00577FA7">
            <w:pPr>
              <w:spacing w:after="60"/>
              <w:rPr>
                <w:rFonts w:asciiTheme="minorHAnsi" w:hAnsiTheme="minorHAnsi"/>
                <w:sz w:val="18"/>
                <w:szCs w:val="18"/>
              </w:rPr>
            </w:pPr>
            <w:r w:rsidRPr="009020A6">
              <w:rPr>
                <w:rFonts w:asciiTheme="minorHAnsi" w:hAnsiTheme="minorHAnsi"/>
                <w:sz w:val="18"/>
                <w:szCs w:val="18"/>
              </w:rPr>
              <w:t>&lt;&lt;user pick one from list generated in previous row&gt;&gt;&gt;</w:t>
            </w:r>
          </w:p>
          <w:p w14:paraId="54D40A35" w14:textId="77777777" w:rsidR="00E13502" w:rsidRPr="009020A6" w:rsidRDefault="00E13502">
            <w:pPr>
              <w:spacing w:after="60"/>
              <w:rPr>
                <w:rFonts w:asciiTheme="minorHAnsi" w:hAnsiTheme="minorHAnsi"/>
                <w:sz w:val="18"/>
                <w:szCs w:val="18"/>
              </w:rPr>
            </w:pPr>
          </w:p>
        </w:tc>
      </w:tr>
      <w:tr w:rsidR="00E13502" w:rsidRPr="009020A6" w14:paraId="54D40A4B" w14:textId="77777777">
        <w:trPr>
          <w:cantSplit/>
          <w:trHeight w:val="953"/>
        </w:trPr>
        <w:tc>
          <w:tcPr>
            <w:tcW w:w="288" w:type="pct"/>
            <w:vAlign w:val="center"/>
          </w:tcPr>
          <w:p w14:paraId="54D40A37" w14:textId="792208B7" w:rsidR="00E13502" w:rsidRPr="009020A6"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determine compliance method for this document;  display applicable tables below;</w:t>
            </w:r>
          </w:p>
          <w:p w14:paraId="54D40A39"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(this row not visible to user)</w:t>
            </w:r>
          </w:p>
        </w:tc>
        <w:tc>
          <w:tcPr>
            <w:tcW w:w="2500" w:type="pct"/>
            <w:vAlign w:val="center"/>
          </w:tcPr>
          <w:p w14:paraId="54D40A3A"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&lt;&lt;calculated field:  </w:t>
            </w:r>
          </w:p>
          <w:p w14:paraId="54D40A3B" w14:textId="29B53EF5" w:rsidR="00E13502" w:rsidRPr="009020A6" w:rsidRDefault="00E13502">
            <w:pPr>
              <w:rPr>
                <w:rFonts w:asciiTheme="minorHAnsi" w:hAnsiTheme="minorHAnsi"/>
                <w:sz w:val="18"/>
                <w:szCs w:val="18"/>
              </w:rPr>
            </w:pPr>
            <w:r w:rsidRPr="009020A6">
              <w:rPr>
                <w:rFonts w:asciiTheme="minorHAnsi" w:hAnsiTheme="minorHAnsi"/>
                <w:sz w:val="18"/>
                <w:szCs w:val="18"/>
              </w:rPr>
              <w:t xml:space="preserve">If </w:t>
            </w:r>
            <w:r w:rsidR="00AC61CE" w:rsidRPr="009020A6">
              <w:rPr>
                <w:rFonts w:asciiTheme="minorHAnsi" w:hAnsiTheme="minorHAnsi"/>
                <w:sz w:val="18"/>
                <w:szCs w:val="18"/>
              </w:rPr>
              <w:t>A18</w:t>
            </w:r>
            <w:r w:rsidRPr="009020A6">
              <w:rPr>
                <w:rFonts w:asciiTheme="minorHAnsi" w:hAnsiTheme="minorHAnsi"/>
                <w:sz w:val="18"/>
                <w:szCs w:val="18"/>
              </w:rPr>
              <w:t>=Superheat;  then display method:</w:t>
            </w:r>
          </w:p>
          <w:p w14:paraId="54D40A3C"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25a Superheat Charge Verification Procedure;</w:t>
            </w:r>
          </w:p>
          <w:p w14:paraId="54D40A3D" w14:textId="77777777" w:rsidR="00E13502" w:rsidRPr="009020A6" w:rsidRDefault="00E13502" w:rsidP="004A5E5A">
            <w:pPr>
              <w:rPr>
                <w:rFonts w:asciiTheme="minorHAnsi" w:hAnsiTheme="minorHAnsi"/>
                <w:sz w:val="18"/>
                <w:szCs w:val="18"/>
              </w:rPr>
            </w:pPr>
          </w:p>
          <w:p w14:paraId="54D40A3E" w14:textId="293CF4D4"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elseif </w:t>
            </w:r>
            <w:r w:rsidR="00AC61CE" w:rsidRPr="009020A6">
              <w:rPr>
                <w:rFonts w:asciiTheme="minorHAnsi" w:hAnsiTheme="minorHAnsi"/>
                <w:sz w:val="18"/>
                <w:szCs w:val="18"/>
              </w:rPr>
              <w:t>A18</w:t>
            </w:r>
            <w:r w:rsidRPr="009020A6">
              <w:rPr>
                <w:rFonts w:asciiTheme="minorHAnsi" w:hAnsiTheme="minorHAnsi"/>
                <w:sz w:val="18"/>
                <w:szCs w:val="18"/>
              </w:rPr>
              <w:t>= Subcooling;  then display method:</w:t>
            </w:r>
          </w:p>
          <w:p w14:paraId="54D40A3F"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25b. Subcooling Charge Verification Method;</w:t>
            </w:r>
          </w:p>
          <w:p w14:paraId="54D40A40" w14:textId="77777777" w:rsidR="00E13502" w:rsidRPr="009020A6" w:rsidRDefault="00E13502" w:rsidP="004A5E5A">
            <w:pPr>
              <w:rPr>
                <w:rFonts w:asciiTheme="minorHAnsi" w:hAnsiTheme="minorHAnsi"/>
                <w:sz w:val="18"/>
                <w:szCs w:val="18"/>
              </w:rPr>
            </w:pPr>
          </w:p>
          <w:p w14:paraId="54D40A41" w14:textId="228928DB"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elseif </w:t>
            </w:r>
            <w:r w:rsidR="00AC61CE" w:rsidRPr="009020A6">
              <w:rPr>
                <w:rFonts w:asciiTheme="minorHAnsi" w:hAnsiTheme="minorHAnsi"/>
                <w:sz w:val="18"/>
                <w:szCs w:val="18"/>
              </w:rPr>
              <w:t>A18</w:t>
            </w:r>
            <w:r w:rsidRPr="009020A6">
              <w:rPr>
                <w:rFonts w:asciiTheme="minorHAnsi" w:hAnsiTheme="minorHAnsi"/>
                <w:sz w:val="18"/>
                <w:szCs w:val="18"/>
              </w:rPr>
              <w:t>= Weigh-in Observation;  then display method:</w:t>
            </w:r>
          </w:p>
          <w:p w14:paraId="54D40A42"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25c. Weigh-in Observation Procedure;</w:t>
            </w:r>
          </w:p>
          <w:p w14:paraId="54D40A43" w14:textId="77777777" w:rsidR="00E13502" w:rsidRPr="009020A6" w:rsidRDefault="00E13502" w:rsidP="00577FA7">
            <w:pPr>
              <w:rPr>
                <w:rFonts w:asciiTheme="minorHAnsi" w:hAnsiTheme="minorHAnsi"/>
                <w:sz w:val="18"/>
                <w:szCs w:val="18"/>
              </w:rPr>
            </w:pPr>
          </w:p>
          <w:p w14:paraId="54D40A46" w14:textId="77777777" w:rsidR="00E13502" w:rsidRPr="009020A6" w:rsidRDefault="00E13502" w:rsidP="00577FA7">
            <w:pPr>
              <w:rPr>
                <w:rFonts w:asciiTheme="minorHAnsi" w:hAnsiTheme="minorHAnsi"/>
                <w:sz w:val="18"/>
                <w:szCs w:val="18"/>
              </w:rPr>
            </w:pPr>
          </w:p>
          <w:p w14:paraId="54D40A47" w14:textId="2526EB86" w:rsidR="00E13502" w:rsidRPr="009020A6" w:rsidRDefault="00E13502" w:rsidP="00577FA7">
            <w:pPr>
              <w:rPr>
                <w:rFonts w:asciiTheme="minorHAnsi" w:hAnsiTheme="minorHAnsi"/>
                <w:sz w:val="18"/>
                <w:szCs w:val="18"/>
              </w:rPr>
            </w:pPr>
            <w:r w:rsidRPr="009020A6">
              <w:rPr>
                <w:rFonts w:asciiTheme="minorHAnsi" w:hAnsiTheme="minorHAnsi"/>
                <w:sz w:val="18"/>
                <w:szCs w:val="18"/>
              </w:rPr>
              <w:t xml:space="preserve">elseif </w:t>
            </w:r>
            <w:r w:rsidR="00AC61CE" w:rsidRPr="009020A6">
              <w:rPr>
                <w:rFonts w:asciiTheme="minorHAnsi" w:hAnsiTheme="minorHAnsi"/>
                <w:sz w:val="18"/>
                <w:szCs w:val="18"/>
              </w:rPr>
              <w:t>A18</w:t>
            </w:r>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Verification;  then display method: </w:t>
            </w:r>
          </w:p>
          <w:p w14:paraId="54D40A48" w14:textId="61262A73" w:rsidR="00E13502" w:rsidRPr="009020A6" w:rsidRDefault="00E13502" w:rsidP="00577FA7">
            <w:pPr>
              <w:rPr>
                <w:rFonts w:asciiTheme="minorHAnsi" w:hAnsiTheme="minorHAnsi"/>
                <w:sz w:val="18"/>
                <w:szCs w:val="18"/>
              </w:rPr>
            </w:pPr>
            <w:r w:rsidRPr="009020A6">
              <w:rPr>
                <w:rFonts w:asciiTheme="minorHAnsi" w:hAnsiTheme="minorHAnsi"/>
                <w:sz w:val="18"/>
                <w:szCs w:val="18"/>
              </w:rPr>
              <w:t xml:space="preserve">25d. </w:t>
            </w:r>
            <w:r w:rsidR="00BE4F44" w:rsidRPr="009020A6">
              <w:rPr>
                <w:rFonts w:asciiTheme="minorHAnsi" w:hAnsiTheme="minorHAnsi"/>
                <w:sz w:val="18"/>
                <w:szCs w:val="18"/>
              </w:rPr>
              <w:t>FID</w:t>
            </w:r>
            <w:r w:rsidRPr="009020A6">
              <w:rPr>
                <w:rFonts w:asciiTheme="minorHAnsi" w:hAnsiTheme="minorHAnsi"/>
                <w:sz w:val="18"/>
                <w:szCs w:val="18"/>
              </w:rPr>
              <w:t xml:space="preserve"> Verification Method;</w:t>
            </w:r>
          </w:p>
          <w:p w14:paraId="54D40A49" w14:textId="77777777" w:rsidR="00E13502" w:rsidRPr="009020A6" w:rsidRDefault="00E13502" w:rsidP="004A5E5A">
            <w:pPr>
              <w:rPr>
                <w:rFonts w:asciiTheme="minorHAnsi" w:hAnsiTheme="minorHAnsi"/>
                <w:sz w:val="18"/>
                <w:szCs w:val="18"/>
              </w:rPr>
            </w:pPr>
          </w:p>
          <w:p w14:paraId="54D40A4A" w14:textId="77777777" w:rsidR="00E13502" w:rsidRPr="009020A6" w:rsidRDefault="00E13502">
            <w:pPr>
              <w:rPr>
                <w:rFonts w:asciiTheme="minorHAnsi" w:hAnsiTheme="minorHAnsi"/>
                <w:sz w:val="18"/>
                <w:szCs w:val="18"/>
              </w:rPr>
            </w:pPr>
          </w:p>
        </w:tc>
      </w:tr>
    </w:tbl>
    <w:p w14:paraId="54D40A4D" w14:textId="77777777" w:rsidR="00E13502" w:rsidRPr="009020A6"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7F234C" w:rsidRPr="009020A6" w14:paraId="54D40A51" w14:textId="77777777">
        <w:tc>
          <w:tcPr>
            <w:tcW w:w="11016" w:type="dxa"/>
          </w:tcPr>
          <w:p w14:paraId="54D40A50" w14:textId="72F09E88" w:rsidR="007F234C" w:rsidRPr="009020A6" w:rsidRDefault="004D3E1A" w:rsidP="00170608">
            <w:pPr>
              <w:keepNext/>
              <w:rPr>
                <w:rFonts w:asciiTheme="majorHAnsi" w:hAnsiTheme="majorHAnsi"/>
                <w:b/>
              </w:rPr>
            </w:pPr>
            <w:r w:rsidRPr="009020A6">
              <w:rPr>
                <w:rFonts w:asciiTheme="minorHAnsi" w:hAnsiTheme="minorHAnsi"/>
                <w:b/>
                <w:szCs w:val="18"/>
              </w:rPr>
              <w:t xml:space="preserve">MCH-25c </w:t>
            </w:r>
            <w:r w:rsidR="000675E9" w:rsidRPr="009020A6">
              <w:rPr>
                <w:rFonts w:asciiTheme="minorHAnsi" w:hAnsiTheme="minorHAnsi"/>
                <w:b/>
                <w:szCs w:val="18"/>
              </w:rPr>
              <w:t>-</w:t>
            </w:r>
            <w:r w:rsidRPr="009020A6">
              <w:rPr>
                <w:rFonts w:asciiTheme="minorHAnsi" w:hAnsiTheme="minorHAnsi"/>
                <w:b/>
                <w:szCs w:val="18"/>
              </w:rPr>
              <w:t xml:space="preserve"> Refrigerant Charge Verification </w:t>
            </w:r>
            <w:r w:rsidR="000675E9" w:rsidRPr="009020A6">
              <w:rPr>
                <w:rFonts w:asciiTheme="minorHAnsi" w:hAnsiTheme="minorHAnsi"/>
                <w:b/>
                <w:szCs w:val="18"/>
              </w:rPr>
              <w:t>-</w:t>
            </w:r>
            <w:r w:rsidRPr="009020A6">
              <w:rPr>
                <w:rFonts w:asciiTheme="minorHAnsi" w:hAnsiTheme="minorHAnsi"/>
                <w:b/>
                <w:szCs w:val="18"/>
              </w:rPr>
              <w:t xml:space="preserve"> Weigh In</w:t>
            </w:r>
            <w:r w:rsidR="002C1BFB" w:rsidRPr="009020A6">
              <w:rPr>
                <w:rFonts w:asciiTheme="minorHAnsi" w:hAnsiTheme="minorHAnsi"/>
                <w:b/>
                <w:szCs w:val="18"/>
              </w:rPr>
              <w:t xml:space="preserve"> Observation Procedure</w:t>
            </w:r>
          </w:p>
        </w:tc>
      </w:tr>
    </w:tbl>
    <w:p w14:paraId="54D40A52" w14:textId="77777777" w:rsidR="007F234C" w:rsidRPr="009020A6"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7F234C" w:rsidRPr="009020A6" w14:paraId="54D40A55" w14:textId="77777777">
        <w:trPr>
          <w:cantSplit/>
          <w:trHeight w:val="233"/>
        </w:trPr>
        <w:tc>
          <w:tcPr>
            <w:tcW w:w="5000" w:type="pct"/>
            <w:gridSpan w:val="3"/>
            <w:vAlign w:val="center"/>
          </w:tcPr>
          <w:p w14:paraId="54D40A53" w14:textId="26E06297" w:rsidR="007F234C" w:rsidRPr="009020A6" w:rsidRDefault="007F234C" w:rsidP="00D209BF">
            <w:pPr>
              <w:pStyle w:val="Header"/>
              <w:keepNext/>
              <w:tabs>
                <w:tab w:val="clear" w:pos="4320"/>
                <w:tab w:val="clear" w:pos="8640"/>
              </w:tabs>
              <w:rPr>
                <w:rFonts w:asciiTheme="minorHAnsi" w:hAnsiTheme="minorHAnsi"/>
                <w:b/>
                <w:szCs w:val="18"/>
              </w:rPr>
            </w:pPr>
            <w:r w:rsidRPr="009020A6">
              <w:rPr>
                <w:rFonts w:asciiTheme="minorHAnsi" w:hAnsiTheme="minorHAnsi"/>
                <w:b/>
                <w:szCs w:val="18"/>
              </w:rPr>
              <w:lastRenderedPageBreak/>
              <w:t>B. Measurement Access Hole (MAH) Verification</w:t>
            </w:r>
          </w:p>
          <w:p w14:paraId="54D40A54" w14:textId="7FDC7BBD" w:rsidR="007F234C" w:rsidRPr="009020A6" w:rsidRDefault="00C9333E" w:rsidP="00D209BF">
            <w:pPr>
              <w:pStyle w:val="Header"/>
              <w:keepNext/>
              <w:tabs>
                <w:tab w:val="clear" w:pos="4320"/>
                <w:tab w:val="clear" w:pos="8640"/>
              </w:tabs>
              <w:rPr>
                <w:rFonts w:asciiTheme="minorHAnsi" w:hAnsiTheme="minorHAnsi"/>
                <w:sz w:val="18"/>
                <w:szCs w:val="18"/>
              </w:rPr>
            </w:pPr>
            <w:r w:rsidRPr="009020A6">
              <w:rPr>
                <w:rFonts w:ascii="Calibri" w:hAnsi="Calibri"/>
                <w:sz w:val="18"/>
                <w:szCs w:val="18"/>
              </w:rPr>
              <w:t>&lt;&lt;Static Text - see the top&gt;&gt;</w:t>
            </w:r>
          </w:p>
        </w:tc>
      </w:tr>
      <w:tr w:rsidR="007F234C" w:rsidRPr="009020A6" w14:paraId="54D40A5F" w14:textId="77777777">
        <w:trPr>
          <w:cantSplit/>
          <w:trHeight w:val="233"/>
        </w:trPr>
        <w:tc>
          <w:tcPr>
            <w:tcW w:w="204" w:type="pct"/>
            <w:vAlign w:val="center"/>
          </w:tcPr>
          <w:p w14:paraId="54D40A56" w14:textId="77777777" w:rsidR="007F234C" w:rsidRPr="009020A6" w:rsidRDefault="007F234C" w:rsidP="00D209BF">
            <w:pPr>
              <w:pStyle w:val="IndexHeading"/>
              <w:keepNext/>
              <w:ind w:left="-115"/>
              <w:jc w:val="center"/>
              <w:rPr>
                <w:rFonts w:asciiTheme="minorHAnsi" w:hAnsiTheme="minorHAnsi"/>
                <w:b w:val="0"/>
                <w:bCs/>
                <w:sz w:val="18"/>
                <w:szCs w:val="18"/>
              </w:rPr>
            </w:pPr>
            <w:r w:rsidRPr="009020A6">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9020A6" w:rsidRDefault="007F234C" w:rsidP="00170608">
            <w:pPr>
              <w:keepNext/>
              <w:rPr>
                <w:rFonts w:asciiTheme="minorHAnsi" w:hAnsiTheme="minorHAnsi"/>
                <w:sz w:val="18"/>
                <w:szCs w:val="18"/>
              </w:rPr>
            </w:pPr>
            <w:r w:rsidRPr="009020A6">
              <w:rPr>
                <w:rFonts w:asciiTheme="minorHAnsi" w:hAnsiTheme="minorHAnsi"/>
                <w:sz w:val="18"/>
                <w:szCs w:val="18"/>
              </w:rPr>
              <w:t xml:space="preserve">Method </w:t>
            </w:r>
            <w:r w:rsidR="0068512E" w:rsidRPr="009020A6">
              <w:rPr>
                <w:rFonts w:asciiTheme="minorHAnsi" w:hAnsiTheme="minorHAnsi"/>
                <w:sz w:val="18"/>
                <w:szCs w:val="18"/>
              </w:rPr>
              <w:t>U</w:t>
            </w:r>
            <w:r w:rsidRPr="009020A6">
              <w:rPr>
                <w:rFonts w:asciiTheme="minorHAnsi" w:hAnsiTheme="minorHAnsi"/>
                <w:sz w:val="18"/>
                <w:szCs w:val="18"/>
              </w:rPr>
              <w:t xml:space="preserve">sed to </w:t>
            </w:r>
            <w:r w:rsidR="0068512E" w:rsidRPr="009020A6">
              <w:rPr>
                <w:rFonts w:asciiTheme="minorHAnsi" w:hAnsiTheme="minorHAnsi"/>
                <w:sz w:val="18"/>
                <w:szCs w:val="18"/>
              </w:rPr>
              <w:t>D</w:t>
            </w:r>
            <w:r w:rsidRPr="009020A6">
              <w:rPr>
                <w:rFonts w:asciiTheme="minorHAnsi" w:hAnsiTheme="minorHAnsi"/>
                <w:sz w:val="18"/>
                <w:szCs w:val="18"/>
              </w:rPr>
              <w:t xml:space="preserve">emonstrate </w:t>
            </w:r>
            <w:r w:rsidR="0068512E" w:rsidRPr="009020A6">
              <w:rPr>
                <w:rFonts w:asciiTheme="minorHAnsi" w:hAnsiTheme="minorHAnsi"/>
                <w:sz w:val="18"/>
                <w:szCs w:val="18"/>
              </w:rPr>
              <w:t>C</w:t>
            </w:r>
            <w:r w:rsidRPr="009020A6">
              <w:rPr>
                <w:rFonts w:asciiTheme="minorHAnsi" w:hAnsiTheme="minorHAnsi"/>
                <w:sz w:val="18"/>
                <w:szCs w:val="18"/>
              </w:rPr>
              <w:t xml:space="preserve">ompliance with the Measurement Access Hole (MAH) </w:t>
            </w:r>
            <w:r w:rsidR="0068512E" w:rsidRPr="009020A6">
              <w:rPr>
                <w:rFonts w:asciiTheme="minorHAnsi" w:hAnsiTheme="minorHAnsi"/>
                <w:sz w:val="18"/>
                <w:szCs w:val="18"/>
              </w:rPr>
              <w:t>R</w:t>
            </w:r>
            <w:r w:rsidRPr="009020A6">
              <w:rPr>
                <w:rFonts w:asciiTheme="minorHAnsi" w:hAnsiTheme="minorHAnsi"/>
                <w:sz w:val="18"/>
                <w:szCs w:val="18"/>
              </w:rPr>
              <w:t>equirement</w:t>
            </w:r>
          </w:p>
        </w:tc>
        <w:tc>
          <w:tcPr>
            <w:tcW w:w="2500" w:type="pct"/>
            <w:tcMar>
              <w:left w:w="115" w:type="dxa"/>
              <w:right w:w="101" w:type="dxa"/>
            </w:tcMar>
            <w:vAlign w:val="center"/>
          </w:tcPr>
          <w:p w14:paraId="54D40A58" w14:textId="13FECE94" w:rsidR="00F140A8" w:rsidRPr="009020A6" w:rsidRDefault="007F234C" w:rsidP="00F140A8">
            <w:pPr>
              <w:pStyle w:val="Header"/>
              <w:keepNext/>
              <w:tabs>
                <w:tab w:val="clear" w:pos="4320"/>
                <w:tab w:val="clear" w:pos="8640"/>
              </w:tabs>
              <w:rPr>
                <w:rFonts w:asciiTheme="minorHAnsi" w:hAnsiTheme="minorHAnsi"/>
                <w:sz w:val="18"/>
                <w:szCs w:val="18"/>
              </w:rPr>
            </w:pPr>
            <w:r w:rsidRPr="009020A6">
              <w:rPr>
                <w:rFonts w:asciiTheme="minorHAnsi" w:hAnsiTheme="minorHAnsi"/>
                <w:sz w:val="18"/>
                <w:szCs w:val="18"/>
              </w:rPr>
              <w:t>&lt;&lt;</w:t>
            </w:r>
            <w:r w:rsidR="00F140A8" w:rsidRPr="009020A6">
              <w:rPr>
                <w:rFonts w:asciiTheme="minorHAnsi" w:hAnsiTheme="minorHAnsi"/>
                <w:sz w:val="18"/>
                <w:szCs w:val="18"/>
              </w:rPr>
              <w:t xml:space="preserve"> if </w:t>
            </w:r>
            <w:r w:rsidR="00AC61CE" w:rsidRPr="009020A6">
              <w:rPr>
                <w:rFonts w:asciiTheme="minorHAnsi" w:hAnsiTheme="minorHAnsi"/>
                <w:sz w:val="18"/>
                <w:szCs w:val="18"/>
              </w:rPr>
              <w:t>A12</w:t>
            </w:r>
            <w:r w:rsidR="00F140A8" w:rsidRPr="009020A6">
              <w:rPr>
                <w:rFonts w:asciiTheme="minorHAnsi" w:hAnsiTheme="minorHAnsi"/>
                <w:sz w:val="18"/>
                <w:szCs w:val="18"/>
              </w:rPr>
              <w:t>=no, then display result=</w:t>
            </w:r>
            <w:r w:rsidR="00F140A8" w:rsidRPr="009020A6">
              <w:rPr>
                <w:rFonts w:asciiTheme="minorHAnsi" w:hAnsiTheme="minorHAnsi"/>
                <w:b/>
                <w:sz w:val="18"/>
                <w:szCs w:val="18"/>
              </w:rPr>
              <w:t>The airflow rate measurement procedures in RA3.3 or RA</w:t>
            </w:r>
            <w:r w:rsidR="00B0220E" w:rsidRPr="009020A6">
              <w:rPr>
                <w:rFonts w:asciiTheme="minorHAnsi" w:hAnsiTheme="minorHAnsi"/>
                <w:b/>
                <w:sz w:val="18"/>
                <w:szCs w:val="18"/>
              </w:rPr>
              <w:t>3.3.3</w:t>
            </w:r>
            <w:r w:rsidR="00F140A8" w:rsidRPr="009020A6">
              <w:rPr>
                <w:rFonts w:asciiTheme="minorHAnsi" w:hAnsiTheme="minorHAnsi"/>
                <w:b/>
                <w:sz w:val="18"/>
                <w:szCs w:val="18"/>
              </w:rPr>
              <w:t xml:space="preserve"> are not applicable to this system, therefore compliance shall use HERS Rater observation (RA3.2.3.2) of the installer's weigh-in charging procedure(RA3.2.3.1); and compliance with MAH installation shall not be required.</w:t>
            </w:r>
          </w:p>
          <w:p w14:paraId="54D40A59" w14:textId="77777777" w:rsidR="00F140A8" w:rsidRPr="009020A6" w:rsidRDefault="00F140A8" w:rsidP="00D209BF">
            <w:pPr>
              <w:pStyle w:val="Header"/>
              <w:keepNext/>
              <w:tabs>
                <w:tab w:val="clear" w:pos="4320"/>
                <w:tab w:val="clear" w:pos="8640"/>
              </w:tabs>
              <w:rPr>
                <w:rFonts w:asciiTheme="minorHAnsi" w:hAnsiTheme="minorHAnsi"/>
                <w:sz w:val="18"/>
                <w:szCs w:val="18"/>
              </w:rPr>
            </w:pPr>
          </w:p>
          <w:p w14:paraId="54D40A5A" w14:textId="4883FE31" w:rsidR="007F234C" w:rsidRPr="009020A6" w:rsidRDefault="00F140A8" w:rsidP="00D209BF">
            <w:pPr>
              <w:pStyle w:val="Header"/>
              <w:keepNext/>
              <w:tabs>
                <w:tab w:val="clear" w:pos="4320"/>
                <w:tab w:val="clear" w:pos="8640"/>
              </w:tabs>
              <w:rPr>
                <w:rFonts w:asciiTheme="minorHAnsi" w:hAnsiTheme="minorHAnsi"/>
                <w:sz w:val="18"/>
                <w:szCs w:val="18"/>
              </w:rPr>
            </w:pPr>
            <w:r w:rsidRPr="009020A6">
              <w:rPr>
                <w:rFonts w:asciiTheme="minorHAnsi" w:hAnsiTheme="minorHAnsi"/>
                <w:sz w:val="18"/>
                <w:szCs w:val="18"/>
              </w:rPr>
              <w:t xml:space="preserve">else display </w:t>
            </w:r>
            <w:r w:rsidR="007F234C" w:rsidRPr="009020A6">
              <w:rPr>
                <w:rFonts w:asciiTheme="minorHAnsi" w:hAnsiTheme="minorHAnsi"/>
                <w:sz w:val="18"/>
                <w:szCs w:val="18"/>
              </w:rPr>
              <w:t xml:space="preserve">auto filled text referenced from </w:t>
            </w:r>
            <w:r w:rsidR="000A05DB" w:rsidRPr="009020A6">
              <w:rPr>
                <w:rFonts w:asciiTheme="minorHAnsi" w:hAnsiTheme="minorHAnsi"/>
                <w:sz w:val="18"/>
                <w:szCs w:val="18"/>
              </w:rPr>
              <w:t>LMCI</w:t>
            </w:r>
            <w:r w:rsidR="00D34B0F" w:rsidRPr="009020A6">
              <w:rPr>
                <w:rFonts w:asciiTheme="minorHAnsi" w:hAnsiTheme="minorHAnsi"/>
                <w:sz w:val="18"/>
                <w:szCs w:val="18"/>
              </w:rPr>
              <w:t>-MCH-25</w:t>
            </w:r>
            <w:r w:rsidRPr="009020A6">
              <w:rPr>
                <w:rFonts w:asciiTheme="minorHAnsi" w:hAnsiTheme="minorHAnsi"/>
                <w:sz w:val="18"/>
                <w:szCs w:val="18"/>
              </w:rPr>
              <w:t xml:space="preserve"> as default; allow user to override the default to select one from list:</w:t>
            </w:r>
          </w:p>
          <w:p w14:paraId="54D40A5B" w14:textId="77777777" w:rsidR="007F234C" w:rsidRPr="009020A6" w:rsidRDefault="007F234C" w:rsidP="00D209BF">
            <w:pPr>
              <w:pStyle w:val="Header"/>
              <w:keepNext/>
              <w:numPr>
                <w:ilvl w:val="0"/>
                <w:numId w:val="20"/>
              </w:numPr>
              <w:tabs>
                <w:tab w:val="clear" w:pos="4320"/>
                <w:tab w:val="clear" w:pos="8640"/>
              </w:tabs>
              <w:rPr>
                <w:rFonts w:asciiTheme="minorHAnsi" w:hAnsiTheme="minorHAnsi"/>
                <w:sz w:val="18"/>
                <w:szCs w:val="18"/>
              </w:rPr>
            </w:pPr>
            <w:r w:rsidRPr="009020A6">
              <w:rPr>
                <w:rFonts w:asciiTheme="minorHAnsi" w:hAnsiTheme="minorHAnsi"/>
                <w:sz w:val="18"/>
                <w:szCs w:val="18"/>
              </w:rPr>
              <w:t xml:space="preserve">"MAH installed and labeled consistent with Figure 3.2-1"; or </w:t>
            </w:r>
          </w:p>
          <w:p w14:paraId="54D40A5C" w14:textId="77777777" w:rsidR="007F234C" w:rsidRPr="009020A6" w:rsidRDefault="007F234C" w:rsidP="00D209BF">
            <w:pPr>
              <w:pStyle w:val="Header"/>
              <w:keepNext/>
              <w:numPr>
                <w:ilvl w:val="0"/>
                <w:numId w:val="20"/>
              </w:numPr>
              <w:tabs>
                <w:tab w:val="clear" w:pos="4320"/>
                <w:tab w:val="clear" w:pos="8640"/>
              </w:tabs>
              <w:rPr>
                <w:rFonts w:asciiTheme="minorHAnsi" w:hAnsiTheme="minorHAnsi"/>
                <w:sz w:val="18"/>
                <w:szCs w:val="18"/>
              </w:rPr>
            </w:pPr>
            <w:r w:rsidRPr="009020A6">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9020A6" w:rsidRDefault="007F234C" w:rsidP="00D209BF">
            <w:pPr>
              <w:pStyle w:val="ListParagraph"/>
              <w:keepNext/>
              <w:numPr>
                <w:ilvl w:val="0"/>
                <w:numId w:val="20"/>
              </w:numPr>
              <w:rPr>
                <w:rFonts w:asciiTheme="minorHAnsi" w:hAnsiTheme="minorHAnsi"/>
                <w:sz w:val="18"/>
                <w:szCs w:val="18"/>
              </w:rPr>
            </w:pPr>
            <w:r w:rsidRPr="009020A6">
              <w:rPr>
                <w:rFonts w:asciiTheme="minorHAnsi" w:hAnsiTheme="minorHAnsi"/>
                <w:sz w:val="18"/>
                <w:szCs w:val="18"/>
              </w:rPr>
              <w:t>"MAH cannot be installed consistent with Figure 3.2-1.  An alternative location has been provided and clearly labeled"&gt;&gt;</w:t>
            </w:r>
          </w:p>
          <w:p w14:paraId="54D40A5E" w14:textId="77777777" w:rsidR="007F234C" w:rsidRPr="009020A6" w:rsidRDefault="001D1937" w:rsidP="00D209BF">
            <w:pPr>
              <w:pStyle w:val="ListParagraph"/>
              <w:keepNext/>
              <w:numPr>
                <w:ilvl w:val="0"/>
                <w:numId w:val="20"/>
              </w:numPr>
              <w:rPr>
                <w:rFonts w:asciiTheme="minorHAnsi" w:hAnsiTheme="minorHAnsi"/>
                <w:sz w:val="18"/>
                <w:szCs w:val="18"/>
              </w:rPr>
            </w:pPr>
            <w:r w:rsidRPr="009020A6">
              <w:rPr>
                <w:rFonts w:asciiTheme="minorHAnsi" w:hAnsiTheme="minorHAnsi"/>
                <w:sz w:val="18"/>
                <w:szCs w:val="18"/>
              </w:rPr>
              <w:t>MAH is not installed. System does not comply</w:t>
            </w:r>
            <w:r w:rsidR="00D34B0F" w:rsidRPr="009020A6">
              <w:rPr>
                <w:rFonts w:asciiTheme="minorHAnsi" w:hAnsiTheme="minorHAnsi"/>
                <w:color w:val="FF0000"/>
                <w:sz w:val="18"/>
                <w:szCs w:val="18"/>
              </w:rPr>
              <w:t>&gt;&gt;</w:t>
            </w:r>
          </w:p>
        </w:tc>
      </w:tr>
    </w:tbl>
    <w:p w14:paraId="54D40A60" w14:textId="77777777" w:rsidR="007F234C" w:rsidRPr="009020A6" w:rsidRDefault="007F234C" w:rsidP="007F234C">
      <w:pPr>
        <w:pStyle w:val="Header"/>
        <w:tabs>
          <w:tab w:val="clear" w:pos="4320"/>
          <w:tab w:val="clear" w:pos="8640"/>
          <w:tab w:val="left" w:pos="360"/>
        </w:tabs>
        <w:rPr>
          <w:rFonts w:ascii="Calibri" w:hAnsi="Calibri"/>
        </w:rPr>
      </w:pPr>
    </w:p>
    <w:p w14:paraId="54D40A79" w14:textId="77777777" w:rsidR="007F234C" w:rsidRPr="009020A6" w:rsidRDefault="007F234C" w:rsidP="007F234C">
      <w:pPr>
        <w:rPr>
          <w:rFonts w:asciiTheme="majorHAnsi" w:hAnsiTheme="majorHAns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976655" w:rsidRPr="009020A6" w14:paraId="42525731" w14:textId="77777777" w:rsidTr="00976655">
        <w:trPr>
          <w:cantSplit/>
        </w:trPr>
        <w:tc>
          <w:tcPr>
            <w:tcW w:w="10998" w:type="dxa"/>
            <w:gridSpan w:val="4"/>
          </w:tcPr>
          <w:p w14:paraId="7FD5DAF8" w14:textId="787C129A" w:rsidR="00976655" w:rsidRPr="009020A6" w:rsidRDefault="00976655" w:rsidP="00976655">
            <w:pPr>
              <w:keepNext/>
              <w:rPr>
                <w:rFonts w:ascii="Calibri" w:hAnsi="Calibri"/>
                <w:b/>
              </w:rPr>
            </w:pPr>
            <w:r w:rsidRPr="009020A6">
              <w:rPr>
                <w:rFonts w:ascii="Calibri" w:hAnsi="Calibri"/>
                <w:b/>
              </w:rPr>
              <w:lastRenderedPageBreak/>
              <w:t>C. Minimum System Airflow Rate Verification</w:t>
            </w:r>
          </w:p>
          <w:p w14:paraId="57646A64" w14:textId="17DF9C14" w:rsidR="00976655" w:rsidRPr="009020A6" w:rsidRDefault="00C9333E" w:rsidP="00976655">
            <w:pPr>
              <w:keepNext/>
              <w:rPr>
                <w:rFonts w:ascii="Calibri" w:hAnsi="Calibri"/>
                <w:sz w:val="18"/>
              </w:rPr>
            </w:pPr>
            <w:r w:rsidRPr="009020A6">
              <w:rPr>
                <w:rFonts w:ascii="Calibri" w:hAnsi="Calibri"/>
                <w:sz w:val="18"/>
                <w:szCs w:val="18"/>
              </w:rPr>
              <w:t>&lt;&lt;Static Text - see the top&gt;&gt;</w:t>
            </w:r>
            <w:r w:rsidR="00976655" w:rsidRPr="009020A6">
              <w:rPr>
                <w:rFonts w:ascii="Calibri" w:hAnsi="Calibri"/>
                <w:sz w:val="18"/>
              </w:rPr>
              <w:t>&lt;&lt;require 1 row of data for each indoor unit listed in the "HERS Verification Requirements for Duct Systems" table on the MCH-01&gt;</w:t>
            </w:r>
          </w:p>
        </w:tc>
      </w:tr>
      <w:tr w:rsidR="00976655" w:rsidRPr="009020A6" w14:paraId="33BCA702" w14:textId="77777777" w:rsidTr="00976655">
        <w:trPr>
          <w:cantSplit/>
          <w:trHeight w:val="305"/>
        </w:trPr>
        <w:tc>
          <w:tcPr>
            <w:tcW w:w="2808" w:type="dxa"/>
            <w:gridSpan w:val="2"/>
            <w:vAlign w:val="center"/>
          </w:tcPr>
          <w:p w14:paraId="6BE7DCF9"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01</w:t>
            </w:r>
          </w:p>
        </w:tc>
        <w:tc>
          <w:tcPr>
            <w:tcW w:w="3510" w:type="dxa"/>
          </w:tcPr>
          <w:p w14:paraId="3915250F"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02</w:t>
            </w:r>
          </w:p>
        </w:tc>
        <w:tc>
          <w:tcPr>
            <w:tcW w:w="4680" w:type="dxa"/>
            <w:vAlign w:val="center"/>
          </w:tcPr>
          <w:p w14:paraId="7B3B79CD"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03</w:t>
            </w:r>
          </w:p>
        </w:tc>
      </w:tr>
      <w:tr w:rsidR="00976655" w:rsidRPr="009020A6" w14:paraId="440C7480" w14:textId="77777777" w:rsidTr="00976655">
        <w:trPr>
          <w:cantSplit/>
          <w:trHeight w:val="882"/>
        </w:trPr>
        <w:tc>
          <w:tcPr>
            <w:tcW w:w="2808" w:type="dxa"/>
            <w:gridSpan w:val="2"/>
            <w:tcBorders>
              <w:top w:val="nil"/>
            </w:tcBorders>
            <w:vAlign w:val="bottom"/>
          </w:tcPr>
          <w:p w14:paraId="675FC32D"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Indoor Unit Name or Description of Area Served</w:t>
            </w:r>
          </w:p>
        </w:tc>
        <w:tc>
          <w:tcPr>
            <w:tcW w:w="3510" w:type="dxa"/>
            <w:tcBorders>
              <w:top w:val="nil"/>
            </w:tcBorders>
            <w:vAlign w:val="bottom"/>
          </w:tcPr>
          <w:p w14:paraId="5FCF922D" w14:textId="77777777" w:rsidR="00976655" w:rsidRPr="009020A6" w:rsidRDefault="00976655" w:rsidP="00976655">
            <w:pPr>
              <w:keepNext/>
              <w:jc w:val="center"/>
              <w:rPr>
                <w:rFonts w:ascii="Calibri" w:hAnsi="Calibri"/>
                <w:sz w:val="18"/>
                <w:szCs w:val="18"/>
              </w:rPr>
            </w:pPr>
            <w:r w:rsidRPr="009020A6">
              <w:rPr>
                <w:rFonts w:ascii="Calibri" w:hAnsi="Calibri"/>
              </w:rPr>
              <w:t>Minimum Required System Airflow Rate (cfm)</w:t>
            </w:r>
          </w:p>
        </w:tc>
        <w:tc>
          <w:tcPr>
            <w:tcW w:w="4680" w:type="dxa"/>
            <w:tcBorders>
              <w:top w:val="nil"/>
            </w:tcBorders>
            <w:vAlign w:val="bottom"/>
          </w:tcPr>
          <w:p w14:paraId="3927B9B7"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System Airflow Rate Verification Status</w:t>
            </w:r>
          </w:p>
        </w:tc>
      </w:tr>
      <w:tr w:rsidR="00976655" w:rsidRPr="009020A6" w14:paraId="0EFC6864" w14:textId="77777777" w:rsidTr="00976655">
        <w:trPr>
          <w:cantSplit/>
          <w:trHeight w:val="2816"/>
        </w:trPr>
        <w:tc>
          <w:tcPr>
            <w:tcW w:w="2808" w:type="dxa"/>
            <w:gridSpan w:val="2"/>
          </w:tcPr>
          <w:p w14:paraId="2CDE363B" w14:textId="77777777" w:rsidR="00976655" w:rsidRPr="00FB4D9F" w:rsidRDefault="00976655" w:rsidP="00976655">
            <w:pPr>
              <w:keepNext/>
              <w:rPr>
                <w:rFonts w:ascii="Calibri" w:hAnsi="Calibri"/>
                <w:sz w:val="18"/>
                <w:szCs w:val="18"/>
              </w:rPr>
            </w:pPr>
            <w:r w:rsidRPr="00FB4D9F">
              <w:rPr>
                <w:rFonts w:ascii="Calibri" w:hAnsi="Calibri"/>
                <w:sz w:val="18"/>
                <w:szCs w:val="18"/>
              </w:rPr>
              <w:t>&lt;&lt;reference value from the "HERS Verification Requirements for Duct Systems" table on the MCH-01 for the "SC System Description of Area Served" value in A02&gt;&gt;</w:t>
            </w:r>
          </w:p>
        </w:tc>
        <w:tc>
          <w:tcPr>
            <w:tcW w:w="3510" w:type="dxa"/>
          </w:tcPr>
          <w:p w14:paraId="1E417729" w14:textId="139D4328" w:rsidR="00B3776F" w:rsidRPr="00FB4D9F" w:rsidRDefault="00976655" w:rsidP="00B3776F">
            <w:pPr>
              <w:keepNext/>
              <w:rPr>
                <w:rFonts w:ascii="Calibri" w:hAnsi="Calibri"/>
                <w:sz w:val="18"/>
                <w:szCs w:val="18"/>
              </w:rPr>
            </w:pPr>
            <w:r w:rsidRPr="00FB4D9F">
              <w:rPr>
                <w:rFonts w:ascii="Calibri" w:hAnsi="Calibri"/>
                <w:sz w:val="18"/>
                <w:szCs w:val="18"/>
              </w:rPr>
              <w:t>&lt;</w:t>
            </w:r>
            <w:r w:rsidR="00B3776F" w:rsidRPr="00FB4D9F">
              <w:rPr>
                <w:rFonts w:ascii="Calibri" w:hAnsi="Calibri"/>
                <w:sz w:val="18"/>
                <w:szCs w:val="18"/>
              </w:rPr>
              <w:t xml:space="preserve">&lt;if the </w:t>
            </w:r>
            <w:r w:rsidR="000A05DB" w:rsidRPr="00FB4D9F">
              <w:rPr>
                <w:rFonts w:ascii="Calibri" w:hAnsi="Calibri"/>
                <w:sz w:val="18"/>
                <w:szCs w:val="18"/>
              </w:rPr>
              <w:t>LMCI</w:t>
            </w:r>
            <w:r w:rsidR="00B3776F" w:rsidRPr="00FB4D9F">
              <w:rPr>
                <w:rFonts w:ascii="Calibri" w:hAnsi="Calibri"/>
                <w:sz w:val="18"/>
                <w:szCs w:val="18"/>
              </w:rPr>
              <w:t xml:space="preserve">-MCH-01 indicates a MCH-28 is required for alternate minimum airflow rate compliance, then text value in this field=Verification of Table </w:t>
            </w:r>
            <w:ins w:id="2" w:author="Alhabibi, Haider@Energy" w:date="2023-03-01T09:17:00Z">
              <w:r w:rsidR="00FB4D9F" w:rsidRPr="00FB4D9F">
                <w:rPr>
                  <w:rFonts w:ascii="Calibri" w:hAnsi="Calibri"/>
                  <w:sz w:val="18"/>
                  <w:szCs w:val="18"/>
                </w:rPr>
                <w:t xml:space="preserve">160.3 A or B </w:t>
              </w:r>
            </w:ins>
            <w:del w:id="3" w:author="Alhabibi, Haider@Energy" w:date="2023-03-01T09:17:00Z">
              <w:r w:rsidR="00B3776F" w:rsidRPr="00FB4D9F" w:rsidDel="00FB4D9F">
                <w:rPr>
                  <w:rFonts w:ascii="Calibri" w:hAnsi="Calibri"/>
                  <w:sz w:val="18"/>
                  <w:szCs w:val="18"/>
                </w:rPr>
                <w:delText xml:space="preserve">150.0-B or C </w:delText>
              </w:r>
            </w:del>
            <w:r w:rsidR="00B3776F" w:rsidRPr="00FB4D9F">
              <w:rPr>
                <w:rFonts w:ascii="Calibri" w:hAnsi="Calibri"/>
                <w:sz w:val="18"/>
                <w:szCs w:val="18"/>
              </w:rPr>
              <w:t xml:space="preserve">Alternative Return Duct Design Criteria is Required; </w:t>
            </w:r>
          </w:p>
          <w:p w14:paraId="63D34634" w14:textId="3F010B7A" w:rsidR="00976655" w:rsidRPr="00FB4D9F" w:rsidRDefault="00976655" w:rsidP="00976655">
            <w:pPr>
              <w:keepNext/>
              <w:rPr>
                <w:rFonts w:ascii="Calibri" w:hAnsi="Calibri"/>
                <w:sz w:val="18"/>
                <w:szCs w:val="18"/>
              </w:rPr>
            </w:pPr>
            <w:r w:rsidRPr="00FB4D9F">
              <w:rPr>
                <w:rFonts w:ascii="Calibri" w:hAnsi="Calibri"/>
                <w:sz w:val="18"/>
                <w:szCs w:val="18"/>
              </w:rPr>
              <w:t xml:space="preserve"> </w:t>
            </w:r>
          </w:p>
          <w:p w14:paraId="405AFBCC" w14:textId="456911AD" w:rsidR="00E26EBF" w:rsidRPr="00FB4D9F" w:rsidRDefault="00B3776F" w:rsidP="00E26EBF">
            <w:pPr>
              <w:keepNext/>
              <w:rPr>
                <w:rFonts w:ascii="Calibri" w:hAnsi="Calibri"/>
                <w:sz w:val="18"/>
                <w:szCs w:val="18"/>
              </w:rPr>
            </w:pPr>
            <w:r w:rsidRPr="00FB4D9F">
              <w:rPr>
                <w:rFonts w:ascii="Calibri" w:hAnsi="Calibri"/>
                <w:sz w:val="18"/>
                <w:szCs w:val="18"/>
              </w:rPr>
              <w:t xml:space="preserve">Else </w:t>
            </w:r>
            <w:r w:rsidR="00E26EBF" w:rsidRPr="00FB4D9F">
              <w:rPr>
                <w:rFonts w:ascii="Calibri" w:hAnsi="Calibri"/>
                <w:sz w:val="18"/>
                <w:szCs w:val="18"/>
              </w:rPr>
              <w:t xml:space="preserve">reference </w:t>
            </w:r>
            <w:r w:rsidRPr="00FB4D9F">
              <w:rPr>
                <w:rFonts w:ascii="Calibri" w:hAnsi="Calibri"/>
                <w:sz w:val="18"/>
                <w:szCs w:val="18"/>
              </w:rPr>
              <w:t xml:space="preserve">numeric xxxx </w:t>
            </w:r>
            <w:r w:rsidR="00E26EBF" w:rsidRPr="00FB4D9F">
              <w:rPr>
                <w:rFonts w:ascii="Calibri" w:hAnsi="Calibri"/>
                <w:sz w:val="18"/>
                <w:szCs w:val="18"/>
              </w:rPr>
              <w:t>value from applicable MCH-23 field for the indoor unit in E01 according to the following list:</w:t>
            </w:r>
          </w:p>
          <w:p w14:paraId="7D7A9C5E" w14:textId="77777777" w:rsidR="00E26EBF" w:rsidRPr="00FB4D9F" w:rsidRDefault="00E26EBF" w:rsidP="00E26EBF">
            <w:pPr>
              <w:keepNext/>
              <w:rPr>
                <w:rFonts w:ascii="Calibri" w:hAnsi="Calibri"/>
                <w:sz w:val="18"/>
                <w:szCs w:val="18"/>
              </w:rPr>
            </w:pPr>
            <w:r w:rsidRPr="00FB4D9F">
              <w:rPr>
                <w:rFonts w:ascii="Calibri" w:hAnsi="Calibri"/>
                <w:sz w:val="18"/>
                <w:szCs w:val="18"/>
              </w:rPr>
              <w:t>MCH-23a  field D02</w:t>
            </w:r>
          </w:p>
          <w:p w14:paraId="63CDCB7D" w14:textId="77777777" w:rsidR="00E26EBF" w:rsidRPr="00FB4D9F" w:rsidRDefault="00E26EBF" w:rsidP="00E26EBF">
            <w:pPr>
              <w:keepNext/>
              <w:rPr>
                <w:rFonts w:ascii="Calibri" w:hAnsi="Calibri"/>
                <w:sz w:val="18"/>
                <w:szCs w:val="18"/>
              </w:rPr>
            </w:pPr>
            <w:r w:rsidRPr="00FB4D9F">
              <w:rPr>
                <w:rFonts w:ascii="Calibri" w:hAnsi="Calibri"/>
                <w:sz w:val="18"/>
                <w:szCs w:val="18"/>
              </w:rPr>
              <w:t>MCH-23b  field E03</w:t>
            </w:r>
          </w:p>
          <w:p w14:paraId="690478AA" w14:textId="77777777" w:rsidR="00E26EBF" w:rsidRPr="00FB4D9F" w:rsidRDefault="00E26EBF" w:rsidP="00E26EBF">
            <w:pPr>
              <w:keepNext/>
              <w:rPr>
                <w:rFonts w:ascii="Calibri" w:hAnsi="Calibri"/>
                <w:sz w:val="18"/>
                <w:szCs w:val="18"/>
              </w:rPr>
            </w:pPr>
            <w:r w:rsidRPr="00FB4D9F">
              <w:rPr>
                <w:rFonts w:ascii="Calibri" w:hAnsi="Calibri"/>
                <w:sz w:val="18"/>
                <w:szCs w:val="18"/>
              </w:rPr>
              <w:t>MCH-23c  field E02</w:t>
            </w:r>
          </w:p>
          <w:p w14:paraId="6B95EE11" w14:textId="77777777" w:rsidR="00E26EBF" w:rsidRPr="00FB4D9F" w:rsidRDefault="00E26EBF" w:rsidP="00E26EBF">
            <w:pPr>
              <w:keepNext/>
              <w:rPr>
                <w:rFonts w:ascii="Calibri" w:hAnsi="Calibri"/>
                <w:sz w:val="18"/>
                <w:szCs w:val="18"/>
              </w:rPr>
            </w:pPr>
            <w:r w:rsidRPr="00FB4D9F">
              <w:rPr>
                <w:rFonts w:ascii="Calibri" w:hAnsi="Calibri"/>
                <w:sz w:val="18"/>
                <w:szCs w:val="18"/>
              </w:rPr>
              <w:t>(MCH-23d is not applicable)</w:t>
            </w:r>
          </w:p>
          <w:p w14:paraId="71DAF9FC" w14:textId="77777777" w:rsidR="00E26EBF" w:rsidRPr="00FB4D9F" w:rsidRDefault="00E26EBF" w:rsidP="00E26EBF">
            <w:pPr>
              <w:keepNext/>
              <w:rPr>
                <w:rFonts w:ascii="Calibri" w:hAnsi="Calibri"/>
                <w:sz w:val="18"/>
                <w:szCs w:val="18"/>
              </w:rPr>
            </w:pPr>
            <w:r w:rsidRPr="00FB4D9F">
              <w:rPr>
                <w:rFonts w:ascii="Calibri" w:hAnsi="Calibri"/>
                <w:sz w:val="18"/>
                <w:szCs w:val="18"/>
              </w:rPr>
              <w:t>MCH-23e  field D02</w:t>
            </w:r>
          </w:p>
          <w:p w14:paraId="78B52377" w14:textId="77777777" w:rsidR="00E26EBF" w:rsidRPr="00FB4D9F" w:rsidRDefault="00E26EBF" w:rsidP="00E26EBF">
            <w:pPr>
              <w:keepNext/>
              <w:rPr>
                <w:rFonts w:ascii="Calibri" w:hAnsi="Calibri"/>
                <w:sz w:val="18"/>
                <w:szCs w:val="18"/>
              </w:rPr>
            </w:pPr>
            <w:r w:rsidRPr="00FB4D9F">
              <w:rPr>
                <w:rFonts w:ascii="Calibri" w:hAnsi="Calibri"/>
                <w:sz w:val="18"/>
                <w:szCs w:val="18"/>
              </w:rPr>
              <w:t>MCH-23f  field D02&gt;&gt;</w:t>
            </w:r>
          </w:p>
          <w:p w14:paraId="7B0EEB89" w14:textId="30E38C28" w:rsidR="00976655" w:rsidRPr="00FB4D9F" w:rsidRDefault="00976655" w:rsidP="00976655">
            <w:pPr>
              <w:keepNext/>
              <w:rPr>
                <w:rFonts w:ascii="Calibri" w:hAnsi="Calibri"/>
                <w:sz w:val="18"/>
                <w:szCs w:val="18"/>
              </w:rPr>
            </w:pPr>
          </w:p>
        </w:tc>
        <w:tc>
          <w:tcPr>
            <w:tcW w:w="4680" w:type="dxa"/>
          </w:tcPr>
          <w:p w14:paraId="4EDFE544" w14:textId="77777777" w:rsidR="00976655" w:rsidRPr="009020A6" w:rsidRDefault="00976655" w:rsidP="00976655">
            <w:pPr>
              <w:keepNext/>
              <w:rPr>
                <w:rFonts w:asciiTheme="minorHAnsi" w:hAnsiTheme="minorHAnsi"/>
                <w:sz w:val="18"/>
                <w:szCs w:val="18"/>
              </w:rPr>
            </w:pPr>
            <w:r w:rsidRPr="009020A6">
              <w:rPr>
                <w:rFonts w:asciiTheme="minorHAnsi" w:hAnsiTheme="minorHAnsi"/>
                <w:sz w:val="18"/>
                <w:szCs w:val="18"/>
              </w:rPr>
              <w:t>&lt;&lt;calculated field:</w:t>
            </w:r>
          </w:p>
          <w:p w14:paraId="7E6B2F53" w14:textId="77777777" w:rsidR="00976655" w:rsidRPr="009020A6" w:rsidRDefault="00976655" w:rsidP="00976655">
            <w:pPr>
              <w:keepNext/>
              <w:spacing w:afterLines="60" w:after="144"/>
              <w:rPr>
                <w:rFonts w:asciiTheme="minorHAnsi" w:hAnsiTheme="minorHAnsi"/>
                <w:sz w:val="18"/>
                <w:szCs w:val="18"/>
              </w:rPr>
            </w:pPr>
            <w:r w:rsidRPr="009020A6">
              <w:rPr>
                <w:rFonts w:asciiTheme="minorHAnsi" w:hAnsiTheme="minorHAnsi"/>
                <w:sz w:val="18"/>
                <w:szCs w:val="18"/>
              </w:rPr>
              <w:t xml:space="preserve">if A12=no, then display result= </w:t>
            </w:r>
            <w:r w:rsidRPr="009020A6">
              <w:rPr>
                <w:rFonts w:asciiTheme="minorHAnsi" w:hAnsiTheme="minorHAnsi"/>
                <w:b/>
                <w:sz w:val="18"/>
                <w:szCs w:val="18"/>
              </w:rPr>
              <w:t>The airflow rate measurement procedures in RA3.3 or RA3.3.3 are not applicable to this system, therefore compliance shall use HERS Rater observation (RA3.2.3.2) of the installer's weigh-in charging procedure (RA3.2.3.1)</w:t>
            </w:r>
            <w:r w:rsidRPr="009020A6">
              <w:rPr>
                <w:rFonts w:asciiTheme="minorHAnsi" w:hAnsiTheme="minorHAnsi"/>
                <w:sz w:val="18"/>
                <w:szCs w:val="18"/>
              </w:rPr>
              <w:t xml:space="preserve">; </w:t>
            </w:r>
          </w:p>
          <w:p w14:paraId="71038A3F" w14:textId="7E3FC298" w:rsidR="00976655" w:rsidRPr="009020A6" w:rsidRDefault="00976655" w:rsidP="00976655">
            <w:pPr>
              <w:keepNext/>
              <w:spacing w:afterLines="60" w:after="144"/>
              <w:rPr>
                <w:rFonts w:asciiTheme="minorHAnsi" w:hAnsiTheme="minorHAnsi"/>
                <w:sz w:val="18"/>
                <w:szCs w:val="18"/>
              </w:rPr>
            </w:pPr>
            <w:r w:rsidRPr="009020A6">
              <w:rPr>
                <w:rFonts w:asciiTheme="minorHAnsi" w:hAnsiTheme="minorHAnsi"/>
                <w:sz w:val="18"/>
                <w:szCs w:val="18"/>
              </w:rPr>
              <w:t xml:space="preserve">elseif the </w:t>
            </w:r>
            <w:r w:rsidR="000A05DB" w:rsidRPr="009020A6">
              <w:rPr>
                <w:rFonts w:asciiTheme="minorHAnsi" w:hAnsiTheme="minorHAnsi"/>
                <w:sz w:val="18"/>
                <w:szCs w:val="18"/>
              </w:rPr>
              <w:t>LMCI</w:t>
            </w:r>
            <w:r w:rsidRPr="009020A6">
              <w:rPr>
                <w:rFonts w:asciiTheme="minorHAnsi" w:hAnsiTheme="minorHAnsi"/>
                <w:sz w:val="18"/>
                <w:szCs w:val="18"/>
              </w:rPr>
              <w:t>-MCH-01 indicates a MCH-28 is required for alternate minimum airflow rate compliance, then</w:t>
            </w:r>
          </w:p>
          <w:p w14:paraId="2FDB7FE9" w14:textId="4226A464"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 xml:space="preserve">if the system has a registered </w:t>
            </w:r>
            <w:r w:rsidR="00250FA5" w:rsidRPr="009020A6">
              <w:rPr>
                <w:rFonts w:asciiTheme="minorHAnsi" w:hAnsiTheme="minorHAnsi"/>
                <w:sz w:val="18"/>
                <w:szCs w:val="18"/>
              </w:rPr>
              <w:t>LMCV</w:t>
            </w:r>
            <w:r w:rsidRPr="009020A6">
              <w:rPr>
                <w:rFonts w:asciiTheme="minorHAnsi" w:hAnsiTheme="minorHAnsi"/>
                <w:sz w:val="18"/>
                <w:szCs w:val="18"/>
              </w:rPr>
              <w:t xml:space="preserve">-MCH-28 that indicates compliance with Table </w:t>
            </w:r>
            <w:ins w:id="4" w:author="Alhabibi, Haider@Energy" w:date="2023-03-01T09:17:00Z">
              <w:r w:rsidR="00FB4D9F" w:rsidRPr="00FB4D9F">
                <w:rPr>
                  <w:rFonts w:asciiTheme="minorHAnsi" w:hAnsiTheme="minorHAnsi"/>
                  <w:sz w:val="18"/>
                  <w:szCs w:val="18"/>
                </w:rPr>
                <w:t xml:space="preserve">160.3 A or B </w:t>
              </w:r>
            </w:ins>
            <w:del w:id="5" w:author="Alhabibi, Haider@Energy" w:date="2023-03-01T09:17:00Z">
              <w:r w:rsidRPr="009020A6" w:rsidDel="00FB4D9F">
                <w:rPr>
                  <w:rFonts w:asciiTheme="minorHAnsi" w:hAnsiTheme="minorHAnsi"/>
                  <w:sz w:val="18"/>
                  <w:szCs w:val="18"/>
                </w:rPr>
                <w:delText xml:space="preserve">150.0-C or D </w:delText>
              </w:r>
            </w:del>
            <w:r w:rsidRPr="009020A6">
              <w:rPr>
                <w:rFonts w:asciiTheme="minorHAnsi" w:hAnsiTheme="minorHAnsi"/>
                <w:sz w:val="18"/>
                <w:szCs w:val="18"/>
              </w:rPr>
              <w:t>return duct design requirements, then result =</w:t>
            </w:r>
            <w:r w:rsidRPr="009020A6">
              <w:rPr>
                <w:rFonts w:asciiTheme="minorHAnsi" w:hAnsiTheme="minorHAnsi"/>
                <w:b/>
                <w:sz w:val="18"/>
                <w:szCs w:val="18"/>
              </w:rPr>
              <w:t xml:space="preserve">system complies using Table </w:t>
            </w:r>
            <w:ins w:id="6" w:author="Alhabibi, Haider@Energy" w:date="2023-03-01T09:18:00Z">
              <w:r w:rsidR="00FB4D9F" w:rsidRPr="00FB4D9F">
                <w:rPr>
                  <w:rFonts w:asciiTheme="minorHAnsi" w:hAnsiTheme="minorHAnsi"/>
                  <w:b/>
                  <w:sz w:val="18"/>
                  <w:szCs w:val="18"/>
                </w:rPr>
                <w:t>160.3 A or B</w:t>
              </w:r>
            </w:ins>
            <w:del w:id="7" w:author="Alhabibi, Haider@Energy" w:date="2023-03-01T09:18:00Z">
              <w:r w:rsidRPr="009020A6" w:rsidDel="00FB4D9F">
                <w:rPr>
                  <w:rFonts w:asciiTheme="minorHAnsi" w:hAnsiTheme="minorHAnsi"/>
                  <w:b/>
                  <w:sz w:val="18"/>
                  <w:szCs w:val="18"/>
                </w:rPr>
                <w:delText>150.0-C or D</w:delText>
              </w:r>
            </w:del>
            <w:r w:rsidRPr="009020A6">
              <w:rPr>
                <w:rFonts w:asciiTheme="minorHAnsi" w:hAnsiTheme="minorHAnsi"/>
                <w:b/>
                <w:sz w:val="18"/>
                <w:szCs w:val="18"/>
              </w:rPr>
              <w:t xml:space="preserve"> alternative return duct design criteria</w:t>
            </w:r>
            <w:r w:rsidRPr="009020A6">
              <w:rPr>
                <w:rFonts w:asciiTheme="minorHAnsi" w:hAnsiTheme="minorHAnsi"/>
                <w:sz w:val="18"/>
                <w:szCs w:val="18"/>
              </w:rPr>
              <w:t>.</w:t>
            </w:r>
          </w:p>
          <w:p w14:paraId="12C6CC36" w14:textId="388D8B5C"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else result=</w:t>
            </w:r>
            <w:r w:rsidRPr="009020A6">
              <w:rPr>
                <w:rFonts w:asciiTheme="minorHAnsi" w:hAnsiTheme="minorHAnsi"/>
                <w:b/>
                <w:sz w:val="18"/>
                <w:szCs w:val="18"/>
              </w:rPr>
              <w:t xml:space="preserve">System does not comply.  A registered </w:t>
            </w:r>
            <w:r w:rsidR="00250FA5" w:rsidRPr="009020A6">
              <w:rPr>
                <w:rFonts w:asciiTheme="minorHAnsi" w:hAnsiTheme="minorHAnsi"/>
                <w:b/>
                <w:sz w:val="18"/>
                <w:szCs w:val="18"/>
              </w:rPr>
              <w:t>LMCV</w:t>
            </w:r>
            <w:r w:rsidRPr="009020A6">
              <w:rPr>
                <w:rFonts w:asciiTheme="minorHAnsi" w:hAnsiTheme="minorHAnsi"/>
                <w:b/>
                <w:sz w:val="18"/>
                <w:szCs w:val="18"/>
              </w:rPr>
              <w:t xml:space="preserve">-MCH-28 is required </w:t>
            </w:r>
            <w:r w:rsidRPr="009020A6">
              <w:rPr>
                <w:rFonts w:asciiTheme="minorHAnsi" w:hAnsiTheme="minorHAnsi"/>
                <w:sz w:val="18"/>
                <w:szCs w:val="18"/>
              </w:rPr>
              <w:t>(do not allow this MCH-25 to be registered).</w:t>
            </w:r>
          </w:p>
          <w:p w14:paraId="6F9500CA" w14:textId="292816E0" w:rsidR="00976655" w:rsidRPr="009020A6" w:rsidRDefault="00976655" w:rsidP="00976655">
            <w:pPr>
              <w:keepNext/>
              <w:spacing w:afterLines="60" w:after="144"/>
              <w:rPr>
                <w:rFonts w:asciiTheme="minorHAnsi" w:hAnsiTheme="minorHAnsi"/>
                <w:sz w:val="18"/>
                <w:szCs w:val="18"/>
              </w:rPr>
            </w:pPr>
            <w:r w:rsidRPr="009020A6">
              <w:rPr>
                <w:rFonts w:asciiTheme="minorHAnsi" w:hAnsiTheme="minorHAnsi"/>
                <w:sz w:val="18"/>
                <w:szCs w:val="18"/>
              </w:rPr>
              <w:t xml:space="preserve">elseif the </w:t>
            </w:r>
            <w:r w:rsidR="000A05DB" w:rsidRPr="009020A6">
              <w:rPr>
                <w:rFonts w:asciiTheme="minorHAnsi" w:hAnsiTheme="minorHAnsi"/>
                <w:sz w:val="18"/>
                <w:szCs w:val="18"/>
              </w:rPr>
              <w:t>LMCI</w:t>
            </w:r>
            <w:r w:rsidRPr="009020A6">
              <w:rPr>
                <w:rFonts w:asciiTheme="minorHAnsi" w:hAnsiTheme="minorHAnsi"/>
                <w:sz w:val="18"/>
                <w:szCs w:val="18"/>
              </w:rPr>
              <w:t>-MCH-01 indicates a MCH-23 is required for minimum airflow rate compliance, then</w:t>
            </w:r>
          </w:p>
          <w:p w14:paraId="424C4908" w14:textId="22417351"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 xml:space="preserve">if this system has a registered </w:t>
            </w:r>
            <w:r w:rsidR="00250FA5" w:rsidRPr="009020A6">
              <w:rPr>
                <w:rFonts w:asciiTheme="minorHAnsi" w:hAnsiTheme="minorHAnsi"/>
                <w:sz w:val="18"/>
                <w:szCs w:val="18"/>
              </w:rPr>
              <w:t>LMCV</w:t>
            </w:r>
            <w:r w:rsidRPr="009020A6">
              <w:rPr>
                <w:rFonts w:asciiTheme="minorHAnsi" w:hAnsiTheme="minorHAnsi"/>
                <w:sz w:val="18"/>
                <w:szCs w:val="18"/>
              </w:rPr>
              <w:t>-MCH-23a</w:t>
            </w:r>
            <w:r w:rsidR="00CA4D9E" w:rsidRPr="009020A6">
              <w:rPr>
                <w:rFonts w:asciiTheme="minorHAnsi" w:hAnsiTheme="minorHAnsi"/>
                <w:sz w:val="18"/>
                <w:szCs w:val="18"/>
              </w:rPr>
              <w:t>,</w:t>
            </w:r>
            <w:r w:rsidRPr="009020A6">
              <w:rPr>
                <w:rFonts w:asciiTheme="minorHAnsi" w:hAnsiTheme="minorHAnsi"/>
                <w:sz w:val="18"/>
                <w:szCs w:val="18"/>
              </w:rPr>
              <w:t xml:space="preserve"> </w:t>
            </w:r>
            <w:r w:rsidR="00250FA5" w:rsidRPr="009020A6">
              <w:rPr>
                <w:rFonts w:asciiTheme="minorHAnsi" w:hAnsiTheme="minorHAnsi"/>
                <w:sz w:val="18"/>
                <w:szCs w:val="18"/>
              </w:rPr>
              <w:t>LMCV</w:t>
            </w:r>
            <w:r w:rsidRPr="009020A6">
              <w:rPr>
                <w:rFonts w:asciiTheme="minorHAnsi" w:hAnsiTheme="minorHAnsi"/>
                <w:sz w:val="18"/>
                <w:szCs w:val="18"/>
              </w:rPr>
              <w:t>-MCH-23b</w:t>
            </w:r>
            <w:r w:rsidR="00CA4D9E" w:rsidRPr="009020A6">
              <w:rPr>
                <w:rFonts w:ascii="Calibri" w:hAnsi="Calibri"/>
                <w:sz w:val="18"/>
                <w:szCs w:val="18"/>
              </w:rPr>
              <w:t xml:space="preserve">, </w:t>
            </w:r>
            <w:r w:rsidR="000A05DB" w:rsidRPr="009020A6">
              <w:rPr>
                <w:rFonts w:ascii="Calibri" w:hAnsi="Calibri"/>
                <w:sz w:val="18"/>
                <w:szCs w:val="18"/>
              </w:rPr>
              <w:t>LMCI</w:t>
            </w:r>
            <w:r w:rsidR="00CA4D9E" w:rsidRPr="009020A6">
              <w:rPr>
                <w:rFonts w:ascii="Calibri" w:hAnsi="Calibri"/>
                <w:sz w:val="18"/>
                <w:szCs w:val="18"/>
              </w:rPr>
              <w:t xml:space="preserve">-MCH-23e or </w:t>
            </w:r>
            <w:r w:rsidR="000A05DB" w:rsidRPr="009020A6">
              <w:rPr>
                <w:rFonts w:ascii="Calibri" w:hAnsi="Calibri"/>
                <w:sz w:val="18"/>
                <w:szCs w:val="18"/>
              </w:rPr>
              <w:t>LMCI</w:t>
            </w:r>
            <w:r w:rsidR="00CA4D9E" w:rsidRPr="009020A6">
              <w:rPr>
                <w:rFonts w:ascii="Calibri" w:hAnsi="Calibri"/>
                <w:sz w:val="18"/>
                <w:szCs w:val="18"/>
              </w:rPr>
              <w:t>-MCH-23f</w:t>
            </w:r>
            <w:r w:rsidRPr="009020A6">
              <w:rPr>
                <w:rFonts w:asciiTheme="minorHAnsi" w:hAnsiTheme="minorHAnsi"/>
                <w:sz w:val="18"/>
                <w:szCs w:val="18"/>
              </w:rPr>
              <w:t xml:space="preserve"> that meets the compliance criterion in C01, then result = </w:t>
            </w:r>
            <w:r w:rsidRPr="009020A6">
              <w:rPr>
                <w:rFonts w:asciiTheme="minorHAnsi" w:hAnsiTheme="minorHAnsi"/>
                <w:b/>
                <w:sz w:val="18"/>
                <w:szCs w:val="18"/>
              </w:rPr>
              <w:t>System complies with minimum airflow rate requirements</w:t>
            </w:r>
            <w:r w:rsidRPr="009020A6">
              <w:rPr>
                <w:rFonts w:asciiTheme="minorHAnsi" w:hAnsiTheme="minorHAnsi"/>
                <w:sz w:val="18"/>
                <w:szCs w:val="18"/>
              </w:rPr>
              <w:t>;</w:t>
            </w:r>
          </w:p>
          <w:p w14:paraId="039A974B" w14:textId="77777777"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elseif A10=Alteration, then</w:t>
            </w:r>
          </w:p>
          <w:p w14:paraId="5CAAD47D" w14:textId="43F19F8D" w:rsidR="00976655" w:rsidRPr="009020A6" w:rsidRDefault="00976655" w:rsidP="00976655">
            <w:pPr>
              <w:keepNext/>
              <w:spacing w:afterLines="60" w:after="144"/>
              <w:ind w:left="1440"/>
              <w:rPr>
                <w:rFonts w:asciiTheme="minorHAnsi" w:hAnsiTheme="minorHAnsi"/>
                <w:sz w:val="18"/>
                <w:szCs w:val="18"/>
              </w:rPr>
            </w:pPr>
            <w:r w:rsidRPr="009020A6">
              <w:rPr>
                <w:rFonts w:asciiTheme="minorHAnsi" w:hAnsiTheme="minorHAnsi"/>
                <w:sz w:val="18"/>
                <w:szCs w:val="18"/>
              </w:rPr>
              <w:t xml:space="preserve">if the system complies with the alternative airflow compliance method on a registered </w:t>
            </w:r>
            <w:r w:rsidR="00250FA5" w:rsidRPr="009020A6">
              <w:rPr>
                <w:rFonts w:asciiTheme="minorHAnsi" w:hAnsiTheme="minorHAnsi"/>
                <w:sz w:val="18"/>
                <w:szCs w:val="18"/>
              </w:rPr>
              <w:t>LMCV</w:t>
            </w:r>
            <w:r w:rsidRPr="009020A6">
              <w:rPr>
                <w:rFonts w:asciiTheme="minorHAnsi" w:hAnsiTheme="minorHAnsi"/>
                <w:sz w:val="18"/>
                <w:szCs w:val="18"/>
              </w:rPr>
              <w:t>-MCH23c;  then result =</w:t>
            </w:r>
            <w:r w:rsidRPr="009020A6">
              <w:rPr>
                <w:rFonts w:asciiTheme="minorHAnsi" w:hAnsiTheme="minorHAnsi"/>
                <w:b/>
                <w:sz w:val="18"/>
                <w:szCs w:val="18"/>
              </w:rPr>
              <w:t>system complies using the alternative remedial actions specified in RA3.3.3.1.5</w:t>
            </w:r>
            <w:r w:rsidRPr="009020A6">
              <w:rPr>
                <w:rFonts w:asciiTheme="minorHAnsi" w:hAnsiTheme="minorHAnsi"/>
                <w:sz w:val="18"/>
                <w:szCs w:val="18"/>
              </w:rPr>
              <w:t xml:space="preserve">. </w:t>
            </w:r>
            <w:r w:rsidRPr="009020A6">
              <w:rPr>
                <w:rFonts w:asciiTheme="minorHAnsi" w:hAnsiTheme="minorHAnsi"/>
                <w:b/>
                <w:sz w:val="18"/>
                <w:szCs w:val="18"/>
              </w:rPr>
              <w:t>This System does not qualify for Group Sampling.</w:t>
            </w:r>
          </w:p>
          <w:p w14:paraId="13CBDD7B" w14:textId="2782B5BF" w:rsidR="00976655" w:rsidRPr="009020A6" w:rsidRDefault="00976655" w:rsidP="00976655">
            <w:pPr>
              <w:keepNext/>
              <w:spacing w:afterLines="60" w:after="144"/>
              <w:ind w:left="720"/>
              <w:rPr>
                <w:rFonts w:ascii="Calibri" w:hAnsi="Calibri"/>
                <w:sz w:val="16"/>
                <w:szCs w:val="16"/>
              </w:rPr>
            </w:pPr>
            <w:r w:rsidRPr="009020A6">
              <w:rPr>
                <w:rFonts w:asciiTheme="minorHAnsi" w:hAnsiTheme="minorHAnsi"/>
                <w:sz w:val="18"/>
                <w:szCs w:val="18"/>
              </w:rPr>
              <w:t>else result=</w:t>
            </w:r>
            <w:r w:rsidRPr="009020A6">
              <w:rPr>
                <w:rFonts w:asciiTheme="minorHAnsi" w:hAnsiTheme="minorHAnsi"/>
                <w:b/>
                <w:sz w:val="18"/>
                <w:szCs w:val="18"/>
              </w:rPr>
              <w:t xml:space="preserve">System does not comply. A registered </w:t>
            </w:r>
            <w:r w:rsidR="00250FA5" w:rsidRPr="009020A6">
              <w:rPr>
                <w:rFonts w:asciiTheme="minorHAnsi" w:hAnsiTheme="minorHAnsi"/>
                <w:b/>
                <w:sz w:val="18"/>
                <w:szCs w:val="18"/>
              </w:rPr>
              <w:t>LMCV</w:t>
            </w:r>
            <w:r w:rsidRPr="009020A6">
              <w:rPr>
                <w:rFonts w:asciiTheme="minorHAnsi" w:hAnsiTheme="minorHAnsi"/>
                <w:b/>
                <w:sz w:val="18"/>
                <w:szCs w:val="18"/>
              </w:rPr>
              <w:t xml:space="preserve">-MCH-23 for this system is required </w:t>
            </w:r>
            <w:r w:rsidRPr="009020A6">
              <w:rPr>
                <w:rFonts w:asciiTheme="minorHAnsi" w:hAnsiTheme="minorHAnsi"/>
                <w:sz w:val="18"/>
                <w:szCs w:val="18"/>
              </w:rPr>
              <w:t>. (do not allow this MCH-25 to be registered).</w:t>
            </w:r>
          </w:p>
        </w:tc>
      </w:tr>
      <w:tr w:rsidR="00976655" w:rsidRPr="009020A6" w14:paraId="47E62984" w14:textId="77777777" w:rsidTr="00976655">
        <w:trPr>
          <w:cantSplit/>
          <w:trHeight w:val="197"/>
        </w:trPr>
        <w:tc>
          <w:tcPr>
            <w:tcW w:w="2808" w:type="dxa"/>
            <w:gridSpan w:val="2"/>
          </w:tcPr>
          <w:p w14:paraId="043D7A5B" w14:textId="77777777" w:rsidR="00976655" w:rsidRPr="009020A6" w:rsidRDefault="00976655" w:rsidP="00976655">
            <w:pPr>
              <w:keepNext/>
              <w:rPr>
                <w:rFonts w:ascii="Calibri" w:hAnsi="Calibri"/>
                <w:sz w:val="16"/>
                <w:szCs w:val="16"/>
              </w:rPr>
            </w:pPr>
          </w:p>
        </w:tc>
        <w:tc>
          <w:tcPr>
            <w:tcW w:w="3510" w:type="dxa"/>
          </w:tcPr>
          <w:p w14:paraId="458BA71C" w14:textId="77777777" w:rsidR="00976655" w:rsidRPr="009020A6" w:rsidRDefault="00976655" w:rsidP="00976655">
            <w:pPr>
              <w:keepNext/>
              <w:rPr>
                <w:rFonts w:ascii="Calibri" w:hAnsi="Calibri"/>
                <w:sz w:val="16"/>
                <w:szCs w:val="16"/>
              </w:rPr>
            </w:pPr>
          </w:p>
        </w:tc>
        <w:tc>
          <w:tcPr>
            <w:tcW w:w="4680" w:type="dxa"/>
          </w:tcPr>
          <w:p w14:paraId="1996C3E7" w14:textId="77777777" w:rsidR="00976655" w:rsidRPr="009020A6" w:rsidRDefault="00976655" w:rsidP="00976655">
            <w:pPr>
              <w:keepNext/>
              <w:rPr>
                <w:rFonts w:ascii="Calibri" w:hAnsi="Calibri"/>
                <w:sz w:val="16"/>
                <w:szCs w:val="16"/>
              </w:rPr>
            </w:pPr>
          </w:p>
        </w:tc>
      </w:tr>
      <w:tr w:rsidR="00976655" w:rsidRPr="009020A6" w14:paraId="45F2A09D" w14:textId="77777777" w:rsidTr="00976655">
        <w:tblPrEx>
          <w:tblLook w:val="0000" w:firstRow="0" w:lastRow="0" w:firstColumn="0" w:lastColumn="0" w:noHBand="0" w:noVBand="0"/>
        </w:tblPrEx>
        <w:trPr>
          <w:trHeight w:val="360"/>
        </w:trPr>
        <w:tc>
          <w:tcPr>
            <w:tcW w:w="467" w:type="dxa"/>
            <w:vAlign w:val="center"/>
          </w:tcPr>
          <w:p w14:paraId="63D39A6C" w14:textId="77777777" w:rsidR="00976655" w:rsidRPr="009020A6" w:rsidRDefault="00976655" w:rsidP="00976655">
            <w:pPr>
              <w:keepNext/>
              <w:jc w:val="center"/>
              <w:rPr>
                <w:rFonts w:ascii="Calibri" w:hAnsi="Calibri"/>
              </w:rPr>
            </w:pPr>
            <w:r w:rsidRPr="009020A6">
              <w:rPr>
                <w:rFonts w:ascii="Calibri" w:hAnsi="Calibri"/>
              </w:rPr>
              <w:t>04</w:t>
            </w:r>
          </w:p>
        </w:tc>
        <w:tc>
          <w:tcPr>
            <w:tcW w:w="10531" w:type="dxa"/>
            <w:gridSpan w:val="3"/>
          </w:tcPr>
          <w:p w14:paraId="47D80989" w14:textId="5C832BD7" w:rsidR="00976655" w:rsidRPr="009020A6" w:rsidRDefault="00976655">
            <w:pPr>
              <w:keepNext/>
              <w:rPr>
                <w:rFonts w:ascii="Calibri" w:hAnsi="Calibri"/>
              </w:rPr>
            </w:pPr>
            <w:r w:rsidRPr="009020A6">
              <w:rPr>
                <w:rFonts w:ascii="Calibri" w:hAnsi="Calibri"/>
                <w:sz w:val="18"/>
              </w:rPr>
              <w:t>Compliance Statement: &lt;&lt; If all indoor units listed in C01 indicate a compliant result in C03, then text result= "SC system complies with Minimum System Airflow Rate Verification"; else text result= "SC system does not comply with with Minimum System Airflow Rate Verification", and do not allow this MCH-25 to be registered</w:t>
            </w:r>
            <w:r w:rsidR="00C9333E" w:rsidRPr="009020A6">
              <w:rPr>
                <w:rFonts w:ascii="Calibri" w:hAnsi="Calibri"/>
                <w:sz w:val="18"/>
              </w:rPr>
              <w:t>&gt;&gt;</w:t>
            </w:r>
          </w:p>
        </w:tc>
      </w:tr>
      <w:tr w:rsidR="00976655" w:rsidRPr="009020A6" w14:paraId="4ABD721B" w14:textId="77777777" w:rsidTr="00976655">
        <w:trPr>
          <w:cantSplit/>
        </w:trPr>
        <w:tc>
          <w:tcPr>
            <w:tcW w:w="10998" w:type="dxa"/>
            <w:gridSpan w:val="4"/>
          </w:tcPr>
          <w:p w14:paraId="08088AB2" w14:textId="77777777" w:rsidR="00976655" w:rsidRPr="009020A6" w:rsidRDefault="00976655" w:rsidP="00976655">
            <w:pPr>
              <w:rPr>
                <w:rFonts w:ascii="Calibri" w:hAnsi="Calibri"/>
                <w:sz w:val="18"/>
                <w:szCs w:val="18"/>
              </w:rPr>
            </w:pPr>
            <w:r w:rsidRPr="009020A6">
              <w:rPr>
                <w:rFonts w:ascii="Calibri" w:hAnsi="Calibri"/>
                <w:sz w:val="18"/>
                <w:szCs w:val="18"/>
              </w:rPr>
              <w:t>Notes:</w:t>
            </w:r>
          </w:p>
        </w:tc>
      </w:tr>
    </w:tbl>
    <w:p w14:paraId="21DE55EC" w14:textId="7676A867" w:rsidR="00976655" w:rsidRPr="009020A6" w:rsidRDefault="00976655" w:rsidP="007F234C">
      <w:pPr>
        <w:rPr>
          <w:rFonts w:asciiTheme="majorHAnsi" w:hAnsiTheme="majorHAnsi"/>
        </w:rPr>
      </w:pPr>
    </w:p>
    <w:p w14:paraId="412776F2" w14:textId="77777777" w:rsidR="00976655" w:rsidRPr="009020A6" w:rsidRDefault="00976655"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7F234C" w:rsidRPr="009020A6" w14:paraId="54D40A7C" w14:textId="77777777" w:rsidTr="00A12ED8">
        <w:trPr>
          <w:gridAfter w:val="1"/>
          <w:wAfter w:w="6" w:type="pct"/>
          <w:cantSplit/>
          <w:trHeight w:val="432"/>
        </w:trPr>
        <w:tc>
          <w:tcPr>
            <w:tcW w:w="4994" w:type="pct"/>
            <w:gridSpan w:val="3"/>
            <w:vAlign w:val="center"/>
          </w:tcPr>
          <w:p w14:paraId="54D40A7A" w14:textId="010A7E63" w:rsidR="007F234C" w:rsidRPr="009020A6" w:rsidRDefault="007F234C" w:rsidP="00170608">
            <w:pPr>
              <w:keepNext/>
              <w:rPr>
                <w:rFonts w:asciiTheme="minorHAnsi" w:hAnsiTheme="minorHAnsi"/>
                <w:b/>
                <w:szCs w:val="18"/>
              </w:rPr>
            </w:pPr>
            <w:r w:rsidRPr="009020A6">
              <w:rPr>
                <w:rFonts w:asciiTheme="minorHAnsi" w:hAnsiTheme="minorHAnsi"/>
                <w:b/>
                <w:szCs w:val="18"/>
              </w:rPr>
              <w:lastRenderedPageBreak/>
              <w:t>D. Weigh In Charge Procedure</w:t>
            </w:r>
          </w:p>
          <w:p w14:paraId="54D40A7B" w14:textId="7C84BA40" w:rsidR="007F234C" w:rsidRPr="009020A6" w:rsidRDefault="00C9333E" w:rsidP="00170608">
            <w:pPr>
              <w:keepNext/>
              <w:rPr>
                <w:rFonts w:asciiTheme="minorHAnsi" w:hAnsiTheme="minorHAnsi"/>
                <w:sz w:val="18"/>
                <w:szCs w:val="18"/>
              </w:rPr>
            </w:pPr>
            <w:r w:rsidRPr="009020A6">
              <w:rPr>
                <w:rFonts w:ascii="Calibri" w:hAnsi="Calibri"/>
                <w:sz w:val="18"/>
                <w:szCs w:val="18"/>
              </w:rPr>
              <w:t>&lt;&lt;Static Text - see the top&gt;&gt;</w:t>
            </w:r>
          </w:p>
        </w:tc>
      </w:tr>
      <w:tr w:rsidR="007F234C" w:rsidRPr="009020A6" w14:paraId="54D40A80" w14:textId="77777777" w:rsidTr="00A12ED8">
        <w:trPr>
          <w:gridAfter w:val="1"/>
          <w:wAfter w:w="6" w:type="pct"/>
          <w:cantSplit/>
          <w:trHeight w:val="432"/>
        </w:trPr>
        <w:tc>
          <w:tcPr>
            <w:tcW w:w="253" w:type="pct"/>
            <w:vAlign w:val="center"/>
          </w:tcPr>
          <w:p w14:paraId="54D40A7D" w14:textId="77777777" w:rsidR="007F234C" w:rsidRPr="009020A6" w:rsidRDefault="007F234C" w:rsidP="007F234C">
            <w:pPr>
              <w:pStyle w:val="FootnoteText"/>
              <w:keepNext/>
              <w:jc w:val="center"/>
              <w:rPr>
                <w:rFonts w:asciiTheme="minorHAnsi" w:hAnsiTheme="minorHAnsi"/>
                <w:sz w:val="18"/>
                <w:szCs w:val="18"/>
              </w:rPr>
            </w:pPr>
            <w:r w:rsidRPr="009020A6">
              <w:rPr>
                <w:rFonts w:asciiTheme="minorHAnsi" w:hAnsiTheme="minorHAnsi"/>
                <w:sz w:val="18"/>
                <w:szCs w:val="18"/>
              </w:rPr>
              <w:t>01</w:t>
            </w:r>
          </w:p>
        </w:tc>
        <w:tc>
          <w:tcPr>
            <w:tcW w:w="2244" w:type="pct"/>
            <w:vAlign w:val="center"/>
          </w:tcPr>
          <w:p w14:paraId="502B0493" w14:textId="183DE423" w:rsidR="0068512E" w:rsidRPr="009020A6" w:rsidRDefault="007F234C" w:rsidP="00D51F70">
            <w:pPr>
              <w:keepNext/>
              <w:rPr>
                <w:rFonts w:asciiTheme="minorHAnsi" w:hAnsiTheme="minorHAnsi"/>
                <w:sz w:val="18"/>
                <w:szCs w:val="18"/>
              </w:rPr>
            </w:pPr>
            <w:r w:rsidRPr="009020A6">
              <w:rPr>
                <w:rFonts w:asciiTheme="minorHAnsi" w:hAnsiTheme="minorHAnsi"/>
                <w:sz w:val="18"/>
                <w:szCs w:val="18"/>
              </w:rPr>
              <w:t xml:space="preserve">Measured Condenser </w:t>
            </w:r>
            <w:r w:rsidR="0068512E" w:rsidRPr="009020A6">
              <w:rPr>
                <w:rFonts w:asciiTheme="minorHAnsi" w:hAnsiTheme="minorHAnsi"/>
                <w:sz w:val="18"/>
                <w:szCs w:val="18"/>
              </w:rPr>
              <w:t>A</w:t>
            </w:r>
            <w:r w:rsidRPr="009020A6">
              <w:rPr>
                <w:rFonts w:asciiTheme="minorHAnsi" w:hAnsiTheme="minorHAnsi"/>
                <w:sz w:val="18"/>
                <w:szCs w:val="18"/>
              </w:rPr>
              <w:t xml:space="preserve">ir </w:t>
            </w:r>
            <w:r w:rsidR="0068512E" w:rsidRPr="009020A6">
              <w:rPr>
                <w:rFonts w:asciiTheme="minorHAnsi" w:hAnsiTheme="minorHAnsi"/>
                <w:sz w:val="18"/>
                <w:szCs w:val="18"/>
              </w:rPr>
              <w:t>E</w:t>
            </w:r>
            <w:r w:rsidRPr="009020A6">
              <w:rPr>
                <w:rFonts w:asciiTheme="minorHAnsi" w:hAnsiTheme="minorHAnsi"/>
                <w:sz w:val="18"/>
                <w:szCs w:val="18"/>
              </w:rPr>
              <w:t xml:space="preserve">ntering </w:t>
            </w:r>
            <w:r w:rsidR="0068512E" w:rsidRPr="009020A6">
              <w:rPr>
                <w:rFonts w:asciiTheme="minorHAnsi" w:hAnsiTheme="minorHAnsi"/>
                <w:sz w:val="18"/>
                <w:szCs w:val="18"/>
              </w:rPr>
              <w:t>D</w:t>
            </w:r>
            <w:r w:rsidRPr="009020A6">
              <w:rPr>
                <w:rFonts w:asciiTheme="minorHAnsi" w:hAnsiTheme="minorHAnsi"/>
                <w:sz w:val="18"/>
                <w:szCs w:val="18"/>
              </w:rPr>
              <w:t xml:space="preserve">ry-bulb </w:t>
            </w:r>
            <w:r w:rsidR="0068512E" w:rsidRPr="009020A6">
              <w:rPr>
                <w:rFonts w:asciiTheme="minorHAnsi" w:hAnsiTheme="minorHAnsi"/>
                <w:sz w:val="18"/>
                <w:szCs w:val="18"/>
              </w:rPr>
              <w:t>T</w:t>
            </w:r>
            <w:r w:rsidRPr="009020A6">
              <w:rPr>
                <w:rFonts w:asciiTheme="minorHAnsi" w:hAnsiTheme="minorHAnsi"/>
                <w:sz w:val="18"/>
                <w:szCs w:val="18"/>
              </w:rPr>
              <w:t xml:space="preserve">emperature </w:t>
            </w:r>
          </w:p>
          <w:p w14:paraId="54D40A7E" w14:textId="31D63698" w:rsidR="007F234C" w:rsidRPr="009020A6" w:rsidRDefault="007F234C" w:rsidP="00D51F70">
            <w:pPr>
              <w:keepNext/>
              <w:rPr>
                <w:rFonts w:asciiTheme="minorHAnsi" w:hAnsiTheme="minorHAnsi"/>
                <w:sz w:val="18"/>
                <w:szCs w:val="18"/>
              </w:rPr>
            </w:pPr>
            <w:r w:rsidRPr="009020A6">
              <w:rPr>
                <w:rFonts w:asciiTheme="minorHAnsi" w:hAnsiTheme="minorHAnsi"/>
                <w:sz w:val="18"/>
                <w:szCs w:val="18"/>
              </w:rPr>
              <w:t xml:space="preserve">(T </w:t>
            </w:r>
            <w:r w:rsidRPr="009020A6">
              <w:rPr>
                <w:rFonts w:asciiTheme="minorHAnsi" w:hAnsiTheme="minorHAnsi"/>
                <w:sz w:val="18"/>
                <w:szCs w:val="18"/>
                <w:vertAlign w:val="subscript"/>
              </w:rPr>
              <w:t>condenser, db</w:t>
            </w:r>
            <w:r w:rsidRPr="009020A6">
              <w:rPr>
                <w:rFonts w:asciiTheme="minorHAnsi" w:hAnsiTheme="minorHAnsi"/>
                <w:sz w:val="18"/>
                <w:szCs w:val="18"/>
              </w:rPr>
              <w:t>)</w:t>
            </w:r>
          </w:p>
        </w:tc>
        <w:tc>
          <w:tcPr>
            <w:tcW w:w="2497" w:type="pct"/>
            <w:vAlign w:val="center"/>
          </w:tcPr>
          <w:p w14:paraId="54D40A7F" w14:textId="0AEA28EE" w:rsidR="007F234C" w:rsidRPr="009020A6" w:rsidRDefault="007F234C" w:rsidP="007F234C">
            <w:pPr>
              <w:keepNext/>
              <w:spacing w:after="60"/>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84" w14:textId="77777777" w:rsidTr="00A12ED8">
        <w:trPr>
          <w:gridAfter w:val="1"/>
          <w:wAfter w:w="6" w:type="pct"/>
          <w:cantSplit/>
          <w:trHeight w:val="432"/>
        </w:trPr>
        <w:tc>
          <w:tcPr>
            <w:tcW w:w="253" w:type="pct"/>
            <w:vAlign w:val="center"/>
          </w:tcPr>
          <w:p w14:paraId="54D40A81"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02</w:t>
            </w:r>
          </w:p>
        </w:tc>
        <w:tc>
          <w:tcPr>
            <w:tcW w:w="2244" w:type="pct"/>
            <w:vAlign w:val="center"/>
          </w:tcPr>
          <w:p w14:paraId="54D40A82" w14:textId="01F92FC7"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Specify the </w:t>
            </w:r>
            <w:r w:rsidR="0068512E" w:rsidRPr="009020A6">
              <w:rPr>
                <w:rFonts w:asciiTheme="minorHAnsi" w:hAnsiTheme="minorHAnsi"/>
                <w:sz w:val="18"/>
                <w:szCs w:val="18"/>
              </w:rPr>
              <w:t>M</w:t>
            </w:r>
            <w:r w:rsidRPr="009020A6">
              <w:rPr>
                <w:rFonts w:asciiTheme="minorHAnsi" w:hAnsiTheme="minorHAnsi"/>
                <w:sz w:val="18"/>
                <w:szCs w:val="18"/>
              </w:rPr>
              <w:t xml:space="preserve">ethod of </w:t>
            </w:r>
            <w:r w:rsidR="0068512E" w:rsidRPr="009020A6">
              <w:rPr>
                <w:rFonts w:asciiTheme="minorHAnsi" w:hAnsiTheme="minorHAnsi"/>
                <w:sz w:val="18"/>
                <w:szCs w:val="18"/>
              </w:rPr>
              <w:t>W</w:t>
            </w:r>
            <w:r w:rsidRPr="009020A6">
              <w:rPr>
                <w:rFonts w:asciiTheme="minorHAnsi" w:hAnsiTheme="minorHAnsi"/>
                <w:sz w:val="18"/>
                <w:szCs w:val="18"/>
              </w:rPr>
              <w:t>eigh-in</w:t>
            </w:r>
          </w:p>
        </w:tc>
        <w:tc>
          <w:tcPr>
            <w:tcW w:w="2497" w:type="pct"/>
            <w:vAlign w:val="center"/>
          </w:tcPr>
          <w:p w14:paraId="54D40A83" w14:textId="5430F9B8"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88" w14:textId="77777777" w:rsidTr="00A12ED8">
        <w:trPr>
          <w:gridAfter w:val="1"/>
          <w:wAfter w:w="6" w:type="pct"/>
          <w:cantSplit/>
          <w:trHeight w:val="432"/>
        </w:trPr>
        <w:tc>
          <w:tcPr>
            <w:tcW w:w="253" w:type="pct"/>
            <w:vAlign w:val="center"/>
          </w:tcPr>
          <w:p w14:paraId="54D40A85"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03</w:t>
            </w:r>
          </w:p>
        </w:tc>
        <w:tc>
          <w:tcPr>
            <w:tcW w:w="2244" w:type="pct"/>
            <w:vAlign w:val="center"/>
          </w:tcPr>
          <w:p w14:paraId="54D40A86" w14:textId="4FAA8E81"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C</w:t>
            </w:r>
            <w:r w:rsidRPr="009020A6">
              <w:rPr>
                <w:rFonts w:asciiTheme="minorHAnsi" w:hAnsiTheme="minorHAnsi"/>
                <w:sz w:val="18"/>
                <w:szCs w:val="18"/>
              </w:rPr>
              <w:t xml:space="preserve">harge for </w:t>
            </w:r>
            <w:r w:rsidR="0068512E" w:rsidRPr="009020A6">
              <w:rPr>
                <w:rFonts w:asciiTheme="minorHAnsi" w:hAnsiTheme="minorHAnsi"/>
                <w:sz w:val="18"/>
                <w:szCs w:val="18"/>
              </w:rPr>
              <w:t>C</w:t>
            </w:r>
            <w:r w:rsidRPr="009020A6">
              <w:rPr>
                <w:rFonts w:asciiTheme="minorHAnsi" w:hAnsiTheme="minorHAnsi"/>
                <w:sz w:val="18"/>
                <w:szCs w:val="18"/>
              </w:rPr>
              <w:t>ondenser (lbs)</w:t>
            </w:r>
          </w:p>
        </w:tc>
        <w:tc>
          <w:tcPr>
            <w:tcW w:w="2497" w:type="pct"/>
            <w:vAlign w:val="center"/>
          </w:tcPr>
          <w:p w14:paraId="54D40A87" w14:textId="75E8D7B7"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8C" w14:textId="77777777" w:rsidTr="00A12ED8">
        <w:trPr>
          <w:gridAfter w:val="1"/>
          <w:wAfter w:w="6" w:type="pct"/>
          <w:cantSplit/>
          <w:trHeight w:val="432"/>
        </w:trPr>
        <w:tc>
          <w:tcPr>
            <w:tcW w:w="253" w:type="pct"/>
            <w:vAlign w:val="center"/>
          </w:tcPr>
          <w:p w14:paraId="54D40A89"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04</w:t>
            </w:r>
          </w:p>
        </w:tc>
        <w:tc>
          <w:tcPr>
            <w:tcW w:w="2244" w:type="pct"/>
            <w:vAlign w:val="center"/>
          </w:tcPr>
          <w:p w14:paraId="54D40A8A" w14:textId="5D29C0F5"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L</w:t>
            </w:r>
            <w:r w:rsidRPr="009020A6">
              <w:rPr>
                <w:rFonts w:asciiTheme="minorHAnsi" w:hAnsiTheme="minorHAnsi"/>
                <w:sz w:val="18"/>
                <w:szCs w:val="18"/>
              </w:rPr>
              <w:t>ength (ft)</w:t>
            </w:r>
          </w:p>
        </w:tc>
        <w:tc>
          <w:tcPr>
            <w:tcW w:w="2497" w:type="pct"/>
            <w:vAlign w:val="center"/>
          </w:tcPr>
          <w:p w14:paraId="54D40A8B" w14:textId="00A87973"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0" w14:textId="77777777" w:rsidTr="00A12ED8">
        <w:trPr>
          <w:gridAfter w:val="1"/>
          <w:wAfter w:w="6" w:type="pct"/>
          <w:cantSplit/>
          <w:trHeight w:val="432"/>
        </w:trPr>
        <w:tc>
          <w:tcPr>
            <w:tcW w:w="253" w:type="pct"/>
            <w:vAlign w:val="center"/>
          </w:tcPr>
          <w:p w14:paraId="54D40A8D"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05</w:t>
            </w:r>
          </w:p>
        </w:tc>
        <w:tc>
          <w:tcPr>
            <w:tcW w:w="2244" w:type="pct"/>
            <w:vAlign w:val="center"/>
          </w:tcPr>
          <w:p w14:paraId="54D40A8E" w14:textId="25DC5C89"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D</w:t>
            </w:r>
            <w:r w:rsidRPr="009020A6">
              <w:rPr>
                <w:rFonts w:asciiTheme="minorHAnsi" w:hAnsiTheme="minorHAnsi"/>
                <w:sz w:val="18"/>
                <w:szCs w:val="18"/>
              </w:rPr>
              <w:t>iameter (in)</w:t>
            </w:r>
          </w:p>
        </w:tc>
        <w:tc>
          <w:tcPr>
            <w:tcW w:w="2497" w:type="pct"/>
            <w:vAlign w:val="center"/>
          </w:tcPr>
          <w:p w14:paraId="54D40A8F" w14:textId="5A47EEE4"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4" w14:textId="77777777" w:rsidTr="00A12ED8">
        <w:trPr>
          <w:gridAfter w:val="1"/>
          <w:wAfter w:w="6" w:type="pct"/>
          <w:cantSplit/>
          <w:trHeight w:val="432"/>
        </w:trPr>
        <w:tc>
          <w:tcPr>
            <w:tcW w:w="253" w:type="pct"/>
            <w:vAlign w:val="center"/>
          </w:tcPr>
          <w:p w14:paraId="54D40A91"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06</w:t>
            </w:r>
          </w:p>
        </w:tc>
        <w:tc>
          <w:tcPr>
            <w:tcW w:w="2244" w:type="pct"/>
            <w:vAlign w:val="center"/>
          </w:tcPr>
          <w:p w14:paraId="54D40A92" w14:textId="11D6ABF8"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I</w:t>
            </w:r>
            <w:r w:rsidRPr="009020A6">
              <w:rPr>
                <w:rFonts w:asciiTheme="minorHAnsi" w:hAnsiTheme="minorHAnsi"/>
                <w:sz w:val="18"/>
                <w:szCs w:val="18"/>
              </w:rPr>
              <w:t xml:space="preserve">ndoor </w:t>
            </w:r>
            <w:r w:rsidR="0068512E" w:rsidRPr="009020A6">
              <w:rPr>
                <w:rFonts w:asciiTheme="minorHAnsi" w:hAnsiTheme="minorHAnsi"/>
                <w:sz w:val="18"/>
                <w:szCs w:val="18"/>
              </w:rPr>
              <w:t>C</w:t>
            </w:r>
            <w:r w:rsidRPr="009020A6">
              <w:rPr>
                <w:rFonts w:asciiTheme="minorHAnsi" w:hAnsiTheme="minorHAnsi"/>
                <w:sz w:val="18"/>
                <w:szCs w:val="18"/>
              </w:rPr>
              <w:t xml:space="preserve">oil </w:t>
            </w:r>
            <w:r w:rsidR="0068512E" w:rsidRPr="009020A6">
              <w:rPr>
                <w:rFonts w:asciiTheme="minorHAnsi" w:hAnsiTheme="minorHAnsi"/>
                <w:sz w:val="18"/>
                <w:szCs w:val="18"/>
              </w:rPr>
              <w:t>S</w:t>
            </w:r>
            <w:r w:rsidRPr="009020A6">
              <w:rPr>
                <w:rFonts w:asciiTheme="minorHAnsi" w:hAnsiTheme="minorHAnsi"/>
                <w:sz w:val="18"/>
                <w:szCs w:val="18"/>
              </w:rPr>
              <w:t>ize (tons)</w:t>
            </w:r>
          </w:p>
        </w:tc>
        <w:tc>
          <w:tcPr>
            <w:tcW w:w="2497" w:type="pct"/>
            <w:vAlign w:val="center"/>
          </w:tcPr>
          <w:p w14:paraId="54D40A93" w14:textId="14A490ED"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8" w14:textId="77777777" w:rsidTr="00A12ED8">
        <w:trPr>
          <w:gridAfter w:val="1"/>
          <w:wAfter w:w="6" w:type="pct"/>
          <w:cantSplit/>
          <w:trHeight w:val="432"/>
        </w:trPr>
        <w:tc>
          <w:tcPr>
            <w:tcW w:w="253" w:type="pct"/>
            <w:vAlign w:val="center"/>
          </w:tcPr>
          <w:p w14:paraId="54D40A95"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07</w:t>
            </w:r>
          </w:p>
        </w:tc>
        <w:tc>
          <w:tcPr>
            <w:tcW w:w="2244" w:type="pct"/>
            <w:vAlign w:val="center"/>
          </w:tcPr>
          <w:p w14:paraId="54D40A96" w14:textId="73900569" w:rsidR="007F234C" w:rsidRPr="009020A6" w:rsidDel="0082384D" w:rsidRDefault="007F234C" w:rsidP="00170608">
            <w:pPr>
              <w:rPr>
                <w:rFonts w:asciiTheme="minorHAnsi" w:hAnsiTheme="minorHAnsi"/>
                <w:sz w:val="18"/>
                <w:szCs w:val="18"/>
              </w:rPr>
            </w:pPr>
            <w:r w:rsidRPr="009020A6">
              <w:rPr>
                <w:rFonts w:asciiTheme="minorHAnsi" w:hAnsiTheme="minorHAnsi"/>
                <w:sz w:val="18"/>
                <w:szCs w:val="18"/>
              </w:rPr>
              <w:t xml:space="preserve">Installed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L</w:t>
            </w:r>
            <w:r w:rsidRPr="009020A6">
              <w:rPr>
                <w:rFonts w:asciiTheme="minorHAnsi" w:hAnsiTheme="minorHAnsi"/>
                <w:sz w:val="18"/>
                <w:szCs w:val="18"/>
              </w:rPr>
              <w:t>ength (ft)</w:t>
            </w:r>
          </w:p>
        </w:tc>
        <w:tc>
          <w:tcPr>
            <w:tcW w:w="2497" w:type="pct"/>
            <w:vAlign w:val="center"/>
          </w:tcPr>
          <w:p w14:paraId="54D40A97" w14:textId="085888DA"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C" w14:textId="77777777" w:rsidTr="00A12ED8">
        <w:trPr>
          <w:gridAfter w:val="1"/>
          <w:wAfter w:w="6" w:type="pct"/>
          <w:cantSplit/>
          <w:trHeight w:val="432"/>
        </w:trPr>
        <w:tc>
          <w:tcPr>
            <w:tcW w:w="253" w:type="pct"/>
            <w:vAlign w:val="center"/>
          </w:tcPr>
          <w:p w14:paraId="54D40A99"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08</w:t>
            </w:r>
          </w:p>
        </w:tc>
        <w:tc>
          <w:tcPr>
            <w:tcW w:w="2244" w:type="pct"/>
            <w:vAlign w:val="center"/>
          </w:tcPr>
          <w:p w14:paraId="54D40A9A" w14:textId="772C6F73"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Installed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D</w:t>
            </w:r>
            <w:r w:rsidRPr="009020A6">
              <w:rPr>
                <w:rFonts w:asciiTheme="minorHAnsi" w:hAnsiTheme="minorHAnsi"/>
                <w:sz w:val="18"/>
                <w:szCs w:val="18"/>
              </w:rPr>
              <w:t>iameter (in)</w:t>
            </w:r>
          </w:p>
        </w:tc>
        <w:tc>
          <w:tcPr>
            <w:tcW w:w="2497" w:type="pct"/>
            <w:vAlign w:val="center"/>
          </w:tcPr>
          <w:p w14:paraId="54D40A9B" w14:textId="4786C1E0" w:rsidR="007F234C" w:rsidRPr="009020A6" w:rsidRDefault="00097F48"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A0" w14:textId="77777777" w:rsidTr="00A12ED8">
        <w:trPr>
          <w:gridAfter w:val="1"/>
          <w:wAfter w:w="6" w:type="pct"/>
          <w:cantSplit/>
          <w:trHeight w:val="432"/>
        </w:trPr>
        <w:tc>
          <w:tcPr>
            <w:tcW w:w="253" w:type="pct"/>
            <w:vAlign w:val="center"/>
          </w:tcPr>
          <w:p w14:paraId="54D40A9D"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09</w:t>
            </w:r>
          </w:p>
        </w:tc>
        <w:tc>
          <w:tcPr>
            <w:tcW w:w="2244" w:type="pct"/>
            <w:vAlign w:val="center"/>
          </w:tcPr>
          <w:p w14:paraId="54D40A9E" w14:textId="7EBC749A" w:rsidR="007F234C" w:rsidRPr="009020A6" w:rsidDel="0082384D" w:rsidRDefault="007F234C" w:rsidP="00170608">
            <w:pPr>
              <w:rPr>
                <w:rFonts w:asciiTheme="minorHAnsi" w:hAnsiTheme="minorHAnsi"/>
                <w:sz w:val="18"/>
                <w:szCs w:val="18"/>
              </w:rPr>
            </w:pPr>
            <w:r w:rsidRPr="009020A6">
              <w:rPr>
                <w:rFonts w:asciiTheme="minorHAnsi" w:hAnsiTheme="minorHAnsi"/>
                <w:sz w:val="18"/>
                <w:szCs w:val="18"/>
              </w:rPr>
              <w:t xml:space="preserve">Installed </w:t>
            </w:r>
            <w:r w:rsidR="0068512E" w:rsidRPr="009020A6">
              <w:rPr>
                <w:rFonts w:asciiTheme="minorHAnsi" w:hAnsiTheme="minorHAnsi"/>
                <w:sz w:val="18"/>
                <w:szCs w:val="18"/>
              </w:rPr>
              <w:t>I</w:t>
            </w:r>
            <w:r w:rsidRPr="009020A6">
              <w:rPr>
                <w:rFonts w:asciiTheme="minorHAnsi" w:hAnsiTheme="minorHAnsi"/>
                <w:sz w:val="18"/>
                <w:szCs w:val="18"/>
              </w:rPr>
              <w:t xml:space="preserve">ndoor </w:t>
            </w:r>
            <w:r w:rsidR="0068512E" w:rsidRPr="009020A6">
              <w:rPr>
                <w:rFonts w:asciiTheme="minorHAnsi" w:hAnsiTheme="minorHAnsi"/>
                <w:sz w:val="18"/>
                <w:szCs w:val="18"/>
              </w:rPr>
              <w:t>C</w:t>
            </w:r>
            <w:r w:rsidRPr="009020A6">
              <w:rPr>
                <w:rFonts w:asciiTheme="minorHAnsi" w:hAnsiTheme="minorHAnsi"/>
                <w:sz w:val="18"/>
                <w:szCs w:val="18"/>
              </w:rPr>
              <w:t xml:space="preserve">oil </w:t>
            </w:r>
            <w:r w:rsidR="0068512E" w:rsidRPr="009020A6">
              <w:rPr>
                <w:rFonts w:asciiTheme="minorHAnsi" w:hAnsiTheme="minorHAnsi"/>
                <w:sz w:val="18"/>
                <w:szCs w:val="18"/>
              </w:rPr>
              <w:t>S</w:t>
            </w:r>
            <w:r w:rsidRPr="009020A6">
              <w:rPr>
                <w:rFonts w:asciiTheme="minorHAnsi" w:hAnsiTheme="minorHAnsi"/>
                <w:sz w:val="18"/>
                <w:szCs w:val="18"/>
              </w:rPr>
              <w:t>ize (tons)</w:t>
            </w:r>
          </w:p>
        </w:tc>
        <w:tc>
          <w:tcPr>
            <w:tcW w:w="2497" w:type="pct"/>
            <w:vAlign w:val="center"/>
          </w:tcPr>
          <w:p w14:paraId="54D40A9F" w14:textId="17C88E70"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A4" w14:textId="77777777" w:rsidTr="00A12ED8">
        <w:trPr>
          <w:gridAfter w:val="1"/>
          <w:wAfter w:w="6" w:type="pct"/>
          <w:cantSplit/>
          <w:trHeight w:val="432"/>
        </w:trPr>
        <w:tc>
          <w:tcPr>
            <w:tcW w:w="253" w:type="pct"/>
            <w:vAlign w:val="center"/>
          </w:tcPr>
          <w:p w14:paraId="54D40AA1"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10</w:t>
            </w:r>
          </w:p>
        </w:tc>
        <w:tc>
          <w:tcPr>
            <w:tcW w:w="2244" w:type="pct"/>
            <w:vAlign w:val="center"/>
          </w:tcPr>
          <w:p w14:paraId="54D40AA2" w14:textId="1ED23275"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Charge </w:t>
            </w:r>
            <w:r w:rsidR="0068512E" w:rsidRPr="009020A6">
              <w:rPr>
                <w:rFonts w:asciiTheme="minorHAnsi" w:hAnsiTheme="minorHAnsi"/>
                <w:sz w:val="18"/>
                <w:szCs w:val="18"/>
              </w:rPr>
              <w:t>A</w:t>
            </w:r>
            <w:r w:rsidRPr="009020A6">
              <w:rPr>
                <w:rFonts w:asciiTheme="minorHAnsi" w:hAnsiTheme="minorHAnsi"/>
                <w:sz w:val="18"/>
                <w:szCs w:val="18"/>
              </w:rPr>
              <w:t xml:space="preserve">djustment </w:t>
            </w:r>
            <w:r w:rsidR="00E85CEC" w:rsidRPr="009020A6">
              <w:rPr>
                <w:rFonts w:asciiTheme="minorHAnsi" w:hAnsiTheme="minorHAnsi"/>
                <w:sz w:val="18"/>
                <w:szCs w:val="18"/>
              </w:rPr>
              <w:t xml:space="preserve">to </w:t>
            </w:r>
            <w:r w:rsidR="0068512E" w:rsidRPr="009020A6">
              <w:rPr>
                <w:rFonts w:asciiTheme="minorHAnsi" w:hAnsiTheme="minorHAnsi"/>
                <w:sz w:val="18"/>
                <w:szCs w:val="18"/>
              </w:rPr>
              <w:t>S</w:t>
            </w:r>
            <w:r w:rsidR="00E85CEC" w:rsidRPr="009020A6">
              <w:rPr>
                <w:rFonts w:asciiTheme="minorHAnsi" w:hAnsiTheme="minorHAnsi"/>
                <w:sz w:val="18"/>
                <w:szCs w:val="18"/>
              </w:rPr>
              <w:t xml:space="preserve">tandard </w:t>
            </w:r>
            <w:r w:rsidR="0068512E" w:rsidRPr="009020A6">
              <w:rPr>
                <w:rFonts w:asciiTheme="minorHAnsi" w:hAnsiTheme="minorHAnsi"/>
                <w:sz w:val="18"/>
                <w:szCs w:val="18"/>
              </w:rPr>
              <w:t>C</w:t>
            </w:r>
            <w:r w:rsidR="00E85CEC" w:rsidRPr="009020A6">
              <w:rPr>
                <w:rFonts w:asciiTheme="minorHAnsi" w:hAnsiTheme="minorHAnsi"/>
                <w:sz w:val="18"/>
                <w:szCs w:val="18"/>
              </w:rPr>
              <w:t xml:space="preserve">harge </w:t>
            </w:r>
            <w:r w:rsidRPr="009020A6">
              <w:rPr>
                <w:rFonts w:asciiTheme="minorHAnsi" w:hAnsiTheme="minorHAnsi"/>
                <w:sz w:val="18"/>
                <w:szCs w:val="18"/>
              </w:rPr>
              <w:t xml:space="preserve">from </w:t>
            </w:r>
            <w:r w:rsidR="0068512E" w:rsidRPr="009020A6">
              <w:rPr>
                <w:rFonts w:asciiTheme="minorHAnsi" w:hAnsiTheme="minorHAnsi"/>
                <w:sz w:val="18"/>
                <w:szCs w:val="18"/>
              </w:rPr>
              <w:t>M</w:t>
            </w:r>
            <w:r w:rsidRPr="009020A6">
              <w:rPr>
                <w:rFonts w:asciiTheme="minorHAnsi" w:hAnsiTheme="minorHAnsi"/>
                <w:sz w:val="18"/>
                <w:szCs w:val="18"/>
              </w:rPr>
              <w:t xml:space="preserve">anufacturer’s </w:t>
            </w:r>
            <w:r w:rsidR="0068512E" w:rsidRPr="009020A6">
              <w:rPr>
                <w:rFonts w:asciiTheme="minorHAnsi" w:hAnsiTheme="minorHAnsi"/>
                <w:sz w:val="18"/>
                <w:szCs w:val="18"/>
              </w:rPr>
              <w:t>S</w:t>
            </w:r>
            <w:r w:rsidRPr="009020A6">
              <w:rPr>
                <w:rFonts w:asciiTheme="minorHAnsi" w:hAnsiTheme="minorHAnsi"/>
                <w:sz w:val="18"/>
                <w:szCs w:val="18"/>
              </w:rPr>
              <w:t>pecifications (ounces, positive = add, negative = remove)</w:t>
            </w:r>
          </w:p>
        </w:tc>
        <w:tc>
          <w:tcPr>
            <w:tcW w:w="2497" w:type="pct"/>
            <w:vAlign w:val="center"/>
          </w:tcPr>
          <w:p w14:paraId="54D40AA3" w14:textId="040D0CEC"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A12ED8" w:rsidRPr="009020A6"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9020A6" w:rsidRDefault="00A12ED8" w:rsidP="00A12ED8">
            <w:pPr>
              <w:jc w:val="center"/>
              <w:rPr>
                <w:rFonts w:asciiTheme="minorHAnsi" w:hAnsiTheme="minorHAnsi"/>
                <w:sz w:val="18"/>
                <w:szCs w:val="18"/>
              </w:rPr>
            </w:pPr>
            <w:r w:rsidRPr="009020A6">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9020A6" w:rsidRDefault="00A12ED8" w:rsidP="00170608">
            <w:pPr>
              <w:rPr>
                <w:rFonts w:asciiTheme="minorHAnsi" w:hAnsiTheme="minorHAnsi"/>
                <w:sz w:val="18"/>
                <w:szCs w:val="18"/>
              </w:rPr>
            </w:pPr>
            <w:r w:rsidRPr="009020A6">
              <w:rPr>
                <w:rFonts w:asciiTheme="minorHAnsi" w:hAnsiTheme="minorHAnsi"/>
                <w:sz w:val="18"/>
                <w:szCs w:val="18"/>
              </w:rPr>
              <w:t xml:space="preserve">Refrigerant </w:t>
            </w:r>
            <w:r w:rsidR="0068512E" w:rsidRPr="009020A6">
              <w:rPr>
                <w:rFonts w:asciiTheme="minorHAnsi" w:hAnsiTheme="minorHAnsi"/>
                <w:sz w:val="18"/>
                <w:szCs w:val="18"/>
              </w:rPr>
              <w:t>R</w:t>
            </w:r>
            <w:r w:rsidRPr="009020A6">
              <w:rPr>
                <w:rFonts w:asciiTheme="minorHAnsi" w:hAnsiTheme="minorHAnsi"/>
                <w:sz w:val="18"/>
                <w:szCs w:val="18"/>
              </w:rPr>
              <w:t xml:space="preserve">equired to be </w:t>
            </w:r>
            <w:r w:rsidR="0068512E" w:rsidRPr="009020A6">
              <w:rPr>
                <w:rFonts w:asciiTheme="minorHAnsi" w:hAnsiTheme="minorHAnsi"/>
                <w:sz w:val="18"/>
                <w:szCs w:val="18"/>
              </w:rPr>
              <w:t>W</w:t>
            </w:r>
            <w:r w:rsidRPr="009020A6">
              <w:rPr>
                <w:rFonts w:asciiTheme="minorHAnsi" w:hAnsiTheme="minorHAnsi"/>
                <w:sz w:val="18"/>
                <w:szCs w:val="18"/>
              </w:rPr>
              <w:t>eighed</w:t>
            </w:r>
            <w:r w:rsidR="0068512E" w:rsidRPr="009020A6">
              <w:rPr>
                <w:rFonts w:asciiTheme="minorHAnsi" w:hAnsiTheme="minorHAnsi"/>
                <w:sz w:val="18"/>
                <w:szCs w:val="18"/>
              </w:rPr>
              <w:t>-</w:t>
            </w:r>
            <w:r w:rsidRPr="009020A6">
              <w:rPr>
                <w:rFonts w:asciiTheme="minorHAnsi" w:hAnsiTheme="minorHAnsi"/>
                <w:sz w:val="18"/>
                <w:szCs w:val="18"/>
              </w:rPr>
              <w:t xml:space="preserve">in by the </w:t>
            </w:r>
            <w:r w:rsidR="0068512E" w:rsidRPr="009020A6">
              <w:rPr>
                <w:rFonts w:asciiTheme="minorHAnsi" w:hAnsiTheme="minorHAnsi"/>
                <w:sz w:val="18"/>
                <w:szCs w:val="18"/>
              </w:rPr>
              <w:t>I</w:t>
            </w:r>
            <w:r w:rsidRPr="009020A6">
              <w:rPr>
                <w:rFonts w:asciiTheme="minorHAnsi" w:hAnsiTheme="minorHAnsi"/>
                <w:sz w:val="18"/>
                <w:szCs w:val="18"/>
              </w:rPr>
              <w:t>nstaller (lbs, oz)</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03B56FFD" w:rsidR="00A12ED8" w:rsidRPr="009020A6" w:rsidRDefault="00A12ED8" w:rsidP="00A12ED8">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A12ED8" w:rsidRPr="009020A6"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9020A6" w:rsidRDefault="00A12ED8" w:rsidP="00A12ED8">
            <w:pPr>
              <w:jc w:val="center"/>
              <w:rPr>
                <w:rFonts w:asciiTheme="minorHAnsi" w:hAnsiTheme="minorHAnsi"/>
                <w:sz w:val="18"/>
                <w:szCs w:val="18"/>
              </w:rPr>
            </w:pPr>
            <w:r w:rsidRPr="009020A6">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9020A6" w:rsidRDefault="00A12ED8" w:rsidP="00170608">
            <w:pPr>
              <w:rPr>
                <w:rFonts w:asciiTheme="minorHAnsi" w:hAnsiTheme="minorHAnsi"/>
                <w:sz w:val="18"/>
                <w:szCs w:val="18"/>
              </w:rPr>
            </w:pPr>
            <w:r w:rsidRPr="009020A6">
              <w:rPr>
                <w:rFonts w:asciiTheme="minorHAnsi" w:hAnsiTheme="minorHAnsi"/>
                <w:sz w:val="18"/>
                <w:szCs w:val="18"/>
              </w:rPr>
              <w:t xml:space="preserve">Refrigerant </w:t>
            </w:r>
            <w:r w:rsidR="00170608" w:rsidRPr="009020A6">
              <w:rPr>
                <w:rFonts w:asciiTheme="minorHAnsi" w:hAnsiTheme="minorHAnsi"/>
                <w:sz w:val="18"/>
                <w:szCs w:val="18"/>
              </w:rPr>
              <w:t>W</w:t>
            </w:r>
            <w:r w:rsidRPr="009020A6">
              <w:rPr>
                <w:rFonts w:asciiTheme="minorHAnsi" w:hAnsiTheme="minorHAnsi"/>
                <w:sz w:val="18"/>
                <w:szCs w:val="18"/>
              </w:rPr>
              <w:t>eighed</w:t>
            </w:r>
            <w:r w:rsidR="00170608" w:rsidRPr="009020A6">
              <w:rPr>
                <w:rFonts w:asciiTheme="minorHAnsi" w:hAnsiTheme="minorHAnsi"/>
                <w:sz w:val="18"/>
                <w:szCs w:val="18"/>
              </w:rPr>
              <w:t>-</w:t>
            </w:r>
            <w:r w:rsidRPr="009020A6">
              <w:rPr>
                <w:rFonts w:asciiTheme="minorHAnsi" w:hAnsiTheme="minorHAnsi"/>
                <w:sz w:val="18"/>
                <w:szCs w:val="18"/>
              </w:rPr>
              <w:t>in by Installer (lbs, oz)</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6295DD81" w:rsidR="00A12ED8" w:rsidRPr="009020A6" w:rsidRDefault="00A12ED8" w:rsidP="00A12ED8">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A12ED8" w:rsidRPr="009020A6"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9020A6" w:rsidRDefault="00E85CEC" w:rsidP="00E85CEC">
            <w:pPr>
              <w:jc w:val="center"/>
              <w:rPr>
                <w:rFonts w:asciiTheme="minorHAnsi" w:hAnsiTheme="minorHAnsi"/>
                <w:sz w:val="18"/>
                <w:szCs w:val="18"/>
              </w:rPr>
            </w:pPr>
            <w:r w:rsidRPr="009020A6">
              <w:rPr>
                <w:rFonts w:asciiTheme="minorHAnsi" w:hAnsiTheme="minorHAnsi"/>
                <w:sz w:val="18"/>
                <w:szCs w:val="18"/>
              </w:rPr>
              <w:t>13</w:t>
            </w:r>
          </w:p>
        </w:tc>
        <w:tc>
          <w:tcPr>
            <w:tcW w:w="2244" w:type="pct"/>
            <w:vAlign w:val="center"/>
          </w:tcPr>
          <w:p w14:paraId="49842776" w14:textId="77777777" w:rsidR="00A12ED8" w:rsidRPr="009020A6" w:rsidRDefault="00A12ED8" w:rsidP="00E85CEC">
            <w:pPr>
              <w:rPr>
                <w:rFonts w:asciiTheme="minorHAnsi" w:hAnsiTheme="minorHAnsi"/>
                <w:sz w:val="18"/>
                <w:szCs w:val="18"/>
              </w:rPr>
            </w:pPr>
            <w:r w:rsidRPr="009020A6">
              <w:rPr>
                <w:rFonts w:asciiTheme="minorHAnsi" w:hAnsiTheme="minorHAnsi"/>
                <w:sz w:val="18"/>
                <w:szCs w:val="18"/>
              </w:rPr>
              <w:t>Verification Status</w:t>
            </w:r>
            <w:r w:rsidR="00170608" w:rsidRPr="009020A6">
              <w:rPr>
                <w:rFonts w:asciiTheme="minorHAnsi" w:hAnsiTheme="minorHAnsi"/>
                <w:sz w:val="18"/>
                <w:szCs w:val="18"/>
              </w:rPr>
              <w:t>:</w:t>
            </w:r>
          </w:p>
          <w:p w14:paraId="54D40AAE" w14:textId="34DEDA41" w:rsidR="00170608" w:rsidRPr="009020A6" w:rsidRDefault="00170608" w:rsidP="00E85CEC">
            <w:pPr>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503" w:type="pct"/>
            <w:gridSpan w:val="2"/>
            <w:vAlign w:val="center"/>
          </w:tcPr>
          <w:p w14:paraId="54D40AAF" w14:textId="77777777" w:rsidR="00A12ED8" w:rsidRPr="009020A6" w:rsidRDefault="00A12ED8" w:rsidP="00C11E80">
            <w:pPr>
              <w:spacing w:before="120" w:after="60"/>
              <w:rPr>
                <w:rFonts w:asciiTheme="minorHAnsi" w:hAnsiTheme="minorHAnsi"/>
                <w:sz w:val="18"/>
                <w:szCs w:val="18"/>
              </w:rPr>
            </w:pPr>
            <w:r w:rsidRPr="009020A6">
              <w:rPr>
                <w:rFonts w:asciiTheme="minorHAnsi" w:hAnsiTheme="minorHAnsi"/>
                <w:sz w:val="18"/>
                <w:szCs w:val="18"/>
              </w:rPr>
              <w:t xml:space="preserve">&lt;&lt;user input, pull down list: </w:t>
            </w:r>
            <w:r w:rsidR="00C11E80" w:rsidRPr="009020A6">
              <w:rPr>
                <w:rFonts w:asciiTheme="minorHAnsi" w:hAnsiTheme="minorHAnsi"/>
                <w:sz w:val="18"/>
                <w:szCs w:val="18"/>
              </w:rPr>
              <w:t>System Complies;  System does not Comply</w:t>
            </w:r>
            <w:r w:rsidRPr="009020A6">
              <w:rPr>
                <w:rFonts w:asciiTheme="minorHAnsi" w:hAnsiTheme="minorHAnsi"/>
                <w:sz w:val="18"/>
                <w:szCs w:val="18"/>
              </w:rPr>
              <w:t>&gt;&gt;</w:t>
            </w:r>
          </w:p>
        </w:tc>
      </w:tr>
      <w:tr w:rsidR="00A12ED8" w:rsidRPr="009020A6"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9020A6" w:rsidRDefault="00A12ED8" w:rsidP="00170608">
            <w:pPr>
              <w:spacing w:before="120" w:after="60"/>
              <w:rPr>
                <w:rFonts w:asciiTheme="minorHAnsi" w:hAnsiTheme="minorHAnsi"/>
                <w:sz w:val="18"/>
                <w:szCs w:val="18"/>
              </w:rPr>
            </w:pPr>
            <w:r w:rsidRPr="009020A6">
              <w:rPr>
                <w:rFonts w:asciiTheme="minorHAnsi" w:hAnsiTheme="minorHAnsi"/>
                <w:sz w:val="18"/>
                <w:szCs w:val="18"/>
              </w:rPr>
              <w:t>Correction Notes</w:t>
            </w:r>
            <w:r w:rsidR="00170608" w:rsidRPr="009020A6">
              <w:rPr>
                <w:rFonts w:asciiTheme="minorHAnsi" w:hAnsiTheme="minorHAnsi"/>
                <w:sz w:val="18"/>
                <w:szCs w:val="18"/>
              </w:rPr>
              <w:t xml:space="preserve">: </w:t>
            </w:r>
            <w:r w:rsidRPr="009020A6">
              <w:rPr>
                <w:rFonts w:asciiTheme="minorHAnsi" w:hAnsiTheme="minorHAnsi"/>
                <w:sz w:val="18"/>
                <w:szCs w:val="18"/>
              </w:rPr>
              <w:t>&lt;&lt;user input, text, 200 characters&gt;&gt;</w:t>
            </w:r>
          </w:p>
        </w:tc>
      </w:tr>
      <w:tr w:rsidR="00A12ED8" w:rsidRPr="009020A6"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9020A6" w:rsidRDefault="00A12ED8" w:rsidP="00170608">
            <w:pPr>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AB9" w14:textId="77777777" w:rsidR="007F234C" w:rsidRPr="009020A6"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E85CEC" w:rsidRPr="009020A6" w14:paraId="54D40ABB" w14:textId="77777777" w:rsidTr="00170608">
        <w:trPr>
          <w:gridAfter w:val="1"/>
          <w:wAfter w:w="6" w:type="pct"/>
          <w:trHeight w:val="206"/>
        </w:trPr>
        <w:tc>
          <w:tcPr>
            <w:tcW w:w="4994" w:type="pct"/>
            <w:gridSpan w:val="3"/>
          </w:tcPr>
          <w:p w14:paraId="54D40ABA" w14:textId="787AE9C3" w:rsidR="00E85CEC" w:rsidRPr="009020A6" w:rsidRDefault="00812F96" w:rsidP="00E85CEC">
            <w:pPr>
              <w:keepNext/>
              <w:rPr>
                <w:rFonts w:asciiTheme="minorHAnsi" w:hAnsiTheme="minorHAnsi"/>
                <w:sz w:val="18"/>
                <w:szCs w:val="18"/>
              </w:rPr>
            </w:pPr>
            <w:r w:rsidRPr="009020A6">
              <w:rPr>
                <w:rFonts w:asciiTheme="minorHAnsi" w:hAnsiTheme="minorHAnsi" w:cs="Arial"/>
                <w:b/>
                <w:caps/>
                <w:szCs w:val="18"/>
              </w:rPr>
              <w:t>E</w:t>
            </w:r>
            <w:r w:rsidR="00E85CEC" w:rsidRPr="009020A6">
              <w:rPr>
                <w:rFonts w:asciiTheme="minorHAnsi" w:hAnsiTheme="minorHAnsi" w:cs="Arial"/>
                <w:b/>
                <w:caps/>
                <w:szCs w:val="18"/>
              </w:rPr>
              <w:t xml:space="preserve">. </w:t>
            </w:r>
            <w:r w:rsidR="00170608" w:rsidRPr="009020A6">
              <w:rPr>
                <w:rFonts w:asciiTheme="minorHAnsi" w:hAnsiTheme="minorHAnsi"/>
                <w:b/>
                <w:szCs w:val="18"/>
              </w:rPr>
              <w:t>Weigh In Charge Procedure – Additional Requirements</w:t>
            </w:r>
          </w:p>
        </w:tc>
      </w:tr>
      <w:tr w:rsidR="00E85CEC" w:rsidRPr="009020A6" w14:paraId="54D40ABE" w14:textId="77777777" w:rsidTr="00E85CEC">
        <w:trPr>
          <w:gridAfter w:val="1"/>
          <w:wAfter w:w="6" w:type="pct"/>
          <w:trHeight w:val="326"/>
        </w:trPr>
        <w:tc>
          <w:tcPr>
            <w:tcW w:w="253" w:type="pct"/>
            <w:vAlign w:val="center"/>
          </w:tcPr>
          <w:p w14:paraId="54D40ABC" w14:textId="77777777" w:rsidR="00E85CEC" w:rsidRPr="009020A6" w:rsidRDefault="00E85CEC" w:rsidP="00E85CEC">
            <w:pPr>
              <w:keepNext/>
              <w:jc w:val="center"/>
              <w:rPr>
                <w:rFonts w:asciiTheme="minorHAnsi" w:hAnsiTheme="minorHAnsi"/>
                <w:sz w:val="18"/>
                <w:szCs w:val="18"/>
              </w:rPr>
            </w:pPr>
            <w:r w:rsidRPr="009020A6">
              <w:rPr>
                <w:rFonts w:asciiTheme="minorHAnsi" w:hAnsiTheme="minorHAnsi"/>
                <w:sz w:val="18"/>
                <w:szCs w:val="18"/>
              </w:rPr>
              <w:t>01</w:t>
            </w:r>
          </w:p>
        </w:tc>
        <w:tc>
          <w:tcPr>
            <w:tcW w:w="4741" w:type="pct"/>
            <w:gridSpan w:val="2"/>
            <w:vAlign w:val="center"/>
          </w:tcPr>
          <w:p w14:paraId="54D40ABD" w14:textId="2F169ED3" w:rsidR="00E85CEC" w:rsidRPr="009020A6" w:rsidRDefault="00B965F3" w:rsidP="00E85CEC">
            <w:pPr>
              <w:keepNext/>
              <w:rPr>
                <w:rFonts w:asciiTheme="minorHAnsi" w:hAnsiTheme="minorHAnsi"/>
                <w:sz w:val="18"/>
                <w:szCs w:val="18"/>
              </w:rPr>
            </w:pPr>
            <w:r w:rsidRPr="009020A6">
              <w:rPr>
                <w:rFonts w:asciiTheme="minorHAnsi" w:hAnsiTheme="minorHAnsi"/>
                <w:sz w:val="18"/>
                <w:szCs w:val="18"/>
              </w:rPr>
              <w:t>The indoor coil correction to refrigerant weight is used if it is supplied by the manufacturer</w:t>
            </w:r>
            <w:r w:rsidR="00BC7F9C" w:rsidRPr="009020A6">
              <w:rPr>
                <w:rFonts w:asciiTheme="minorHAnsi" w:hAnsiTheme="minorHAnsi"/>
                <w:sz w:val="18"/>
                <w:szCs w:val="18"/>
              </w:rPr>
              <w:t>.</w:t>
            </w:r>
          </w:p>
        </w:tc>
      </w:tr>
      <w:tr w:rsidR="00E85CEC" w:rsidRPr="009020A6" w14:paraId="54D40AC1" w14:textId="77777777" w:rsidTr="00E85CEC">
        <w:trPr>
          <w:gridAfter w:val="1"/>
          <w:wAfter w:w="6" w:type="pct"/>
          <w:trHeight w:val="432"/>
        </w:trPr>
        <w:tc>
          <w:tcPr>
            <w:tcW w:w="253" w:type="pct"/>
          </w:tcPr>
          <w:p w14:paraId="54D40ABF" w14:textId="77777777" w:rsidR="00E85CEC" w:rsidRPr="009020A6" w:rsidRDefault="00E85CEC" w:rsidP="00E85CEC">
            <w:pPr>
              <w:keepNext/>
              <w:jc w:val="center"/>
              <w:rPr>
                <w:rFonts w:asciiTheme="minorHAnsi" w:hAnsiTheme="minorHAnsi"/>
                <w:sz w:val="18"/>
                <w:szCs w:val="18"/>
              </w:rPr>
            </w:pPr>
            <w:r w:rsidRPr="009020A6">
              <w:rPr>
                <w:rFonts w:asciiTheme="minorHAnsi" w:hAnsiTheme="minorHAnsi"/>
                <w:sz w:val="18"/>
                <w:szCs w:val="18"/>
              </w:rPr>
              <w:t>02</w:t>
            </w:r>
          </w:p>
        </w:tc>
        <w:tc>
          <w:tcPr>
            <w:tcW w:w="4741" w:type="pct"/>
            <w:gridSpan w:val="2"/>
          </w:tcPr>
          <w:p w14:paraId="54D40AC0" w14:textId="77777777" w:rsidR="00E85CEC" w:rsidRPr="009020A6" w:rsidRDefault="00E85CEC" w:rsidP="00E85CEC">
            <w:pPr>
              <w:keepNext/>
              <w:rPr>
                <w:rFonts w:asciiTheme="minorHAnsi" w:hAnsiTheme="minorHAnsi"/>
                <w:sz w:val="18"/>
                <w:szCs w:val="18"/>
              </w:rPr>
            </w:pPr>
            <w:r w:rsidRPr="009020A6">
              <w:rPr>
                <w:rFonts w:asciiTheme="minorHAnsi" w:hAnsiTheme="minorHAnsi"/>
                <w:sz w:val="18"/>
                <w:szCs w:val="18"/>
              </w:rPr>
              <w:t>Prior to introducing refrigerant, system is evacuated to 500 microns or less and, when isolated, has risen no more than 300 microns after 5 minutes.</w:t>
            </w:r>
          </w:p>
        </w:tc>
      </w:tr>
      <w:tr w:rsidR="00E85CEC" w:rsidRPr="009020A6"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9020A6" w:rsidRDefault="00E85CEC" w:rsidP="00E85CEC">
            <w:pPr>
              <w:keepNext/>
              <w:jc w:val="center"/>
              <w:rPr>
                <w:rFonts w:asciiTheme="minorHAnsi" w:hAnsiTheme="minorHAnsi"/>
                <w:sz w:val="18"/>
                <w:szCs w:val="18"/>
              </w:rPr>
            </w:pPr>
            <w:r w:rsidRPr="009020A6">
              <w:rPr>
                <w:rFonts w:asciiTheme="minorHAnsi" w:hAnsiTheme="minorHAnsi"/>
                <w:sz w:val="18"/>
                <w:szCs w:val="18"/>
              </w:rPr>
              <w:t>03</w:t>
            </w:r>
          </w:p>
        </w:tc>
        <w:tc>
          <w:tcPr>
            <w:tcW w:w="2244" w:type="pct"/>
            <w:vAlign w:val="center"/>
          </w:tcPr>
          <w:p w14:paraId="1F12808F" w14:textId="77777777" w:rsidR="00E85CEC" w:rsidRPr="009020A6" w:rsidRDefault="00E85CEC" w:rsidP="00170608">
            <w:pPr>
              <w:keepNext/>
              <w:rPr>
                <w:rFonts w:asciiTheme="minorHAnsi" w:hAnsiTheme="minorHAnsi"/>
                <w:sz w:val="18"/>
                <w:szCs w:val="18"/>
              </w:rPr>
            </w:pPr>
            <w:r w:rsidRPr="009020A6">
              <w:rPr>
                <w:rFonts w:asciiTheme="minorHAnsi" w:hAnsiTheme="minorHAnsi"/>
                <w:sz w:val="18"/>
                <w:szCs w:val="18"/>
              </w:rPr>
              <w:t>Verification Status</w:t>
            </w:r>
            <w:r w:rsidR="00170608" w:rsidRPr="009020A6">
              <w:rPr>
                <w:rFonts w:asciiTheme="minorHAnsi" w:hAnsiTheme="minorHAnsi"/>
                <w:sz w:val="18"/>
                <w:szCs w:val="18"/>
              </w:rPr>
              <w:t xml:space="preserve">: </w:t>
            </w:r>
          </w:p>
          <w:p w14:paraId="54D40AC3" w14:textId="5DCD7166" w:rsidR="00170608" w:rsidRPr="009020A6" w:rsidRDefault="00170608" w:rsidP="00170608">
            <w:pPr>
              <w:keepNext/>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503" w:type="pct"/>
            <w:gridSpan w:val="2"/>
            <w:vAlign w:val="center"/>
          </w:tcPr>
          <w:p w14:paraId="54D40AC4" w14:textId="77777777" w:rsidR="00E85CEC" w:rsidRPr="009020A6" w:rsidRDefault="00E85CEC" w:rsidP="00E85CEC">
            <w:pPr>
              <w:keepNext/>
              <w:spacing w:before="120" w:after="60"/>
              <w:rPr>
                <w:rFonts w:asciiTheme="minorHAnsi" w:hAnsiTheme="minorHAnsi"/>
                <w:sz w:val="18"/>
                <w:szCs w:val="18"/>
              </w:rPr>
            </w:pPr>
            <w:r w:rsidRPr="009020A6">
              <w:rPr>
                <w:rFonts w:asciiTheme="minorHAnsi" w:hAnsiTheme="minorHAnsi"/>
                <w:sz w:val="18"/>
                <w:szCs w:val="18"/>
              </w:rPr>
              <w:t>&lt;&lt;user input, pull down list: “Pass”, “Fail”&gt;&gt;</w:t>
            </w:r>
          </w:p>
        </w:tc>
      </w:tr>
      <w:tr w:rsidR="00E85CEC" w:rsidRPr="009020A6"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9020A6" w:rsidRDefault="00E85CEC" w:rsidP="00170608">
            <w:pPr>
              <w:keepNext/>
              <w:spacing w:before="120" w:after="60"/>
              <w:rPr>
                <w:rFonts w:asciiTheme="minorHAnsi" w:hAnsiTheme="minorHAnsi"/>
                <w:sz w:val="18"/>
                <w:szCs w:val="18"/>
              </w:rPr>
            </w:pPr>
            <w:r w:rsidRPr="009020A6">
              <w:rPr>
                <w:rFonts w:asciiTheme="minorHAnsi" w:hAnsiTheme="minorHAnsi"/>
                <w:sz w:val="18"/>
                <w:szCs w:val="18"/>
              </w:rPr>
              <w:t>Correction Notes:</w:t>
            </w:r>
            <w:r w:rsidR="00170608" w:rsidRPr="009020A6">
              <w:rPr>
                <w:rFonts w:asciiTheme="minorHAnsi" w:hAnsiTheme="minorHAnsi"/>
                <w:sz w:val="18"/>
                <w:szCs w:val="18"/>
              </w:rPr>
              <w:t xml:space="preserve"> </w:t>
            </w:r>
            <w:r w:rsidRPr="009020A6">
              <w:rPr>
                <w:rFonts w:asciiTheme="minorHAnsi" w:hAnsiTheme="minorHAnsi"/>
                <w:sz w:val="18"/>
                <w:szCs w:val="18"/>
              </w:rPr>
              <w:t>&lt;&lt;user input, text, 200 characters&gt;&gt;</w:t>
            </w:r>
          </w:p>
        </w:tc>
      </w:tr>
      <w:tr w:rsidR="00E85CEC" w:rsidRPr="009020A6"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9020A6" w:rsidRDefault="00E85CEC" w:rsidP="00170608">
            <w:pPr>
              <w:keepNext/>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ACD" w14:textId="77777777" w:rsidR="007F234C" w:rsidRPr="009020A6"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11E80" w:rsidRPr="009020A6" w14:paraId="54D40AD0" w14:textId="77777777" w:rsidTr="00F140A8">
        <w:trPr>
          <w:cantSplit/>
          <w:trHeight w:val="432"/>
        </w:trPr>
        <w:tc>
          <w:tcPr>
            <w:tcW w:w="5000" w:type="pct"/>
            <w:gridSpan w:val="2"/>
            <w:vAlign w:val="center"/>
          </w:tcPr>
          <w:p w14:paraId="54D40ACE" w14:textId="05F43B8F" w:rsidR="00C11E80" w:rsidRPr="009020A6" w:rsidRDefault="00C11E80" w:rsidP="00170608">
            <w:pPr>
              <w:keepNext/>
              <w:rPr>
                <w:rFonts w:asciiTheme="minorHAnsi" w:hAnsiTheme="minorHAnsi"/>
                <w:b/>
                <w:szCs w:val="18"/>
              </w:rPr>
            </w:pPr>
            <w:r w:rsidRPr="009020A6">
              <w:rPr>
                <w:rFonts w:asciiTheme="minorHAnsi" w:hAnsiTheme="minorHAnsi"/>
                <w:b/>
                <w:szCs w:val="18"/>
              </w:rPr>
              <w:t>F. Determination of HERS Verification Compliance</w:t>
            </w:r>
          </w:p>
          <w:p w14:paraId="54D40ACF" w14:textId="2B942529" w:rsidR="00C11E80" w:rsidRPr="009020A6" w:rsidRDefault="007164DC" w:rsidP="00170608">
            <w:pPr>
              <w:keepNext/>
              <w:rPr>
                <w:rFonts w:asciiTheme="minorHAnsi" w:hAnsiTheme="minorHAnsi"/>
                <w:sz w:val="18"/>
                <w:szCs w:val="18"/>
              </w:rPr>
            </w:pPr>
            <w:r w:rsidRPr="009020A6">
              <w:rPr>
                <w:rFonts w:ascii="Calibri" w:hAnsi="Calibri"/>
                <w:sz w:val="18"/>
                <w:szCs w:val="18"/>
              </w:rPr>
              <w:t>&lt;&lt;Static Text - see the top&gt;&gt;</w:t>
            </w:r>
          </w:p>
        </w:tc>
      </w:tr>
      <w:tr w:rsidR="00C11E80" w:rsidRPr="009020A6" w14:paraId="54D40AD3" w14:textId="77777777" w:rsidTr="00F140A8">
        <w:trPr>
          <w:cantSplit/>
          <w:trHeight w:val="432"/>
        </w:trPr>
        <w:tc>
          <w:tcPr>
            <w:tcW w:w="253" w:type="pct"/>
            <w:vAlign w:val="center"/>
          </w:tcPr>
          <w:p w14:paraId="54D40AD1" w14:textId="77777777" w:rsidR="00C11E80" w:rsidRPr="009020A6" w:rsidDel="00C76C40" w:rsidRDefault="00C11E80" w:rsidP="00F140A8">
            <w:pPr>
              <w:keepNext/>
              <w:rPr>
                <w:rFonts w:asciiTheme="minorHAnsi" w:hAnsiTheme="minorHAnsi"/>
                <w:sz w:val="18"/>
                <w:szCs w:val="18"/>
              </w:rPr>
            </w:pPr>
            <w:r w:rsidRPr="009020A6">
              <w:rPr>
                <w:rFonts w:asciiTheme="minorHAnsi" w:hAnsiTheme="minorHAnsi"/>
                <w:sz w:val="18"/>
                <w:szCs w:val="18"/>
              </w:rPr>
              <w:t>01</w:t>
            </w:r>
          </w:p>
        </w:tc>
        <w:tc>
          <w:tcPr>
            <w:tcW w:w="4747" w:type="pct"/>
            <w:vAlign w:val="center"/>
          </w:tcPr>
          <w:p w14:paraId="54D40AD2" w14:textId="0FFF9EBB" w:rsidR="00C11E80" w:rsidRPr="009020A6" w:rsidRDefault="00C11E80" w:rsidP="00C11E80">
            <w:pPr>
              <w:keepNext/>
              <w:spacing w:after="60"/>
              <w:rPr>
                <w:rFonts w:asciiTheme="minorHAnsi" w:hAnsiTheme="minorHAnsi"/>
                <w:sz w:val="18"/>
                <w:szCs w:val="18"/>
              </w:rPr>
            </w:pPr>
            <w:r w:rsidRPr="009020A6">
              <w:rPr>
                <w:rFonts w:asciiTheme="minorHAnsi" w:hAnsiTheme="minorHAnsi"/>
                <w:sz w:val="18"/>
                <w:szCs w:val="18"/>
              </w:rPr>
              <w:t>&lt;&lt;if B01≠ System does not comply; andC02≠ System does not comply; and D13≠ System does not comply</w:t>
            </w:r>
            <w:r w:rsidR="002C1BFB" w:rsidRPr="009020A6">
              <w:rPr>
                <w:rFonts w:asciiTheme="minorHAnsi" w:hAnsiTheme="minorHAnsi"/>
                <w:sz w:val="18"/>
                <w:szCs w:val="18"/>
              </w:rPr>
              <w:t xml:space="preserve"> and E03 ≠ Fail</w:t>
            </w:r>
            <w:r w:rsidRPr="009020A6">
              <w:rPr>
                <w:rFonts w:asciiTheme="minorHAnsi" w:hAnsiTheme="minorHAnsi"/>
                <w:sz w:val="18"/>
                <w:szCs w:val="18"/>
              </w:rPr>
              <w:t>; then display:</w:t>
            </w:r>
            <w:r w:rsidR="00DC1986" w:rsidRPr="009020A6">
              <w:rPr>
                <w:rFonts w:asciiTheme="minorHAnsi" w:hAnsiTheme="minorHAnsi"/>
                <w:sz w:val="18"/>
                <w:szCs w:val="18"/>
              </w:rPr>
              <w:t xml:space="preserve"> Complies: All specified verification protocol requirements on this document are met;  else display: Does not comply: One or more specified verification protocol requirements on this document are not met</w:t>
            </w:r>
            <w:r w:rsidR="00DC1986" w:rsidRPr="009020A6" w:rsidDel="00DC1986">
              <w:rPr>
                <w:rFonts w:asciiTheme="minorHAnsi" w:hAnsiTheme="minorHAnsi"/>
                <w:sz w:val="18"/>
                <w:szCs w:val="18"/>
              </w:rPr>
              <w:t xml:space="preserve"> </w:t>
            </w:r>
            <w:r w:rsidRPr="009020A6">
              <w:rPr>
                <w:rFonts w:asciiTheme="minorHAnsi" w:hAnsiTheme="minorHAnsi"/>
                <w:sz w:val="18"/>
                <w:szCs w:val="18"/>
              </w:rPr>
              <w:t>&gt;&gt;</w:t>
            </w:r>
          </w:p>
        </w:tc>
      </w:tr>
    </w:tbl>
    <w:p w14:paraId="54D40AD4" w14:textId="77777777" w:rsidR="00C11E80" w:rsidRPr="009020A6" w:rsidRDefault="00C11E80" w:rsidP="00242D77"/>
    <w:p w14:paraId="54D40AD5" w14:textId="77777777" w:rsidR="00C11E80" w:rsidRPr="009020A6" w:rsidDel="004A5E5A" w:rsidRDefault="00C11E80" w:rsidP="00242D77"/>
    <w:p w14:paraId="54D40B05" w14:textId="77777777" w:rsidR="00B51A66" w:rsidRPr="009020A6" w:rsidRDefault="00B51A66"/>
    <w:sectPr w:rsidR="00B51A66" w:rsidRPr="009020A6" w:rsidSect="00D51F70">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A008C" w14:textId="77777777" w:rsidR="000F52F6" w:rsidRDefault="000F52F6">
      <w:r>
        <w:separator/>
      </w:r>
    </w:p>
  </w:endnote>
  <w:endnote w:type="continuationSeparator" w:id="0">
    <w:p w14:paraId="201EA5A7" w14:textId="77777777" w:rsidR="000F52F6" w:rsidRDefault="000F52F6">
      <w:r>
        <w:continuationSeparator/>
      </w:r>
    </w:p>
  </w:endnote>
  <w:endnote w:type="continuationNotice" w:id="1">
    <w:p w14:paraId="094E220D" w14:textId="77777777" w:rsidR="000F52F6" w:rsidRDefault="000F52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1E" w14:textId="2AFE477C" w:rsidR="00326450" w:rsidRPr="00A404B1" w:rsidRDefault="00326450" w:rsidP="00170608">
    <w:pPr>
      <w:pStyle w:val="Footer"/>
    </w:pPr>
    <w:r w:rsidRPr="00A404B1">
      <w:t xml:space="preserve">Registration Number:                                                           Registration Date/Time:                                           HERS Provider:                       </w:t>
    </w:r>
  </w:p>
  <w:p w14:paraId="54D40B1F" w14:textId="014FAE7E" w:rsidR="00326450" w:rsidRPr="00A404B1" w:rsidRDefault="00326450" w:rsidP="00170608">
    <w:pPr>
      <w:pStyle w:val="Footer"/>
    </w:pPr>
    <w:r w:rsidRPr="00A404B1">
      <w:t>CA Building Energy Efficiency Standards - 20</w:t>
    </w:r>
    <w:r w:rsidR="00BF6DB1">
      <w:t>22</w:t>
    </w:r>
    <w:r w:rsidRPr="00A404B1">
      <w:t xml:space="preserve"> </w:t>
    </w:r>
    <w:r w:rsidR="0087062D">
      <w:t>Low</w:t>
    </w:r>
    <w:r w:rsidR="002E2A06">
      <w:t>-</w:t>
    </w:r>
    <w:r w:rsidR="00372506">
      <w:t>R</w:t>
    </w:r>
    <w:r w:rsidR="002E2A06">
      <w:t>ise Multifamily</w:t>
    </w:r>
    <w:r w:rsidR="0087062D" w:rsidRPr="00A404B1">
      <w:t xml:space="preserve"> </w:t>
    </w:r>
    <w:r w:rsidRPr="00A404B1">
      <w:t>Compliance</w:t>
    </w:r>
    <w:r w:rsidRPr="00A404B1">
      <w:tab/>
    </w:r>
    <w:r w:rsidR="00277EB1">
      <w:t>January</w:t>
    </w:r>
    <w:r w:rsidR="00277EB1" w:rsidRPr="00550A6E">
      <w:t xml:space="preserve"> </w:t>
    </w:r>
    <w:r w:rsidR="00CA4D9E" w:rsidRPr="00550A6E">
      <w:t>20</w:t>
    </w:r>
    <w:r w:rsidR="00BF6DB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27" w14:textId="14CBFF50" w:rsidR="00326450" w:rsidRPr="00A404B1" w:rsidRDefault="00326450" w:rsidP="00170608">
    <w:pPr>
      <w:pStyle w:val="Footer"/>
    </w:pPr>
    <w:r w:rsidRPr="00A404B1">
      <w:t>CA Building Energy Efficiency Standards - 20</w:t>
    </w:r>
    <w:r w:rsidR="00BF6DB1">
      <w:t>22</w:t>
    </w:r>
    <w:r w:rsidRPr="00A404B1">
      <w:t xml:space="preserve"> </w:t>
    </w:r>
    <w:r w:rsidR="00277EB1">
      <w:t>Low-</w:t>
    </w:r>
    <w:r w:rsidR="00372506">
      <w:t>R</w:t>
    </w:r>
    <w:r w:rsidR="00277EB1">
      <w:t>ise Multifamily</w:t>
    </w:r>
    <w:r w:rsidR="00277EB1" w:rsidRPr="00A404B1">
      <w:t xml:space="preserve"> </w:t>
    </w:r>
    <w:r w:rsidRPr="00A404B1">
      <w:t>Compliance</w:t>
    </w:r>
    <w:r w:rsidRPr="00A404B1">
      <w:tab/>
    </w:r>
    <w:r w:rsidR="00277EB1">
      <w:t>January</w:t>
    </w:r>
    <w:r w:rsidR="00277EB1" w:rsidRPr="00550A6E">
      <w:t xml:space="preserve"> </w:t>
    </w:r>
    <w:r w:rsidR="00CA4D9E" w:rsidRPr="00550A6E">
      <w:t>20</w:t>
    </w:r>
    <w:r w:rsidR="00BF6DB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409F3" w14:textId="77777777" w:rsidR="000F52F6" w:rsidRDefault="000F52F6">
      <w:r>
        <w:separator/>
      </w:r>
    </w:p>
  </w:footnote>
  <w:footnote w:type="continuationSeparator" w:id="0">
    <w:p w14:paraId="1E4EA7D9" w14:textId="77777777" w:rsidR="000F52F6" w:rsidRDefault="000F52F6">
      <w:r>
        <w:continuationSeparator/>
      </w:r>
    </w:p>
  </w:footnote>
  <w:footnote w:type="continuationNotice" w:id="1">
    <w:p w14:paraId="2957A30D" w14:textId="77777777" w:rsidR="000F52F6" w:rsidRDefault="000F52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57F5F" w14:textId="77777777" w:rsidR="004064BB" w:rsidRPr="00226A7A" w:rsidRDefault="004064BB" w:rsidP="004064BB">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393665D7" wp14:editId="76EDAC17">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6D045D77" w14:textId="77777777" w:rsidR="004064BB" w:rsidRPr="00226A7A" w:rsidRDefault="004064BB" w:rsidP="004064BB">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5B828508" w14:textId="77777777" w:rsidR="004064BB" w:rsidRPr="00226A7A" w:rsidRDefault="004064BB" w:rsidP="004064BB">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2" w14:textId="77777777">
      <w:trPr>
        <w:cantSplit/>
        <w:trHeight w:val="288"/>
      </w:trPr>
      <w:tc>
        <w:tcPr>
          <w:tcW w:w="4016" w:type="pct"/>
          <w:gridSpan w:val="2"/>
          <w:tcBorders>
            <w:right w:val="nil"/>
          </w:tcBorders>
          <w:vAlign w:val="center"/>
        </w:tcPr>
        <w:p w14:paraId="54D40B20"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53990F25" w:rsidR="00326450" w:rsidRPr="00962907" w:rsidRDefault="00250FA5" w:rsidP="00BA34B9">
          <w:pPr>
            <w:pStyle w:val="Heading1"/>
            <w:jc w:val="right"/>
            <w:rPr>
              <w:rFonts w:ascii="Calibri" w:hAnsi="Calibri"/>
              <w:b w:val="0"/>
              <w:bCs/>
              <w:sz w:val="20"/>
            </w:rPr>
          </w:pPr>
          <w:r>
            <w:rPr>
              <w:rFonts w:ascii="Calibri" w:hAnsi="Calibri"/>
              <w:b w:val="0"/>
              <w:bCs/>
              <w:sz w:val="20"/>
            </w:rPr>
            <w:t>LMCV</w:t>
          </w:r>
          <w:r w:rsidR="00326450" w:rsidRPr="00962907">
            <w:rPr>
              <w:rFonts w:ascii="Calibri" w:hAnsi="Calibri"/>
              <w:b w:val="0"/>
              <w:bCs/>
              <w:sz w:val="20"/>
            </w:rPr>
            <w:t>-MCH-25-H</w:t>
          </w:r>
        </w:p>
      </w:tc>
    </w:tr>
    <w:tr w:rsidR="00326450" w:rsidRPr="00F85124" w14:paraId="54D40B25" w14:textId="77777777">
      <w:trPr>
        <w:cantSplit/>
        <w:trHeight w:val="288"/>
      </w:trPr>
      <w:tc>
        <w:tcPr>
          <w:tcW w:w="2500" w:type="pct"/>
          <w:tcBorders>
            <w:right w:val="nil"/>
          </w:tcBorders>
        </w:tcPr>
        <w:p w14:paraId="54D40B23"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72BDB2CF"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B4D9F">
            <w:rPr>
              <w:rFonts w:ascii="Calibri" w:hAnsi="Calibri"/>
              <w:bCs/>
              <w:noProof/>
            </w:rPr>
            <w:t>3</w:t>
          </w:r>
          <w:r>
            <w:rPr>
              <w:rFonts w:ascii="Calibri" w:hAnsi="Calibri"/>
              <w:bCs/>
              <w:noProof/>
            </w:rPr>
            <w:fldChar w:fldCharType="end"/>
          </w:r>
          <w:r w:rsidRPr="00962907">
            <w:rPr>
              <w:rFonts w:ascii="Calibri" w:hAnsi="Calibri"/>
              <w:bCs/>
            </w:rPr>
            <w:t>)</w:t>
          </w:r>
        </w:p>
      </w:tc>
    </w:tr>
  </w:tbl>
  <w:p w14:paraId="54D40B26" w14:textId="77777777" w:rsidR="00326450" w:rsidRDefault="0032645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A" w14:textId="77777777">
      <w:trPr>
        <w:cantSplit/>
        <w:trHeight w:val="288"/>
      </w:trPr>
      <w:tc>
        <w:tcPr>
          <w:tcW w:w="4016" w:type="pct"/>
          <w:gridSpan w:val="2"/>
          <w:tcBorders>
            <w:right w:val="nil"/>
          </w:tcBorders>
          <w:vAlign w:val="center"/>
        </w:tcPr>
        <w:p w14:paraId="54D40B28"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0E0B5FD1" w:rsidR="00326450" w:rsidRPr="00962907" w:rsidRDefault="00250FA5" w:rsidP="00BA34B9">
          <w:pPr>
            <w:pStyle w:val="Heading1"/>
            <w:jc w:val="right"/>
            <w:rPr>
              <w:rFonts w:ascii="Calibri" w:hAnsi="Calibri"/>
              <w:b w:val="0"/>
              <w:bCs/>
              <w:sz w:val="20"/>
            </w:rPr>
          </w:pPr>
          <w:r>
            <w:rPr>
              <w:rFonts w:ascii="Calibri" w:hAnsi="Calibri"/>
              <w:b w:val="0"/>
              <w:bCs/>
              <w:sz w:val="20"/>
            </w:rPr>
            <w:t>LMCV</w:t>
          </w:r>
          <w:r w:rsidR="00326450" w:rsidRPr="00962907">
            <w:rPr>
              <w:rFonts w:ascii="Calibri" w:hAnsi="Calibri"/>
              <w:b w:val="0"/>
              <w:bCs/>
              <w:sz w:val="20"/>
            </w:rPr>
            <w:t>-MCH-25-H</w:t>
          </w:r>
        </w:p>
      </w:tc>
    </w:tr>
    <w:tr w:rsidR="00326450" w:rsidRPr="00F85124" w14:paraId="54D40B2D" w14:textId="77777777">
      <w:trPr>
        <w:cantSplit/>
        <w:trHeight w:val="288"/>
      </w:trPr>
      <w:tc>
        <w:tcPr>
          <w:tcW w:w="2500" w:type="pct"/>
          <w:tcBorders>
            <w:right w:val="nil"/>
          </w:tcBorders>
        </w:tcPr>
        <w:p w14:paraId="54D40B2B"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59922829"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FB4D9F">
            <w:rPr>
              <w:rFonts w:ascii="Calibri" w:hAnsi="Calibri"/>
              <w:bCs/>
              <w:noProof/>
            </w:rPr>
            <w:t>5</w:t>
          </w:r>
          <w:r>
            <w:rPr>
              <w:rFonts w:ascii="Calibri" w:hAnsi="Calibri"/>
              <w:bCs/>
              <w:noProof/>
            </w:rPr>
            <w:fldChar w:fldCharType="end"/>
          </w:r>
          <w:r w:rsidRPr="00962907">
            <w:rPr>
              <w:rFonts w:ascii="Calibri" w:hAnsi="Calibri"/>
              <w:bCs/>
            </w:rPr>
            <w:t>)</w:t>
          </w:r>
        </w:p>
      </w:tc>
    </w:tr>
  </w:tbl>
  <w:p w14:paraId="54D40B2E" w14:textId="77777777" w:rsidR="00326450" w:rsidRDefault="0032645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6630B5C6"/>
    <w:lvl w:ilvl="0" w:tplc="12C4397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2126343909">
    <w:abstractNumId w:val="1"/>
  </w:num>
  <w:num w:numId="2" w16cid:durableId="1820460416">
    <w:abstractNumId w:val="0"/>
  </w:num>
  <w:num w:numId="3" w16cid:durableId="2124421877">
    <w:abstractNumId w:val="1"/>
  </w:num>
  <w:num w:numId="4" w16cid:durableId="406997684">
    <w:abstractNumId w:val="0"/>
  </w:num>
  <w:num w:numId="5" w16cid:durableId="366370259">
    <w:abstractNumId w:val="1"/>
  </w:num>
  <w:num w:numId="6" w16cid:durableId="1789275753">
    <w:abstractNumId w:val="0"/>
  </w:num>
  <w:num w:numId="7" w16cid:durableId="1069690357">
    <w:abstractNumId w:val="0"/>
  </w:num>
  <w:num w:numId="8" w16cid:durableId="96683605">
    <w:abstractNumId w:val="1"/>
  </w:num>
  <w:num w:numId="9" w16cid:durableId="659040921">
    <w:abstractNumId w:val="5"/>
  </w:num>
  <w:num w:numId="10" w16cid:durableId="1822649101">
    <w:abstractNumId w:val="10"/>
  </w:num>
  <w:num w:numId="11" w16cid:durableId="526524295">
    <w:abstractNumId w:val="19"/>
  </w:num>
  <w:num w:numId="12" w16cid:durableId="1971663910">
    <w:abstractNumId w:val="18"/>
  </w:num>
  <w:num w:numId="13" w16cid:durableId="1633048766">
    <w:abstractNumId w:val="8"/>
  </w:num>
  <w:num w:numId="14" w16cid:durableId="127473701">
    <w:abstractNumId w:val="12"/>
  </w:num>
  <w:num w:numId="15" w16cid:durableId="2001619782">
    <w:abstractNumId w:val="21"/>
  </w:num>
  <w:num w:numId="16" w16cid:durableId="941692222">
    <w:abstractNumId w:val="4"/>
  </w:num>
  <w:num w:numId="17" w16cid:durableId="794451688">
    <w:abstractNumId w:val="16"/>
  </w:num>
  <w:num w:numId="18" w16cid:durableId="1111322445">
    <w:abstractNumId w:val="14"/>
  </w:num>
  <w:num w:numId="19" w16cid:durableId="117653354">
    <w:abstractNumId w:val="3"/>
  </w:num>
  <w:num w:numId="20" w16cid:durableId="2027636022">
    <w:abstractNumId w:val="22"/>
  </w:num>
  <w:num w:numId="21" w16cid:durableId="1228030587">
    <w:abstractNumId w:val="11"/>
  </w:num>
  <w:num w:numId="22" w16cid:durableId="1462848955">
    <w:abstractNumId w:val="2"/>
  </w:num>
  <w:num w:numId="23" w16cid:durableId="1578854830">
    <w:abstractNumId w:val="7"/>
  </w:num>
  <w:num w:numId="24" w16cid:durableId="2050640318">
    <w:abstractNumId w:val="20"/>
  </w:num>
  <w:num w:numId="25" w16cid:durableId="1498182716">
    <w:abstractNumId w:val="15"/>
  </w:num>
  <w:num w:numId="26" w16cid:durableId="1999070913">
    <w:abstractNumId w:val="6"/>
  </w:num>
  <w:num w:numId="27" w16cid:durableId="1461848309">
    <w:abstractNumId w:val="13"/>
  </w:num>
  <w:num w:numId="28" w16cid:durableId="1585647856">
    <w:abstractNumId w:val="17"/>
  </w:num>
  <w:num w:numId="29" w16cid:durableId="1645155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7859343">
    <w:abstractNumId w:val="16"/>
    <w:lvlOverride w:ilvl="0">
      <w:startOverride w:val="1"/>
    </w:lvlOverride>
    <w:lvlOverride w:ilvl="1"/>
    <w:lvlOverride w:ilvl="2"/>
    <w:lvlOverride w:ilvl="3"/>
    <w:lvlOverride w:ilvl="4"/>
    <w:lvlOverride w:ilvl="5"/>
    <w:lvlOverride w:ilvl="6"/>
    <w:lvlOverride w:ilvl="7"/>
    <w:lvlOverride w:ilvl="8"/>
  </w:num>
  <w:num w:numId="31" w16cid:durableId="1094594174">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170B3"/>
    <w:rsid w:val="0002343B"/>
    <w:rsid w:val="00025A12"/>
    <w:rsid w:val="00037CA9"/>
    <w:rsid w:val="00044F33"/>
    <w:rsid w:val="000636B8"/>
    <w:rsid w:val="000655C8"/>
    <w:rsid w:val="00066535"/>
    <w:rsid w:val="000675E9"/>
    <w:rsid w:val="000730B3"/>
    <w:rsid w:val="00075B8A"/>
    <w:rsid w:val="00087546"/>
    <w:rsid w:val="00091E69"/>
    <w:rsid w:val="00097C1B"/>
    <w:rsid w:val="00097F48"/>
    <w:rsid w:val="000A05DB"/>
    <w:rsid w:val="000C3005"/>
    <w:rsid w:val="000E27BA"/>
    <w:rsid w:val="000E27FC"/>
    <w:rsid w:val="000E75EC"/>
    <w:rsid w:val="000F4B46"/>
    <w:rsid w:val="000F52F6"/>
    <w:rsid w:val="000F773F"/>
    <w:rsid w:val="00105348"/>
    <w:rsid w:val="00112DDA"/>
    <w:rsid w:val="001377CE"/>
    <w:rsid w:val="00140978"/>
    <w:rsid w:val="00141D06"/>
    <w:rsid w:val="001518E1"/>
    <w:rsid w:val="0016359B"/>
    <w:rsid w:val="00170608"/>
    <w:rsid w:val="00184895"/>
    <w:rsid w:val="001919CD"/>
    <w:rsid w:val="00193B12"/>
    <w:rsid w:val="001B3F29"/>
    <w:rsid w:val="001B4445"/>
    <w:rsid w:val="001D1937"/>
    <w:rsid w:val="001D40A4"/>
    <w:rsid w:val="001D6CBF"/>
    <w:rsid w:val="001E7669"/>
    <w:rsid w:val="00204DF9"/>
    <w:rsid w:val="002056C3"/>
    <w:rsid w:val="002121F2"/>
    <w:rsid w:val="002137F8"/>
    <w:rsid w:val="002221E0"/>
    <w:rsid w:val="00235B1E"/>
    <w:rsid w:val="00235B32"/>
    <w:rsid w:val="00235C07"/>
    <w:rsid w:val="0023655E"/>
    <w:rsid w:val="00242D77"/>
    <w:rsid w:val="00250FA5"/>
    <w:rsid w:val="00262C04"/>
    <w:rsid w:val="00271EB8"/>
    <w:rsid w:val="00272FAE"/>
    <w:rsid w:val="00275BA1"/>
    <w:rsid w:val="00277EB1"/>
    <w:rsid w:val="00285C64"/>
    <w:rsid w:val="00292E0E"/>
    <w:rsid w:val="002A4813"/>
    <w:rsid w:val="002A542E"/>
    <w:rsid w:val="002B3F8C"/>
    <w:rsid w:val="002B5074"/>
    <w:rsid w:val="002B57AA"/>
    <w:rsid w:val="002C1BFB"/>
    <w:rsid w:val="002E260C"/>
    <w:rsid w:val="002E2A06"/>
    <w:rsid w:val="002E2C46"/>
    <w:rsid w:val="002E441C"/>
    <w:rsid w:val="002E4FAF"/>
    <w:rsid w:val="002F4F74"/>
    <w:rsid w:val="002F74E4"/>
    <w:rsid w:val="00301325"/>
    <w:rsid w:val="00307FA1"/>
    <w:rsid w:val="00326450"/>
    <w:rsid w:val="00333C8B"/>
    <w:rsid w:val="00341451"/>
    <w:rsid w:val="003456CB"/>
    <w:rsid w:val="003501F5"/>
    <w:rsid w:val="0036166B"/>
    <w:rsid w:val="003705F4"/>
    <w:rsid w:val="003708C8"/>
    <w:rsid w:val="00372216"/>
    <w:rsid w:val="00372506"/>
    <w:rsid w:val="003727FF"/>
    <w:rsid w:val="0038563E"/>
    <w:rsid w:val="00393C7A"/>
    <w:rsid w:val="00393D2F"/>
    <w:rsid w:val="003975B8"/>
    <w:rsid w:val="003A4765"/>
    <w:rsid w:val="003B3803"/>
    <w:rsid w:val="003B75F0"/>
    <w:rsid w:val="003C28DA"/>
    <w:rsid w:val="003C4BF1"/>
    <w:rsid w:val="003C583C"/>
    <w:rsid w:val="003F2927"/>
    <w:rsid w:val="003F45E3"/>
    <w:rsid w:val="00402D77"/>
    <w:rsid w:val="00404178"/>
    <w:rsid w:val="004064BB"/>
    <w:rsid w:val="00407FBE"/>
    <w:rsid w:val="00411871"/>
    <w:rsid w:val="004144EF"/>
    <w:rsid w:val="00417344"/>
    <w:rsid w:val="00426302"/>
    <w:rsid w:val="004350BF"/>
    <w:rsid w:val="00444467"/>
    <w:rsid w:val="00454D38"/>
    <w:rsid w:val="00466B16"/>
    <w:rsid w:val="00470E69"/>
    <w:rsid w:val="004710BC"/>
    <w:rsid w:val="00473B68"/>
    <w:rsid w:val="00475E8E"/>
    <w:rsid w:val="0047691A"/>
    <w:rsid w:val="00482796"/>
    <w:rsid w:val="00491563"/>
    <w:rsid w:val="004A27DE"/>
    <w:rsid w:val="004A4740"/>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7078"/>
    <w:rsid w:val="00545965"/>
    <w:rsid w:val="00550A6E"/>
    <w:rsid w:val="00556A3C"/>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73A"/>
    <w:rsid w:val="005E7AFE"/>
    <w:rsid w:val="005F4AE1"/>
    <w:rsid w:val="0060271A"/>
    <w:rsid w:val="00622073"/>
    <w:rsid w:val="006649BC"/>
    <w:rsid w:val="00675192"/>
    <w:rsid w:val="0068512E"/>
    <w:rsid w:val="00685385"/>
    <w:rsid w:val="006858D2"/>
    <w:rsid w:val="006A68A7"/>
    <w:rsid w:val="006A6F04"/>
    <w:rsid w:val="006A7580"/>
    <w:rsid w:val="006B37BF"/>
    <w:rsid w:val="006C13DC"/>
    <w:rsid w:val="006D7B00"/>
    <w:rsid w:val="00704AE4"/>
    <w:rsid w:val="00713095"/>
    <w:rsid w:val="007164DC"/>
    <w:rsid w:val="0072091A"/>
    <w:rsid w:val="0072305B"/>
    <w:rsid w:val="00723BB9"/>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0F75"/>
    <w:rsid w:val="007A1ACE"/>
    <w:rsid w:val="007D7EB7"/>
    <w:rsid w:val="007E0798"/>
    <w:rsid w:val="007E7C8E"/>
    <w:rsid w:val="007F234C"/>
    <w:rsid w:val="007F5E7D"/>
    <w:rsid w:val="00805125"/>
    <w:rsid w:val="00812F96"/>
    <w:rsid w:val="00815131"/>
    <w:rsid w:val="00815F5F"/>
    <w:rsid w:val="0082587D"/>
    <w:rsid w:val="00837FDC"/>
    <w:rsid w:val="00846743"/>
    <w:rsid w:val="00861CA4"/>
    <w:rsid w:val="008638D5"/>
    <w:rsid w:val="0087062D"/>
    <w:rsid w:val="008803E3"/>
    <w:rsid w:val="008A4806"/>
    <w:rsid w:val="008B266E"/>
    <w:rsid w:val="008B5F7E"/>
    <w:rsid w:val="008C4797"/>
    <w:rsid w:val="008E2C77"/>
    <w:rsid w:val="008E515C"/>
    <w:rsid w:val="008F089C"/>
    <w:rsid w:val="008F1377"/>
    <w:rsid w:val="008F3C96"/>
    <w:rsid w:val="008F5524"/>
    <w:rsid w:val="009020A6"/>
    <w:rsid w:val="00902FC7"/>
    <w:rsid w:val="00903563"/>
    <w:rsid w:val="00913E23"/>
    <w:rsid w:val="00922386"/>
    <w:rsid w:val="0093076C"/>
    <w:rsid w:val="009369AA"/>
    <w:rsid w:val="0094659A"/>
    <w:rsid w:val="00956D4E"/>
    <w:rsid w:val="00957B8E"/>
    <w:rsid w:val="00962907"/>
    <w:rsid w:val="00963E6C"/>
    <w:rsid w:val="009640E1"/>
    <w:rsid w:val="00965347"/>
    <w:rsid w:val="00966549"/>
    <w:rsid w:val="00975991"/>
    <w:rsid w:val="00976655"/>
    <w:rsid w:val="00987FE0"/>
    <w:rsid w:val="00995757"/>
    <w:rsid w:val="009967DD"/>
    <w:rsid w:val="009A2D6B"/>
    <w:rsid w:val="009B39AA"/>
    <w:rsid w:val="009B7BC8"/>
    <w:rsid w:val="009D17DC"/>
    <w:rsid w:val="009F44CD"/>
    <w:rsid w:val="00A01C12"/>
    <w:rsid w:val="00A0303F"/>
    <w:rsid w:val="00A045A0"/>
    <w:rsid w:val="00A1093E"/>
    <w:rsid w:val="00A12ED8"/>
    <w:rsid w:val="00A160C2"/>
    <w:rsid w:val="00A16520"/>
    <w:rsid w:val="00A26CD5"/>
    <w:rsid w:val="00A352B2"/>
    <w:rsid w:val="00A404B1"/>
    <w:rsid w:val="00A405A2"/>
    <w:rsid w:val="00A43309"/>
    <w:rsid w:val="00A46086"/>
    <w:rsid w:val="00A52899"/>
    <w:rsid w:val="00A56DE9"/>
    <w:rsid w:val="00A60C2B"/>
    <w:rsid w:val="00A728D9"/>
    <w:rsid w:val="00A841BB"/>
    <w:rsid w:val="00A91DB2"/>
    <w:rsid w:val="00AA0486"/>
    <w:rsid w:val="00AA1BB2"/>
    <w:rsid w:val="00AA30C7"/>
    <w:rsid w:val="00AA57D0"/>
    <w:rsid w:val="00AB471A"/>
    <w:rsid w:val="00AC61CE"/>
    <w:rsid w:val="00AC6FC1"/>
    <w:rsid w:val="00AD6D16"/>
    <w:rsid w:val="00AF14B1"/>
    <w:rsid w:val="00B0220E"/>
    <w:rsid w:val="00B1130B"/>
    <w:rsid w:val="00B142AE"/>
    <w:rsid w:val="00B15504"/>
    <w:rsid w:val="00B15612"/>
    <w:rsid w:val="00B260DC"/>
    <w:rsid w:val="00B306F6"/>
    <w:rsid w:val="00B33389"/>
    <w:rsid w:val="00B3776F"/>
    <w:rsid w:val="00B43E25"/>
    <w:rsid w:val="00B47B80"/>
    <w:rsid w:val="00B51A66"/>
    <w:rsid w:val="00B60E60"/>
    <w:rsid w:val="00B66DBD"/>
    <w:rsid w:val="00B7604B"/>
    <w:rsid w:val="00B76965"/>
    <w:rsid w:val="00B818A5"/>
    <w:rsid w:val="00B827A3"/>
    <w:rsid w:val="00B87A6E"/>
    <w:rsid w:val="00B965F3"/>
    <w:rsid w:val="00BA34B9"/>
    <w:rsid w:val="00BA7A5A"/>
    <w:rsid w:val="00BB2180"/>
    <w:rsid w:val="00BB7376"/>
    <w:rsid w:val="00BC72AF"/>
    <w:rsid w:val="00BC7AC0"/>
    <w:rsid w:val="00BC7F9C"/>
    <w:rsid w:val="00BE11B0"/>
    <w:rsid w:val="00BE13DA"/>
    <w:rsid w:val="00BE194A"/>
    <w:rsid w:val="00BE314F"/>
    <w:rsid w:val="00BE4946"/>
    <w:rsid w:val="00BE4F44"/>
    <w:rsid w:val="00BE610D"/>
    <w:rsid w:val="00BF6DB1"/>
    <w:rsid w:val="00C019D0"/>
    <w:rsid w:val="00C11E80"/>
    <w:rsid w:val="00C13A22"/>
    <w:rsid w:val="00C148D0"/>
    <w:rsid w:val="00C170C9"/>
    <w:rsid w:val="00C22810"/>
    <w:rsid w:val="00C24001"/>
    <w:rsid w:val="00C3169C"/>
    <w:rsid w:val="00C36E8A"/>
    <w:rsid w:val="00C427D9"/>
    <w:rsid w:val="00C446C3"/>
    <w:rsid w:val="00C45324"/>
    <w:rsid w:val="00C468DD"/>
    <w:rsid w:val="00C621A0"/>
    <w:rsid w:val="00C65938"/>
    <w:rsid w:val="00C76C40"/>
    <w:rsid w:val="00C84871"/>
    <w:rsid w:val="00C8731F"/>
    <w:rsid w:val="00C90F53"/>
    <w:rsid w:val="00C9333E"/>
    <w:rsid w:val="00C937CA"/>
    <w:rsid w:val="00CA1423"/>
    <w:rsid w:val="00CA1A15"/>
    <w:rsid w:val="00CA4D9E"/>
    <w:rsid w:val="00CB70E4"/>
    <w:rsid w:val="00CB71B7"/>
    <w:rsid w:val="00CC1E11"/>
    <w:rsid w:val="00CC7090"/>
    <w:rsid w:val="00CD09C8"/>
    <w:rsid w:val="00CD6746"/>
    <w:rsid w:val="00CE0378"/>
    <w:rsid w:val="00CF3C01"/>
    <w:rsid w:val="00D00D72"/>
    <w:rsid w:val="00D14688"/>
    <w:rsid w:val="00D1674A"/>
    <w:rsid w:val="00D209BF"/>
    <w:rsid w:val="00D23804"/>
    <w:rsid w:val="00D249F2"/>
    <w:rsid w:val="00D26602"/>
    <w:rsid w:val="00D32CBC"/>
    <w:rsid w:val="00D34488"/>
    <w:rsid w:val="00D34B0F"/>
    <w:rsid w:val="00D417EC"/>
    <w:rsid w:val="00D430BF"/>
    <w:rsid w:val="00D51F70"/>
    <w:rsid w:val="00D54215"/>
    <w:rsid w:val="00D61CD0"/>
    <w:rsid w:val="00D6647A"/>
    <w:rsid w:val="00D830CC"/>
    <w:rsid w:val="00DA2320"/>
    <w:rsid w:val="00DA3E22"/>
    <w:rsid w:val="00DB20ED"/>
    <w:rsid w:val="00DB3D21"/>
    <w:rsid w:val="00DC0270"/>
    <w:rsid w:val="00DC11C0"/>
    <w:rsid w:val="00DC1986"/>
    <w:rsid w:val="00DC3921"/>
    <w:rsid w:val="00DC3BD6"/>
    <w:rsid w:val="00DD2E7C"/>
    <w:rsid w:val="00DD5BF6"/>
    <w:rsid w:val="00DE0C35"/>
    <w:rsid w:val="00DE2F84"/>
    <w:rsid w:val="00DE3AD2"/>
    <w:rsid w:val="00DE4D70"/>
    <w:rsid w:val="00DE7982"/>
    <w:rsid w:val="00DF0B3C"/>
    <w:rsid w:val="00E00874"/>
    <w:rsid w:val="00E02B30"/>
    <w:rsid w:val="00E05304"/>
    <w:rsid w:val="00E13502"/>
    <w:rsid w:val="00E1559D"/>
    <w:rsid w:val="00E26EBF"/>
    <w:rsid w:val="00E5504E"/>
    <w:rsid w:val="00E63DCC"/>
    <w:rsid w:val="00E72527"/>
    <w:rsid w:val="00E76396"/>
    <w:rsid w:val="00E85CEC"/>
    <w:rsid w:val="00E92807"/>
    <w:rsid w:val="00E948DB"/>
    <w:rsid w:val="00EA0D26"/>
    <w:rsid w:val="00EA2549"/>
    <w:rsid w:val="00EA698C"/>
    <w:rsid w:val="00EB6373"/>
    <w:rsid w:val="00EC2C36"/>
    <w:rsid w:val="00EC37DE"/>
    <w:rsid w:val="00ED33D0"/>
    <w:rsid w:val="00ED59AB"/>
    <w:rsid w:val="00ED5C66"/>
    <w:rsid w:val="00EF6C66"/>
    <w:rsid w:val="00F10646"/>
    <w:rsid w:val="00F1064B"/>
    <w:rsid w:val="00F140A8"/>
    <w:rsid w:val="00F221A0"/>
    <w:rsid w:val="00F22DD7"/>
    <w:rsid w:val="00F27F97"/>
    <w:rsid w:val="00F3264F"/>
    <w:rsid w:val="00F509AD"/>
    <w:rsid w:val="00F53366"/>
    <w:rsid w:val="00F54ACB"/>
    <w:rsid w:val="00F56566"/>
    <w:rsid w:val="00F662EE"/>
    <w:rsid w:val="00F76625"/>
    <w:rsid w:val="00F76C26"/>
    <w:rsid w:val="00F77D48"/>
    <w:rsid w:val="00F85124"/>
    <w:rsid w:val="00F85C25"/>
    <w:rsid w:val="00F959D8"/>
    <w:rsid w:val="00FB2F89"/>
    <w:rsid w:val="00FB3143"/>
    <w:rsid w:val="00FB4D9F"/>
    <w:rsid w:val="00FC58B2"/>
    <w:rsid w:val="00FC64E2"/>
    <w:rsid w:val="00FD400B"/>
    <w:rsid w:val="00FD7A8D"/>
    <w:rsid w:val="00FE1135"/>
    <w:rsid w:val="00FE3247"/>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40868"/>
  <w15:docId w15:val="{9D15DAA5-FAF1-46C6-AED8-2F42D644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2">
    <w:name w:val="Table Grid2"/>
    <w:basedOn w:val="TableNormal"/>
    <w:next w:val="TableGrid"/>
    <w:uiPriority w:val="39"/>
    <w:rsid w:val="00E9280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B06C24-A8EE-41F1-ACCB-21A1D9C7286E}">
  <ds:schemaRefs>
    <ds:schemaRef ds:uri="http://schemas.openxmlformats.org/officeDocument/2006/bibliography"/>
  </ds:schemaRefs>
</ds:datastoreItem>
</file>

<file path=customXml/itemProps2.xml><?xml version="1.0" encoding="utf-8"?>
<ds:datastoreItem xmlns:ds="http://schemas.openxmlformats.org/officeDocument/2006/customXml" ds:itemID="{C8CF3BB0-AE62-4017-9CE8-E3F08B5FE407}">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5007D71C-051D-4843-8FA7-FF06CC3E3C86}">
  <ds:schemaRefs>
    <ds:schemaRef ds:uri="http://schemas.microsoft.com/sharepoint/v3/contenttype/forms"/>
  </ds:schemaRefs>
</ds:datastoreItem>
</file>

<file path=customXml/itemProps4.xml><?xml version="1.0" encoding="utf-8"?>
<ds:datastoreItem xmlns:ds="http://schemas.openxmlformats.org/officeDocument/2006/customXml" ds:itemID="{9E6C1ABE-5922-4EF2-B2EE-44BF49031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5189</Words>
  <Characters>29581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30</cp:revision>
  <cp:lastPrinted>2013-05-28T14:04:00Z</cp:lastPrinted>
  <dcterms:created xsi:type="dcterms:W3CDTF">2020-03-06T16:47:00Z</dcterms:created>
  <dcterms:modified xsi:type="dcterms:W3CDTF">2023-03-01T17:18:00Z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