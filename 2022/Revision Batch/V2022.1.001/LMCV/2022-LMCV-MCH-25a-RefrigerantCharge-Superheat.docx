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6E62B" w14:textId="77777777" w:rsidR="003621D0" w:rsidRPr="00D052CA" w:rsidRDefault="003621D0" w:rsidP="003621D0">
      <w:pPr>
        <w:rPr>
          <w:rFonts w:ascii="Calibri" w:eastAsia="Calibri" w:hAnsi="Calibri" w:cs="Calibri"/>
          <w:b/>
          <w:bCs/>
          <w:color w:val="201F1E"/>
        </w:rPr>
      </w:pPr>
      <w:r w:rsidRPr="00D052CA">
        <w:rPr>
          <w:rFonts w:asciiTheme="minorHAnsi" w:eastAsiaTheme="minorEastAsia" w:hAnsiTheme="minorHAnsi" w:cstheme="minorBidi"/>
          <w:b/>
          <w:bCs/>
          <w:sz w:val="24"/>
          <w:szCs w:val="24"/>
        </w:rPr>
        <w:t xml:space="preserve">CERTIFICATE OF </w:t>
      </w:r>
      <w:r w:rsidRPr="00D052CA">
        <w:rPr>
          <w:rFonts w:ascii="Calibri" w:eastAsia="Calibri" w:hAnsi="Calibri" w:cs="Calibri"/>
          <w:b/>
          <w:bCs/>
          <w:color w:val="201F1E"/>
          <w:sz w:val="24"/>
          <w:szCs w:val="24"/>
        </w:rPr>
        <w:t>VERIFICATION</w:t>
      </w:r>
    </w:p>
    <w:p w14:paraId="1A98D890" w14:textId="77777777" w:rsidR="003621D0" w:rsidRPr="00D052CA" w:rsidRDefault="003621D0" w:rsidP="003621D0">
      <w:pPr>
        <w:spacing w:line="259" w:lineRule="auto"/>
        <w:rPr>
          <w:rFonts w:ascii="Calibri" w:eastAsia="Calibri" w:hAnsi="Calibri" w:cs="Arial"/>
          <w:sz w:val="24"/>
          <w:szCs w:val="22"/>
        </w:rPr>
      </w:pPr>
      <w:r w:rsidRPr="00D052CA">
        <w:rPr>
          <w:rFonts w:ascii="Calibri" w:eastAsia="Calibri" w:hAnsi="Calibri" w:cs="Arial"/>
          <w:b/>
          <w:sz w:val="24"/>
          <w:szCs w:val="22"/>
        </w:rPr>
        <w:t>Note:</w:t>
      </w:r>
      <w:r w:rsidRPr="00D052CA">
        <w:rPr>
          <w:rFonts w:ascii="Calibri" w:eastAsia="Calibri" w:hAnsi="Calibri" w:cs="Arial"/>
          <w:bCs/>
          <w:sz w:val="24"/>
          <w:szCs w:val="22"/>
        </w:rPr>
        <w:t xml:space="preserve"> This table completed by HERS Registry.</w:t>
      </w:r>
    </w:p>
    <w:tbl>
      <w:tblPr>
        <w:tblStyle w:val="TableGrid2"/>
        <w:tblW w:w="4996" w:type="pct"/>
        <w:tblLook w:val="0020" w:firstRow="1" w:lastRow="0" w:firstColumn="0" w:lastColumn="0" w:noHBand="0" w:noVBand="0"/>
      </w:tblPr>
      <w:tblGrid>
        <w:gridCol w:w="5318"/>
        <w:gridCol w:w="5463"/>
      </w:tblGrid>
      <w:tr w:rsidR="003621D0" w:rsidRPr="00D052CA" w14:paraId="61BBE88B" w14:textId="77777777" w:rsidTr="00792D93">
        <w:trPr>
          <w:trHeight w:val="288"/>
        </w:trPr>
        <w:tc>
          <w:tcPr>
            <w:tcW w:w="5318" w:type="dxa"/>
          </w:tcPr>
          <w:p w14:paraId="74B8D717" w14:textId="77777777" w:rsidR="003621D0" w:rsidRPr="00D052CA" w:rsidRDefault="003621D0" w:rsidP="004C3947">
            <w:pPr>
              <w:rPr>
                <w:rFonts w:ascii="Calibri" w:hAnsi="Calibri"/>
                <w:sz w:val="24"/>
              </w:rPr>
            </w:pPr>
            <w:r w:rsidRPr="00D052CA">
              <w:rPr>
                <w:rFonts w:ascii="Calibri" w:hAnsi="Calibri"/>
                <w:sz w:val="24"/>
              </w:rPr>
              <w:t>Project Name:</w:t>
            </w:r>
          </w:p>
        </w:tc>
        <w:tc>
          <w:tcPr>
            <w:tcW w:w="5463" w:type="dxa"/>
          </w:tcPr>
          <w:p w14:paraId="722071D5" w14:textId="77777777" w:rsidR="003621D0" w:rsidRPr="00D052CA" w:rsidRDefault="003621D0" w:rsidP="004C3947">
            <w:pPr>
              <w:rPr>
                <w:rFonts w:ascii="Calibri" w:hAnsi="Calibri"/>
                <w:sz w:val="24"/>
              </w:rPr>
            </w:pPr>
            <w:r w:rsidRPr="00D052CA">
              <w:rPr>
                <w:rFonts w:ascii="Calibri" w:hAnsi="Calibri"/>
                <w:sz w:val="24"/>
              </w:rPr>
              <w:t>Enforcement Agency:</w:t>
            </w:r>
          </w:p>
        </w:tc>
      </w:tr>
      <w:tr w:rsidR="003621D0" w:rsidRPr="00D052CA" w14:paraId="2457DD03" w14:textId="77777777" w:rsidTr="00792D93">
        <w:trPr>
          <w:trHeight w:val="288"/>
        </w:trPr>
        <w:tc>
          <w:tcPr>
            <w:tcW w:w="5318" w:type="dxa"/>
          </w:tcPr>
          <w:p w14:paraId="00D5198E" w14:textId="77777777" w:rsidR="003621D0" w:rsidRPr="00D052CA" w:rsidRDefault="003621D0" w:rsidP="004C3947">
            <w:pPr>
              <w:rPr>
                <w:rFonts w:ascii="Calibri" w:hAnsi="Calibri"/>
                <w:sz w:val="24"/>
                <w:vertAlign w:val="superscript"/>
              </w:rPr>
            </w:pPr>
            <w:r w:rsidRPr="00D052CA">
              <w:rPr>
                <w:rFonts w:ascii="Calibri" w:hAnsi="Calibri"/>
                <w:sz w:val="24"/>
              </w:rPr>
              <w:t>Dwelling Address:</w:t>
            </w:r>
          </w:p>
        </w:tc>
        <w:tc>
          <w:tcPr>
            <w:tcW w:w="5463" w:type="dxa"/>
          </w:tcPr>
          <w:p w14:paraId="0A421622" w14:textId="77777777" w:rsidR="003621D0" w:rsidRPr="00D052CA" w:rsidRDefault="003621D0" w:rsidP="004C3947">
            <w:pPr>
              <w:rPr>
                <w:rFonts w:ascii="Calibri" w:hAnsi="Calibri"/>
                <w:sz w:val="24"/>
                <w:vertAlign w:val="superscript"/>
              </w:rPr>
            </w:pPr>
            <w:r w:rsidRPr="00D052CA">
              <w:rPr>
                <w:rFonts w:ascii="Calibri" w:hAnsi="Calibri"/>
                <w:sz w:val="24"/>
              </w:rPr>
              <w:t>Permit Number:</w:t>
            </w:r>
          </w:p>
        </w:tc>
      </w:tr>
      <w:tr w:rsidR="003621D0" w:rsidRPr="00D052CA" w14:paraId="56D67EE7" w14:textId="77777777" w:rsidTr="00792D93">
        <w:trPr>
          <w:trHeight w:val="288"/>
        </w:trPr>
        <w:tc>
          <w:tcPr>
            <w:tcW w:w="5318" w:type="dxa"/>
          </w:tcPr>
          <w:p w14:paraId="59C68615" w14:textId="77777777" w:rsidR="003621D0" w:rsidRPr="00D052CA" w:rsidRDefault="003621D0" w:rsidP="004C3947">
            <w:pPr>
              <w:rPr>
                <w:rFonts w:ascii="Calibri" w:hAnsi="Calibri"/>
                <w:sz w:val="24"/>
              </w:rPr>
            </w:pPr>
            <w:r w:rsidRPr="00D052CA">
              <w:rPr>
                <w:rFonts w:ascii="Calibri" w:hAnsi="Calibri"/>
                <w:sz w:val="24"/>
              </w:rPr>
              <w:t>City and Zip Code:</w:t>
            </w:r>
          </w:p>
        </w:tc>
        <w:tc>
          <w:tcPr>
            <w:tcW w:w="5463" w:type="dxa"/>
          </w:tcPr>
          <w:p w14:paraId="3012A87D" w14:textId="77777777" w:rsidR="003621D0" w:rsidRPr="00D052CA" w:rsidRDefault="003621D0" w:rsidP="004C3947">
            <w:pPr>
              <w:rPr>
                <w:rFonts w:ascii="Calibri" w:hAnsi="Calibri"/>
                <w:sz w:val="24"/>
                <w:szCs w:val="24"/>
              </w:rPr>
            </w:pPr>
            <w:r w:rsidRPr="00D052CA">
              <w:rPr>
                <w:rFonts w:ascii="Calibri" w:eastAsia="Calibri" w:hAnsi="Calibri" w:cs="Calibri"/>
                <w:color w:val="000000" w:themeColor="text1"/>
                <w:sz w:val="24"/>
                <w:szCs w:val="24"/>
              </w:rPr>
              <w:t>Permit Application Date</w:t>
            </w:r>
            <w:r w:rsidRPr="00D052CA">
              <w:rPr>
                <w:rFonts w:ascii="Calibri" w:hAnsi="Calibri"/>
                <w:sz w:val="24"/>
                <w:szCs w:val="24"/>
              </w:rPr>
              <w:t>:</w:t>
            </w:r>
          </w:p>
        </w:tc>
      </w:tr>
    </w:tbl>
    <w:p w14:paraId="63627805" w14:textId="77777777" w:rsidR="00792D93" w:rsidRPr="00D052CA" w:rsidRDefault="00792D93"/>
    <w:tbl>
      <w:tblPr>
        <w:tblW w:w="5001"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1"/>
        <w:gridCol w:w="4777"/>
        <w:gridCol w:w="5394"/>
      </w:tblGrid>
      <w:tr w:rsidR="001E16F8" w:rsidRPr="00D052CA" w14:paraId="7EB3F4A0" w14:textId="77777777" w:rsidTr="00874F0B">
        <w:trPr>
          <w:cantSplit/>
          <w:trHeight w:val="449"/>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EB3F49E" w14:textId="197E6C06" w:rsidR="001E16F8" w:rsidRPr="00D052CA" w:rsidRDefault="00874F0B" w:rsidP="00B721EB">
            <w:pPr>
              <w:keepNext/>
              <w:rPr>
                <w:rFonts w:asciiTheme="minorHAnsi" w:hAnsiTheme="minorHAnsi"/>
                <w:b/>
                <w:szCs w:val="18"/>
              </w:rPr>
            </w:pPr>
            <w:r w:rsidRPr="00D052CA">
              <w:br w:type="page"/>
            </w:r>
            <w:r w:rsidR="001E16F8" w:rsidRPr="00D052CA">
              <w:rPr>
                <w:rFonts w:asciiTheme="minorHAnsi" w:hAnsiTheme="minorHAnsi"/>
                <w:b/>
                <w:szCs w:val="18"/>
              </w:rPr>
              <w:t>A. System Information</w:t>
            </w:r>
          </w:p>
          <w:p w14:paraId="7EB3F49F" w14:textId="77777777"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HERS Rater to field-verify all system information, discrepancies to be noted by overwriting entry.</w:t>
            </w:r>
          </w:p>
        </w:tc>
      </w:tr>
      <w:tr w:rsidR="001E16F8" w:rsidRPr="00D052CA" w14:paraId="7EB3F4A4" w14:textId="77777777" w:rsidTr="00874F0B">
        <w:trPr>
          <w:cantSplit/>
          <w:trHeight w:val="288"/>
        </w:trPr>
        <w:tc>
          <w:tcPr>
            <w:tcW w:w="288" w:type="pct"/>
            <w:vAlign w:val="center"/>
          </w:tcPr>
          <w:p w14:paraId="7EB3F4A1"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01</w:t>
            </w:r>
          </w:p>
        </w:tc>
        <w:tc>
          <w:tcPr>
            <w:tcW w:w="2213" w:type="pct"/>
            <w:vAlign w:val="center"/>
          </w:tcPr>
          <w:p w14:paraId="7EB3F4A2" w14:textId="7C4BC870" w:rsidR="001E16F8" w:rsidRPr="00D052CA" w:rsidRDefault="0039646C"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Space Conditioning </w:t>
            </w:r>
            <w:r w:rsidR="001E16F8" w:rsidRPr="00D052CA">
              <w:rPr>
                <w:rFonts w:asciiTheme="minorHAnsi" w:hAnsiTheme="minorHAnsi"/>
                <w:sz w:val="18"/>
                <w:szCs w:val="18"/>
              </w:rPr>
              <w:t>System Identification or Name</w:t>
            </w:r>
          </w:p>
        </w:tc>
        <w:tc>
          <w:tcPr>
            <w:tcW w:w="2499" w:type="pct"/>
            <w:vAlign w:val="center"/>
          </w:tcPr>
          <w:p w14:paraId="7EB3F4A3" w14:textId="77777777" w:rsidR="001E16F8" w:rsidRPr="00D052CA" w:rsidRDefault="001E16F8" w:rsidP="00B721EB">
            <w:pPr>
              <w:pStyle w:val="Header"/>
              <w:tabs>
                <w:tab w:val="clear" w:pos="4320"/>
                <w:tab w:val="clear" w:pos="8640"/>
              </w:tabs>
              <w:rPr>
                <w:rFonts w:asciiTheme="minorHAnsi" w:hAnsiTheme="minorHAnsi"/>
                <w:sz w:val="18"/>
                <w:szCs w:val="18"/>
              </w:rPr>
            </w:pPr>
          </w:p>
        </w:tc>
      </w:tr>
      <w:tr w:rsidR="001E16F8" w:rsidRPr="00D052CA" w14:paraId="7EB3F4A8" w14:textId="77777777" w:rsidTr="00874F0B">
        <w:trPr>
          <w:cantSplit/>
          <w:trHeight w:val="288"/>
        </w:trPr>
        <w:tc>
          <w:tcPr>
            <w:tcW w:w="288" w:type="pct"/>
            <w:vAlign w:val="center"/>
          </w:tcPr>
          <w:p w14:paraId="7EB3F4A5"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02</w:t>
            </w:r>
          </w:p>
        </w:tc>
        <w:tc>
          <w:tcPr>
            <w:tcW w:w="2213" w:type="pct"/>
            <w:vAlign w:val="center"/>
          </w:tcPr>
          <w:p w14:paraId="7EB3F4A6" w14:textId="479A108B" w:rsidR="001E16F8" w:rsidRPr="00D052CA" w:rsidRDefault="0039646C"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Space Conditioning </w:t>
            </w:r>
            <w:r w:rsidR="001E16F8" w:rsidRPr="00D052CA">
              <w:rPr>
                <w:rFonts w:asciiTheme="minorHAnsi" w:hAnsiTheme="minorHAnsi"/>
                <w:sz w:val="18"/>
                <w:szCs w:val="18"/>
              </w:rPr>
              <w:t>System Location or Area Served</w:t>
            </w:r>
          </w:p>
        </w:tc>
        <w:tc>
          <w:tcPr>
            <w:tcW w:w="2499" w:type="pct"/>
            <w:vAlign w:val="center"/>
          </w:tcPr>
          <w:p w14:paraId="7EB3F4A7" w14:textId="77777777" w:rsidR="001E16F8" w:rsidRPr="00D052CA" w:rsidRDefault="001E16F8" w:rsidP="00B721EB">
            <w:pPr>
              <w:rPr>
                <w:rFonts w:asciiTheme="minorHAnsi" w:hAnsiTheme="minorHAnsi"/>
                <w:sz w:val="18"/>
                <w:szCs w:val="18"/>
              </w:rPr>
            </w:pPr>
          </w:p>
        </w:tc>
      </w:tr>
      <w:tr w:rsidR="001E16F8" w:rsidRPr="00D052CA" w14:paraId="7EB3F4AC" w14:textId="77777777" w:rsidTr="00874F0B">
        <w:trPr>
          <w:cantSplit/>
          <w:trHeight w:val="288"/>
        </w:trPr>
        <w:tc>
          <w:tcPr>
            <w:tcW w:w="288" w:type="pct"/>
            <w:vAlign w:val="center"/>
          </w:tcPr>
          <w:p w14:paraId="7EB3F4A9"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03</w:t>
            </w:r>
          </w:p>
        </w:tc>
        <w:tc>
          <w:tcPr>
            <w:tcW w:w="2213" w:type="pct"/>
            <w:vAlign w:val="center"/>
          </w:tcPr>
          <w:p w14:paraId="7EB3F4AA" w14:textId="7AD4CA67" w:rsidR="001E16F8" w:rsidRPr="00D052CA" w:rsidRDefault="001E16F8" w:rsidP="009C05F0">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Condenser (or package unit) </w:t>
            </w:r>
            <w:r w:rsidR="009C05F0" w:rsidRPr="00D052CA">
              <w:rPr>
                <w:rFonts w:asciiTheme="minorHAnsi" w:hAnsiTheme="minorHAnsi"/>
                <w:sz w:val="18"/>
                <w:szCs w:val="18"/>
              </w:rPr>
              <w:t>M</w:t>
            </w:r>
            <w:r w:rsidRPr="00D052CA">
              <w:rPr>
                <w:rFonts w:asciiTheme="minorHAnsi" w:hAnsiTheme="minorHAnsi"/>
                <w:sz w:val="18"/>
                <w:szCs w:val="18"/>
              </w:rPr>
              <w:t xml:space="preserve">ake or </w:t>
            </w:r>
            <w:r w:rsidR="009C05F0" w:rsidRPr="00D052CA">
              <w:rPr>
                <w:rFonts w:asciiTheme="minorHAnsi" w:hAnsiTheme="minorHAnsi"/>
                <w:sz w:val="18"/>
                <w:szCs w:val="18"/>
              </w:rPr>
              <w:t>B</w:t>
            </w:r>
            <w:r w:rsidRPr="00D052CA">
              <w:rPr>
                <w:rFonts w:asciiTheme="minorHAnsi" w:hAnsiTheme="minorHAnsi"/>
                <w:sz w:val="18"/>
                <w:szCs w:val="18"/>
              </w:rPr>
              <w:t>rand</w:t>
            </w:r>
          </w:p>
        </w:tc>
        <w:tc>
          <w:tcPr>
            <w:tcW w:w="2499" w:type="pct"/>
            <w:vAlign w:val="center"/>
          </w:tcPr>
          <w:p w14:paraId="7EB3F4AB" w14:textId="77777777" w:rsidR="001E16F8" w:rsidRPr="00D052CA" w:rsidRDefault="001E16F8" w:rsidP="00B721EB">
            <w:pPr>
              <w:rPr>
                <w:rFonts w:asciiTheme="minorHAnsi" w:hAnsiTheme="minorHAnsi"/>
                <w:sz w:val="18"/>
                <w:szCs w:val="18"/>
              </w:rPr>
            </w:pPr>
          </w:p>
        </w:tc>
      </w:tr>
      <w:tr w:rsidR="001E16F8" w:rsidRPr="00D052CA" w14:paraId="7EB3F4B0" w14:textId="77777777" w:rsidTr="00874F0B">
        <w:trPr>
          <w:cantSplit/>
          <w:trHeight w:val="288"/>
        </w:trPr>
        <w:tc>
          <w:tcPr>
            <w:tcW w:w="288" w:type="pct"/>
            <w:vAlign w:val="center"/>
          </w:tcPr>
          <w:p w14:paraId="7EB3F4AD"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04</w:t>
            </w:r>
          </w:p>
        </w:tc>
        <w:tc>
          <w:tcPr>
            <w:tcW w:w="2213" w:type="pct"/>
            <w:vAlign w:val="center"/>
          </w:tcPr>
          <w:p w14:paraId="7EB3F4AE" w14:textId="5065D404" w:rsidR="001E16F8" w:rsidRPr="00D052CA" w:rsidRDefault="001E16F8" w:rsidP="009C05F0">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Condenser (or package unit) </w:t>
            </w:r>
            <w:r w:rsidR="009C05F0" w:rsidRPr="00D052CA">
              <w:rPr>
                <w:rFonts w:asciiTheme="minorHAnsi" w:hAnsiTheme="minorHAnsi"/>
                <w:sz w:val="18"/>
                <w:szCs w:val="18"/>
              </w:rPr>
              <w:t>M</w:t>
            </w:r>
            <w:r w:rsidRPr="00D052CA">
              <w:rPr>
                <w:rFonts w:asciiTheme="minorHAnsi" w:hAnsiTheme="minorHAnsi"/>
                <w:sz w:val="18"/>
                <w:szCs w:val="18"/>
              </w:rPr>
              <w:t xml:space="preserve">odel </w:t>
            </w:r>
            <w:r w:rsidR="009C05F0" w:rsidRPr="00D052CA">
              <w:rPr>
                <w:rFonts w:asciiTheme="minorHAnsi" w:hAnsiTheme="minorHAnsi"/>
                <w:sz w:val="18"/>
                <w:szCs w:val="18"/>
              </w:rPr>
              <w:t>N</w:t>
            </w:r>
            <w:r w:rsidRPr="00D052CA">
              <w:rPr>
                <w:rFonts w:asciiTheme="minorHAnsi" w:hAnsiTheme="minorHAnsi"/>
                <w:sz w:val="18"/>
                <w:szCs w:val="18"/>
              </w:rPr>
              <w:t>umber</w:t>
            </w:r>
          </w:p>
        </w:tc>
        <w:tc>
          <w:tcPr>
            <w:tcW w:w="2499" w:type="pct"/>
            <w:vAlign w:val="center"/>
          </w:tcPr>
          <w:p w14:paraId="7EB3F4AF" w14:textId="77777777" w:rsidR="001E16F8" w:rsidRPr="00D052CA" w:rsidRDefault="001E16F8" w:rsidP="00B721EB">
            <w:pPr>
              <w:rPr>
                <w:rFonts w:asciiTheme="minorHAnsi" w:hAnsiTheme="minorHAnsi"/>
                <w:sz w:val="18"/>
                <w:szCs w:val="18"/>
              </w:rPr>
            </w:pPr>
          </w:p>
        </w:tc>
      </w:tr>
      <w:tr w:rsidR="001E16F8" w:rsidRPr="00D052CA" w14:paraId="7EB3F4B4" w14:textId="77777777" w:rsidTr="00874F0B">
        <w:trPr>
          <w:cantSplit/>
          <w:trHeight w:val="288"/>
        </w:trPr>
        <w:tc>
          <w:tcPr>
            <w:tcW w:w="288" w:type="pct"/>
            <w:vAlign w:val="center"/>
          </w:tcPr>
          <w:p w14:paraId="7EB3F4B1"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05</w:t>
            </w:r>
          </w:p>
        </w:tc>
        <w:tc>
          <w:tcPr>
            <w:tcW w:w="2213" w:type="pct"/>
            <w:vAlign w:val="center"/>
          </w:tcPr>
          <w:p w14:paraId="7EB3F4B2" w14:textId="6D838E5E"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Nominal Cooling Capacity (tons) of Condenser</w:t>
            </w:r>
          </w:p>
        </w:tc>
        <w:tc>
          <w:tcPr>
            <w:tcW w:w="2499" w:type="pct"/>
            <w:vAlign w:val="center"/>
          </w:tcPr>
          <w:p w14:paraId="7EB3F4B3" w14:textId="77777777" w:rsidR="001E16F8" w:rsidRPr="00D052CA" w:rsidRDefault="001E16F8" w:rsidP="00B721EB">
            <w:pPr>
              <w:rPr>
                <w:rFonts w:asciiTheme="minorHAnsi" w:hAnsiTheme="minorHAnsi"/>
                <w:sz w:val="18"/>
                <w:szCs w:val="18"/>
              </w:rPr>
            </w:pPr>
          </w:p>
        </w:tc>
      </w:tr>
      <w:tr w:rsidR="001E16F8" w:rsidRPr="00D052CA" w14:paraId="7EB3F4B8" w14:textId="77777777" w:rsidTr="00874F0B">
        <w:trPr>
          <w:cantSplit/>
          <w:trHeight w:val="288"/>
        </w:trPr>
        <w:tc>
          <w:tcPr>
            <w:tcW w:w="288" w:type="pct"/>
            <w:vAlign w:val="center"/>
          </w:tcPr>
          <w:p w14:paraId="7EB3F4B5"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06</w:t>
            </w:r>
          </w:p>
        </w:tc>
        <w:tc>
          <w:tcPr>
            <w:tcW w:w="2213" w:type="pct"/>
            <w:vAlign w:val="center"/>
          </w:tcPr>
          <w:p w14:paraId="7EB3F4B6" w14:textId="6AF9A215" w:rsidR="001E16F8" w:rsidRPr="00D052CA" w:rsidRDefault="001E16F8" w:rsidP="009C05F0">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Condenser (or package unit) </w:t>
            </w:r>
            <w:r w:rsidR="009C05F0" w:rsidRPr="00D052CA">
              <w:rPr>
                <w:rFonts w:asciiTheme="minorHAnsi" w:hAnsiTheme="minorHAnsi"/>
                <w:sz w:val="18"/>
                <w:szCs w:val="18"/>
              </w:rPr>
              <w:t>S</w:t>
            </w:r>
            <w:r w:rsidRPr="00D052CA">
              <w:rPr>
                <w:rFonts w:asciiTheme="minorHAnsi" w:hAnsiTheme="minorHAnsi"/>
                <w:sz w:val="18"/>
                <w:szCs w:val="18"/>
              </w:rPr>
              <w:t xml:space="preserve">erial </w:t>
            </w:r>
            <w:r w:rsidR="009C05F0" w:rsidRPr="00D052CA">
              <w:rPr>
                <w:rFonts w:asciiTheme="minorHAnsi" w:hAnsiTheme="minorHAnsi"/>
                <w:sz w:val="18"/>
                <w:szCs w:val="18"/>
              </w:rPr>
              <w:t>N</w:t>
            </w:r>
            <w:r w:rsidRPr="00D052CA">
              <w:rPr>
                <w:rFonts w:asciiTheme="minorHAnsi" w:hAnsiTheme="minorHAnsi"/>
                <w:sz w:val="18"/>
                <w:szCs w:val="18"/>
              </w:rPr>
              <w:t>umber</w:t>
            </w:r>
          </w:p>
        </w:tc>
        <w:tc>
          <w:tcPr>
            <w:tcW w:w="2499" w:type="pct"/>
            <w:vAlign w:val="center"/>
          </w:tcPr>
          <w:p w14:paraId="7EB3F4B7" w14:textId="77777777" w:rsidR="001E16F8" w:rsidRPr="00D052CA" w:rsidRDefault="001E16F8" w:rsidP="00B721EB">
            <w:pPr>
              <w:rPr>
                <w:rFonts w:asciiTheme="minorHAnsi" w:hAnsiTheme="minorHAnsi"/>
                <w:sz w:val="18"/>
                <w:szCs w:val="18"/>
              </w:rPr>
            </w:pPr>
          </w:p>
        </w:tc>
      </w:tr>
      <w:tr w:rsidR="001E16F8" w:rsidRPr="00D052CA" w14:paraId="7EB3F4BC" w14:textId="77777777" w:rsidTr="00874F0B">
        <w:trPr>
          <w:cantSplit/>
          <w:trHeight w:val="288"/>
        </w:trPr>
        <w:tc>
          <w:tcPr>
            <w:tcW w:w="288" w:type="pct"/>
            <w:vAlign w:val="center"/>
          </w:tcPr>
          <w:p w14:paraId="7EB3F4B9"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07</w:t>
            </w:r>
          </w:p>
        </w:tc>
        <w:tc>
          <w:tcPr>
            <w:tcW w:w="2213" w:type="pct"/>
            <w:vAlign w:val="center"/>
          </w:tcPr>
          <w:p w14:paraId="7EB3F4BA" w14:textId="05CBFC1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Refrigerant Type</w:t>
            </w:r>
          </w:p>
        </w:tc>
        <w:tc>
          <w:tcPr>
            <w:tcW w:w="2499" w:type="pct"/>
            <w:vAlign w:val="center"/>
          </w:tcPr>
          <w:p w14:paraId="7EB3F4BB" w14:textId="77777777" w:rsidR="001E16F8" w:rsidRPr="00D052CA" w:rsidRDefault="001E16F8" w:rsidP="00B721EB">
            <w:pPr>
              <w:pStyle w:val="Header"/>
              <w:tabs>
                <w:tab w:val="clear" w:pos="4320"/>
                <w:tab w:val="clear" w:pos="8640"/>
              </w:tabs>
              <w:rPr>
                <w:rFonts w:asciiTheme="minorHAnsi" w:hAnsiTheme="minorHAnsi"/>
                <w:sz w:val="18"/>
                <w:szCs w:val="18"/>
              </w:rPr>
            </w:pPr>
          </w:p>
        </w:tc>
      </w:tr>
      <w:tr w:rsidR="001E16F8" w:rsidRPr="00D052CA" w14:paraId="7EB3F4C0" w14:textId="77777777" w:rsidTr="00874F0B">
        <w:trPr>
          <w:cantSplit/>
          <w:trHeight w:val="288"/>
        </w:trPr>
        <w:tc>
          <w:tcPr>
            <w:tcW w:w="288" w:type="pct"/>
            <w:vAlign w:val="center"/>
          </w:tcPr>
          <w:p w14:paraId="7EB3F4BD"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08</w:t>
            </w:r>
          </w:p>
        </w:tc>
        <w:tc>
          <w:tcPr>
            <w:tcW w:w="2213" w:type="pct"/>
            <w:vAlign w:val="center"/>
          </w:tcPr>
          <w:p w14:paraId="7EB3F4BE" w14:textId="7D92A69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Other Refrigerant Type (if applicable)</w:t>
            </w:r>
          </w:p>
        </w:tc>
        <w:tc>
          <w:tcPr>
            <w:tcW w:w="2499" w:type="pct"/>
            <w:vAlign w:val="center"/>
          </w:tcPr>
          <w:p w14:paraId="7EB3F4BF" w14:textId="77777777" w:rsidR="001E16F8" w:rsidRPr="00D052CA" w:rsidRDefault="001E16F8" w:rsidP="00B721EB">
            <w:pPr>
              <w:rPr>
                <w:rFonts w:asciiTheme="minorHAnsi" w:hAnsiTheme="minorHAnsi"/>
                <w:sz w:val="18"/>
                <w:szCs w:val="18"/>
              </w:rPr>
            </w:pPr>
          </w:p>
        </w:tc>
      </w:tr>
      <w:tr w:rsidR="00FA6AAA" w:rsidRPr="00D052CA" w14:paraId="4F414F08" w14:textId="77777777" w:rsidTr="00874F0B">
        <w:trPr>
          <w:cantSplit/>
          <w:trHeight w:val="288"/>
        </w:trPr>
        <w:tc>
          <w:tcPr>
            <w:tcW w:w="288" w:type="pct"/>
            <w:vAlign w:val="center"/>
          </w:tcPr>
          <w:p w14:paraId="0EDB80BC" w14:textId="1781B3D6" w:rsidR="00FA6AAA"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09</w:t>
            </w:r>
          </w:p>
        </w:tc>
        <w:tc>
          <w:tcPr>
            <w:tcW w:w="2213" w:type="pct"/>
            <w:vAlign w:val="center"/>
          </w:tcPr>
          <w:p w14:paraId="15E66F10" w14:textId="7E0DDD72" w:rsidR="00FA6AAA" w:rsidRPr="00D052CA" w:rsidRDefault="00FA6AAA" w:rsidP="00B721EB">
            <w:pPr>
              <w:pStyle w:val="Header"/>
              <w:tabs>
                <w:tab w:val="clear" w:pos="4320"/>
                <w:tab w:val="clear" w:pos="8640"/>
              </w:tabs>
              <w:rPr>
                <w:rFonts w:ascii="Calibri" w:hAnsi="Calibri"/>
                <w:sz w:val="18"/>
                <w:szCs w:val="18"/>
              </w:rPr>
            </w:pPr>
            <w:r w:rsidRPr="00D052CA">
              <w:rPr>
                <w:rFonts w:ascii="Calibri" w:hAnsi="Calibri"/>
                <w:sz w:val="18"/>
                <w:szCs w:val="18"/>
              </w:rPr>
              <w:t>Liquid Line Filter Driers Installed According to Manufacturer’s Specifications (if applicable)</w:t>
            </w:r>
          </w:p>
        </w:tc>
        <w:tc>
          <w:tcPr>
            <w:tcW w:w="2499" w:type="pct"/>
            <w:vAlign w:val="center"/>
          </w:tcPr>
          <w:p w14:paraId="443F6638" w14:textId="77777777" w:rsidR="00FA6AAA" w:rsidRPr="00D052CA" w:rsidRDefault="00FA6AAA" w:rsidP="00B721EB">
            <w:pPr>
              <w:rPr>
                <w:rFonts w:asciiTheme="minorHAnsi" w:hAnsiTheme="minorHAnsi"/>
                <w:sz w:val="18"/>
                <w:szCs w:val="18"/>
              </w:rPr>
            </w:pPr>
          </w:p>
        </w:tc>
      </w:tr>
      <w:tr w:rsidR="001E16F8" w:rsidRPr="00D052CA" w14:paraId="7EB3F4C4" w14:textId="77777777" w:rsidTr="00874F0B">
        <w:trPr>
          <w:cantSplit/>
          <w:trHeight w:val="288"/>
        </w:trPr>
        <w:tc>
          <w:tcPr>
            <w:tcW w:w="288" w:type="pct"/>
            <w:vAlign w:val="center"/>
          </w:tcPr>
          <w:p w14:paraId="7EB3F4C1" w14:textId="51F61812"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10</w:t>
            </w:r>
          </w:p>
        </w:tc>
        <w:tc>
          <w:tcPr>
            <w:tcW w:w="2213" w:type="pct"/>
            <w:vAlign w:val="center"/>
          </w:tcPr>
          <w:p w14:paraId="7EB3F4C2" w14:textId="74F56282" w:rsidR="001E16F8" w:rsidRPr="00D052CA" w:rsidRDefault="00FB4F4C" w:rsidP="00B721EB">
            <w:pPr>
              <w:pStyle w:val="Header"/>
              <w:tabs>
                <w:tab w:val="clear" w:pos="4320"/>
                <w:tab w:val="clear" w:pos="8640"/>
              </w:tabs>
              <w:rPr>
                <w:rFonts w:asciiTheme="minorHAnsi" w:hAnsiTheme="minorHAnsi"/>
                <w:sz w:val="18"/>
                <w:szCs w:val="18"/>
              </w:rPr>
            </w:pPr>
            <w:r w:rsidRPr="00D052CA">
              <w:rPr>
                <w:rFonts w:ascii="Calibri" w:hAnsi="Calibri"/>
                <w:sz w:val="18"/>
                <w:szCs w:val="18"/>
              </w:rPr>
              <w:t xml:space="preserve">System Installation </w:t>
            </w:r>
            <w:r w:rsidR="001E16F8" w:rsidRPr="00D052CA">
              <w:rPr>
                <w:rFonts w:asciiTheme="minorHAnsi" w:hAnsiTheme="minorHAnsi"/>
                <w:sz w:val="18"/>
                <w:szCs w:val="18"/>
              </w:rPr>
              <w:t>Type</w:t>
            </w:r>
          </w:p>
        </w:tc>
        <w:tc>
          <w:tcPr>
            <w:tcW w:w="2499" w:type="pct"/>
            <w:vAlign w:val="center"/>
          </w:tcPr>
          <w:p w14:paraId="7EB3F4C3" w14:textId="77777777" w:rsidR="001E16F8" w:rsidRPr="00D052CA" w:rsidRDefault="001E16F8" w:rsidP="00B721EB">
            <w:pPr>
              <w:rPr>
                <w:rFonts w:asciiTheme="minorHAnsi" w:hAnsiTheme="minorHAnsi"/>
                <w:sz w:val="18"/>
                <w:szCs w:val="18"/>
              </w:rPr>
            </w:pPr>
          </w:p>
        </w:tc>
      </w:tr>
      <w:tr w:rsidR="001E16F8" w:rsidRPr="00D052CA" w14:paraId="7EB3F4C8" w14:textId="77777777" w:rsidTr="00874F0B">
        <w:trPr>
          <w:cantSplit/>
          <w:trHeight w:val="288"/>
        </w:trPr>
        <w:tc>
          <w:tcPr>
            <w:tcW w:w="288" w:type="pct"/>
            <w:vAlign w:val="center"/>
          </w:tcPr>
          <w:p w14:paraId="7EB3F4C5" w14:textId="6906571C"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11</w:t>
            </w:r>
          </w:p>
        </w:tc>
        <w:tc>
          <w:tcPr>
            <w:tcW w:w="2213" w:type="pct"/>
            <w:vAlign w:val="center"/>
          </w:tcPr>
          <w:p w14:paraId="0BDF5650" w14:textId="6931AC2F" w:rsidR="009C05F0" w:rsidRPr="00D052CA" w:rsidRDefault="00962512"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Fault Indicator Display</w:t>
            </w:r>
            <w:r w:rsidR="001E16F8" w:rsidRPr="00D052CA">
              <w:rPr>
                <w:rFonts w:asciiTheme="minorHAnsi" w:hAnsiTheme="minorHAnsi"/>
                <w:sz w:val="18"/>
                <w:szCs w:val="18"/>
              </w:rPr>
              <w:t xml:space="preserve"> (</w:t>
            </w:r>
            <w:r w:rsidRPr="00D052CA">
              <w:rPr>
                <w:rFonts w:asciiTheme="minorHAnsi" w:hAnsiTheme="minorHAnsi"/>
                <w:sz w:val="18"/>
                <w:szCs w:val="18"/>
              </w:rPr>
              <w:t>FID</w:t>
            </w:r>
            <w:r w:rsidR="001E16F8" w:rsidRPr="00D052CA">
              <w:rPr>
                <w:rFonts w:asciiTheme="minorHAnsi" w:hAnsiTheme="minorHAnsi"/>
                <w:sz w:val="18"/>
                <w:szCs w:val="18"/>
              </w:rPr>
              <w:t>) Status</w:t>
            </w:r>
          </w:p>
          <w:p w14:paraId="7EB3F4C6" w14:textId="31A77B24"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(Note: Even systems with </w:t>
            </w:r>
            <w:proofErr w:type="gramStart"/>
            <w:r w:rsidRPr="00D052CA">
              <w:rPr>
                <w:rFonts w:asciiTheme="minorHAnsi" w:hAnsiTheme="minorHAnsi"/>
                <w:sz w:val="18"/>
                <w:szCs w:val="18"/>
              </w:rPr>
              <w:t>a</w:t>
            </w:r>
            <w:proofErr w:type="gramEnd"/>
            <w:r w:rsidRPr="00D052CA">
              <w:rPr>
                <w:rFonts w:asciiTheme="minorHAnsi" w:hAnsiTheme="minorHAnsi"/>
                <w:sz w:val="18"/>
                <w:szCs w:val="18"/>
              </w:rPr>
              <w:t xml:space="preserve"> </w:t>
            </w:r>
            <w:r w:rsidR="00962512" w:rsidRPr="00D052CA">
              <w:rPr>
                <w:rFonts w:asciiTheme="minorHAnsi" w:hAnsiTheme="minorHAnsi"/>
                <w:sz w:val="18"/>
                <w:szCs w:val="18"/>
              </w:rPr>
              <w:t>FID</w:t>
            </w:r>
            <w:r w:rsidRPr="00D052CA">
              <w:rPr>
                <w:rFonts w:asciiTheme="minorHAnsi" w:hAnsiTheme="minorHAnsi"/>
                <w:sz w:val="18"/>
                <w:szCs w:val="18"/>
              </w:rPr>
              <w:t xml:space="preserve"> must have refrigerant charge verified by installer)</w:t>
            </w:r>
          </w:p>
        </w:tc>
        <w:tc>
          <w:tcPr>
            <w:tcW w:w="2499" w:type="pct"/>
            <w:vAlign w:val="center"/>
          </w:tcPr>
          <w:p w14:paraId="7EB3F4C7" w14:textId="77777777" w:rsidR="001E16F8" w:rsidRPr="00D052CA" w:rsidRDefault="001E16F8" w:rsidP="00B721EB">
            <w:pPr>
              <w:rPr>
                <w:rFonts w:asciiTheme="minorHAnsi" w:hAnsiTheme="minorHAnsi"/>
                <w:sz w:val="18"/>
                <w:szCs w:val="18"/>
              </w:rPr>
            </w:pPr>
          </w:p>
        </w:tc>
      </w:tr>
      <w:tr w:rsidR="001E16F8" w:rsidRPr="00D052CA" w14:paraId="7EB3F4CC" w14:textId="77777777" w:rsidTr="00874F0B">
        <w:trPr>
          <w:cantSplit/>
          <w:trHeight w:val="288"/>
        </w:trPr>
        <w:tc>
          <w:tcPr>
            <w:tcW w:w="288" w:type="pct"/>
            <w:vAlign w:val="center"/>
          </w:tcPr>
          <w:p w14:paraId="7EB3F4C9" w14:textId="012BD56B"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12</w:t>
            </w:r>
          </w:p>
        </w:tc>
        <w:tc>
          <w:tcPr>
            <w:tcW w:w="2213" w:type="pct"/>
            <w:vAlign w:val="center"/>
          </w:tcPr>
          <w:p w14:paraId="7EB3F4CA" w14:textId="3DF2EC11"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Is the system of a type that the minimum airflow can be verified </w:t>
            </w:r>
            <w:r w:rsidR="00B10881" w:rsidRPr="00D052CA">
              <w:rPr>
                <w:rFonts w:ascii="Calibri" w:hAnsi="Calibri"/>
                <w:sz w:val="18"/>
                <w:szCs w:val="18"/>
              </w:rPr>
              <w:t>for all indoor units</w:t>
            </w:r>
            <w:r w:rsidR="00B10881" w:rsidRPr="00D052CA">
              <w:rPr>
                <w:rFonts w:ascii="Calibri" w:hAnsi="Calibri"/>
              </w:rPr>
              <w:t xml:space="preserve"> </w:t>
            </w:r>
            <w:r w:rsidRPr="00D052CA">
              <w:rPr>
                <w:rFonts w:asciiTheme="minorHAnsi" w:hAnsiTheme="minorHAnsi"/>
                <w:sz w:val="18"/>
                <w:szCs w:val="18"/>
              </w:rPr>
              <w:t>using an approved measurement procedure (RA3.3 or RA</w:t>
            </w:r>
            <w:r w:rsidR="00E675D1" w:rsidRPr="00D052CA">
              <w:rPr>
                <w:rFonts w:asciiTheme="minorHAnsi" w:hAnsiTheme="minorHAnsi"/>
                <w:sz w:val="18"/>
                <w:szCs w:val="18"/>
              </w:rPr>
              <w:t>3.3.3</w:t>
            </w:r>
            <w:r w:rsidRPr="00D052CA">
              <w:rPr>
                <w:rFonts w:asciiTheme="minorHAnsi" w:hAnsiTheme="minorHAnsi"/>
                <w:sz w:val="18"/>
                <w:szCs w:val="18"/>
              </w:rPr>
              <w:t>)?</w:t>
            </w:r>
          </w:p>
        </w:tc>
        <w:tc>
          <w:tcPr>
            <w:tcW w:w="2499" w:type="pct"/>
            <w:vAlign w:val="center"/>
          </w:tcPr>
          <w:p w14:paraId="7EB3F4CB" w14:textId="77777777" w:rsidR="001E16F8" w:rsidRPr="00D052CA" w:rsidRDefault="001E16F8" w:rsidP="00B721EB">
            <w:pPr>
              <w:rPr>
                <w:rFonts w:asciiTheme="minorHAnsi" w:hAnsiTheme="minorHAnsi"/>
                <w:sz w:val="18"/>
                <w:szCs w:val="18"/>
              </w:rPr>
            </w:pPr>
          </w:p>
        </w:tc>
      </w:tr>
      <w:tr w:rsidR="001E16F8" w:rsidRPr="00D052CA" w14:paraId="7EB3F4D0" w14:textId="77777777" w:rsidTr="00874F0B">
        <w:trPr>
          <w:cantSplit/>
          <w:trHeight w:val="288"/>
        </w:trPr>
        <w:tc>
          <w:tcPr>
            <w:tcW w:w="288" w:type="pct"/>
            <w:vAlign w:val="center"/>
          </w:tcPr>
          <w:p w14:paraId="7EB3F4CD" w14:textId="09A72C56"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13</w:t>
            </w:r>
          </w:p>
        </w:tc>
        <w:tc>
          <w:tcPr>
            <w:tcW w:w="2213" w:type="pct"/>
            <w:vAlign w:val="center"/>
          </w:tcPr>
          <w:p w14:paraId="7EB3F4CE"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99" w:type="pct"/>
            <w:vAlign w:val="center"/>
          </w:tcPr>
          <w:p w14:paraId="7EB3F4CF" w14:textId="77777777" w:rsidR="001E16F8" w:rsidRPr="00D052CA" w:rsidRDefault="001E16F8" w:rsidP="00B721EB">
            <w:pPr>
              <w:rPr>
                <w:rFonts w:asciiTheme="minorHAnsi" w:hAnsiTheme="minorHAnsi"/>
                <w:sz w:val="18"/>
                <w:szCs w:val="18"/>
              </w:rPr>
            </w:pPr>
          </w:p>
        </w:tc>
      </w:tr>
      <w:tr w:rsidR="001E16F8" w:rsidRPr="00D052CA" w14:paraId="7EB3F4D4" w14:textId="77777777" w:rsidTr="00874F0B">
        <w:trPr>
          <w:cantSplit/>
          <w:trHeight w:val="288"/>
        </w:trPr>
        <w:tc>
          <w:tcPr>
            <w:tcW w:w="288" w:type="pct"/>
            <w:vAlign w:val="center"/>
          </w:tcPr>
          <w:p w14:paraId="7EB3F4D1" w14:textId="6D5C9723"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14</w:t>
            </w:r>
          </w:p>
        </w:tc>
        <w:tc>
          <w:tcPr>
            <w:tcW w:w="2213" w:type="pct"/>
            <w:vAlign w:val="center"/>
          </w:tcPr>
          <w:p w14:paraId="7EB3F4D2" w14:textId="6588DF30"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Date of HERS Rater Refrigerant Charge Verification for this system</w:t>
            </w:r>
          </w:p>
        </w:tc>
        <w:tc>
          <w:tcPr>
            <w:tcW w:w="2499" w:type="pct"/>
            <w:vAlign w:val="center"/>
          </w:tcPr>
          <w:p w14:paraId="7EB3F4D3" w14:textId="77777777" w:rsidR="001E16F8" w:rsidRPr="00D052CA" w:rsidRDefault="001E16F8" w:rsidP="00B721EB">
            <w:pPr>
              <w:rPr>
                <w:rFonts w:asciiTheme="minorHAnsi" w:hAnsiTheme="minorHAnsi"/>
                <w:sz w:val="18"/>
                <w:szCs w:val="18"/>
              </w:rPr>
            </w:pPr>
          </w:p>
        </w:tc>
      </w:tr>
      <w:tr w:rsidR="001E16F8" w:rsidRPr="00D052CA" w14:paraId="7EB3F4D8" w14:textId="77777777" w:rsidTr="00874F0B">
        <w:trPr>
          <w:cantSplit/>
          <w:trHeight w:val="288"/>
        </w:trPr>
        <w:tc>
          <w:tcPr>
            <w:tcW w:w="288" w:type="pct"/>
            <w:vAlign w:val="center"/>
          </w:tcPr>
          <w:p w14:paraId="7EB3F4D5" w14:textId="141F1264"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15</w:t>
            </w:r>
          </w:p>
        </w:tc>
        <w:tc>
          <w:tcPr>
            <w:tcW w:w="2213" w:type="pct"/>
            <w:vAlign w:val="center"/>
          </w:tcPr>
          <w:p w14:paraId="7EB3F4D6" w14:textId="4EE718FE" w:rsidR="001E16F8" w:rsidRPr="00D052CA" w:rsidRDefault="001E16F8" w:rsidP="009C05F0">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Refrigerant </w:t>
            </w:r>
            <w:r w:rsidR="009C05F0" w:rsidRPr="00D052CA">
              <w:rPr>
                <w:rFonts w:asciiTheme="minorHAnsi" w:hAnsiTheme="minorHAnsi"/>
                <w:sz w:val="18"/>
                <w:szCs w:val="18"/>
              </w:rPr>
              <w:t>C</w:t>
            </w:r>
            <w:r w:rsidRPr="00D052CA">
              <w:rPr>
                <w:rFonts w:asciiTheme="minorHAnsi" w:hAnsiTheme="minorHAnsi"/>
                <w:sz w:val="18"/>
                <w:szCs w:val="18"/>
              </w:rPr>
              <w:t xml:space="preserve">harge </w:t>
            </w:r>
            <w:r w:rsidR="009C05F0" w:rsidRPr="00D052CA">
              <w:rPr>
                <w:rFonts w:asciiTheme="minorHAnsi" w:hAnsiTheme="minorHAnsi"/>
                <w:sz w:val="18"/>
                <w:szCs w:val="18"/>
              </w:rPr>
              <w:t>V</w:t>
            </w:r>
            <w:r w:rsidRPr="00D052CA">
              <w:rPr>
                <w:rFonts w:asciiTheme="minorHAnsi" w:hAnsiTheme="minorHAnsi"/>
                <w:sz w:val="18"/>
                <w:szCs w:val="18"/>
              </w:rPr>
              <w:t xml:space="preserve">erification </w:t>
            </w:r>
            <w:r w:rsidR="009C05F0" w:rsidRPr="00D052CA">
              <w:rPr>
                <w:rFonts w:asciiTheme="minorHAnsi" w:hAnsiTheme="minorHAnsi"/>
                <w:sz w:val="18"/>
                <w:szCs w:val="18"/>
              </w:rPr>
              <w:t>M</w:t>
            </w:r>
            <w:r w:rsidRPr="00D052CA">
              <w:rPr>
                <w:rFonts w:asciiTheme="minorHAnsi" w:hAnsiTheme="minorHAnsi"/>
                <w:sz w:val="18"/>
                <w:szCs w:val="18"/>
              </w:rPr>
              <w:t xml:space="preserve">ethod </w:t>
            </w:r>
            <w:r w:rsidR="009C05F0" w:rsidRPr="00D052CA">
              <w:rPr>
                <w:rFonts w:asciiTheme="minorHAnsi" w:hAnsiTheme="minorHAnsi"/>
                <w:sz w:val="18"/>
                <w:szCs w:val="18"/>
              </w:rPr>
              <w:t>U</w:t>
            </w:r>
            <w:r w:rsidRPr="00D052CA">
              <w:rPr>
                <w:rFonts w:asciiTheme="minorHAnsi" w:hAnsiTheme="minorHAnsi"/>
                <w:sz w:val="18"/>
                <w:szCs w:val="18"/>
              </w:rPr>
              <w:t xml:space="preserve">sed by </w:t>
            </w:r>
            <w:r w:rsidR="009C05F0" w:rsidRPr="00D052CA">
              <w:rPr>
                <w:rFonts w:asciiTheme="minorHAnsi" w:hAnsiTheme="minorHAnsi"/>
                <w:sz w:val="18"/>
                <w:szCs w:val="18"/>
              </w:rPr>
              <w:t>I</w:t>
            </w:r>
            <w:r w:rsidRPr="00D052CA">
              <w:rPr>
                <w:rFonts w:asciiTheme="minorHAnsi" w:hAnsiTheme="minorHAnsi"/>
                <w:sz w:val="18"/>
                <w:szCs w:val="18"/>
              </w:rPr>
              <w:t>nstaller</w:t>
            </w:r>
          </w:p>
        </w:tc>
        <w:tc>
          <w:tcPr>
            <w:tcW w:w="2499" w:type="pct"/>
            <w:vAlign w:val="center"/>
          </w:tcPr>
          <w:p w14:paraId="7EB3F4D7" w14:textId="77777777" w:rsidR="001E16F8" w:rsidRPr="00D052CA" w:rsidRDefault="001E16F8" w:rsidP="00B721EB">
            <w:pPr>
              <w:ind w:left="360"/>
              <w:rPr>
                <w:rFonts w:asciiTheme="minorHAnsi" w:hAnsiTheme="minorHAnsi"/>
                <w:sz w:val="18"/>
                <w:szCs w:val="18"/>
              </w:rPr>
            </w:pPr>
          </w:p>
        </w:tc>
      </w:tr>
      <w:tr w:rsidR="001E16F8" w:rsidRPr="00D052CA" w14:paraId="7EB3F4DC" w14:textId="77777777" w:rsidTr="00874F0B">
        <w:trPr>
          <w:cantSplit/>
          <w:trHeight w:val="288"/>
        </w:trPr>
        <w:tc>
          <w:tcPr>
            <w:tcW w:w="288" w:type="pct"/>
            <w:vAlign w:val="center"/>
          </w:tcPr>
          <w:p w14:paraId="7EB3F4D9" w14:textId="07113B02"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16</w:t>
            </w:r>
          </w:p>
        </w:tc>
        <w:tc>
          <w:tcPr>
            <w:tcW w:w="2213" w:type="pct"/>
            <w:vAlign w:val="center"/>
          </w:tcPr>
          <w:p w14:paraId="7EB3F4DA" w14:textId="12B698F9" w:rsidR="001E16F8" w:rsidRPr="00D052CA" w:rsidRDefault="001E16F8" w:rsidP="009C05F0">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Person </w:t>
            </w:r>
            <w:r w:rsidR="009C05F0" w:rsidRPr="00D052CA">
              <w:rPr>
                <w:rFonts w:asciiTheme="minorHAnsi" w:hAnsiTheme="minorHAnsi"/>
                <w:sz w:val="18"/>
                <w:szCs w:val="18"/>
              </w:rPr>
              <w:t>W</w:t>
            </w:r>
            <w:r w:rsidRPr="00D052CA">
              <w:rPr>
                <w:rFonts w:asciiTheme="minorHAnsi" w:hAnsiTheme="minorHAnsi"/>
                <w:sz w:val="18"/>
                <w:szCs w:val="18"/>
              </w:rPr>
              <w:t xml:space="preserve">ho </w:t>
            </w:r>
            <w:r w:rsidR="009C05F0" w:rsidRPr="00D052CA">
              <w:rPr>
                <w:rFonts w:asciiTheme="minorHAnsi" w:hAnsiTheme="minorHAnsi"/>
                <w:sz w:val="18"/>
                <w:szCs w:val="18"/>
              </w:rPr>
              <w:t>P</w:t>
            </w:r>
            <w:r w:rsidRPr="00D052CA">
              <w:rPr>
                <w:rFonts w:asciiTheme="minorHAnsi" w:hAnsiTheme="minorHAnsi"/>
                <w:sz w:val="18"/>
                <w:szCs w:val="18"/>
              </w:rPr>
              <w:t xml:space="preserve">erformed the Refrigerant Charge Verification </w:t>
            </w:r>
            <w:r w:rsidR="009C05F0" w:rsidRPr="00D052CA">
              <w:rPr>
                <w:rFonts w:asciiTheme="minorHAnsi" w:hAnsiTheme="minorHAnsi"/>
                <w:sz w:val="18"/>
                <w:szCs w:val="18"/>
              </w:rPr>
              <w:t>R</w:t>
            </w:r>
            <w:r w:rsidRPr="00D052CA">
              <w:rPr>
                <w:rFonts w:asciiTheme="minorHAnsi" w:hAnsiTheme="minorHAnsi"/>
                <w:sz w:val="18"/>
                <w:szCs w:val="18"/>
              </w:rPr>
              <w:t>eported on the Certificate of Installation</w:t>
            </w:r>
          </w:p>
        </w:tc>
        <w:tc>
          <w:tcPr>
            <w:tcW w:w="2499" w:type="pct"/>
            <w:vAlign w:val="center"/>
          </w:tcPr>
          <w:p w14:paraId="7EB3F4DB" w14:textId="77777777" w:rsidR="001E16F8" w:rsidRPr="00D052CA" w:rsidRDefault="001E16F8" w:rsidP="00B721EB">
            <w:pPr>
              <w:rPr>
                <w:rFonts w:asciiTheme="minorHAnsi" w:hAnsiTheme="minorHAnsi"/>
                <w:sz w:val="18"/>
                <w:szCs w:val="18"/>
              </w:rPr>
            </w:pPr>
          </w:p>
        </w:tc>
      </w:tr>
      <w:tr w:rsidR="001E16F8" w:rsidRPr="00D052CA" w14:paraId="7EB3F4E0" w14:textId="77777777" w:rsidTr="00874F0B">
        <w:trPr>
          <w:cantSplit/>
          <w:trHeight w:val="288"/>
        </w:trPr>
        <w:tc>
          <w:tcPr>
            <w:tcW w:w="288" w:type="pct"/>
            <w:vAlign w:val="center"/>
          </w:tcPr>
          <w:p w14:paraId="7EB3F4DD" w14:textId="3B116370"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17</w:t>
            </w:r>
          </w:p>
        </w:tc>
        <w:tc>
          <w:tcPr>
            <w:tcW w:w="2213" w:type="pct"/>
            <w:vAlign w:val="center"/>
          </w:tcPr>
          <w:p w14:paraId="7EB3F4DE" w14:textId="021753FD"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HERS Verification Compliance Requirement Status</w:t>
            </w:r>
          </w:p>
        </w:tc>
        <w:tc>
          <w:tcPr>
            <w:tcW w:w="2499" w:type="pct"/>
            <w:vAlign w:val="center"/>
          </w:tcPr>
          <w:p w14:paraId="7EB3F4DF" w14:textId="77777777" w:rsidR="001E16F8" w:rsidRPr="00D052CA" w:rsidRDefault="001E16F8" w:rsidP="00B721EB">
            <w:pPr>
              <w:ind w:left="720"/>
              <w:rPr>
                <w:rFonts w:asciiTheme="minorHAnsi" w:hAnsiTheme="minorHAnsi"/>
                <w:color w:val="FF0000"/>
                <w:sz w:val="18"/>
                <w:szCs w:val="18"/>
              </w:rPr>
            </w:pPr>
          </w:p>
        </w:tc>
      </w:tr>
      <w:tr w:rsidR="001E16F8" w:rsidRPr="00D052CA" w14:paraId="7EB3F4E4" w14:textId="77777777" w:rsidTr="00874F0B">
        <w:trPr>
          <w:cantSplit/>
          <w:trHeight w:val="288"/>
        </w:trPr>
        <w:tc>
          <w:tcPr>
            <w:tcW w:w="288" w:type="pct"/>
            <w:vAlign w:val="center"/>
          </w:tcPr>
          <w:p w14:paraId="7EB3F4E1" w14:textId="2520A3DE"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18</w:t>
            </w:r>
          </w:p>
        </w:tc>
        <w:tc>
          <w:tcPr>
            <w:tcW w:w="2213" w:type="pct"/>
            <w:vAlign w:val="center"/>
          </w:tcPr>
          <w:p w14:paraId="7EB3F4E2" w14:textId="53FDC7FB" w:rsidR="001E16F8" w:rsidRPr="00D052CA" w:rsidRDefault="001E16F8" w:rsidP="009C05F0">
            <w:pPr>
              <w:rPr>
                <w:rFonts w:asciiTheme="minorHAnsi" w:hAnsiTheme="minorHAnsi"/>
                <w:sz w:val="18"/>
                <w:szCs w:val="18"/>
              </w:rPr>
            </w:pPr>
            <w:r w:rsidRPr="00D052CA">
              <w:rPr>
                <w:rFonts w:asciiTheme="minorHAnsi" w:hAnsiTheme="minorHAnsi"/>
                <w:sz w:val="18"/>
                <w:szCs w:val="18"/>
              </w:rPr>
              <w:t xml:space="preserve">Refrigerant </w:t>
            </w:r>
            <w:r w:rsidR="009C05F0" w:rsidRPr="00D052CA">
              <w:rPr>
                <w:rFonts w:asciiTheme="minorHAnsi" w:hAnsiTheme="minorHAnsi"/>
                <w:sz w:val="18"/>
                <w:szCs w:val="18"/>
              </w:rPr>
              <w:t>C</w:t>
            </w:r>
            <w:r w:rsidRPr="00D052CA">
              <w:rPr>
                <w:rFonts w:asciiTheme="minorHAnsi" w:hAnsiTheme="minorHAnsi"/>
                <w:sz w:val="18"/>
                <w:szCs w:val="18"/>
              </w:rPr>
              <w:t xml:space="preserve">harge </w:t>
            </w:r>
            <w:r w:rsidR="009C05F0" w:rsidRPr="00D052CA">
              <w:rPr>
                <w:rFonts w:asciiTheme="minorHAnsi" w:hAnsiTheme="minorHAnsi"/>
                <w:sz w:val="18"/>
                <w:szCs w:val="18"/>
              </w:rPr>
              <w:t>V</w:t>
            </w:r>
            <w:r w:rsidRPr="00D052CA">
              <w:rPr>
                <w:rFonts w:asciiTheme="minorHAnsi" w:hAnsiTheme="minorHAnsi"/>
                <w:sz w:val="18"/>
                <w:szCs w:val="18"/>
              </w:rPr>
              <w:t xml:space="preserve">erification </w:t>
            </w:r>
            <w:r w:rsidR="009C05F0" w:rsidRPr="00D052CA">
              <w:rPr>
                <w:rFonts w:asciiTheme="minorHAnsi" w:hAnsiTheme="minorHAnsi"/>
                <w:sz w:val="18"/>
                <w:szCs w:val="18"/>
              </w:rPr>
              <w:t>M</w:t>
            </w:r>
            <w:r w:rsidRPr="00D052CA">
              <w:rPr>
                <w:rFonts w:asciiTheme="minorHAnsi" w:hAnsiTheme="minorHAnsi"/>
                <w:sz w:val="18"/>
                <w:szCs w:val="18"/>
              </w:rPr>
              <w:t xml:space="preserve">ethod </w:t>
            </w:r>
            <w:r w:rsidR="009C05F0" w:rsidRPr="00D052CA">
              <w:rPr>
                <w:rFonts w:asciiTheme="minorHAnsi" w:hAnsiTheme="minorHAnsi"/>
                <w:sz w:val="18"/>
                <w:szCs w:val="18"/>
              </w:rPr>
              <w:t>U</w:t>
            </w:r>
            <w:r w:rsidRPr="00D052CA">
              <w:rPr>
                <w:rFonts w:asciiTheme="minorHAnsi" w:hAnsiTheme="minorHAnsi"/>
                <w:sz w:val="18"/>
                <w:szCs w:val="18"/>
              </w:rPr>
              <w:t>sed by HERS Rater</w:t>
            </w:r>
          </w:p>
        </w:tc>
        <w:tc>
          <w:tcPr>
            <w:tcW w:w="2499" w:type="pct"/>
            <w:vAlign w:val="center"/>
          </w:tcPr>
          <w:p w14:paraId="7EB3F4E3" w14:textId="77777777" w:rsidR="001E16F8" w:rsidRPr="00D052CA" w:rsidRDefault="001E16F8" w:rsidP="00B721EB">
            <w:pPr>
              <w:rPr>
                <w:rFonts w:asciiTheme="minorHAnsi" w:hAnsiTheme="minorHAnsi"/>
                <w:sz w:val="18"/>
                <w:szCs w:val="18"/>
              </w:rPr>
            </w:pPr>
          </w:p>
        </w:tc>
      </w:tr>
    </w:tbl>
    <w:p w14:paraId="7EB3F4E5" w14:textId="77777777" w:rsidR="000B12F4" w:rsidRPr="00D052CA" w:rsidRDefault="000B12F4" w:rsidP="000B12F4">
      <w:pPr>
        <w:keepNext/>
        <w:rPr>
          <w:rFonts w:asciiTheme="minorHAnsi" w:hAnsiTheme="minorHAnsi"/>
          <w:b/>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1E16F8" w:rsidRPr="00D052CA" w14:paraId="7EB3F4E7" w14:textId="77777777" w:rsidTr="00B721EB">
        <w:trPr>
          <w:trHeight w:val="288"/>
        </w:trPr>
        <w:tc>
          <w:tcPr>
            <w:tcW w:w="11016" w:type="dxa"/>
            <w:vAlign w:val="center"/>
          </w:tcPr>
          <w:p w14:paraId="7EB3F4E6" w14:textId="2E73D7C8" w:rsidR="001E16F8" w:rsidRPr="00D052CA" w:rsidRDefault="001E16F8" w:rsidP="00B721EB">
            <w:pPr>
              <w:keepNext/>
              <w:rPr>
                <w:rFonts w:asciiTheme="minorHAnsi" w:hAnsiTheme="minorHAnsi"/>
                <w:b/>
                <w:sz w:val="18"/>
                <w:szCs w:val="18"/>
              </w:rPr>
            </w:pPr>
            <w:r w:rsidRPr="00D052CA">
              <w:rPr>
                <w:rFonts w:asciiTheme="minorHAnsi" w:hAnsiTheme="minorHAnsi"/>
                <w:b/>
                <w:szCs w:val="18"/>
              </w:rPr>
              <w:t xml:space="preserve">MCH-25a </w:t>
            </w:r>
            <w:r w:rsidR="008244CC" w:rsidRPr="00D052CA">
              <w:rPr>
                <w:rFonts w:asciiTheme="minorHAnsi" w:hAnsiTheme="minorHAnsi"/>
                <w:b/>
                <w:szCs w:val="18"/>
              </w:rPr>
              <w:t>-</w:t>
            </w:r>
            <w:r w:rsidRPr="00D052CA">
              <w:rPr>
                <w:rFonts w:asciiTheme="minorHAnsi" w:hAnsiTheme="minorHAnsi"/>
                <w:b/>
                <w:szCs w:val="18"/>
              </w:rPr>
              <w:t xml:space="preserve"> </w:t>
            </w:r>
            <w:r w:rsidR="008244CC" w:rsidRPr="00D052CA">
              <w:rPr>
                <w:rFonts w:asciiTheme="minorHAnsi" w:hAnsiTheme="minorHAnsi"/>
                <w:b/>
                <w:szCs w:val="18"/>
              </w:rPr>
              <w:t xml:space="preserve">Refrigerant Charge Verification - </w:t>
            </w:r>
            <w:r w:rsidRPr="00D052CA">
              <w:rPr>
                <w:rFonts w:asciiTheme="minorHAnsi" w:hAnsiTheme="minorHAnsi"/>
                <w:b/>
                <w:szCs w:val="18"/>
              </w:rPr>
              <w:t>Superheat Method</w:t>
            </w:r>
          </w:p>
        </w:tc>
      </w:tr>
    </w:tbl>
    <w:p w14:paraId="7EB3F4E8" w14:textId="77777777" w:rsidR="000B12F4" w:rsidRPr="00D052CA" w:rsidRDefault="000B12F4" w:rsidP="000B12F4">
      <w:pPr>
        <w:keepNext/>
        <w:rPr>
          <w:rFonts w:asciiTheme="minorHAnsi" w:hAnsiTheme="minorHAnsi"/>
          <w:b/>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
        <w:gridCol w:w="4781"/>
        <w:gridCol w:w="5402"/>
      </w:tblGrid>
      <w:tr w:rsidR="001E16F8" w:rsidRPr="00D052CA" w14:paraId="7EB3F4EB" w14:textId="77777777" w:rsidTr="00283830">
        <w:trPr>
          <w:cantSplit/>
          <w:trHeight w:val="432"/>
        </w:trPr>
        <w:tc>
          <w:tcPr>
            <w:tcW w:w="5000" w:type="pct"/>
            <w:gridSpan w:val="3"/>
            <w:vAlign w:val="center"/>
          </w:tcPr>
          <w:p w14:paraId="7EB3F4E9" w14:textId="3CCDEFB5" w:rsidR="001E16F8" w:rsidRPr="00D052CA" w:rsidRDefault="001E16F8" w:rsidP="00B721EB">
            <w:pPr>
              <w:keepNext/>
              <w:rPr>
                <w:rFonts w:asciiTheme="minorHAnsi" w:hAnsiTheme="minorHAnsi"/>
                <w:b/>
                <w:szCs w:val="18"/>
              </w:rPr>
            </w:pPr>
            <w:r w:rsidRPr="00D052CA">
              <w:rPr>
                <w:rFonts w:asciiTheme="minorHAnsi" w:hAnsiTheme="minorHAnsi"/>
                <w:b/>
                <w:szCs w:val="18"/>
              </w:rPr>
              <w:t>B. Metering Device Verification</w:t>
            </w:r>
          </w:p>
          <w:p w14:paraId="7EB3F4EA" w14:textId="596FEF52" w:rsidR="001E16F8" w:rsidRPr="00D052CA" w:rsidRDefault="007857EA" w:rsidP="00B721EB">
            <w:pPr>
              <w:keepNext/>
              <w:rPr>
                <w:rFonts w:asciiTheme="minorHAnsi" w:hAnsiTheme="minorHAnsi"/>
                <w:sz w:val="18"/>
                <w:szCs w:val="18"/>
              </w:rPr>
            </w:pPr>
            <w:r w:rsidRPr="00D052CA">
              <w:rPr>
                <w:rFonts w:asciiTheme="minorHAnsi" w:hAnsiTheme="minorHAnsi"/>
                <w:sz w:val="18"/>
                <w:szCs w:val="18"/>
              </w:rPr>
              <w:t xml:space="preserve">HERS Rater is required to visually field verify all information from </w:t>
            </w:r>
            <w:r w:rsidR="0063688E" w:rsidRPr="00D052CA">
              <w:rPr>
                <w:rFonts w:asciiTheme="minorHAnsi" w:hAnsiTheme="minorHAnsi"/>
                <w:sz w:val="18"/>
                <w:szCs w:val="18"/>
              </w:rPr>
              <w:t>LMCI</w:t>
            </w:r>
            <w:r w:rsidRPr="00D052CA">
              <w:rPr>
                <w:rFonts w:asciiTheme="minorHAnsi" w:hAnsiTheme="minorHAnsi"/>
                <w:sz w:val="18"/>
                <w:szCs w:val="18"/>
              </w:rPr>
              <w:t xml:space="preserve">. </w:t>
            </w:r>
            <w:r w:rsidR="001E16F8" w:rsidRPr="00D052CA">
              <w:rPr>
                <w:rFonts w:asciiTheme="minorHAnsi" w:hAnsiTheme="minorHAnsi"/>
                <w:sz w:val="18"/>
                <w:szCs w:val="18"/>
              </w:rPr>
              <w:t>Superheat Method can only be used on systems that do not have a variable metering device.</w:t>
            </w:r>
          </w:p>
        </w:tc>
      </w:tr>
      <w:tr w:rsidR="001E16F8" w:rsidRPr="00D052CA" w14:paraId="7EB3F4EF" w14:textId="77777777" w:rsidTr="00283830">
        <w:trPr>
          <w:cantSplit/>
          <w:trHeight w:val="288"/>
        </w:trPr>
        <w:tc>
          <w:tcPr>
            <w:tcW w:w="287" w:type="pct"/>
            <w:vAlign w:val="center"/>
          </w:tcPr>
          <w:p w14:paraId="7EB3F4EC" w14:textId="77777777"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01</w:t>
            </w:r>
          </w:p>
        </w:tc>
        <w:tc>
          <w:tcPr>
            <w:tcW w:w="2213" w:type="pct"/>
            <w:vAlign w:val="center"/>
          </w:tcPr>
          <w:p w14:paraId="7EB3F4ED" w14:textId="49EDD56E" w:rsidR="001E16F8" w:rsidRPr="00D052CA" w:rsidRDefault="001E16F8" w:rsidP="00491363">
            <w:pPr>
              <w:keepNext/>
              <w:rPr>
                <w:rFonts w:asciiTheme="minorHAnsi" w:hAnsiTheme="minorHAnsi"/>
                <w:sz w:val="18"/>
                <w:szCs w:val="18"/>
              </w:rPr>
            </w:pPr>
            <w:r w:rsidRPr="00D052CA">
              <w:rPr>
                <w:rFonts w:asciiTheme="minorHAnsi" w:hAnsiTheme="minorHAnsi"/>
                <w:sz w:val="18"/>
                <w:szCs w:val="18"/>
              </w:rPr>
              <w:t xml:space="preserve">Refrigerant </w:t>
            </w:r>
            <w:r w:rsidR="00491363" w:rsidRPr="00D052CA">
              <w:rPr>
                <w:rFonts w:asciiTheme="minorHAnsi" w:hAnsiTheme="minorHAnsi"/>
                <w:sz w:val="18"/>
                <w:szCs w:val="18"/>
              </w:rPr>
              <w:t>M</w:t>
            </w:r>
            <w:r w:rsidRPr="00D052CA">
              <w:rPr>
                <w:rFonts w:asciiTheme="minorHAnsi" w:hAnsiTheme="minorHAnsi"/>
                <w:sz w:val="18"/>
                <w:szCs w:val="18"/>
              </w:rPr>
              <w:t xml:space="preserve">etering </w:t>
            </w:r>
            <w:r w:rsidR="00491363" w:rsidRPr="00D052CA">
              <w:rPr>
                <w:rFonts w:asciiTheme="minorHAnsi" w:hAnsiTheme="minorHAnsi"/>
                <w:sz w:val="18"/>
                <w:szCs w:val="18"/>
              </w:rPr>
              <w:t>D</w:t>
            </w:r>
            <w:r w:rsidRPr="00D052CA">
              <w:rPr>
                <w:rFonts w:asciiTheme="minorHAnsi" w:hAnsiTheme="minorHAnsi"/>
                <w:sz w:val="18"/>
                <w:szCs w:val="18"/>
              </w:rPr>
              <w:t>evice</w:t>
            </w:r>
          </w:p>
        </w:tc>
        <w:tc>
          <w:tcPr>
            <w:tcW w:w="2499" w:type="pct"/>
            <w:vAlign w:val="center"/>
          </w:tcPr>
          <w:p w14:paraId="7EB3F4EE" w14:textId="77777777" w:rsidR="001E16F8" w:rsidRPr="00D052CA" w:rsidRDefault="001E16F8" w:rsidP="00B721EB">
            <w:pPr>
              <w:rPr>
                <w:rFonts w:asciiTheme="minorHAnsi" w:hAnsiTheme="minorHAnsi"/>
                <w:sz w:val="18"/>
                <w:szCs w:val="18"/>
              </w:rPr>
            </w:pPr>
          </w:p>
        </w:tc>
      </w:tr>
      <w:tr w:rsidR="001E16F8" w:rsidRPr="00D052CA" w14:paraId="7EB3F4F3" w14:textId="77777777" w:rsidTr="00283830">
        <w:trPr>
          <w:cantSplit/>
          <w:trHeight w:val="288"/>
        </w:trPr>
        <w:tc>
          <w:tcPr>
            <w:tcW w:w="287" w:type="pct"/>
            <w:vAlign w:val="center"/>
          </w:tcPr>
          <w:p w14:paraId="7EB3F4F0" w14:textId="77777777"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02</w:t>
            </w:r>
          </w:p>
        </w:tc>
        <w:tc>
          <w:tcPr>
            <w:tcW w:w="2213" w:type="pct"/>
            <w:vAlign w:val="center"/>
          </w:tcPr>
          <w:p w14:paraId="7EB3F4F1" w14:textId="4421C75C" w:rsidR="001E16F8" w:rsidRPr="00D052CA" w:rsidRDefault="001E16F8" w:rsidP="00491363">
            <w:pPr>
              <w:keepNext/>
              <w:rPr>
                <w:rFonts w:asciiTheme="minorHAnsi" w:hAnsiTheme="minorHAnsi"/>
                <w:sz w:val="18"/>
                <w:szCs w:val="18"/>
              </w:rPr>
            </w:pPr>
            <w:r w:rsidRPr="00D052CA">
              <w:rPr>
                <w:rFonts w:asciiTheme="minorHAnsi" w:hAnsiTheme="minorHAnsi"/>
                <w:sz w:val="18"/>
                <w:szCs w:val="18"/>
              </w:rPr>
              <w:t xml:space="preserve">Superheat Method </w:t>
            </w:r>
            <w:r w:rsidR="00491363" w:rsidRPr="00D052CA">
              <w:rPr>
                <w:rFonts w:asciiTheme="minorHAnsi" w:hAnsiTheme="minorHAnsi"/>
                <w:sz w:val="18"/>
                <w:szCs w:val="18"/>
              </w:rPr>
              <w:t>A</w:t>
            </w:r>
            <w:r w:rsidRPr="00D052CA">
              <w:rPr>
                <w:rFonts w:asciiTheme="minorHAnsi" w:hAnsiTheme="minorHAnsi"/>
                <w:sz w:val="18"/>
                <w:szCs w:val="18"/>
              </w:rPr>
              <w:t xml:space="preserve">pplicability </w:t>
            </w:r>
            <w:r w:rsidR="00491363" w:rsidRPr="00D052CA">
              <w:rPr>
                <w:rFonts w:asciiTheme="minorHAnsi" w:hAnsiTheme="minorHAnsi"/>
                <w:sz w:val="18"/>
                <w:szCs w:val="18"/>
              </w:rPr>
              <w:t>S</w:t>
            </w:r>
            <w:r w:rsidRPr="00D052CA">
              <w:rPr>
                <w:rFonts w:asciiTheme="minorHAnsi" w:hAnsiTheme="minorHAnsi"/>
                <w:sz w:val="18"/>
                <w:szCs w:val="18"/>
              </w:rPr>
              <w:t>tatus</w:t>
            </w:r>
          </w:p>
        </w:tc>
        <w:tc>
          <w:tcPr>
            <w:tcW w:w="2499" w:type="pct"/>
            <w:vAlign w:val="center"/>
          </w:tcPr>
          <w:p w14:paraId="7EB3F4F2" w14:textId="77777777" w:rsidR="001E16F8" w:rsidRPr="00D052CA" w:rsidRDefault="001E16F8" w:rsidP="00B721EB">
            <w:pPr>
              <w:keepNext/>
              <w:rPr>
                <w:rFonts w:asciiTheme="minorHAnsi" w:hAnsiTheme="minorHAnsi"/>
                <w:sz w:val="18"/>
                <w:szCs w:val="18"/>
              </w:rPr>
            </w:pPr>
          </w:p>
        </w:tc>
      </w:tr>
    </w:tbl>
    <w:p w14:paraId="7EB3F4F4" w14:textId="77777777" w:rsidR="000B12F4" w:rsidRPr="00D052CA" w:rsidRDefault="000B12F4" w:rsidP="000B12F4">
      <w:pPr>
        <w:tabs>
          <w:tab w:val="left" w:pos="8540"/>
        </w:tabs>
        <w:rPr>
          <w:rFonts w:asciiTheme="minorHAnsi" w:hAnsiTheme="minorHAnsi"/>
          <w:b/>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
        <w:gridCol w:w="4781"/>
        <w:gridCol w:w="5402"/>
      </w:tblGrid>
      <w:tr w:rsidR="001E16F8" w:rsidRPr="00D052CA" w14:paraId="7EB3F4F7" w14:textId="77777777" w:rsidTr="00283830">
        <w:trPr>
          <w:cantSplit/>
          <w:trHeight w:val="288"/>
        </w:trPr>
        <w:tc>
          <w:tcPr>
            <w:tcW w:w="5000" w:type="pct"/>
            <w:gridSpan w:val="3"/>
            <w:vAlign w:val="center"/>
          </w:tcPr>
          <w:p w14:paraId="7EB3F4F5" w14:textId="7C5E9BF2" w:rsidR="001E16F8" w:rsidRPr="00D052CA" w:rsidRDefault="001E16F8" w:rsidP="00B721EB">
            <w:pPr>
              <w:keepNext/>
              <w:rPr>
                <w:rFonts w:asciiTheme="minorHAnsi" w:hAnsiTheme="minorHAnsi"/>
                <w:b/>
                <w:szCs w:val="18"/>
              </w:rPr>
            </w:pPr>
            <w:r w:rsidRPr="00D052CA">
              <w:rPr>
                <w:rFonts w:asciiTheme="minorHAnsi" w:hAnsiTheme="minorHAnsi"/>
                <w:b/>
                <w:szCs w:val="18"/>
              </w:rPr>
              <w:lastRenderedPageBreak/>
              <w:t>C. Instrument Calibration</w:t>
            </w:r>
          </w:p>
          <w:p w14:paraId="7EB3F4F6" w14:textId="50630F02" w:rsidR="001E16F8" w:rsidRPr="00D052CA" w:rsidRDefault="007857EA" w:rsidP="00B721EB">
            <w:pPr>
              <w:keepNext/>
              <w:rPr>
                <w:rFonts w:asciiTheme="minorHAnsi" w:hAnsiTheme="minorHAnsi"/>
                <w:sz w:val="18"/>
                <w:szCs w:val="18"/>
              </w:rPr>
            </w:pPr>
            <w:r w:rsidRPr="00D052CA">
              <w:rPr>
                <w:rFonts w:asciiTheme="minorHAnsi" w:hAnsiTheme="minorHAnsi"/>
                <w:sz w:val="18"/>
                <w:szCs w:val="18"/>
              </w:rPr>
              <w:t xml:space="preserve">HERS Raters are required to calibrate their diagnostic tools. </w:t>
            </w:r>
            <w:r w:rsidR="001E16F8" w:rsidRPr="00D052CA">
              <w:rPr>
                <w:rFonts w:asciiTheme="minorHAnsi" w:hAnsiTheme="minorHAnsi"/>
                <w:sz w:val="18"/>
                <w:szCs w:val="18"/>
              </w:rPr>
              <w:t>Procedures for instrument calibration are given in Reference Residential Appendix RA3.2.2 and RA3.2.2.2</w:t>
            </w:r>
          </w:p>
        </w:tc>
      </w:tr>
      <w:tr w:rsidR="001E16F8" w:rsidRPr="00D052CA" w14:paraId="7EB3F4FB" w14:textId="77777777" w:rsidTr="00283830">
        <w:trPr>
          <w:cantSplit/>
          <w:trHeight w:val="288"/>
        </w:trPr>
        <w:tc>
          <w:tcPr>
            <w:tcW w:w="287" w:type="pct"/>
            <w:vAlign w:val="center"/>
          </w:tcPr>
          <w:p w14:paraId="7EB3F4F8" w14:textId="77777777"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01</w:t>
            </w:r>
          </w:p>
        </w:tc>
        <w:tc>
          <w:tcPr>
            <w:tcW w:w="2213" w:type="pct"/>
            <w:vAlign w:val="center"/>
          </w:tcPr>
          <w:p w14:paraId="7EB3F4F9" w14:textId="5EE9EB90"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Date of Digital Refrigerant Gauge Calibration</w:t>
            </w:r>
          </w:p>
        </w:tc>
        <w:tc>
          <w:tcPr>
            <w:tcW w:w="2500" w:type="pct"/>
            <w:vAlign w:val="center"/>
          </w:tcPr>
          <w:p w14:paraId="7EB3F4FA" w14:textId="77777777" w:rsidR="001E16F8" w:rsidRPr="00D052CA" w:rsidRDefault="001E16F8" w:rsidP="00B721EB">
            <w:pPr>
              <w:keepNext/>
              <w:rPr>
                <w:rFonts w:asciiTheme="minorHAnsi" w:hAnsiTheme="minorHAnsi"/>
                <w:sz w:val="18"/>
                <w:szCs w:val="18"/>
              </w:rPr>
            </w:pPr>
          </w:p>
        </w:tc>
      </w:tr>
      <w:tr w:rsidR="001E16F8" w:rsidRPr="00D052CA" w14:paraId="7EB3F4FF" w14:textId="77777777" w:rsidTr="00283830">
        <w:trPr>
          <w:cantSplit/>
          <w:trHeight w:val="288"/>
        </w:trPr>
        <w:tc>
          <w:tcPr>
            <w:tcW w:w="287" w:type="pct"/>
            <w:vAlign w:val="center"/>
          </w:tcPr>
          <w:p w14:paraId="7EB3F4FC" w14:textId="77777777"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02</w:t>
            </w:r>
          </w:p>
        </w:tc>
        <w:tc>
          <w:tcPr>
            <w:tcW w:w="2213" w:type="pct"/>
            <w:vAlign w:val="center"/>
          </w:tcPr>
          <w:p w14:paraId="7EB3F4FD" w14:textId="4EFED6AB"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Date of Digital Thermocouple Calibration</w:t>
            </w:r>
          </w:p>
        </w:tc>
        <w:tc>
          <w:tcPr>
            <w:tcW w:w="2500" w:type="pct"/>
            <w:vAlign w:val="center"/>
          </w:tcPr>
          <w:p w14:paraId="7EB3F4FE" w14:textId="77777777" w:rsidR="001E16F8" w:rsidRPr="00D052CA" w:rsidRDefault="001E16F8" w:rsidP="00B721EB">
            <w:pPr>
              <w:keepNext/>
              <w:rPr>
                <w:rFonts w:asciiTheme="minorHAnsi" w:hAnsiTheme="minorHAnsi"/>
                <w:sz w:val="18"/>
                <w:szCs w:val="18"/>
              </w:rPr>
            </w:pPr>
          </w:p>
        </w:tc>
      </w:tr>
      <w:tr w:rsidR="001E16F8" w:rsidRPr="00D052CA" w14:paraId="7EB3F503" w14:textId="77777777" w:rsidTr="00283830">
        <w:trPr>
          <w:cantSplit/>
          <w:trHeight w:val="288"/>
        </w:trPr>
        <w:tc>
          <w:tcPr>
            <w:tcW w:w="287" w:type="pct"/>
            <w:vAlign w:val="center"/>
          </w:tcPr>
          <w:p w14:paraId="7EB3F500" w14:textId="77777777"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03</w:t>
            </w:r>
          </w:p>
        </w:tc>
        <w:tc>
          <w:tcPr>
            <w:tcW w:w="2213" w:type="pct"/>
            <w:vAlign w:val="center"/>
          </w:tcPr>
          <w:p w14:paraId="7EB3F501" w14:textId="217E326B"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Digital Refrigerant Gauge Calibration Status</w:t>
            </w:r>
          </w:p>
        </w:tc>
        <w:tc>
          <w:tcPr>
            <w:tcW w:w="2500" w:type="pct"/>
            <w:vAlign w:val="center"/>
          </w:tcPr>
          <w:p w14:paraId="7EB3F502" w14:textId="77777777" w:rsidR="001E16F8" w:rsidRPr="00D052CA" w:rsidRDefault="001E16F8" w:rsidP="00B721EB">
            <w:pPr>
              <w:keepNext/>
              <w:rPr>
                <w:rFonts w:asciiTheme="minorHAnsi" w:hAnsiTheme="minorHAnsi"/>
                <w:sz w:val="18"/>
                <w:szCs w:val="18"/>
              </w:rPr>
            </w:pPr>
          </w:p>
        </w:tc>
      </w:tr>
      <w:tr w:rsidR="001E16F8" w:rsidRPr="00D052CA" w14:paraId="7EB3F507" w14:textId="77777777" w:rsidTr="00283830">
        <w:trPr>
          <w:cantSplit/>
          <w:trHeight w:val="288"/>
        </w:trPr>
        <w:tc>
          <w:tcPr>
            <w:tcW w:w="287" w:type="pct"/>
            <w:vAlign w:val="center"/>
          </w:tcPr>
          <w:p w14:paraId="7EB3F504" w14:textId="77777777"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04</w:t>
            </w:r>
          </w:p>
        </w:tc>
        <w:tc>
          <w:tcPr>
            <w:tcW w:w="2213" w:type="pct"/>
            <w:vAlign w:val="center"/>
          </w:tcPr>
          <w:p w14:paraId="7EB3F505" w14:textId="0160F39D"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Digital Thermocouple Calibration Status</w:t>
            </w:r>
          </w:p>
        </w:tc>
        <w:tc>
          <w:tcPr>
            <w:tcW w:w="2500" w:type="pct"/>
            <w:vAlign w:val="center"/>
          </w:tcPr>
          <w:p w14:paraId="7EB3F506" w14:textId="77777777" w:rsidR="001E16F8" w:rsidRPr="00D052CA" w:rsidRDefault="001E16F8" w:rsidP="00B721EB">
            <w:pPr>
              <w:keepNext/>
              <w:rPr>
                <w:rFonts w:asciiTheme="minorHAnsi" w:hAnsiTheme="minorHAnsi"/>
                <w:sz w:val="18"/>
                <w:szCs w:val="18"/>
              </w:rPr>
            </w:pPr>
          </w:p>
        </w:tc>
      </w:tr>
    </w:tbl>
    <w:p w14:paraId="7EB3F508" w14:textId="77777777" w:rsidR="001E16F8" w:rsidRPr="00D052CA" w:rsidRDefault="001E16F8" w:rsidP="001E16F8">
      <w:pPr>
        <w:tabs>
          <w:tab w:val="left" w:pos="8540"/>
        </w:tabs>
        <w:spacing w:after="120"/>
        <w:rPr>
          <w:rFonts w:asciiTheme="minorHAnsi" w:hAnsiTheme="minorHAnsi"/>
          <w:b/>
          <w:sz w:val="18"/>
          <w:szCs w:val="18"/>
        </w:rPr>
      </w:pP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18"/>
        <w:gridCol w:w="4847"/>
        <w:gridCol w:w="5236"/>
      </w:tblGrid>
      <w:tr w:rsidR="001E16F8" w:rsidRPr="00D052CA" w14:paraId="7EB3F50B" w14:textId="77777777" w:rsidTr="00792D93">
        <w:trPr>
          <w:cantSplit/>
          <w:trHeight w:val="251"/>
        </w:trPr>
        <w:tc>
          <w:tcPr>
            <w:tcW w:w="5000" w:type="pct"/>
            <w:gridSpan w:val="3"/>
            <w:vAlign w:val="center"/>
          </w:tcPr>
          <w:p w14:paraId="7EB3F509" w14:textId="46D24D3A" w:rsidR="001E16F8" w:rsidRPr="00D052CA" w:rsidRDefault="001E16F8" w:rsidP="00B721EB">
            <w:pPr>
              <w:pStyle w:val="Header"/>
              <w:keepNext/>
              <w:tabs>
                <w:tab w:val="clear" w:pos="4320"/>
                <w:tab w:val="clear" w:pos="8640"/>
              </w:tabs>
              <w:rPr>
                <w:rFonts w:asciiTheme="minorHAnsi" w:hAnsiTheme="minorHAnsi"/>
                <w:b/>
                <w:szCs w:val="18"/>
              </w:rPr>
            </w:pPr>
            <w:r w:rsidRPr="00D052CA">
              <w:rPr>
                <w:rFonts w:asciiTheme="minorHAnsi" w:hAnsiTheme="minorHAnsi"/>
                <w:b/>
                <w:szCs w:val="18"/>
              </w:rPr>
              <w:t>D. Measurement Access Hole (MAH) Verification</w:t>
            </w:r>
          </w:p>
          <w:p w14:paraId="7EB3F50A" w14:textId="04D7B678" w:rsidR="001E16F8" w:rsidRPr="00D052CA" w:rsidRDefault="007857EA" w:rsidP="00B721EB">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 xml:space="preserve">HERS Raters are required to visually field verify MAH. </w:t>
            </w:r>
            <w:r w:rsidR="001E16F8" w:rsidRPr="00D052CA">
              <w:rPr>
                <w:rFonts w:asciiTheme="minorHAnsi" w:hAnsiTheme="minorHAnsi"/>
                <w:sz w:val="18"/>
                <w:szCs w:val="18"/>
              </w:rPr>
              <w:t>Procedures for installing MAH are specified in Reference Residential Appendix RA3.2.2.3</w:t>
            </w:r>
            <w:r w:rsidRPr="00D052CA">
              <w:rPr>
                <w:rFonts w:asciiTheme="minorHAnsi" w:hAnsiTheme="minorHAnsi"/>
                <w:sz w:val="18"/>
                <w:szCs w:val="18"/>
              </w:rPr>
              <w:t>.</w:t>
            </w:r>
          </w:p>
        </w:tc>
      </w:tr>
      <w:tr w:rsidR="001E16F8" w:rsidRPr="00D052CA" w14:paraId="7EB3F50F" w14:textId="77777777" w:rsidTr="00792D93">
        <w:trPr>
          <w:cantSplit/>
          <w:trHeight w:val="251"/>
        </w:trPr>
        <w:tc>
          <w:tcPr>
            <w:tcW w:w="332" w:type="pct"/>
            <w:vAlign w:val="center"/>
          </w:tcPr>
          <w:p w14:paraId="7EB3F50C" w14:textId="77777777" w:rsidR="001E16F8" w:rsidRPr="00D052CA" w:rsidRDefault="001E16F8" w:rsidP="00B721EB">
            <w:pPr>
              <w:pStyle w:val="IndexHeading"/>
              <w:keepNext/>
              <w:ind w:left="-115"/>
              <w:jc w:val="center"/>
              <w:rPr>
                <w:rFonts w:asciiTheme="minorHAnsi" w:hAnsiTheme="minorHAnsi"/>
                <w:b w:val="0"/>
                <w:bCs/>
                <w:sz w:val="18"/>
                <w:szCs w:val="18"/>
              </w:rPr>
            </w:pPr>
            <w:r w:rsidRPr="00D052CA">
              <w:rPr>
                <w:rFonts w:asciiTheme="minorHAnsi" w:hAnsiTheme="minorHAnsi"/>
                <w:b w:val="0"/>
                <w:bCs/>
                <w:sz w:val="18"/>
                <w:szCs w:val="18"/>
              </w:rPr>
              <w:t>01</w:t>
            </w:r>
          </w:p>
        </w:tc>
        <w:tc>
          <w:tcPr>
            <w:tcW w:w="2244" w:type="pct"/>
            <w:tcMar>
              <w:left w:w="115" w:type="dxa"/>
              <w:right w:w="101" w:type="dxa"/>
            </w:tcMar>
            <w:vAlign w:val="center"/>
          </w:tcPr>
          <w:p w14:paraId="7EB3F50D" w14:textId="70E3DC0D"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 xml:space="preserve">Method </w:t>
            </w:r>
            <w:r w:rsidR="002D2DFC" w:rsidRPr="00D052CA">
              <w:rPr>
                <w:rFonts w:asciiTheme="minorHAnsi" w:hAnsiTheme="minorHAnsi"/>
                <w:sz w:val="18"/>
                <w:szCs w:val="18"/>
              </w:rPr>
              <w:t>U</w:t>
            </w:r>
            <w:r w:rsidRPr="00D052CA">
              <w:rPr>
                <w:rFonts w:asciiTheme="minorHAnsi" w:hAnsiTheme="minorHAnsi"/>
                <w:sz w:val="18"/>
                <w:szCs w:val="18"/>
              </w:rPr>
              <w:t xml:space="preserve">sed to </w:t>
            </w:r>
            <w:r w:rsidR="002D2DFC" w:rsidRPr="00D052CA">
              <w:rPr>
                <w:rFonts w:asciiTheme="minorHAnsi" w:hAnsiTheme="minorHAnsi"/>
                <w:sz w:val="18"/>
                <w:szCs w:val="18"/>
              </w:rPr>
              <w:t>D</w:t>
            </w:r>
            <w:r w:rsidRPr="00D052CA">
              <w:rPr>
                <w:rFonts w:asciiTheme="minorHAnsi" w:hAnsiTheme="minorHAnsi"/>
                <w:sz w:val="18"/>
                <w:szCs w:val="18"/>
              </w:rPr>
              <w:t xml:space="preserve">emonstrate </w:t>
            </w:r>
            <w:r w:rsidR="002D2DFC" w:rsidRPr="00D052CA">
              <w:rPr>
                <w:rFonts w:asciiTheme="minorHAnsi" w:hAnsiTheme="minorHAnsi"/>
                <w:sz w:val="18"/>
                <w:szCs w:val="18"/>
              </w:rPr>
              <w:t>C</w:t>
            </w:r>
            <w:r w:rsidRPr="00D052CA">
              <w:rPr>
                <w:rFonts w:asciiTheme="minorHAnsi" w:hAnsiTheme="minorHAnsi"/>
                <w:sz w:val="18"/>
                <w:szCs w:val="18"/>
              </w:rPr>
              <w:t xml:space="preserve">ompliance with the Measurement Access Hole (MAH) </w:t>
            </w:r>
            <w:r w:rsidR="002D2DFC" w:rsidRPr="00D052CA">
              <w:rPr>
                <w:rFonts w:asciiTheme="minorHAnsi" w:hAnsiTheme="minorHAnsi"/>
                <w:sz w:val="18"/>
                <w:szCs w:val="18"/>
              </w:rPr>
              <w:t>R</w:t>
            </w:r>
            <w:r w:rsidRPr="00D052CA">
              <w:rPr>
                <w:rFonts w:asciiTheme="minorHAnsi" w:hAnsiTheme="minorHAnsi"/>
                <w:sz w:val="18"/>
                <w:szCs w:val="18"/>
              </w:rPr>
              <w:t>equirement</w:t>
            </w:r>
          </w:p>
        </w:tc>
        <w:tc>
          <w:tcPr>
            <w:tcW w:w="2425" w:type="pct"/>
            <w:tcMar>
              <w:left w:w="115" w:type="dxa"/>
              <w:right w:w="101" w:type="dxa"/>
            </w:tcMar>
            <w:vAlign w:val="center"/>
          </w:tcPr>
          <w:p w14:paraId="7EB3F50E" w14:textId="77777777" w:rsidR="001E16F8" w:rsidRPr="00D052CA" w:rsidRDefault="001E16F8" w:rsidP="00B721EB">
            <w:pPr>
              <w:pStyle w:val="ListParagraph"/>
              <w:keepNext/>
              <w:rPr>
                <w:rFonts w:asciiTheme="minorHAnsi" w:hAnsiTheme="minorHAnsi"/>
                <w:sz w:val="18"/>
                <w:szCs w:val="18"/>
              </w:rPr>
            </w:pPr>
          </w:p>
        </w:tc>
      </w:tr>
    </w:tbl>
    <w:p w14:paraId="7EB3F510" w14:textId="77777777" w:rsidR="001E16F8" w:rsidRPr="00D052CA" w:rsidRDefault="001E16F8" w:rsidP="001E16F8">
      <w:pPr>
        <w:rPr>
          <w:rFonts w:asciiTheme="minorHAnsi" w:hAnsiTheme="minorHAnsi"/>
          <w:b/>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39646C" w:rsidRPr="00D052CA" w14:paraId="048AA4EC" w14:textId="77777777" w:rsidTr="0039646C">
        <w:trPr>
          <w:cantSplit/>
        </w:trPr>
        <w:tc>
          <w:tcPr>
            <w:tcW w:w="10998" w:type="dxa"/>
            <w:gridSpan w:val="4"/>
          </w:tcPr>
          <w:p w14:paraId="20763154" w14:textId="77777777" w:rsidR="0039646C" w:rsidRPr="00D052CA" w:rsidRDefault="0039646C" w:rsidP="0039646C">
            <w:pPr>
              <w:keepNext/>
              <w:rPr>
                <w:rFonts w:ascii="Calibri" w:hAnsi="Calibri"/>
                <w:b/>
              </w:rPr>
            </w:pPr>
            <w:r w:rsidRPr="00D052CA">
              <w:rPr>
                <w:rFonts w:ascii="Calibri" w:hAnsi="Calibri"/>
                <w:b/>
              </w:rPr>
              <w:t>E. Minimum System Airflow Rate Verification</w:t>
            </w:r>
          </w:p>
          <w:p w14:paraId="714F26A6" w14:textId="77777777" w:rsidR="0039646C" w:rsidRPr="00D052CA" w:rsidRDefault="0039646C" w:rsidP="0039646C">
            <w:pPr>
              <w:keepNext/>
              <w:rPr>
                <w:rFonts w:ascii="Calibri" w:hAnsi="Calibri"/>
                <w:sz w:val="18"/>
              </w:rPr>
            </w:pPr>
            <w:r w:rsidRPr="00D052CA">
              <w:rPr>
                <w:rFonts w:ascii="Calibri" w:hAnsi="Calibri"/>
                <w:sz w:val="18"/>
              </w:rPr>
              <w:t>Procedures for verifying minimum system airflow are specified in Reference Residential Appendix RA3.3.3.</w:t>
            </w:r>
          </w:p>
        </w:tc>
      </w:tr>
      <w:tr w:rsidR="0039646C" w:rsidRPr="00D052CA" w14:paraId="15E3B5CE" w14:textId="77777777" w:rsidTr="0039646C">
        <w:trPr>
          <w:cantSplit/>
          <w:trHeight w:val="305"/>
        </w:trPr>
        <w:tc>
          <w:tcPr>
            <w:tcW w:w="2988" w:type="dxa"/>
            <w:gridSpan w:val="2"/>
            <w:vAlign w:val="center"/>
          </w:tcPr>
          <w:p w14:paraId="55E59387"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01</w:t>
            </w:r>
          </w:p>
        </w:tc>
        <w:tc>
          <w:tcPr>
            <w:tcW w:w="3330" w:type="dxa"/>
          </w:tcPr>
          <w:p w14:paraId="635978CF"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02</w:t>
            </w:r>
          </w:p>
        </w:tc>
        <w:tc>
          <w:tcPr>
            <w:tcW w:w="4680" w:type="dxa"/>
            <w:vAlign w:val="center"/>
          </w:tcPr>
          <w:p w14:paraId="7A7C8413"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03</w:t>
            </w:r>
          </w:p>
        </w:tc>
      </w:tr>
      <w:tr w:rsidR="0039646C" w:rsidRPr="00D052CA" w14:paraId="524EFAFB" w14:textId="77777777" w:rsidTr="0039646C">
        <w:trPr>
          <w:cantSplit/>
          <w:trHeight w:val="882"/>
        </w:trPr>
        <w:tc>
          <w:tcPr>
            <w:tcW w:w="2988" w:type="dxa"/>
            <w:gridSpan w:val="2"/>
            <w:tcBorders>
              <w:top w:val="nil"/>
            </w:tcBorders>
            <w:vAlign w:val="bottom"/>
          </w:tcPr>
          <w:p w14:paraId="5BC25EB3"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Indoor Unit Name or Description of Area Served</w:t>
            </w:r>
          </w:p>
        </w:tc>
        <w:tc>
          <w:tcPr>
            <w:tcW w:w="3330" w:type="dxa"/>
            <w:tcBorders>
              <w:top w:val="nil"/>
            </w:tcBorders>
            <w:vAlign w:val="bottom"/>
          </w:tcPr>
          <w:p w14:paraId="4AB7E214" w14:textId="77777777" w:rsidR="0039646C" w:rsidRPr="00D052CA" w:rsidRDefault="0039646C" w:rsidP="0039646C">
            <w:pPr>
              <w:keepNext/>
              <w:jc w:val="center"/>
              <w:rPr>
                <w:rFonts w:ascii="Calibri" w:hAnsi="Calibri"/>
                <w:sz w:val="18"/>
                <w:szCs w:val="18"/>
              </w:rPr>
            </w:pPr>
            <w:r w:rsidRPr="00D052CA">
              <w:rPr>
                <w:rFonts w:ascii="Calibri" w:hAnsi="Calibri"/>
              </w:rPr>
              <w:t>Minimum Required System Airflow Rate (cfm)</w:t>
            </w:r>
          </w:p>
        </w:tc>
        <w:tc>
          <w:tcPr>
            <w:tcW w:w="4680" w:type="dxa"/>
            <w:tcBorders>
              <w:top w:val="nil"/>
            </w:tcBorders>
            <w:vAlign w:val="bottom"/>
          </w:tcPr>
          <w:p w14:paraId="0B68E612"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System Airflow Rate Verification Status</w:t>
            </w:r>
          </w:p>
        </w:tc>
      </w:tr>
      <w:tr w:rsidR="0039646C" w:rsidRPr="00D052CA" w14:paraId="61E55F5A" w14:textId="77777777" w:rsidTr="0039646C">
        <w:trPr>
          <w:cantSplit/>
          <w:trHeight w:val="350"/>
        </w:trPr>
        <w:tc>
          <w:tcPr>
            <w:tcW w:w="2988" w:type="dxa"/>
            <w:gridSpan w:val="2"/>
          </w:tcPr>
          <w:p w14:paraId="3AFF6319" w14:textId="77777777" w:rsidR="0039646C" w:rsidRPr="00D052CA" w:rsidRDefault="0039646C" w:rsidP="0039646C">
            <w:pPr>
              <w:keepNext/>
              <w:rPr>
                <w:rFonts w:ascii="Calibri" w:hAnsi="Calibri"/>
                <w:sz w:val="14"/>
                <w:szCs w:val="14"/>
              </w:rPr>
            </w:pPr>
          </w:p>
        </w:tc>
        <w:tc>
          <w:tcPr>
            <w:tcW w:w="3330" w:type="dxa"/>
          </w:tcPr>
          <w:p w14:paraId="72898FD8" w14:textId="77777777" w:rsidR="0039646C" w:rsidRPr="00D052CA" w:rsidRDefault="0039646C" w:rsidP="0039646C">
            <w:pPr>
              <w:keepNext/>
              <w:rPr>
                <w:rFonts w:ascii="Calibri" w:hAnsi="Calibri"/>
                <w:sz w:val="14"/>
                <w:szCs w:val="14"/>
              </w:rPr>
            </w:pPr>
          </w:p>
        </w:tc>
        <w:tc>
          <w:tcPr>
            <w:tcW w:w="4680" w:type="dxa"/>
          </w:tcPr>
          <w:p w14:paraId="2260428A" w14:textId="77777777" w:rsidR="0039646C" w:rsidRPr="00D052CA" w:rsidRDefault="0039646C" w:rsidP="0039646C">
            <w:pPr>
              <w:keepNext/>
              <w:rPr>
                <w:rFonts w:ascii="Calibri" w:hAnsi="Calibri"/>
                <w:sz w:val="16"/>
                <w:szCs w:val="16"/>
              </w:rPr>
            </w:pPr>
          </w:p>
        </w:tc>
      </w:tr>
      <w:tr w:rsidR="0039646C" w:rsidRPr="00D052CA" w14:paraId="0159EDA9" w14:textId="77777777" w:rsidTr="0039646C">
        <w:trPr>
          <w:cantSplit/>
          <w:trHeight w:val="341"/>
        </w:trPr>
        <w:tc>
          <w:tcPr>
            <w:tcW w:w="2988" w:type="dxa"/>
            <w:gridSpan w:val="2"/>
          </w:tcPr>
          <w:p w14:paraId="3787FAE1" w14:textId="77777777" w:rsidR="0039646C" w:rsidRPr="00D052CA" w:rsidRDefault="0039646C" w:rsidP="0039646C">
            <w:pPr>
              <w:keepNext/>
              <w:rPr>
                <w:rFonts w:ascii="Calibri" w:hAnsi="Calibri"/>
                <w:sz w:val="16"/>
                <w:szCs w:val="16"/>
              </w:rPr>
            </w:pPr>
          </w:p>
        </w:tc>
        <w:tc>
          <w:tcPr>
            <w:tcW w:w="3330" w:type="dxa"/>
          </w:tcPr>
          <w:p w14:paraId="76B054E3" w14:textId="77777777" w:rsidR="0039646C" w:rsidRPr="00D052CA" w:rsidRDefault="0039646C" w:rsidP="0039646C">
            <w:pPr>
              <w:keepNext/>
              <w:rPr>
                <w:rFonts w:ascii="Calibri" w:hAnsi="Calibri"/>
                <w:sz w:val="16"/>
                <w:szCs w:val="16"/>
              </w:rPr>
            </w:pPr>
          </w:p>
        </w:tc>
        <w:tc>
          <w:tcPr>
            <w:tcW w:w="4680" w:type="dxa"/>
          </w:tcPr>
          <w:p w14:paraId="65B58FC9" w14:textId="77777777" w:rsidR="0039646C" w:rsidRPr="00D052CA" w:rsidRDefault="0039646C" w:rsidP="0039646C">
            <w:pPr>
              <w:keepNext/>
              <w:rPr>
                <w:rFonts w:ascii="Calibri" w:hAnsi="Calibri"/>
                <w:sz w:val="16"/>
                <w:szCs w:val="16"/>
              </w:rPr>
            </w:pPr>
          </w:p>
        </w:tc>
      </w:tr>
      <w:tr w:rsidR="0039646C" w:rsidRPr="00D052CA" w14:paraId="22AE4761" w14:textId="77777777" w:rsidTr="0039646C">
        <w:tblPrEx>
          <w:tblLook w:val="0000" w:firstRow="0" w:lastRow="0" w:firstColumn="0" w:lastColumn="0" w:noHBand="0" w:noVBand="0"/>
        </w:tblPrEx>
        <w:trPr>
          <w:trHeight w:val="269"/>
        </w:trPr>
        <w:tc>
          <w:tcPr>
            <w:tcW w:w="467" w:type="dxa"/>
            <w:vAlign w:val="center"/>
          </w:tcPr>
          <w:p w14:paraId="71FF257D" w14:textId="77777777" w:rsidR="0039646C" w:rsidRPr="00D052CA" w:rsidRDefault="0039646C" w:rsidP="0039646C">
            <w:pPr>
              <w:keepNext/>
              <w:jc w:val="center"/>
              <w:rPr>
                <w:rFonts w:ascii="Calibri" w:hAnsi="Calibri"/>
              </w:rPr>
            </w:pPr>
            <w:r w:rsidRPr="00D052CA">
              <w:rPr>
                <w:rFonts w:ascii="Calibri" w:hAnsi="Calibri"/>
              </w:rPr>
              <w:t>04</w:t>
            </w:r>
          </w:p>
        </w:tc>
        <w:tc>
          <w:tcPr>
            <w:tcW w:w="10531" w:type="dxa"/>
            <w:gridSpan w:val="3"/>
          </w:tcPr>
          <w:p w14:paraId="644E15FC" w14:textId="77777777" w:rsidR="0039646C" w:rsidRPr="00D052CA" w:rsidRDefault="0039646C" w:rsidP="0039646C">
            <w:pPr>
              <w:keepNext/>
              <w:rPr>
                <w:rFonts w:ascii="Calibri" w:hAnsi="Calibri"/>
                <w:sz w:val="18"/>
                <w:szCs w:val="18"/>
              </w:rPr>
            </w:pPr>
            <w:r w:rsidRPr="00D052CA">
              <w:rPr>
                <w:rFonts w:ascii="Calibri" w:hAnsi="Calibri"/>
                <w:sz w:val="18"/>
                <w:szCs w:val="18"/>
              </w:rPr>
              <w:t xml:space="preserve">Compliance Statement: </w:t>
            </w:r>
          </w:p>
        </w:tc>
      </w:tr>
      <w:tr w:rsidR="0039646C" w:rsidRPr="00D052CA" w14:paraId="6091427B" w14:textId="77777777" w:rsidTr="0039646C">
        <w:trPr>
          <w:cantSplit/>
        </w:trPr>
        <w:tc>
          <w:tcPr>
            <w:tcW w:w="10998" w:type="dxa"/>
            <w:gridSpan w:val="4"/>
          </w:tcPr>
          <w:p w14:paraId="12F51E1F" w14:textId="77777777" w:rsidR="0039646C" w:rsidRPr="00D052CA" w:rsidRDefault="0039646C" w:rsidP="0039646C">
            <w:pPr>
              <w:rPr>
                <w:rFonts w:ascii="Calibri" w:hAnsi="Calibri"/>
                <w:sz w:val="18"/>
                <w:szCs w:val="18"/>
              </w:rPr>
            </w:pPr>
            <w:r w:rsidRPr="00D052CA">
              <w:rPr>
                <w:rFonts w:ascii="Calibri" w:hAnsi="Calibri"/>
                <w:sz w:val="18"/>
                <w:szCs w:val="18"/>
              </w:rPr>
              <w:t>Notes:</w:t>
            </w:r>
          </w:p>
        </w:tc>
      </w:tr>
    </w:tbl>
    <w:p w14:paraId="7EB3F51C" w14:textId="77777777" w:rsidR="001E16F8" w:rsidRPr="00D052CA" w:rsidRDefault="001E16F8" w:rsidP="001E16F8">
      <w:pPr>
        <w:rPr>
          <w:rFonts w:asciiTheme="minorHAnsi" w:hAnsiTheme="minorHAnsi"/>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9"/>
        <w:gridCol w:w="4781"/>
        <w:gridCol w:w="5392"/>
      </w:tblGrid>
      <w:tr w:rsidR="001E16F8" w:rsidRPr="00D052CA" w14:paraId="7EB3F51F" w14:textId="77777777" w:rsidTr="00792D93">
        <w:trPr>
          <w:cantSplit/>
          <w:trHeight w:val="288"/>
        </w:trPr>
        <w:tc>
          <w:tcPr>
            <w:tcW w:w="5000" w:type="pct"/>
            <w:gridSpan w:val="3"/>
            <w:vAlign w:val="center"/>
          </w:tcPr>
          <w:p w14:paraId="7EB3F51D" w14:textId="744AF594" w:rsidR="001E16F8" w:rsidRPr="00D052CA" w:rsidRDefault="001E16F8" w:rsidP="00B721EB">
            <w:pPr>
              <w:keepNext/>
              <w:rPr>
                <w:rFonts w:asciiTheme="minorHAnsi" w:hAnsiTheme="minorHAnsi"/>
                <w:b/>
                <w:szCs w:val="18"/>
              </w:rPr>
            </w:pPr>
            <w:r w:rsidRPr="00D052CA">
              <w:rPr>
                <w:rFonts w:asciiTheme="minorHAnsi" w:hAnsiTheme="minorHAnsi"/>
                <w:b/>
                <w:szCs w:val="18"/>
              </w:rPr>
              <w:t>F. Data Collection</w:t>
            </w:r>
          </w:p>
          <w:p w14:paraId="7EB3F51E" w14:textId="665FF21B" w:rsidR="001E16F8" w:rsidRPr="00D052CA" w:rsidRDefault="007857EA" w:rsidP="00B721EB">
            <w:pPr>
              <w:keepNext/>
              <w:rPr>
                <w:rFonts w:asciiTheme="minorHAnsi" w:hAnsiTheme="minorHAnsi"/>
                <w:sz w:val="18"/>
                <w:szCs w:val="18"/>
              </w:rPr>
            </w:pPr>
            <w:r w:rsidRPr="00D052CA">
              <w:rPr>
                <w:rFonts w:asciiTheme="minorHAnsi" w:hAnsiTheme="minorHAnsi"/>
                <w:sz w:val="18"/>
                <w:szCs w:val="18"/>
              </w:rPr>
              <w:t xml:space="preserve">HERS Rater must independently collect all data in this section. </w:t>
            </w:r>
            <w:r w:rsidR="001E16F8" w:rsidRPr="00D052CA">
              <w:rPr>
                <w:rFonts w:asciiTheme="minorHAnsi" w:hAnsiTheme="minorHAnsi"/>
                <w:sz w:val="18"/>
                <w:szCs w:val="18"/>
              </w:rPr>
              <w:t>Procedures for determining Refrigerant Charge using the Standard Charge Verification Procedure are given in Reference Residential Appendix RA3.2.2 and RA3.2.2.2</w:t>
            </w:r>
          </w:p>
        </w:tc>
      </w:tr>
      <w:tr w:rsidR="001E16F8" w:rsidRPr="00D052CA" w14:paraId="7EB3F523" w14:textId="77777777" w:rsidTr="00792D93">
        <w:trPr>
          <w:cantSplit/>
          <w:trHeight w:val="288"/>
        </w:trPr>
        <w:tc>
          <w:tcPr>
            <w:tcW w:w="287" w:type="pct"/>
            <w:vAlign w:val="center"/>
          </w:tcPr>
          <w:p w14:paraId="7EB3F520" w14:textId="77777777" w:rsidR="001E16F8" w:rsidRPr="00D052CA" w:rsidRDefault="001E16F8" w:rsidP="00481126">
            <w:pPr>
              <w:pStyle w:val="Header"/>
              <w:keepNext/>
              <w:tabs>
                <w:tab w:val="clear" w:pos="4320"/>
                <w:tab w:val="clear" w:pos="8640"/>
              </w:tabs>
              <w:jc w:val="center"/>
              <w:rPr>
                <w:rFonts w:asciiTheme="minorHAnsi" w:hAnsiTheme="minorHAnsi"/>
                <w:sz w:val="18"/>
                <w:szCs w:val="18"/>
              </w:rPr>
            </w:pPr>
            <w:r w:rsidRPr="00D052CA">
              <w:rPr>
                <w:rFonts w:asciiTheme="minorHAnsi" w:hAnsiTheme="minorHAnsi"/>
                <w:sz w:val="18"/>
                <w:szCs w:val="18"/>
              </w:rPr>
              <w:t>01</w:t>
            </w:r>
          </w:p>
        </w:tc>
        <w:tc>
          <w:tcPr>
            <w:tcW w:w="2215" w:type="pct"/>
            <w:vAlign w:val="center"/>
          </w:tcPr>
          <w:p w14:paraId="7EB3F521" w14:textId="7ABC1A0F" w:rsidR="001E16F8" w:rsidRPr="00D052CA" w:rsidRDefault="001E16F8" w:rsidP="002D2DFC">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 xml:space="preserve">Lowest </w:t>
            </w:r>
            <w:r w:rsidR="00491363" w:rsidRPr="00D052CA">
              <w:rPr>
                <w:rFonts w:asciiTheme="minorHAnsi" w:hAnsiTheme="minorHAnsi"/>
                <w:sz w:val="18"/>
                <w:szCs w:val="18"/>
              </w:rPr>
              <w:t>R</w:t>
            </w:r>
            <w:r w:rsidRPr="00D052CA">
              <w:rPr>
                <w:rFonts w:asciiTheme="minorHAnsi" w:hAnsiTheme="minorHAnsi"/>
                <w:sz w:val="18"/>
                <w:szCs w:val="18"/>
              </w:rPr>
              <w:t xml:space="preserve">eturn </w:t>
            </w:r>
            <w:r w:rsidR="00491363" w:rsidRPr="00D052CA">
              <w:rPr>
                <w:rFonts w:asciiTheme="minorHAnsi" w:hAnsiTheme="minorHAnsi"/>
                <w:sz w:val="18"/>
                <w:szCs w:val="18"/>
              </w:rPr>
              <w:t>A</w:t>
            </w:r>
            <w:r w:rsidRPr="00D052CA">
              <w:rPr>
                <w:rFonts w:asciiTheme="minorHAnsi" w:hAnsiTheme="minorHAnsi"/>
                <w:sz w:val="18"/>
                <w:szCs w:val="18"/>
              </w:rPr>
              <w:t xml:space="preserve">ir </w:t>
            </w:r>
            <w:r w:rsidR="00491363" w:rsidRPr="00D052CA">
              <w:rPr>
                <w:rFonts w:asciiTheme="minorHAnsi" w:hAnsiTheme="minorHAnsi"/>
                <w:sz w:val="18"/>
                <w:szCs w:val="18"/>
              </w:rPr>
              <w:t>D</w:t>
            </w:r>
            <w:r w:rsidRPr="00D052CA">
              <w:rPr>
                <w:rFonts w:asciiTheme="minorHAnsi" w:hAnsiTheme="minorHAnsi"/>
                <w:sz w:val="18"/>
                <w:szCs w:val="18"/>
              </w:rPr>
              <w:t>ry</w:t>
            </w:r>
            <w:r w:rsidR="00491363" w:rsidRPr="00D052CA">
              <w:rPr>
                <w:rFonts w:asciiTheme="minorHAnsi" w:hAnsiTheme="minorHAnsi"/>
                <w:sz w:val="18"/>
                <w:szCs w:val="18"/>
              </w:rPr>
              <w:t>-</w:t>
            </w:r>
            <w:r w:rsidRPr="00D052CA">
              <w:rPr>
                <w:rFonts w:asciiTheme="minorHAnsi" w:hAnsiTheme="minorHAnsi"/>
                <w:sz w:val="18"/>
                <w:szCs w:val="18"/>
              </w:rPr>
              <w:t xml:space="preserve">bulb </w:t>
            </w:r>
            <w:r w:rsidR="00491363" w:rsidRPr="00D052CA">
              <w:rPr>
                <w:rFonts w:asciiTheme="minorHAnsi" w:hAnsiTheme="minorHAnsi"/>
                <w:sz w:val="18"/>
                <w:szCs w:val="18"/>
              </w:rPr>
              <w:t>T</w:t>
            </w:r>
            <w:r w:rsidRPr="00D052CA">
              <w:rPr>
                <w:rFonts w:asciiTheme="minorHAnsi" w:hAnsiTheme="minorHAnsi"/>
                <w:sz w:val="18"/>
                <w:szCs w:val="18"/>
              </w:rPr>
              <w:t xml:space="preserve">emperature that </w:t>
            </w:r>
            <w:r w:rsidR="00491363" w:rsidRPr="00D052CA">
              <w:rPr>
                <w:rFonts w:asciiTheme="minorHAnsi" w:hAnsiTheme="minorHAnsi"/>
                <w:sz w:val="18"/>
                <w:szCs w:val="18"/>
              </w:rPr>
              <w:t>O</w:t>
            </w:r>
            <w:r w:rsidRPr="00D052CA">
              <w:rPr>
                <w:rFonts w:asciiTheme="minorHAnsi" w:hAnsiTheme="minorHAnsi"/>
                <w:sz w:val="18"/>
                <w:szCs w:val="18"/>
              </w:rPr>
              <w:t xml:space="preserve">ccurred </w:t>
            </w:r>
            <w:r w:rsidR="00491363" w:rsidRPr="00D052CA">
              <w:rPr>
                <w:rFonts w:asciiTheme="minorHAnsi" w:hAnsiTheme="minorHAnsi"/>
                <w:sz w:val="18"/>
                <w:szCs w:val="18"/>
              </w:rPr>
              <w:t>D</w:t>
            </w:r>
            <w:r w:rsidRPr="00D052CA">
              <w:rPr>
                <w:rFonts w:asciiTheme="minorHAnsi" w:hAnsiTheme="minorHAnsi"/>
                <w:sz w:val="18"/>
                <w:szCs w:val="18"/>
              </w:rPr>
              <w:t xml:space="preserve">uring the </w:t>
            </w:r>
            <w:r w:rsidR="00491363" w:rsidRPr="00D052CA">
              <w:rPr>
                <w:rFonts w:asciiTheme="minorHAnsi" w:hAnsiTheme="minorHAnsi"/>
                <w:sz w:val="18"/>
                <w:szCs w:val="18"/>
              </w:rPr>
              <w:t>R</w:t>
            </w:r>
            <w:r w:rsidRPr="00D052CA">
              <w:rPr>
                <w:rFonts w:asciiTheme="minorHAnsi" w:hAnsiTheme="minorHAnsi"/>
                <w:sz w:val="18"/>
                <w:szCs w:val="18"/>
              </w:rPr>
              <w:t xml:space="preserve">efrigerant </w:t>
            </w:r>
            <w:r w:rsidR="00491363" w:rsidRPr="00D052CA">
              <w:rPr>
                <w:rFonts w:asciiTheme="minorHAnsi" w:hAnsiTheme="minorHAnsi"/>
                <w:sz w:val="18"/>
                <w:szCs w:val="18"/>
              </w:rPr>
              <w:t>C</w:t>
            </w:r>
            <w:r w:rsidRPr="00D052CA">
              <w:rPr>
                <w:rFonts w:asciiTheme="minorHAnsi" w:hAnsiTheme="minorHAnsi"/>
                <w:sz w:val="18"/>
                <w:szCs w:val="18"/>
              </w:rPr>
              <w:t xml:space="preserve">harge </w:t>
            </w:r>
            <w:r w:rsidR="00491363" w:rsidRPr="00D052CA">
              <w:rPr>
                <w:rFonts w:asciiTheme="minorHAnsi" w:hAnsiTheme="minorHAnsi"/>
                <w:sz w:val="18"/>
                <w:szCs w:val="18"/>
              </w:rPr>
              <w:t>V</w:t>
            </w:r>
            <w:r w:rsidRPr="00D052CA">
              <w:rPr>
                <w:rFonts w:asciiTheme="minorHAnsi" w:hAnsiTheme="minorHAnsi"/>
                <w:sz w:val="18"/>
                <w:szCs w:val="18"/>
              </w:rPr>
              <w:t xml:space="preserve">erification </w:t>
            </w:r>
            <w:r w:rsidR="00491363" w:rsidRPr="00D052CA">
              <w:rPr>
                <w:rFonts w:asciiTheme="minorHAnsi" w:hAnsiTheme="minorHAnsi"/>
                <w:sz w:val="18"/>
                <w:szCs w:val="18"/>
              </w:rPr>
              <w:t>P</w:t>
            </w:r>
            <w:r w:rsidRPr="00D052CA">
              <w:rPr>
                <w:rFonts w:asciiTheme="minorHAnsi" w:hAnsiTheme="minorHAnsi"/>
                <w:sz w:val="18"/>
                <w:szCs w:val="18"/>
              </w:rPr>
              <w:t>rocedure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22" w14:textId="77777777" w:rsidR="001E16F8" w:rsidRPr="00D052CA" w:rsidRDefault="001E16F8" w:rsidP="00B721EB">
            <w:pPr>
              <w:keepNext/>
              <w:rPr>
                <w:rFonts w:asciiTheme="minorHAnsi" w:hAnsiTheme="minorHAnsi"/>
                <w:sz w:val="18"/>
                <w:szCs w:val="18"/>
              </w:rPr>
            </w:pPr>
          </w:p>
        </w:tc>
      </w:tr>
      <w:tr w:rsidR="001E16F8" w:rsidRPr="00D052CA" w14:paraId="7EB3F527" w14:textId="77777777" w:rsidTr="00792D93">
        <w:trPr>
          <w:cantSplit/>
          <w:trHeight w:val="288"/>
        </w:trPr>
        <w:tc>
          <w:tcPr>
            <w:tcW w:w="287" w:type="pct"/>
            <w:vAlign w:val="center"/>
          </w:tcPr>
          <w:p w14:paraId="7EB3F524" w14:textId="77777777" w:rsidR="001E16F8" w:rsidRPr="00D052CA" w:rsidRDefault="001E16F8" w:rsidP="00481126">
            <w:pPr>
              <w:pStyle w:val="FootnoteText"/>
              <w:keepNext/>
              <w:jc w:val="center"/>
              <w:rPr>
                <w:rFonts w:asciiTheme="minorHAnsi" w:hAnsiTheme="minorHAnsi"/>
                <w:sz w:val="18"/>
                <w:szCs w:val="18"/>
              </w:rPr>
            </w:pPr>
            <w:r w:rsidRPr="00D052CA">
              <w:rPr>
                <w:rFonts w:asciiTheme="minorHAnsi" w:hAnsiTheme="minorHAnsi"/>
                <w:sz w:val="18"/>
                <w:szCs w:val="18"/>
              </w:rPr>
              <w:t>02</w:t>
            </w:r>
          </w:p>
        </w:tc>
        <w:tc>
          <w:tcPr>
            <w:tcW w:w="2215" w:type="pct"/>
            <w:vAlign w:val="center"/>
          </w:tcPr>
          <w:p w14:paraId="7A3C674E" w14:textId="77777777" w:rsidR="002D2DFC" w:rsidRPr="00D052CA" w:rsidRDefault="001E16F8" w:rsidP="002D2DFC">
            <w:pPr>
              <w:keepNext/>
              <w:rPr>
                <w:rFonts w:asciiTheme="minorHAnsi" w:hAnsiTheme="minorHAnsi"/>
                <w:sz w:val="18"/>
                <w:szCs w:val="18"/>
              </w:rPr>
            </w:pPr>
            <w:r w:rsidRPr="00D052CA">
              <w:rPr>
                <w:rFonts w:asciiTheme="minorHAnsi" w:hAnsiTheme="minorHAnsi"/>
                <w:sz w:val="18"/>
                <w:szCs w:val="18"/>
              </w:rPr>
              <w:t xml:space="preserve">Measured Condenser </w:t>
            </w:r>
            <w:r w:rsidR="00491363" w:rsidRPr="00D052CA">
              <w:rPr>
                <w:rFonts w:asciiTheme="minorHAnsi" w:hAnsiTheme="minorHAnsi"/>
                <w:sz w:val="18"/>
                <w:szCs w:val="18"/>
              </w:rPr>
              <w:t>A</w:t>
            </w:r>
            <w:r w:rsidRPr="00D052CA">
              <w:rPr>
                <w:rFonts w:asciiTheme="minorHAnsi" w:hAnsiTheme="minorHAnsi"/>
                <w:sz w:val="18"/>
                <w:szCs w:val="18"/>
              </w:rPr>
              <w:t xml:space="preserve">ir </w:t>
            </w:r>
            <w:r w:rsidR="00491363" w:rsidRPr="00D052CA">
              <w:rPr>
                <w:rFonts w:asciiTheme="minorHAnsi" w:hAnsiTheme="minorHAnsi"/>
                <w:sz w:val="18"/>
                <w:szCs w:val="18"/>
              </w:rPr>
              <w:t>E</w:t>
            </w:r>
            <w:r w:rsidRPr="00D052CA">
              <w:rPr>
                <w:rFonts w:asciiTheme="minorHAnsi" w:hAnsiTheme="minorHAnsi"/>
                <w:sz w:val="18"/>
                <w:szCs w:val="18"/>
              </w:rPr>
              <w:t xml:space="preserve">ntering </w:t>
            </w:r>
            <w:r w:rsidR="00491363" w:rsidRPr="00D052CA">
              <w:rPr>
                <w:rFonts w:asciiTheme="minorHAnsi" w:hAnsiTheme="minorHAnsi"/>
                <w:sz w:val="18"/>
                <w:szCs w:val="18"/>
              </w:rPr>
              <w:t>D</w:t>
            </w:r>
            <w:r w:rsidRPr="00D052CA">
              <w:rPr>
                <w:rFonts w:asciiTheme="minorHAnsi" w:hAnsiTheme="minorHAnsi"/>
                <w:sz w:val="18"/>
                <w:szCs w:val="18"/>
              </w:rPr>
              <w:t xml:space="preserve">ry-bulb </w:t>
            </w:r>
            <w:r w:rsidR="00491363" w:rsidRPr="00D052CA">
              <w:rPr>
                <w:rFonts w:asciiTheme="minorHAnsi" w:hAnsiTheme="minorHAnsi"/>
                <w:sz w:val="18"/>
                <w:szCs w:val="18"/>
              </w:rPr>
              <w:t>T</w:t>
            </w:r>
            <w:r w:rsidRPr="00D052CA">
              <w:rPr>
                <w:rFonts w:asciiTheme="minorHAnsi" w:hAnsiTheme="minorHAnsi"/>
                <w:sz w:val="18"/>
                <w:szCs w:val="18"/>
              </w:rPr>
              <w:t xml:space="preserve">emperature </w:t>
            </w:r>
          </w:p>
          <w:p w14:paraId="7EB3F525" w14:textId="1D40B5DA"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 xml:space="preserve">(T </w:t>
            </w:r>
            <w:r w:rsidRPr="00D052CA">
              <w:rPr>
                <w:rFonts w:asciiTheme="minorHAnsi" w:hAnsiTheme="minorHAnsi"/>
                <w:sz w:val="18"/>
                <w:szCs w:val="18"/>
                <w:vertAlign w:val="subscript"/>
              </w:rPr>
              <w:t xml:space="preserve">condenser, </w:t>
            </w:r>
            <w:proofErr w:type="spellStart"/>
            <w:r w:rsidRPr="00D052CA">
              <w:rPr>
                <w:rFonts w:asciiTheme="minorHAnsi" w:hAnsiTheme="minorHAnsi"/>
                <w:sz w:val="18"/>
                <w:szCs w:val="18"/>
                <w:vertAlign w:val="subscript"/>
              </w:rPr>
              <w:t>db</w:t>
            </w:r>
            <w:proofErr w:type="spellEnd"/>
            <w:r w:rsidRPr="00D052CA">
              <w:rPr>
                <w:rFonts w:asciiTheme="minorHAnsi" w:hAnsiTheme="minorHAnsi"/>
                <w:sz w:val="18"/>
                <w:szCs w:val="18"/>
              </w:rPr>
              <w:t>)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26" w14:textId="77777777" w:rsidR="001E16F8" w:rsidRPr="00D052CA" w:rsidRDefault="001E16F8" w:rsidP="00B721EB">
            <w:pPr>
              <w:keepNext/>
              <w:rPr>
                <w:rFonts w:asciiTheme="minorHAnsi" w:hAnsiTheme="minorHAnsi"/>
                <w:sz w:val="18"/>
                <w:szCs w:val="18"/>
              </w:rPr>
            </w:pPr>
          </w:p>
        </w:tc>
      </w:tr>
      <w:tr w:rsidR="001E16F8" w:rsidRPr="00D052CA" w14:paraId="7EB3F52B" w14:textId="77777777" w:rsidTr="00792D93">
        <w:trPr>
          <w:cantSplit/>
          <w:trHeight w:val="288"/>
        </w:trPr>
        <w:tc>
          <w:tcPr>
            <w:tcW w:w="287" w:type="pct"/>
            <w:vAlign w:val="center"/>
          </w:tcPr>
          <w:p w14:paraId="7EB3F528" w14:textId="77777777" w:rsidR="001E16F8" w:rsidRPr="00D052CA" w:rsidRDefault="001E16F8" w:rsidP="00481126">
            <w:pPr>
              <w:pStyle w:val="Header"/>
              <w:keepNext/>
              <w:tabs>
                <w:tab w:val="clear" w:pos="4320"/>
                <w:tab w:val="clear" w:pos="8640"/>
              </w:tabs>
              <w:jc w:val="center"/>
              <w:rPr>
                <w:rFonts w:asciiTheme="minorHAnsi" w:hAnsiTheme="minorHAnsi"/>
                <w:sz w:val="18"/>
                <w:szCs w:val="18"/>
              </w:rPr>
            </w:pPr>
            <w:r w:rsidRPr="00D052CA">
              <w:rPr>
                <w:rFonts w:asciiTheme="minorHAnsi" w:hAnsiTheme="minorHAnsi"/>
                <w:sz w:val="18"/>
                <w:szCs w:val="18"/>
              </w:rPr>
              <w:t>03</w:t>
            </w:r>
          </w:p>
        </w:tc>
        <w:tc>
          <w:tcPr>
            <w:tcW w:w="2215" w:type="pct"/>
            <w:vAlign w:val="center"/>
          </w:tcPr>
          <w:p w14:paraId="7EB3F529" w14:textId="36EFF181" w:rsidR="001E16F8" w:rsidRPr="00D052CA" w:rsidRDefault="001E16F8" w:rsidP="00B721EB">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Outdoor Temperature Qualification Status</w:t>
            </w:r>
          </w:p>
        </w:tc>
        <w:tc>
          <w:tcPr>
            <w:tcW w:w="2498" w:type="pct"/>
            <w:vAlign w:val="center"/>
          </w:tcPr>
          <w:p w14:paraId="7EB3F52A" w14:textId="77777777" w:rsidR="001E16F8" w:rsidRPr="00D052CA" w:rsidRDefault="001E16F8" w:rsidP="00B721EB">
            <w:pPr>
              <w:keepNext/>
              <w:rPr>
                <w:rFonts w:asciiTheme="minorHAnsi" w:hAnsiTheme="minorHAnsi"/>
                <w:sz w:val="18"/>
                <w:szCs w:val="18"/>
              </w:rPr>
            </w:pPr>
          </w:p>
        </w:tc>
      </w:tr>
      <w:tr w:rsidR="001E16F8" w:rsidRPr="00D052CA" w14:paraId="7EB3F52F" w14:textId="77777777" w:rsidTr="00792D93">
        <w:trPr>
          <w:cantSplit/>
          <w:trHeight w:val="288"/>
        </w:trPr>
        <w:tc>
          <w:tcPr>
            <w:tcW w:w="287" w:type="pct"/>
            <w:vAlign w:val="center"/>
          </w:tcPr>
          <w:p w14:paraId="7EB3F52C" w14:textId="77777777" w:rsidR="001E16F8" w:rsidRPr="00D052CA" w:rsidRDefault="001E16F8" w:rsidP="00481126">
            <w:pPr>
              <w:pStyle w:val="FootnoteText"/>
              <w:keepNext/>
              <w:jc w:val="center"/>
              <w:rPr>
                <w:rFonts w:asciiTheme="minorHAnsi" w:hAnsiTheme="minorHAnsi"/>
                <w:sz w:val="18"/>
                <w:szCs w:val="18"/>
              </w:rPr>
            </w:pPr>
            <w:r w:rsidRPr="00D052CA">
              <w:rPr>
                <w:rFonts w:asciiTheme="minorHAnsi" w:hAnsiTheme="minorHAnsi"/>
                <w:sz w:val="18"/>
                <w:szCs w:val="18"/>
              </w:rPr>
              <w:t>04</w:t>
            </w:r>
          </w:p>
        </w:tc>
        <w:tc>
          <w:tcPr>
            <w:tcW w:w="2215" w:type="pct"/>
            <w:vAlign w:val="center"/>
          </w:tcPr>
          <w:p w14:paraId="7EB3F52D" w14:textId="568D1E2C"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 xml:space="preserve">Measured Return (evaporator entering) </w:t>
            </w:r>
            <w:r w:rsidR="00491363" w:rsidRPr="00D052CA">
              <w:rPr>
                <w:rFonts w:asciiTheme="minorHAnsi" w:hAnsiTheme="minorHAnsi"/>
                <w:sz w:val="18"/>
                <w:szCs w:val="18"/>
              </w:rPr>
              <w:t>A</w:t>
            </w:r>
            <w:r w:rsidRPr="00D052CA">
              <w:rPr>
                <w:rFonts w:asciiTheme="minorHAnsi" w:hAnsiTheme="minorHAnsi"/>
                <w:sz w:val="18"/>
                <w:szCs w:val="18"/>
              </w:rPr>
              <w:t xml:space="preserve">ir </w:t>
            </w:r>
            <w:r w:rsidR="00491363" w:rsidRPr="00D052CA">
              <w:rPr>
                <w:rFonts w:asciiTheme="minorHAnsi" w:hAnsiTheme="minorHAnsi"/>
                <w:sz w:val="18"/>
                <w:szCs w:val="18"/>
              </w:rPr>
              <w:t>D</w:t>
            </w:r>
            <w:r w:rsidRPr="00D052CA">
              <w:rPr>
                <w:rFonts w:asciiTheme="minorHAnsi" w:hAnsiTheme="minorHAnsi"/>
                <w:sz w:val="18"/>
                <w:szCs w:val="18"/>
              </w:rPr>
              <w:t xml:space="preserve">ry-bulb </w:t>
            </w:r>
            <w:r w:rsidR="00491363" w:rsidRPr="00D052CA">
              <w:rPr>
                <w:rFonts w:asciiTheme="minorHAnsi" w:hAnsiTheme="minorHAnsi"/>
                <w:sz w:val="18"/>
                <w:szCs w:val="18"/>
              </w:rPr>
              <w:t>T</w:t>
            </w:r>
            <w:r w:rsidRPr="00D052CA">
              <w:rPr>
                <w:rFonts w:asciiTheme="minorHAnsi" w:hAnsiTheme="minorHAnsi"/>
                <w:sz w:val="18"/>
                <w:szCs w:val="18"/>
              </w:rPr>
              <w:t xml:space="preserve">emperature (T </w:t>
            </w:r>
            <w:r w:rsidRPr="00D052CA">
              <w:rPr>
                <w:rFonts w:asciiTheme="minorHAnsi" w:hAnsiTheme="minorHAnsi"/>
                <w:sz w:val="18"/>
                <w:szCs w:val="18"/>
                <w:vertAlign w:val="subscript"/>
              </w:rPr>
              <w:t>return</w:t>
            </w:r>
            <w:r w:rsidRPr="00D052CA">
              <w:rPr>
                <w:rFonts w:asciiTheme="minorHAnsi" w:hAnsiTheme="minorHAnsi"/>
                <w:sz w:val="18"/>
                <w:szCs w:val="18"/>
              </w:rPr>
              <w:t xml:space="preserve">, </w:t>
            </w:r>
            <w:proofErr w:type="spellStart"/>
            <w:r w:rsidRPr="00D052CA">
              <w:rPr>
                <w:rFonts w:asciiTheme="minorHAnsi" w:hAnsiTheme="minorHAnsi"/>
                <w:sz w:val="18"/>
                <w:szCs w:val="18"/>
                <w:vertAlign w:val="subscript"/>
              </w:rPr>
              <w:t>db</w:t>
            </w:r>
            <w:proofErr w:type="spellEnd"/>
            <w:r w:rsidRPr="00D052CA">
              <w:rPr>
                <w:rFonts w:asciiTheme="minorHAnsi" w:hAnsiTheme="minorHAnsi"/>
                <w:sz w:val="18"/>
                <w:szCs w:val="18"/>
              </w:rPr>
              <w:t>)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2E" w14:textId="77777777" w:rsidR="001E16F8" w:rsidRPr="00D052CA" w:rsidRDefault="001E16F8" w:rsidP="00B721EB">
            <w:pPr>
              <w:keepNext/>
              <w:rPr>
                <w:rFonts w:asciiTheme="minorHAnsi" w:hAnsiTheme="minorHAnsi"/>
                <w:sz w:val="18"/>
                <w:szCs w:val="18"/>
              </w:rPr>
            </w:pPr>
          </w:p>
        </w:tc>
      </w:tr>
      <w:tr w:rsidR="001E16F8" w:rsidRPr="00D052CA" w14:paraId="7EB3F533" w14:textId="77777777" w:rsidTr="00792D93">
        <w:trPr>
          <w:cantSplit/>
          <w:trHeight w:val="288"/>
        </w:trPr>
        <w:tc>
          <w:tcPr>
            <w:tcW w:w="287" w:type="pct"/>
            <w:vAlign w:val="center"/>
          </w:tcPr>
          <w:p w14:paraId="7EB3F530" w14:textId="77777777" w:rsidR="001E16F8" w:rsidRPr="00D052CA" w:rsidRDefault="001E16F8" w:rsidP="00481126">
            <w:pPr>
              <w:pStyle w:val="FootnoteText"/>
              <w:keepNext/>
              <w:jc w:val="center"/>
              <w:rPr>
                <w:rFonts w:asciiTheme="minorHAnsi" w:hAnsiTheme="minorHAnsi"/>
                <w:sz w:val="18"/>
                <w:szCs w:val="18"/>
              </w:rPr>
            </w:pPr>
            <w:r w:rsidRPr="00D052CA">
              <w:rPr>
                <w:rFonts w:asciiTheme="minorHAnsi" w:hAnsiTheme="minorHAnsi"/>
                <w:sz w:val="18"/>
                <w:szCs w:val="18"/>
              </w:rPr>
              <w:t>05</w:t>
            </w:r>
          </w:p>
        </w:tc>
        <w:tc>
          <w:tcPr>
            <w:tcW w:w="2215" w:type="pct"/>
            <w:vAlign w:val="center"/>
          </w:tcPr>
          <w:p w14:paraId="7EB3F531" w14:textId="7ECB5DBD"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 xml:space="preserve">Measured Return (evaporator entering) </w:t>
            </w:r>
            <w:r w:rsidR="00491363" w:rsidRPr="00D052CA">
              <w:rPr>
                <w:rFonts w:asciiTheme="minorHAnsi" w:hAnsiTheme="minorHAnsi"/>
                <w:sz w:val="18"/>
                <w:szCs w:val="18"/>
              </w:rPr>
              <w:t>A</w:t>
            </w:r>
            <w:r w:rsidRPr="00D052CA">
              <w:rPr>
                <w:rFonts w:asciiTheme="minorHAnsi" w:hAnsiTheme="minorHAnsi"/>
                <w:sz w:val="18"/>
                <w:szCs w:val="18"/>
              </w:rPr>
              <w:t xml:space="preserve">ir </w:t>
            </w:r>
            <w:r w:rsidR="00491363" w:rsidRPr="00D052CA">
              <w:rPr>
                <w:rFonts w:asciiTheme="minorHAnsi" w:hAnsiTheme="minorHAnsi"/>
                <w:sz w:val="18"/>
                <w:szCs w:val="18"/>
              </w:rPr>
              <w:t>W</w:t>
            </w:r>
            <w:r w:rsidRPr="00D052CA">
              <w:rPr>
                <w:rFonts w:asciiTheme="minorHAnsi" w:hAnsiTheme="minorHAnsi"/>
                <w:sz w:val="18"/>
                <w:szCs w:val="18"/>
              </w:rPr>
              <w:t xml:space="preserve">et-bulb </w:t>
            </w:r>
            <w:r w:rsidR="00491363" w:rsidRPr="00D052CA">
              <w:rPr>
                <w:rFonts w:asciiTheme="minorHAnsi" w:hAnsiTheme="minorHAnsi"/>
                <w:sz w:val="18"/>
                <w:szCs w:val="18"/>
              </w:rPr>
              <w:t>T</w:t>
            </w:r>
            <w:r w:rsidRPr="00D052CA">
              <w:rPr>
                <w:rFonts w:asciiTheme="minorHAnsi" w:hAnsiTheme="minorHAnsi"/>
                <w:sz w:val="18"/>
                <w:szCs w:val="18"/>
              </w:rPr>
              <w:t xml:space="preserve">emperature (T </w:t>
            </w:r>
            <w:r w:rsidRPr="00D052CA">
              <w:rPr>
                <w:rFonts w:asciiTheme="minorHAnsi" w:hAnsiTheme="minorHAnsi"/>
                <w:sz w:val="18"/>
                <w:szCs w:val="18"/>
                <w:vertAlign w:val="subscript"/>
              </w:rPr>
              <w:t>return</w:t>
            </w:r>
            <w:r w:rsidRPr="00D052CA">
              <w:rPr>
                <w:rFonts w:asciiTheme="minorHAnsi" w:hAnsiTheme="minorHAnsi"/>
                <w:sz w:val="18"/>
                <w:szCs w:val="18"/>
              </w:rPr>
              <w:t xml:space="preserve">, </w:t>
            </w:r>
            <w:proofErr w:type="spellStart"/>
            <w:r w:rsidRPr="00D052CA">
              <w:rPr>
                <w:rFonts w:asciiTheme="minorHAnsi" w:hAnsiTheme="minorHAnsi"/>
                <w:sz w:val="18"/>
                <w:szCs w:val="18"/>
                <w:vertAlign w:val="subscript"/>
              </w:rPr>
              <w:t>wb</w:t>
            </w:r>
            <w:proofErr w:type="spellEnd"/>
            <w:r w:rsidRPr="00D052CA">
              <w:rPr>
                <w:rFonts w:asciiTheme="minorHAnsi" w:hAnsiTheme="minorHAnsi"/>
                <w:sz w:val="18"/>
                <w:szCs w:val="18"/>
              </w:rPr>
              <w:t>)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32" w14:textId="77777777" w:rsidR="001E16F8" w:rsidRPr="00D052CA" w:rsidRDefault="001E16F8" w:rsidP="00B721EB">
            <w:pPr>
              <w:keepNext/>
              <w:rPr>
                <w:rFonts w:asciiTheme="minorHAnsi" w:hAnsiTheme="minorHAnsi"/>
                <w:sz w:val="18"/>
                <w:szCs w:val="18"/>
              </w:rPr>
            </w:pPr>
          </w:p>
        </w:tc>
      </w:tr>
      <w:tr w:rsidR="001E16F8" w:rsidRPr="00D052CA" w14:paraId="7EB3F537" w14:textId="77777777" w:rsidTr="00792D93">
        <w:trPr>
          <w:cantSplit/>
          <w:trHeight w:val="288"/>
        </w:trPr>
        <w:tc>
          <w:tcPr>
            <w:tcW w:w="287" w:type="pct"/>
            <w:vAlign w:val="center"/>
          </w:tcPr>
          <w:p w14:paraId="7EB3F534" w14:textId="77777777" w:rsidR="001E16F8" w:rsidRPr="00D052CA" w:rsidRDefault="001E16F8" w:rsidP="00481126">
            <w:pPr>
              <w:keepNext/>
              <w:jc w:val="center"/>
              <w:rPr>
                <w:rFonts w:asciiTheme="minorHAnsi" w:hAnsiTheme="minorHAnsi"/>
                <w:sz w:val="18"/>
                <w:szCs w:val="18"/>
              </w:rPr>
            </w:pPr>
            <w:r w:rsidRPr="00D052CA">
              <w:rPr>
                <w:rFonts w:asciiTheme="minorHAnsi" w:hAnsiTheme="minorHAnsi"/>
                <w:sz w:val="18"/>
                <w:szCs w:val="18"/>
              </w:rPr>
              <w:t>06</w:t>
            </w:r>
          </w:p>
        </w:tc>
        <w:tc>
          <w:tcPr>
            <w:tcW w:w="2215" w:type="pct"/>
            <w:vAlign w:val="center"/>
          </w:tcPr>
          <w:p w14:paraId="7EB3F535" w14:textId="5AD8211B"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 xml:space="preserve">Measured Suction </w:t>
            </w:r>
            <w:r w:rsidR="00491363" w:rsidRPr="00D052CA">
              <w:rPr>
                <w:rFonts w:asciiTheme="minorHAnsi" w:hAnsiTheme="minorHAnsi"/>
                <w:sz w:val="18"/>
                <w:szCs w:val="18"/>
              </w:rPr>
              <w:t>L</w:t>
            </w:r>
            <w:r w:rsidRPr="00D052CA">
              <w:rPr>
                <w:rFonts w:asciiTheme="minorHAnsi" w:hAnsiTheme="minorHAnsi"/>
                <w:sz w:val="18"/>
                <w:szCs w:val="18"/>
              </w:rPr>
              <w:t xml:space="preserve">ine </w:t>
            </w:r>
            <w:r w:rsidR="00491363" w:rsidRPr="00D052CA">
              <w:rPr>
                <w:rFonts w:asciiTheme="minorHAnsi" w:hAnsiTheme="minorHAnsi"/>
                <w:sz w:val="18"/>
                <w:szCs w:val="18"/>
              </w:rPr>
              <w:t>T</w:t>
            </w:r>
            <w:r w:rsidRPr="00D052CA">
              <w:rPr>
                <w:rFonts w:asciiTheme="minorHAnsi" w:hAnsiTheme="minorHAnsi"/>
                <w:sz w:val="18"/>
                <w:szCs w:val="18"/>
              </w:rPr>
              <w:t>emperature (</w:t>
            </w:r>
            <w:proofErr w:type="spellStart"/>
            <w:r w:rsidRPr="00D052CA">
              <w:rPr>
                <w:rFonts w:asciiTheme="minorHAnsi" w:hAnsiTheme="minorHAnsi"/>
                <w:sz w:val="18"/>
                <w:szCs w:val="18"/>
              </w:rPr>
              <w:t>T</w:t>
            </w:r>
            <w:r w:rsidRPr="00D052CA">
              <w:rPr>
                <w:rFonts w:asciiTheme="minorHAnsi" w:hAnsiTheme="minorHAnsi"/>
                <w:sz w:val="18"/>
                <w:szCs w:val="18"/>
                <w:vertAlign w:val="subscript"/>
              </w:rPr>
              <w:t>suction</w:t>
            </w:r>
            <w:proofErr w:type="spellEnd"/>
            <w:r w:rsidRPr="00D052CA">
              <w:rPr>
                <w:rFonts w:asciiTheme="minorHAnsi" w:hAnsiTheme="minorHAnsi"/>
                <w:sz w:val="18"/>
                <w:szCs w:val="18"/>
              </w:rPr>
              <w:t>)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36" w14:textId="77777777" w:rsidR="001E16F8" w:rsidRPr="00D052CA" w:rsidRDefault="001E16F8" w:rsidP="00B721EB">
            <w:pPr>
              <w:keepNext/>
              <w:rPr>
                <w:rFonts w:asciiTheme="minorHAnsi" w:hAnsiTheme="minorHAnsi"/>
                <w:sz w:val="18"/>
                <w:szCs w:val="18"/>
              </w:rPr>
            </w:pPr>
          </w:p>
        </w:tc>
      </w:tr>
      <w:tr w:rsidR="001E16F8" w:rsidRPr="00D052CA" w14:paraId="7EB3F53B" w14:textId="77777777" w:rsidTr="00792D93">
        <w:trPr>
          <w:cantSplit/>
          <w:trHeight w:val="288"/>
        </w:trPr>
        <w:tc>
          <w:tcPr>
            <w:tcW w:w="287" w:type="pct"/>
            <w:vAlign w:val="center"/>
          </w:tcPr>
          <w:p w14:paraId="7EB3F538" w14:textId="77777777" w:rsidR="001E16F8" w:rsidRPr="00D052CA" w:rsidRDefault="001E16F8" w:rsidP="00481126">
            <w:pPr>
              <w:keepNext/>
              <w:jc w:val="center"/>
              <w:rPr>
                <w:rFonts w:asciiTheme="minorHAnsi" w:hAnsiTheme="minorHAnsi"/>
                <w:sz w:val="18"/>
                <w:szCs w:val="18"/>
              </w:rPr>
            </w:pPr>
            <w:r w:rsidRPr="00D052CA">
              <w:rPr>
                <w:rFonts w:asciiTheme="minorHAnsi" w:hAnsiTheme="minorHAnsi"/>
                <w:sz w:val="18"/>
                <w:szCs w:val="18"/>
              </w:rPr>
              <w:t>07</w:t>
            </w:r>
          </w:p>
        </w:tc>
        <w:tc>
          <w:tcPr>
            <w:tcW w:w="2215" w:type="pct"/>
            <w:vAlign w:val="center"/>
          </w:tcPr>
          <w:p w14:paraId="7EB3F539" w14:textId="0DCED097" w:rsidR="001E16F8" w:rsidRPr="00D052CA" w:rsidRDefault="001E16F8" w:rsidP="00491363">
            <w:pPr>
              <w:keepNext/>
              <w:rPr>
                <w:rFonts w:asciiTheme="minorHAnsi" w:hAnsiTheme="minorHAnsi"/>
                <w:sz w:val="18"/>
                <w:szCs w:val="18"/>
              </w:rPr>
            </w:pPr>
            <w:r w:rsidRPr="00D052CA">
              <w:rPr>
                <w:rFonts w:asciiTheme="minorHAnsi" w:hAnsiTheme="minorHAnsi"/>
                <w:sz w:val="18"/>
                <w:szCs w:val="18"/>
              </w:rPr>
              <w:t xml:space="preserve">Measured Suction </w:t>
            </w:r>
            <w:r w:rsidR="00491363" w:rsidRPr="00D052CA">
              <w:rPr>
                <w:rFonts w:asciiTheme="minorHAnsi" w:hAnsiTheme="minorHAnsi"/>
                <w:sz w:val="18"/>
                <w:szCs w:val="18"/>
              </w:rPr>
              <w:t>L</w:t>
            </w:r>
            <w:r w:rsidRPr="00D052CA">
              <w:rPr>
                <w:rFonts w:asciiTheme="minorHAnsi" w:hAnsiTheme="minorHAnsi"/>
                <w:sz w:val="18"/>
                <w:szCs w:val="18"/>
              </w:rPr>
              <w:t xml:space="preserve">ine </w:t>
            </w:r>
            <w:r w:rsidR="00491363" w:rsidRPr="00D052CA">
              <w:rPr>
                <w:rFonts w:asciiTheme="minorHAnsi" w:hAnsiTheme="minorHAnsi"/>
                <w:sz w:val="18"/>
                <w:szCs w:val="18"/>
              </w:rPr>
              <w:t>P</w:t>
            </w:r>
            <w:r w:rsidRPr="00D052CA">
              <w:rPr>
                <w:rFonts w:asciiTheme="minorHAnsi" w:hAnsiTheme="minorHAnsi"/>
                <w:sz w:val="18"/>
                <w:szCs w:val="18"/>
              </w:rPr>
              <w:t xml:space="preserve">ressure (P </w:t>
            </w:r>
            <w:r w:rsidRPr="00D052CA">
              <w:rPr>
                <w:rFonts w:asciiTheme="minorHAnsi" w:hAnsiTheme="minorHAnsi"/>
                <w:sz w:val="18"/>
                <w:szCs w:val="18"/>
                <w:vertAlign w:val="subscript"/>
              </w:rPr>
              <w:t>suction</w:t>
            </w:r>
            <w:r w:rsidRPr="00D052CA">
              <w:rPr>
                <w:rFonts w:asciiTheme="minorHAnsi" w:hAnsiTheme="minorHAnsi"/>
                <w:sz w:val="18"/>
                <w:szCs w:val="18"/>
              </w:rPr>
              <w:t xml:space="preserve"> - </w:t>
            </w:r>
            <w:proofErr w:type="spellStart"/>
            <w:r w:rsidRPr="00D052CA">
              <w:rPr>
                <w:rFonts w:asciiTheme="minorHAnsi" w:hAnsiTheme="minorHAnsi"/>
                <w:sz w:val="18"/>
                <w:szCs w:val="18"/>
              </w:rPr>
              <w:t>psig</w:t>
            </w:r>
            <w:proofErr w:type="spellEnd"/>
            <w:r w:rsidRPr="00D052CA">
              <w:rPr>
                <w:rFonts w:asciiTheme="minorHAnsi" w:hAnsiTheme="minorHAnsi"/>
                <w:sz w:val="18"/>
                <w:szCs w:val="18"/>
              </w:rPr>
              <w:t>)</w:t>
            </w:r>
          </w:p>
        </w:tc>
        <w:tc>
          <w:tcPr>
            <w:tcW w:w="2498" w:type="pct"/>
            <w:vAlign w:val="center"/>
          </w:tcPr>
          <w:p w14:paraId="7EB3F53A" w14:textId="77777777" w:rsidR="001E16F8" w:rsidRPr="00D052CA" w:rsidRDefault="001E16F8" w:rsidP="00B721EB">
            <w:pPr>
              <w:keepNext/>
              <w:rPr>
                <w:rFonts w:asciiTheme="minorHAnsi" w:hAnsiTheme="minorHAnsi"/>
                <w:sz w:val="18"/>
                <w:szCs w:val="18"/>
              </w:rPr>
            </w:pPr>
          </w:p>
        </w:tc>
      </w:tr>
      <w:tr w:rsidR="001E16F8" w:rsidRPr="00D052CA" w14:paraId="7EB3F540" w14:textId="77777777" w:rsidTr="00792D93">
        <w:trPr>
          <w:cantSplit/>
          <w:trHeight w:val="288"/>
        </w:trPr>
        <w:tc>
          <w:tcPr>
            <w:tcW w:w="287" w:type="pct"/>
            <w:vAlign w:val="center"/>
          </w:tcPr>
          <w:p w14:paraId="7EB3F53C" w14:textId="77777777" w:rsidR="001E16F8" w:rsidRPr="00D052CA" w:rsidRDefault="001E16F8" w:rsidP="00481126">
            <w:pPr>
              <w:keepNext/>
              <w:jc w:val="center"/>
              <w:rPr>
                <w:rFonts w:asciiTheme="minorHAnsi" w:hAnsiTheme="minorHAnsi"/>
                <w:sz w:val="18"/>
                <w:szCs w:val="18"/>
              </w:rPr>
            </w:pPr>
            <w:r w:rsidRPr="00D052CA">
              <w:rPr>
                <w:rFonts w:asciiTheme="minorHAnsi" w:hAnsiTheme="minorHAnsi"/>
                <w:sz w:val="18"/>
                <w:szCs w:val="18"/>
              </w:rPr>
              <w:t>08</w:t>
            </w:r>
          </w:p>
        </w:tc>
        <w:tc>
          <w:tcPr>
            <w:tcW w:w="2215" w:type="pct"/>
            <w:vAlign w:val="center"/>
          </w:tcPr>
          <w:p w14:paraId="7EB3F53D" w14:textId="2F3626B4"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 xml:space="preserve">Evaporator </w:t>
            </w:r>
            <w:r w:rsidR="00491363" w:rsidRPr="00D052CA">
              <w:rPr>
                <w:rFonts w:asciiTheme="minorHAnsi" w:hAnsiTheme="minorHAnsi"/>
                <w:sz w:val="18"/>
                <w:szCs w:val="18"/>
              </w:rPr>
              <w:t>S</w:t>
            </w:r>
            <w:r w:rsidRPr="00D052CA">
              <w:rPr>
                <w:rFonts w:asciiTheme="minorHAnsi" w:hAnsiTheme="minorHAnsi"/>
                <w:sz w:val="18"/>
                <w:szCs w:val="18"/>
              </w:rPr>
              <w:t xml:space="preserve">aturation </w:t>
            </w:r>
            <w:r w:rsidR="00491363" w:rsidRPr="00D052CA">
              <w:rPr>
                <w:rFonts w:asciiTheme="minorHAnsi" w:hAnsiTheme="minorHAnsi"/>
                <w:sz w:val="18"/>
                <w:szCs w:val="18"/>
              </w:rPr>
              <w:t>T</w:t>
            </w:r>
            <w:r w:rsidRPr="00D052CA">
              <w:rPr>
                <w:rFonts w:asciiTheme="minorHAnsi" w:hAnsiTheme="minorHAnsi"/>
                <w:sz w:val="18"/>
                <w:szCs w:val="18"/>
              </w:rPr>
              <w:t xml:space="preserve">emperature (T </w:t>
            </w:r>
            <w:r w:rsidRPr="00D052CA">
              <w:rPr>
                <w:rFonts w:asciiTheme="minorHAnsi" w:hAnsiTheme="minorHAnsi"/>
                <w:sz w:val="18"/>
                <w:szCs w:val="18"/>
                <w:vertAlign w:val="subscript"/>
              </w:rPr>
              <w:t>evaporator</w:t>
            </w:r>
            <w:r w:rsidRPr="00D052CA">
              <w:rPr>
                <w:rFonts w:asciiTheme="minorHAnsi" w:hAnsiTheme="minorHAnsi"/>
                <w:sz w:val="18"/>
                <w:szCs w:val="18"/>
              </w:rPr>
              <w:t>,</w:t>
            </w:r>
            <w:r w:rsidRPr="00D052CA">
              <w:rPr>
                <w:rFonts w:asciiTheme="minorHAnsi" w:hAnsiTheme="minorHAnsi"/>
                <w:sz w:val="18"/>
                <w:szCs w:val="18"/>
                <w:vertAlign w:val="subscript"/>
              </w:rPr>
              <w:t xml:space="preserve"> sat</w:t>
            </w:r>
            <w:r w:rsidRPr="00D052CA">
              <w:rPr>
                <w:rFonts w:asciiTheme="minorHAnsi" w:hAnsiTheme="minorHAnsi"/>
                <w:sz w:val="18"/>
                <w:szCs w:val="18"/>
              </w:rPr>
              <w:t xml:space="preserve">) </w:t>
            </w:r>
          </w:p>
          <w:p w14:paraId="7EB3F53E" w14:textId="307AF5FB"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 xml:space="preserve">from </w:t>
            </w:r>
            <w:r w:rsidR="00491363" w:rsidRPr="00D052CA">
              <w:rPr>
                <w:rFonts w:asciiTheme="minorHAnsi" w:hAnsiTheme="minorHAnsi"/>
                <w:sz w:val="18"/>
                <w:szCs w:val="18"/>
              </w:rPr>
              <w:t>D</w:t>
            </w:r>
            <w:r w:rsidRPr="00D052CA">
              <w:rPr>
                <w:rFonts w:asciiTheme="minorHAnsi" w:hAnsiTheme="minorHAnsi"/>
                <w:sz w:val="18"/>
                <w:szCs w:val="18"/>
              </w:rPr>
              <w:t xml:space="preserve">igital </w:t>
            </w:r>
            <w:r w:rsidR="00491363" w:rsidRPr="00D052CA">
              <w:rPr>
                <w:rFonts w:asciiTheme="minorHAnsi" w:hAnsiTheme="minorHAnsi"/>
                <w:sz w:val="18"/>
                <w:szCs w:val="18"/>
              </w:rPr>
              <w:t>G</w:t>
            </w:r>
            <w:r w:rsidRPr="00D052CA">
              <w:rPr>
                <w:rFonts w:asciiTheme="minorHAnsi" w:hAnsiTheme="minorHAnsi"/>
                <w:sz w:val="18"/>
                <w:szCs w:val="18"/>
              </w:rPr>
              <w:t>auge or P-T Table using Line F07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3F" w14:textId="77777777" w:rsidR="001E16F8" w:rsidRPr="00D052CA" w:rsidRDefault="001E16F8" w:rsidP="00B721EB">
            <w:pPr>
              <w:keepNext/>
              <w:rPr>
                <w:rFonts w:asciiTheme="minorHAnsi" w:hAnsiTheme="minorHAnsi"/>
                <w:sz w:val="18"/>
                <w:szCs w:val="18"/>
              </w:rPr>
            </w:pPr>
          </w:p>
        </w:tc>
      </w:tr>
      <w:tr w:rsidR="001E16F8" w:rsidRPr="00D052CA" w14:paraId="7EB3F544" w14:textId="77777777" w:rsidTr="00792D93">
        <w:trPr>
          <w:cantSplit/>
          <w:trHeight w:val="288"/>
        </w:trPr>
        <w:tc>
          <w:tcPr>
            <w:tcW w:w="287" w:type="pct"/>
            <w:vAlign w:val="center"/>
          </w:tcPr>
          <w:p w14:paraId="7EB3F541" w14:textId="77777777" w:rsidR="001E16F8" w:rsidRPr="00D052CA" w:rsidRDefault="001E16F8" w:rsidP="00481126">
            <w:pPr>
              <w:keepNext/>
              <w:jc w:val="center"/>
              <w:rPr>
                <w:rFonts w:asciiTheme="minorHAnsi" w:hAnsiTheme="minorHAnsi"/>
                <w:sz w:val="18"/>
                <w:szCs w:val="18"/>
              </w:rPr>
            </w:pPr>
            <w:r w:rsidRPr="00D052CA">
              <w:rPr>
                <w:rFonts w:asciiTheme="minorHAnsi" w:hAnsiTheme="minorHAnsi"/>
                <w:sz w:val="18"/>
                <w:szCs w:val="18"/>
              </w:rPr>
              <w:t>09</w:t>
            </w:r>
          </w:p>
        </w:tc>
        <w:tc>
          <w:tcPr>
            <w:tcW w:w="2215" w:type="pct"/>
            <w:vAlign w:val="center"/>
          </w:tcPr>
          <w:p w14:paraId="7EB3F542" w14:textId="783B6A9B"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Measured Superheat (Line F06 – Line F08)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43" w14:textId="77777777" w:rsidR="001E16F8" w:rsidRPr="00D052CA" w:rsidRDefault="001E16F8" w:rsidP="00B721EB">
            <w:pPr>
              <w:keepNext/>
              <w:rPr>
                <w:rFonts w:asciiTheme="minorHAnsi" w:hAnsiTheme="minorHAnsi"/>
                <w:sz w:val="18"/>
                <w:szCs w:val="18"/>
              </w:rPr>
            </w:pPr>
          </w:p>
        </w:tc>
      </w:tr>
      <w:tr w:rsidR="001E16F8" w:rsidRPr="00D052CA" w14:paraId="7EB3F548" w14:textId="77777777" w:rsidTr="00792D93">
        <w:trPr>
          <w:cantSplit/>
          <w:trHeight w:val="288"/>
        </w:trPr>
        <w:tc>
          <w:tcPr>
            <w:tcW w:w="287" w:type="pct"/>
            <w:vAlign w:val="center"/>
          </w:tcPr>
          <w:p w14:paraId="7EB3F545" w14:textId="77777777" w:rsidR="001E16F8" w:rsidRPr="00D052CA" w:rsidDel="00C76C40" w:rsidRDefault="001E16F8" w:rsidP="00481126">
            <w:pPr>
              <w:keepNext/>
              <w:jc w:val="center"/>
              <w:rPr>
                <w:rFonts w:asciiTheme="minorHAnsi" w:hAnsiTheme="minorHAnsi"/>
                <w:sz w:val="18"/>
                <w:szCs w:val="18"/>
              </w:rPr>
            </w:pPr>
            <w:r w:rsidRPr="00D052CA">
              <w:rPr>
                <w:rFonts w:asciiTheme="minorHAnsi" w:hAnsiTheme="minorHAnsi"/>
                <w:sz w:val="18"/>
                <w:szCs w:val="18"/>
              </w:rPr>
              <w:t>10</w:t>
            </w:r>
          </w:p>
        </w:tc>
        <w:tc>
          <w:tcPr>
            <w:tcW w:w="2215" w:type="pct"/>
            <w:vAlign w:val="center"/>
          </w:tcPr>
          <w:p w14:paraId="7EB3F546" w14:textId="1A75C701"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Target Superheat (from Table RA3.2-2, using F02 and F05)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47" w14:textId="77777777" w:rsidR="001E16F8" w:rsidRPr="00D052CA" w:rsidRDefault="001E16F8" w:rsidP="00B721EB">
            <w:pPr>
              <w:keepNext/>
              <w:rPr>
                <w:rFonts w:asciiTheme="minorHAnsi" w:hAnsiTheme="minorHAnsi"/>
                <w:sz w:val="18"/>
                <w:szCs w:val="18"/>
              </w:rPr>
            </w:pPr>
          </w:p>
        </w:tc>
      </w:tr>
      <w:tr w:rsidR="002D2DFC" w:rsidRPr="00D052CA" w14:paraId="7EB3F54B" w14:textId="77777777" w:rsidTr="00792D93">
        <w:trPr>
          <w:cantSplit/>
          <w:trHeight w:val="288"/>
        </w:trPr>
        <w:tc>
          <w:tcPr>
            <w:tcW w:w="287" w:type="pct"/>
            <w:vAlign w:val="center"/>
          </w:tcPr>
          <w:p w14:paraId="7EB3F549" w14:textId="77777777" w:rsidR="002D2DFC" w:rsidRPr="00D052CA" w:rsidDel="00C76C40" w:rsidRDefault="002D2DFC" w:rsidP="00481126">
            <w:pPr>
              <w:keepNext/>
              <w:jc w:val="center"/>
              <w:rPr>
                <w:rFonts w:asciiTheme="minorHAnsi" w:hAnsiTheme="minorHAnsi"/>
                <w:sz w:val="18"/>
                <w:szCs w:val="18"/>
              </w:rPr>
            </w:pPr>
            <w:r w:rsidRPr="00D052CA">
              <w:rPr>
                <w:rFonts w:asciiTheme="minorHAnsi" w:hAnsiTheme="minorHAnsi"/>
                <w:sz w:val="18"/>
                <w:szCs w:val="18"/>
              </w:rPr>
              <w:t>11</w:t>
            </w:r>
          </w:p>
        </w:tc>
        <w:tc>
          <w:tcPr>
            <w:tcW w:w="2215" w:type="pct"/>
            <w:vAlign w:val="center"/>
          </w:tcPr>
          <w:p w14:paraId="0067DFC5" w14:textId="77777777" w:rsidR="002D2DFC" w:rsidRPr="00D052CA" w:rsidRDefault="002D2DFC" w:rsidP="00B721EB">
            <w:pPr>
              <w:keepNext/>
              <w:rPr>
                <w:rFonts w:asciiTheme="minorHAnsi" w:hAnsiTheme="minorHAnsi"/>
                <w:sz w:val="18"/>
                <w:szCs w:val="18"/>
              </w:rPr>
            </w:pPr>
            <w:r w:rsidRPr="00D052CA">
              <w:rPr>
                <w:rFonts w:asciiTheme="minorHAnsi" w:hAnsiTheme="minorHAnsi"/>
                <w:sz w:val="18"/>
                <w:szCs w:val="18"/>
              </w:rPr>
              <w:t xml:space="preserve">Compliance Statement: </w:t>
            </w:r>
          </w:p>
        </w:tc>
        <w:tc>
          <w:tcPr>
            <w:tcW w:w="2498" w:type="pct"/>
            <w:vAlign w:val="center"/>
          </w:tcPr>
          <w:p w14:paraId="7EB3F54A" w14:textId="140E3730" w:rsidR="002D2DFC" w:rsidRPr="00D052CA" w:rsidRDefault="002D2DFC" w:rsidP="00B721EB">
            <w:pPr>
              <w:keepNext/>
              <w:rPr>
                <w:rFonts w:asciiTheme="minorHAnsi" w:hAnsiTheme="minorHAnsi"/>
                <w:sz w:val="18"/>
                <w:szCs w:val="18"/>
              </w:rPr>
            </w:pPr>
          </w:p>
        </w:tc>
      </w:tr>
    </w:tbl>
    <w:p w14:paraId="7EB3F54C" w14:textId="77777777" w:rsidR="001E16F8" w:rsidRPr="00D052CA" w:rsidRDefault="001E16F8" w:rsidP="001E16F8">
      <w:pPr>
        <w:pStyle w:val="Header"/>
        <w:tabs>
          <w:tab w:val="clear" w:pos="4320"/>
          <w:tab w:val="clear" w:pos="8640"/>
          <w:tab w:val="left" w:pos="360"/>
        </w:tabs>
        <w:ind w:left="274" w:hanging="274"/>
        <w:rPr>
          <w:rFonts w:asciiTheme="minorHAnsi" w:hAnsiTheme="minorHAnsi"/>
          <w:b/>
          <w:szCs w:val="18"/>
        </w:rPr>
      </w:pP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2"/>
        <w:gridCol w:w="10183"/>
      </w:tblGrid>
      <w:tr w:rsidR="00406141" w:rsidRPr="00D052CA" w14:paraId="7EB3F550" w14:textId="77777777" w:rsidTr="00A14227">
        <w:trPr>
          <w:cantSplit/>
          <w:trHeight w:val="432"/>
        </w:trPr>
        <w:tc>
          <w:tcPr>
            <w:tcW w:w="4999" w:type="pct"/>
            <w:gridSpan w:val="2"/>
            <w:vAlign w:val="center"/>
          </w:tcPr>
          <w:p w14:paraId="7EB3F54E" w14:textId="2476BB73" w:rsidR="00406141" w:rsidRPr="00D052CA" w:rsidRDefault="00406141" w:rsidP="00481126">
            <w:pPr>
              <w:keepNext/>
              <w:rPr>
                <w:rFonts w:asciiTheme="minorHAnsi" w:hAnsiTheme="minorHAnsi"/>
                <w:b/>
                <w:szCs w:val="18"/>
              </w:rPr>
            </w:pPr>
            <w:r w:rsidRPr="00D052CA">
              <w:rPr>
                <w:rFonts w:asciiTheme="minorHAnsi" w:hAnsiTheme="minorHAnsi"/>
                <w:b/>
                <w:szCs w:val="18"/>
              </w:rPr>
              <w:t>G. Determination of HERS Verification Compliance</w:t>
            </w:r>
          </w:p>
          <w:p w14:paraId="7EB3F54F" w14:textId="7884ED49" w:rsidR="00406141" w:rsidRPr="00D052CA" w:rsidRDefault="00EF4299" w:rsidP="00481126">
            <w:pPr>
              <w:keepNext/>
              <w:rPr>
                <w:rFonts w:asciiTheme="minorHAnsi" w:hAnsiTheme="minorHAnsi"/>
                <w:sz w:val="18"/>
                <w:szCs w:val="18"/>
              </w:rPr>
            </w:pPr>
            <w:r w:rsidRPr="00D052CA">
              <w:rPr>
                <w:rFonts w:asciiTheme="minorHAnsi" w:hAnsiTheme="minorHAnsi"/>
                <w:sz w:val="18"/>
                <w:szCs w:val="18"/>
              </w:rPr>
              <w:t xml:space="preserve">All applicable sections of this document shall indicate compliance with the specified verification protocol requirements </w:t>
            </w:r>
            <w:proofErr w:type="gramStart"/>
            <w:r w:rsidRPr="00D052CA">
              <w:rPr>
                <w:rFonts w:asciiTheme="minorHAnsi" w:hAnsiTheme="minorHAnsi"/>
                <w:sz w:val="18"/>
                <w:szCs w:val="18"/>
              </w:rPr>
              <w:t>in order for</w:t>
            </w:r>
            <w:proofErr w:type="gramEnd"/>
            <w:r w:rsidRPr="00D052CA">
              <w:rPr>
                <w:rFonts w:asciiTheme="minorHAnsi" w:hAnsiTheme="minorHAnsi"/>
                <w:sz w:val="18"/>
                <w:szCs w:val="18"/>
              </w:rPr>
              <w:t xml:space="preserve"> this Certificate of Verification as a whole to be determined to be in compliance.</w:t>
            </w:r>
          </w:p>
        </w:tc>
      </w:tr>
      <w:tr w:rsidR="00406141" w:rsidRPr="00D052CA" w14:paraId="7EB3F553" w14:textId="77777777" w:rsidTr="00A14227">
        <w:trPr>
          <w:cantSplit/>
          <w:trHeight w:val="432"/>
        </w:trPr>
        <w:tc>
          <w:tcPr>
            <w:tcW w:w="288" w:type="pct"/>
            <w:vAlign w:val="center"/>
          </w:tcPr>
          <w:p w14:paraId="7EB3F551" w14:textId="77777777" w:rsidR="00406141" w:rsidRPr="00D052CA" w:rsidDel="00C76C40" w:rsidRDefault="00406141" w:rsidP="008B50A2">
            <w:pPr>
              <w:keepNext/>
              <w:rPr>
                <w:rFonts w:asciiTheme="minorHAnsi" w:hAnsiTheme="minorHAnsi"/>
                <w:sz w:val="18"/>
                <w:szCs w:val="18"/>
              </w:rPr>
            </w:pPr>
            <w:r w:rsidRPr="00D052CA">
              <w:rPr>
                <w:rFonts w:asciiTheme="minorHAnsi" w:hAnsiTheme="minorHAnsi"/>
                <w:sz w:val="18"/>
                <w:szCs w:val="18"/>
              </w:rPr>
              <w:t>01</w:t>
            </w:r>
          </w:p>
        </w:tc>
        <w:tc>
          <w:tcPr>
            <w:tcW w:w="4712" w:type="pct"/>
            <w:vAlign w:val="center"/>
          </w:tcPr>
          <w:p w14:paraId="7EB3F552" w14:textId="77777777" w:rsidR="00406141" w:rsidRPr="00D052CA" w:rsidRDefault="00406141" w:rsidP="00406141">
            <w:pPr>
              <w:keepNext/>
              <w:spacing w:after="60"/>
              <w:rPr>
                <w:rFonts w:asciiTheme="minorHAnsi" w:hAnsiTheme="minorHAnsi"/>
                <w:sz w:val="18"/>
                <w:szCs w:val="18"/>
              </w:rPr>
            </w:pPr>
          </w:p>
        </w:tc>
      </w:tr>
    </w:tbl>
    <w:p w14:paraId="7EB3F554" w14:textId="77777777" w:rsidR="00406141" w:rsidRPr="00D052CA" w:rsidRDefault="00406141" w:rsidP="001E16F8">
      <w:pPr>
        <w:rPr>
          <w:rFonts w:asciiTheme="minorHAnsi" w:hAnsiTheme="minorHAnsi"/>
          <w:sz w:val="18"/>
          <w:szCs w:val="18"/>
        </w:rPr>
      </w:pPr>
    </w:p>
    <w:p w14:paraId="7EB3F557" w14:textId="455FD2E7" w:rsidR="001E16F8" w:rsidRPr="00D052CA" w:rsidRDefault="001E16F8">
      <w:pPr>
        <w:rPr>
          <w:rFonts w:asciiTheme="minorHAnsi" w:hAnsiTheme="minorHAnsi"/>
          <w:sz w:val="18"/>
          <w:szCs w:val="18"/>
        </w:rPr>
      </w:pPr>
    </w:p>
    <w:p w14:paraId="7EB3F588" w14:textId="77777777" w:rsidR="001E16F8" w:rsidRPr="00D052CA" w:rsidDel="00D158F3" w:rsidRDefault="001E16F8">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331595" w:rsidRPr="00753D05" w14:paraId="049D1E39"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19AA447"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t>Documentation Author's Declaration Statement</w:t>
            </w:r>
          </w:p>
        </w:tc>
      </w:tr>
      <w:tr w:rsidR="00331595" w:rsidRPr="00753D05" w14:paraId="1B3F7CB4"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A9D2FCD" w14:textId="77777777" w:rsidR="00331595" w:rsidRPr="00753D05" w:rsidRDefault="00331595" w:rsidP="00331595">
            <w:pPr>
              <w:numPr>
                <w:ilvl w:val="0"/>
                <w:numId w:val="24"/>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331595" w:rsidRPr="00753D05" w14:paraId="1CF02857"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6D9FC5D4"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257537F3"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331595" w:rsidRPr="00753D05" w14:paraId="1B48A98C"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44485AE3"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26D382AB"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331595" w:rsidRPr="00753D05" w14:paraId="3C836339"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4D9D2804"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2114F839"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331595" w:rsidRPr="00753D05" w14:paraId="1AAE25CD"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1782443F"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B80E3C0"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331595" w:rsidRPr="00753D05" w14:paraId="0EB67BFB" w14:textId="77777777" w:rsidTr="00C54049">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5ECF66D"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331595" w:rsidRPr="00753D05" w14:paraId="28E10FF3" w14:textId="77777777" w:rsidTr="00C54049">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9BF117F" w14:textId="77777777" w:rsidR="00331595" w:rsidRPr="00753D05" w:rsidRDefault="00331595" w:rsidP="00FC2323">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020EE94A" w14:textId="77777777" w:rsidR="00331595" w:rsidRPr="00753D05" w:rsidRDefault="00331595" w:rsidP="00331595">
            <w:pPr>
              <w:numPr>
                <w:ilvl w:val="0"/>
                <w:numId w:val="25"/>
              </w:numPr>
              <w:ind w:left="877"/>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11187F8C" w14:textId="77777777" w:rsidR="00331595" w:rsidRPr="00753D05" w:rsidRDefault="00331595" w:rsidP="00331595">
            <w:pPr>
              <w:numPr>
                <w:ilvl w:val="0"/>
                <w:numId w:val="25"/>
              </w:numPr>
              <w:ind w:left="877"/>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73E1D229" w14:textId="77777777" w:rsidR="00331595" w:rsidRPr="00753D05" w:rsidRDefault="00331595" w:rsidP="00331595">
            <w:pPr>
              <w:numPr>
                <w:ilvl w:val="0"/>
                <w:numId w:val="25"/>
              </w:numPr>
              <w:ind w:left="877"/>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948577F" w14:textId="77777777" w:rsidR="00331595" w:rsidRPr="00753D05" w:rsidRDefault="00331595" w:rsidP="00331595">
            <w:pPr>
              <w:numPr>
                <w:ilvl w:val="0"/>
                <w:numId w:val="25"/>
              </w:numPr>
              <w:ind w:left="877"/>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27516C7E" w14:textId="77777777" w:rsidR="00331595" w:rsidRPr="00753D05" w:rsidRDefault="00331595" w:rsidP="00331595">
            <w:pPr>
              <w:numPr>
                <w:ilvl w:val="0"/>
                <w:numId w:val="25"/>
              </w:numPr>
              <w:ind w:left="877"/>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w:t>
            </w:r>
            <w:proofErr w:type="gramStart"/>
            <w:r w:rsidRPr="00753D05">
              <w:rPr>
                <w:rFonts w:asciiTheme="minorHAnsi" w:hAnsiTheme="minorHAnsi" w:cstheme="minorHAnsi"/>
              </w:rPr>
              <w:t>posted, or</w:t>
            </w:r>
            <w:proofErr w:type="gramEnd"/>
            <w:r w:rsidRPr="00753D05">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79BBF0F1" w14:textId="77777777" w:rsidR="00331595" w:rsidRPr="00753D05" w:rsidRDefault="00331595" w:rsidP="00331595">
            <w:pPr>
              <w:numPr>
                <w:ilvl w:val="0"/>
                <w:numId w:val="25"/>
              </w:numPr>
              <w:ind w:left="877"/>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753D05">
              <w:rPr>
                <w:rFonts w:asciiTheme="minorHAnsi" w:hAnsiTheme="minorHAnsi" w:cstheme="minorHAnsi"/>
              </w:rPr>
              <w:t>.</w:t>
            </w:r>
          </w:p>
          <w:bookmarkEnd w:id="0"/>
          <w:bookmarkEnd w:id="1"/>
          <w:p w14:paraId="3A173F38" w14:textId="77777777" w:rsidR="00331595" w:rsidRPr="00753D05" w:rsidRDefault="00331595" w:rsidP="00C54049">
            <w:pPr>
              <w:spacing w:after="200" w:line="276" w:lineRule="auto"/>
              <w:contextualSpacing/>
              <w:rPr>
                <w:rFonts w:asciiTheme="minorHAnsi" w:eastAsiaTheme="minorEastAsia" w:hAnsiTheme="minorHAnsi" w:cstheme="minorBidi"/>
                <w:sz w:val="18"/>
                <w:szCs w:val="18"/>
              </w:rPr>
            </w:pPr>
          </w:p>
        </w:tc>
      </w:tr>
      <w:tr w:rsidR="00331595" w:rsidRPr="00753D05" w14:paraId="3DE52AED" w14:textId="77777777" w:rsidTr="00C54049">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D2DB77D"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331595" w:rsidRPr="00753D05" w14:paraId="4558D033"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BAC8AE2"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331595" w:rsidRPr="00753D05" w14:paraId="5C100B05" w14:textId="77777777" w:rsidTr="00C54049">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B381508" w14:textId="77777777" w:rsidR="00331595" w:rsidRPr="00753D05" w:rsidRDefault="00331595"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18BD250" w14:textId="77777777" w:rsidR="00331595" w:rsidRPr="00753D05" w:rsidRDefault="00331595"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331595" w:rsidRPr="00753D05" w14:paraId="4DD1252C"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E83B55A" w14:textId="77777777" w:rsidR="00331595" w:rsidRPr="00753D05" w:rsidRDefault="00331595"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331595" w:rsidRPr="00753D05" w14:paraId="3CACA30D"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8BDCFA"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6FA95469"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182812"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0FC611FC"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331595" w:rsidRPr="00753D05" w14:paraId="53606301"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5F7ED88" w14:textId="77777777" w:rsidR="00331595" w:rsidRPr="00753D05" w:rsidRDefault="00331595"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331595" w:rsidRPr="00753D05" w14:paraId="2686D0C7"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C30D15" w14:textId="77777777" w:rsidR="00331595" w:rsidRPr="00753D05" w:rsidRDefault="00331595"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5CD9B1CC" w14:textId="77777777" w:rsidR="00331595" w:rsidRPr="00753D05" w:rsidRDefault="00331595"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331595" w:rsidRPr="00753D05" w14:paraId="6466996C"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D042AD3" w14:textId="77777777" w:rsidR="00331595" w:rsidRPr="00753D05" w:rsidRDefault="00331595"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EBB3E6" w14:textId="77777777" w:rsidR="00331595" w:rsidRPr="00753D05" w:rsidRDefault="00331595"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446150D3" w14:textId="77777777" w:rsidR="00331595" w:rsidRPr="00753D05" w:rsidRDefault="00331595"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331595" w:rsidRPr="00753D05" w14:paraId="380923E3"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18BE38" w14:textId="77777777" w:rsidR="00331595" w:rsidRPr="00753D05" w:rsidRDefault="00331595"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463919" w14:textId="77777777" w:rsidR="00331595" w:rsidRPr="00753D05" w:rsidRDefault="00331595"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7EB3F589" w14:textId="77777777" w:rsidR="00C063EB" w:rsidRPr="00D052CA" w:rsidRDefault="00C063EB">
      <w:pPr>
        <w:rPr>
          <w:rFonts w:asciiTheme="minorHAnsi" w:hAnsiTheme="minorHAnsi"/>
          <w:sz w:val="18"/>
          <w:szCs w:val="18"/>
        </w:rPr>
        <w:sectPr w:rsidR="00C063EB" w:rsidRPr="00D052CA" w:rsidSect="003A69EB">
          <w:headerReference w:type="default" r:id="rId11"/>
          <w:footerReference w:type="default" r:id="rId12"/>
          <w:pgSz w:w="12240" w:h="15840" w:code="1"/>
          <w:pgMar w:top="720" w:right="720" w:bottom="720" w:left="720" w:header="432" w:footer="432" w:gutter="0"/>
          <w:pgNumType w:start="1"/>
          <w:cols w:space="720"/>
          <w:docGrid w:linePitch="272"/>
        </w:sectPr>
      </w:pPr>
    </w:p>
    <w:p w14:paraId="7EB3F58A" w14:textId="6CEA6B4B" w:rsidR="00C063EB" w:rsidRPr="00D052CA" w:rsidRDefault="0063688E" w:rsidP="00481126">
      <w:pPr>
        <w:jc w:val="center"/>
        <w:rPr>
          <w:rFonts w:asciiTheme="minorHAnsi" w:hAnsiTheme="minorHAnsi"/>
          <w:b/>
          <w:szCs w:val="18"/>
        </w:rPr>
      </w:pPr>
      <w:r w:rsidRPr="00D052CA">
        <w:rPr>
          <w:rFonts w:asciiTheme="minorHAnsi" w:hAnsiTheme="minorHAnsi"/>
          <w:b/>
          <w:szCs w:val="18"/>
        </w:rPr>
        <w:lastRenderedPageBreak/>
        <w:t>LMCV</w:t>
      </w:r>
      <w:r w:rsidR="00883DB3" w:rsidRPr="00D052CA">
        <w:rPr>
          <w:rFonts w:asciiTheme="minorHAnsi" w:hAnsiTheme="minorHAnsi"/>
          <w:b/>
          <w:szCs w:val="18"/>
        </w:rPr>
        <w:t>-MCH-25a-H User Instructions</w:t>
      </w:r>
    </w:p>
    <w:p w14:paraId="7EB3F58B" w14:textId="77777777" w:rsidR="00C063EB" w:rsidRPr="00D052CA" w:rsidRDefault="00C063EB" w:rsidP="00A669D7">
      <w:pPr>
        <w:rPr>
          <w:rFonts w:asciiTheme="minorHAnsi" w:hAnsiTheme="minorHAnsi"/>
          <w:sz w:val="18"/>
          <w:szCs w:val="18"/>
        </w:rPr>
      </w:pPr>
    </w:p>
    <w:p w14:paraId="7EB3F58C" w14:textId="37F9CFC8" w:rsidR="00695C2B" w:rsidRPr="00D052CA" w:rsidRDefault="00695C2B" w:rsidP="00695C2B">
      <w:pPr>
        <w:rPr>
          <w:rFonts w:asciiTheme="minorHAnsi" w:hAnsiTheme="minorHAnsi"/>
          <w:b/>
          <w:sz w:val="18"/>
          <w:szCs w:val="18"/>
        </w:rPr>
      </w:pPr>
      <w:r w:rsidRPr="00D052CA">
        <w:rPr>
          <w:rFonts w:asciiTheme="minorHAnsi" w:hAnsiTheme="minorHAnsi"/>
          <w:b/>
          <w:sz w:val="18"/>
          <w:szCs w:val="18"/>
        </w:rPr>
        <w:t>Section A. System Information</w:t>
      </w:r>
    </w:p>
    <w:p w14:paraId="7EB3F58E" w14:textId="782315A0"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p>
    <w:p w14:paraId="7EB3F58F" w14:textId="7501A537"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-MCH-25) If installed system does not match this entry, it can be overwritten by rater but it will be flagged as a possible fail.</w:t>
      </w:r>
    </w:p>
    <w:p w14:paraId="7EB3F590" w14:textId="5B2C2631"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-MCH-25). If installed system does not match this entry, it can be overwritten by rater but it will be flagged as a possible fail.</w:t>
      </w:r>
    </w:p>
    <w:p w14:paraId="7EB3F591" w14:textId="47C1FF57"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-MCH-25) If installed system does not match this entry, it can be overwritten by rater but it will be flagged as a possible fail.</w:t>
      </w:r>
    </w:p>
    <w:p w14:paraId="7EB3F592" w14:textId="786D88C4"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-MCH-25). If installed system does not match this entry, it can be overwritten by rater but it will be flagged as a possible fail.</w:t>
      </w:r>
    </w:p>
    <w:p w14:paraId="7EB3F593" w14:textId="1D24B114"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p>
    <w:p w14:paraId="7EB3F594" w14:textId="23AA1912" w:rsidR="00695C2B" w:rsidRPr="00D052CA" w:rsidRDefault="00695C2B" w:rsidP="00695C2B">
      <w:pPr>
        <w:pStyle w:val="ListParagraph"/>
        <w:numPr>
          <w:ilvl w:val="0"/>
          <w:numId w:val="8"/>
        </w:numPr>
        <w:rPr>
          <w:rFonts w:asciiTheme="minorHAnsi" w:hAnsiTheme="minorHAnsi"/>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r w:rsidRPr="00D052CA">
        <w:rPr>
          <w:rFonts w:asciiTheme="minorHAnsi" w:hAnsiTheme="minorHAnsi"/>
          <w:sz w:val="18"/>
        </w:rPr>
        <w:t xml:space="preserve"> Choose the type of refrigerant used by the system being verified. R-22 and R-410A are the most common, but other types may occasionally be encountered.</w:t>
      </w:r>
    </w:p>
    <w:p w14:paraId="7EB3F595" w14:textId="4F9081FC"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If “Other” is chosen in A07, then installer will indicate the type of refrigerant being used. If R-22 or R-410A is being used (regardless of trade name, </w:t>
      </w:r>
      <w:proofErr w:type="spellStart"/>
      <w:r w:rsidRPr="00D052CA">
        <w:rPr>
          <w:rFonts w:asciiTheme="minorHAnsi" w:hAnsiTheme="minorHAnsi"/>
          <w:sz w:val="18"/>
          <w:szCs w:val="18"/>
        </w:rPr>
        <w:t>Puron</w:t>
      </w:r>
      <w:proofErr w:type="spellEnd"/>
      <w:r w:rsidRPr="00D052CA">
        <w:rPr>
          <w:rFonts w:asciiTheme="minorHAnsi" w:hAnsiTheme="minorHAnsi"/>
          <w:sz w:val="18"/>
          <w:szCs w:val="18"/>
        </w:rPr>
        <w:t xml:space="preserve">, </w:t>
      </w:r>
      <w:proofErr w:type="spellStart"/>
      <w:r w:rsidRPr="00D052CA">
        <w:rPr>
          <w:rFonts w:asciiTheme="minorHAnsi" w:hAnsiTheme="minorHAnsi"/>
          <w:sz w:val="18"/>
          <w:szCs w:val="18"/>
        </w:rPr>
        <w:t>Genetron</w:t>
      </w:r>
      <w:proofErr w:type="spellEnd"/>
      <w:r w:rsidRPr="00D052CA">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p>
    <w:p w14:paraId="17914461" w14:textId="75D76E18" w:rsidR="00FA6AAA" w:rsidRPr="00D052CA" w:rsidRDefault="00FA6AAA"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-MCH-25). If applicable, a liquid line filter drier shall be installed according to the manufacturer’s specifications.</w:t>
      </w:r>
    </w:p>
    <w:p w14:paraId="7EB3F596" w14:textId="64A78ED8"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These are defined in detail the Residential Compliance Manual.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r w:rsidRPr="00D052CA">
        <w:rPr>
          <w:rFonts w:asciiTheme="minorHAnsi" w:hAnsiTheme="minorHAnsi"/>
        </w:rPr>
        <w:t xml:space="preserve"> </w:t>
      </w:r>
      <w:r w:rsidRPr="00D052CA">
        <w:rPr>
          <w:rFonts w:asciiTheme="minorHAnsi" w:hAnsiTheme="minorHAnsi"/>
          <w:sz w:val="18"/>
        </w:rPr>
        <w:t>Indicate whether the HVAC system is Completely New, Replacement or an Alteration.</w:t>
      </w:r>
    </w:p>
    <w:p w14:paraId="7EB3F597" w14:textId="0B1FE5B0"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Installer is to select the appropriate choice regarding whether this system has a </w:t>
      </w:r>
      <w:r w:rsidR="00962512" w:rsidRPr="00D052CA">
        <w:rPr>
          <w:rFonts w:asciiTheme="minorHAnsi" w:hAnsiTheme="minorHAnsi"/>
          <w:sz w:val="18"/>
          <w:szCs w:val="18"/>
        </w:rPr>
        <w:t>Fault Indicator Display</w:t>
      </w:r>
      <w:r w:rsidRPr="00D052CA">
        <w:rPr>
          <w:rFonts w:asciiTheme="minorHAnsi" w:hAnsiTheme="minorHAnsi"/>
          <w:sz w:val="18"/>
          <w:szCs w:val="18"/>
        </w:rPr>
        <w:t xml:space="preserve"> (</w:t>
      </w:r>
      <w:r w:rsidR="00962512" w:rsidRPr="00D052CA">
        <w:rPr>
          <w:rFonts w:asciiTheme="minorHAnsi" w:hAnsiTheme="minorHAnsi"/>
          <w:sz w:val="18"/>
          <w:szCs w:val="18"/>
        </w:rPr>
        <w:t>FID</w:t>
      </w:r>
      <w:r w:rsidRPr="00D052CA">
        <w:rPr>
          <w:rFonts w:asciiTheme="minorHAnsi" w:hAnsiTheme="minorHAnsi"/>
          <w:sz w:val="18"/>
          <w:szCs w:val="18"/>
        </w:rPr>
        <w:t xml:space="preserve">). Qualifying </w:t>
      </w:r>
      <w:r w:rsidR="00962512" w:rsidRPr="00D052CA">
        <w:rPr>
          <w:rFonts w:asciiTheme="minorHAnsi" w:hAnsiTheme="minorHAnsi"/>
          <w:sz w:val="18"/>
          <w:szCs w:val="18"/>
        </w:rPr>
        <w:t>FID</w:t>
      </w:r>
      <w:r w:rsidRPr="00D052CA">
        <w:rPr>
          <w:rFonts w:asciiTheme="minorHAnsi" w:hAnsiTheme="minorHAnsi"/>
          <w:sz w:val="18"/>
          <w:szCs w:val="18"/>
        </w:rPr>
        <w:t xml:space="preserve">’s may exempt a system from HERS refrigerant charge verification. </w:t>
      </w:r>
      <w:proofErr w:type="gramStart"/>
      <w:r w:rsidR="00962512" w:rsidRPr="00D052CA">
        <w:rPr>
          <w:rFonts w:asciiTheme="minorHAnsi" w:hAnsiTheme="minorHAnsi"/>
          <w:sz w:val="18"/>
          <w:szCs w:val="18"/>
        </w:rPr>
        <w:t>FID</w:t>
      </w:r>
      <w:r w:rsidRPr="00D052CA">
        <w:rPr>
          <w:rFonts w:asciiTheme="minorHAnsi" w:hAnsiTheme="minorHAnsi"/>
          <w:sz w:val="18"/>
          <w:szCs w:val="18"/>
        </w:rPr>
        <w:t>’s</w:t>
      </w:r>
      <w:proofErr w:type="gramEnd"/>
      <w:r w:rsidRPr="00D052CA">
        <w:rPr>
          <w:rFonts w:asciiTheme="minorHAnsi" w:hAnsiTheme="minorHAnsi"/>
          <w:sz w:val="18"/>
          <w:szCs w:val="18"/>
        </w:rPr>
        <w:t xml:space="preserve"> are described in Joint Appendix JA6.1. </w:t>
      </w:r>
      <w:proofErr w:type="spellStart"/>
      <w:r w:rsidRPr="00D052CA">
        <w:rPr>
          <w:rFonts w:asciiTheme="minorHAnsi" w:hAnsiTheme="minorHAnsi"/>
          <w:sz w:val="18"/>
          <w:szCs w:val="18"/>
        </w:rPr>
        <w:t>Qualfying</w:t>
      </w:r>
      <w:proofErr w:type="spellEnd"/>
      <w:r w:rsidRPr="00D052CA">
        <w:rPr>
          <w:rFonts w:asciiTheme="minorHAnsi" w:hAnsiTheme="minorHAnsi"/>
          <w:sz w:val="18"/>
          <w:szCs w:val="18"/>
        </w:rPr>
        <w:t xml:space="preserve"> </w:t>
      </w:r>
      <w:r w:rsidR="00962512" w:rsidRPr="00D052CA">
        <w:rPr>
          <w:rFonts w:asciiTheme="minorHAnsi" w:hAnsiTheme="minorHAnsi"/>
          <w:sz w:val="18"/>
          <w:szCs w:val="18"/>
        </w:rPr>
        <w:t>FID</w:t>
      </w:r>
      <w:r w:rsidRPr="00D052CA">
        <w:rPr>
          <w:rFonts w:asciiTheme="minorHAnsi" w:hAnsiTheme="minorHAnsi"/>
          <w:sz w:val="18"/>
          <w:szCs w:val="18"/>
        </w:rPr>
        <w:t xml:space="preserve">’s must appear on a list of approved devices kept by the Commission. If installed system does not match the description here, it fails. Note: </w:t>
      </w:r>
      <w:r w:rsidRPr="00D052CA">
        <w:rPr>
          <w:rFonts w:asciiTheme="minorHAnsi" w:hAnsiTheme="minorHAnsi"/>
          <w:sz w:val="18"/>
        </w:rPr>
        <w:t xml:space="preserve">Installation of </w:t>
      </w:r>
      <w:proofErr w:type="gramStart"/>
      <w:r w:rsidRPr="00D052CA">
        <w:rPr>
          <w:rFonts w:asciiTheme="minorHAnsi" w:hAnsiTheme="minorHAnsi"/>
          <w:sz w:val="18"/>
        </w:rPr>
        <w:t>a</w:t>
      </w:r>
      <w:proofErr w:type="gramEnd"/>
      <w:r w:rsidRPr="00D052CA">
        <w:rPr>
          <w:rFonts w:asciiTheme="minorHAnsi" w:hAnsiTheme="minorHAnsi"/>
          <w:sz w:val="18"/>
        </w:rPr>
        <w:t xml:space="preserve"> </w:t>
      </w:r>
      <w:r w:rsidR="00962512" w:rsidRPr="00D052CA">
        <w:rPr>
          <w:rFonts w:asciiTheme="minorHAnsi" w:hAnsiTheme="minorHAnsi"/>
          <w:sz w:val="18"/>
        </w:rPr>
        <w:t>FID</w:t>
      </w:r>
      <w:r w:rsidRPr="00D052CA">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962512" w:rsidRPr="00D052CA">
        <w:rPr>
          <w:rFonts w:asciiTheme="minorHAnsi" w:hAnsiTheme="minorHAnsi"/>
          <w:sz w:val="18"/>
        </w:rPr>
        <w:t>FID</w:t>
      </w:r>
      <w:r w:rsidRPr="00D052CA">
        <w:rPr>
          <w:rFonts w:asciiTheme="minorHAnsi" w:hAnsiTheme="minorHAnsi"/>
          <w:sz w:val="18"/>
        </w:rPr>
        <w:t xml:space="preserve"> is required. Other requirements may also be triggered.</w:t>
      </w:r>
    </w:p>
    <w:p w14:paraId="7EB3F598" w14:textId="61BB5605"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7EB3F599" w14:textId="2B18BA68"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-MCH-25) 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7EB3F59A" w14:textId="77777777"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HERS rater to input date of their refrigerant charge verification.</w:t>
      </w:r>
    </w:p>
    <w:p w14:paraId="7EB3F59B" w14:textId="6EB40151"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-MCH-25). The installer is to have selected the refrigerant charge verification method used from the choices provided:</w:t>
      </w:r>
    </w:p>
    <w:p w14:paraId="7EB3F59C" w14:textId="0AA382F4" w:rsidR="00695C2B" w:rsidRPr="00D052CA" w:rsidRDefault="00695C2B" w:rsidP="00695C2B">
      <w:pPr>
        <w:pStyle w:val="ListParagraph"/>
        <w:numPr>
          <w:ilvl w:val="0"/>
          <w:numId w:val="12"/>
        </w:numPr>
        <w:spacing w:after="60"/>
        <w:ind w:left="1080"/>
        <w:rPr>
          <w:rFonts w:asciiTheme="minorHAnsi" w:hAnsiTheme="minorHAnsi"/>
          <w:sz w:val="18"/>
          <w:szCs w:val="18"/>
        </w:rPr>
      </w:pPr>
      <w:r w:rsidRPr="00D052CA">
        <w:rPr>
          <w:rFonts w:asciiTheme="minorHAnsi" w:hAnsiTheme="minorHAnsi"/>
          <w:sz w:val="18"/>
          <w:szCs w:val="18"/>
        </w:rPr>
        <w:t>Superheat (outdoor temperature must be ≥ 55</w:t>
      </w:r>
      <w:r w:rsidR="002D2DFC" w:rsidRPr="00D052CA">
        <w:rPr>
          <w:rFonts w:asciiTheme="minorHAnsi" w:hAnsiTheme="minorHAnsi"/>
          <w:sz w:val="18"/>
          <w:szCs w:val="18"/>
        </w:rPr>
        <w:t>°</w:t>
      </w:r>
      <w:r w:rsidRPr="00D052CA">
        <w:rPr>
          <w:rFonts w:asciiTheme="minorHAnsi" w:hAnsiTheme="minorHAnsi"/>
          <w:sz w:val="18"/>
          <w:szCs w:val="18"/>
        </w:rPr>
        <w:t xml:space="preserve">F); </w:t>
      </w:r>
      <w:r w:rsidR="00883DB3" w:rsidRPr="00D052CA">
        <w:rPr>
          <w:rFonts w:asciiTheme="minorHAnsi" w:hAnsiTheme="minorHAnsi"/>
          <w:sz w:val="18"/>
          <w:szCs w:val="18"/>
        </w:rPr>
        <w:t>t</w:t>
      </w:r>
      <w:r w:rsidRPr="00D052CA">
        <w:rPr>
          <w:rFonts w:asciiTheme="minorHAnsi" w:hAnsiTheme="minorHAnsi"/>
          <w:sz w:val="18"/>
          <w:szCs w:val="18"/>
        </w:rPr>
        <w:t>his verification method can only be used when the outdoor temperature is at or above 55</w:t>
      </w:r>
      <w:r w:rsidR="002D2DFC" w:rsidRPr="00D052CA">
        <w:rPr>
          <w:rFonts w:asciiTheme="minorHAnsi" w:hAnsiTheme="minorHAnsi"/>
          <w:sz w:val="18"/>
          <w:szCs w:val="18"/>
        </w:rPr>
        <w:t>°</w:t>
      </w:r>
      <w:r w:rsidRPr="00D052CA">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w:t>
      </w:r>
      <w:r w:rsidR="0063688E" w:rsidRPr="00D052CA">
        <w:rPr>
          <w:rFonts w:asciiTheme="minorHAnsi" w:hAnsiTheme="minorHAnsi"/>
          <w:sz w:val="18"/>
          <w:szCs w:val="18"/>
        </w:rPr>
        <w:t>LMCI</w:t>
      </w:r>
      <w:r w:rsidRPr="00D052CA">
        <w:rPr>
          <w:rFonts w:asciiTheme="minorHAnsi" w:hAnsiTheme="minorHAnsi"/>
          <w:sz w:val="18"/>
          <w:szCs w:val="18"/>
        </w:rPr>
        <w:t>-MCH-25a.</w:t>
      </w:r>
    </w:p>
    <w:p w14:paraId="7EB3F59D" w14:textId="3DE38E4D" w:rsidR="00695C2B" w:rsidRPr="00D052CA" w:rsidRDefault="00695C2B" w:rsidP="00695C2B">
      <w:pPr>
        <w:pStyle w:val="ListParagraph"/>
        <w:numPr>
          <w:ilvl w:val="0"/>
          <w:numId w:val="12"/>
        </w:numPr>
        <w:spacing w:after="60"/>
        <w:ind w:left="1080"/>
        <w:rPr>
          <w:rFonts w:asciiTheme="minorHAnsi" w:hAnsiTheme="minorHAnsi"/>
          <w:sz w:val="18"/>
          <w:szCs w:val="18"/>
        </w:rPr>
      </w:pPr>
      <w:r w:rsidRPr="00D052CA">
        <w:rPr>
          <w:rFonts w:asciiTheme="minorHAnsi" w:hAnsiTheme="minorHAnsi"/>
          <w:sz w:val="18"/>
          <w:szCs w:val="18"/>
        </w:rPr>
        <w:t>Subcooling (outdoor temperature must be ≥ 55</w:t>
      </w:r>
      <w:r w:rsidR="002D2DFC" w:rsidRPr="00D052CA">
        <w:rPr>
          <w:rFonts w:asciiTheme="minorHAnsi" w:hAnsiTheme="minorHAnsi"/>
          <w:sz w:val="18"/>
          <w:szCs w:val="18"/>
        </w:rPr>
        <w:t>°</w:t>
      </w:r>
      <w:r w:rsidRPr="00D052CA">
        <w:rPr>
          <w:rFonts w:asciiTheme="minorHAnsi" w:hAnsiTheme="minorHAnsi"/>
          <w:sz w:val="18"/>
          <w:szCs w:val="18"/>
        </w:rPr>
        <w:t xml:space="preserve">F); </w:t>
      </w:r>
      <w:r w:rsidR="00883DB3" w:rsidRPr="00D052CA">
        <w:rPr>
          <w:rFonts w:asciiTheme="minorHAnsi" w:hAnsiTheme="minorHAnsi"/>
          <w:sz w:val="18"/>
          <w:szCs w:val="18"/>
        </w:rPr>
        <w:t>t</w:t>
      </w:r>
      <w:r w:rsidRPr="00D052CA">
        <w:rPr>
          <w:rFonts w:asciiTheme="minorHAnsi" w:hAnsiTheme="minorHAnsi"/>
          <w:sz w:val="18"/>
          <w:szCs w:val="18"/>
        </w:rPr>
        <w:t>his verification method can only be used when the outdoor temperature is at or above 55</w:t>
      </w:r>
      <w:r w:rsidR="002D2DFC" w:rsidRPr="00D052CA">
        <w:rPr>
          <w:rFonts w:asciiTheme="minorHAnsi" w:hAnsiTheme="minorHAnsi"/>
          <w:sz w:val="18"/>
          <w:szCs w:val="18"/>
        </w:rPr>
        <w:t>°</w:t>
      </w:r>
      <w:r w:rsidRPr="00D052CA">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Group Sampling. Choosing this option will generate a </w:t>
      </w:r>
      <w:r w:rsidR="0063688E" w:rsidRPr="00D052CA">
        <w:rPr>
          <w:rFonts w:asciiTheme="minorHAnsi" w:hAnsiTheme="minorHAnsi"/>
          <w:sz w:val="18"/>
          <w:szCs w:val="18"/>
        </w:rPr>
        <w:t>LMCI</w:t>
      </w:r>
      <w:r w:rsidRPr="00D052CA">
        <w:rPr>
          <w:rFonts w:asciiTheme="minorHAnsi" w:hAnsiTheme="minorHAnsi"/>
          <w:sz w:val="18"/>
          <w:szCs w:val="18"/>
        </w:rPr>
        <w:t>-MCH-25b.</w:t>
      </w:r>
    </w:p>
    <w:p w14:paraId="7EB3F59E" w14:textId="5DD6FAA2" w:rsidR="00695C2B" w:rsidRPr="00D052CA" w:rsidRDefault="00695C2B" w:rsidP="00695C2B">
      <w:pPr>
        <w:pStyle w:val="ListParagraph"/>
        <w:numPr>
          <w:ilvl w:val="0"/>
          <w:numId w:val="12"/>
        </w:numPr>
        <w:spacing w:after="60"/>
        <w:ind w:left="1080"/>
        <w:rPr>
          <w:rFonts w:asciiTheme="minorHAnsi" w:hAnsiTheme="minorHAnsi"/>
          <w:sz w:val="18"/>
          <w:szCs w:val="18"/>
        </w:rPr>
      </w:pPr>
      <w:r w:rsidRPr="00D052CA">
        <w:rPr>
          <w:rFonts w:asciiTheme="minorHAnsi" w:hAnsiTheme="minorHAnsi"/>
          <w:sz w:val="18"/>
          <w:szCs w:val="18"/>
        </w:rPr>
        <w:t xml:space="preserve">Weigh-in; </w:t>
      </w:r>
      <w:r w:rsidR="00C66409" w:rsidRPr="00D052CA">
        <w:rPr>
          <w:rFonts w:asciiTheme="minorHAnsi" w:hAnsiTheme="minorHAnsi"/>
          <w:sz w:val="18"/>
          <w:szCs w:val="18"/>
        </w:rPr>
        <w:t>t</w:t>
      </w:r>
      <w:r w:rsidRPr="00D052CA">
        <w:rPr>
          <w:rFonts w:asciiTheme="minorHAnsi" w:hAnsiTheme="minorHAnsi"/>
          <w:sz w:val="18"/>
          <w:szCs w:val="18"/>
        </w:rPr>
        <w:t xml:space="preserve">his verification method can be used by the installer at any outdoor temperature allowed by the equipment manufacturer. This method is detailed in Reference Appendix RA3.2.3. Systems verified using this method are NOT eligible for HERS verification compliance using Group Sampling. Choosing this option will generate a </w:t>
      </w:r>
      <w:r w:rsidR="0063688E" w:rsidRPr="00D052CA">
        <w:rPr>
          <w:rFonts w:asciiTheme="minorHAnsi" w:hAnsiTheme="minorHAnsi"/>
          <w:sz w:val="18"/>
          <w:szCs w:val="18"/>
        </w:rPr>
        <w:t>LMCI</w:t>
      </w:r>
      <w:r w:rsidRPr="00D052CA">
        <w:rPr>
          <w:rFonts w:asciiTheme="minorHAnsi" w:hAnsiTheme="minorHAnsi"/>
          <w:sz w:val="18"/>
          <w:szCs w:val="18"/>
        </w:rPr>
        <w:t>-MCH-25c.</w:t>
      </w:r>
    </w:p>
    <w:p w14:paraId="7EB3F5A0" w14:textId="1B5A10D0" w:rsidR="00695C2B" w:rsidRPr="00D052CA" w:rsidRDefault="00695C2B" w:rsidP="00695C2B">
      <w:pPr>
        <w:pStyle w:val="ListParagraph"/>
        <w:numPr>
          <w:ilvl w:val="0"/>
          <w:numId w:val="12"/>
        </w:numPr>
        <w:spacing w:after="60"/>
        <w:ind w:left="1080"/>
        <w:rPr>
          <w:rFonts w:asciiTheme="minorHAnsi" w:hAnsiTheme="minorHAnsi"/>
          <w:sz w:val="18"/>
          <w:szCs w:val="18"/>
        </w:rPr>
      </w:pPr>
      <w:r w:rsidRPr="00D052CA">
        <w:rPr>
          <w:rFonts w:asciiTheme="minorHAnsi" w:hAnsiTheme="minorHAnsi"/>
          <w:sz w:val="18"/>
          <w:szCs w:val="18"/>
        </w:rPr>
        <w:t xml:space="preserve">New Package Unit Factory </w:t>
      </w:r>
      <w:proofErr w:type="gramStart"/>
      <w:r w:rsidRPr="00D052CA">
        <w:rPr>
          <w:rFonts w:asciiTheme="minorHAnsi" w:hAnsiTheme="minorHAnsi"/>
          <w:sz w:val="18"/>
          <w:szCs w:val="18"/>
        </w:rPr>
        <w:t>Charge;</w:t>
      </w:r>
      <w:proofErr w:type="gramEnd"/>
      <w:r w:rsidRPr="00D052CA">
        <w:rPr>
          <w:rFonts w:asciiTheme="minorHAnsi" w:hAnsiTheme="minorHAnsi"/>
          <w:sz w:val="18"/>
          <w:szCs w:val="18"/>
        </w:rPr>
        <w:t xml:space="preserve"> </w:t>
      </w:r>
      <w:r w:rsidR="00C66409" w:rsidRPr="00D052CA">
        <w:rPr>
          <w:rFonts w:asciiTheme="minorHAnsi" w:hAnsiTheme="minorHAnsi"/>
          <w:sz w:val="18"/>
          <w:szCs w:val="18"/>
        </w:rPr>
        <w:t>t</w:t>
      </w:r>
      <w:r w:rsidRPr="00D052CA">
        <w:rPr>
          <w:rFonts w:asciiTheme="minorHAnsi" w:hAnsiTheme="minorHAnsi"/>
          <w:sz w:val="18"/>
          <w:szCs w:val="18"/>
        </w:rPr>
        <w:t xml:space="preserve">he installer should choose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63688E" w:rsidRPr="00D052CA">
        <w:rPr>
          <w:rFonts w:asciiTheme="minorHAnsi" w:hAnsiTheme="minorHAnsi"/>
          <w:sz w:val="18"/>
          <w:szCs w:val="18"/>
        </w:rPr>
        <w:t>LMCI</w:t>
      </w:r>
      <w:r w:rsidRPr="00D052CA">
        <w:rPr>
          <w:rFonts w:asciiTheme="minorHAnsi" w:hAnsiTheme="minorHAnsi"/>
          <w:sz w:val="18"/>
          <w:szCs w:val="18"/>
        </w:rPr>
        <w:t>-MCH-25f.</w:t>
      </w:r>
    </w:p>
    <w:p w14:paraId="7EB3F5A1" w14:textId="26423292"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The installer (or rater) is to have identified who performed the verification that is documented on the Certificate of Installation. Note that HERS verification compliance by Group </w:t>
      </w:r>
      <w:r w:rsidRPr="00D052CA">
        <w:rPr>
          <w:rFonts w:asciiTheme="minorHAnsi" w:hAnsiTheme="minorHAnsi"/>
          <w:sz w:val="18"/>
          <w:szCs w:val="18"/>
        </w:rPr>
        <w:lastRenderedPageBreak/>
        <w:t xml:space="preserve">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63688E" w:rsidRPr="00D052CA">
        <w:rPr>
          <w:rFonts w:asciiTheme="minorHAnsi" w:hAnsiTheme="minorHAnsi"/>
          <w:sz w:val="18"/>
          <w:szCs w:val="18"/>
        </w:rPr>
        <w:t>LMCI</w:t>
      </w:r>
      <w:r w:rsidRPr="00D052CA">
        <w:rPr>
          <w:rFonts w:asciiTheme="minorHAnsi" w:hAnsiTheme="minorHAnsi"/>
          <w:sz w:val="18"/>
          <w:szCs w:val="18"/>
        </w:rPr>
        <w:t xml:space="preserve"> and </w:t>
      </w:r>
      <w:r w:rsidR="0063688E" w:rsidRPr="00D052CA">
        <w:rPr>
          <w:rFonts w:asciiTheme="minorHAnsi" w:hAnsiTheme="minorHAnsi"/>
          <w:sz w:val="18"/>
          <w:szCs w:val="18"/>
        </w:rPr>
        <w:t>LMCV</w:t>
      </w:r>
      <w:r w:rsidRPr="00D052CA">
        <w:rPr>
          <w:rFonts w:asciiTheme="minorHAnsi" w:hAnsiTheme="minorHAnsi"/>
          <w:sz w:val="18"/>
          <w:szCs w:val="18"/>
        </w:rPr>
        <w:t>.</w:t>
      </w:r>
    </w:p>
    <w:p w14:paraId="7EB3F5A2" w14:textId="53BEAF42"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The Group Sampling status is automatically displayed based on the input results of </w:t>
      </w:r>
      <w:r w:rsidR="001354AF" w:rsidRPr="00D052CA">
        <w:rPr>
          <w:rFonts w:asciiTheme="minorHAnsi" w:hAnsiTheme="minorHAnsi"/>
          <w:sz w:val="18"/>
          <w:szCs w:val="18"/>
        </w:rPr>
        <w:t>A15</w:t>
      </w:r>
      <w:r w:rsidRPr="00D052CA">
        <w:rPr>
          <w:rFonts w:asciiTheme="minorHAnsi" w:hAnsiTheme="minorHAnsi"/>
          <w:sz w:val="18"/>
          <w:szCs w:val="18"/>
        </w:rPr>
        <w:t xml:space="preserve"> and </w:t>
      </w:r>
      <w:r w:rsidR="001354AF" w:rsidRPr="00D052CA">
        <w:rPr>
          <w:rFonts w:asciiTheme="minorHAnsi" w:hAnsiTheme="minorHAnsi"/>
          <w:sz w:val="18"/>
          <w:szCs w:val="18"/>
        </w:rPr>
        <w:t>A16</w:t>
      </w:r>
      <w:r w:rsidRPr="00D052CA">
        <w:rPr>
          <w:rFonts w:asciiTheme="minorHAnsi" w:hAnsiTheme="minorHAnsi"/>
          <w:sz w:val="18"/>
          <w:szCs w:val="18"/>
        </w:rPr>
        <w:t xml:space="preserve"> on the </w:t>
      </w:r>
      <w:r w:rsidR="0063688E" w:rsidRPr="00D052CA">
        <w:rPr>
          <w:rFonts w:asciiTheme="minorHAnsi" w:hAnsiTheme="minorHAnsi"/>
          <w:sz w:val="18"/>
          <w:szCs w:val="18"/>
        </w:rPr>
        <w:t>LMCI</w:t>
      </w:r>
      <w:r w:rsidRPr="00D052CA">
        <w:rPr>
          <w:rFonts w:asciiTheme="minorHAnsi" w:hAnsiTheme="minorHAnsi"/>
          <w:sz w:val="18"/>
          <w:szCs w:val="18"/>
        </w:rPr>
        <w:t>. Group Sampling procedures are detailed in Residential Appendix RA2.3.</w:t>
      </w:r>
    </w:p>
    <w:p w14:paraId="7EB3F5A3" w14:textId="3FE96FDA"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 xml:space="preserve">Specify the refrigerant charge verification used by the HERS rater. Choices vary depending on what method was specified in Row </w:t>
      </w:r>
      <w:r w:rsidR="001354AF" w:rsidRPr="00D052CA">
        <w:rPr>
          <w:rFonts w:asciiTheme="minorHAnsi" w:hAnsiTheme="minorHAnsi"/>
          <w:sz w:val="18"/>
          <w:szCs w:val="18"/>
        </w:rPr>
        <w:t>A11</w:t>
      </w:r>
      <w:r w:rsidRPr="00D052CA">
        <w:rPr>
          <w:rFonts w:asciiTheme="minorHAnsi" w:hAnsiTheme="minorHAnsi"/>
          <w:sz w:val="18"/>
          <w:szCs w:val="18"/>
        </w:rPr>
        <w:t xml:space="preserve">, </w:t>
      </w:r>
      <w:r w:rsidR="001354AF" w:rsidRPr="00D052CA">
        <w:rPr>
          <w:rFonts w:asciiTheme="minorHAnsi" w:hAnsiTheme="minorHAnsi"/>
          <w:sz w:val="18"/>
          <w:szCs w:val="18"/>
        </w:rPr>
        <w:t>A12</w:t>
      </w:r>
      <w:r w:rsidRPr="00D052CA">
        <w:rPr>
          <w:rFonts w:asciiTheme="minorHAnsi" w:hAnsiTheme="minorHAnsi"/>
          <w:sz w:val="18"/>
          <w:szCs w:val="18"/>
        </w:rPr>
        <w:t xml:space="preserve">, and </w:t>
      </w:r>
      <w:r w:rsidR="001354AF" w:rsidRPr="00D052CA">
        <w:rPr>
          <w:rFonts w:asciiTheme="minorHAnsi" w:hAnsiTheme="minorHAnsi"/>
          <w:sz w:val="18"/>
          <w:szCs w:val="18"/>
        </w:rPr>
        <w:t>A15</w:t>
      </w:r>
      <w:r w:rsidRPr="00D052CA">
        <w:rPr>
          <w:rFonts w:asciiTheme="minorHAnsi" w:hAnsiTheme="minorHAnsi"/>
          <w:sz w:val="18"/>
          <w:szCs w:val="18"/>
        </w:rPr>
        <w:t>.</w:t>
      </w:r>
    </w:p>
    <w:p w14:paraId="7EB3F5A4" w14:textId="77777777" w:rsidR="00695C2B" w:rsidRPr="00D052CA" w:rsidRDefault="00695C2B" w:rsidP="00695C2B">
      <w:pPr>
        <w:rPr>
          <w:rFonts w:asciiTheme="minorHAnsi" w:hAnsiTheme="minorHAnsi"/>
          <w:sz w:val="18"/>
          <w:szCs w:val="18"/>
        </w:rPr>
      </w:pPr>
    </w:p>
    <w:p w14:paraId="7EB3F5A5" w14:textId="77777777" w:rsidR="00695C2B" w:rsidRPr="00D052CA" w:rsidRDefault="00695C2B" w:rsidP="00695C2B">
      <w:pPr>
        <w:rPr>
          <w:rFonts w:asciiTheme="minorHAnsi" w:hAnsiTheme="minorHAnsi"/>
          <w:b/>
          <w:sz w:val="18"/>
          <w:szCs w:val="18"/>
        </w:rPr>
      </w:pPr>
      <w:r w:rsidRPr="00D052CA">
        <w:rPr>
          <w:rFonts w:asciiTheme="minorHAnsi" w:hAnsiTheme="minorHAnsi"/>
          <w:b/>
          <w:sz w:val="18"/>
          <w:szCs w:val="18"/>
        </w:rPr>
        <w:t>Section B. Metering Device Verification</w:t>
      </w:r>
    </w:p>
    <w:p w14:paraId="7EB3F5A7" w14:textId="5556499F" w:rsidR="00695C2B" w:rsidRPr="00D052CA" w:rsidRDefault="00695C2B" w:rsidP="00695C2B">
      <w:pPr>
        <w:pStyle w:val="ListParagraph"/>
        <w:numPr>
          <w:ilvl w:val="0"/>
          <w:numId w:val="15"/>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Installer is to have selected the correct metering device used on the system being verified. This will check against the refrigerant charge verification method selected in </w:t>
      </w:r>
      <w:r w:rsidR="001354AF" w:rsidRPr="00D052CA">
        <w:rPr>
          <w:rFonts w:asciiTheme="minorHAnsi" w:hAnsiTheme="minorHAnsi"/>
          <w:sz w:val="18"/>
          <w:szCs w:val="18"/>
        </w:rPr>
        <w:t>A15</w:t>
      </w:r>
      <w:r w:rsidRPr="00D052CA">
        <w:rPr>
          <w:rFonts w:asciiTheme="minorHAnsi" w:hAnsiTheme="minorHAnsi"/>
          <w:sz w:val="18"/>
          <w:szCs w:val="18"/>
        </w:rPr>
        <w:t>. An error message will appear in B02 if the wrong verification method may ha</w:t>
      </w:r>
      <w:r w:rsidR="00BA7EC3" w:rsidRPr="00D052CA">
        <w:rPr>
          <w:rFonts w:asciiTheme="minorHAnsi" w:hAnsiTheme="minorHAnsi"/>
          <w:sz w:val="18"/>
          <w:szCs w:val="18"/>
        </w:rPr>
        <w:t>ve</w:t>
      </w:r>
      <w:r w:rsidRPr="00D052CA">
        <w:rPr>
          <w:rFonts w:asciiTheme="minorHAnsi" w:hAnsiTheme="minorHAnsi"/>
          <w:sz w:val="18"/>
          <w:szCs w:val="18"/>
        </w:rPr>
        <w:t xml:space="preserve"> been selected. Superheat verification can only be used on systems with fixed orifice and </w:t>
      </w:r>
      <w:proofErr w:type="spellStart"/>
      <w:r w:rsidRPr="00D052CA">
        <w:rPr>
          <w:rFonts w:asciiTheme="minorHAnsi" w:hAnsiTheme="minorHAnsi"/>
          <w:sz w:val="18"/>
          <w:szCs w:val="18"/>
        </w:rPr>
        <w:t>Subcool</w:t>
      </w:r>
      <w:proofErr w:type="spellEnd"/>
      <w:r w:rsidRPr="00D052CA">
        <w:rPr>
          <w:rFonts w:asciiTheme="minorHAnsi" w:hAnsiTheme="minorHAnsi"/>
          <w:sz w:val="18"/>
          <w:szCs w:val="18"/>
        </w:rPr>
        <w:t xml:space="preserve"> verification can only be used on systems with variable metering devices (TXV or EXV).  This entry must match installed system to pass.</w:t>
      </w:r>
    </w:p>
    <w:p w14:paraId="7EB3F5A8" w14:textId="6A534003" w:rsidR="00695C2B" w:rsidRPr="00D052CA" w:rsidRDefault="00695C2B" w:rsidP="00695C2B">
      <w:pPr>
        <w:pStyle w:val="ListParagraph"/>
        <w:numPr>
          <w:ilvl w:val="0"/>
          <w:numId w:val="15"/>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Superheat verification can only be used on systems with fixed orifice and </w:t>
      </w:r>
      <w:proofErr w:type="spellStart"/>
      <w:r w:rsidRPr="00D052CA">
        <w:rPr>
          <w:rFonts w:asciiTheme="minorHAnsi" w:hAnsiTheme="minorHAnsi"/>
          <w:sz w:val="18"/>
          <w:szCs w:val="18"/>
        </w:rPr>
        <w:t>Subcool</w:t>
      </w:r>
      <w:proofErr w:type="spellEnd"/>
      <w:r w:rsidRPr="00D052CA">
        <w:rPr>
          <w:rFonts w:asciiTheme="minorHAnsi" w:hAnsiTheme="minorHAnsi"/>
          <w:sz w:val="18"/>
          <w:szCs w:val="18"/>
        </w:rPr>
        <w:t xml:space="preserve"> verification can only be used on systems with variable metering devices (TXV or EXV). </w:t>
      </w:r>
    </w:p>
    <w:p w14:paraId="7EB3F5A9" w14:textId="77777777" w:rsidR="00695C2B" w:rsidRPr="00D052CA" w:rsidRDefault="00695C2B" w:rsidP="00695C2B">
      <w:pPr>
        <w:rPr>
          <w:rFonts w:asciiTheme="minorHAnsi" w:hAnsiTheme="minorHAnsi"/>
          <w:sz w:val="18"/>
          <w:szCs w:val="18"/>
        </w:rPr>
      </w:pPr>
    </w:p>
    <w:p w14:paraId="7EB3F5AA" w14:textId="77777777" w:rsidR="00695C2B" w:rsidRPr="00D052CA" w:rsidRDefault="00695C2B" w:rsidP="00695C2B">
      <w:pPr>
        <w:rPr>
          <w:rFonts w:asciiTheme="minorHAnsi" w:hAnsiTheme="minorHAnsi"/>
          <w:b/>
          <w:sz w:val="18"/>
          <w:szCs w:val="18"/>
        </w:rPr>
      </w:pPr>
      <w:r w:rsidRPr="00D052CA">
        <w:rPr>
          <w:rFonts w:asciiTheme="minorHAnsi" w:hAnsiTheme="minorHAnsi"/>
          <w:b/>
          <w:sz w:val="18"/>
          <w:szCs w:val="18"/>
        </w:rPr>
        <w:t>Section C. Instrument Calibration</w:t>
      </w:r>
    </w:p>
    <w:p w14:paraId="7EB3F5AC" w14:textId="2C4ED3D9" w:rsidR="00695C2B" w:rsidRPr="00D052CA" w:rsidRDefault="00695C2B" w:rsidP="00695C2B">
      <w:pPr>
        <w:pStyle w:val="ListParagraph"/>
        <w:numPr>
          <w:ilvl w:val="0"/>
          <w:numId w:val="16"/>
        </w:numPr>
        <w:rPr>
          <w:rFonts w:asciiTheme="minorHAnsi" w:hAnsiTheme="minorHAnsi"/>
          <w:sz w:val="18"/>
          <w:szCs w:val="18"/>
        </w:rPr>
      </w:pPr>
      <w:r w:rsidRPr="00D052CA">
        <w:rPr>
          <w:rFonts w:asciiTheme="minorHAnsi" w:hAnsiTheme="minorHAnsi"/>
          <w:sz w:val="18"/>
          <w:szCs w:val="18"/>
        </w:rPr>
        <w:t xml:space="preserve">Enter the date of most recent Digital Refrigerant Gauge Calibration Field Check by rater. Analog gauges are not allowed for verification purposes under the </w:t>
      </w:r>
      <w:r w:rsidR="00BA7EC3" w:rsidRPr="00D052CA">
        <w:rPr>
          <w:rFonts w:asciiTheme="minorHAnsi" w:hAnsiTheme="minorHAnsi"/>
          <w:sz w:val="18"/>
          <w:szCs w:val="18"/>
        </w:rPr>
        <w:t>2016</w:t>
      </w:r>
      <w:r w:rsidRPr="00D052CA">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7EB3F5AD" w14:textId="592D1DA3" w:rsidR="00695C2B" w:rsidRPr="00D052CA" w:rsidRDefault="00695C2B" w:rsidP="00695C2B">
      <w:pPr>
        <w:pStyle w:val="ListParagraph"/>
        <w:numPr>
          <w:ilvl w:val="0"/>
          <w:numId w:val="16"/>
        </w:numPr>
        <w:rPr>
          <w:rFonts w:asciiTheme="minorHAnsi" w:hAnsiTheme="minorHAnsi"/>
          <w:sz w:val="18"/>
          <w:szCs w:val="18"/>
        </w:rPr>
      </w:pPr>
      <w:r w:rsidRPr="00D052CA">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7EB3F5AE" w14:textId="6721FB68" w:rsidR="00695C2B" w:rsidRPr="00D052CA" w:rsidRDefault="00695C2B" w:rsidP="00695C2B">
      <w:pPr>
        <w:pStyle w:val="ListParagraph"/>
        <w:numPr>
          <w:ilvl w:val="0"/>
          <w:numId w:val="16"/>
        </w:numPr>
        <w:rPr>
          <w:rFonts w:asciiTheme="minorHAnsi" w:hAnsiTheme="minorHAnsi"/>
          <w:sz w:val="18"/>
          <w:szCs w:val="18"/>
        </w:rPr>
      </w:pPr>
      <w:r w:rsidRPr="00D052CA">
        <w:rPr>
          <w:rFonts w:asciiTheme="minorHAnsi" w:hAnsiTheme="minorHAnsi"/>
          <w:sz w:val="18"/>
          <w:szCs w:val="18"/>
        </w:rPr>
        <w:t xml:space="preserve">Digital Refrigerant Gauge Calibration status will appear automatically. If the date entered in C01 is more than 30 days prior to date of verification this row will indicate that calibration is </w:t>
      </w:r>
      <w:proofErr w:type="gramStart"/>
      <w:r w:rsidRPr="00D052CA">
        <w:rPr>
          <w:rFonts w:asciiTheme="minorHAnsi" w:hAnsiTheme="minorHAnsi"/>
          <w:sz w:val="18"/>
          <w:szCs w:val="18"/>
        </w:rPr>
        <w:t>required</w:t>
      </w:r>
      <w:proofErr w:type="gramEnd"/>
      <w:r w:rsidRPr="00D052CA">
        <w:rPr>
          <w:rFonts w:asciiTheme="minorHAnsi" w:hAnsiTheme="minorHAnsi"/>
          <w:sz w:val="18"/>
          <w:szCs w:val="18"/>
        </w:rPr>
        <w:t xml:space="preserve"> and you will not be allowed to continue filling out this document until calibration is performed.</w:t>
      </w:r>
    </w:p>
    <w:p w14:paraId="7EB3F5AF" w14:textId="1DB6B1E1" w:rsidR="00695C2B" w:rsidRPr="00D052CA" w:rsidRDefault="00695C2B" w:rsidP="00695C2B">
      <w:pPr>
        <w:pStyle w:val="ListParagraph"/>
        <w:numPr>
          <w:ilvl w:val="0"/>
          <w:numId w:val="16"/>
        </w:numPr>
        <w:rPr>
          <w:rFonts w:asciiTheme="minorHAnsi" w:hAnsiTheme="minorHAnsi"/>
          <w:sz w:val="18"/>
          <w:szCs w:val="18"/>
        </w:rPr>
      </w:pPr>
      <w:r w:rsidRPr="00D052CA">
        <w:rPr>
          <w:rFonts w:asciiTheme="minorHAnsi" w:hAnsiTheme="minorHAnsi"/>
          <w:sz w:val="18"/>
          <w:szCs w:val="18"/>
        </w:rPr>
        <w:t xml:space="preserve">Digital Thermocouple Calibration status will appear automatically. If the date entered in C02 is more than 30 days prior to date of verification this row will indicate that calibration is </w:t>
      </w:r>
      <w:proofErr w:type="gramStart"/>
      <w:r w:rsidRPr="00D052CA">
        <w:rPr>
          <w:rFonts w:asciiTheme="minorHAnsi" w:hAnsiTheme="minorHAnsi"/>
          <w:sz w:val="18"/>
          <w:szCs w:val="18"/>
        </w:rPr>
        <w:t>required</w:t>
      </w:r>
      <w:proofErr w:type="gramEnd"/>
      <w:r w:rsidRPr="00D052CA">
        <w:rPr>
          <w:rFonts w:asciiTheme="minorHAnsi" w:hAnsiTheme="minorHAnsi"/>
          <w:sz w:val="18"/>
          <w:szCs w:val="18"/>
        </w:rPr>
        <w:t xml:space="preserve"> and you will not be allowed to continue filling out this document until calibration is performed.</w:t>
      </w:r>
    </w:p>
    <w:p w14:paraId="7EB3F5B0" w14:textId="77777777" w:rsidR="00695C2B" w:rsidRPr="00D052CA" w:rsidRDefault="00695C2B" w:rsidP="00695C2B">
      <w:pPr>
        <w:pStyle w:val="ListParagraph"/>
        <w:rPr>
          <w:rFonts w:asciiTheme="minorHAnsi" w:hAnsiTheme="minorHAnsi"/>
          <w:sz w:val="18"/>
          <w:szCs w:val="18"/>
        </w:rPr>
      </w:pPr>
    </w:p>
    <w:p w14:paraId="7EB3F5B1" w14:textId="373C2FED" w:rsidR="00695C2B" w:rsidRPr="00D052CA" w:rsidRDefault="00695C2B" w:rsidP="00695C2B">
      <w:pPr>
        <w:rPr>
          <w:rFonts w:asciiTheme="minorHAnsi" w:hAnsiTheme="minorHAnsi"/>
          <w:b/>
          <w:sz w:val="18"/>
          <w:szCs w:val="18"/>
        </w:rPr>
      </w:pPr>
      <w:r w:rsidRPr="00D052CA">
        <w:rPr>
          <w:rFonts w:asciiTheme="minorHAnsi" w:hAnsiTheme="minorHAnsi"/>
          <w:b/>
          <w:sz w:val="18"/>
          <w:szCs w:val="18"/>
        </w:rPr>
        <w:t>Section D. Measurement Access Hole (MAH) Verification</w:t>
      </w:r>
    </w:p>
    <w:p w14:paraId="7EB3F5B3" w14:textId="16CB9878" w:rsidR="00695C2B" w:rsidRPr="00D052CA" w:rsidRDefault="00695C2B" w:rsidP="00695C2B">
      <w:pPr>
        <w:pStyle w:val="ListParagraph"/>
        <w:numPr>
          <w:ilvl w:val="0"/>
          <w:numId w:val="9"/>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Installer is to have indicated the method used to demonstrate compliance with the MAH requirement by selecting the appropriate method from the </w:t>
      </w:r>
      <w:proofErr w:type="gramStart"/>
      <w:r w:rsidRPr="00D052CA">
        <w:rPr>
          <w:rFonts w:asciiTheme="minorHAnsi" w:hAnsiTheme="minorHAnsi"/>
          <w:sz w:val="18"/>
          <w:szCs w:val="18"/>
        </w:rPr>
        <w:t>drop down</w:t>
      </w:r>
      <w:proofErr w:type="gramEnd"/>
      <w:r w:rsidRPr="00D052CA">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p>
    <w:p w14:paraId="7EB3F5B4" w14:textId="77777777" w:rsidR="00695C2B" w:rsidRPr="00D052CA" w:rsidRDefault="00695C2B" w:rsidP="00695C2B">
      <w:pPr>
        <w:pStyle w:val="ListParagraph"/>
        <w:rPr>
          <w:rFonts w:asciiTheme="minorHAnsi" w:hAnsiTheme="minorHAnsi"/>
          <w:sz w:val="18"/>
          <w:szCs w:val="18"/>
        </w:rPr>
      </w:pPr>
    </w:p>
    <w:p w14:paraId="7EB3F5B5" w14:textId="21C24300" w:rsidR="00695C2B" w:rsidRPr="00D052CA" w:rsidRDefault="00695C2B" w:rsidP="00695C2B">
      <w:pPr>
        <w:rPr>
          <w:rFonts w:asciiTheme="minorHAnsi" w:hAnsiTheme="minorHAnsi"/>
          <w:b/>
          <w:sz w:val="18"/>
          <w:szCs w:val="18"/>
        </w:rPr>
      </w:pPr>
      <w:r w:rsidRPr="00D052CA">
        <w:rPr>
          <w:rFonts w:asciiTheme="minorHAnsi" w:hAnsiTheme="minorHAnsi"/>
          <w:b/>
          <w:sz w:val="18"/>
          <w:szCs w:val="18"/>
        </w:rPr>
        <w:t>Section E. Minimum System Airflow Rate Verification</w:t>
      </w:r>
    </w:p>
    <w:p w14:paraId="7EB3F5B7" w14:textId="04D2CA33" w:rsidR="00695C2B" w:rsidRPr="00D052CA" w:rsidRDefault="00695C2B" w:rsidP="00695C2B">
      <w:pPr>
        <w:pStyle w:val="ListParagraph"/>
        <w:numPr>
          <w:ilvl w:val="0"/>
          <w:numId w:val="10"/>
        </w:numPr>
        <w:rPr>
          <w:rFonts w:asciiTheme="minorHAnsi" w:hAnsiTheme="minorHAnsi"/>
          <w:sz w:val="18"/>
          <w:szCs w:val="18"/>
        </w:rPr>
      </w:pPr>
      <w:r w:rsidRPr="00D052CA">
        <w:rPr>
          <w:rFonts w:asciiTheme="minorHAnsi" w:hAnsiTheme="minorHAnsi"/>
          <w:sz w:val="18"/>
          <w:szCs w:val="18"/>
        </w:rPr>
        <w:t xml:space="preserve">This information is automatically calculated based on the information given in line </w:t>
      </w:r>
      <w:r w:rsidR="004F709A" w:rsidRPr="00D052CA">
        <w:rPr>
          <w:rFonts w:asciiTheme="minorHAnsi" w:hAnsiTheme="minorHAnsi"/>
          <w:sz w:val="18"/>
          <w:szCs w:val="18"/>
        </w:rPr>
        <w:t>A10</w:t>
      </w:r>
      <w:r w:rsidRPr="00D052CA">
        <w:rPr>
          <w:rFonts w:asciiTheme="minorHAnsi" w:hAnsiTheme="minorHAnsi"/>
          <w:sz w:val="18"/>
          <w:szCs w:val="18"/>
        </w:rPr>
        <w:t>. This is the target minimum system airflow required for the system being verified.</w:t>
      </w:r>
    </w:p>
    <w:p w14:paraId="7EB3F5B8" w14:textId="249F9CE8" w:rsidR="00695C2B" w:rsidRPr="00D052CA" w:rsidRDefault="00695C2B" w:rsidP="00695C2B">
      <w:pPr>
        <w:pStyle w:val="ListParagraph"/>
        <w:numPr>
          <w:ilvl w:val="0"/>
          <w:numId w:val="10"/>
        </w:numPr>
        <w:rPr>
          <w:rFonts w:asciiTheme="minorHAnsi" w:hAnsiTheme="minorHAnsi"/>
          <w:sz w:val="18"/>
          <w:szCs w:val="18"/>
        </w:rPr>
      </w:pPr>
      <w:r w:rsidRPr="00D052CA">
        <w:rPr>
          <w:rFonts w:asciiTheme="minorHAnsi" w:hAnsiTheme="minorHAnsi"/>
          <w:sz w:val="18"/>
          <w:szCs w:val="18"/>
        </w:rPr>
        <w:t xml:space="preserve">This information is automatically calculated based on either the </w:t>
      </w:r>
      <w:r w:rsidR="0063688E" w:rsidRPr="00D052CA">
        <w:rPr>
          <w:rFonts w:asciiTheme="minorHAnsi" w:hAnsiTheme="minorHAnsi"/>
          <w:sz w:val="18"/>
          <w:szCs w:val="18"/>
        </w:rPr>
        <w:t>LMCV</w:t>
      </w:r>
      <w:r w:rsidRPr="00D052CA">
        <w:rPr>
          <w:rFonts w:asciiTheme="minorHAnsi" w:hAnsiTheme="minorHAnsi"/>
          <w:sz w:val="18"/>
          <w:szCs w:val="18"/>
        </w:rPr>
        <w:t xml:space="preserve">-MCH-23, or </w:t>
      </w:r>
      <w:r w:rsidR="0063688E" w:rsidRPr="00D052CA">
        <w:rPr>
          <w:rFonts w:asciiTheme="minorHAnsi" w:hAnsiTheme="minorHAnsi"/>
          <w:sz w:val="18"/>
          <w:szCs w:val="18"/>
        </w:rPr>
        <w:t>LMCV</w:t>
      </w:r>
      <w:r w:rsidRPr="00D052CA">
        <w:rPr>
          <w:rFonts w:asciiTheme="minorHAnsi" w:hAnsiTheme="minorHAnsi"/>
          <w:sz w:val="18"/>
          <w:szCs w:val="18"/>
        </w:rPr>
        <w:t>-MCH-28, which documents the rater’s measured airflow of the system being verified (or alternative method). If the measured airflow is not adequate it will not comply with the airflow requirements and refrigerant charge verification cannot be performed.</w:t>
      </w:r>
    </w:p>
    <w:p w14:paraId="7EB3F5B9" w14:textId="77777777" w:rsidR="00695C2B" w:rsidRPr="00D052CA" w:rsidRDefault="00695C2B" w:rsidP="00695C2B">
      <w:pPr>
        <w:rPr>
          <w:rFonts w:asciiTheme="minorHAnsi" w:hAnsiTheme="minorHAnsi"/>
          <w:sz w:val="18"/>
          <w:szCs w:val="18"/>
        </w:rPr>
      </w:pPr>
    </w:p>
    <w:p w14:paraId="7EB3F5BA" w14:textId="5D279AEF" w:rsidR="00695C2B" w:rsidRPr="00D052CA" w:rsidRDefault="00695C2B" w:rsidP="00695C2B">
      <w:pPr>
        <w:rPr>
          <w:rFonts w:asciiTheme="minorHAnsi" w:hAnsiTheme="minorHAnsi"/>
          <w:b/>
          <w:sz w:val="18"/>
          <w:szCs w:val="18"/>
        </w:rPr>
      </w:pPr>
      <w:r w:rsidRPr="00D052CA">
        <w:rPr>
          <w:rFonts w:asciiTheme="minorHAnsi" w:hAnsiTheme="minorHAnsi"/>
          <w:b/>
          <w:sz w:val="18"/>
          <w:szCs w:val="18"/>
        </w:rPr>
        <w:t>Section F. Superheat Charge Verification Method – Data Collection</w:t>
      </w:r>
    </w:p>
    <w:p w14:paraId="7EB3F5BC" w14:textId="175410D2"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DB2972" w:rsidRPr="00D052CA">
        <w:rPr>
          <w:rFonts w:asciiTheme="minorHAnsi" w:hAnsiTheme="minorHAnsi"/>
          <w:sz w:val="18"/>
          <w:szCs w:val="18"/>
        </w:rPr>
        <w:t>°</w:t>
      </w:r>
      <w:r w:rsidRPr="00D052CA">
        <w:rPr>
          <w:rFonts w:asciiTheme="minorHAnsi" w:hAnsiTheme="minorHAnsi"/>
          <w:sz w:val="18"/>
          <w:szCs w:val="18"/>
        </w:rPr>
        <w:t>F. This temperature must remain above 70</w:t>
      </w:r>
      <w:r w:rsidR="00DB2972" w:rsidRPr="00D052CA">
        <w:rPr>
          <w:rFonts w:asciiTheme="minorHAnsi" w:hAnsiTheme="minorHAnsi"/>
          <w:sz w:val="18"/>
          <w:szCs w:val="18"/>
        </w:rPr>
        <w:t>°</w:t>
      </w:r>
      <w:r w:rsidRPr="00D052CA">
        <w:rPr>
          <w:rFonts w:asciiTheme="minorHAnsi" w:hAnsiTheme="minorHAnsi"/>
          <w:sz w:val="18"/>
          <w:szCs w:val="18"/>
        </w:rPr>
        <w:t>F during the verification procedure. This requirement is detailed in Residential Appendix RA3.2.2.5.</w:t>
      </w:r>
    </w:p>
    <w:p w14:paraId="7EB3F5BD" w14:textId="1FF99D78"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The Rater must independently collect this data. Measure and record the condenser air dry-bulb temperature (</w:t>
      </w:r>
      <w:proofErr w:type="spellStart"/>
      <w:r w:rsidRPr="00D052CA">
        <w:rPr>
          <w:rFonts w:asciiTheme="minorHAnsi" w:hAnsiTheme="minorHAnsi"/>
          <w:sz w:val="18"/>
          <w:szCs w:val="18"/>
        </w:rPr>
        <w:t>T</w:t>
      </w:r>
      <w:r w:rsidRPr="00D052CA">
        <w:rPr>
          <w:rFonts w:asciiTheme="minorHAnsi" w:hAnsiTheme="minorHAnsi"/>
          <w:sz w:val="18"/>
          <w:szCs w:val="18"/>
          <w:vertAlign w:val="subscript"/>
        </w:rPr>
        <w:t>condenser</w:t>
      </w:r>
      <w:proofErr w:type="spellEnd"/>
      <w:r w:rsidRPr="00D052CA">
        <w:rPr>
          <w:rFonts w:asciiTheme="minorHAnsi" w:hAnsiTheme="minorHAnsi"/>
          <w:sz w:val="18"/>
          <w:szCs w:val="18"/>
        </w:rPr>
        <w:t xml:space="preserve">) in </w:t>
      </w:r>
      <w:r w:rsidR="00DB2972" w:rsidRPr="00D052CA">
        <w:rPr>
          <w:rFonts w:asciiTheme="minorHAnsi" w:hAnsiTheme="minorHAnsi"/>
          <w:sz w:val="18"/>
          <w:szCs w:val="18"/>
        </w:rPr>
        <w:t>°</w:t>
      </w:r>
      <w:r w:rsidRPr="00D052CA">
        <w:rPr>
          <w:rFonts w:asciiTheme="minorHAnsi" w:hAnsiTheme="minorHAnsi"/>
          <w:sz w:val="18"/>
          <w:szCs w:val="18"/>
        </w:rPr>
        <w:t>F. This value is used to determine the target superheat from table RA3.2-2. This value must be at least 55</w:t>
      </w:r>
      <w:r w:rsidR="00DB2972" w:rsidRPr="00D052CA">
        <w:rPr>
          <w:rFonts w:asciiTheme="minorHAnsi" w:hAnsiTheme="minorHAnsi"/>
          <w:sz w:val="18"/>
          <w:szCs w:val="18"/>
        </w:rPr>
        <w:t>°</w:t>
      </w:r>
      <w:r w:rsidRPr="00D052CA">
        <w:rPr>
          <w:rFonts w:asciiTheme="minorHAnsi" w:hAnsiTheme="minorHAnsi"/>
          <w:sz w:val="18"/>
          <w:szCs w:val="18"/>
        </w:rPr>
        <w:t>F and no more than 115</w:t>
      </w:r>
      <w:r w:rsidR="00DB2972" w:rsidRPr="00D052CA">
        <w:rPr>
          <w:rFonts w:asciiTheme="minorHAnsi" w:hAnsiTheme="minorHAnsi"/>
          <w:sz w:val="18"/>
          <w:szCs w:val="18"/>
        </w:rPr>
        <w:t>°</w:t>
      </w:r>
      <w:r w:rsidRPr="00D052CA">
        <w:rPr>
          <w:rFonts w:asciiTheme="minorHAnsi" w:hAnsiTheme="minorHAnsi"/>
          <w:sz w:val="18"/>
          <w:szCs w:val="18"/>
        </w:rPr>
        <w:t>F to use the Superheat Charge Verification Method.</w:t>
      </w:r>
    </w:p>
    <w:p w14:paraId="7EB3F5BE" w14:textId="4D35767E"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If a value less than 55</w:t>
      </w:r>
      <w:r w:rsidR="00DB2972" w:rsidRPr="00D052CA">
        <w:rPr>
          <w:rFonts w:asciiTheme="minorHAnsi" w:hAnsiTheme="minorHAnsi"/>
          <w:sz w:val="18"/>
          <w:szCs w:val="18"/>
        </w:rPr>
        <w:t>°</w:t>
      </w:r>
      <w:r w:rsidRPr="00D052CA">
        <w:rPr>
          <w:rFonts w:asciiTheme="minorHAnsi" w:hAnsiTheme="minorHAnsi"/>
          <w:sz w:val="18"/>
          <w:szCs w:val="18"/>
        </w:rPr>
        <w:t>F or greater than 115</w:t>
      </w:r>
      <w:r w:rsidR="00DB2972" w:rsidRPr="00D052CA">
        <w:rPr>
          <w:rFonts w:asciiTheme="minorHAnsi" w:hAnsiTheme="minorHAnsi"/>
          <w:sz w:val="18"/>
          <w:szCs w:val="18"/>
        </w:rPr>
        <w:t>°</w:t>
      </w:r>
      <w:r w:rsidRPr="00D052CA">
        <w:rPr>
          <w:rFonts w:asciiTheme="minorHAnsi" w:hAnsiTheme="minorHAnsi"/>
          <w:sz w:val="18"/>
          <w:szCs w:val="18"/>
        </w:rPr>
        <w:t>F is entered in F02 the Superheat Method cannot be used.</w:t>
      </w:r>
    </w:p>
    <w:p w14:paraId="7EB3F5BF" w14:textId="4DB87FDE"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The Rater must independently collect this data. Measure and record the return air dry-bulb temperature (</w:t>
      </w:r>
      <w:proofErr w:type="spellStart"/>
      <w:proofErr w:type="gramStart"/>
      <w:r w:rsidRPr="00D052CA">
        <w:rPr>
          <w:rFonts w:asciiTheme="minorHAnsi" w:hAnsiTheme="minorHAnsi"/>
          <w:sz w:val="18"/>
          <w:szCs w:val="18"/>
        </w:rPr>
        <w:t>T</w:t>
      </w:r>
      <w:r w:rsidRPr="00D052CA">
        <w:rPr>
          <w:rFonts w:asciiTheme="minorHAnsi" w:hAnsiTheme="minorHAnsi"/>
          <w:sz w:val="18"/>
          <w:szCs w:val="18"/>
          <w:vertAlign w:val="subscript"/>
        </w:rPr>
        <w:t>return,db</w:t>
      </w:r>
      <w:proofErr w:type="spellEnd"/>
      <w:proofErr w:type="gramEnd"/>
      <w:r w:rsidRPr="00D052CA">
        <w:rPr>
          <w:rFonts w:asciiTheme="minorHAnsi" w:hAnsiTheme="minorHAnsi"/>
          <w:sz w:val="18"/>
          <w:szCs w:val="18"/>
        </w:rPr>
        <w:t xml:space="preserve">) in </w:t>
      </w:r>
      <w:r w:rsidR="00DB2972" w:rsidRPr="00D052CA">
        <w:rPr>
          <w:rFonts w:asciiTheme="minorHAnsi" w:hAnsiTheme="minorHAnsi"/>
          <w:sz w:val="18"/>
          <w:szCs w:val="18"/>
        </w:rPr>
        <w:t>°</w:t>
      </w:r>
      <w:r w:rsidRPr="00D052CA">
        <w:rPr>
          <w:rFonts w:asciiTheme="minorHAnsi" w:hAnsiTheme="minorHAnsi"/>
          <w:sz w:val="18"/>
          <w:szCs w:val="18"/>
        </w:rPr>
        <w:t>F. This measurement is taken at the MAH (or alternate location specified in F01. This procedure is detailed in RA3.2.2.5.</w:t>
      </w:r>
    </w:p>
    <w:p w14:paraId="7EB3F5C0" w14:textId="52CA695D"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The Rater must independently collect this data. Measure and record the return air wet-bulb temperature (</w:t>
      </w:r>
      <w:proofErr w:type="spellStart"/>
      <w:proofErr w:type="gramStart"/>
      <w:r w:rsidRPr="00D052CA">
        <w:rPr>
          <w:rFonts w:asciiTheme="minorHAnsi" w:hAnsiTheme="minorHAnsi"/>
          <w:sz w:val="18"/>
          <w:szCs w:val="18"/>
        </w:rPr>
        <w:t>T</w:t>
      </w:r>
      <w:r w:rsidRPr="00D052CA">
        <w:rPr>
          <w:rFonts w:asciiTheme="minorHAnsi" w:hAnsiTheme="minorHAnsi"/>
          <w:sz w:val="18"/>
          <w:szCs w:val="18"/>
          <w:vertAlign w:val="subscript"/>
        </w:rPr>
        <w:t>return,wb</w:t>
      </w:r>
      <w:proofErr w:type="spellEnd"/>
      <w:proofErr w:type="gramEnd"/>
      <w:r w:rsidRPr="00D052CA">
        <w:rPr>
          <w:rFonts w:asciiTheme="minorHAnsi" w:hAnsiTheme="minorHAnsi"/>
          <w:sz w:val="18"/>
          <w:szCs w:val="18"/>
        </w:rPr>
        <w:t xml:space="preserve">) in </w:t>
      </w:r>
      <w:r w:rsidR="00DB2972" w:rsidRPr="00D052CA">
        <w:rPr>
          <w:rFonts w:asciiTheme="minorHAnsi" w:hAnsiTheme="minorHAnsi"/>
          <w:sz w:val="18"/>
          <w:szCs w:val="18"/>
        </w:rPr>
        <w:t>°</w:t>
      </w:r>
      <w:r w:rsidRPr="00D052CA">
        <w:rPr>
          <w:rFonts w:asciiTheme="minorHAnsi" w:hAnsiTheme="minorHAnsi"/>
          <w:sz w:val="18"/>
          <w:szCs w:val="18"/>
        </w:rPr>
        <w:t xml:space="preserve"> F. This measurement is taken at the MAH (or alternate location specified in F01. This procedure is detailed in RA3.2.2.5. This value is used to determine the target superheat from table RA3.2-2.</w:t>
      </w:r>
    </w:p>
    <w:p w14:paraId="7EB3F5C1" w14:textId="3A38E75B"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The Rater must independently collect this data. Measure and record the suction line temperature (</w:t>
      </w:r>
      <w:proofErr w:type="spellStart"/>
      <w:r w:rsidRPr="00D052CA">
        <w:rPr>
          <w:rFonts w:asciiTheme="minorHAnsi" w:hAnsiTheme="minorHAnsi"/>
          <w:sz w:val="18"/>
          <w:szCs w:val="18"/>
        </w:rPr>
        <w:t>T</w:t>
      </w:r>
      <w:r w:rsidRPr="00D052CA">
        <w:rPr>
          <w:rFonts w:asciiTheme="minorHAnsi" w:hAnsiTheme="minorHAnsi"/>
          <w:sz w:val="18"/>
          <w:szCs w:val="18"/>
          <w:vertAlign w:val="subscript"/>
        </w:rPr>
        <w:t>suction</w:t>
      </w:r>
      <w:proofErr w:type="spellEnd"/>
      <w:r w:rsidRPr="00D052CA">
        <w:rPr>
          <w:rFonts w:asciiTheme="minorHAnsi" w:hAnsiTheme="minorHAnsi"/>
          <w:sz w:val="18"/>
          <w:szCs w:val="18"/>
        </w:rPr>
        <w:t xml:space="preserve">) in </w:t>
      </w:r>
      <w:r w:rsidR="00DB2972" w:rsidRPr="00D052CA">
        <w:rPr>
          <w:rFonts w:asciiTheme="minorHAnsi" w:hAnsiTheme="minorHAnsi"/>
          <w:sz w:val="18"/>
          <w:szCs w:val="18"/>
        </w:rPr>
        <w:t>°</w:t>
      </w:r>
      <w:r w:rsidRPr="00D052CA">
        <w:rPr>
          <w:rFonts w:asciiTheme="minorHAnsi" w:hAnsiTheme="minorHAnsi"/>
          <w:sz w:val="18"/>
          <w:szCs w:val="18"/>
        </w:rPr>
        <w:t>F. This procedure is detailed in RA3.2.2.5. This value is used to calculate the measured superheat.</w:t>
      </w:r>
    </w:p>
    <w:p w14:paraId="7EB3F5C2" w14:textId="34106E58"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lastRenderedPageBreak/>
        <w:t>The Rater must independently report this data. This procedure is detailed in RA3.2.2.5. This value is used to determine the evaporator saturation temperature (</w:t>
      </w:r>
      <w:proofErr w:type="spellStart"/>
      <w:proofErr w:type="gramStart"/>
      <w:r w:rsidRPr="00D052CA">
        <w:rPr>
          <w:rFonts w:asciiTheme="minorHAnsi" w:hAnsiTheme="minorHAnsi"/>
          <w:sz w:val="18"/>
          <w:szCs w:val="18"/>
        </w:rPr>
        <w:t>T</w:t>
      </w:r>
      <w:r w:rsidRPr="00D052CA">
        <w:rPr>
          <w:rFonts w:asciiTheme="minorHAnsi" w:hAnsiTheme="minorHAnsi"/>
          <w:sz w:val="18"/>
          <w:szCs w:val="18"/>
          <w:vertAlign w:val="subscript"/>
        </w:rPr>
        <w:t>evaporator,sat</w:t>
      </w:r>
      <w:proofErr w:type="spellEnd"/>
      <w:proofErr w:type="gramEnd"/>
      <w:r w:rsidRPr="00D052CA">
        <w:rPr>
          <w:rFonts w:asciiTheme="minorHAnsi" w:hAnsiTheme="minorHAnsi"/>
          <w:sz w:val="18"/>
          <w:szCs w:val="18"/>
        </w:rPr>
        <w:t xml:space="preserve">) from a pressure temperature chart for the appropriate refrigerant (can be internal to a digital gauge), which is entered into F08. </w:t>
      </w:r>
    </w:p>
    <w:p w14:paraId="7EB3F5C3" w14:textId="61AC810E"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The Rater must independently collect this data. Enter the evaporator saturation temperature (</w:t>
      </w:r>
      <w:proofErr w:type="spellStart"/>
      <w:proofErr w:type="gramStart"/>
      <w:r w:rsidRPr="00D052CA">
        <w:rPr>
          <w:rFonts w:asciiTheme="minorHAnsi" w:hAnsiTheme="minorHAnsi"/>
          <w:sz w:val="18"/>
          <w:szCs w:val="18"/>
        </w:rPr>
        <w:t>T</w:t>
      </w:r>
      <w:r w:rsidRPr="00D052CA">
        <w:rPr>
          <w:rFonts w:asciiTheme="minorHAnsi" w:hAnsiTheme="minorHAnsi"/>
          <w:sz w:val="18"/>
          <w:szCs w:val="18"/>
          <w:vertAlign w:val="subscript"/>
        </w:rPr>
        <w:t>evaporator,sat</w:t>
      </w:r>
      <w:proofErr w:type="spellEnd"/>
      <w:proofErr w:type="gramEnd"/>
      <w:r w:rsidRPr="00D052CA">
        <w:rPr>
          <w:rFonts w:asciiTheme="minorHAnsi" w:hAnsiTheme="minorHAnsi"/>
          <w:sz w:val="18"/>
          <w:szCs w:val="18"/>
        </w:rPr>
        <w:t xml:space="preserve">) from the digital gauge or a separate pressure-temperature chart that corresponds to the suction line pressure entered in F07, in </w:t>
      </w:r>
      <w:r w:rsidR="00DB2972" w:rsidRPr="00D052CA">
        <w:rPr>
          <w:rFonts w:asciiTheme="minorHAnsi" w:hAnsiTheme="minorHAnsi"/>
          <w:sz w:val="18"/>
          <w:szCs w:val="18"/>
        </w:rPr>
        <w:t>°</w:t>
      </w:r>
      <w:r w:rsidRPr="00D052CA">
        <w:rPr>
          <w:rFonts w:asciiTheme="minorHAnsi" w:hAnsiTheme="minorHAnsi"/>
          <w:sz w:val="18"/>
          <w:szCs w:val="18"/>
        </w:rPr>
        <w:t>F.</w:t>
      </w:r>
    </w:p>
    <w:p w14:paraId="7EB3F5C4" w14:textId="7551E513"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Measured superheat is automatically calculated as the difference between the suction line temperature (F06) and the evaporator saturation temperature (F08)</w:t>
      </w:r>
    </w:p>
    <w:p w14:paraId="7EB3F5C5" w14:textId="349AEB45"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The Rater must independently report this data. Enter target superheat from Table RA3.2-2. This table requires values for the condenser air dry bulb temperature (F02) and the return air wet bulb temperature (F05)</w:t>
      </w:r>
    </w:p>
    <w:p w14:paraId="7EB3F5C6" w14:textId="1A532B7A"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System passes superheat method when F10 is within plus or minus 8</w:t>
      </w:r>
      <w:r w:rsidR="00DB2972" w:rsidRPr="00D052CA">
        <w:rPr>
          <w:rFonts w:asciiTheme="minorHAnsi" w:hAnsiTheme="minorHAnsi"/>
          <w:sz w:val="18"/>
          <w:szCs w:val="18"/>
        </w:rPr>
        <w:t>°F</w:t>
      </w:r>
      <w:r w:rsidRPr="00D052CA">
        <w:rPr>
          <w:rFonts w:asciiTheme="minorHAnsi" w:hAnsiTheme="minorHAnsi"/>
          <w:sz w:val="18"/>
          <w:szCs w:val="18"/>
        </w:rPr>
        <w:t xml:space="preserve"> of F09. Note that the target for the installer, on the </w:t>
      </w:r>
      <w:r w:rsidR="0063688E" w:rsidRPr="00D052CA">
        <w:rPr>
          <w:rFonts w:asciiTheme="minorHAnsi" w:hAnsiTheme="minorHAnsi"/>
          <w:sz w:val="18"/>
          <w:szCs w:val="18"/>
        </w:rPr>
        <w:t>LMCI</w:t>
      </w:r>
      <w:r w:rsidRPr="00D052CA">
        <w:rPr>
          <w:rFonts w:asciiTheme="minorHAnsi" w:hAnsiTheme="minorHAnsi"/>
          <w:sz w:val="18"/>
          <w:szCs w:val="18"/>
        </w:rPr>
        <w:t>-MCH-25a is plus or minus 5</w:t>
      </w:r>
      <w:r w:rsidR="00DB2972" w:rsidRPr="00D052CA">
        <w:rPr>
          <w:rFonts w:asciiTheme="minorHAnsi" w:hAnsiTheme="minorHAnsi"/>
          <w:sz w:val="18"/>
          <w:szCs w:val="18"/>
        </w:rPr>
        <w:t>°F</w:t>
      </w:r>
      <w:r w:rsidRPr="00D052CA">
        <w:rPr>
          <w:rFonts w:asciiTheme="minorHAnsi" w:hAnsiTheme="minorHAnsi"/>
          <w:sz w:val="18"/>
          <w:szCs w:val="18"/>
        </w:rPr>
        <w:t>.</w:t>
      </w:r>
    </w:p>
    <w:p w14:paraId="7EB3F5C7" w14:textId="77777777" w:rsidR="00695C2B" w:rsidRPr="00D052CA" w:rsidRDefault="00695C2B" w:rsidP="00A669D7">
      <w:pPr>
        <w:rPr>
          <w:rFonts w:asciiTheme="minorHAnsi" w:hAnsiTheme="minorHAnsi"/>
          <w:sz w:val="18"/>
          <w:szCs w:val="18"/>
        </w:rPr>
      </w:pPr>
    </w:p>
    <w:p w14:paraId="7EB3F606" w14:textId="77777777" w:rsidR="00C063EB" w:rsidRPr="00D052CA" w:rsidRDefault="00C063EB">
      <w:pPr>
        <w:rPr>
          <w:rFonts w:asciiTheme="minorHAnsi" w:hAnsiTheme="minorHAnsi"/>
          <w:sz w:val="18"/>
          <w:szCs w:val="18"/>
        </w:rPr>
      </w:pPr>
    </w:p>
    <w:p w14:paraId="7EB3F607" w14:textId="77777777" w:rsidR="00C063EB" w:rsidRPr="00D052CA" w:rsidRDefault="00C063EB">
      <w:pPr>
        <w:rPr>
          <w:rFonts w:asciiTheme="minorHAnsi" w:hAnsiTheme="minorHAnsi"/>
          <w:sz w:val="18"/>
          <w:szCs w:val="18"/>
        </w:rPr>
      </w:pPr>
    </w:p>
    <w:p w14:paraId="7EB3F608" w14:textId="77777777" w:rsidR="00C063EB" w:rsidRPr="00D052CA" w:rsidRDefault="00C063EB">
      <w:pPr>
        <w:rPr>
          <w:rFonts w:asciiTheme="minorHAnsi" w:hAnsiTheme="minorHAnsi"/>
          <w:sz w:val="18"/>
          <w:szCs w:val="18"/>
        </w:rPr>
      </w:pPr>
    </w:p>
    <w:p w14:paraId="7EB3F609" w14:textId="77777777" w:rsidR="00C063EB" w:rsidRPr="00D052CA" w:rsidRDefault="00C063EB">
      <w:pPr>
        <w:rPr>
          <w:rFonts w:asciiTheme="minorHAnsi" w:hAnsiTheme="minorHAnsi"/>
          <w:sz w:val="18"/>
          <w:szCs w:val="18"/>
        </w:rPr>
      </w:pPr>
    </w:p>
    <w:p w14:paraId="7EB3F60A" w14:textId="77777777" w:rsidR="00C063EB" w:rsidRPr="00D052CA" w:rsidRDefault="00C063EB">
      <w:pPr>
        <w:rPr>
          <w:rFonts w:asciiTheme="minorHAnsi" w:hAnsiTheme="minorHAnsi"/>
          <w:sz w:val="18"/>
          <w:szCs w:val="18"/>
        </w:rPr>
        <w:sectPr w:rsidR="00C063EB" w:rsidRPr="00D052CA" w:rsidSect="003A69EB">
          <w:headerReference w:type="default" r:id="rId13"/>
          <w:footerReference w:type="default" r:id="rId14"/>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9D67F4" w:rsidRPr="00D052CA" w14:paraId="7EB3F60D"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7EB3F60B" w14:textId="341B41AF" w:rsidR="009D67F4" w:rsidRPr="00D052CA" w:rsidRDefault="00821901" w:rsidP="00481126">
            <w:pPr>
              <w:keepNext/>
              <w:rPr>
                <w:rFonts w:asciiTheme="minorHAnsi" w:hAnsiTheme="minorHAnsi"/>
                <w:b/>
                <w:sz w:val="18"/>
                <w:szCs w:val="18"/>
              </w:rPr>
            </w:pPr>
            <w:r w:rsidRPr="00D052CA">
              <w:rPr>
                <w:rFonts w:asciiTheme="minorHAnsi" w:hAnsiTheme="minorHAnsi"/>
                <w:b/>
                <w:sz w:val="18"/>
                <w:szCs w:val="18"/>
              </w:rPr>
              <w:lastRenderedPageBreak/>
              <w:t>A. System Information</w:t>
            </w:r>
          </w:p>
          <w:p w14:paraId="7EB3F60C" w14:textId="03B7ADD5" w:rsidR="009D67F4" w:rsidRPr="00D052CA" w:rsidRDefault="00B66933" w:rsidP="00481126">
            <w:pPr>
              <w:keepNext/>
              <w:rPr>
                <w:rFonts w:asciiTheme="minorHAnsi" w:hAnsiTheme="minorHAnsi"/>
                <w:sz w:val="18"/>
                <w:szCs w:val="18"/>
              </w:rPr>
            </w:pPr>
            <w:r w:rsidRPr="00D052CA">
              <w:rPr>
                <w:rFonts w:ascii="Calibri" w:hAnsi="Calibri"/>
                <w:sz w:val="18"/>
                <w:szCs w:val="18"/>
              </w:rPr>
              <w:t>&lt;&lt;Static Text - see the top&gt;&gt;</w:t>
            </w:r>
          </w:p>
        </w:tc>
      </w:tr>
      <w:tr w:rsidR="009D67F4" w:rsidRPr="00D052CA" w14:paraId="7EB3F611" w14:textId="77777777">
        <w:trPr>
          <w:cantSplit/>
          <w:trHeight w:val="360"/>
        </w:trPr>
        <w:tc>
          <w:tcPr>
            <w:tcW w:w="288" w:type="pct"/>
            <w:vAlign w:val="center"/>
          </w:tcPr>
          <w:p w14:paraId="7EB3F60E"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01</w:t>
            </w:r>
          </w:p>
        </w:tc>
        <w:tc>
          <w:tcPr>
            <w:tcW w:w="2212" w:type="pct"/>
          </w:tcPr>
          <w:p w14:paraId="7EB3F60F" w14:textId="7BECF483" w:rsidR="009D67F4" w:rsidRPr="00D052CA" w:rsidRDefault="0039646C"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Space Conditioning </w:t>
            </w:r>
            <w:r w:rsidR="009D67F4" w:rsidRPr="00D052CA">
              <w:rPr>
                <w:rFonts w:asciiTheme="minorHAnsi" w:hAnsiTheme="minorHAnsi"/>
                <w:sz w:val="18"/>
                <w:szCs w:val="18"/>
              </w:rPr>
              <w:t>System Identification or Name</w:t>
            </w:r>
          </w:p>
        </w:tc>
        <w:tc>
          <w:tcPr>
            <w:tcW w:w="2500" w:type="pct"/>
          </w:tcPr>
          <w:p w14:paraId="7EB3F610" w14:textId="458E3516" w:rsidR="00BD001F" w:rsidRPr="00D052CA" w:rsidRDefault="009D67F4">
            <w:pPr>
              <w:pStyle w:val="Header"/>
              <w:tabs>
                <w:tab w:val="clear" w:pos="4320"/>
                <w:tab w:val="clear" w:pos="8640"/>
              </w:tabs>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00267EE2" w:rsidRPr="00D052CA">
              <w:rPr>
                <w:rFonts w:asciiTheme="minorHAnsi" w:hAnsiTheme="minorHAnsi"/>
                <w:sz w:val="18"/>
                <w:szCs w:val="18"/>
              </w:rPr>
              <w:t xml:space="preserve">. </w:t>
            </w:r>
            <w:r w:rsidR="00821901" w:rsidRPr="00D052CA">
              <w:rPr>
                <w:rFonts w:asciiTheme="minorHAnsi" w:hAnsiTheme="minorHAnsi"/>
                <w:sz w:val="18"/>
                <w:szCs w:val="18"/>
              </w:rPr>
              <w:t xml:space="preserve"> If installed system does not match this entry, it can be overwritten by </w:t>
            </w:r>
            <w:proofErr w:type="gramStart"/>
            <w:r w:rsidR="00821901" w:rsidRPr="00D052CA">
              <w:rPr>
                <w:rFonts w:asciiTheme="minorHAnsi" w:hAnsiTheme="minorHAnsi"/>
                <w:sz w:val="18"/>
                <w:szCs w:val="18"/>
              </w:rPr>
              <w:t>rater</w:t>
            </w:r>
            <w:proofErr w:type="gramEnd"/>
            <w:r w:rsidR="00821901" w:rsidRPr="00D052CA">
              <w:rPr>
                <w:rFonts w:asciiTheme="minorHAnsi" w:hAnsiTheme="minorHAnsi"/>
                <w:sz w:val="18"/>
                <w:szCs w:val="18"/>
              </w:rPr>
              <w:t xml:space="preserve"> but it will be flagged as a possible fail.</w:t>
            </w:r>
            <w:r w:rsidRPr="00D052CA">
              <w:rPr>
                <w:rFonts w:asciiTheme="minorHAnsi" w:hAnsiTheme="minorHAnsi"/>
                <w:sz w:val="18"/>
                <w:szCs w:val="18"/>
              </w:rPr>
              <w:t>&gt;&gt;</w:t>
            </w:r>
          </w:p>
        </w:tc>
      </w:tr>
      <w:tr w:rsidR="009D67F4" w:rsidRPr="00D052CA" w14:paraId="7EB3F615" w14:textId="77777777">
        <w:trPr>
          <w:cantSplit/>
          <w:trHeight w:val="360"/>
        </w:trPr>
        <w:tc>
          <w:tcPr>
            <w:tcW w:w="288" w:type="pct"/>
            <w:vAlign w:val="center"/>
          </w:tcPr>
          <w:p w14:paraId="7EB3F612"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02</w:t>
            </w:r>
          </w:p>
        </w:tc>
        <w:tc>
          <w:tcPr>
            <w:tcW w:w="2212" w:type="pct"/>
          </w:tcPr>
          <w:p w14:paraId="7EB3F613" w14:textId="5D1A0B23" w:rsidR="009D67F4" w:rsidRPr="00D052CA" w:rsidRDefault="0039646C"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Space Conditioning </w:t>
            </w:r>
            <w:r w:rsidR="009D67F4" w:rsidRPr="00D052CA">
              <w:rPr>
                <w:rFonts w:asciiTheme="minorHAnsi" w:hAnsiTheme="minorHAnsi"/>
                <w:sz w:val="18"/>
                <w:szCs w:val="18"/>
              </w:rPr>
              <w:t>System Location or Area Served</w:t>
            </w:r>
          </w:p>
        </w:tc>
        <w:tc>
          <w:tcPr>
            <w:tcW w:w="2500" w:type="pct"/>
          </w:tcPr>
          <w:p w14:paraId="7EB3F614" w14:textId="51198D66" w:rsidR="009D67F4" w:rsidRPr="00D052CA" w:rsidRDefault="009D67F4" w:rsidP="003F6B16">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00267EE2" w:rsidRPr="00D052CA">
              <w:rPr>
                <w:rFonts w:asciiTheme="minorHAnsi" w:hAnsiTheme="minorHAnsi"/>
                <w:sz w:val="18"/>
                <w:szCs w:val="18"/>
              </w:rPr>
              <w:t xml:space="preserve">.  If installed system does not match this entry, it can be overwritten by </w:t>
            </w:r>
            <w:proofErr w:type="gramStart"/>
            <w:r w:rsidR="00267EE2" w:rsidRPr="00D052CA">
              <w:rPr>
                <w:rFonts w:asciiTheme="minorHAnsi" w:hAnsiTheme="minorHAnsi"/>
                <w:sz w:val="18"/>
                <w:szCs w:val="18"/>
              </w:rPr>
              <w:t>rater</w:t>
            </w:r>
            <w:proofErr w:type="gramEnd"/>
            <w:r w:rsidR="00267EE2" w:rsidRPr="00D052CA">
              <w:rPr>
                <w:rFonts w:asciiTheme="minorHAnsi" w:hAnsiTheme="minorHAnsi"/>
                <w:sz w:val="18"/>
                <w:szCs w:val="18"/>
              </w:rPr>
              <w:t xml:space="preserve"> but it will be flagged as a possible fail.&gt;&gt;</w:t>
            </w:r>
          </w:p>
        </w:tc>
      </w:tr>
      <w:tr w:rsidR="009D67F4" w:rsidRPr="00D052CA" w14:paraId="7EB3F619" w14:textId="77777777">
        <w:trPr>
          <w:cantSplit/>
          <w:trHeight w:val="360"/>
        </w:trPr>
        <w:tc>
          <w:tcPr>
            <w:tcW w:w="288" w:type="pct"/>
            <w:vAlign w:val="center"/>
          </w:tcPr>
          <w:p w14:paraId="7EB3F616"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03</w:t>
            </w:r>
          </w:p>
        </w:tc>
        <w:tc>
          <w:tcPr>
            <w:tcW w:w="2212" w:type="pct"/>
          </w:tcPr>
          <w:p w14:paraId="7EB3F617" w14:textId="7B1467F2" w:rsidR="009D67F4" w:rsidRPr="00D052CA" w:rsidRDefault="009D67F4" w:rsidP="0025438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Condenser (or package unit) </w:t>
            </w:r>
            <w:r w:rsidR="0025438E" w:rsidRPr="00D052CA">
              <w:rPr>
                <w:rFonts w:asciiTheme="minorHAnsi" w:hAnsiTheme="minorHAnsi"/>
                <w:sz w:val="18"/>
                <w:szCs w:val="18"/>
              </w:rPr>
              <w:t>M</w:t>
            </w:r>
            <w:r w:rsidRPr="00D052CA">
              <w:rPr>
                <w:rFonts w:asciiTheme="minorHAnsi" w:hAnsiTheme="minorHAnsi"/>
                <w:sz w:val="18"/>
                <w:szCs w:val="18"/>
              </w:rPr>
              <w:t xml:space="preserve">ake or </w:t>
            </w:r>
            <w:r w:rsidR="0025438E" w:rsidRPr="00D052CA">
              <w:rPr>
                <w:rFonts w:asciiTheme="minorHAnsi" w:hAnsiTheme="minorHAnsi"/>
                <w:sz w:val="18"/>
                <w:szCs w:val="18"/>
              </w:rPr>
              <w:t>B</w:t>
            </w:r>
            <w:r w:rsidRPr="00D052CA">
              <w:rPr>
                <w:rFonts w:asciiTheme="minorHAnsi" w:hAnsiTheme="minorHAnsi"/>
                <w:sz w:val="18"/>
                <w:szCs w:val="18"/>
              </w:rPr>
              <w:t>rand</w:t>
            </w:r>
          </w:p>
        </w:tc>
        <w:tc>
          <w:tcPr>
            <w:tcW w:w="2500" w:type="pct"/>
          </w:tcPr>
          <w:p w14:paraId="7EB3F618" w14:textId="30CD54EE" w:rsidR="009D67F4" w:rsidRPr="00D052CA" w:rsidRDefault="009D67F4" w:rsidP="003F6B16">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00267EE2" w:rsidRPr="00D052CA">
              <w:rPr>
                <w:rFonts w:asciiTheme="minorHAnsi" w:hAnsiTheme="minorHAnsi"/>
                <w:sz w:val="18"/>
                <w:szCs w:val="18"/>
              </w:rPr>
              <w:t>.  If installed system does not match this entry, it can be overwritten by rater but it will be flagged as a possible fail.&gt;&gt;</w:t>
            </w:r>
          </w:p>
        </w:tc>
      </w:tr>
      <w:tr w:rsidR="009D67F4" w:rsidRPr="00D052CA" w14:paraId="7EB3F61D" w14:textId="77777777">
        <w:trPr>
          <w:cantSplit/>
          <w:trHeight w:val="360"/>
        </w:trPr>
        <w:tc>
          <w:tcPr>
            <w:tcW w:w="288" w:type="pct"/>
            <w:vAlign w:val="center"/>
          </w:tcPr>
          <w:p w14:paraId="7EB3F61A"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04</w:t>
            </w:r>
          </w:p>
        </w:tc>
        <w:tc>
          <w:tcPr>
            <w:tcW w:w="2212" w:type="pct"/>
          </w:tcPr>
          <w:p w14:paraId="7EB3F61B" w14:textId="58E4AA52" w:rsidR="009D67F4" w:rsidRPr="00D052CA" w:rsidRDefault="009D67F4" w:rsidP="0025438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Condenser (or package unit) </w:t>
            </w:r>
            <w:r w:rsidR="0025438E" w:rsidRPr="00D052CA">
              <w:rPr>
                <w:rFonts w:asciiTheme="minorHAnsi" w:hAnsiTheme="minorHAnsi"/>
                <w:sz w:val="18"/>
                <w:szCs w:val="18"/>
              </w:rPr>
              <w:t>M</w:t>
            </w:r>
            <w:r w:rsidRPr="00D052CA">
              <w:rPr>
                <w:rFonts w:asciiTheme="minorHAnsi" w:hAnsiTheme="minorHAnsi"/>
                <w:sz w:val="18"/>
                <w:szCs w:val="18"/>
              </w:rPr>
              <w:t xml:space="preserve">odel </w:t>
            </w:r>
            <w:r w:rsidR="0025438E" w:rsidRPr="00D052CA">
              <w:rPr>
                <w:rFonts w:asciiTheme="minorHAnsi" w:hAnsiTheme="minorHAnsi"/>
                <w:sz w:val="18"/>
                <w:szCs w:val="18"/>
              </w:rPr>
              <w:t>N</w:t>
            </w:r>
            <w:r w:rsidRPr="00D052CA">
              <w:rPr>
                <w:rFonts w:asciiTheme="minorHAnsi" w:hAnsiTheme="minorHAnsi"/>
                <w:sz w:val="18"/>
                <w:szCs w:val="18"/>
              </w:rPr>
              <w:t>umber</w:t>
            </w:r>
          </w:p>
        </w:tc>
        <w:tc>
          <w:tcPr>
            <w:tcW w:w="2500" w:type="pct"/>
          </w:tcPr>
          <w:p w14:paraId="7EB3F61C" w14:textId="2542D68A" w:rsidR="009D67F4" w:rsidRPr="00D052CA" w:rsidRDefault="009D67F4" w:rsidP="003F6B16">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00267EE2" w:rsidRPr="00D052CA">
              <w:rPr>
                <w:rFonts w:asciiTheme="minorHAnsi" w:hAnsiTheme="minorHAnsi"/>
                <w:sz w:val="18"/>
                <w:szCs w:val="18"/>
              </w:rPr>
              <w:t>.  If installed system does not match this entry, it can be overwritten by rater but it will be flagged as a possible fail.&gt;&gt;</w:t>
            </w:r>
          </w:p>
        </w:tc>
      </w:tr>
      <w:tr w:rsidR="009D67F4" w:rsidRPr="00D052CA" w14:paraId="7EB3F621" w14:textId="77777777">
        <w:trPr>
          <w:cantSplit/>
          <w:trHeight w:val="360"/>
        </w:trPr>
        <w:tc>
          <w:tcPr>
            <w:tcW w:w="288" w:type="pct"/>
            <w:vAlign w:val="center"/>
          </w:tcPr>
          <w:p w14:paraId="7EB3F61E"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05</w:t>
            </w:r>
          </w:p>
        </w:tc>
        <w:tc>
          <w:tcPr>
            <w:tcW w:w="2212" w:type="pct"/>
          </w:tcPr>
          <w:p w14:paraId="7EB3F61F" w14:textId="5766EBEC" w:rsidR="009D67F4" w:rsidRPr="00D052CA" w:rsidRDefault="009D67F4" w:rsidP="00527B6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Nominal Cooling Capacity (tons) of Condenser</w:t>
            </w:r>
          </w:p>
        </w:tc>
        <w:tc>
          <w:tcPr>
            <w:tcW w:w="2500" w:type="pct"/>
          </w:tcPr>
          <w:p w14:paraId="7EB3F620" w14:textId="5D3E0A54" w:rsidR="009D67F4" w:rsidRPr="00D052CA" w:rsidRDefault="009D67F4" w:rsidP="003F6B16">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00267EE2" w:rsidRPr="00D052CA">
              <w:rPr>
                <w:rFonts w:asciiTheme="minorHAnsi" w:hAnsiTheme="minorHAnsi"/>
                <w:sz w:val="18"/>
                <w:szCs w:val="18"/>
              </w:rPr>
              <w:t>.  If installed system does not match this entry, it can be overwritten by rater but it will be flagged as a possible fail.&gt;&gt;</w:t>
            </w:r>
          </w:p>
        </w:tc>
      </w:tr>
      <w:tr w:rsidR="009D67F4" w:rsidRPr="00D052CA" w14:paraId="7EB3F625" w14:textId="77777777">
        <w:trPr>
          <w:cantSplit/>
          <w:trHeight w:val="360"/>
        </w:trPr>
        <w:tc>
          <w:tcPr>
            <w:tcW w:w="288" w:type="pct"/>
            <w:vAlign w:val="center"/>
          </w:tcPr>
          <w:p w14:paraId="7EB3F622"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06</w:t>
            </w:r>
          </w:p>
        </w:tc>
        <w:tc>
          <w:tcPr>
            <w:tcW w:w="2212" w:type="pct"/>
          </w:tcPr>
          <w:p w14:paraId="7EB3F623" w14:textId="2275984D" w:rsidR="009D67F4" w:rsidRPr="00D052CA" w:rsidRDefault="009D67F4" w:rsidP="0025438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Condenser (or package unit) </w:t>
            </w:r>
            <w:r w:rsidR="0025438E" w:rsidRPr="00D052CA">
              <w:rPr>
                <w:rFonts w:asciiTheme="minorHAnsi" w:hAnsiTheme="minorHAnsi"/>
                <w:sz w:val="18"/>
                <w:szCs w:val="18"/>
              </w:rPr>
              <w:t>S</w:t>
            </w:r>
            <w:r w:rsidRPr="00D052CA">
              <w:rPr>
                <w:rFonts w:asciiTheme="minorHAnsi" w:hAnsiTheme="minorHAnsi"/>
                <w:sz w:val="18"/>
                <w:szCs w:val="18"/>
              </w:rPr>
              <w:t xml:space="preserve">erial </w:t>
            </w:r>
            <w:r w:rsidR="0025438E" w:rsidRPr="00D052CA">
              <w:rPr>
                <w:rFonts w:asciiTheme="minorHAnsi" w:hAnsiTheme="minorHAnsi"/>
                <w:sz w:val="18"/>
                <w:szCs w:val="18"/>
              </w:rPr>
              <w:t>N</w:t>
            </w:r>
            <w:r w:rsidRPr="00D052CA">
              <w:rPr>
                <w:rFonts w:asciiTheme="minorHAnsi" w:hAnsiTheme="minorHAnsi"/>
                <w:sz w:val="18"/>
                <w:szCs w:val="18"/>
              </w:rPr>
              <w:t>umber</w:t>
            </w:r>
          </w:p>
        </w:tc>
        <w:tc>
          <w:tcPr>
            <w:tcW w:w="2500" w:type="pct"/>
          </w:tcPr>
          <w:p w14:paraId="7EB3F624" w14:textId="2E518823" w:rsidR="009D67F4" w:rsidRPr="00D052CA" w:rsidRDefault="009D67F4" w:rsidP="003F6B16">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00267EE2" w:rsidRPr="00D052CA">
              <w:rPr>
                <w:rFonts w:asciiTheme="minorHAnsi" w:hAnsiTheme="minorHAnsi"/>
                <w:sz w:val="18"/>
                <w:szCs w:val="18"/>
              </w:rPr>
              <w:t>.  If installed system does not match this entry, it can be overwritten by rater but it will be flagged as a possible fail.</w:t>
            </w:r>
            <w:r w:rsidRPr="00D052CA">
              <w:rPr>
                <w:rFonts w:asciiTheme="minorHAnsi" w:hAnsiTheme="minorHAnsi"/>
                <w:sz w:val="18"/>
                <w:szCs w:val="18"/>
              </w:rPr>
              <w:t>&gt;&gt;</w:t>
            </w:r>
          </w:p>
        </w:tc>
      </w:tr>
      <w:tr w:rsidR="009D67F4" w:rsidRPr="00D052CA" w14:paraId="7EB3F629" w14:textId="77777777">
        <w:trPr>
          <w:cantSplit/>
          <w:trHeight w:val="360"/>
        </w:trPr>
        <w:tc>
          <w:tcPr>
            <w:tcW w:w="288" w:type="pct"/>
            <w:vAlign w:val="center"/>
          </w:tcPr>
          <w:p w14:paraId="7EB3F626"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07</w:t>
            </w:r>
          </w:p>
        </w:tc>
        <w:tc>
          <w:tcPr>
            <w:tcW w:w="2212" w:type="pct"/>
          </w:tcPr>
          <w:p w14:paraId="7EB3F627" w14:textId="1460741A"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Refrigerant Type</w:t>
            </w:r>
          </w:p>
        </w:tc>
        <w:tc>
          <w:tcPr>
            <w:tcW w:w="2500" w:type="pct"/>
          </w:tcPr>
          <w:p w14:paraId="7EB3F628" w14:textId="08E06F79" w:rsidR="009D67F4" w:rsidRPr="00D052CA" w:rsidRDefault="009D67F4" w:rsidP="003F6B16">
            <w:pPr>
              <w:pStyle w:val="Header"/>
              <w:tabs>
                <w:tab w:val="clear" w:pos="4320"/>
                <w:tab w:val="clear" w:pos="8640"/>
              </w:tabs>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Possible entries are “R-22” or “R-410a”</w:t>
            </w:r>
            <w:r w:rsidR="00D17F63" w:rsidRPr="00D052CA">
              <w:rPr>
                <w:rFonts w:asciiTheme="minorHAnsi" w:hAnsiTheme="minorHAnsi"/>
                <w:sz w:val="18"/>
                <w:szCs w:val="18"/>
              </w:rPr>
              <w:t xml:space="preserve"> or "other"</w:t>
            </w:r>
            <w:r w:rsidR="00267EE2" w:rsidRPr="00D052CA">
              <w:rPr>
                <w:rFonts w:asciiTheme="minorHAnsi" w:hAnsiTheme="minorHAnsi"/>
                <w:sz w:val="18"/>
                <w:szCs w:val="18"/>
              </w:rPr>
              <w:t xml:space="preserve">.  If installed system does not match this entry, it can be overwritten by </w:t>
            </w:r>
            <w:proofErr w:type="gramStart"/>
            <w:r w:rsidR="00267EE2" w:rsidRPr="00D052CA">
              <w:rPr>
                <w:rFonts w:asciiTheme="minorHAnsi" w:hAnsiTheme="minorHAnsi"/>
                <w:sz w:val="18"/>
                <w:szCs w:val="18"/>
              </w:rPr>
              <w:t>rater</w:t>
            </w:r>
            <w:proofErr w:type="gramEnd"/>
            <w:r w:rsidR="00267EE2" w:rsidRPr="00D052CA">
              <w:rPr>
                <w:rFonts w:asciiTheme="minorHAnsi" w:hAnsiTheme="minorHAnsi"/>
                <w:sz w:val="18"/>
                <w:szCs w:val="18"/>
              </w:rPr>
              <w:t xml:space="preserve"> but it will be flagged as a possible fail.&gt;&gt;</w:t>
            </w:r>
          </w:p>
        </w:tc>
      </w:tr>
      <w:tr w:rsidR="009D67F4" w:rsidRPr="00D052CA" w14:paraId="7EB3F62D" w14:textId="77777777">
        <w:trPr>
          <w:cantSplit/>
          <w:trHeight w:val="360"/>
        </w:trPr>
        <w:tc>
          <w:tcPr>
            <w:tcW w:w="288" w:type="pct"/>
            <w:vAlign w:val="center"/>
          </w:tcPr>
          <w:p w14:paraId="7EB3F62A"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08</w:t>
            </w:r>
          </w:p>
        </w:tc>
        <w:tc>
          <w:tcPr>
            <w:tcW w:w="2212" w:type="pct"/>
            <w:vAlign w:val="center"/>
          </w:tcPr>
          <w:p w14:paraId="7EB3F62B" w14:textId="5352D0C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Other Refrigerant Type (if applicable)</w:t>
            </w:r>
          </w:p>
        </w:tc>
        <w:tc>
          <w:tcPr>
            <w:tcW w:w="2500" w:type="pct"/>
          </w:tcPr>
          <w:p w14:paraId="7EB3F62C" w14:textId="7D59BD83" w:rsidR="009D67F4" w:rsidRPr="00D052CA" w:rsidRDefault="00975777" w:rsidP="00D17F63">
            <w:pPr>
              <w:spacing w:after="60"/>
              <w:rPr>
                <w:rFonts w:asciiTheme="minorHAnsi" w:hAnsiTheme="minorHAnsi"/>
                <w:sz w:val="18"/>
                <w:szCs w:val="18"/>
              </w:rPr>
            </w:pPr>
            <w:r w:rsidRPr="00D052CA">
              <w:rPr>
                <w:rFonts w:ascii="Calibri" w:hAnsi="Calibri"/>
              </w:rPr>
              <w:t>&lt;&lt; if A07 value = R-22 or R-410A then value in this field = N/A; elseif value in A07= other, then user input text in this field to identify the refrigerant type&gt;&gt;</w:t>
            </w:r>
          </w:p>
        </w:tc>
      </w:tr>
      <w:tr w:rsidR="00FA6AAA" w:rsidRPr="00D052CA" w14:paraId="2FCF6160" w14:textId="77777777">
        <w:trPr>
          <w:cantSplit/>
          <w:trHeight w:val="360"/>
        </w:trPr>
        <w:tc>
          <w:tcPr>
            <w:tcW w:w="288" w:type="pct"/>
            <w:vAlign w:val="center"/>
          </w:tcPr>
          <w:p w14:paraId="388AD5DC" w14:textId="41D7790A" w:rsidR="00FA6AAA" w:rsidRPr="00D052CA" w:rsidRDefault="00FA6AAA"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09</w:t>
            </w:r>
          </w:p>
        </w:tc>
        <w:tc>
          <w:tcPr>
            <w:tcW w:w="2212" w:type="pct"/>
            <w:vAlign w:val="center"/>
          </w:tcPr>
          <w:p w14:paraId="413B1DEE" w14:textId="2B203923" w:rsidR="00FA6AAA" w:rsidRPr="00D052CA" w:rsidRDefault="00FA6AAA"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Liquid Line Filter Drier Installed According to Manufacturer’s Specifications (if applicable)</w:t>
            </w:r>
          </w:p>
        </w:tc>
        <w:tc>
          <w:tcPr>
            <w:tcW w:w="2500" w:type="pct"/>
          </w:tcPr>
          <w:p w14:paraId="13F81878" w14:textId="252136BF" w:rsidR="00FA6AAA" w:rsidRPr="00D052CA" w:rsidRDefault="00FA6AAA" w:rsidP="00FB3E33">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xml:space="preserve">. Possible entries are “Yes” or “NA”.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fail&gt;&gt;</w:t>
            </w:r>
          </w:p>
        </w:tc>
      </w:tr>
      <w:tr w:rsidR="009D67F4" w:rsidRPr="00D052CA" w14:paraId="7EB3F631" w14:textId="77777777">
        <w:trPr>
          <w:cantSplit/>
          <w:trHeight w:val="360"/>
        </w:trPr>
        <w:tc>
          <w:tcPr>
            <w:tcW w:w="288" w:type="pct"/>
            <w:vAlign w:val="center"/>
          </w:tcPr>
          <w:p w14:paraId="7EB3F62E" w14:textId="2C2F83A9" w:rsidR="009D67F4" w:rsidRPr="00D052CA" w:rsidRDefault="00FA6AAA"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10</w:t>
            </w:r>
          </w:p>
        </w:tc>
        <w:tc>
          <w:tcPr>
            <w:tcW w:w="2212" w:type="pct"/>
            <w:vAlign w:val="center"/>
          </w:tcPr>
          <w:p w14:paraId="7EB3F62F" w14:textId="09F56DB3" w:rsidR="009D67F4" w:rsidRPr="00D052CA" w:rsidRDefault="00A02267"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System Installation </w:t>
            </w:r>
            <w:r w:rsidR="009D67F4" w:rsidRPr="00D052CA">
              <w:rPr>
                <w:rFonts w:asciiTheme="minorHAnsi" w:hAnsiTheme="minorHAnsi"/>
                <w:sz w:val="18"/>
                <w:szCs w:val="18"/>
              </w:rPr>
              <w:t>Type</w:t>
            </w:r>
          </w:p>
        </w:tc>
        <w:tc>
          <w:tcPr>
            <w:tcW w:w="2500" w:type="pct"/>
          </w:tcPr>
          <w:p w14:paraId="7EB3F630" w14:textId="063E034C" w:rsidR="009D67F4" w:rsidRPr="00D052CA" w:rsidRDefault="009D67F4" w:rsidP="00FB3E33">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Possible entries are “New”, “Replacement”, or “Alteration”</w:t>
            </w:r>
            <w:r w:rsidR="00267EE2" w:rsidRPr="00D052CA">
              <w:rPr>
                <w:rFonts w:asciiTheme="minorHAnsi" w:hAnsiTheme="minorHAnsi"/>
                <w:sz w:val="18"/>
                <w:szCs w:val="18"/>
              </w:rPr>
              <w:t>.  If installed system does not match this entry, it can be overwritten by rater but it will be flagged as a possible fail.&gt;&gt;</w:t>
            </w:r>
            <w:r w:rsidRPr="00D052CA">
              <w:rPr>
                <w:rFonts w:asciiTheme="minorHAnsi" w:hAnsiTheme="minorHAnsi"/>
                <w:sz w:val="18"/>
                <w:szCs w:val="18"/>
              </w:rPr>
              <w:t xml:space="preserve">  </w:t>
            </w:r>
            <w:r w:rsidRPr="00D052CA">
              <w:rPr>
                <w:rFonts w:asciiTheme="minorHAnsi" w:hAnsiTheme="minorHAnsi"/>
                <w:color w:val="FF0000"/>
                <w:sz w:val="18"/>
                <w:szCs w:val="18"/>
              </w:rPr>
              <w:t>.</w:t>
            </w:r>
          </w:p>
        </w:tc>
      </w:tr>
      <w:tr w:rsidR="009D67F4" w:rsidRPr="00D052CA" w14:paraId="7EB3F635" w14:textId="77777777">
        <w:trPr>
          <w:cantSplit/>
          <w:trHeight w:val="360"/>
        </w:trPr>
        <w:tc>
          <w:tcPr>
            <w:tcW w:w="288" w:type="pct"/>
            <w:vAlign w:val="center"/>
          </w:tcPr>
          <w:p w14:paraId="7EB3F632" w14:textId="35DAA6A3" w:rsidR="009D67F4" w:rsidRPr="00D052CA" w:rsidRDefault="00FA6AAA" w:rsidP="00EF6C6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11</w:t>
            </w:r>
          </w:p>
        </w:tc>
        <w:tc>
          <w:tcPr>
            <w:tcW w:w="2212" w:type="pct"/>
            <w:vAlign w:val="center"/>
          </w:tcPr>
          <w:p w14:paraId="0DB85BAF" w14:textId="437630AE" w:rsidR="0025438E" w:rsidRPr="00D052CA" w:rsidRDefault="00962512" w:rsidP="0054347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Fault Indicator Display</w:t>
            </w:r>
            <w:r w:rsidR="009D67F4" w:rsidRPr="00D052CA">
              <w:rPr>
                <w:rFonts w:asciiTheme="minorHAnsi" w:hAnsiTheme="minorHAnsi"/>
                <w:sz w:val="18"/>
                <w:szCs w:val="18"/>
              </w:rPr>
              <w:t xml:space="preserve"> (</w:t>
            </w:r>
            <w:r w:rsidRPr="00D052CA">
              <w:rPr>
                <w:rFonts w:asciiTheme="minorHAnsi" w:hAnsiTheme="minorHAnsi"/>
                <w:sz w:val="18"/>
                <w:szCs w:val="18"/>
              </w:rPr>
              <w:t>FID</w:t>
            </w:r>
            <w:r w:rsidR="009D67F4" w:rsidRPr="00D052CA">
              <w:rPr>
                <w:rFonts w:asciiTheme="minorHAnsi" w:hAnsiTheme="minorHAnsi"/>
                <w:sz w:val="18"/>
                <w:szCs w:val="18"/>
              </w:rPr>
              <w:t>) Status</w:t>
            </w:r>
          </w:p>
          <w:p w14:paraId="7EB3F633" w14:textId="283658EE" w:rsidR="009D67F4" w:rsidRPr="00D052CA" w:rsidRDefault="009D67F4" w:rsidP="0054347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(Note: Even systems with a </w:t>
            </w:r>
            <w:r w:rsidR="00962512" w:rsidRPr="00D052CA">
              <w:rPr>
                <w:rFonts w:asciiTheme="minorHAnsi" w:hAnsiTheme="minorHAnsi"/>
                <w:sz w:val="18"/>
                <w:szCs w:val="18"/>
              </w:rPr>
              <w:t>FID</w:t>
            </w:r>
            <w:r w:rsidRPr="00D052CA">
              <w:rPr>
                <w:rFonts w:asciiTheme="minorHAnsi" w:hAnsiTheme="minorHAnsi"/>
                <w:sz w:val="18"/>
                <w:szCs w:val="18"/>
              </w:rPr>
              <w:t xml:space="preserve"> must have refrigerant charge verified by installer)</w:t>
            </w:r>
          </w:p>
        </w:tc>
        <w:tc>
          <w:tcPr>
            <w:tcW w:w="2500" w:type="pct"/>
          </w:tcPr>
          <w:p w14:paraId="7EB3F634" w14:textId="14114025" w:rsidR="009D67F4" w:rsidRPr="00D052CA" w:rsidRDefault="009D67F4" w:rsidP="00960443">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xml:space="preserve">. Possible entries are “This system has a factory installed </w:t>
            </w:r>
            <w:r w:rsidR="00962512" w:rsidRPr="00D052CA">
              <w:rPr>
                <w:rFonts w:asciiTheme="minorHAnsi" w:hAnsiTheme="minorHAnsi"/>
                <w:sz w:val="18"/>
                <w:szCs w:val="18"/>
              </w:rPr>
              <w:t>FID</w:t>
            </w:r>
            <w:r w:rsidRPr="00D052CA">
              <w:rPr>
                <w:rFonts w:asciiTheme="minorHAnsi" w:hAnsiTheme="minorHAnsi"/>
                <w:sz w:val="18"/>
                <w:szCs w:val="18"/>
              </w:rPr>
              <w:t xml:space="preserve">”;  or “This system has a field installed </w:t>
            </w:r>
            <w:r w:rsidR="00962512" w:rsidRPr="00D052CA">
              <w:rPr>
                <w:rFonts w:asciiTheme="minorHAnsi" w:hAnsiTheme="minorHAnsi"/>
                <w:sz w:val="18"/>
                <w:szCs w:val="18"/>
              </w:rPr>
              <w:t>FID</w:t>
            </w:r>
            <w:r w:rsidRPr="00D052CA">
              <w:rPr>
                <w:rFonts w:asciiTheme="minorHAnsi" w:hAnsiTheme="minorHAnsi"/>
                <w:sz w:val="18"/>
                <w:szCs w:val="18"/>
              </w:rPr>
              <w:t xml:space="preserve">”;  or “This system does not have a </w:t>
            </w:r>
            <w:r w:rsidR="00962512" w:rsidRPr="00D052CA">
              <w:rPr>
                <w:rFonts w:asciiTheme="minorHAnsi" w:hAnsiTheme="minorHAnsi"/>
                <w:sz w:val="18"/>
                <w:szCs w:val="18"/>
              </w:rPr>
              <w:t>FID</w:t>
            </w:r>
            <w:r w:rsidRPr="00D052CA">
              <w:rPr>
                <w:rFonts w:asciiTheme="minorHAnsi" w:hAnsiTheme="minorHAnsi"/>
                <w:sz w:val="18"/>
                <w:szCs w:val="18"/>
              </w:rPr>
              <w:t xml:space="preserve"> device installed”</w:t>
            </w:r>
            <w:r w:rsidR="00A74E98" w:rsidRPr="00D052CA">
              <w:rPr>
                <w:rFonts w:asciiTheme="minorHAnsi" w:hAnsiTheme="minorHAnsi"/>
                <w:sz w:val="18"/>
                <w:szCs w:val="18"/>
              </w:rPr>
              <w:t xml:space="preserve"> If installed system does not match this entry, it can be overwritten by rater but it will be flagged as a possible fail</w:t>
            </w:r>
            <w:r w:rsidRPr="00D052CA">
              <w:rPr>
                <w:rFonts w:asciiTheme="minorHAnsi" w:hAnsiTheme="minorHAnsi"/>
                <w:sz w:val="18"/>
                <w:szCs w:val="18"/>
              </w:rPr>
              <w:t>&gt;&gt;</w:t>
            </w:r>
          </w:p>
        </w:tc>
      </w:tr>
      <w:tr w:rsidR="009D67F4" w:rsidRPr="00D052CA" w14:paraId="7EB3F639" w14:textId="77777777">
        <w:trPr>
          <w:cantSplit/>
          <w:trHeight w:val="360"/>
        </w:trPr>
        <w:tc>
          <w:tcPr>
            <w:tcW w:w="288" w:type="pct"/>
            <w:vAlign w:val="center"/>
          </w:tcPr>
          <w:p w14:paraId="7EB3F636" w14:textId="47B83C04" w:rsidR="009D67F4" w:rsidRPr="00D052CA" w:rsidRDefault="00FA6AAA" w:rsidP="00EF6C6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12</w:t>
            </w:r>
          </w:p>
        </w:tc>
        <w:tc>
          <w:tcPr>
            <w:tcW w:w="2212" w:type="pct"/>
            <w:vAlign w:val="center"/>
          </w:tcPr>
          <w:p w14:paraId="7EB3F637" w14:textId="36DE43D0" w:rsidR="009D67F4" w:rsidRPr="00D052CA" w:rsidRDefault="009D67F4" w:rsidP="00EB6A42">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Is the system of a type that the minimum airflow can be verified </w:t>
            </w:r>
            <w:r w:rsidR="00BA654C" w:rsidRPr="00D052CA">
              <w:rPr>
                <w:rFonts w:asciiTheme="minorHAnsi" w:hAnsiTheme="minorHAnsi"/>
                <w:sz w:val="18"/>
                <w:szCs w:val="18"/>
              </w:rPr>
              <w:t xml:space="preserve">for all indoor units </w:t>
            </w:r>
            <w:r w:rsidRPr="00D052CA">
              <w:rPr>
                <w:rFonts w:asciiTheme="minorHAnsi" w:hAnsiTheme="minorHAnsi"/>
                <w:sz w:val="18"/>
                <w:szCs w:val="18"/>
              </w:rPr>
              <w:t>using an approved measurement procedure (RA3.3 or RA</w:t>
            </w:r>
            <w:r w:rsidR="00E675D1" w:rsidRPr="00D052CA">
              <w:rPr>
                <w:rFonts w:asciiTheme="minorHAnsi" w:hAnsiTheme="minorHAnsi"/>
                <w:sz w:val="18"/>
                <w:szCs w:val="18"/>
              </w:rPr>
              <w:t>3.3.3</w:t>
            </w:r>
            <w:r w:rsidRPr="00D052CA">
              <w:rPr>
                <w:rFonts w:asciiTheme="minorHAnsi" w:hAnsiTheme="minorHAnsi"/>
                <w:sz w:val="18"/>
                <w:szCs w:val="18"/>
              </w:rPr>
              <w:t>)?</w:t>
            </w:r>
          </w:p>
        </w:tc>
        <w:tc>
          <w:tcPr>
            <w:tcW w:w="2500" w:type="pct"/>
          </w:tcPr>
          <w:p w14:paraId="7EB3F638" w14:textId="74D6947E" w:rsidR="009D67F4" w:rsidRPr="00D052CA" w:rsidRDefault="009D67F4" w:rsidP="00EF6C66">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Possible entries are “yes” or “no”</w:t>
            </w:r>
            <w:r w:rsidR="00A74E98" w:rsidRPr="00D052CA">
              <w:rPr>
                <w:rFonts w:asciiTheme="minorHAnsi" w:hAnsiTheme="minorHAnsi"/>
                <w:sz w:val="18"/>
                <w:szCs w:val="18"/>
              </w:rPr>
              <w:t xml:space="preserve"> If installed system does not match this entry, it can be overwritten by rater but it will be flagged as a possible fail</w:t>
            </w:r>
            <w:r w:rsidRPr="00D052CA">
              <w:rPr>
                <w:rFonts w:asciiTheme="minorHAnsi" w:hAnsiTheme="minorHAnsi"/>
                <w:sz w:val="18"/>
                <w:szCs w:val="18"/>
              </w:rPr>
              <w:t>.&gt;&gt;</w:t>
            </w:r>
          </w:p>
        </w:tc>
      </w:tr>
      <w:tr w:rsidR="009D67F4" w:rsidRPr="00D052CA" w14:paraId="7EB3F63D" w14:textId="77777777">
        <w:trPr>
          <w:cantSplit/>
          <w:trHeight w:val="360"/>
        </w:trPr>
        <w:tc>
          <w:tcPr>
            <w:tcW w:w="288" w:type="pct"/>
            <w:vAlign w:val="center"/>
          </w:tcPr>
          <w:p w14:paraId="7EB3F63A" w14:textId="01E34631" w:rsidR="009D67F4" w:rsidRPr="00D052CA" w:rsidRDefault="00FA6AAA" w:rsidP="00EF6C6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13</w:t>
            </w:r>
          </w:p>
        </w:tc>
        <w:tc>
          <w:tcPr>
            <w:tcW w:w="2212" w:type="pct"/>
            <w:vAlign w:val="center"/>
          </w:tcPr>
          <w:p w14:paraId="7EB3F63B" w14:textId="77777777" w:rsidR="009D67F4" w:rsidRPr="00D052CA" w:rsidRDefault="009D67F4" w:rsidP="00AD18B3">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7EB3F63C" w14:textId="670BA9CC" w:rsidR="009D67F4" w:rsidRPr="00D052CA" w:rsidRDefault="009D67F4" w:rsidP="00EF6C66">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Possible entries are “yes” or “no”</w:t>
            </w:r>
            <w:r w:rsidR="00A74E98" w:rsidRPr="00D052CA">
              <w:rPr>
                <w:rFonts w:asciiTheme="minorHAnsi" w:hAnsiTheme="minorHAnsi"/>
                <w:sz w:val="18"/>
                <w:szCs w:val="18"/>
              </w:rPr>
              <w:t xml:space="preserve"> If installed system does not match this entry, it can be overwritten by </w:t>
            </w:r>
            <w:proofErr w:type="gramStart"/>
            <w:r w:rsidR="00A74E98" w:rsidRPr="00D052CA">
              <w:rPr>
                <w:rFonts w:asciiTheme="minorHAnsi" w:hAnsiTheme="minorHAnsi"/>
                <w:sz w:val="18"/>
                <w:szCs w:val="18"/>
              </w:rPr>
              <w:t>rater</w:t>
            </w:r>
            <w:proofErr w:type="gramEnd"/>
            <w:r w:rsidR="00A74E98" w:rsidRPr="00D052CA">
              <w:rPr>
                <w:rFonts w:asciiTheme="minorHAnsi" w:hAnsiTheme="minorHAnsi"/>
                <w:sz w:val="18"/>
                <w:szCs w:val="18"/>
              </w:rPr>
              <w:t xml:space="preserve"> but it will be flagged as a possible fail</w:t>
            </w:r>
            <w:r w:rsidRPr="00D052CA">
              <w:rPr>
                <w:rFonts w:asciiTheme="minorHAnsi" w:hAnsiTheme="minorHAnsi"/>
                <w:sz w:val="18"/>
                <w:szCs w:val="18"/>
              </w:rPr>
              <w:t>&gt;&gt;</w:t>
            </w:r>
          </w:p>
        </w:tc>
      </w:tr>
      <w:tr w:rsidR="009D67F4" w:rsidRPr="00D052CA" w14:paraId="7EB3F641" w14:textId="77777777">
        <w:trPr>
          <w:cantSplit/>
          <w:trHeight w:val="360"/>
        </w:trPr>
        <w:tc>
          <w:tcPr>
            <w:tcW w:w="288" w:type="pct"/>
            <w:vAlign w:val="center"/>
          </w:tcPr>
          <w:p w14:paraId="7EB3F63E" w14:textId="07086606" w:rsidR="009D67F4" w:rsidRPr="00D052CA" w:rsidRDefault="00FA6AAA"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14</w:t>
            </w:r>
          </w:p>
        </w:tc>
        <w:tc>
          <w:tcPr>
            <w:tcW w:w="2212" w:type="pct"/>
            <w:vAlign w:val="center"/>
          </w:tcPr>
          <w:p w14:paraId="7EB3F63F" w14:textId="2D408CE4" w:rsidR="009D67F4" w:rsidRPr="00D052CA" w:rsidRDefault="009D67F4" w:rsidP="0025438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Date of HERS Rater Refrigerant Charge Verification for this </w:t>
            </w:r>
            <w:r w:rsidR="0025438E" w:rsidRPr="00D052CA">
              <w:rPr>
                <w:rFonts w:asciiTheme="minorHAnsi" w:hAnsiTheme="minorHAnsi"/>
                <w:sz w:val="18"/>
                <w:szCs w:val="18"/>
              </w:rPr>
              <w:t>S</w:t>
            </w:r>
            <w:r w:rsidRPr="00D052CA">
              <w:rPr>
                <w:rFonts w:asciiTheme="minorHAnsi" w:hAnsiTheme="minorHAnsi"/>
                <w:sz w:val="18"/>
                <w:szCs w:val="18"/>
              </w:rPr>
              <w:t>ystem</w:t>
            </w:r>
          </w:p>
        </w:tc>
        <w:tc>
          <w:tcPr>
            <w:tcW w:w="2500" w:type="pct"/>
            <w:vAlign w:val="center"/>
          </w:tcPr>
          <w:p w14:paraId="4980117F" w14:textId="77777777" w:rsidR="009D67F4" w:rsidRPr="00D052CA" w:rsidRDefault="009D67F4" w:rsidP="003F6B16">
            <w:pPr>
              <w:rPr>
                <w:rFonts w:asciiTheme="minorHAnsi" w:hAnsiTheme="minorHAnsi"/>
                <w:sz w:val="18"/>
                <w:szCs w:val="18"/>
              </w:rPr>
            </w:pPr>
            <w:r w:rsidRPr="00D052CA">
              <w:rPr>
                <w:rFonts w:asciiTheme="minorHAnsi" w:hAnsiTheme="minorHAnsi"/>
                <w:sz w:val="18"/>
                <w:szCs w:val="18"/>
              </w:rPr>
              <w:t>&lt;&lt;user input: date: use validated date format&gt;&gt;</w:t>
            </w:r>
          </w:p>
          <w:p w14:paraId="21C60450" w14:textId="77777777" w:rsidR="000065F5" w:rsidRPr="00D052CA" w:rsidRDefault="000065F5" w:rsidP="000065F5">
            <w:pPr>
              <w:rPr>
                <w:rFonts w:asciiTheme="minorHAnsi" w:hAnsiTheme="minorHAnsi"/>
                <w:sz w:val="18"/>
                <w:szCs w:val="18"/>
              </w:rPr>
            </w:pPr>
          </w:p>
          <w:p w14:paraId="5360BD5C" w14:textId="77777777" w:rsidR="000065F5" w:rsidRPr="00D052CA" w:rsidRDefault="000065F5">
            <w:pPr>
              <w:rPr>
                <w:rFonts w:asciiTheme="minorHAnsi" w:hAnsiTheme="minorHAnsi"/>
                <w:sz w:val="18"/>
                <w:szCs w:val="18"/>
              </w:rPr>
            </w:pPr>
          </w:p>
          <w:p w14:paraId="4C17A7A9" w14:textId="77777777" w:rsidR="000065F5" w:rsidRPr="00D052CA" w:rsidRDefault="000065F5">
            <w:pPr>
              <w:rPr>
                <w:rFonts w:asciiTheme="minorHAnsi" w:hAnsiTheme="minorHAnsi"/>
                <w:sz w:val="18"/>
                <w:szCs w:val="18"/>
              </w:rPr>
            </w:pPr>
          </w:p>
          <w:p w14:paraId="706B285F" w14:textId="77777777" w:rsidR="000065F5" w:rsidRPr="00D052CA" w:rsidRDefault="000065F5">
            <w:pPr>
              <w:rPr>
                <w:rFonts w:asciiTheme="minorHAnsi" w:hAnsiTheme="minorHAnsi"/>
                <w:sz w:val="18"/>
                <w:szCs w:val="18"/>
              </w:rPr>
            </w:pPr>
          </w:p>
          <w:p w14:paraId="36212381" w14:textId="77777777" w:rsidR="000065F5" w:rsidRPr="00D052CA" w:rsidRDefault="000065F5">
            <w:pPr>
              <w:rPr>
                <w:rFonts w:asciiTheme="minorHAnsi" w:hAnsiTheme="minorHAnsi"/>
                <w:sz w:val="18"/>
                <w:szCs w:val="18"/>
              </w:rPr>
            </w:pPr>
          </w:p>
          <w:p w14:paraId="4E7433FD" w14:textId="77777777" w:rsidR="000065F5" w:rsidRPr="00D052CA" w:rsidRDefault="000065F5">
            <w:pPr>
              <w:rPr>
                <w:rFonts w:asciiTheme="minorHAnsi" w:hAnsiTheme="minorHAnsi"/>
                <w:sz w:val="18"/>
                <w:szCs w:val="18"/>
              </w:rPr>
            </w:pPr>
          </w:p>
          <w:p w14:paraId="74A3629A" w14:textId="77777777" w:rsidR="000065F5" w:rsidRPr="00D052CA" w:rsidRDefault="000065F5">
            <w:pPr>
              <w:rPr>
                <w:rFonts w:asciiTheme="minorHAnsi" w:hAnsiTheme="minorHAnsi"/>
                <w:sz w:val="18"/>
                <w:szCs w:val="18"/>
              </w:rPr>
            </w:pPr>
          </w:p>
          <w:p w14:paraId="2191731B" w14:textId="77777777" w:rsidR="000065F5" w:rsidRPr="00D052CA" w:rsidRDefault="000065F5">
            <w:pPr>
              <w:rPr>
                <w:rFonts w:asciiTheme="minorHAnsi" w:hAnsiTheme="minorHAnsi"/>
                <w:sz w:val="18"/>
                <w:szCs w:val="18"/>
              </w:rPr>
            </w:pPr>
          </w:p>
          <w:p w14:paraId="79956E2D" w14:textId="77777777" w:rsidR="000065F5" w:rsidRPr="00D052CA" w:rsidRDefault="000065F5">
            <w:pPr>
              <w:rPr>
                <w:rFonts w:asciiTheme="minorHAnsi" w:hAnsiTheme="minorHAnsi"/>
                <w:sz w:val="18"/>
                <w:szCs w:val="18"/>
              </w:rPr>
            </w:pPr>
          </w:p>
          <w:p w14:paraId="3887485B" w14:textId="77777777" w:rsidR="000065F5" w:rsidRPr="00D052CA" w:rsidRDefault="000065F5">
            <w:pPr>
              <w:rPr>
                <w:rFonts w:asciiTheme="minorHAnsi" w:hAnsiTheme="minorHAnsi"/>
                <w:sz w:val="18"/>
                <w:szCs w:val="18"/>
              </w:rPr>
            </w:pPr>
          </w:p>
          <w:p w14:paraId="7EB3F640" w14:textId="74B0AA6F" w:rsidR="000065F5" w:rsidRPr="00D052CA" w:rsidRDefault="000065F5">
            <w:pPr>
              <w:rPr>
                <w:rFonts w:asciiTheme="minorHAnsi" w:hAnsiTheme="minorHAnsi"/>
                <w:sz w:val="18"/>
                <w:szCs w:val="18"/>
              </w:rPr>
            </w:pPr>
          </w:p>
        </w:tc>
      </w:tr>
      <w:tr w:rsidR="009D67F4" w:rsidRPr="00D052CA" w14:paraId="7EB3F64B" w14:textId="77777777">
        <w:trPr>
          <w:cantSplit/>
          <w:trHeight w:val="360"/>
        </w:trPr>
        <w:tc>
          <w:tcPr>
            <w:tcW w:w="288" w:type="pct"/>
            <w:vAlign w:val="center"/>
          </w:tcPr>
          <w:p w14:paraId="7EB3F642" w14:textId="683EABB4" w:rsidR="009D67F4" w:rsidRPr="00D052CA" w:rsidRDefault="00FA6AAA"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lastRenderedPageBreak/>
              <w:t>15</w:t>
            </w:r>
          </w:p>
        </w:tc>
        <w:tc>
          <w:tcPr>
            <w:tcW w:w="2212" w:type="pct"/>
            <w:vAlign w:val="center"/>
          </w:tcPr>
          <w:p w14:paraId="7EB3F643" w14:textId="2069D16C" w:rsidR="009D67F4" w:rsidRPr="00D052CA" w:rsidRDefault="009D67F4" w:rsidP="0025438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Refrigerant </w:t>
            </w:r>
            <w:r w:rsidR="0025438E" w:rsidRPr="00D052CA">
              <w:rPr>
                <w:rFonts w:asciiTheme="minorHAnsi" w:hAnsiTheme="minorHAnsi"/>
                <w:sz w:val="18"/>
                <w:szCs w:val="18"/>
              </w:rPr>
              <w:t>C</w:t>
            </w:r>
            <w:r w:rsidRPr="00D052CA">
              <w:rPr>
                <w:rFonts w:asciiTheme="minorHAnsi" w:hAnsiTheme="minorHAnsi"/>
                <w:sz w:val="18"/>
                <w:szCs w:val="18"/>
              </w:rPr>
              <w:t xml:space="preserve">harge </w:t>
            </w:r>
            <w:r w:rsidR="0025438E" w:rsidRPr="00D052CA">
              <w:rPr>
                <w:rFonts w:asciiTheme="minorHAnsi" w:hAnsiTheme="minorHAnsi"/>
                <w:sz w:val="18"/>
                <w:szCs w:val="18"/>
              </w:rPr>
              <w:t>V</w:t>
            </w:r>
            <w:r w:rsidRPr="00D052CA">
              <w:rPr>
                <w:rFonts w:asciiTheme="minorHAnsi" w:hAnsiTheme="minorHAnsi"/>
                <w:sz w:val="18"/>
                <w:szCs w:val="18"/>
              </w:rPr>
              <w:t xml:space="preserve">erification </w:t>
            </w:r>
            <w:r w:rsidR="0025438E" w:rsidRPr="00D052CA">
              <w:rPr>
                <w:rFonts w:asciiTheme="minorHAnsi" w:hAnsiTheme="minorHAnsi"/>
                <w:sz w:val="18"/>
                <w:szCs w:val="18"/>
              </w:rPr>
              <w:t>M</w:t>
            </w:r>
            <w:r w:rsidRPr="00D052CA">
              <w:rPr>
                <w:rFonts w:asciiTheme="minorHAnsi" w:hAnsiTheme="minorHAnsi"/>
                <w:sz w:val="18"/>
                <w:szCs w:val="18"/>
              </w:rPr>
              <w:t xml:space="preserve">ethod </w:t>
            </w:r>
            <w:r w:rsidR="0025438E" w:rsidRPr="00D052CA">
              <w:rPr>
                <w:rFonts w:asciiTheme="minorHAnsi" w:hAnsiTheme="minorHAnsi"/>
                <w:sz w:val="18"/>
                <w:szCs w:val="18"/>
              </w:rPr>
              <w:t>U</w:t>
            </w:r>
            <w:r w:rsidRPr="00D052CA">
              <w:rPr>
                <w:rFonts w:asciiTheme="minorHAnsi" w:hAnsiTheme="minorHAnsi"/>
                <w:sz w:val="18"/>
                <w:szCs w:val="18"/>
              </w:rPr>
              <w:t xml:space="preserve">sed by </w:t>
            </w:r>
            <w:r w:rsidR="0025438E" w:rsidRPr="00D052CA">
              <w:rPr>
                <w:rFonts w:asciiTheme="minorHAnsi" w:hAnsiTheme="minorHAnsi"/>
                <w:sz w:val="18"/>
                <w:szCs w:val="18"/>
              </w:rPr>
              <w:t>I</w:t>
            </w:r>
            <w:r w:rsidRPr="00D052CA">
              <w:rPr>
                <w:rFonts w:asciiTheme="minorHAnsi" w:hAnsiTheme="minorHAnsi"/>
                <w:sz w:val="18"/>
                <w:szCs w:val="18"/>
              </w:rPr>
              <w:t>nstaller</w:t>
            </w:r>
          </w:p>
        </w:tc>
        <w:tc>
          <w:tcPr>
            <w:tcW w:w="2500" w:type="pct"/>
          </w:tcPr>
          <w:p w14:paraId="7EB3F644" w14:textId="457DD30C" w:rsidR="009D67F4" w:rsidRPr="00D052CA" w:rsidRDefault="009D67F4" w:rsidP="00D158F3">
            <w:pPr>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xml:space="preserve">. Possible entries are: </w:t>
            </w:r>
          </w:p>
          <w:p w14:paraId="7EB3F645" w14:textId="77777777" w:rsidR="009D67F4" w:rsidRPr="00D052CA" w:rsidRDefault="009D67F4" w:rsidP="009D67F4">
            <w:pPr>
              <w:pStyle w:val="ListParagraph"/>
              <w:numPr>
                <w:ilvl w:val="0"/>
                <w:numId w:val="12"/>
              </w:numPr>
              <w:spacing w:after="60"/>
              <w:rPr>
                <w:rFonts w:asciiTheme="minorHAnsi" w:hAnsiTheme="minorHAnsi"/>
                <w:sz w:val="18"/>
                <w:szCs w:val="18"/>
              </w:rPr>
            </w:pPr>
            <w:r w:rsidRPr="00D052CA">
              <w:rPr>
                <w:rFonts w:asciiTheme="minorHAnsi" w:hAnsiTheme="minorHAnsi"/>
                <w:sz w:val="18"/>
                <w:szCs w:val="18"/>
              </w:rPr>
              <w:t xml:space="preserve">Superheat (outdoor temperature must be ≥ 55 </w:t>
            </w:r>
            <w:proofErr w:type="spellStart"/>
            <w:r w:rsidRPr="00D052CA">
              <w:rPr>
                <w:rFonts w:asciiTheme="minorHAnsi" w:hAnsiTheme="minorHAnsi"/>
                <w:sz w:val="18"/>
                <w:szCs w:val="18"/>
              </w:rPr>
              <w:t>degF</w:t>
            </w:r>
            <w:proofErr w:type="spellEnd"/>
            <w:r w:rsidRPr="00D052CA">
              <w:rPr>
                <w:rFonts w:asciiTheme="minorHAnsi" w:hAnsiTheme="minorHAnsi"/>
                <w:sz w:val="18"/>
                <w:szCs w:val="18"/>
              </w:rPr>
              <w:t xml:space="preserve">); or </w:t>
            </w:r>
          </w:p>
          <w:p w14:paraId="7EB3F646" w14:textId="77777777" w:rsidR="009D67F4" w:rsidRPr="00D052CA" w:rsidRDefault="009D67F4" w:rsidP="009D67F4">
            <w:pPr>
              <w:pStyle w:val="ListParagraph"/>
              <w:numPr>
                <w:ilvl w:val="0"/>
                <w:numId w:val="12"/>
              </w:numPr>
              <w:spacing w:after="60"/>
              <w:rPr>
                <w:rFonts w:asciiTheme="minorHAnsi" w:hAnsiTheme="minorHAnsi"/>
                <w:sz w:val="18"/>
                <w:szCs w:val="18"/>
              </w:rPr>
            </w:pPr>
            <w:r w:rsidRPr="00D052CA">
              <w:rPr>
                <w:rFonts w:asciiTheme="minorHAnsi" w:hAnsiTheme="minorHAnsi"/>
                <w:sz w:val="18"/>
                <w:szCs w:val="18"/>
              </w:rPr>
              <w:t xml:space="preserve">Subcooling (outdoor temperature must be ≥ 55 </w:t>
            </w:r>
            <w:proofErr w:type="spellStart"/>
            <w:r w:rsidRPr="00D052CA">
              <w:rPr>
                <w:rFonts w:asciiTheme="minorHAnsi" w:hAnsiTheme="minorHAnsi"/>
                <w:sz w:val="18"/>
                <w:szCs w:val="18"/>
              </w:rPr>
              <w:t>degF</w:t>
            </w:r>
            <w:proofErr w:type="spellEnd"/>
            <w:r w:rsidRPr="00D052CA">
              <w:rPr>
                <w:rFonts w:asciiTheme="minorHAnsi" w:hAnsiTheme="minorHAnsi"/>
                <w:sz w:val="18"/>
                <w:szCs w:val="18"/>
              </w:rPr>
              <w:t xml:space="preserve">); or </w:t>
            </w:r>
          </w:p>
          <w:p w14:paraId="7EB3F647" w14:textId="7DFED146" w:rsidR="009D67F4" w:rsidRPr="00D052CA" w:rsidRDefault="009D67F4" w:rsidP="009D67F4">
            <w:pPr>
              <w:pStyle w:val="ListParagraph"/>
              <w:numPr>
                <w:ilvl w:val="0"/>
                <w:numId w:val="12"/>
              </w:numPr>
              <w:spacing w:after="60"/>
              <w:rPr>
                <w:rFonts w:asciiTheme="minorHAnsi" w:hAnsiTheme="minorHAnsi"/>
                <w:sz w:val="18"/>
                <w:szCs w:val="18"/>
              </w:rPr>
            </w:pPr>
            <w:r w:rsidRPr="00D052CA">
              <w:rPr>
                <w:rFonts w:asciiTheme="minorHAnsi" w:hAnsiTheme="minorHAnsi"/>
                <w:sz w:val="18"/>
                <w:szCs w:val="18"/>
              </w:rPr>
              <w:t>Weigh-in</w:t>
            </w:r>
            <w:r w:rsidR="0096159E" w:rsidRPr="00D052CA">
              <w:rPr>
                <w:rFonts w:asciiTheme="minorHAnsi" w:hAnsiTheme="minorHAnsi"/>
                <w:sz w:val="18"/>
                <w:szCs w:val="18"/>
              </w:rPr>
              <w:t xml:space="preserve"> with Installer independent</w:t>
            </w:r>
            <w:r w:rsidRPr="00D052CA">
              <w:rPr>
                <w:rFonts w:asciiTheme="minorHAnsi" w:hAnsiTheme="minorHAnsi"/>
                <w:sz w:val="18"/>
                <w:szCs w:val="18"/>
              </w:rPr>
              <w:t>; or</w:t>
            </w:r>
          </w:p>
          <w:p w14:paraId="33AF567A" w14:textId="44AF3CB2" w:rsidR="0096159E" w:rsidRPr="00D052CA" w:rsidRDefault="0096159E" w:rsidP="009D67F4">
            <w:pPr>
              <w:pStyle w:val="ListParagraph"/>
              <w:numPr>
                <w:ilvl w:val="0"/>
                <w:numId w:val="12"/>
              </w:numPr>
              <w:spacing w:after="60"/>
              <w:rPr>
                <w:rFonts w:asciiTheme="minorHAnsi" w:hAnsiTheme="minorHAnsi"/>
                <w:sz w:val="18"/>
                <w:szCs w:val="18"/>
              </w:rPr>
            </w:pPr>
            <w:r w:rsidRPr="00D052CA">
              <w:rPr>
                <w:rFonts w:asciiTheme="minorHAnsi" w:hAnsiTheme="minorHAnsi"/>
                <w:sz w:val="18"/>
                <w:szCs w:val="18"/>
              </w:rPr>
              <w:t>Weigh-in with HERS Rater observation; or</w:t>
            </w:r>
          </w:p>
          <w:p w14:paraId="05A2AFCF" w14:textId="77777777" w:rsidR="009D67F4" w:rsidRPr="00D052CA" w:rsidRDefault="009D67F4" w:rsidP="00481126">
            <w:pPr>
              <w:pStyle w:val="ListParagraph"/>
              <w:numPr>
                <w:ilvl w:val="0"/>
                <w:numId w:val="12"/>
              </w:numPr>
              <w:spacing w:after="60"/>
              <w:rPr>
                <w:rFonts w:asciiTheme="minorHAnsi" w:hAnsiTheme="minorHAnsi"/>
                <w:sz w:val="18"/>
                <w:szCs w:val="18"/>
              </w:rPr>
            </w:pPr>
            <w:r w:rsidRPr="00D052CA">
              <w:rPr>
                <w:rFonts w:asciiTheme="minorHAnsi" w:hAnsiTheme="minorHAnsi"/>
                <w:sz w:val="18"/>
                <w:szCs w:val="18"/>
              </w:rPr>
              <w:t>New Package Unit Factory Charge &gt;&gt;</w:t>
            </w:r>
          </w:p>
          <w:p w14:paraId="0E94F10D" w14:textId="77777777" w:rsidR="000065F5" w:rsidRPr="00D052CA" w:rsidRDefault="000065F5" w:rsidP="00DC7D0E"/>
          <w:p w14:paraId="551C8F5C" w14:textId="77777777" w:rsidR="000065F5" w:rsidRPr="00D052CA" w:rsidRDefault="000065F5" w:rsidP="00DC7D0E"/>
          <w:p w14:paraId="04CCB04D" w14:textId="77777777" w:rsidR="000065F5" w:rsidRPr="00D052CA" w:rsidRDefault="000065F5" w:rsidP="00DC7D0E"/>
          <w:p w14:paraId="7EB3F64A" w14:textId="43B4A938" w:rsidR="000065F5" w:rsidRPr="00D052CA" w:rsidRDefault="000065F5" w:rsidP="00DC7D0E"/>
        </w:tc>
      </w:tr>
      <w:tr w:rsidR="009D67F4" w:rsidRPr="00D052CA" w14:paraId="7EB3F64F" w14:textId="77777777">
        <w:trPr>
          <w:cantSplit/>
          <w:trHeight w:val="953"/>
        </w:trPr>
        <w:tc>
          <w:tcPr>
            <w:tcW w:w="288" w:type="pct"/>
            <w:vAlign w:val="center"/>
          </w:tcPr>
          <w:p w14:paraId="7EB3F64C" w14:textId="474DF9B7" w:rsidR="009D67F4" w:rsidRPr="00D052CA" w:rsidRDefault="00FA6AAA" w:rsidP="00AD18B3">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16</w:t>
            </w:r>
          </w:p>
        </w:tc>
        <w:tc>
          <w:tcPr>
            <w:tcW w:w="2212" w:type="pct"/>
            <w:vAlign w:val="center"/>
          </w:tcPr>
          <w:p w14:paraId="7EB3F64D" w14:textId="1693DC1D" w:rsidR="009D67F4" w:rsidRPr="00D052CA" w:rsidRDefault="005C35FD" w:rsidP="0025438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Person </w:t>
            </w:r>
            <w:r w:rsidR="0025438E" w:rsidRPr="00D052CA">
              <w:rPr>
                <w:rFonts w:asciiTheme="minorHAnsi" w:hAnsiTheme="minorHAnsi"/>
                <w:sz w:val="18"/>
                <w:szCs w:val="18"/>
              </w:rPr>
              <w:t>W</w:t>
            </w:r>
            <w:r w:rsidRPr="00D052CA">
              <w:rPr>
                <w:rFonts w:asciiTheme="minorHAnsi" w:hAnsiTheme="minorHAnsi"/>
                <w:sz w:val="18"/>
                <w:szCs w:val="18"/>
              </w:rPr>
              <w:t xml:space="preserve">ho </w:t>
            </w:r>
            <w:r w:rsidR="0025438E" w:rsidRPr="00D052CA">
              <w:rPr>
                <w:rFonts w:asciiTheme="minorHAnsi" w:hAnsiTheme="minorHAnsi"/>
                <w:sz w:val="18"/>
                <w:szCs w:val="18"/>
              </w:rPr>
              <w:t>P</w:t>
            </w:r>
            <w:r w:rsidRPr="00D052CA">
              <w:rPr>
                <w:rFonts w:asciiTheme="minorHAnsi" w:hAnsiTheme="minorHAnsi"/>
                <w:sz w:val="18"/>
                <w:szCs w:val="18"/>
              </w:rPr>
              <w:t xml:space="preserve">erformed the Refrigerant Charge Verification </w:t>
            </w:r>
            <w:r w:rsidR="0025438E" w:rsidRPr="00D052CA">
              <w:rPr>
                <w:rFonts w:asciiTheme="minorHAnsi" w:hAnsiTheme="minorHAnsi"/>
                <w:sz w:val="18"/>
                <w:szCs w:val="18"/>
              </w:rPr>
              <w:t>R</w:t>
            </w:r>
            <w:r w:rsidRPr="00D052CA">
              <w:rPr>
                <w:rFonts w:asciiTheme="minorHAnsi" w:hAnsiTheme="minorHAnsi"/>
                <w:sz w:val="18"/>
                <w:szCs w:val="18"/>
              </w:rPr>
              <w:t>eported on the Certificate of Installation</w:t>
            </w:r>
          </w:p>
        </w:tc>
        <w:tc>
          <w:tcPr>
            <w:tcW w:w="2500" w:type="pct"/>
            <w:vAlign w:val="center"/>
          </w:tcPr>
          <w:p w14:paraId="7EB3F64E" w14:textId="07164855" w:rsidR="009D67F4" w:rsidRPr="00D052CA" w:rsidRDefault="005C35FD">
            <w:pPr>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Possible entries: HVAC System Installer or HERS Rater.&gt;&gt;</w:t>
            </w:r>
          </w:p>
        </w:tc>
      </w:tr>
      <w:tr w:rsidR="009D67F4" w:rsidRPr="00D052CA" w14:paraId="7EB3F655" w14:textId="77777777">
        <w:trPr>
          <w:cantSplit/>
          <w:trHeight w:val="953"/>
        </w:trPr>
        <w:tc>
          <w:tcPr>
            <w:tcW w:w="288" w:type="pct"/>
            <w:vAlign w:val="center"/>
          </w:tcPr>
          <w:p w14:paraId="7EB3F650" w14:textId="1571AA2A" w:rsidR="009D67F4" w:rsidRPr="00D052CA" w:rsidRDefault="00FA6AAA"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17</w:t>
            </w:r>
          </w:p>
        </w:tc>
        <w:tc>
          <w:tcPr>
            <w:tcW w:w="2212" w:type="pct"/>
            <w:vAlign w:val="center"/>
          </w:tcPr>
          <w:p w14:paraId="7EB3F651" w14:textId="41700563" w:rsidR="009D67F4" w:rsidRPr="00D052CA" w:rsidRDefault="005C35FD"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HERS Verification Compliance Requirement Status</w:t>
            </w:r>
          </w:p>
        </w:tc>
        <w:tc>
          <w:tcPr>
            <w:tcW w:w="2500" w:type="pct"/>
            <w:vAlign w:val="center"/>
          </w:tcPr>
          <w:p w14:paraId="7EB3F652" w14:textId="7CE1979A" w:rsidR="009D67F4" w:rsidRPr="00D052CA" w:rsidRDefault="005C35FD" w:rsidP="00B306F6">
            <w:pPr>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xml:space="preserve">.  Possible entries: </w:t>
            </w:r>
          </w:p>
          <w:p w14:paraId="7EB3F653" w14:textId="77777777" w:rsidR="009D67F4" w:rsidRPr="00D052CA" w:rsidRDefault="005C35FD">
            <w:pPr>
              <w:ind w:left="720"/>
              <w:rPr>
                <w:rFonts w:asciiTheme="minorHAnsi" w:hAnsiTheme="minorHAnsi"/>
                <w:sz w:val="18"/>
                <w:szCs w:val="18"/>
              </w:rPr>
            </w:pPr>
            <w:r w:rsidRPr="00D052CA">
              <w:rPr>
                <w:rFonts w:asciiTheme="minorHAnsi" w:hAnsiTheme="minorHAnsi"/>
                <w:sz w:val="18"/>
                <w:szCs w:val="18"/>
              </w:rPr>
              <w:t>"System does not qualify for Group Sampling"; or</w:t>
            </w:r>
          </w:p>
          <w:p w14:paraId="7EB3F654" w14:textId="77777777" w:rsidR="009D67F4" w:rsidRPr="00D052CA" w:rsidRDefault="005C35FD" w:rsidP="00BC755B">
            <w:pPr>
              <w:ind w:left="720"/>
              <w:rPr>
                <w:rFonts w:asciiTheme="minorHAnsi" w:hAnsiTheme="minorHAnsi"/>
                <w:color w:val="FF0000"/>
                <w:sz w:val="18"/>
                <w:szCs w:val="18"/>
              </w:rPr>
            </w:pPr>
            <w:proofErr w:type="gramStart"/>
            <w:r w:rsidRPr="00D052CA">
              <w:rPr>
                <w:rFonts w:asciiTheme="minorHAnsi" w:hAnsiTheme="minorHAnsi"/>
                <w:sz w:val="18"/>
                <w:szCs w:val="18"/>
              </w:rPr>
              <w:t>”System</w:t>
            </w:r>
            <w:proofErr w:type="gramEnd"/>
            <w:r w:rsidRPr="00D052CA">
              <w:rPr>
                <w:rFonts w:asciiTheme="minorHAnsi" w:hAnsiTheme="minorHAnsi"/>
                <w:sz w:val="18"/>
                <w:szCs w:val="18"/>
              </w:rPr>
              <w:t xml:space="preserve"> qualifies for Group Sampling.”&gt;&gt; </w:t>
            </w:r>
          </w:p>
        </w:tc>
      </w:tr>
      <w:tr w:rsidR="009D67F4" w:rsidRPr="00D052CA" w14:paraId="7EB3F671" w14:textId="77777777">
        <w:trPr>
          <w:cantSplit/>
          <w:trHeight w:val="953"/>
        </w:trPr>
        <w:tc>
          <w:tcPr>
            <w:tcW w:w="288" w:type="pct"/>
            <w:vAlign w:val="center"/>
          </w:tcPr>
          <w:p w14:paraId="7EB3F656" w14:textId="77777777" w:rsidR="009D67F4" w:rsidRPr="00D052CA"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7EB3F657" w14:textId="77777777" w:rsidR="009D67F4" w:rsidRPr="00D052CA" w:rsidRDefault="005C35FD" w:rsidP="009E21DA">
            <w:pPr>
              <w:rPr>
                <w:rFonts w:asciiTheme="minorHAnsi" w:hAnsiTheme="minorHAnsi"/>
                <w:sz w:val="18"/>
                <w:szCs w:val="18"/>
              </w:rPr>
            </w:pPr>
            <w:r w:rsidRPr="00D052CA">
              <w:rPr>
                <w:rFonts w:asciiTheme="minorHAnsi" w:hAnsiTheme="minorHAnsi"/>
                <w:sz w:val="18"/>
                <w:szCs w:val="18"/>
              </w:rPr>
              <w:t>Generate list for next row (this is hidden from user)</w:t>
            </w:r>
          </w:p>
        </w:tc>
        <w:tc>
          <w:tcPr>
            <w:tcW w:w="2500" w:type="pct"/>
            <w:vAlign w:val="center"/>
          </w:tcPr>
          <w:p w14:paraId="7EB3F658" w14:textId="651035C4"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If A1</w:t>
            </w:r>
            <w:r w:rsidR="00C339A2" w:rsidRPr="00D052CA">
              <w:rPr>
                <w:rFonts w:asciiTheme="minorHAnsi" w:hAnsiTheme="minorHAnsi" w:cs="Helvetica"/>
                <w:sz w:val="18"/>
                <w:szCs w:val="18"/>
              </w:rPr>
              <w:t>1</w:t>
            </w:r>
            <w:r w:rsidRPr="00D052CA">
              <w:rPr>
                <w:rFonts w:asciiTheme="minorHAnsi" w:hAnsiTheme="minorHAnsi" w:cs="Helvetica"/>
                <w:sz w:val="18"/>
                <w:szCs w:val="18"/>
              </w:rPr>
              <w:t xml:space="preserve"> = “no </w:t>
            </w:r>
            <w:r w:rsidR="00962512" w:rsidRPr="00D052CA">
              <w:rPr>
                <w:rFonts w:asciiTheme="minorHAnsi" w:hAnsiTheme="minorHAnsi" w:cs="Helvetica"/>
                <w:sz w:val="18"/>
                <w:szCs w:val="18"/>
              </w:rPr>
              <w:t>FID</w:t>
            </w:r>
            <w:r w:rsidRPr="00D052CA">
              <w:rPr>
                <w:rFonts w:asciiTheme="minorHAnsi" w:hAnsiTheme="minorHAnsi" w:cs="Helvetica"/>
                <w:sz w:val="18"/>
                <w:szCs w:val="18"/>
              </w:rPr>
              <w:t>” and A1</w:t>
            </w:r>
            <w:r w:rsidR="00C339A2" w:rsidRPr="00D052CA">
              <w:rPr>
                <w:rFonts w:asciiTheme="minorHAnsi" w:hAnsiTheme="minorHAnsi" w:cs="Helvetica"/>
                <w:sz w:val="18"/>
                <w:szCs w:val="18"/>
              </w:rPr>
              <w:t>5</w:t>
            </w:r>
            <w:r w:rsidRPr="00D052CA">
              <w:rPr>
                <w:rFonts w:asciiTheme="minorHAnsi" w:hAnsiTheme="minorHAnsi" w:cs="Helvetica"/>
                <w:sz w:val="18"/>
                <w:szCs w:val="18"/>
              </w:rPr>
              <w:t xml:space="preserve"> = “Superheat”, then list =</w:t>
            </w:r>
          </w:p>
          <w:p w14:paraId="7EB3F659" w14:textId="77777777" w:rsidR="009D67F4" w:rsidRPr="00D052CA" w:rsidRDefault="005C35FD" w:rsidP="009D67F4">
            <w:pPr>
              <w:widowControl w:val="0"/>
              <w:autoSpaceDE w:val="0"/>
              <w:autoSpaceDN w:val="0"/>
              <w:adjustRightInd w:val="0"/>
              <w:ind w:firstLine="720"/>
              <w:rPr>
                <w:rFonts w:asciiTheme="minorHAnsi" w:hAnsiTheme="minorHAnsi" w:cs="Helvetica"/>
                <w:sz w:val="18"/>
                <w:szCs w:val="18"/>
              </w:rPr>
            </w:pPr>
            <w:r w:rsidRPr="00D052CA">
              <w:rPr>
                <w:rFonts w:asciiTheme="minorHAnsi" w:hAnsiTheme="minorHAnsi" w:cs="Helvetica"/>
                <w:sz w:val="18"/>
                <w:szCs w:val="18"/>
              </w:rPr>
              <w:t>Superheat</w:t>
            </w:r>
          </w:p>
          <w:p w14:paraId="7EB3F65A" w14:textId="77777777" w:rsidR="009D67F4" w:rsidRPr="00D052CA" w:rsidRDefault="009D67F4" w:rsidP="009D67F4">
            <w:pPr>
              <w:widowControl w:val="0"/>
              <w:autoSpaceDE w:val="0"/>
              <w:autoSpaceDN w:val="0"/>
              <w:adjustRightInd w:val="0"/>
              <w:rPr>
                <w:rFonts w:asciiTheme="minorHAnsi" w:hAnsiTheme="minorHAnsi" w:cs="Helvetica"/>
                <w:sz w:val="18"/>
                <w:szCs w:val="18"/>
              </w:rPr>
            </w:pPr>
          </w:p>
          <w:p w14:paraId="7EB3F65B" w14:textId="11B85727"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Else, If A1</w:t>
            </w:r>
            <w:r w:rsidR="00C339A2" w:rsidRPr="00D052CA">
              <w:rPr>
                <w:rFonts w:asciiTheme="minorHAnsi" w:hAnsiTheme="minorHAnsi" w:cs="Helvetica"/>
                <w:sz w:val="18"/>
                <w:szCs w:val="18"/>
              </w:rPr>
              <w:t>1</w:t>
            </w:r>
            <w:r w:rsidRPr="00D052CA">
              <w:rPr>
                <w:rFonts w:asciiTheme="minorHAnsi" w:hAnsiTheme="minorHAnsi" w:cs="Helvetica"/>
                <w:sz w:val="18"/>
                <w:szCs w:val="18"/>
              </w:rPr>
              <w:t xml:space="preserve"> = “no </w:t>
            </w:r>
            <w:r w:rsidR="00962512" w:rsidRPr="00D052CA">
              <w:rPr>
                <w:rFonts w:asciiTheme="minorHAnsi" w:hAnsiTheme="minorHAnsi" w:cs="Helvetica"/>
                <w:sz w:val="18"/>
                <w:szCs w:val="18"/>
              </w:rPr>
              <w:t>FID</w:t>
            </w:r>
            <w:r w:rsidRPr="00D052CA">
              <w:rPr>
                <w:rFonts w:asciiTheme="minorHAnsi" w:hAnsiTheme="minorHAnsi" w:cs="Helvetica"/>
                <w:sz w:val="18"/>
                <w:szCs w:val="18"/>
              </w:rPr>
              <w:t>” and A1</w:t>
            </w:r>
            <w:r w:rsidR="00C339A2" w:rsidRPr="00D052CA">
              <w:rPr>
                <w:rFonts w:asciiTheme="minorHAnsi" w:hAnsiTheme="minorHAnsi" w:cs="Helvetica"/>
                <w:sz w:val="18"/>
                <w:szCs w:val="18"/>
              </w:rPr>
              <w:t>5</w:t>
            </w:r>
            <w:r w:rsidRPr="00D052CA">
              <w:rPr>
                <w:rFonts w:asciiTheme="minorHAnsi" w:hAnsiTheme="minorHAnsi" w:cs="Helvetica"/>
                <w:sz w:val="18"/>
                <w:szCs w:val="18"/>
              </w:rPr>
              <w:t xml:space="preserve"> = “Subcool</w:t>
            </w:r>
            <w:r w:rsidR="0096159E" w:rsidRPr="00D052CA">
              <w:rPr>
                <w:rFonts w:asciiTheme="minorHAnsi" w:hAnsiTheme="minorHAnsi" w:cs="Helvetica"/>
                <w:sz w:val="18"/>
                <w:szCs w:val="18"/>
              </w:rPr>
              <w:t>ing</w:t>
            </w:r>
            <w:r w:rsidRPr="00D052CA">
              <w:rPr>
                <w:rFonts w:asciiTheme="minorHAnsi" w:hAnsiTheme="minorHAnsi" w:cs="Helvetica"/>
                <w:sz w:val="18"/>
                <w:szCs w:val="18"/>
              </w:rPr>
              <w:t>”, then list =</w:t>
            </w:r>
          </w:p>
          <w:p w14:paraId="7EB3F65C" w14:textId="67F42884"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ab/>
              <w:t>Subcool</w:t>
            </w:r>
            <w:r w:rsidR="0096159E" w:rsidRPr="00D052CA">
              <w:rPr>
                <w:rFonts w:asciiTheme="minorHAnsi" w:hAnsiTheme="minorHAnsi" w:cs="Helvetica"/>
                <w:sz w:val="18"/>
                <w:szCs w:val="18"/>
              </w:rPr>
              <w:t>ing</w:t>
            </w:r>
          </w:p>
          <w:p w14:paraId="7EB3F65E" w14:textId="250AA9B5"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ab/>
            </w:r>
          </w:p>
          <w:p w14:paraId="7EB3F65F" w14:textId="1CC33662"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Else, If A1</w:t>
            </w:r>
            <w:r w:rsidR="00C339A2" w:rsidRPr="00D052CA">
              <w:rPr>
                <w:rFonts w:asciiTheme="minorHAnsi" w:hAnsiTheme="minorHAnsi" w:cs="Helvetica"/>
                <w:sz w:val="18"/>
                <w:szCs w:val="18"/>
              </w:rPr>
              <w:t>1</w:t>
            </w:r>
            <w:r w:rsidRPr="00D052CA">
              <w:rPr>
                <w:rFonts w:asciiTheme="minorHAnsi" w:hAnsiTheme="minorHAnsi" w:cs="Helvetica"/>
                <w:sz w:val="18"/>
                <w:szCs w:val="18"/>
              </w:rPr>
              <w:t xml:space="preserve"> = “no </w:t>
            </w:r>
            <w:r w:rsidR="00962512" w:rsidRPr="00D052CA">
              <w:rPr>
                <w:rFonts w:asciiTheme="minorHAnsi" w:hAnsiTheme="minorHAnsi" w:cs="Helvetica"/>
                <w:sz w:val="18"/>
                <w:szCs w:val="18"/>
              </w:rPr>
              <w:t>FID</w:t>
            </w:r>
            <w:r w:rsidRPr="00D052CA">
              <w:rPr>
                <w:rFonts w:asciiTheme="minorHAnsi" w:hAnsiTheme="minorHAnsi" w:cs="Helvetica"/>
                <w:sz w:val="18"/>
                <w:szCs w:val="18"/>
              </w:rPr>
              <w:t>” and A1</w:t>
            </w:r>
            <w:r w:rsidR="00C339A2" w:rsidRPr="00D052CA">
              <w:rPr>
                <w:rFonts w:asciiTheme="minorHAnsi" w:hAnsiTheme="minorHAnsi" w:cs="Helvetica"/>
                <w:sz w:val="18"/>
                <w:szCs w:val="18"/>
              </w:rPr>
              <w:t>5</w:t>
            </w:r>
            <w:r w:rsidRPr="00D052CA">
              <w:rPr>
                <w:rFonts w:asciiTheme="minorHAnsi" w:hAnsiTheme="minorHAnsi" w:cs="Helvetica"/>
                <w:sz w:val="18"/>
                <w:szCs w:val="18"/>
              </w:rPr>
              <w:t xml:space="preserve"> = “Weigh-In</w:t>
            </w:r>
            <w:r w:rsidR="0096159E" w:rsidRPr="00D052CA">
              <w:rPr>
                <w:rFonts w:asciiTheme="minorHAnsi" w:hAnsiTheme="minorHAnsi" w:cs="Helvetica"/>
                <w:sz w:val="18"/>
                <w:szCs w:val="18"/>
              </w:rPr>
              <w:t xml:space="preserve"> with Installer independent</w:t>
            </w:r>
            <w:r w:rsidRPr="00D052CA">
              <w:rPr>
                <w:rFonts w:asciiTheme="minorHAnsi" w:hAnsiTheme="minorHAnsi" w:cs="Helvetica"/>
                <w:sz w:val="18"/>
                <w:szCs w:val="18"/>
              </w:rPr>
              <w:t>”, then list =</w:t>
            </w:r>
          </w:p>
          <w:p w14:paraId="7EB3F660" w14:textId="77777777"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ab/>
              <w:t>Superheat</w:t>
            </w:r>
          </w:p>
          <w:p w14:paraId="7EB3F662" w14:textId="128887E6"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ab/>
              <w:t>Subcool</w:t>
            </w:r>
            <w:r w:rsidR="0096159E" w:rsidRPr="00D052CA">
              <w:rPr>
                <w:rFonts w:asciiTheme="minorHAnsi" w:hAnsiTheme="minorHAnsi" w:cs="Helvetica"/>
                <w:sz w:val="18"/>
                <w:szCs w:val="18"/>
              </w:rPr>
              <w:t>ing</w:t>
            </w:r>
          </w:p>
          <w:p w14:paraId="7EB3F664" w14:textId="69AD3AA7"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ab/>
            </w:r>
          </w:p>
          <w:p w14:paraId="44A74951" w14:textId="09CFBDA2" w:rsidR="0096159E" w:rsidRPr="00D052CA" w:rsidRDefault="00E53C09"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Else if A11 = “no F</w:t>
            </w:r>
            <w:r w:rsidR="0096159E" w:rsidRPr="00D052CA">
              <w:rPr>
                <w:rFonts w:asciiTheme="minorHAnsi" w:hAnsiTheme="minorHAnsi" w:cs="Helvetica"/>
                <w:sz w:val="18"/>
                <w:szCs w:val="18"/>
              </w:rPr>
              <w:t>ID” and A1</w:t>
            </w:r>
            <w:r w:rsidR="002C5E04" w:rsidRPr="00D052CA">
              <w:rPr>
                <w:rFonts w:asciiTheme="minorHAnsi" w:hAnsiTheme="minorHAnsi" w:cs="Helvetica"/>
                <w:sz w:val="18"/>
                <w:szCs w:val="18"/>
              </w:rPr>
              <w:t>5</w:t>
            </w:r>
            <w:r w:rsidR="0096159E" w:rsidRPr="00D052CA">
              <w:rPr>
                <w:rFonts w:asciiTheme="minorHAnsi" w:hAnsiTheme="minorHAnsi" w:cs="Helvetica"/>
                <w:sz w:val="18"/>
                <w:szCs w:val="18"/>
              </w:rPr>
              <w:t xml:space="preserve"> = “Weigh-in with HERS Rater observation”, then list = </w:t>
            </w:r>
          </w:p>
          <w:p w14:paraId="7C42FC17" w14:textId="32B3E675" w:rsidR="0096159E" w:rsidRPr="00D052CA" w:rsidRDefault="0096159E" w:rsidP="0096159E">
            <w:pPr>
              <w:widowControl w:val="0"/>
              <w:autoSpaceDE w:val="0"/>
              <w:autoSpaceDN w:val="0"/>
              <w:adjustRightInd w:val="0"/>
              <w:ind w:left="695"/>
              <w:rPr>
                <w:rFonts w:asciiTheme="minorHAnsi" w:hAnsiTheme="minorHAnsi" w:cs="Helvetica"/>
                <w:sz w:val="18"/>
                <w:szCs w:val="18"/>
              </w:rPr>
            </w:pPr>
            <w:r w:rsidRPr="00D052CA">
              <w:rPr>
                <w:rFonts w:asciiTheme="minorHAnsi" w:hAnsiTheme="minorHAnsi" w:cs="Helvetica"/>
                <w:sz w:val="18"/>
                <w:szCs w:val="18"/>
              </w:rPr>
              <w:t>Weigh-In Observation</w:t>
            </w:r>
          </w:p>
          <w:p w14:paraId="60B48962" w14:textId="77777777" w:rsidR="0096159E" w:rsidRPr="00D052CA" w:rsidRDefault="0096159E" w:rsidP="009D67F4">
            <w:pPr>
              <w:widowControl w:val="0"/>
              <w:autoSpaceDE w:val="0"/>
              <w:autoSpaceDN w:val="0"/>
              <w:adjustRightInd w:val="0"/>
              <w:rPr>
                <w:rFonts w:asciiTheme="minorHAnsi" w:hAnsiTheme="minorHAnsi" w:cs="Helvetica"/>
                <w:sz w:val="18"/>
                <w:szCs w:val="18"/>
              </w:rPr>
            </w:pPr>
          </w:p>
          <w:p w14:paraId="7EB3F665" w14:textId="2E7F839E"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Else, If A1</w:t>
            </w:r>
            <w:r w:rsidR="00C339A2" w:rsidRPr="00D052CA">
              <w:rPr>
                <w:rFonts w:asciiTheme="minorHAnsi" w:hAnsiTheme="minorHAnsi" w:cs="Helvetica"/>
                <w:sz w:val="18"/>
                <w:szCs w:val="18"/>
              </w:rPr>
              <w:t>1</w:t>
            </w:r>
            <w:r w:rsidRPr="00D052CA">
              <w:rPr>
                <w:rFonts w:asciiTheme="minorHAnsi" w:hAnsiTheme="minorHAnsi" w:cs="Helvetica"/>
                <w:sz w:val="18"/>
                <w:szCs w:val="18"/>
              </w:rPr>
              <w:t xml:space="preserve"> = “factory installed </w:t>
            </w:r>
            <w:r w:rsidR="00962512" w:rsidRPr="00D052CA">
              <w:rPr>
                <w:rFonts w:asciiTheme="minorHAnsi" w:hAnsiTheme="minorHAnsi" w:cs="Helvetica"/>
                <w:sz w:val="18"/>
                <w:szCs w:val="18"/>
              </w:rPr>
              <w:t>FID</w:t>
            </w:r>
            <w:r w:rsidRPr="00D052CA">
              <w:rPr>
                <w:rFonts w:asciiTheme="minorHAnsi" w:hAnsiTheme="minorHAnsi" w:cs="Helvetica"/>
                <w:sz w:val="18"/>
                <w:szCs w:val="18"/>
              </w:rPr>
              <w:t xml:space="preserve">” or “field installed </w:t>
            </w:r>
            <w:r w:rsidR="00962512" w:rsidRPr="00D052CA">
              <w:rPr>
                <w:rFonts w:asciiTheme="minorHAnsi" w:hAnsiTheme="minorHAnsi" w:cs="Helvetica"/>
                <w:sz w:val="18"/>
                <w:szCs w:val="18"/>
              </w:rPr>
              <w:t>FID</w:t>
            </w:r>
            <w:r w:rsidRPr="00D052CA">
              <w:rPr>
                <w:rFonts w:asciiTheme="minorHAnsi" w:hAnsiTheme="minorHAnsi" w:cs="Helvetica"/>
                <w:sz w:val="18"/>
                <w:szCs w:val="18"/>
              </w:rPr>
              <w:t>”, then list =</w:t>
            </w:r>
          </w:p>
          <w:p w14:paraId="7EB3F666" w14:textId="6CE9074F"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ab/>
            </w:r>
            <w:r w:rsidR="00962512" w:rsidRPr="00D052CA">
              <w:rPr>
                <w:rFonts w:asciiTheme="minorHAnsi" w:hAnsiTheme="minorHAnsi" w:cs="Helvetica"/>
                <w:sz w:val="18"/>
                <w:szCs w:val="18"/>
              </w:rPr>
              <w:t>FID</w:t>
            </w:r>
            <w:r w:rsidRPr="00D052CA">
              <w:rPr>
                <w:rFonts w:asciiTheme="minorHAnsi" w:hAnsiTheme="minorHAnsi" w:cs="Helvetica"/>
                <w:sz w:val="18"/>
                <w:szCs w:val="18"/>
              </w:rPr>
              <w:t xml:space="preserve"> Verification</w:t>
            </w:r>
          </w:p>
          <w:p w14:paraId="7EB3F667" w14:textId="77777777" w:rsidR="009D67F4" w:rsidRPr="00D052CA" w:rsidRDefault="009D67F4" w:rsidP="009D67F4">
            <w:pPr>
              <w:widowControl w:val="0"/>
              <w:autoSpaceDE w:val="0"/>
              <w:autoSpaceDN w:val="0"/>
              <w:adjustRightInd w:val="0"/>
              <w:rPr>
                <w:rFonts w:asciiTheme="minorHAnsi" w:hAnsiTheme="minorHAnsi" w:cs="Helvetica"/>
                <w:sz w:val="18"/>
                <w:szCs w:val="18"/>
              </w:rPr>
            </w:pPr>
          </w:p>
          <w:p w14:paraId="7EB3F66E" w14:textId="1495386B" w:rsidR="009D67F4" w:rsidRPr="00D052CA" w:rsidRDefault="005C35FD" w:rsidP="0096159E">
            <w:pPr>
              <w:widowControl w:val="0"/>
              <w:autoSpaceDE w:val="0"/>
              <w:autoSpaceDN w:val="0"/>
              <w:adjustRightInd w:val="0"/>
              <w:rPr>
                <w:rFonts w:asciiTheme="minorHAnsi" w:hAnsiTheme="minorHAnsi"/>
                <w:sz w:val="18"/>
                <w:szCs w:val="18"/>
              </w:rPr>
            </w:pPr>
            <w:r w:rsidRPr="00D052CA">
              <w:rPr>
                <w:rFonts w:asciiTheme="minorHAnsi" w:hAnsiTheme="minorHAnsi" w:cs="Helvetica"/>
                <w:sz w:val="18"/>
                <w:szCs w:val="18"/>
              </w:rPr>
              <w:t>Else, If A1</w:t>
            </w:r>
            <w:r w:rsidR="00C339A2" w:rsidRPr="00D052CA">
              <w:rPr>
                <w:rFonts w:asciiTheme="minorHAnsi" w:hAnsiTheme="minorHAnsi" w:cs="Helvetica"/>
                <w:sz w:val="18"/>
                <w:szCs w:val="18"/>
              </w:rPr>
              <w:t>5</w:t>
            </w:r>
            <w:r w:rsidRPr="00D052CA">
              <w:rPr>
                <w:rFonts w:asciiTheme="minorHAnsi" w:hAnsiTheme="minorHAnsi" w:cs="Helvetica"/>
                <w:sz w:val="18"/>
                <w:szCs w:val="18"/>
              </w:rPr>
              <w:t xml:space="preserve"> = “New Package Unit Factory Charge”, then </w:t>
            </w:r>
            <w:r w:rsidR="0096159E" w:rsidRPr="00D052CA">
              <w:rPr>
                <w:rFonts w:asciiTheme="minorHAnsi" w:hAnsiTheme="minorHAnsi" w:cs="Helvetica"/>
                <w:sz w:val="18"/>
                <w:szCs w:val="18"/>
              </w:rPr>
              <w:t xml:space="preserve">do not proceed. A </w:t>
            </w:r>
            <w:r w:rsidR="0063688E" w:rsidRPr="00D052CA">
              <w:rPr>
                <w:rFonts w:asciiTheme="minorHAnsi" w:hAnsiTheme="minorHAnsi" w:cs="Helvetica"/>
                <w:sz w:val="18"/>
                <w:szCs w:val="18"/>
              </w:rPr>
              <w:t>LMCV</w:t>
            </w:r>
            <w:r w:rsidR="0096159E" w:rsidRPr="00D052CA">
              <w:rPr>
                <w:rFonts w:asciiTheme="minorHAnsi" w:hAnsiTheme="minorHAnsi" w:cs="Helvetica"/>
                <w:sz w:val="18"/>
                <w:szCs w:val="18"/>
              </w:rPr>
              <w:t xml:space="preserve">-MCH-25 is not required when a </w:t>
            </w:r>
            <w:r w:rsidR="0063688E" w:rsidRPr="00D052CA">
              <w:rPr>
                <w:rFonts w:asciiTheme="minorHAnsi" w:hAnsiTheme="minorHAnsi" w:cs="Helvetica"/>
                <w:sz w:val="18"/>
                <w:szCs w:val="18"/>
              </w:rPr>
              <w:t>LMCI</w:t>
            </w:r>
            <w:r w:rsidR="0096159E" w:rsidRPr="00D052CA">
              <w:rPr>
                <w:rFonts w:asciiTheme="minorHAnsi" w:hAnsiTheme="minorHAnsi" w:cs="Helvetica"/>
                <w:sz w:val="18"/>
                <w:szCs w:val="18"/>
              </w:rPr>
              <w:t>-MCH-25f is used.</w:t>
            </w:r>
          </w:p>
          <w:p w14:paraId="7EB3F66F" w14:textId="6A0EBCCF"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Else, If A1</w:t>
            </w:r>
            <w:r w:rsidR="00C339A2" w:rsidRPr="00D052CA">
              <w:rPr>
                <w:rFonts w:asciiTheme="minorHAnsi" w:hAnsiTheme="minorHAnsi" w:cs="Helvetica"/>
                <w:sz w:val="18"/>
                <w:szCs w:val="18"/>
              </w:rPr>
              <w:t>2</w:t>
            </w:r>
            <w:r w:rsidRPr="00D052CA">
              <w:rPr>
                <w:rFonts w:asciiTheme="minorHAnsi" w:hAnsiTheme="minorHAnsi" w:cs="Helvetica"/>
                <w:sz w:val="18"/>
                <w:szCs w:val="18"/>
              </w:rPr>
              <w:t xml:space="preserve"> = “No”, or A1</w:t>
            </w:r>
            <w:r w:rsidR="00C339A2" w:rsidRPr="00D052CA">
              <w:rPr>
                <w:rFonts w:asciiTheme="minorHAnsi" w:hAnsiTheme="minorHAnsi" w:cs="Helvetica"/>
                <w:sz w:val="18"/>
                <w:szCs w:val="18"/>
              </w:rPr>
              <w:t>3</w:t>
            </w:r>
            <w:r w:rsidRPr="00D052CA">
              <w:rPr>
                <w:rFonts w:asciiTheme="minorHAnsi" w:hAnsiTheme="minorHAnsi" w:cs="Helvetica"/>
                <w:sz w:val="18"/>
                <w:szCs w:val="18"/>
              </w:rPr>
              <w:t xml:space="preserve"> = “No”, then list =</w:t>
            </w:r>
          </w:p>
          <w:p w14:paraId="7EB3F670" w14:textId="77777777" w:rsidR="009D67F4" w:rsidRPr="00D052CA" w:rsidRDefault="005C35FD">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ab/>
            </w:r>
            <w:r w:rsidRPr="00D052CA">
              <w:rPr>
                <w:rFonts w:asciiTheme="minorHAnsi" w:hAnsiTheme="minorHAnsi" w:cs="Helvetica"/>
                <w:sz w:val="18"/>
                <w:szCs w:val="18"/>
              </w:rPr>
              <w:tab/>
              <w:t>Weigh-In Observation</w:t>
            </w:r>
          </w:p>
        </w:tc>
      </w:tr>
      <w:tr w:rsidR="009D67F4" w:rsidRPr="00D052CA" w14:paraId="7EB3F676" w14:textId="77777777">
        <w:trPr>
          <w:cantSplit/>
          <w:trHeight w:val="953"/>
        </w:trPr>
        <w:tc>
          <w:tcPr>
            <w:tcW w:w="288" w:type="pct"/>
            <w:vAlign w:val="center"/>
          </w:tcPr>
          <w:p w14:paraId="7EB3F672" w14:textId="30CE00F5" w:rsidR="009D67F4" w:rsidRPr="00D052CA" w:rsidRDefault="00FA6AAA"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18</w:t>
            </w:r>
          </w:p>
        </w:tc>
        <w:tc>
          <w:tcPr>
            <w:tcW w:w="2212" w:type="pct"/>
            <w:vAlign w:val="center"/>
          </w:tcPr>
          <w:p w14:paraId="7EB3F673" w14:textId="018B75AE" w:rsidR="009D67F4" w:rsidRPr="00D052CA" w:rsidRDefault="005C35FD" w:rsidP="0025438E">
            <w:pPr>
              <w:rPr>
                <w:rFonts w:asciiTheme="minorHAnsi" w:hAnsiTheme="minorHAnsi"/>
                <w:sz w:val="18"/>
                <w:szCs w:val="18"/>
              </w:rPr>
            </w:pPr>
            <w:r w:rsidRPr="00D052CA">
              <w:rPr>
                <w:rFonts w:asciiTheme="minorHAnsi" w:hAnsiTheme="minorHAnsi"/>
                <w:sz w:val="18"/>
                <w:szCs w:val="18"/>
              </w:rPr>
              <w:t xml:space="preserve">Refrigerant </w:t>
            </w:r>
            <w:r w:rsidR="0025438E" w:rsidRPr="00D052CA">
              <w:rPr>
                <w:rFonts w:asciiTheme="minorHAnsi" w:hAnsiTheme="minorHAnsi"/>
                <w:sz w:val="18"/>
                <w:szCs w:val="18"/>
              </w:rPr>
              <w:t>C</w:t>
            </w:r>
            <w:r w:rsidRPr="00D052CA">
              <w:rPr>
                <w:rFonts w:asciiTheme="minorHAnsi" w:hAnsiTheme="minorHAnsi"/>
                <w:sz w:val="18"/>
                <w:szCs w:val="18"/>
              </w:rPr>
              <w:t xml:space="preserve">harge </w:t>
            </w:r>
            <w:r w:rsidR="0025438E" w:rsidRPr="00D052CA">
              <w:rPr>
                <w:rFonts w:asciiTheme="minorHAnsi" w:hAnsiTheme="minorHAnsi"/>
                <w:sz w:val="18"/>
                <w:szCs w:val="18"/>
              </w:rPr>
              <w:t>V</w:t>
            </w:r>
            <w:r w:rsidRPr="00D052CA">
              <w:rPr>
                <w:rFonts w:asciiTheme="minorHAnsi" w:hAnsiTheme="minorHAnsi"/>
                <w:sz w:val="18"/>
                <w:szCs w:val="18"/>
              </w:rPr>
              <w:t xml:space="preserve">erification </w:t>
            </w:r>
            <w:r w:rsidR="0025438E" w:rsidRPr="00D052CA">
              <w:rPr>
                <w:rFonts w:asciiTheme="minorHAnsi" w:hAnsiTheme="minorHAnsi"/>
                <w:sz w:val="18"/>
                <w:szCs w:val="18"/>
              </w:rPr>
              <w:t>M</w:t>
            </w:r>
            <w:r w:rsidRPr="00D052CA">
              <w:rPr>
                <w:rFonts w:asciiTheme="minorHAnsi" w:hAnsiTheme="minorHAnsi"/>
                <w:sz w:val="18"/>
                <w:szCs w:val="18"/>
              </w:rPr>
              <w:t xml:space="preserve">ethod </w:t>
            </w:r>
            <w:r w:rsidR="0025438E" w:rsidRPr="00D052CA">
              <w:rPr>
                <w:rFonts w:asciiTheme="minorHAnsi" w:hAnsiTheme="minorHAnsi"/>
                <w:sz w:val="18"/>
                <w:szCs w:val="18"/>
              </w:rPr>
              <w:t>U</w:t>
            </w:r>
            <w:r w:rsidRPr="00D052CA">
              <w:rPr>
                <w:rFonts w:asciiTheme="minorHAnsi" w:hAnsiTheme="minorHAnsi"/>
                <w:sz w:val="18"/>
                <w:szCs w:val="18"/>
              </w:rPr>
              <w:t>sed by HERS Rater</w:t>
            </w:r>
          </w:p>
        </w:tc>
        <w:tc>
          <w:tcPr>
            <w:tcW w:w="2500" w:type="pct"/>
            <w:vAlign w:val="center"/>
          </w:tcPr>
          <w:p w14:paraId="7EB3F674" w14:textId="77777777" w:rsidR="009D67F4" w:rsidRPr="00D052CA" w:rsidRDefault="005C35FD" w:rsidP="00577FA7">
            <w:pPr>
              <w:spacing w:after="60"/>
              <w:rPr>
                <w:rFonts w:asciiTheme="minorHAnsi" w:hAnsiTheme="minorHAnsi"/>
                <w:sz w:val="18"/>
                <w:szCs w:val="18"/>
              </w:rPr>
            </w:pPr>
            <w:r w:rsidRPr="00D052CA">
              <w:rPr>
                <w:rFonts w:asciiTheme="minorHAnsi" w:hAnsiTheme="minorHAnsi"/>
                <w:sz w:val="18"/>
                <w:szCs w:val="18"/>
              </w:rPr>
              <w:t>&lt;&lt;user pick one from list generated in previous row&gt;&gt;&gt;</w:t>
            </w:r>
          </w:p>
          <w:p w14:paraId="7EB3F675" w14:textId="77777777" w:rsidR="009D67F4" w:rsidRPr="00D052CA" w:rsidRDefault="009D67F4">
            <w:pPr>
              <w:spacing w:after="60"/>
              <w:rPr>
                <w:rFonts w:asciiTheme="minorHAnsi" w:hAnsiTheme="minorHAnsi"/>
                <w:sz w:val="18"/>
                <w:szCs w:val="18"/>
              </w:rPr>
            </w:pPr>
          </w:p>
        </w:tc>
      </w:tr>
      <w:tr w:rsidR="009D67F4" w:rsidRPr="00D052CA" w14:paraId="7EB3F68B" w14:textId="77777777">
        <w:trPr>
          <w:cantSplit/>
          <w:trHeight w:val="953"/>
        </w:trPr>
        <w:tc>
          <w:tcPr>
            <w:tcW w:w="288" w:type="pct"/>
            <w:vAlign w:val="center"/>
          </w:tcPr>
          <w:p w14:paraId="7EB3F677" w14:textId="68A0E2DA" w:rsidR="009D67F4" w:rsidRPr="00D052CA" w:rsidDel="005B4BA0"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7EB3F678" w14:textId="77777777" w:rsidR="009D67F4" w:rsidRPr="00D052CA" w:rsidRDefault="005C35FD" w:rsidP="009E21DA">
            <w:pPr>
              <w:rPr>
                <w:rFonts w:asciiTheme="minorHAnsi" w:hAnsiTheme="minorHAnsi"/>
                <w:sz w:val="18"/>
                <w:szCs w:val="18"/>
              </w:rPr>
            </w:pPr>
            <w:r w:rsidRPr="00D052CA">
              <w:rPr>
                <w:rFonts w:asciiTheme="minorHAnsi" w:hAnsiTheme="minorHAnsi"/>
                <w:sz w:val="18"/>
                <w:szCs w:val="18"/>
              </w:rPr>
              <w:t xml:space="preserve">determine compliance method for this </w:t>
            </w:r>
            <w:proofErr w:type="gramStart"/>
            <w:r w:rsidRPr="00D052CA">
              <w:rPr>
                <w:rFonts w:asciiTheme="minorHAnsi" w:hAnsiTheme="minorHAnsi"/>
                <w:sz w:val="18"/>
                <w:szCs w:val="18"/>
              </w:rPr>
              <w:t>document;  display</w:t>
            </w:r>
            <w:proofErr w:type="gramEnd"/>
            <w:r w:rsidRPr="00D052CA">
              <w:rPr>
                <w:rFonts w:asciiTheme="minorHAnsi" w:hAnsiTheme="minorHAnsi"/>
                <w:sz w:val="18"/>
                <w:szCs w:val="18"/>
              </w:rPr>
              <w:t xml:space="preserve"> applicable tables below;</w:t>
            </w:r>
          </w:p>
          <w:p w14:paraId="7EB3F679" w14:textId="77777777" w:rsidR="009D67F4" w:rsidRPr="00D052CA" w:rsidRDefault="005C35FD" w:rsidP="009E21DA">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w:t>
            </w:r>
            <w:proofErr w:type="gramStart"/>
            <w:r w:rsidRPr="00D052CA">
              <w:rPr>
                <w:rFonts w:asciiTheme="minorHAnsi" w:hAnsiTheme="minorHAnsi"/>
                <w:sz w:val="18"/>
                <w:szCs w:val="18"/>
              </w:rPr>
              <w:t>this</w:t>
            </w:r>
            <w:proofErr w:type="gramEnd"/>
            <w:r w:rsidRPr="00D052CA">
              <w:rPr>
                <w:rFonts w:asciiTheme="minorHAnsi" w:hAnsiTheme="minorHAnsi"/>
                <w:sz w:val="18"/>
                <w:szCs w:val="18"/>
              </w:rPr>
              <w:t xml:space="preserve"> row not visible to user)</w:t>
            </w:r>
          </w:p>
        </w:tc>
        <w:tc>
          <w:tcPr>
            <w:tcW w:w="2500" w:type="pct"/>
            <w:vAlign w:val="center"/>
          </w:tcPr>
          <w:p w14:paraId="7EB3F67A" w14:textId="77777777" w:rsidR="009D67F4" w:rsidRPr="00D052CA" w:rsidRDefault="005C35FD" w:rsidP="003F6B16">
            <w:pPr>
              <w:rPr>
                <w:rFonts w:asciiTheme="minorHAnsi" w:hAnsiTheme="minorHAnsi"/>
                <w:sz w:val="18"/>
                <w:szCs w:val="18"/>
              </w:rPr>
            </w:pPr>
            <w:r w:rsidRPr="00D052CA">
              <w:rPr>
                <w:rFonts w:asciiTheme="minorHAnsi" w:hAnsiTheme="minorHAnsi"/>
                <w:sz w:val="18"/>
                <w:szCs w:val="18"/>
              </w:rPr>
              <w:t xml:space="preserve">&lt;&lt;calculated field:  </w:t>
            </w:r>
          </w:p>
          <w:p w14:paraId="7EB3F67B" w14:textId="7F2BBE5A" w:rsidR="009D67F4" w:rsidRPr="00D052CA" w:rsidRDefault="005C35FD">
            <w:pPr>
              <w:rPr>
                <w:rFonts w:asciiTheme="minorHAnsi" w:hAnsiTheme="minorHAnsi"/>
                <w:sz w:val="18"/>
                <w:szCs w:val="18"/>
              </w:rPr>
            </w:pPr>
            <w:r w:rsidRPr="00D052CA">
              <w:rPr>
                <w:rFonts w:asciiTheme="minorHAnsi" w:hAnsiTheme="minorHAnsi"/>
                <w:sz w:val="18"/>
                <w:szCs w:val="18"/>
              </w:rPr>
              <w:t>If A1</w:t>
            </w:r>
            <w:r w:rsidR="00C339A2" w:rsidRPr="00D052CA">
              <w:rPr>
                <w:rFonts w:asciiTheme="minorHAnsi" w:hAnsiTheme="minorHAnsi"/>
                <w:sz w:val="18"/>
                <w:szCs w:val="18"/>
              </w:rPr>
              <w:t>8</w:t>
            </w:r>
            <w:r w:rsidRPr="00D052CA">
              <w:rPr>
                <w:rFonts w:asciiTheme="minorHAnsi" w:hAnsiTheme="minorHAnsi"/>
                <w:sz w:val="18"/>
                <w:szCs w:val="18"/>
              </w:rPr>
              <w:t>=</w:t>
            </w:r>
            <w:proofErr w:type="gramStart"/>
            <w:r w:rsidRPr="00D052CA">
              <w:rPr>
                <w:rFonts w:asciiTheme="minorHAnsi" w:hAnsiTheme="minorHAnsi"/>
                <w:sz w:val="18"/>
                <w:szCs w:val="18"/>
              </w:rPr>
              <w:t>Superheat;  then</w:t>
            </w:r>
            <w:proofErr w:type="gramEnd"/>
            <w:r w:rsidRPr="00D052CA">
              <w:rPr>
                <w:rFonts w:asciiTheme="minorHAnsi" w:hAnsiTheme="minorHAnsi"/>
                <w:sz w:val="18"/>
                <w:szCs w:val="18"/>
              </w:rPr>
              <w:t xml:space="preserve"> display method:</w:t>
            </w:r>
          </w:p>
          <w:p w14:paraId="7EB3F67C" w14:textId="77777777" w:rsidR="009D67F4" w:rsidRPr="00D052CA" w:rsidRDefault="005C35FD" w:rsidP="003F6B16">
            <w:pPr>
              <w:rPr>
                <w:rFonts w:asciiTheme="minorHAnsi" w:hAnsiTheme="minorHAnsi"/>
                <w:sz w:val="18"/>
                <w:szCs w:val="18"/>
              </w:rPr>
            </w:pPr>
            <w:r w:rsidRPr="00D052CA">
              <w:rPr>
                <w:rFonts w:asciiTheme="minorHAnsi" w:hAnsiTheme="minorHAnsi"/>
                <w:sz w:val="18"/>
                <w:szCs w:val="18"/>
              </w:rPr>
              <w:t xml:space="preserve">25a Superheat Charge Verification </w:t>
            </w:r>
            <w:proofErr w:type="gramStart"/>
            <w:r w:rsidRPr="00D052CA">
              <w:rPr>
                <w:rFonts w:asciiTheme="minorHAnsi" w:hAnsiTheme="minorHAnsi"/>
                <w:sz w:val="18"/>
                <w:szCs w:val="18"/>
              </w:rPr>
              <w:t>Procedure;</w:t>
            </w:r>
            <w:proofErr w:type="gramEnd"/>
          </w:p>
          <w:p w14:paraId="7EB3F67D" w14:textId="77777777" w:rsidR="009D67F4" w:rsidRPr="00D052CA" w:rsidRDefault="009D67F4" w:rsidP="003F6B16">
            <w:pPr>
              <w:rPr>
                <w:rFonts w:asciiTheme="minorHAnsi" w:hAnsiTheme="minorHAnsi"/>
                <w:sz w:val="18"/>
                <w:szCs w:val="18"/>
              </w:rPr>
            </w:pPr>
          </w:p>
          <w:p w14:paraId="7EB3F67E" w14:textId="4C3277E2" w:rsidR="009D67F4" w:rsidRPr="00D052CA" w:rsidRDefault="005C35FD" w:rsidP="003F6B16">
            <w:pPr>
              <w:rPr>
                <w:rFonts w:asciiTheme="minorHAnsi" w:hAnsiTheme="minorHAnsi"/>
                <w:sz w:val="18"/>
                <w:szCs w:val="18"/>
              </w:rPr>
            </w:pPr>
            <w:r w:rsidRPr="00D052CA">
              <w:rPr>
                <w:rFonts w:asciiTheme="minorHAnsi" w:hAnsiTheme="minorHAnsi"/>
                <w:sz w:val="18"/>
                <w:szCs w:val="18"/>
              </w:rPr>
              <w:t>elseif A1</w:t>
            </w:r>
            <w:r w:rsidR="00C339A2" w:rsidRPr="00D052CA">
              <w:rPr>
                <w:rFonts w:asciiTheme="minorHAnsi" w:hAnsiTheme="minorHAnsi"/>
                <w:sz w:val="18"/>
                <w:szCs w:val="18"/>
              </w:rPr>
              <w:t>8</w:t>
            </w:r>
            <w:r w:rsidRPr="00D052CA">
              <w:rPr>
                <w:rFonts w:asciiTheme="minorHAnsi" w:hAnsiTheme="minorHAnsi"/>
                <w:sz w:val="18"/>
                <w:szCs w:val="18"/>
              </w:rPr>
              <w:t xml:space="preserve">= </w:t>
            </w:r>
            <w:proofErr w:type="gramStart"/>
            <w:r w:rsidRPr="00D052CA">
              <w:rPr>
                <w:rFonts w:asciiTheme="minorHAnsi" w:hAnsiTheme="minorHAnsi"/>
                <w:sz w:val="18"/>
                <w:szCs w:val="18"/>
              </w:rPr>
              <w:t>Subcooling;  then</w:t>
            </w:r>
            <w:proofErr w:type="gramEnd"/>
            <w:r w:rsidRPr="00D052CA">
              <w:rPr>
                <w:rFonts w:asciiTheme="minorHAnsi" w:hAnsiTheme="minorHAnsi"/>
                <w:sz w:val="18"/>
                <w:szCs w:val="18"/>
              </w:rPr>
              <w:t xml:space="preserve"> display method:</w:t>
            </w:r>
          </w:p>
          <w:p w14:paraId="7EB3F67F" w14:textId="77777777" w:rsidR="009D67F4" w:rsidRPr="00D052CA" w:rsidRDefault="005C35FD" w:rsidP="003F6B16">
            <w:pPr>
              <w:rPr>
                <w:rFonts w:asciiTheme="minorHAnsi" w:hAnsiTheme="minorHAnsi"/>
                <w:sz w:val="18"/>
                <w:szCs w:val="18"/>
              </w:rPr>
            </w:pPr>
            <w:r w:rsidRPr="00D052CA">
              <w:rPr>
                <w:rFonts w:asciiTheme="minorHAnsi" w:hAnsiTheme="minorHAnsi"/>
                <w:sz w:val="18"/>
                <w:szCs w:val="18"/>
              </w:rPr>
              <w:t xml:space="preserve">25b. Subcooling Charge Verification </w:t>
            </w:r>
            <w:proofErr w:type="gramStart"/>
            <w:r w:rsidRPr="00D052CA">
              <w:rPr>
                <w:rFonts w:asciiTheme="minorHAnsi" w:hAnsiTheme="minorHAnsi"/>
                <w:sz w:val="18"/>
                <w:szCs w:val="18"/>
              </w:rPr>
              <w:t>Method;</w:t>
            </w:r>
            <w:proofErr w:type="gramEnd"/>
          </w:p>
          <w:p w14:paraId="7EB3F680" w14:textId="77777777" w:rsidR="009D67F4" w:rsidRPr="00D052CA" w:rsidRDefault="009D67F4" w:rsidP="00EB03B7">
            <w:pPr>
              <w:rPr>
                <w:rFonts w:asciiTheme="minorHAnsi" w:hAnsiTheme="minorHAnsi"/>
                <w:sz w:val="18"/>
                <w:szCs w:val="18"/>
              </w:rPr>
            </w:pPr>
          </w:p>
          <w:p w14:paraId="7EB3F681" w14:textId="472DF63D" w:rsidR="009D67F4" w:rsidRPr="00D052CA" w:rsidRDefault="005C35FD" w:rsidP="00EB03B7">
            <w:pPr>
              <w:rPr>
                <w:rFonts w:asciiTheme="minorHAnsi" w:hAnsiTheme="minorHAnsi"/>
                <w:sz w:val="18"/>
                <w:szCs w:val="18"/>
              </w:rPr>
            </w:pPr>
            <w:r w:rsidRPr="00D052CA">
              <w:rPr>
                <w:rFonts w:asciiTheme="minorHAnsi" w:hAnsiTheme="minorHAnsi"/>
                <w:sz w:val="18"/>
                <w:szCs w:val="18"/>
              </w:rPr>
              <w:t>elseif A1</w:t>
            </w:r>
            <w:r w:rsidR="00C339A2" w:rsidRPr="00D052CA">
              <w:rPr>
                <w:rFonts w:asciiTheme="minorHAnsi" w:hAnsiTheme="minorHAnsi"/>
                <w:sz w:val="18"/>
                <w:szCs w:val="18"/>
              </w:rPr>
              <w:t>8</w:t>
            </w:r>
            <w:r w:rsidRPr="00D052CA">
              <w:rPr>
                <w:rFonts w:asciiTheme="minorHAnsi" w:hAnsiTheme="minorHAnsi"/>
                <w:sz w:val="18"/>
                <w:szCs w:val="18"/>
              </w:rPr>
              <w:t xml:space="preserve">= Weigh-in </w:t>
            </w:r>
            <w:proofErr w:type="gramStart"/>
            <w:r w:rsidRPr="00D052CA">
              <w:rPr>
                <w:rFonts w:asciiTheme="minorHAnsi" w:hAnsiTheme="minorHAnsi"/>
                <w:sz w:val="18"/>
                <w:szCs w:val="18"/>
              </w:rPr>
              <w:t>Observation;  then</w:t>
            </w:r>
            <w:proofErr w:type="gramEnd"/>
            <w:r w:rsidRPr="00D052CA">
              <w:rPr>
                <w:rFonts w:asciiTheme="minorHAnsi" w:hAnsiTheme="minorHAnsi"/>
                <w:sz w:val="18"/>
                <w:szCs w:val="18"/>
              </w:rPr>
              <w:t xml:space="preserve"> display method:</w:t>
            </w:r>
          </w:p>
          <w:p w14:paraId="7EB3F682" w14:textId="77777777" w:rsidR="009D67F4" w:rsidRPr="00D052CA" w:rsidRDefault="005C35FD" w:rsidP="00EB03B7">
            <w:pPr>
              <w:rPr>
                <w:rFonts w:asciiTheme="minorHAnsi" w:hAnsiTheme="minorHAnsi"/>
                <w:sz w:val="18"/>
                <w:szCs w:val="18"/>
              </w:rPr>
            </w:pPr>
            <w:r w:rsidRPr="00D052CA">
              <w:rPr>
                <w:rFonts w:asciiTheme="minorHAnsi" w:hAnsiTheme="minorHAnsi"/>
                <w:sz w:val="18"/>
                <w:szCs w:val="18"/>
              </w:rPr>
              <w:t xml:space="preserve">25c. Weigh-in Observation </w:t>
            </w:r>
            <w:proofErr w:type="gramStart"/>
            <w:r w:rsidRPr="00D052CA">
              <w:rPr>
                <w:rFonts w:asciiTheme="minorHAnsi" w:hAnsiTheme="minorHAnsi"/>
                <w:sz w:val="18"/>
                <w:szCs w:val="18"/>
              </w:rPr>
              <w:t>Procedure;</w:t>
            </w:r>
            <w:proofErr w:type="gramEnd"/>
          </w:p>
          <w:p w14:paraId="7EB3F683" w14:textId="77777777" w:rsidR="009D67F4" w:rsidRPr="00D052CA" w:rsidRDefault="009D67F4" w:rsidP="00577FA7">
            <w:pPr>
              <w:rPr>
                <w:rFonts w:asciiTheme="minorHAnsi" w:hAnsiTheme="minorHAnsi"/>
                <w:sz w:val="18"/>
                <w:szCs w:val="18"/>
              </w:rPr>
            </w:pPr>
          </w:p>
          <w:p w14:paraId="7EB3F686" w14:textId="77777777" w:rsidR="009D67F4" w:rsidRPr="00D052CA" w:rsidRDefault="009D67F4" w:rsidP="00577FA7">
            <w:pPr>
              <w:rPr>
                <w:rFonts w:asciiTheme="minorHAnsi" w:hAnsiTheme="minorHAnsi"/>
                <w:sz w:val="18"/>
                <w:szCs w:val="18"/>
              </w:rPr>
            </w:pPr>
          </w:p>
          <w:p w14:paraId="7EB3F687" w14:textId="39A00B3B" w:rsidR="009D67F4" w:rsidRPr="00D052CA" w:rsidRDefault="005C35FD" w:rsidP="00577FA7">
            <w:pPr>
              <w:rPr>
                <w:rFonts w:asciiTheme="minorHAnsi" w:hAnsiTheme="minorHAnsi"/>
                <w:sz w:val="18"/>
                <w:szCs w:val="18"/>
              </w:rPr>
            </w:pPr>
            <w:r w:rsidRPr="00D052CA">
              <w:rPr>
                <w:rFonts w:asciiTheme="minorHAnsi" w:hAnsiTheme="minorHAnsi"/>
                <w:sz w:val="18"/>
                <w:szCs w:val="18"/>
              </w:rPr>
              <w:t>elseif A1</w:t>
            </w:r>
            <w:r w:rsidR="00C339A2" w:rsidRPr="00D052CA">
              <w:rPr>
                <w:rFonts w:asciiTheme="minorHAnsi" w:hAnsiTheme="minorHAnsi"/>
                <w:sz w:val="18"/>
                <w:szCs w:val="18"/>
              </w:rPr>
              <w:t>8</w:t>
            </w:r>
            <w:r w:rsidRPr="00D052CA">
              <w:rPr>
                <w:rFonts w:asciiTheme="minorHAnsi" w:hAnsiTheme="minorHAnsi"/>
                <w:sz w:val="18"/>
                <w:szCs w:val="18"/>
              </w:rPr>
              <w:t xml:space="preserve">= </w:t>
            </w:r>
            <w:r w:rsidR="00962512" w:rsidRPr="00D052CA">
              <w:rPr>
                <w:rFonts w:asciiTheme="minorHAnsi" w:hAnsiTheme="minorHAnsi"/>
                <w:sz w:val="18"/>
                <w:szCs w:val="18"/>
              </w:rPr>
              <w:t>FID</w:t>
            </w:r>
            <w:r w:rsidRPr="00D052CA">
              <w:rPr>
                <w:rFonts w:asciiTheme="minorHAnsi" w:hAnsiTheme="minorHAnsi"/>
                <w:sz w:val="18"/>
                <w:szCs w:val="18"/>
              </w:rPr>
              <w:t xml:space="preserve"> </w:t>
            </w:r>
            <w:proofErr w:type="gramStart"/>
            <w:r w:rsidRPr="00D052CA">
              <w:rPr>
                <w:rFonts w:asciiTheme="minorHAnsi" w:hAnsiTheme="minorHAnsi"/>
                <w:sz w:val="18"/>
                <w:szCs w:val="18"/>
              </w:rPr>
              <w:t>Verification;  then</w:t>
            </w:r>
            <w:proofErr w:type="gramEnd"/>
            <w:r w:rsidRPr="00D052CA">
              <w:rPr>
                <w:rFonts w:asciiTheme="minorHAnsi" w:hAnsiTheme="minorHAnsi"/>
                <w:sz w:val="18"/>
                <w:szCs w:val="18"/>
              </w:rPr>
              <w:t xml:space="preserve"> display method: </w:t>
            </w:r>
          </w:p>
          <w:p w14:paraId="7EB3F688" w14:textId="4BDBA0B0" w:rsidR="009D67F4" w:rsidRPr="00D052CA" w:rsidRDefault="005C35FD" w:rsidP="00577FA7">
            <w:pPr>
              <w:rPr>
                <w:rFonts w:asciiTheme="minorHAnsi" w:hAnsiTheme="minorHAnsi"/>
                <w:sz w:val="18"/>
                <w:szCs w:val="18"/>
              </w:rPr>
            </w:pPr>
            <w:r w:rsidRPr="00D052CA">
              <w:rPr>
                <w:rFonts w:asciiTheme="minorHAnsi" w:hAnsiTheme="minorHAnsi"/>
                <w:sz w:val="18"/>
                <w:szCs w:val="18"/>
              </w:rPr>
              <w:t xml:space="preserve">25d. </w:t>
            </w:r>
            <w:r w:rsidR="00962512" w:rsidRPr="00D052CA">
              <w:rPr>
                <w:rFonts w:asciiTheme="minorHAnsi" w:hAnsiTheme="minorHAnsi"/>
                <w:sz w:val="18"/>
                <w:szCs w:val="18"/>
              </w:rPr>
              <w:t>FID</w:t>
            </w:r>
            <w:r w:rsidRPr="00D052CA">
              <w:rPr>
                <w:rFonts w:asciiTheme="minorHAnsi" w:hAnsiTheme="minorHAnsi"/>
                <w:sz w:val="18"/>
                <w:szCs w:val="18"/>
              </w:rPr>
              <w:t xml:space="preserve"> Verification </w:t>
            </w:r>
            <w:proofErr w:type="gramStart"/>
            <w:r w:rsidRPr="00D052CA">
              <w:rPr>
                <w:rFonts w:asciiTheme="minorHAnsi" w:hAnsiTheme="minorHAnsi"/>
                <w:sz w:val="18"/>
                <w:szCs w:val="18"/>
              </w:rPr>
              <w:t>Method;</w:t>
            </w:r>
            <w:proofErr w:type="gramEnd"/>
          </w:p>
          <w:p w14:paraId="7EB3F689" w14:textId="77777777" w:rsidR="009D67F4" w:rsidRPr="00D052CA" w:rsidRDefault="009D67F4" w:rsidP="003F6B16">
            <w:pPr>
              <w:rPr>
                <w:rFonts w:asciiTheme="minorHAnsi" w:hAnsiTheme="minorHAnsi"/>
                <w:sz w:val="18"/>
                <w:szCs w:val="18"/>
              </w:rPr>
            </w:pPr>
          </w:p>
          <w:p w14:paraId="7EB3F68A" w14:textId="77777777" w:rsidR="009D67F4" w:rsidRPr="00D052CA" w:rsidRDefault="009D67F4">
            <w:pPr>
              <w:rPr>
                <w:rFonts w:asciiTheme="minorHAnsi" w:hAnsiTheme="minorHAnsi"/>
                <w:sz w:val="18"/>
                <w:szCs w:val="18"/>
              </w:rPr>
            </w:pPr>
          </w:p>
        </w:tc>
      </w:tr>
    </w:tbl>
    <w:p w14:paraId="0D5D4076" w14:textId="77777777" w:rsidR="00FA6AAA" w:rsidRPr="00D052CA" w:rsidRDefault="00FA6AAA"/>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55"/>
      </w:tblGrid>
      <w:tr w:rsidR="00C063EB" w:rsidRPr="00D052CA" w14:paraId="7EB3F690" w14:textId="77777777" w:rsidTr="0099189B">
        <w:tc>
          <w:tcPr>
            <w:tcW w:w="10980" w:type="dxa"/>
          </w:tcPr>
          <w:p w14:paraId="7EB3F68F" w14:textId="54278068" w:rsidR="00C063EB" w:rsidRPr="00D052CA" w:rsidRDefault="0025438E" w:rsidP="00700024">
            <w:pPr>
              <w:keepNext/>
              <w:rPr>
                <w:rFonts w:asciiTheme="minorHAnsi" w:hAnsiTheme="minorHAnsi"/>
                <w:b/>
                <w:sz w:val="18"/>
                <w:szCs w:val="18"/>
              </w:rPr>
            </w:pPr>
            <w:r w:rsidRPr="00D052CA">
              <w:rPr>
                <w:rFonts w:asciiTheme="minorHAnsi" w:hAnsiTheme="minorHAnsi"/>
                <w:b/>
                <w:szCs w:val="18"/>
              </w:rPr>
              <w:t xml:space="preserve">MCH-25a - </w:t>
            </w:r>
            <w:r w:rsidR="00700024" w:rsidRPr="00D052CA">
              <w:rPr>
                <w:rFonts w:asciiTheme="minorHAnsi" w:hAnsiTheme="minorHAnsi"/>
                <w:b/>
                <w:szCs w:val="18"/>
              </w:rPr>
              <w:t xml:space="preserve">Refrigerant Charge Verification </w:t>
            </w:r>
            <w:r w:rsidR="00C222D7" w:rsidRPr="00D052CA">
              <w:rPr>
                <w:rFonts w:asciiTheme="minorHAnsi" w:hAnsiTheme="minorHAnsi"/>
                <w:b/>
                <w:szCs w:val="18"/>
              </w:rPr>
              <w:t>- Superheat Method</w:t>
            </w:r>
          </w:p>
        </w:tc>
      </w:tr>
    </w:tbl>
    <w:p w14:paraId="7EB3F691" w14:textId="77777777" w:rsidR="00EF4299" w:rsidRPr="00D052CA" w:rsidRDefault="00EF4299">
      <w:pPr>
        <w:keepNext/>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052CA" w14:paraId="7EB3F694" w14:textId="77777777">
        <w:trPr>
          <w:cantSplit/>
          <w:trHeight w:val="432"/>
        </w:trPr>
        <w:tc>
          <w:tcPr>
            <w:tcW w:w="5000" w:type="pct"/>
            <w:gridSpan w:val="3"/>
          </w:tcPr>
          <w:p w14:paraId="7EB3F692" w14:textId="2FAF3145" w:rsidR="00C063EB" w:rsidRPr="00D052CA" w:rsidRDefault="00C222D7" w:rsidP="00706A96">
            <w:pPr>
              <w:keepNext/>
              <w:rPr>
                <w:rFonts w:asciiTheme="minorHAnsi" w:hAnsiTheme="minorHAnsi"/>
                <w:b/>
                <w:szCs w:val="18"/>
              </w:rPr>
            </w:pPr>
            <w:r w:rsidRPr="00D052CA">
              <w:rPr>
                <w:rFonts w:asciiTheme="minorHAnsi" w:hAnsiTheme="minorHAnsi"/>
                <w:b/>
                <w:szCs w:val="18"/>
              </w:rPr>
              <w:t>B. Metering Device Verification</w:t>
            </w:r>
          </w:p>
          <w:p w14:paraId="7EB3F693" w14:textId="0EF9D803" w:rsidR="00C063EB" w:rsidRPr="00D052CA" w:rsidRDefault="00B66933" w:rsidP="00706A96">
            <w:pPr>
              <w:keepNext/>
              <w:rPr>
                <w:rFonts w:asciiTheme="minorHAnsi" w:hAnsiTheme="minorHAnsi"/>
                <w:sz w:val="18"/>
                <w:szCs w:val="18"/>
              </w:rPr>
            </w:pPr>
            <w:r w:rsidRPr="00D052CA">
              <w:rPr>
                <w:rFonts w:ascii="Calibri" w:hAnsi="Calibri"/>
                <w:sz w:val="18"/>
                <w:szCs w:val="18"/>
              </w:rPr>
              <w:t>&lt;&lt;Static Text - see the top&gt;&gt;</w:t>
            </w:r>
            <w:r w:rsidR="0063688E" w:rsidRPr="00D052CA">
              <w:rPr>
                <w:rFonts w:asciiTheme="minorHAnsi" w:hAnsiTheme="minorHAnsi"/>
                <w:sz w:val="18"/>
                <w:szCs w:val="18"/>
              </w:rPr>
              <w:t>LMCI</w:t>
            </w:r>
          </w:p>
        </w:tc>
      </w:tr>
      <w:tr w:rsidR="00C063EB" w:rsidRPr="00D052CA" w14:paraId="7EB3F699" w14:textId="77777777">
        <w:trPr>
          <w:cantSplit/>
          <w:trHeight w:val="432"/>
        </w:trPr>
        <w:tc>
          <w:tcPr>
            <w:tcW w:w="253" w:type="pct"/>
            <w:vAlign w:val="center"/>
          </w:tcPr>
          <w:p w14:paraId="7EB3F695" w14:textId="77777777" w:rsidR="00C063EB" w:rsidRPr="00D052CA" w:rsidRDefault="00C222D7" w:rsidP="00706A96">
            <w:pPr>
              <w:keepNext/>
              <w:rPr>
                <w:rFonts w:asciiTheme="minorHAnsi" w:hAnsiTheme="minorHAnsi"/>
                <w:sz w:val="18"/>
                <w:szCs w:val="18"/>
              </w:rPr>
            </w:pPr>
            <w:r w:rsidRPr="00D052CA">
              <w:rPr>
                <w:rFonts w:asciiTheme="minorHAnsi" w:hAnsiTheme="minorHAnsi"/>
                <w:sz w:val="18"/>
                <w:szCs w:val="18"/>
              </w:rPr>
              <w:t>01</w:t>
            </w:r>
          </w:p>
        </w:tc>
        <w:tc>
          <w:tcPr>
            <w:tcW w:w="2247" w:type="pct"/>
            <w:vAlign w:val="center"/>
          </w:tcPr>
          <w:p w14:paraId="7EB3F696" w14:textId="5E2E53C0" w:rsidR="00C063EB" w:rsidRPr="00D052CA" w:rsidRDefault="00C222D7" w:rsidP="00481126">
            <w:pPr>
              <w:keepNext/>
              <w:spacing w:after="60"/>
              <w:rPr>
                <w:rFonts w:asciiTheme="minorHAnsi" w:hAnsiTheme="minorHAnsi"/>
                <w:sz w:val="18"/>
                <w:szCs w:val="18"/>
              </w:rPr>
            </w:pPr>
            <w:r w:rsidRPr="00D052CA">
              <w:rPr>
                <w:rFonts w:asciiTheme="minorHAnsi" w:hAnsiTheme="minorHAnsi"/>
                <w:sz w:val="18"/>
                <w:szCs w:val="18"/>
              </w:rPr>
              <w:t xml:space="preserve">Refrigerant </w:t>
            </w:r>
            <w:r w:rsidR="00481126" w:rsidRPr="00D052CA">
              <w:rPr>
                <w:rFonts w:asciiTheme="minorHAnsi" w:hAnsiTheme="minorHAnsi"/>
                <w:sz w:val="18"/>
                <w:szCs w:val="18"/>
              </w:rPr>
              <w:t>M</w:t>
            </w:r>
            <w:r w:rsidRPr="00D052CA">
              <w:rPr>
                <w:rFonts w:asciiTheme="minorHAnsi" w:hAnsiTheme="minorHAnsi"/>
                <w:sz w:val="18"/>
                <w:szCs w:val="18"/>
              </w:rPr>
              <w:t xml:space="preserve">etering </w:t>
            </w:r>
            <w:r w:rsidR="00481126" w:rsidRPr="00D052CA">
              <w:rPr>
                <w:rFonts w:asciiTheme="minorHAnsi" w:hAnsiTheme="minorHAnsi"/>
                <w:sz w:val="18"/>
                <w:szCs w:val="18"/>
              </w:rPr>
              <w:t>D</w:t>
            </w:r>
            <w:r w:rsidRPr="00D052CA">
              <w:rPr>
                <w:rFonts w:asciiTheme="minorHAnsi" w:hAnsiTheme="minorHAnsi"/>
                <w:sz w:val="18"/>
                <w:szCs w:val="18"/>
              </w:rPr>
              <w:t>evice</w:t>
            </w:r>
          </w:p>
        </w:tc>
        <w:tc>
          <w:tcPr>
            <w:tcW w:w="2500" w:type="pct"/>
            <w:vAlign w:val="center"/>
          </w:tcPr>
          <w:p w14:paraId="7EB3F697" w14:textId="21E0A696" w:rsidR="00C063EB" w:rsidRPr="00D052CA" w:rsidRDefault="00C222D7">
            <w:pPr>
              <w:keepNext/>
              <w:rPr>
                <w:rFonts w:asciiTheme="minorHAnsi" w:hAnsiTheme="minorHAnsi"/>
                <w:sz w:val="18"/>
                <w:szCs w:val="18"/>
              </w:rPr>
            </w:pPr>
            <w:r w:rsidRPr="00D052CA">
              <w:rPr>
                <w:rFonts w:asciiTheme="minorHAnsi" w:hAnsiTheme="minorHAnsi"/>
                <w:sz w:val="18"/>
                <w:szCs w:val="18"/>
              </w:rPr>
              <w:t>&lt;&lt;</w:t>
            </w:r>
            <w:r w:rsidR="00821901" w:rsidRPr="00D052CA">
              <w:rPr>
                <w:rFonts w:asciiTheme="minorHAnsi" w:hAnsiTheme="minorHAnsi"/>
                <w:sz w:val="18"/>
                <w:szCs w:val="18"/>
              </w:rPr>
              <w:t xml:space="preserve">auto filled text: referenced from </w:t>
            </w:r>
            <w:r w:rsidR="0063688E" w:rsidRPr="00D052CA">
              <w:rPr>
                <w:rFonts w:asciiTheme="minorHAnsi" w:hAnsiTheme="minorHAnsi"/>
                <w:sz w:val="18"/>
                <w:szCs w:val="18"/>
              </w:rPr>
              <w:t>LMCI</w:t>
            </w:r>
            <w:r w:rsidR="00821901" w:rsidRPr="00D052CA">
              <w:rPr>
                <w:rFonts w:asciiTheme="minorHAnsi" w:hAnsiTheme="minorHAnsi"/>
                <w:sz w:val="18"/>
                <w:szCs w:val="18"/>
              </w:rPr>
              <w:t xml:space="preserve">.  </w:t>
            </w:r>
            <w:r w:rsidR="002A3C77" w:rsidRPr="00D052CA">
              <w:rPr>
                <w:rFonts w:asciiTheme="minorHAnsi" w:hAnsiTheme="minorHAnsi"/>
                <w:sz w:val="18"/>
                <w:szCs w:val="18"/>
              </w:rPr>
              <w:t>Possible entry</w:t>
            </w:r>
            <w:r w:rsidRPr="00D052CA">
              <w:rPr>
                <w:rFonts w:asciiTheme="minorHAnsi" w:hAnsiTheme="minorHAnsi"/>
                <w:sz w:val="18"/>
                <w:szCs w:val="18"/>
              </w:rPr>
              <w:t xml:space="preserve">: </w:t>
            </w:r>
          </w:p>
          <w:p w14:paraId="7EB3F698" w14:textId="77777777" w:rsidR="00BD001F" w:rsidRPr="00D052CA" w:rsidRDefault="00C222D7">
            <w:pPr>
              <w:rPr>
                <w:rFonts w:asciiTheme="minorHAnsi" w:hAnsiTheme="minorHAnsi"/>
                <w:sz w:val="18"/>
                <w:szCs w:val="18"/>
              </w:rPr>
            </w:pPr>
            <w:r w:rsidRPr="00D052CA">
              <w:rPr>
                <w:rFonts w:asciiTheme="minorHAnsi" w:hAnsiTheme="minorHAnsi"/>
                <w:sz w:val="18"/>
                <w:szCs w:val="18"/>
              </w:rPr>
              <w:t>Fixed orifice</w:t>
            </w:r>
            <w:r w:rsidR="002A3C77" w:rsidRPr="00D052CA">
              <w:rPr>
                <w:rFonts w:asciiTheme="minorHAnsi" w:hAnsiTheme="minorHAnsi"/>
                <w:sz w:val="18"/>
                <w:szCs w:val="18"/>
              </w:rPr>
              <w:t xml:space="preserve">. If installed system does not match this entry, it can be overwritten by </w:t>
            </w:r>
            <w:proofErr w:type="gramStart"/>
            <w:r w:rsidR="002A3C77" w:rsidRPr="00D052CA">
              <w:rPr>
                <w:rFonts w:asciiTheme="minorHAnsi" w:hAnsiTheme="minorHAnsi"/>
                <w:sz w:val="18"/>
                <w:szCs w:val="18"/>
              </w:rPr>
              <w:t>rater</w:t>
            </w:r>
            <w:proofErr w:type="gramEnd"/>
            <w:r w:rsidR="002A3C77" w:rsidRPr="00D052CA">
              <w:rPr>
                <w:rFonts w:asciiTheme="minorHAnsi" w:hAnsiTheme="minorHAnsi"/>
                <w:sz w:val="18"/>
                <w:szCs w:val="18"/>
              </w:rPr>
              <w:t xml:space="preserve"> but it will be flagged as a possible fail</w:t>
            </w:r>
            <w:r w:rsidRPr="00D052CA">
              <w:rPr>
                <w:rFonts w:asciiTheme="minorHAnsi" w:hAnsiTheme="minorHAnsi"/>
                <w:sz w:val="18"/>
                <w:szCs w:val="18"/>
              </w:rPr>
              <w:t>&gt;&gt;</w:t>
            </w:r>
          </w:p>
        </w:tc>
      </w:tr>
      <w:tr w:rsidR="00C063EB" w:rsidRPr="00D052CA" w14:paraId="7EB3F6A0" w14:textId="77777777">
        <w:trPr>
          <w:cantSplit/>
          <w:trHeight w:val="432"/>
        </w:trPr>
        <w:tc>
          <w:tcPr>
            <w:tcW w:w="253" w:type="pct"/>
            <w:vAlign w:val="center"/>
          </w:tcPr>
          <w:p w14:paraId="7EB3F69A" w14:textId="77777777" w:rsidR="00C063EB" w:rsidRPr="00D052CA" w:rsidRDefault="00C222D7" w:rsidP="00706A96">
            <w:pPr>
              <w:keepNext/>
              <w:rPr>
                <w:rFonts w:asciiTheme="minorHAnsi" w:hAnsiTheme="minorHAnsi"/>
                <w:sz w:val="18"/>
                <w:szCs w:val="18"/>
              </w:rPr>
            </w:pPr>
            <w:r w:rsidRPr="00D052CA">
              <w:rPr>
                <w:rFonts w:asciiTheme="minorHAnsi" w:hAnsiTheme="minorHAnsi"/>
                <w:sz w:val="18"/>
                <w:szCs w:val="18"/>
              </w:rPr>
              <w:t>02</w:t>
            </w:r>
          </w:p>
        </w:tc>
        <w:tc>
          <w:tcPr>
            <w:tcW w:w="2247" w:type="pct"/>
            <w:vAlign w:val="center"/>
          </w:tcPr>
          <w:p w14:paraId="7EB3F69B" w14:textId="324FC7CA" w:rsidR="00C063EB" w:rsidRPr="00D052CA" w:rsidRDefault="00C222D7" w:rsidP="00481126">
            <w:pPr>
              <w:keepNext/>
              <w:spacing w:after="60"/>
              <w:rPr>
                <w:rFonts w:asciiTheme="minorHAnsi" w:hAnsiTheme="minorHAnsi"/>
                <w:sz w:val="18"/>
                <w:szCs w:val="18"/>
              </w:rPr>
            </w:pPr>
            <w:r w:rsidRPr="00D052CA">
              <w:rPr>
                <w:rFonts w:asciiTheme="minorHAnsi" w:hAnsiTheme="minorHAnsi"/>
                <w:sz w:val="18"/>
                <w:szCs w:val="18"/>
              </w:rPr>
              <w:t xml:space="preserve">Superheat Method </w:t>
            </w:r>
            <w:r w:rsidR="00481126" w:rsidRPr="00D052CA">
              <w:rPr>
                <w:rFonts w:asciiTheme="minorHAnsi" w:hAnsiTheme="minorHAnsi"/>
                <w:sz w:val="18"/>
                <w:szCs w:val="18"/>
              </w:rPr>
              <w:t>A</w:t>
            </w:r>
            <w:r w:rsidRPr="00D052CA">
              <w:rPr>
                <w:rFonts w:asciiTheme="minorHAnsi" w:hAnsiTheme="minorHAnsi"/>
                <w:sz w:val="18"/>
                <w:szCs w:val="18"/>
              </w:rPr>
              <w:t xml:space="preserve">pplicability </w:t>
            </w:r>
            <w:r w:rsidR="00481126" w:rsidRPr="00D052CA">
              <w:rPr>
                <w:rFonts w:asciiTheme="minorHAnsi" w:hAnsiTheme="minorHAnsi"/>
                <w:sz w:val="18"/>
                <w:szCs w:val="18"/>
              </w:rPr>
              <w:t>S</w:t>
            </w:r>
            <w:r w:rsidRPr="00D052CA">
              <w:rPr>
                <w:rFonts w:asciiTheme="minorHAnsi" w:hAnsiTheme="minorHAnsi"/>
                <w:sz w:val="18"/>
                <w:szCs w:val="18"/>
              </w:rPr>
              <w:t>tatus</w:t>
            </w:r>
          </w:p>
        </w:tc>
        <w:tc>
          <w:tcPr>
            <w:tcW w:w="2500" w:type="pct"/>
            <w:vAlign w:val="center"/>
          </w:tcPr>
          <w:p w14:paraId="7EB3F69C" w14:textId="77777777" w:rsidR="002A3C77" w:rsidRPr="00D052CA" w:rsidRDefault="002A3C77" w:rsidP="002A3C77">
            <w:pPr>
              <w:keepNext/>
              <w:rPr>
                <w:rFonts w:asciiTheme="minorHAnsi" w:hAnsiTheme="minorHAnsi"/>
                <w:sz w:val="18"/>
                <w:szCs w:val="18"/>
              </w:rPr>
            </w:pPr>
            <w:r w:rsidRPr="00D052CA">
              <w:rPr>
                <w:rFonts w:asciiTheme="minorHAnsi" w:hAnsiTheme="minorHAnsi"/>
                <w:sz w:val="18"/>
                <w:szCs w:val="18"/>
              </w:rPr>
              <w:t xml:space="preserve">&lt;&lt; If B01 = fixed </w:t>
            </w:r>
            <w:proofErr w:type="gramStart"/>
            <w:r w:rsidRPr="00D052CA">
              <w:rPr>
                <w:rFonts w:asciiTheme="minorHAnsi" w:hAnsiTheme="minorHAnsi"/>
                <w:sz w:val="18"/>
                <w:szCs w:val="18"/>
              </w:rPr>
              <w:t>orifice;  then</w:t>
            </w:r>
            <w:proofErr w:type="gramEnd"/>
            <w:r w:rsidRPr="00D052CA">
              <w:rPr>
                <w:rFonts w:asciiTheme="minorHAnsi" w:hAnsiTheme="minorHAnsi"/>
                <w:sz w:val="18"/>
                <w:szCs w:val="18"/>
              </w:rPr>
              <w:t xml:space="preserve"> display text: </w:t>
            </w:r>
          </w:p>
          <w:p w14:paraId="7EB3F69D" w14:textId="77777777" w:rsidR="002A3C77" w:rsidRPr="00D052CA" w:rsidRDefault="002A3C77" w:rsidP="002A3C77">
            <w:pPr>
              <w:keepNext/>
              <w:rPr>
                <w:rFonts w:asciiTheme="minorHAnsi" w:hAnsiTheme="minorHAnsi"/>
                <w:sz w:val="18"/>
                <w:szCs w:val="18"/>
              </w:rPr>
            </w:pPr>
            <w:r w:rsidRPr="00D052CA">
              <w:rPr>
                <w:rFonts w:asciiTheme="minorHAnsi" w:hAnsiTheme="minorHAnsi"/>
                <w:sz w:val="18"/>
                <w:szCs w:val="18"/>
              </w:rPr>
              <w:t>“Superheat Method is applicable to this system</w:t>
            </w:r>
            <w:proofErr w:type="gramStart"/>
            <w:r w:rsidRPr="00D052CA">
              <w:rPr>
                <w:rFonts w:asciiTheme="minorHAnsi" w:hAnsiTheme="minorHAnsi"/>
                <w:sz w:val="18"/>
                <w:szCs w:val="18"/>
              </w:rPr>
              <w:t>”;</w:t>
            </w:r>
            <w:proofErr w:type="gramEnd"/>
            <w:r w:rsidRPr="00D052CA">
              <w:rPr>
                <w:rFonts w:asciiTheme="minorHAnsi" w:hAnsiTheme="minorHAnsi"/>
                <w:sz w:val="18"/>
                <w:szCs w:val="18"/>
              </w:rPr>
              <w:t xml:space="preserve"> </w:t>
            </w:r>
          </w:p>
          <w:p w14:paraId="7EB3F69E" w14:textId="77777777" w:rsidR="002A3C77" w:rsidRPr="00D052CA" w:rsidRDefault="002A3C77" w:rsidP="002A3C77">
            <w:pPr>
              <w:keepNext/>
              <w:rPr>
                <w:rFonts w:asciiTheme="minorHAnsi" w:hAnsiTheme="minorHAnsi"/>
                <w:sz w:val="18"/>
                <w:szCs w:val="18"/>
              </w:rPr>
            </w:pPr>
            <w:r w:rsidRPr="00D052CA">
              <w:rPr>
                <w:rFonts w:asciiTheme="minorHAnsi" w:hAnsiTheme="minorHAnsi"/>
                <w:sz w:val="18"/>
                <w:szCs w:val="18"/>
              </w:rPr>
              <w:t>else, display text:</w:t>
            </w:r>
          </w:p>
          <w:p w14:paraId="7EB3F69F" w14:textId="77777777" w:rsidR="00C063EB" w:rsidRPr="00D052CA" w:rsidRDefault="002A3C77">
            <w:pPr>
              <w:keepNext/>
              <w:rPr>
                <w:rFonts w:asciiTheme="minorHAnsi" w:hAnsiTheme="minorHAnsi"/>
                <w:sz w:val="18"/>
                <w:szCs w:val="18"/>
              </w:rPr>
            </w:pPr>
            <w:proofErr w:type="gramStart"/>
            <w:r w:rsidRPr="00D052CA">
              <w:rPr>
                <w:rFonts w:asciiTheme="minorHAnsi" w:hAnsiTheme="minorHAnsi"/>
                <w:sz w:val="18"/>
                <w:szCs w:val="18"/>
              </w:rPr>
              <w:t>”Superheat</w:t>
            </w:r>
            <w:proofErr w:type="gramEnd"/>
            <w:r w:rsidRPr="00D052CA">
              <w:rPr>
                <w:rFonts w:asciiTheme="minorHAnsi" w:hAnsiTheme="minorHAnsi"/>
                <w:sz w:val="18"/>
                <w:szCs w:val="18"/>
              </w:rPr>
              <w:t xml:space="preserve"> Method is not applicable to this system” (do not proceed)&gt;&gt;</w:t>
            </w:r>
          </w:p>
        </w:tc>
      </w:tr>
    </w:tbl>
    <w:p w14:paraId="7EB3F6A1" w14:textId="77777777" w:rsidR="00EF4299" w:rsidRPr="00D052CA" w:rsidRDefault="00EF4299">
      <w:pPr>
        <w:tabs>
          <w:tab w:val="left" w:pos="8540"/>
        </w:tabs>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052CA" w14:paraId="7EB3F6A4" w14:textId="77777777">
        <w:trPr>
          <w:cantSplit/>
          <w:trHeight w:val="432"/>
        </w:trPr>
        <w:tc>
          <w:tcPr>
            <w:tcW w:w="5000" w:type="pct"/>
            <w:gridSpan w:val="3"/>
          </w:tcPr>
          <w:p w14:paraId="7EB3F6A2" w14:textId="63F8D3F8" w:rsidR="00C063EB" w:rsidRPr="00D052CA" w:rsidRDefault="00C063EB" w:rsidP="00ED1F45">
            <w:pPr>
              <w:keepNext/>
              <w:rPr>
                <w:rFonts w:asciiTheme="minorHAnsi" w:hAnsiTheme="minorHAnsi"/>
                <w:b/>
                <w:szCs w:val="18"/>
              </w:rPr>
            </w:pPr>
            <w:r w:rsidRPr="00D052CA">
              <w:rPr>
                <w:rFonts w:asciiTheme="minorHAnsi" w:hAnsiTheme="minorHAnsi"/>
                <w:b/>
                <w:szCs w:val="18"/>
              </w:rPr>
              <w:t>C. Instrument Calibration</w:t>
            </w:r>
          </w:p>
          <w:p w14:paraId="7EB3F6A3" w14:textId="6C35687D" w:rsidR="00C063EB" w:rsidRPr="00D052CA" w:rsidRDefault="007857EA" w:rsidP="00ED1F45">
            <w:pPr>
              <w:keepNext/>
              <w:rPr>
                <w:rFonts w:asciiTheme="minorHAnsi" w:hAnsiTheme="minorHAnsi"/>
                <w:sz w:val="18"/>
                <w:szCs w:val="18"/>
              </w:rPr>
            </w:pPr>
            <w:r w:rsidRPr="00D052CA">
              <w:rPr>
                <w:rFonts w:asciiTheme="minorHAnsi" w:hAnsiTheme="minorHAnsi"/>
                <w:sz w:val="18"/>
                <w:szCs w:val="18"/>
              </w:rPr>
              <w:t xml:space="preserve">HERS Raters are required to calibrate their diagnostic tools. </w:t>
            </w:r>
            <w:r w:rsidR="00C063EB" w:rsidRPr="00D052CA">
              <w:rPr>
                <w:rFonts w:asciiTheme="minorHAnsi" w:hAnsiTheme="minorHAnsi"/>
                <w:sz w:val="18"/>
                <w:szCs w:val="18"/>
              </w:rPr>
              <w:t>Procedures for instrument calibration are given in Reference Residential Appendix RA3.2.2 and RA3.2.2.2</w:t>
            </w:r>
          </w:p>
        </w:tc>
      </w:tr>
      <w:tr w:rsidR="00C063EB" w:rsidRPr="00D052CA" w14:paraId="7EB3F6A8" w14:textId="77777777">
        <w:trPr>
          <w:cantSplit/>
          <w:trHeight w:val="432"/>
        </w:trPr>
        <w:tc>
          <w:tcPr>
            <w:tcW w:w="253" w:type="pct"/>
            <w:vAlign w:val="center"/>
          </w:tcPr>
          <w:p w14:paraId="7EB3F6A5" w14:textId="77777777" w:rsidR="00C063EB" w:rsidRPr="00D052CA" w:rsidRDefault="00C063EB" w:rsidP="00ED1F45">
            <w:pPr>
              <w:keepNext/>
              <w:rPr>
                <w:rFonts w:asciiTheme="minorHAnsi" w:hAnsiTheme="minorHAnsi"/>
                <w:sz w:val="18"/>
                <w:szCs w:val="18"/>
              </w:rPr>
            </w:pPr>
            <w:r w:rsidRPr="00D052CA">
              <w:rPr>
                <w:rFonts w:asciiTheme="minorHAnsi" w:hAnsiTheme="minorHAnsi"/>
                <w:sz w:val="18"/>
                <w:szCs w:val="18"/>
              </w:rPr>
              <w:t>01</w:t>
            </w:r>
          </w:p>
        </w:tc>
        <w:tc>
          <w:tcPr>
            <w:tcW w:w="2247" w:type="pct"/>
            <w:vAlign w:val="center"/>
          </w:tcPr>
          <w:p w14:paraId="7EB3F6A6" w14:textId="39B069EC" w:rsidR="00C063EB" w:rsidRPr="00D052CA" w:rsidRDefault="00C063EB" w:rsidP="00ED1F45">
            <w:pPr>
              <w:keepNext/>
              <w:rPr>
                <w:rFonts w:asciiTheme="minorHAnsi" w:hAnsiTheme="minorHAnsi"/>
                <w:sz w:val="18"/>
                <w:szCs w:val="18"/>
              </w:rPr>
            </w:pPr>
            <w:r w:rsidRPr="00D052CA">
              <w:rPr>
                <w:rFonts w:asciiTheme="minorHAnsi" w:hAnsiTheme="minorHAnsi"/>
                <w:sz w:val="18"/>
                <w:szCs w:val="18"/>
              </w:rPr>
              <w:t>Date of Digital Refrigerant Gauge Calibration</w:t>
            </w:r>
          </w:p>
        </w:tc>
        <w:tc>
          <w:tcPr>
            <w:tcW w:w="2500" w:type="pct"/>
            <w:vAlign w:val="center"/>
          </w:tcPr>
          <w:p w14:paraId="7EB3F6A7" w14:textId="77777777" w:rsidR="00C063EB" w:rsidRPr="00D052CA" w:rsidRDefault="00C063EB" w:rsidP="00ED1F45">
            <w:pPr>
              <w:keepNext/>
              <w:rPr>
                <w:rFonts w:asciiTheme="minorHAnsi" w:hAnsiTheme="minorHAnsi"/>
                <w:sz w:val="18"/>
                <w:szCs w:val="18"/>
              </w:rPr>
            </w:pPr>
            <w:r w:rsidRPr="00D052CA">
              <w:rPr>
                <w:rFonts w:asciiTheme="minorHAnsi" w:hAnsiTheme="minorHAnsi"/>
                <w:sz w:val="18"/>
                <w:szCs w:val="18"/>
              </w:rPr>
              <w:t>&lt;&lt;user input: date of calibration: use validated date format&gt;&gt;</w:t>
            </w:r>
          </w:p>
        </w:tc>
      </w:tr>
      <w:tr w:rsidR="00C063EB" w:rsidRPr="00D052CA" w14:paraId="7EB3F6AC" w14:textId="77777777">
        <w:trPr>
          <w:cantSplit/>
          <w:trHeight w:val="432"/>
        </w:trPr>
        <w:tc>
          <w:tcPr>
            <w:tcW w:w="253" w:type="pct"/>
            <w:vAlign w:val="center"/>
          </w:tcPr>
          <w:p w14:paraId="7EB3F6A9" w14:textId="77777777" w:rsidR="00C063EB" w:rsidRPr="00D052CA" w:rsidRDefault="00C063EB" w:rsidP="00ED1F45">
            <w:pPr>
              <w:keepNext/>
              <w:rPr>
                <w:rFonts w:asciiTheme="minorHAnsi" w:hAnsiTheme="minorHAnsi"/>
                <w:sz w:val="18"/>
                <w:szCs w:val="18"/>
              </w:rPr>
            </w:pPr>
            <w:r w:rsidRPr="00D052CA">
              <w:rPr>
                <w:rFonts w:asciiTheme="minorHAnsi" w:hAnsiTheme="minorHAnsi"/>
                <w:sz w:val="18"/>
                <w:szCs w:val="18"/>
              </w:rPr>
              <w:t>02</w:t>
            </w:r>
          </w:p>
        </w:tc>
        <w:tc>
          <w:tcPr>
            <w:tcW w:w="2247" w:type="pct"/>
            <w:vAlign w:val="center"/>
          </w:tcPr>
          <w:p w14:paraId="7EB3F6AA" w14:textId="3FDC5EE6" w:rsidR="00C063EB" w:rsidRPr="00D052CA" w:rsidRDefault="00C063EB" w:rsidP="00ED1F45">
            <w:pPr>
              <w:keepNext/>
              <w:spacing w:after="60"/>
              <w:rPr>
                <w:rFonts w:asciiTheme="minorHAnsi" w:hAnsiTheme="minorHAnsi"/>
                <w:sz w:val="18"/>
                <w:szCs w:val="18"/>
              </w:rPr>
            </w:pPr>
            <w:r w:rsidRPr="00D052CA">
              <w:rPr>
                <w:rFonts w:asciiTheme="minorHAnsi" w:hAnsiTheme="minorHAnsi"/>
                <w:sz w:val="18"/>
                <w:szCs w:val="18"/>
              </w:rPr>
              <w:t>Date of Digital Thermocouple Calibration</w:t>
            </w:r>
          </w:p>
        </w:tc>
        <w:tc>
          <w:tcPr>
            <w:tcW w:w="2500" w:type="pct"/>
            <w:vAlign w:val="center"/>
          </w:tcPr>
          <w:p w14:paraId="7EB3F6AB" w14:textId="77777777" w:rsidR="00C063EB" w:rsidRPr="00D052CA" w:rsidRDefault="00C063EB" w:rsidP="00ED1F45">
            <w:pPr>
              <w:keepNext/>
              <w:rPr>
                <w:rFonts w:asciiTheme="minorHAnsi" w:hAnsiTheme="minorHAnsi"/>
                <w:sz w:val="18"/>
                <w:szCs w:val="18"/>
              </w:rPr>
            </w:pPr>
            <w:r w:rsidRPr="00D052CA">
              <w:rPr>
                <w:rFonts w:asciiTheme="minorHAnsi" w:hAnsiTheme="minorHAnsi"/>
                <w:sz w:val="18"/>
                <w:szCs w:val="18"/>
              </w:rPr>
              <w:t>&lt;&lt;user input: date of calibration: use validated date format&gt;&gt;</w:t>
            </w:r>
          </w:p>
        </w:tc>
      </w:tr>
      <w:tr w:rsidR="00C063EB" w:rsidRPr="00D052CA" w14:paraId="7EB3F6B3" w14:textId="77777777">
        <w:trPr>
          <w:cantSplit/>
          <w:trHeight w:val="432"/>
        </w:trPr>
        <w:tc>
          <w:tcPr>
            <w:tcW w:w="253" w:type="pct"/>
            <w:vAlign w:val="center"/>
          </w:tcPr>
          <w:p w14:paraId="7EB3F6AD" w14:textId="77777777" w:rsidR="00C063EB" w:rsidRPr="00D052CA" w:rsidRDefault="00C063EB" w:rsidP="00ED1F45">
            <w:pPr>
              <w:keepNext/>
              <w:rPr>
                <w:rFonts w:asciiTheme="minorHAnsi" w:hAnsiTheme="minorHAnsi"/>
                <w:sz w:val="18"/>
                <w:szCs w:val="18"/>
              </w:rPr>
            </w:pPr>
            <w:r w:rsidRPr="00D052CA">
              <w:rPr>
                <w:rFonts w:asciiTheme="minorHAnsi" w:hAnsiTheme="minorHAnsi"/>
                <w:sz w:val="18"/>
                <w:szCs w:val="18"/>
              </w:rPr>
              <w:t>03</w:t>
            </w:r>
          </w:p>
        </w:tc>
        <w:tc>
          <w:tcPr>
            <w:tcW w:w="2247" w:type="pct"/>
            <w:vAlign w:val="center"/>
          </w:tcPr>
          <w:p w14:paraId="7EB3F6AE" w14:textId="04316112" w:rsidR="00C063EB" w:rsidRPr="00D052CA" w:rsidRDefault="00C063EB" w:rsidP="00ED1F45">
            <w:pPr>
              <w:keepNext/>
              <w:spacing w:after="60"/>
              <w:rPr>
                <w:rFonts w:asciiTheme="minorHAnsi" w:hAnsiTheme="minorHAnsi"/>
                <w:sz w:val="18"/>
                <w:szCs w:val="18"/>
              </w:rPr>
            </w:pPr>
            <w:r w:rsidRPr="00D052CA">
              <w:rPr>
                <w:rFonts w:asciiTheme="minorHAnsi" w:hAnsiTheme="minorHAnsi"/>
                <w:sz w:val="18"/>
                <w:szCs w:val="18"/>
              </w:rPr>
              <w:t>Digital Refrigerant Gauge Calibration Status</w:t>
            </w:r>
          </w:p>
        </w:tc>
        <w:tc>
          <w:tcPr>
            <w:tcW w:w="2500" w:type="pct"/>
            <w:vAlign w:val="center"/>
          </w:tcPr>
          <w:p w14:paraId="7EB3F6AF" w14:textId="5BE8B845" w:rsidR="00C063EB" w:rsidRPr="00D052CA" w:rsidRDefault="00C063EB" w:rsidP="000E1F95">
            <w:pPr>
              <w:keepNext/>
              <w:rPr>
                <w:rFonts w:asciiTheme="minorHAnsi" w:hAnsiTheme="minorHAnsi"/>
                <w:sz w:val="18"/>
                <w:szCs w:val="18"/>
              </w:rPr>
            </w:pPr>
            <w:r w:rsidRPr="00D052CA">
              <w:rPr>
                <w:rFonts w:asciiTheme="minorHAnsi" w:hAnsiTheme="minorHAnsi"/>
                <w:sz w:val="18"/>
                <w:szCs w:val="18"/>
              </w:rPr>
              <w:t>&lt;&lt;if A1</w:t>
            </w:r>
            <w:r w:rsidR="00C339A2" w:rsidRPr="00D052CA">
              <w:rPr>
                <w:rFonts w:asciiTheme="minorHAnsi" w:hAnsiTheme="minorHAnsi"/>
                <w:sz w:val="18"/>
                <w:szCs w:val="18"/>
              </w:rPr>
              <w:t>4</w:t>
            </w:r>
            <w:r w:rsidRPr="00D052CA">
              <w:rPr>
                <w:rFonts w:asciiTheme="minorHAnsi" w:hAnsiTheme="minorHAnsi"/>
                <w:sz w:val="18"/>
                <w:szCs w:val="18"/>
              </w:rPr>
              <w:t xml:space="preserve"> compared to C01 is greater than one month, then display text:  </w:t>
            </w:r>
          </w:p>
          <w:p w14:paraId="7EB3F6B0" w14:textId="77777777" w:rsidR="00C063EB" w:rsidRPr="00D052CA" w:rsidRDefault="00C063EB" w:rsidP="000E1F95">
            <w:pPr>
              <w:keepNext/>
              <w:rPr>
                <w:rFonts w:asciiTheme="minorHAnsi" w:hAnsiTheme="minorHAnsi"/>
                <w:sz w:val="18"/>
                <w:szCs w:val="18"/>
              </w:rPr>
            </w:pPr>
            <w:r w:rsidRPr="00D052CA">
              <w:rPr>
                <w:rFonts w:asciiTheme="minorHAnsi" w:hAnsiTheme="minorHAnsi"/>
                <w:sz w:val="18"/>
                <w:szCs w:val="18"/>
              </w:rPr>
              <w:t>"Digital Refrigerant Gauge requires Calibration (do not proceed)</w:t>
            </w:r>
            <w:proofErr w:type="gramStart"/>
            <w:r w:rsidRPr="00D052CA">
              <w:rPr>
                <w:rFonts w:asciiTheme="minorHAnsi" w:hAnsiTheme="minorHAnsi"/>
                <w:sz w:val="18"/>
                <w:szCs w:val="18"/>
              </w:rPr>
              <w:t>";</w:t>
            </w:r>
            <w:proofErr w:type="gramEnd"/>
          </w:p>
          <w:p w14:paraId="7EB3F6B1" w14:textId="09F20D7B" w:rsidR="00C063EB" w:rsidRPr="00D052CA" w:rsidRDefault="00C063EB" w:rsidP="000E1F95">
            <w:pPr>
              <w:keepNext/>
              <w:rPr>
                <w:rFonts w:asciiTheme="minorHAnsi" w:hAnsiTheme="minorHAnsi"/>
                <w:sz w:val="18"/>
                <w:szCs w:val="18"/>
              </w:rPr>
            </w:pPr>
            <w:r w:rsidRPr="00D052CA">
              <w:rPr>
                <w:rFonts w:asciiTheme="minorHAnsi" w:hAnsiTheme="minorHAnsi"/>
                <w:sz w:val="18"/>
                <w:szCs w:val="18"/>
              </w:rPr>
              <w:t>elseif A1</w:t>
            </w:r>
            <w:r w:rsidR="00C339A2" w:rsidRPr="00D052CA">
              <w:rPr>
                <w:rFonts w:asciiTheme="minorHAnsi" w:hAnsiTheme="minorHAnsi"/>
                <w:sz w:val="18"/>
                <w:szCs w:val="18"/>
              </w:rPr>
              <w:t>4</w:t>
            </w:r>
            <w:r w:rsidRPr="00D052CA">
              <w:rPr>
                <w:rFonts w:asciiTheme="minorHAnsi" w:hAnsiTheme="minorHAnsi"/>
                <w:sz w:val="18"/>
                <w:szCs w:val="18"/>
              </w:rPr>
              <w:t xml:space="preserve"> compared to C01 is ≥ 0 and </w:t>
            </w:r>
            <w:r w:rsidR="001466AB" w:rsidRPr="00D052CA">
              <w:rPr>
                <w:rFonts w:asciiTheme="minorHAnsi" w:hAnsiTheme="minorHAnsi"/>
                <w:sz w:val="18"/>
                <w:szCs w:val="18"/>
              </w:rPr>
              <w:t>≤</w:t>
            </w:r>
            <w:r w:rsidRPr="00D052CA">
              <w:rPr>
                <w:rFonts w:asciiTheme="minorHAnsi" w:hAnsiTheme="minorHAnsi"/>
                <w:sz w:val="18"/>
                <w:szCs w:val="18"/>
              </w:rPr>
              <w:t xml:space="preserve">one </w:t>
            </w:r>
            <w:proofErr w:type="gramStart"/>
            <w:r w:rsidRPr="00D052CA">
              <w:rPr>
                <w:rFonts w:asciiTheme="minorHAnsi" w:hAnsiTheme="minorHAnsi"/>
                <w:sz w:val="18"/>
                <w:szCs w:val="18"/>
              </w:rPr>
              <w:t>month;  then</w:t>
            </w:r>
            <w:proofErr w:type="gramEnd"/>
            <w:r w:rsidRPr="00D052CA">
              <w:rPr>
                <w:rFonts w:asciiTheme="minorHAnsi" w:hAnsiTheme="minorHAnsi"/>
                <w:sz w:val="18"/>
                <w:szCs w:val="18"/>
              </w:rPr>
              <w:t xml:space="preserve"> display text:</w:t>
            </w:r>
          </w:p>
          <w:p w14:paraId="7EB3F6B2" w14:textId="77777777" w:rsidR="00C063EB" w:rsidRPr="00D052CA" w:rsidRDefault="00C063EB" w:rsidP="000E1F95">
            <w:pPr>
              <w:keepNext/>
              <w:rPr>
                <w:rFonts w:asciiTheme="minorHAnsi" w:hAnsiTheme="minorHAnsi"/>
                <w:sz w:val="18"/>
                <w:szCs w:val="18"/>
              </w:rPr>
            </w:pPr>
            <w:r w:rsidRPr="00D052CA">
              <w:rPr>
                <w:rFonts w:asciiTheme="minorHAnsi" w:hAnsiTheme="minorHAnsi"/>
                <w:sz w:val="18"/>
                <w:szCs w:val="18"/>
              </w:rPr>
              <w:t>"</w:t>
            </w:r>
            <w:proofErr w:type="gramStart"/>
            <w:r w:rsidRPr="00D052CA">
              <w:rPr>
                <w:rFonts w:asciiTheme="minorHAnsi" w:hAnsiTheme="minorHAnsi"/>
                <w:sz w:val="18"/>
                <w:szCs w:val="18"/>
              </w:rPr>
              <w:t>calibration</w:t>
            </w:r>
            <w:proofErr w:type="gramEnd"/>
            <w:r w:rsidRPr="00D052CA">
              <w:rPr>
                <w:rFonts w:asciiTheme="minorHAnsi" w:hAnsiTheme="minorHAnsi"/>
                <w:sz w:val="18"/>
                <w:szCs w:val="18"/>
              </w:rPr>
              <w:t xml:space="preserve"> is current"&gt;&gt;</w:t>
            </w:r>
          </w:p>
        </w:tc>
      </w:tr>
      <w:tr w:rsidR="00C063EB" w:rsidRPr="00D052CA" w14:paraId="7EB3F6BB" w14:textId="77777777">
        <w:trPr>
          <w:cantSplit/>
          <w:trHeight w:val="432"/>
        </w:trPr>
        <w:tc>
          <w:tcPr>
            <w:tcW w:w="253" w:type="pct"/>
            <w:vAlign w:val="center"/>
          </w:tcPr>
          <w:p w14:paraId="7EB3F6B4" w14:textId="77777777" w:rsidR="00C063EB" w:rsidRPr="00D052CA" w:rsidRDefault="00C063EB" w:rsidP="00ED1F45">
            <w:pPr>
              <w:keepNext/>
              <w:rPr>
                <w:rFonts w:asciiTheme="minorHAnsi" w:hAnsiTheme="minorHAnsi"/>
                <w:sz w:val="18"/>
                <w:szCs w:val="18"/>
              </w:rPr>
            </w:pPr>
            <w:r w:rsidRPr="00D052CA">
              <w:rPr>
                <w:rFonts w:asciiTheme="minorHAnsi" w:hAnsiTheme="minorHAnsi"/>
                <w:sz w:val="18"/>
                <w:szCs w:val="18"/>
              </w:rPr>
              <w:t>04</w:t>
            </w:r>
          </w:p>
        </w:tc>
        <w:tc>
          <w:tcPr>
            <w:tcW w:w="2247" w:type="pct"/>
            <w:vAlign w:val="center"/>
          </w:tcPr>
          <w:p w14:paraId="7EB3F6B5" w14:textId="756595E6" w:rsidR="00C063EB" w:rsidRPr="00D052CA" w:rsidRDefault="00C063EB" w:rsidP="00ED1F45">
            <w:pPr>
              <w:keepNext/>
              <w:spacing w:after="60"/>
              <w:rPr>
                <w:rFonts w:asciiTheme="minorHAnsi" w:hAnsiTheme="minorHAnsi"/>
                <w:sz w:val="18"/>
                <w:szCs w:val="18"/>
              </w:rPr>
            </w:pPr>
            <w:r w:rsidRPr="00D052CA">
              <w:rPr>
                <w:rFonts w:asciiTheme="minorHAnsi" w:hAnsiTheme="minorHAnsi"/>
                <w:sz w:val="18"/>
                <w:szCs w:val="18"/>
              </w:rPr>
              <w:t>Digital Thermocouple Calibration Status</w:t>
            </w:r>
          </w:p>
        </w:tc>
        <w:tc>
          <w:tcPr>
            <w:tcW w:w="2500" w:type="pct"/>
            <w:vAlign w:val="center"/>
          </w:tcPr>
          <w:p w14:paraId="7EB3F6B6" w14:textId="25FBD611" w:rsidR="00C063EB" w:rsidRPr="00D052CA" w:rsidRDefault="00C063EB" w:rsidP="000E1F95">
            <w:pPr>
              <w:keepNext/>
              <w:rPr>
                <w:rFonts w:asciiTheme="minorHAnsi" w:hAnsiTheme="minorHAnsi"/>
                <w:sz w:val="18"/>
                <w:szCs w:val="18"/>
              </w:rPr>
            </w:pPr>
            <w:r w:rsidRPr="00D052CA">
              <w:rPr>
                <w:rFonts w:asciiTheme="minorHAnsi" w:hAnsiTheme="minorHAnsi"/>
                <w:sz w:val="18"/>
                <w:szCs w:val="18"/>
              </w:rPr>
              <w:t>&lt;&lt;if A1</w:t>
            </w:r>
            <w:r w:rsidR="00C339A2" w:rsidRPr="00D052CA">
              <w:rPr>
                <w:rFonts w:asciiTheme="minorHAnsi" w:hAnsiTheme="minorHAnsi"/>
                <w:sz w:val="18"/>
                <w:szCs w:val="18"/>
              </w:rPr>
              <w:t>4</w:t>
            </w:r>
            <w:r w:rsidRPr="00D052CA">
              <w:rPr>
                <w:rFonts w:asciiTheme="minorHAnsi" w:hAnsiTheme="minorHAnsi"/>
                <w:sz w:val="18"/>
                <w:szCs w:val="18"/>
              </w:rPr>
              <w:t xml:space="preserve"> compared to C02 is greater than one month, then display text:  </w:t>
            </w:r>
          </w:p>
          <w:p w14:paraId="7EB3F6B7" w14:textId="77777777" w:rsidR="00C063EB" w:rsidRPr="00D052CA" w:rsidRDefault="00C063EB" w:rsidP="000E1F95">
            <w:pPr>
              <w:keepNext/>
              <w:rPr>
                <w:rFonts w:asciiTheme="minorHAnsi" w:hAnsiTheme="minorHAnsi"/>
                <w:sz w:val="18"/>
                <w:szCs w:val="18"/>
              </w:rPr>
            </w:pPr>
            <w:r w:rsidRPr="00D052CA">
              <w:rPr>
                <w:rFonts w:asciiTheme="minorHAnsi" w:hAnsiTheme="minorHAnsi"/>
                <w:sz w:val="18"/>
                <w:szCs w:val="18"/>
              </w:rPr>
              <w:t>"Digital Thermocouple Gauge requires Calibration (do not proceed)"</w:t>
            </w:r>
          </w:p>
          <w:p w14:paraId="7EB3F6B8" w14:textId="77777777" w:rsidR="00C063EB" w:rsidRPr="00D052CA" w:rsidRDefault="00C063EB" w:rsidP="000E1F95">
            <w:pPr>
              <w:keepNext/>
              <w:rPr>
                <w:rFonts w:asciiTheme="minorHAnsi" w:hAnsiTheme="minorHAnsi"/>
                <w:sz w:val="18"/>
                <w:szCs w:val="18"/>
              </w:rPr>
            </w:pPr>
          </w:p>
          <w:p w14:paraId="7EB3F6B9" w14:textId="49500E5C" w:rsidR="00C063EB" w:rsidRPr="00D052CA" w:rsidRDefault="00C063EB" w:rsidP="00221EB2">
            <w:pPr>
              <w:keepNext/>
              <w:rPr>
                <w:rFonts w:asciiTheme="minorHAnsi" w:hAnsiTheme="minorHAnsi"/>
                <w:sz w:val="18"/>
                <w:szCs w:val="18"/>
              </w:rPr>
            </w:pPr>
            <w:r w:rsidRPr="00D052CA">
              <w:rPr>
                <w:rFonts w:asciiTheme="minorHAnsi" w:hAnsiTheme="minorHAnsi"/>
                <w:sz w:val="18"/>
                <w:szCs w:val="18"/>
              </w:rPr>
              <w:t>elseif A1</w:t>
            </w:r>
            <w:r w:rsidR="00C339A2" w:rsidRPr="00D052CA">
              <w:rPr>
                <w:rFonts w:asciiTheme="minorHAnsi" w:hAnsiTheme="minorHAnsi"/>
                <w:sz w:val="18"/>
                <w:szCs w:val="18"/>
              </w:rPr>
              <w:t>4</w:t>
            </w:r>
            <w:r w:rsidRPr="00D052CA">
              <w:rPr>
                <w:rFonts w:asciiTheme="minorHAnsi" w:hAnsiTheme="minorHAnsi"/>
                <w:sz w:val="18"/>
                <w:szCs w:val="18"/>
              </w:rPr>
              <w:t xml:space="preserve"> compared to C01 is ≥ 0 and </w:t>
            </w:r>
            <w:r w:rsidR="00DB7686" w:rsidRPr="00D052CA">
              <w:rPr>
                <w:rFonts w:asciiTheme="minorHAnsi" w:hAnsiTheme="minorHAnsi"/>
                <w:sz w:val="18"/>
                <w:szCs w:val="18"/>
              </w:rPr>
              <w:t>≤</w:t>
            </w:r>
            <w:r w:rsidRPr="00D052CA">
              <w:rPr>
                <w:rFonts w:asciiTheme="minorHAnsi" w:hAnsiTheme="minorHAnsi"/>
                <w:sz w:val="18"/>
                <w:szCs w:val="18"/>
              </w:rPr>
              <w:t xml:space="preserve">one </w:t>
            </w:r>
            <w:proofErr w:type="gramStart"/>
            <w:r w:rsidRPr="00D052CA">
              <w:rPr>
                <w:rFonts w:asciiTheme="minorHAnsi" w:hAnsiTheme="minorHAnsi"/>
                <w:sz w:val="18"/>
                <w:szCs w:val="18"/>
              </w:rPr>
              <w:t>month;  then</w:t>
            </w:r>
            <w:proofErr w:type="gramEnd"/>
            <w:r w:rsidRPr="00D052CA">
              <w:rPr>
                <w:rFonts w:asciiTheme="minorHAnsi" w:hAnsiTheme="minorHAnsi"/>
                <w:sz w:val="18"/>
                <w:szCs w:val="18"/>
              </w:rPr>
              <w:t xml:space="preserve"> display text:</w:t>
            </w:r>
          </w:p>
          <w:p w14:paraId="7EB3F6BA" w14:textId="77777777" w:rsidR="00C063EB" w:rsidRPr="00D052CA" w:rsidRDefault="00C063EB" w:rsidP="000E1F95">
            <w:pPr>
              <w:keepNext/>
              <w:rPr>
                <w:rFonts w:asciiTheme="minorHAnsi" w:hAnsiTheme="minorHAnsi"/>
                <w:sz w:val="18"/>
                <w:szCs w:val="18"/>
              </w:rPr>
            </w:pPr>
            <w:r w:rsidRPr="00D052CA">
              <w:rPr>
                <w:rFonts w:asciiTheme="minorHAnsi" w:hAnsiTheme="minorHAnsi"/>
                <w:sz w:val="18"/>
                <w:szCs w:val="18"/>
              </w:rPr>
              <w:t>"</w:t>
            </w:r>
            <w:proofErr w:type="gramStart"/>
            <w:r w:rsidRPr="00D052CA">
              <w:rPr>
                <w:rFonts w:asciiTheme="minorHAnsi" w:hAnsiTheme="minorHAnsi"/>
                <w:sz w:val="18"/>
                <w:szCs w:val="18"/>
              </w:rPr>
              <w:t>calibration</w:t>
            </w:r>
            <w:proofErr w:type="gramEnd"/>
            <w:r w:rsidRPr="00D052CA">
              <w:rPr>
                <w:rFonts w:asciiTheme="minorHAnsi" w:hAnsiTheme="minorHAnsi"/>
                <w:sz w:val="18"/>
                <w:szCs w:val="18"/>
              </w:rPr>
              <w:t xml:space="preserve"> is current"&gt;&gt;</w:t>
            </w:r>
          </w:p>
        </w:tc>
      </w:tr>
    </w:tbl>
    <w:p w14:paraId="7EB3F6BC" w14:textId="77777777" w:rsidR="009D3621" w:rsidRPr="00D052CA" w:rsidRDefault="009D3621" w:rsidP="00481126">
      <w:pPr>
        <w:tabs>
          <w:tab w:val="left" w:pos="8540"/>
        </w:tabs>
        <w:rPr>
          <w:rFonts w:asciiTheme="minorHAnsi" w:hAnsiTheme="minorHAnsi"/>
          <w:b/>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063EB" w:rsidRPr="00D052CA" w14:paraId="7EB3F6BF" w14:textId="77777777">
        <w:trPr>
          <w:cantSplit/>
          <w:trHeight w:val="233"/>
        </w:trPr>
        <w:tc>
          <w:tcPr>
            <w:tcW w:w="5000" w:type="pct"/>
            <w:gridSpan w:val="3"/>
            <w:vAlign w:val="center"/>
          </w:tcPr>
          <w:p w14:paraId="7EB3F6BD" w14:textId="05D63D9E" w:rsidR="00C063EB" w:rsidRPr="00D052CA" w:rsidRDefault="00C063EB" w:rsidP="003F6B16">
            <w:pPr>
              <w:pStyle w:val="Header"/>
              <w:keepNext/>
              <w:tabs>
                <w:tab w:val="clear" w:pos="4320"/>
                <w:tab w:val="clear" w:pos="8640"/>
              </w:tabs>
              <w:rPr>
                <w:rFonts w:asciiTheme="minorHAnsi" w:hAnsiTheme="minorHAnsi"/>
                <w:b/>
                <w:szCs w:val="18"/>
              </w:rPr>
            </w:pPr>
            <w:r w:rsidRPr="00D052CA">
              <w:rPr>
                <w:rFonts w:asciiTheme="minorHAnsi" w:hAnsiTheme="minorHAnsi"/>
                <w:b/>
                <w:szCs w:val="18"/>
              </w:rPr>
              <w:lastRenderedPageBreak/>
              <w:t>D. Measurement Access Hole (MAH) Verification</w:t>
            </w:r>
          </w:p>
          <w:p w14:paraId="7EB3F6BE" w14:textId="0910141B" w:rsidR="00C063EB" w:rsidRPr="00D052CA" w:rsidRDefault="00B66933" w:rsidP="003F6B16">
            <w:pPr>
              <w:pStyle w:val="Header"/>
              <w:keepNext/>
              <w:tabs>
                <w:tab w:val="clear" w:pos="4320"/>
                <w:tab w:val="clear" w:pos="8640"/>
              </w:tabs>
              <w:rPr>
                <w:rFonts w:asciiTheme="minorHAnsi" w:hAnsiTheme="minorHAnsi"/>
                <w:sz w:val="18"/>
                <w:szCs w:val="18"/>
              </w:rPr>
            </w:pPr>
            <w:r w:rsidRPr="00D052CA">
              <w:rPr>
                <w:rFonts w:ascii="Calibri" w:hAnsi="Calibri"/>
                <w:sz w:val="18"/>
                <w:szCs w:val="18"/>
              </w:rPr>
              <w:t>&lt;&lt;Static Text - see the top&gt;&gt;</w:t>
            </w:r>
          </w:p>
        </w:tc>
      </w:tr>
      <w:tr w:rsidR="00C063EB" w:rsidRPr="00D052CA" w14:paraId="7EB3F6C7" w14:textId="77777777">
        <w:trPr>
          <w:cantSplit/>
          <w:trHeight w:val="233"/>
        </w:trPr>
        <w:tc>
          <w:tcPr>
            <w:tcW w:w="204" w:type="pct"/>
            <w:vAlign w:val="center"/>
          </w:tcPr>
          <w:p w14:paraId="7EB3F6C0" w14:textId="77777777" w:rsidR="00C063EB" w:rsidRPr="00D052CA" w:rsidRDefault="00C063EB" w:rsidP="003F6B16">
            <w:pPr>
              <w:pStyle w:val="IndexHeading"/>
              <w:keepNext/>
              <w:ind w:left="-115"/>
              <w:jc w:val="center"/>
              <w:rPr>
                <w:rFonts w:asciiTheme="minorHAnsi" w:hAnsiTheme="minorHAnsi"/>
                <w:b w:val="0"/>
                <w:bCs/>
                <w:sz w:val="18"/>
                <w:szCs w:val="18"/>
              </w:rPr>
            </w:pPr>
            <w:r w:rsidRPr="00D052CA">
              <w:rPr>
                <w:rFonts w:asciiTheme="minorHAnsi" w:hAnsiTheme="minorHAnsi"/>
                <w:b w:val="0"/>
                <w:bCs/>
                <w:sz w:val="18"/>
                <w:szCs w:val="18"/>
              </w:rPr>
              <w:t>01</w:t>
            </w:r>
          </w:p>
        </w:tc>
        <w:tc>
          <w:tcPr>
            <w:tcW w:w="2296" w:type="pct"/>
            <w:tcMar>
              <w:left w:w="115" w:type="dxa"/>
              <w:right w:w="101" w:type="dxa"/>
            </w:tcMar>
            <w:vAlign w:val="center"/>
          </w:tcPr>
          <w:p w14:paraId="7EB3F6C1" w14:textId="553498C2" w:rsidR="00C063EB" w:rsidRPr="00D052CA" w:rsidRDefault="005C35FD" w:rsidP="00481126">
            <w:pPr>
              <w:keepNext/>
              <w:rPr>
                <w:rFonts w:asciiTheme="minorHAnsi" w:hAnsiTheme="minorHAnsi"/>
                <w:sz w:val="18"/>
                <w:szCs w:val="18"/>
              </w:rPr>
            </w:pPr>
            <w:r w:rsidRPr="00D052CA">
              <w:rPr>
                <w:rFonts w:asciiTheme="minorHAnsi" w:hAnsiTheme="minorHAnsi"/>
                <w:sz w:val="18"/>
                <w:szCs w:val="18"/>
              </w:rPr>
              <w:t xml:space="preserve">Method </w:t>
            </w:r>
            <w:r w:rsidR="00481126" w:rsidRPr="00D052CA">
              <w:rPr>
                <w:rFonts w:asciiTheme="minorHAnsi" w:hAnsiTheme="minorHAnsi"/>
                <w:sz w:val="18"/>
                <w:szCs w:val="18"/>
              </w:rPr>
              <w:t>U</w:t>
            </w:r>
            <w:r w:rsidRPr="00D052CA">
              <w:rPr>
                <w:rFonts w:asciiTheme="minorHAnsi" w:hAnsiTheme="minorHAnsi"/>
                <w:sz w:val="18"/>
                <w:szCs w:val="18"/>
              </w:rPr>
              <w:t xml:space="preserve">sed to </w:t>
            </w:r>
            <w:r w:rsidR="00481126" w:rsidRPr="00D052CA">
              <w:rPr>
                <w:rFonts w:asciiTheme="minorHAnsi" w:hAnsiTheme="minorHAnsi"/>
                <w:sz w:val="18"/>
                <w:szCs w:val="18"/>
              </w:rPr>
              <w:t>D</w:t>
            </w:r>
            <w:r w:rsidRPr="00D052CA">
              <w:rPr>
                <w:rFonts w:asciiTheme="minorHAnsi" w:hAnsiTheme="minorHAnsi"/>
                <w:sz w:val="18"/>
                <w:szCs w:val="18"/>
              </w:rPr>
              <w:t xml:space="preserve">emonstrate </w:t>
            </w:r>
            <w:r w:rsidR="00481126" w:rsidRPr="00D052CA">
              <w:rPr>
                <w:rFonts w:asciiTheme="minorHAnsi" w:hAnsiTheme="minorHAnsi"/>
                <w:sz w:val="18"/>
                <w:szCs w:val="18"/>
              </w:rPr>
              <w:t>C</w:t>
            </w:r>
            <w:r w:rsidRPr="00D052CA">
              <w:rPr>
                <w:rFonts w:asciiTheme="minorHAnsi" w:hAnsiTheme="minorHAnsi"/>
                <w:sz w:val="18"/>
                <w:szCs w:val="18"/>
              </w:rPr>
              <w:t xml:space="preserve">ompliance with the Measurement Access Hole (MAH) </w:t>
            </w:r>
            <w:r w:rsidR="00481126" w:rsidRPr="00D052CA">
              <w:rPr>
                <w:rFonts w:asciiTheme="minorHAnsi" w:hAnsiTheme="minorHAnsi"/>
                <w:sz w:val="18"/>
                <w:szCs w:val="18"/>
              </w:rPr>
              <w:t>R</w:t>
            </w:r>
            <w:r w:rsidRPr="00D052CA">
              <w:rPr>
                <w:rFonts w:asciiTheme="minorHAnsi" w:hAnsiTheme="minorHAnsi"/>
                <w:sz w:val="18"/>
                <w:szCs w:val="18"/>
              </w:rPr>
              <w:t>equirement</w:t>
            </w:r>
          </w:p>
        </w:tc>
        <w:tc>
          <w:tcPr>
            <w:tcW w:w="2500" w:type="pct"/>
            <w:tcMar>
              <w:left w:w="115" w:type="dxa"/>
              <w:right w:w="101" w:type="dxa"/>
            </w:tcMar>
            <w:vAlign w:val="center"/>
          </w:tcPr>
          <w:p w14:paraId="7EB3F6C2" w14:textId="48E00ED3" w:rsidR="00C063EB" w:rsidRPr="00D052CA" w:rsidRDefault="005C35FD" w:rsidP="003F6B16">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&lt;&lt;reference</w:t>
            </w:r>
            <w:r w:rsidR="002304E0" w:rsidRPr="00D052CA">
              <w:rPr>
                <w:rFonts w:asciiTheme="minorHAnsi" w:hAnsiTheme="minorHAnsi"/>
                <w:sz w:val="18"/>
                <w:szCs w:val="18"/>
              </w:rPr>
              <w:t xml:space="preserve"> value from </w:t>
            </w:r>
            <w:r w:rsidR="0063688E" w:rsidRPr="00D052CA">
              <w:rPr>
                <w:rFonts w:asciiTheme="minorHAnsi" w:hAnsiTheme="minorHAnsi"/>
                <w:sz w:val="18"/>
                <w:szCs w:val="18"/>
              </w:rPr>
              <w:t>LMCI</w:t>
            </w:r>
            <w:r w:rsidR="002304E0" w:rsidRPr="00D052CA">
              <w:rPr>
                <w:rFonts w:asciiTheme="minorHAnsi" w:hAnsiTheme="minorHAnsi"/>
                <w:sz w:val="18"/>
                <w:szCs w:val="18"/>
              </w:rPr>
              <w:t xml:space="preserve"> as default; allow user to override the default and pick one from list</w:t>
            </w:r>
            <w:r w:rsidR="00941963" w:rsidRPr="00D052CA">
              <w:rPr>
                <w:rFonts w:asciiTheme="minorHAnsi" w:hAnsiTheme="minorHAnsi"/>
                <w:sz w:val="18"/>
                <w:szCs w:val="18"/>
              </w:rPr>
              <w:t xml:space="preserve">: </w:t>
            </w:r>
          </w:p>
          <w:p w14:paraId="7EB3F6C3" w14:textId="77777777" w:rsidR="00C063EB" w:rsidRPr="00D052CA" w:rsidRDefault="005C35FD" w:rsidP="00706A96">
            <w:pPr>
              <w:pStyle w:val="Header"/>
              <w:keepNext/>
              <w:numPr>
                <w:ilvl w:val="0"/>
                <w:numId w:val="14"/>
              </w:numPr>
              <w:tabs>
                <w:tab w:val="clear" w:pos="4320"/>
                <w:tab w:val="clear" w:pos="8640"/>
              </w:tabs>
              <w:rPr>
                <w:rFonts w:asciiTheme="minorHAnsi" w:hAnsiTheme="minorHAnsi"/>
                <w:sz w:val="18"/>
                <w:szCs w:val="18"/>
              </w:rPr>
            </w:pPr>
            <w:r w:rsidRPr="00D052CA">
              <w:rPr>
                <w:rFonts w:asciiTheme="minorHAnsi" w:hAnsiTheme="minorHAnsi"/>
                <w:sz w:val="18"/>
                <w:szCs w:val="18"/>
              </w:rPr>
              <w:t xml:space="preserve">"MAH installed and labeled consistent with Figure 3.2-1"; or </w:t>
            </w:r>
          </w:p>
          <w:p w14:paraId="7EB3F6C4" w14:textId="77777777" w:rsidR="00C063EB" w:rsidRPr="00D052CA" w:rsidRDefault="005C35FD" w:rsidP="00706A96">
            <w:pPr>
              <w:pStyle w:val="Header"/>
              <w:keepNext/>
              <w:numPr>
                <w:ilvl w:val="0"/>
                <w:numId w:val="14"/>
              </w:numPr>
              <w:tabs>
                <w:tab w:val="clear" w:pos="4320"/>
                <w:tab w:val="clear" w:pos="8640"/>
              </w:tabs>
              <w:rPr>
                <w:rFonts w:asciiTheme="minorHAnsi" w:hAnsiTheme="minorHAnsi"/>
                <w:sz w:val="18"/>
                <w:szCs w:val="18"/>
              </w:rPr>
            </w:pPr>
            <w:r w:rsidRPr="00D052CA">
              <w:rPr>
                <w:rFonts w:asciiTheme="minorHAnsi" w:hAnsiTheme="minorHAnsi"/>
                <w:sz w:val="18"/>
                <w:szCs w:val="18"/>
              </w:rPr>
              <w:t>"Return side of system is located entirely within conditioned space such that an accurate return air dry-bulb temperature can be taken at the return grille"; or</w:t>
            </w:r>
          </w:p>
          <w:p w14:paraId="7EB3F6C5" w14:textId="77777777" w:rsidR="00C063EB" w:rsidRPr="00D052CA" w:rsidRDefault="005C35FD" w:rsidP="00706A96">
            <w:pPr>
              <w:pStyle w:val="ListParagraph"/>
              <w:keepNext/>
              <w:numPr>
                <w:ilvl w:val="0"/>
                <w:numId w:val="14"/>
              </w:numPr>
              <w:rPr>
                <w:rFonts w:asciiTheme="minorHAnsi" w:hAnsiTheme="minorHAnsi"/>
                <w:sz w:val="18"/>
                <w:szCs w:val="18"/>
              </w:rPr>
            </w:pPr>
            <w:r w:rsidRPr="00D052CA">
              <w:rPr>
                <w:rFonts w:asciiTheme="minorHAnsi" w:hAnsiTheme="minorHAnsi"/>
                <w:sz w:val="18"/>
                <w:szCs w:val="18"/>
              </w:rPr>
              <w:t>"MAH cannot be installed consistent with Figure 3.2-1.  An alternative location has been provided and clearly labeled"&gt;&gt;</w:t>
            </w:r>
          </w:p>
          <w:p w14:paraId="7EB3F6C6" w14:textId="77777777" w:rsidR="001D6248" w:rsidRPr="00D052CA" w:rsidRDefault="005C35FD" w:rsidP="008A37A7">
            <w:pPr>
              <w:pStyle w:val="ListParagraph"/>
              <w:keepNext/>
              <w:numPr>
                <w:ilvl w:val="0"/>
                <w:numId w:val="14"/>
              </w:numPr>
              <w:rPr>
                <w:rFonts w:asciiTheme="minorHAnsi" w:hAnsiTheme="minorHAnsi"/>
                <w:sz w:val="18"/>
                <w:szCs w:val="18"/>
              </w:rPr>
            </w:pPr>
            <w:r w:rsidRPr="00D052CA">
              <w:rPr>
                <w:rFonts w:asciiTheme="minorHAnsi" w:hAnsiTheme="minorHAnsi"/>
                <w:sz w:val="18"/>
                <w:szCs w:val="18"/>
              </w:rPr>
              <w:t>"MAH is not installed. System does not comply"</w:t>
            </w:r>
          </w:p>
        </w:tc>
      </w:tr>
    </w:tbl>
    <w:p w14:paraId="7EB3F6C8" w14:textId="77777777" w:rsidR="00C063EB" w:rsidRPr="00D052CA" w:rsidRDefault="00C063EB" w:rsidP="003F6B16">
      <w:pPr>
        <w:rPr>
          <w:rFonts w:asciiTheme="minorHAnsi" w:hAnsiTheme="minorHAnsi"/>
          <w:b/>
          <w:sz w:val="18"/>
          <w:szCs w:val="18"/>
        </w:rPr>
      </w:pPr>
    </w:p>
    <w:tbl>
      <w:tblPr>
        <w:tblW w:w="5051"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6"/>
        <w:gridCol w:w="447"/>
        <w:gridCol w:w="2320"/>
        <w:gridCol w:w="2675"/>
        <w:gridCol w:w="358"/>
        <w:gridCol w:w="5084"/>
      </w:tblGrid>
      <w:tr w:rsidR="0039646C" w:rsidRPr="00D052CA" w14:paraId="44CB3E9F" w14:textId="77777777" w:rsidTr="0039646C">
        <w:trPr>
          <w:gridBefore w:val="1"/>
          <w:wBefore w:w="8" w:type="pct"/>
          <w:trHeight w:val="233"/>
        </w:trPr>
        <w:tc>
          <w:tcPr>
            <w:tcW w:w="4992" w:type="pct"/>
            <w:gridSpan w:val="5"/>
            <w:tcBorders>
              <w:top w:val="single" w:sz="4" w:space="0" w:color="auto"/>
              <w:left w:val="single" w:sz="4" w:space="0" w:color="auto"/>
              <w:bottom w:val="single" w:sz="4" w:space="0" w:color="auto"/>
              <w:right w:val="single" w:sz="4" w:space="0" w:color="auto"/>
            </w:tcBorders>
          </w:tcPr>
          <w:p w14:paraId="337BECFE" w14:textId="77777777" w:rsidR="0039646C" w:rsidRPr="00D052CA" w:rsidRDefault="0039646C" w:rsidP="0039646C">
            <w:pPr>
              <w:keepNext/>
              <w:rPr>
                <w:rFonts w:asciiTheme="minorHAnsi" w:hAnsiTheme="minorHAnsi"/>
                <w:b/>
                <w:szCs w:val="18"/>
              </w:rPr>
            </w:pPr>
            <w:r w:rsidRPr="00D052CA">
              <w:rPr>
                <w:rFonts w:asciiTheme="minorHAnsi" w:hAnsiTheme="minorHAnsi"/>
                <w:b/>
                <w:szCs w:val="18"/>
              </w:rPr>
              <w:t>E. Minimum System Airflow Rate Verification</w:t>
            </w:r>
          </w:p>
          <w:p w14:paraId="0692B235" w14:textId="22EAEB1F" w:rsidR="0039646C" w:rsidRPr="00D052CA" w:rsidRDefault="003771D4" w:rsidP="0039646C">
            <w:pPr>
              <w:keepNext/>
              <w:rPr>
                <w:rFonts w:asciiTheme="minorHAnsi" w:hAnsiTheme="minorHAnsi"/>
                <w:b/>
                <w:szCs w:val="18"/>
              </w:rPr>
            </w:pPr>
            <w:r w:rsidRPr="00D052CA">
              <w:rPr>
                <w:rFonts w:ascii="Calibri" w:hAnsi="Calibri"/>
                <w:sz w:val="18"/>
                <w:szCs w:val="18"/>
              </w:rPr>
              <w:t>&lt;&lt;Static Text - see the top&gt;&gt;</w:t>
            </w:r>
            <w:r w:rsidR="0039646C" w:rsidRPr="00D052CA">
              <w:rPr>
                <w:rFonts w:asciiTheme="minorHAnsi" w:hAnsiTheme="minorHAnsi"/>
                <w:szCs w:val="18"/>
              </w:rPr>
              <w:t>&lt;&lt;require 1 row of data for each indoor unit listed in the "HERS Verification Requirements for Duct Systems" table on the MCH-01&gt;</w:t>
            </w:r>
          </w:p>
        </w:tc>
      </w:tr>
      <w:tr w:rsidR="0039646C" w:rsidRPr="00D052CA" w14:paraId="42C7F208" w14:textId="77777777" w:rsidTr="0039646C">
        <w:tblPrEx>
          <w:tblCellMar>
            <w:top w:w="0" w:type="dxa"/>
            <w:left w:w="108" w:type="dxa"/>
            <w:bottom w:w="0" w:type="dxa"/>
            <w:right w:w="108" w:type="dxa"/>
          </w:tblCellMar>
          <w:tblLook w:val="00A0" w:firstRow="1" w:lastRow="0" w:firstColumn="1" w:lastColumn="0" w:noHBand="0" w:noVBand="0"/>
        </w:tblPrEx>
        <w:trPr>
          <w:cantSplit/>
          <w:trHeight w:val="305"/>
        </w:trPr>
        <w:tc>
          <w:tcPr>
            <w:tcW w:w="1277" w:type="pct"/>
            <w:gridSpan w:val="3"/>
            <w:vAlign w:val="center"/>
          </w:tcPr>
          <w:p w14:paraId="442E2969"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01</w:t>
            </w:r>
          </w:p>
        </w:tc>
        <w:tc>
          <w:tcPr>
            <w:tcW w:w="1391" w:type="pct"/>
            <w:gridSpan w:val="2"/>
          </w:tcPr>
          <w:p w14:paraId="39F77E35"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02</w:t>
            </w:r>
          </w:p>
        </w:tc>
        <w:tc>
          <w:tcPr>
            <w:tcW w:w="2332" w:type="pct"/>
            <w:vAlign w:val="center"/>
          </w:tcPr>
          <w:p w14:paraId="66B181A8"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03</w:t>
            </w:r>
          </w:p>
        </w:tc>
      </w:tr>
      <w:tr w:rsidR="0039646C" w:rsidRPr="00D052CA" w14:paraId="4A53117F" w14:textId="77777777" w:rsidTr="0039646C">
        <w:tblPrEx>
          <w:tblCellMar>
            <w:top w:w="0" w:type="dxa"/>
            <w:left w:w="108" w:type="dxa"/>
            <w:bottom w:w="0" w:type="dxa"/>
            <w:right w:w="108" w:type="dxa"/>
          </w:tblCellMar>
          <w:tblLook w:val="00A0" w:firstRow="1" w:lastRow="0" w:firstColumn="1" w:lastColumn="0" w:noHBand="0" w:noVBand="0"/>
        </w:tblPrEx>
        <w:trPr>
          <w:cantSplit/>
          <w:trHeight w:val="882"/>
        </w:trPr>
        <w:tc>
          <w:tcPr>
            <w:tcW w:w="1277" w:type="pct"/>
            <w:gridSpan w:val="3"/>
            <w:tcBorders>
              <w:top w:val="nil"/>
            </w:tcBorders>
            <w:vAlign w:val="bottom"/>
          </w:tcPr>
          <w:p w14:paraId="0B9CFB3F"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Indoor Unit Name or Description of Area Served</w:t>
            </w:r>
          </w:p>
        </w:tc>
        <w:tc>
          <w:tcPr>
            <w:tcW w:w="1391" w:type="pct"/>
            <w:gridSpan w:val="2"/>
            <w:tcBorders>
              <w:top w:val="nil"/>
            </w:tcBorders>
            <w:vAlign w:val="bottom"/>
          </w:tcPr>
          <w:p w14:paraId="205F474D" w14:textId="77777777" w:rsidR="0039646C" w:rsidRPr="00D052CA" w:rsidRDefault="0039646C" w:rsidP="0039646C">
            <w:pPr>
              <w:keepNext/>
              <w:jc w:val="center"/>
              <w:rPr>
                <w:rFonts w:ascii="Calibri" w:hAnsi="Calibri"/>
                <w:sz w:val="18"/>
                <w:szCs w:val="18"/>
              </w:rPr>
            </w:pPr>
            <w:r w:rsidRPr="00D052CA">
              <w:rPr>
                <w:rFonts w:ascii="Calibri" w:hAnsi="Calibri"/>
              </w:rPr>
              <w:t>Minimum Required System Airflow Rate (cfm)</w:t>
            </w:r>
          </w:p>
        </w:tc>
        <w:tc>
          <w:tcPr>
            <w:tcW w:w="2332" w:type="pct"/>
            <w:tcBorders>
              <w:top w:val="nil"/>
            </w:tcBorders>
            <w:vAlign w:val="bottom"/>
          </w:tcPr>
          <w:p w14:paraId="023F1D48"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System Airflow Rate Verification Status</w:t>
            </w:r>
          </w:p>
        </w:tc>
      </w:tr>
      <w:tr w:rsidR="0039646C" w:rsidRPr="00D052CA" w14:paraId="5AA85F38" w14:textId="77777777" w:rsidTr="0039646C">
        <w:tblPrEx>
          <w:tblCellMar>
            <w:top w:w="0" w:type="dxa"/>
            <w:left w:w="108" w:type="dxa"/>
            <w:bottom w:w="0" w:type="dxa"/>
            <w:right w:w="108" w:type="dxa"/>
          </w:tblCellMar>
          <w:tblLook w:val="00A0" w:firstRow="1" w:lastRow="0" w:firstColumn="1" w:lastColumn="0" w:noHBand="0" w:noVBand="0"/>
        </w:tblPrEx>
        <w:trPr>
          <w:cantSplit/>
          <w:trHeight w:val="2816"/>
        </w:trPr>
        <w:tc>
          <w:tcPr>
            <w:tcW w:w="1277" w:type="pct"/>
            <w:gridSpan w:val="3"/>
          </w:tcPr>
          <w:p w14:paraId="6FD313C5" w14:textId="77777777" w:rsidR="0039646C" w:rsidRPr="00311E89" w:rsidRDefault="0039646C" w:rsidP="0039646C">
            <w:pPr>
              <w:keepNext/>
              <w:rPr>
                <w:rFonts w:ascii="Calibri" w:hAnsi="Calibri"/>
                <w:sz w:val="18"/>
                <w:szCs w:val="18"/>
              </w:rPr>
            </w:pPr>
            <w:r w:rsidRPr="00311E89">
              <w:rPr>
                <w:rFonts w:ascii="Calibri" w:hAnsi="Calibri"/>
                <w:sz w:val="18"/>
                <w:szCs w:val="18"/>
              </w:rPr>
              <w:t>&lt;&lt;reference value from the "HERS Verification Requirements for Duct Systems" table on the MCH-01 for the "SC System Description of Area Served" value in A02&gt;&gt;</w:t>
            </w:r>
          </w:p>
        </w:tc>
        <w:tc>
          <w:tcPr>
            <w:tcW w:w="1391" w:type="pct"/>
            <w:gridSpan w:val="2"/>
          </w:tcPr>
          <w:p w14:paraId="5267C86F" w14:textId="3B1810A5" w:rsidR="00DA3158" w:rsidRPr="00311E89" w:rsidRDefault="0039646C" w:rsidP="00DA3158">
            <w:pPr>
              <w:keepNext/>
              <w:rPr>
                <w:rFonts w:ascii="Calibri" w:hAnsi="Calibri"/>
                <w:sz w:val="18"/>
                <w:szCs w:val="18"/>
              </w:rPr>
            </w:pPr>
            <w:r w:rsidRPr="00311E89">
              <w:rPr>
                <w:rFonts w:ascii="Calibri" w:hAnsi="Calibri"/>
                <w:sz w:val="18"/>
                <w:szCs w:val="18"/>
              </w:rPr>
              <w:t>&lt;</w:t>
            </w:r>
            <w:r w:rsidR="00DA3158" w:rsidRPr="00311E89">
              <w:rPr>
                <w:rFonts w:ascii="Calibri" w:hAnsi="Calibri"/>
                <w:sz w:val="18"/>
                <w:szCs w:val="18"/>
              </w:rPr>
              <w:t xml:space="preserve">&lt;if the </w:t>
            </w:r>
            <w:r w:rsidR="0063688E" w:rsidRPr="00311E89">
              <w:rPr>
                <w:rFonts w:ascii="Calibri" w:hAnsi="Calibri"/>
                <w:sz w:val="18"/>
                <w:szCs w:val="18"/>
              </w:rPr>
              <w:t>LMCI</w:t>
            </w:r>
            <w:r w:rsidR="00DA3158" w:rsidRPr="00311E89">
              <w:rPr>
                <w:rFonts w:ascii="Calibri" w:hAnsi="Calibri"/>
                <w:sz w:val="18"/>
                <w:szCs w:val="18"/>
              </w:rPr>
              <w:t xml:space="preserve">-MCH-01 indicates </w:t>
            </w:r>
            <w:proofErr w:type="gramStart"/>
            <w:r w:rsidR="00DA3158" w:rsidRPr="00311E89">
              <w:rPr>
                <w:rFonts w:ascii="Calibri" w:hAnsi="Calibri"/>
                <w:sz w:val="18"/>
                <w:szCs w:val="18"/>
              </w:rPr>
              <w:t>a</w:t>
            </w:r>
            <w:proofErr w:type="gramEnd"/>
            <w:r w:rsidR="00DA3158" w:rsidRPr="00311E89">
              <w:rPr>
                <w:rFonts w:ascii="Calibri" w:hAnsi="Calibri"/>
                <w:sz w:val="18"/>
                <w:szCs w:val="18"/>
              </w:rPr>
              <w:t xml:space="preserve"> MCH-28 is required for alternate minimum airflow rate compliance, then text value in this field=Verification of Table </w:t>
            </w:r>
            <w:ins w:id="2" w:author="Alhabibi, Haider@Energy" w:date="2023-03-01T09:12:00Z">
              <w:r w:rsidR="00311E89" w:rsidRPr="00311E89">
                <w:rPr>
                  <w:rFonts w:ascii="Calibri" w:hAnsi="Calibri"/>
                  <w:sz w:val="18"/>
                  <w:szCs w:val="18"/>
                </w:rPr>
                <w:t>160.3 A or B</w:t>
              </w:r>
            </w:ins>
            <w:del w:id="3" w:author="Alhabibi, Haider@Energy" w:date="2023-03-01T09:12:00Z">
              <w:r w:rsidR="00DA3158" w:rsidRPr="00311E89" w:rsidDel="00311E89">
                <w:rPr>
                  <w:rFonts w:ascii="Calibri" w:hAnsi="Calibri"/>
                  <w:sz w:val="18"/>
                  <w:szCs w:val="18"/>
                </w:rPr>
                <w:delText>150.0-B or C</w:delText>
              </w:r>
            </w:del>
            <w:r w:rsidR="00DA3158" w:rsidRPr="00311E89">
              <w:rPr>
                <w:rFonts w:ascii="Calibri" w:hAnsi="Calibri"/>
                <w:sz w:val="18"/>
                <w:szCs w:val="18"/>
              </w:rPr>
              <w:t xml:space="preserve"> Alternative Return Duct Design Criteria is Required; </w:t>
            </w:r>
          </w:p>
          <w:p w14:paraId="0FAA6D39" w14:textId="52632B06" w:rsidR="0039646C" w:rsidRPr="00311E89" w:rsidRDefault="0039646C" w:rsidP="0039646C">
            <w:pPr>
              <w:keepNext/>
              <w:rPr>
                <w:rFonts w:ascii="Calibri" w:hAnsi="Calibri"/>
                <w:sz w:val="18"/>
                <w:szCs w:val="18"/>
              </w:rPr>
            </w:pPr>
            <w:r w:rsidRPr="00311E89">
              <w:rPr>
                <w:rFonts w:ascii="Calibri" w:hAnsi="Calibri"/>
                <w:sz w:val="18"/>
                <w:szCs w:val="18"/>
              </w:rPr>
              <w:t xml:space="preserve">  </w:t>
            </w:r>
          </w:p>
          <w:p w14:paraId="6B7858DE" w14:textId="6E6C794D" w:rsidR="000435B9" w:rsidRPr="00311E89" w:rsidRDefault="00DA3158" w:rsidP="000435B9">
            <w:pPr>
              <w:keepNext/>
              <w:rPr>
                <w:rFonts w:ascii="Calibri" w:hAnsi="Calibri"/>
                <w:sz w:val="18"/>
                <w:szCs w:val="18"/>
              </w:rPr>
            </w:pPr>
            <w:r w:rsidRPr="00311E89">
              <w:rPr>
                <w:rFonts w:ascii="Calibri" w:hAnsi="Calibri"/>
                <w:sz w:val="18"/>
                <w:szCs w:val="18"/>
              </w:rPr>
              <w:t xml:space="preserve">Else </w:t>
            </w:r>
            <w:r w:rsidR="000435B9" w:rsidRPr="00311E89">
              <w:rPr>
                <w:rFonts w:ascii="Calibri" w:hAnsi="Calibri"/>
                <w:sz w:val="18"/>
                <w:szCs w:val="18"/>
              </w:rPr>
              <w:t>reference</w:t>
            </w:r>
            <w:r w:rsidRPr="00311E89">
              <w:rPr>
                <w:rFonts w:ascii="Calibri" w:hAnsi="Calibri"/>
                <w:sz w:val="18"/>
                <w:szCs w:val="18"/>
              </w:rPr>
              <w:t xml:space="preserve"> numeric </w:t>
            </w:r>
            <w:proofErr w:type="spellStart"/>
            <w:r w:rsidRPr="00311E89">
              <w:rPr>
                <w:rFonts w:ascii="Calibri" w:hAnsi="Calibri"/>
                <w:sz w:val="18"/>
                <w:szCs w:val="18"/>
              </w:rPr>
              <w:t>xxxx</w:t>
            </w:r>
            <w:proofErr w:type="spellEnd"/>
            <w:r w:rsidR="000435B9" w:rsidRPr="00311E89">
              <w:rPr>
                <w:rFonts w:ascii="Calibri" w:hAnsi="Calibri"/>
                <w:sz w:val="18"/>
                <w:szCs w:val="18"/>
              </w:rPr>
              <w:t xml:space="preserve"> value from applicable MCH-23 field for the indoor unit in E01 according to the following list:</w:t>
            </w:r>
          </w:p>
          <w:p w14:paraId="02F62A93" w14:textId="77777777" w:rsidR="000435B9" w:rsidRPr="00311E89" w:rsidRDefault="000435B9" w:rsidP="000435B9">
            <w:pPr>
              <w:keepNext/>
              <w:rPr>
                <w:rFonts w:ascii="Calibri" w:hAnsi="Calibri"/>
                <w:sz w:val="18"/>
                <w:szCs w:val="18"/>
              </w:rPr>
            </w:pPr>
            <w:r w:rsidRPr="00311E89">
              <w:rPr>
                <w:rFonts w:ascii="Calibri" w:hAnsi="Calibri"/>
                <w:sz w:val="18"/>
                <w:szCs w:val="18"/>
              </w:rPr>
              <w:t>MCH-23</w:t>
            </w:r>
            <w:proofErr w:type="gramStart"/>
            <w:r w:rsidRPr="00311E89">
              <w:rPr>
                <w:rFonts w:ascii="Calibri" w:hAnsi="Calibri"/>
                <w:sz w:val="18"/>
                <w:szCs w:val="18"/>
              </w:rPr>
              <w:t>a  field</w:t>
            </w:r>
            <w:proofErr w:type="gramEnd"/>
            <w:r w:rsidRPr="00311E89">
              <w:rPr>
                <w:rFonts w:ascii="Calibri" w:hAnsi="Calibri"/>
                <w:sz w:val="18"/>
                <w:szCs w:val="18"/>
              </w:rPr>
              <w:t xml:space="preserve"> D02</w:t>
            </w:r>
          </w:p>
          <w:p w14:paraId="38CBE880" w14:textId="77777777" w:rsidR="000435B9" w:rsidRPr="00311E89" w:rsidRDefault="000435B9" w:rsidP="000435B9">
            <w:pPr>
              <w:keepNext/>
              <w:rPr>
                <w:rFonts w:ascii="Calibri" w:hAnsi="Calibri"/>
                <w:sz w:val="18"/>
                <w:szCs w:val="18"/>
              </w:rPr>
            </w:pPr>
            <w:r w:rsidRPr="00311E89">
              <w:rPr>
                <w:rFonts w:ascii="Calibri" w:hAnsi="Calibri"/>
                <w:sz w:val="18"/>
                <w:szCs w:val="18"/>
              </w:rPr>
              <w:t>MCH-23</w:t>
            </w:r>
            <w:proofErr w:type="gramStart"/>
            <w:r w:rsidRPr="00311E89">
              <w:rPr>
                <w:rFonts w:ascii="Calibri" w:hAnsi="Calibri"/>
                <w:sz w:val="18"/>
                <w:szCs w:val="18"/>
              </w:rPr>
              <w:t>b  field</w:t>
            </w:r>
            <w:proofErr w:type="gramEnd"/>
            <w:r w:rsidRPr="00311E89">
              <w:rPr>
                <w:rFonts w:ascii="Calibri" w:hAnsi="Calibri"/>
                <w:sz w:val="18"/>
                <w:szCs w:val="18"/>
              </w:rPr>
              <w:t xml:space="preserve"> E03</w:t>
            </w:r>
          </w:p>
          <w:p w14:paraId="01A33898" w14:textId="77777777" w:rsidR="000435B9" w:rsidRPr="00311E89" w:rsidRDefault="000435B9" w:rsidP="000435B9">
            <w:pPr>
              <w:keepNext/>
              <w:rPr>
                <w:rFonts w:ascii="Calibri" w:hAnsi="Calibri"/>
                <w:sz w:val="18"/>
                <w:szCs w:val="18"/>
              </w:rPr>
            </w:pPr>
            <w:r w:rsidRPr="00311E89">
              <w:rPr>
                <w:rFonts w:ascii="Calibri" w:hAnsi="Calibri"/>
                <w:sz w:val="18"/>
                <w:szCs w:val="18"/>
              </w:rPr>
              <w:t>MCH-23</w:t>
            </w:r>
            <w:proofErr w:type="gramStart"/>
            <w:r w:rsidRPr="00311E89">
              <w:rPr>
                <w:rFonts w:ascii="Calibri" w:hAnsi="Calibri"/>
                <w:sz w:val="18"/>
                <w:szCs w:val="18"/>
              </w:rPr>
              <w:t>c  field</w:t>
            </w:r>
            <w:proofErr w:type="gramEnd"/>
            <w:r w:rsidRPr="00311E89">
              <w:rPr>
                <w:rFonts w:ascii="Calibri" w:hAnsi="Calibri"/>
                <w:sz w:val="18"/>
                <w:szCs w:val="18"/>
              </w:rPr>
              <w:t xml:space="preserve"> E02</w:t>
            </w:r>
          </w:p>
          <w:p w14:paraId="6DBECB46" w14:textId="77777777" w:rsidR="000435B9" w:rsidRPr="00311E89" w:rsidRDefault="000435B9" w:rsidP="000435B9">
            <w:pPr>
              <w:keepNext/>
              <w:rPr>
                <w:rFonts w:ascii="Calibri" w:hAnsi="Calibri"/>
                <w:sz w:val="18"/>
                <w:szCs w:val="18"/>
              </w:rPr>
            </w:pPr>
            <w:r w:rsidRPr="00311E89">
              <w:rPr>
                <w:rFonts w:ascii="Calibri" w:hAnsi="Calibri"/>
                <w:sz w:val="18"/>
                <w:szCs w:val="18"/>
              </w:rPr>
              <w:t>(MCH-23d is not applicable)</w:t>
            </w:r>
          </w:p>
          <w:p w14:paraId="4B893524" w14:textId="77777777" w:rsidR="000435B9" w:rsidRPr="00311E89" w:rsidRDefault="000435B9" w:rsidP="000435B9">
            <w:pPr>
              <w:keepNext/>
              <w:rPr>
                <w:rFonts w:ascii="Calibri" w:hAnsi="Calibri"/>
                <w:sz w:val="18"/>
                <w:szCs w:val="18"/>
              </w:rPr>
            </w:pPr>
            <w:r w:rsidRPr="00311E89">
              <w:rPr>
                <w:rFonts w:ascii="Calibri" w:hAnsi="Calibri"/>
                <w:sz w:val="18"/>
                <w:szCs w:val="18"/>
              </w:rPr>
              <w:t>MCH-23</w:t>
            </w:r>
            <w:proofErr w:type="gramStart"/>
            <w:r w:rsidRPr="00311E89">
              <w:rPr>
                <w:rFonts w:ascii="Calibri" w:hAnsi="Calibri"/>
                <w:sz w:val="18"/>
                <w:szCs w:val="18"/>
              </w:rPr>
              <w:t>e  field</w:t>
            </w:r>
            <w:proofErr w:type="gramEnd"/>
            <w:r w:rsidRPr="00311E89">
              <w:rPr>
                <w:rFonts w:ascii="Calibri" w:hAnsi="Calibri"/>
                <w:sz w:val="18"/>
                <w:szCs w:val="18"/>
              </w:rPr>
              <w:t xml:space="preserve"> D02</w:t>
            </w:r>
          </w:p>
          <w:p w14:paraId="69C87D11" w14:textId="77777777" w:rsidR="000435B9" w:rsidRPr="00311E89" w:rsidRDefault="000435B9" w:rsidP="000435B9">
            <w:pPr>
              <w:keepNext/>
              <w:rPr>
                <w:rFonts w:ascii="Calibri" w:hAnsi="Calibri"/>
                <w:sz w:val="18"/>
                <w:szCs w:val="18"/>
              </w:rPr>
            </w:pPr>
            <w:r w:rsidRPr="00311E89">
              <w:rPr>
                <w:rFonts w:ascii="Calibri" w:hAnsi="Calibri"/>
                <w:sz w:val="18"/>
                <w:szCs w:val="18"/>
              </w:rPr>
              <w:t>MCH-23</w:t>
            </w:r>
            <w:proofErr w:type="gramStart"/>
            <w:r w:rsidRPr="00311E89">
              <w:rPr>
                <w:rFonts w:ascii="Calibri" w:hAnsi="Calibri"/>
                <w:sz w:val="18"/>
                <w:szCs w:val="18"/>
              </w:rPr>
              <w:t>f  field</w:t>
            </w:r>
            <w:proofErr w:type="gramEnd"/>
            <w:r w:rsidRPr="00311E89">
              <w:rPr>
                <w:rFonts w:ascii="Calibri" w:hAnsi="Calibri"/>
                <w:sz w:val="18"/>
                <w:szCs w:val="18"/>
              </w:rPr>
              <w:t xml:space="preserve"> D02&gt;&gt;</w:t>
            </w:r>
          </w:p>
          <w:p w14:paraId="35C19BBC" w14:textId="6E74E55E" w:rsidR="0039646C" w:rsidRPr="00311E89" w:rsidRDefault="0039646C" w:rsidP="0039646C">
            <w:pPr>
              <w:keepNext/>
              <w:rPr>
                <w:rFonts w:ascii="Calibri" w:hAnsi="Calibri"/>
                <w:sz w:val="18"/>
                <w:szCs w:val="18"/>
              </w:rPr>
            </w:pPr>
          </w:p>
        </w:tc>
        <w:tc>
          <w:tcPr>
            <w:tcW w:w="2332" w:type="pct"/>
          </w:tcPr>
          <w:p w14:paraId="4583A5D7" w14:textId="5A2040A4" w:rsidR="0039646C" w:rsidRPr="00311E89" w:rsidRDefault="0039646C" w:rsidP="0039646C">
            <w:pPr>
              <w:keepNext/>
              <w:spacing w:afterLines="60" w:after="144"/>
              <w:rPr>
                <w:rFonts w:ascii="Calibri" w:hAnsi="Calibri"/>
                <w:sz w:val="18"/>
                <w:szCs w:val="18"/>
              </w:rPr>
            </w:pPr>
            <w:r w:rsidRPr="00311E89">
              <w:rPr>
                <w:rFonts w:ascii="Calibri" w:hAnsi="Calibri"/>
                <w:sz w:val="18"/>
                <w:szCs w:val="18"/>
              </w:rPr>
              <w:t>&lt;&lt;calculat</w:t>
            </w:r>
            <w:r w:rsidR="00BA654C" w:rsidRPr="00311E89">
              <w:rPr>
                <w:rFonts w:ascii="Calibri" w:hAnsi="Calibri"/>
                <w:sz w:val="18"/>
                <w:szCs w:val="18"/>
              </w:rPr>
              <w:t>e</w:t>
            </w:r>
            <w:r w:rsidRPr="00311E89">
              <w:rPr>
                <w:rFonts w:ascii="Calibri" w:hAnsi="Calibri"/>
                <w:sz w:val="18"/>
                <w:szCs w:val="18"/>
              </w:rPr>
              <w:t>d field:</w:t>
            </w:r>
          </w:p>
          <w:p w14:paraId="667E14C7" w14:textId="37C74229" w:rsidR="0039646C" w:rsidRPr="00311E89" w:rsidRDefault="0039646C" w:rsidP="0039646C">
            <w:pPr>
              <w:keepNext/>
              <w:spacing w:afterLines="60" w:after="144"/>
              <w:rPr>
                <w:rFonts w:ascii="Calibri" w:hAnsi="Calibri"/>
                <w:sz w:val="18"/>
                <w:szCs w:val="18"/>
              </w:rPr>
            </w:pPr>
            <w:r w:rsidRPr="00311E89">
              <w:rPr>
                <w:rFonts w:ascii="Calibri" w:hAnsi="Calibri"/>
                <w:sz w:val="18"/>
                <w:szCs w:val="18"/>
              </w:rPr>
              <w:t xml:space="preserve">if the </w:t>
            </w:r>
            <w:r w:rsidR="0063688E" w:rsidRPr="00311E89">
              <w:rPr>
                <w:rFonts w:ascii="Calibri" w:hAnsi="Calibri"/>
                <w:sz w:val="18"/>
                <w:szCs w:val="18"/>
              </w:rPr>
              <w:t>LMCI</w:t>
            </w:r>
            <w:r w:rsidRPr="00311E89">
              <w:rPr>
                <w:rFonts w:ascii="Calibri" w:hAnsi="Calibri"/>
                <w:sz w:val="18"/>
                <w:szCs w:val="18"/>
              </w:rPr>
              <w:t xml:space="preserve">-MCH-01 indicates </w:t>
            </w:r>
            <w:proofErr w:type="gramStart"/>
            <w:r w:rsidRPr="00311E89">
              <w:rPr>
                <w:rFonts w:ascii="Calibri" w:hAnsi="Calibri"/>
                <w:sz w:val="18"/>
                <w:szCs w:val="18"/>
              </w:rPr>
              <w:t>a</w:t>
            </w:r>
            <w:proofErr w:type="gramEnd"/>
            <w:r w:rsidRPr="00311E89">
              <w:rPr>
                <w:rFonts w:ascii="Calibri" w:hAnsi="Calibri"/>
                <w:sz w:val="18"/>
                <w:szCs w:val="18"/>
              </w:rPr>
              <w:t xml:space="preserve"> MCH-28 is required for alternate minimum airflow rate compliance, then</w:t>
            </w:r>
          </w:p>
          <w:p w14:paraId="0DEFF0CF" w14:textId="736B4588" w:rsidR="0039646C" w:rsidRPr="00311E89" w:rsidRDefault="0039646C" w:rsidP="0039646C">
            <w:pPr>
              <w:keepNext/>
              <w:spacing w:afterLines="60" w:after="144"/>
              <w:ind w:left="720"/>
              <w:rPr>
                <w:rFonts w:ascii="Calibri" w:hAnsi="Calibri"/>
                <w:sz w:val="18"/>
                <w:szCs w:val="18"/>
              </w:rPr>
            </w:pPr>
            <w:r w:rsidRPr="00311E89">
              <w:rPr>
                <w:rFonts w:ascii="Calibri" w:hAnsi="Calibri"/>
                <w:sz w:val="18"/>
                <w:szCs w:val="18"/>
              </w:rPr>
              <w:t xml:space="preserve">if the system has a registered </w:t>
            </w:r>
            <w:r w:rsidR="0063688E" w:rsidRPr="00311E89">
              <w:rPr>
                <w:rFonts w:ascii="Calibri" w:hAnsi="Calibri"/>
                <w:sz w:val="18"/>
                <w:szCs w:val="18"/>
              </w:rPr>
              <w:t>LMCV</w:t>
            </w:r>
            <w:r w:rsidRPr="00311E89">
              <w:rPr>
                <w:rFonts w:ascii="Calibri" w:hAnsi="Calibri"/>
                <w:sz w:val="18"/>
                <w:szCs w:val="18"/>
              </w:rPr>
              <w:t xml:space="preserve">-MCH-28 that indicates compliance with </w:t>
            </w:r>
            <w:ins w:id="4" w:author="Alhabibi, Haider@Energy" w:date="2023-03-01T09:12:00Z">
              <w:r w:rsidR="00311E89" w:rsidRPr="00311E89">
                <w:rPr>
                  <w:rFonts w:ascii="Calibri" w:hAnsi="Calibri"/>
                  <w:sz w:val="18"/>
                  <w:szCs w:val="18"/>
                </w:rPr>
                <w:t xml:space="preserve">160.3 A or B </w:t>
              </w:r>
            </w:ins>
            <w:del w:id="5" w:author="Alhabibi, Haider@Energy" w:date="2023-03-01T09:12:00Z">
              <w:r w:rsidRPr="00311E89" w:rsidDel="00311E89">
                <w:rPr>
                  <w:rFonts w:ascii="Calibri" w:hAnsi="Calibri"/>
                  <w:sz w:val="18"/>
                  <w:szCs w:val="18"/>
                </w:rPr>
                <w:delText xml:space="preserve">Table 150.0-B or C </w:delText>
              </w:r>
            </w:del>
            <w:r w:rsidRPr="00311E89">
              <w:rPr>
                <w:rFonts w:ascii="Calibri" w:hAnsi="Calibri"/>
                <w:sz w:val="18"/>
                <w:szCs w:val="18"/>
              </w:rPr>
              <w:t>return duct design requirements, then result =</w:t>
            </w:r>
            <w:r w:rsidRPr="00311E89">
              <w:rPr>
                <w:rFonts w:ascii="Calibri" w:hAnsi="Calibri"/>
                <w:b/>
                <w:sz w:val="18"/>
                <w:szCs w:val="18"/>
              </w:rPr>
              <w:t xml:space="preserve">system complies using Table </w:t>
            </w:r>
            <w:ins w:id="6" w:author="Alhabibi, Haider@Energy" w:date="2023-03-01T09:12:00Z">
              <w:r w:rsidR="00311E89" w:rsidRPr="00311E89">
                <w:rPr>
                  <w:rFonts w:ascii="Calibri" w:hAnsi="Calibri"/>
                  <w:b/>
                  <w:sz w:val="18"/>
                  <w:szCs w:val="18"/>
                </w:rPr>
                <w:t>160.3 A or B</w:t>
              </w:r>
            </w:ins>
            <w:del w:id="7" w:author="Alhabibi, Haider@Energy" w:date="2023-03-01T09:12:00Z">
              <w:r w:rsidRPr="00311E89" w:rsidDel="00311E89">
                <w:rPr>
                  <w:rFonts w:ascii="Calibri" w:hAnsi="Calibri"/>
                  <w:b/>
                  <w:sz w:val="18"/>
                  <w:szCs w:val="18"/>
                </w:rPr>
                <w:delText>150.0-B or C</w:delText>
              </w:r>
            </w:del>
            <w:r w:rsidRPr="00311E89">
              <w:rPr>
                <w:rFonts w:ascii="Calibri" w:hAnsi="Calibri"/>
                <w:b/>
                <w:sz w:val="18"/>
                <w:szCs w:val="18"/>
              </w:rPr>
              <w:t xml:space="preserve"> alternative return duct design criteria</w:t>
            </w:r>
            <w:r w:rsidRPr="00311E89">
              <w:rPr>
                <w:rFonts w:ascii="Calibri" w:hAnsi="Calibri"/>
                <w:sz w:val="18"/>
                <w:szCs w:val="18"/>
              </w:rPr>
              <w:t>.</w:t>
            </w:r>
          </w:p>
          <w:p w14:paraId="48F5F8DC" w14:textId="68F5AA33" w:rsidR="0039646C" w:rsidRPr="00311E89" w:rsidRDefault="0039646C" w:rsidP="0039646C">
            <w:pPr>
              <w:keepNext/>
              <w:spacing w:afterLines="60" w:after="144"/>
              <w:ind w:left="720"/>
              <w:rPr>
                <w:rFonts w:ascii="Calibri" w:hAnsi="Calibri"/>
                <w:sz w:val="18"/>
                <w:szCs w:val="18"/>
              </w:rPr>
            </w:pPr>
            <w:r w:rsidRPr="00311E89">
              <w:rPr>
                <w:rFonts w:ascii="Calibri" w:hAnsi="Calibri"/>
                <w:sz w:val="18"/>
                <w:szCs w:val="18"/>
              </w:rPr>
              <w:t>else result=</w:t>
            </w:r>
            <w:r w:rsidRPr="00311E89">
              <w:rPr>
                <w:rFonts w:ascii="Calibri" w:hAnsi="Calibri"/>
                <w:b/>
                <w:sz w:val="18"/>
                <w:szCs w:val="18"/>
              </w:rPr>
              <w:t xml:space="preserve">System does not comply.  A registered </w:t>
            </w:r>
            <w:r w:rsidR="0063688E" w:rsidRPr="00311E89">
              <w:rPr>
                <w:rFonts w:ascii="Calibri" w:hAnsi="Calibri"/>
                <w:b/>
                <w:sz w:val="18"/>
                <w:szCs w:val="18"/>
              </w:rPr>
              <w:t>LMCI</w:t>
            </w:r>
            <w:r w:rsidRPr="00311E89">
              <w:rPr>
                <w:rFonts w:ascii="Calibri" w:hAnsi="Calibri"/>
                <w:b/>
                <w:sz w:val="18"/>
                <w:szCs w:val="18"/>
              </w:rPr>
              <w:t xml:space="preserve">-MCH-28 is required </w:t>
            </w:r>
            <w:r w:rsidRPr="00311E89">
              <w:rPr>
                <w:rFonts w:ascii="Calibri" w:hAnsi="Calibri"/>
                <w:sz w:val="18"/>
                <w:szCs w:val="18"/>
              </w:rPr>
              <w:t>(do not allow this MCH-25 to be registered).</w:t>
            </w:r>
          </w:p>
          <w:p w14:paraId="1F58EA96" w14:textId="338F489C" w:rsidR="0039646C" w:rsidRPr="00311E89" w:rsidRDefault="0039646C" w:rsidP="0039646C">
            <w:pPr>
              <w:keepNext/>
              <w:spacing w:afterLines="60" w:after="144"/>
              <w:rPr>
                <w:rFonts w:ascii="Calibri" w:hAnsi="Calibri"/>
                <w:sz w:val="18"/>
                <w:szCs w:val="18"/>
              </w:rPr>
            </w:pPr>
            <w:r w:rsidRPr="00311E89">
              <w:rPr>
                <w:rFonts w:ascii="Calibri" w:hAnsi="Calibri"/>
                <w:sz w:val="18"/>
                <w:szCs w:val="18"/>
              </w:rPr>
              <w:t xml:space="preserve">elseif the </w:t>
            </w:r>
            <w:r w:rsidR="0063688E" w:rsidRPr="00311E89">
              <w:rPr>
                <w:rFonts w:ascii="Calibri" w:hAnsi="Calibri"/>
                <w:sz w:val="18"/>
                <w:szCs w:val="18"/>
              </w:rPr>
              <w:t>LMCI</w:t>
            </w:r>
            <w:r w:rsidRPr="00311E89">
              <w:rPr>
                <w:rFonts w:ascii="Calibri" w:hAnsi="Calibri"/>
                <w:sz w:val="18"/>
                <w:szCs w:val="18"/>
              </w:rPr>
              <w:t xml:space="preserve">-MCH-01 indicates </w:t>
            </w:r>
            <w:proofErr w:type="gramStart"/>
            <w:r w:rsidRPr="00311E89">
              <w:rPr>
                <w:rFonts w:ascii="Calibri" w:hAnsi="Calibri"/>
                <w:sz w:val="18"/>
                <w:szCs w:val="18"/>
              </w:rPr>
              <w:t>a</w:t>
            </w:r>
            <w:proofErr w:type="gramEnd"/>
            <w:r w:rsidRPr="00311E89">
              <w:rPr>
                <w:rFonts w:ascii="Calibri" w:hAnsi="Calibri"/>
                <w:sz w:val="18"/>
                <w:szCs w:val="18"/>
              </w:rPr>
              <w:t xml:space="preserve"> MCH-23 is required for minimum airflow rate compliance, then</w:t>
            </w:r>
          </w:p>
          <w:p w14:paraId="312C4E17" w14:textId="3F0A3808" w:rsidR="0039646C" w:rsidRPr="00311E89" w:rsidRDefault="0039646C" w:rsidP="0039646C">
            <w:pPr>
              <w:keepNext/>
              <w:spacing w:afterLines="60" w:after="144"/>
              <w:ind w:left="720"/>
              <w:rPr>
                <w:rFonts w:ascii="Calibri" w:hAnsi="Calibri"/>
                <w:sz w:val="18"/>
                <w:szCs w:val="18"/>
              </w:rPr>
            </w:pPr>
            <w:r w:rsidRPr="00311E89">
              <w:rPr>
                <w:rFonts w:ascii="Calibri" w:hAnsi="Calibri"/>
                <w:sz w:val="18"/>
                <w:szCs w:val="18"/>
              </w:rPr>
              <w:t xml:space="preserve">if this system has a registered </w:t>
            </w:r>
            <w:r w:rsidR="0063688E" w:rsidRPr="00311E89">
              <w:rPr>
                <w:rFonts w:ascii="Calibri" w:hAnsi="Calibri"/>
                <w:sz w:val="18"/>
                <w:szCs w:val="18"/>
              </w:rPr>
              <w:t>LMCV</w:t>
            </w:r>
            <w:r w:rsidRPr="00311E89">
              <w:rPr>
                <w:rFonts w:ascii="Calibri" w:hAnsi="Calibri"/>
                <w:sz w:val="18"/>
                <w:szCs w:val="18"/>
              </w:rPr>
              <w:t>-MCH-23a</w:t>
            </w:r>
            <w:r w:rsidR="00BA654C" w:rsidRPr="00311E89">
              <w:rPr>
                <w:rFonts w:ascii="Calibri" w:hAnsi="Calibri"/>
                <w:sz w:val="18"/>
                <w:szCs w:val="18"/>
              </w:rPr>
              <w:t>,</w:t>
            </w:r>
            <w:r w:rsidRPr="00311E89">
              <w:rPr>
                <w:rFonts w:ascii="Calibri" w:hAnsi="Calibri"/>
                <w:sz w:val="18"/>
                <w:szCs w:val="18"/>
              </w:rPr>
              <w:t xml:space="preserve"> </w:t>
            </w:r>
            <w:r w:rsidR="0063688E" w:rsidRPr="00311E89">
              <w:rPr>
                <w:rFonts w:ascii="Calibri" w:hAnsi="Calibri"/>
                <w:sz w:val="18"/>
                <w:szCs w:val="18"/>
              </w:rPr>
              <w:t>LMCV</w:t>
            </w:r>
            <w:r w:rsidRPr="00311E89">
              <w:rPr>
                <w:rFonts w:ascii="Calibri" w:hAnsi="Calibri"/>
                <w:sz w:val="18"/>
                <w:szCs w:val="18"/>
              </w:rPr>
              <w:t>-MCH-23b</w:t>
            </w:r>
            <w:r w:rsidR="00BA654C" w:rsidRPr="00311E89">
              <w:rPr>
                <w:rFonts w:ascii="Calibri" w:hAnsi="Calibri"/>
                <w:sz w:val="18"/>
                <w:szCs w:val="18"/>
              </w:rPr>
              <w:t xml:space="preserve">, </w:t>
            </w:r>
            <w:r w:rsidR="0063688E" w:rsidRPr="00311E89">
              <w:rPr>
                <w:rFonts w:ascii="Calibri" w:hAnsi="Calibri"/>
                <w:sz w:val="18"/>
                <w:szCs w:val="18"/>
              </w:rPr>
              <w:t>LMCI</w:t>
            </w:r>
            <w:r w:rsidR="00BA654C" w:rsidRPr="00311E89">
              <w:rPr>
                <w:rFonts w:ascii="Calibri" w:hAnsi="Calibri"/>
                <w:sz w:val="18"/>
                <w:szCs w:val="18"/>
              </w:rPr>
              <w:t xml:space="preserve">-MCH-23e or </w:t>
            </w:r>
            <w:r w:rsidR="0063688E" w:rsidRPr="00311E89">
              <w:rPr>
                <w:rFonts w:ascii="Calibri" w:hAnsi="Calibri"/>
                <w:sz w:val="18"/>
                <w:szCs w:val="18"/>
              </w:rPr>
              <w:t>LMCI</w:t>
            </w:r>
            <w:r w:rsidR="00BA654C" w:rsidRPr="00311E89">
              <w:rPr>
                <w:rFonts w:ascii="Calibri" w:hAnsi="Calibri"/>
                <w:sz w:val="18"/>
                <w:szCs w:val="18"/>
              </w:rPr>
              <w:t>-MCH-23f</w:t>
            </w:r>
            <w:r w:rsidRPr="00311E89">
              <w:rPr>
                <w:rFonts w:ascii="Calibri" w:hAnsi="Calibri"/>
                <w:sz w:val="18"/>
                <w:szCs w:val="18"/>
              </w:rPr>
              <w:t xml:space="preserve"> that meets the compliance criterion in E01, then result = </w:t>
            </w:r>
            <w:r w:rsidRPr="00311E89">
              <w:rPr>
                <w:rFonts w:ascii="Calibri" w:hAnsi="Calibri"/>
                <w:b/>
                <w:sz w:val="18"/>
                <w:szCs w:val="18"/>
              </w:rPr>
              <w:t xml:space="preserve">System complies with minimum airflow rate </w:t>
            </w:r>
            <w:proofErr w:type="gramStart"/>
            <w:r w:rsidRPr="00311E89">
              <w:rPr>
                <w:rFonts w:ascii="Calibri" w:hAnsi="Calibri"/>
                <w:b/>
                <w:sz w:val="18"/>
                <w:szCs w:val="18"/>
              </w:rPr>
              <w:t>requirements</w:t>
            </w:r>
            <w:r w:rsidRPr="00311E89">
              <w:rPr>
                <w:rFonts w:ascii="Calibri" w:hAnsi="Calibri"/>
                <w:sz w:val="18"/>
                <w:szCs w:val="18"/>
              </w:rPr>
              <w:t>;</w:t>
            </w:r>
            <w:proofErr w:type="gramEnd"/>
          </w:p>
          <w:p w14:paraId="0BBC9AC8" w14:textId="77777777" w:rsidR="0039646C" w:rsidRPr="00311E89" w:rsidRDefault="0039646C" w:rsidP="0039646C">
            <w:pPr>
              <w:keepNext/>
              <w:spacing w:afterLines="60" w:after="144"/>
              <w:ind w:left="720"/>
              <w:rPr>
                <w:rFonts w:ascii="Calibri" w:hAnsi="Calibri"/>
                <w:sz w:val="18"/>
                <w:szCs w:val="18"/>
              </w:rPr>
            </w:pPr>
            <w:r w:rsidRPr="00311E89">
              <w:rPr>
                <w:rFonts w:ascii="Calibri" w:hAnsi="Calibri"/>
                <w:sz w:val="18"/>
                <w:szCs w:val="18"/>
              </w:rPr>
              <w:t>elseif A10=Alteration, then</w:t>
            </w:r>
          </w:p>
          <w:p w14:paraId="5D8A96A3" w14:textId="061453BE" w:rsidR="0039646C" w:rsidRPr="00311E89" w:rsidRDefault="0039646C" w:rsidP="0039646C">
            <w:pPr>
              <w:keepNext/>
              <w:spacing w:afterLines="60" w:after="144"/>
              <w:ind w:left="1440"/>
              <w:rPr>
                <w:rFonts w:ascii="Calibri" w:hAnsi="Calibri"/>
                <w:sz w:val="18"/>
                <w:szCs w:val="18"/>
              </w:rPr>
            </w:pPr>
            <w:r w:rsidRPr="00311E89">
              <w:rPr>
                <w:rFonts w:ascii="Calibri" w:hAnsi="Calibri"/>
                <w:sz w:val="18"/>
                <w:szCs w:val="18"/>
              </w:rPr>
              <w:t xml:space="preserve">if the system complies with the alternative airflow compliance method on a registered </w:t>
            </w:r>
            <w:r w:rsidR="0063688E" w:rsidRPr="00311E89">
              <w:rPr>
                <w:rFonts w:ascii="Calibri" w:hAnsi="Calibri"/>
                <w:sz w:val="18"/>
                <w:szCs w:val="18"/>
              </w:rPr>
              <w:t>LMCV</w:t>
            </w:r>
            <w:r w:rsidRPr="00311E89">
              <w:rPr>
                <w:rFonts w:ascii="Calibri" w:hAnsi="Calibri"/>
                <w:sz w:val="18"/>
                <w:szCs w:val="18"/>
              </w:rPr>
              <w:t>-MCH23</w:t>
            </w:r>
            <w:proofErr w:type="gramStart"/>
            <w:r w:rsidRPr="00311E89">
              <w:rPr>
                <w:rFonts w:ascii="Calibri" w:hAnsi="Calibri"/>
                <w:sz w:val="18"/>
                <w:szCs w:val="18"/>
              </w:rPr>
              <w:t>c;  then</w:t>
            </w:r>
            <w:proofErr w:type="gramEnd"/>
            <w:r w:rsidRPr="00311E89">
              <w:rPr>
                <w:rFonts w:ascii="Calibri" w:hAnsi="Calibri"/>
                <w:sz w:val="18"/>
                <w:szCs w:val="18"/>
              </w:rPr>
              <w:t xml:space="preserve"> result =</w:t>
            </w:r>
            <w:r w:rsidRPr="00311E89">
              <w:rPr>
                <w:rFonts w:ascii="Calibri" w:hAnsi="Calibri"/>
                <w:b/>
                <w:sz w:val="18"/>
                <w:szCs w:val="18"/>
              </w:rPr>
              <w:t>system complies using the alternative remedial actions specified in RA3.3.3.1.5</w:t>
            </w:r>
            <w:r w:rsidRPr="00311E89">
              <w:rPr>
                <w:rFonts w:ascii="Calibri" w:hAnsi="Calibri"/>
                <w:sz w:val="18"/>
                <w:szCs w:val="18"/>
              </w:rPr>
              <w:t>.</w:t>
            </w:r>
            <w:r w:rsidRPr="00311E89">
              <w:rPr>
                <w:rFonts w:asciiTheme="minorHAnsi" w:hAnsiTheme="minorHAnsi"/>
                <w:sz w:val="18"/>
                <w:szCs w:val="18"/>
              </w:rPr>
              <w:t xml:space="preserve"> </w:t>
            </w:r>
            <w:r w:rsidRPr="00311E89">
              <w:rPr>
                <w:rFonts w:asciiTheme="minorHAnsi" w:hAnsiTheme="minorHAnsi"/>
                <w:b/>
                <w:sz w:val="18"/>
                <w:szCs w:val="18"/>
              </w:rPr>
              <w:t>This System does not qualify for Group Sampling.</w:t>
            </w:r>
          </w:p>
          <w:p w14:paraId="0D10DAD9" w14:textId="54DD426A" w:rsidR="0039646C" w:rsidRPr="00311E89" w:rsidRDefault="0039646C">
            <w:pPr>
              <w:keepNext/>
              <w:spacing w:afterLines="60" w:after="144"/>
              <w:ind w:left="720"/>
              <w:rPr>
                <w:rFonts w:ascii="Calibri" w:hAnsi="Calibri"/>
                <w:sz w:val="18"/>
                <w:szCs w:val="18"/>
              </w:rPr>
            </w:pPr>
            <w:r w:rsidRPr="00311E89">
              <w:rPr>
                <w:rFonts w:ascii="Calibri" w:hAnsi="Calibri"/>
                <w:sz w:val="18"/>
                <w:szCs w:val="18"/>
              </w:rPr>
              <w:t>else result=</w:t>
            </w:r>
            <w:r w:rsidRPr="00311E89">
              <w:rPr>
                <w:rFonts w:ascii="Calibri" w:hAnsi="Calibri"/>
                <w:b/>
                <w:sz w:val="18"/>
                <w:szCs w:val="18"/>
              </w:rPr>
              <w:t xml:space="preserve">System does not comply. A registered </w:t>
            </w:r>
            <w:r w:rsidR="0063688E" w:rsidRPr="00311E89">
              <w:rPr>
                <w:rFonts w:ascii="Calibri" w:hAnsi="Calibri"/>
                <w:b/>
                <w:sz w:val="18"/>
                <w:szCs w:val="18"/>
              </w:rPr>
              <w:t>LMCV</w:t>
            </w:r>
            <w:r w:rsidRPr="00311E89">
              <w:rPr>
                <w:rFonts w:ascii="Calibri" w:hAnsi="Calibri"/>
                <w:b/>
                <w:sz w:val="18"/>
                <w:szCs w:val="18"/>
              </w:rPr>
              <w:t xml:space="preserve">-MCH-23 for this system is </w:t>
            </w:r>
            <w:proofErr w:type="gramStart"/>
            <w:r w:rsidRPr="00311E89">
              <w:rPr>
                <w:rFonts w:ascii="Calibri" w:hAnsi="Calibri"/>
                <w:b/>
                <w:sz w:val="18"/>
                <w:szCs w:val="18"/>
              </w:rPr>
              <w:t xml:space="preserve">required </w:t>
            </w:r>
            <w:r w:rsidRPr="00311E89">
              <w:rPr>
                <w:rFonts w:ascii="Calibri" w:hAnsi="Calibri"/>
                <w:sz w:val="18"/>
                <w:szCs w:val="18"/>
              </w:rPr>
              <w:t>.</w:t>
            </w:r>
            <w:proofErr w:type="gramEnd"/>
            <w:r w:rsidRPr="00311E89">
              <w:rPr>
                <w:rFonts w:ascii="Calibri" w:hAnsi="Calibri"/>
                <w:sz w:val="18"/>
                <w:szCs w:val="18"/>
              </w:rPr>
              <w:t xml:space="preserve"> (</w:t>
            </w:r>
            <w:proofErr w:type="gramStart"/>
            <w:r w:rsidRPr="00311E89">
              <w:rPr>
                <w:rFonts w:ascii="Calibri" w:hAnsi="Calibri"/>
                <w:sz w:val="18"/>
                <w:szCs w:val="18"/>
              </w:rPr>
              <w:t>do</w:t>
            </w:r>
            <w:proofErr w:type="gramEnd"/>
            <w:r w:rsidRPr="00311E89">
              <w:rPr>
                <w:rFonts w:ascii="Calibri" w:hAnsi="Calibri"/>
                <w:sz w:val="18"/>
                <w:szCs w:val="18"/>
              </w:rPr>
              <w:t xml:space="preserve"> not allow this MCH-25 to be registered)&gt;&gt;</w:t>
            </w:r>
          </w:p>
        </w:tc>
      </w:tr>
      <w:tr w:rsidR="0039646C" w:rsidRPr="00D052CA" w14:paraId="6AFC5F95" w14:textId="77777777" w:rsidTr="0039646C">
        <w:tblPrEx>
          <w:tblCellMar>
            <w:top w:w="0" w:type="dxa"/>
            <w:left w:w="108" w:type="dxa"/>
            <w:bottom w:w="0" w:type="dxa"/>
            <w:right w:w="108" w:type="dxa"/>
          </w:tblCellMar>
          <w:tblLook w:val="00A0" w:firstRow="1" w:lastRow="0" w:firstColumn="1" w:lastColumn="0" w:noHBand="0" w:noVBand="0"/>
        </w:tblPrEx>
        <w:trPr>
          <w:cantSplit/>
          <w:trHeight w:val="188"/>
        </w:trPr>
        <w:tc>
          <w:tcPr>
            <w:tcW w:w="1277" w:type="pct"/>
            <w:gridSpan w:val="3"/>
          </w:tcPr>
          <w:p w14:paraId="0859BD84" w14:textId="77777777" w:rsidR="0039646C" w:rsidRPr="00D052CA" w:rsidRDefault="0039646C" w:rsidP="0039646C">
            <w:pPr>
              <w:keepNext/>
              <w:rPr>
                <w:rFonts w:ascii="Calibri" w:hAnsi="Calibri"/>
                <w:sz w:val="16"/>
                <w:szCs w:val="16"/>
              </w:rPr>
            </w:pPr>
          </w:p>
        </w:tc>
        <w:tc>
          <w:tcPr>
            <w:tcW w:w="1391" w:type="pct"/>
            <w:gridSpan w:val="2"/>
          </w:tcPr>
          <w:p w14:paraId="75C82014" w14:textId="77777777" w:rsidR="0039646C" w:rsidRPr="00D052CA" w:rsidRDefault="0039646C" w:rsidP="0039646C">
            <w:pPr>
              <w:keepNext/>
              <w:rPr>
                <w:rFonts w:ascii="Calibri" w:hAnsi="Calibri"/>
                <w:sz w:val="16"/>
                <w:szCs w:val="16"/>
              </w:rPr>
            </w:pPr>
          </w:p>
        </w:tc>
        <w:tc>
          <w:tcPr>
            <w:tcW w:w="2332" w:type="pct"/>
          </w:tcPr>
          <w:p w14:paraId="1983A923" w14:textId="77777777" w:rsidR="0039646C" w:rsidRPr="00D052CA" w:rsidRDefault="0039646C" w:rsidP="0039646C">
            <w:pPr>
              <w:keepNext/>
              <w:rPr>
                <w:rFonts w:ascii="Calibri" w:hAnsi="Calibri"/>
                <w:sz w:val="16"/>
                <w:szCs w:val="16"/>
              </w:rPr>
            </w:pPr>
          </w:p>
        </w:tc>
      </w:tr>
      <w:tr w:rsidR="0039646C" w:rsidRPr="00D052CA" w14:paraId="2C050E16" w14:textId="77777777" w:rsidTr="0039646C">
        <w:tblPrEx>
          <w:tblCellMar>
            <w:top w:w="0" w:type="dxa"/>
            <w:left w:w="108" w:type="dxa"/>
            <w:bottom w:w="0" w:type="dxa"/>
            <w:right w:w="108" w:type="dxa"/>
          </w:tblCellMar>
        </w:tblPrEx>
        <w:trPr>
          <w:trHeight w:val="360"/>
        </w:trPr>
        <w:tc>
          <w:tcPr>
            <w:tcW w:w="212" w:type="pct"/>
            <w:gridSpan w:val="2"/>
            <w:vAlign w:val="center"/>
          </w:tcPr>
          <w:p w14:paraId="6EEBB5FC" w14:textId="77777777" w:rsidR="0039646C" w:rsidRPr="00D052CA" w:rsidRDefault="0039646C" w:rsidP="0039646C">
            <w:pPr>
              <w:keepNext/>
              <w:jc w:val="center"/>
              <w:rPr>
                <w:rFonts w:ascii="Calibri" w:hAnsi="Calibri"/>
              </w:rPr>
            </w:pPr>
            <w:r w:rsidRPr="00D052CA">
              <w:rPr>
                <w:rFonts w:ascii="Calibri" w:hAnsi="Calibri"/>
              </w:rPr>
              <w:t>04</w:t>
            </w:r>
          </w:p>
        </w:tc>
        <w:tc>
          <w:tcPr>
            <w:tcW w:w="4788" w:type="pct"/>
            <w:gridSpan w:val="4"/>
          </w:tcPr>
          <w:p w14:paraId="63B18340" w14:textId="740A4D4D" w:rsidR="0039646C" w:rsidRPr="00D052CA" w:rsidRDefault="0039646C" w:rsidP="0039646C">
            <w:pPr>
              <w:keepNext/>
              <w:rPr>
                <w:rFonts w:ascii="Calibri" w:hAnsi="Calibri"/>
                <w:sz w:val="18"/>
                <w:szCs w:val="18"/>
              </w:rPr>
            </w:pPr>
            <w:r w:rsidRPr="00D052CA">
              <w:rPr>
                <w:rFonts w:ascii="Calibri" w:hAnsi="Calibri"/>
                <w:sz w:val="18"/>
                <w:szCs w:val="18"/>
              </w:rPr>
              <w:t xml:space="preserve">Compliance Statement: &lt;&lt; If all indoor units listed in E01 indicate a compliant result in E03, then text result= "SC system complies with Minimum System Airflow Rate Verification"; else text result= "SC system does not comply </w:t>
            </w:r>
            <w:proofErr w:type="gramStart"/>
            <w:r w:rsidRPr="00D052CA">
              <w:rPr>
                <w:rFonts w:ascii="Calibri" w:hAnsi="Calibri"/>
                <w:sz w:val="18"/>
                <w:szCs w:val="18"/>
              </w:rPr>
              <w:t>with  Minimum</w:t>
            </w:r>
            <w:proofErr w:type="gramEnd"/>
            <w:r w:rsidRPr="00D052CA">
              <w:rPr>
                <w:rFonts w:ascii="Calibri" w:hAnsi="Calibri"/>
                <w:sz w:val="18"/>
                <w:szCs w:val="18"/>
              </w:rPr>
              <w:t xml:space="preserve"> System Airflow Rate Verification", and do not allow this MCH-25 to be registered</w:t>
            </w:r>
            <w:r w:rsidR="00877DCA" w:rsidRPr="00D052CA">
              <w:rPr>
                <w:rFonts w:ascii="Calibri" w:hAnsi="Calibri"/>
                <w:sz w:val="18"/>
                <w:szCs w:val="18"/>
              </w:rPr>
              <w:t>&gt;&gt;</w:t>
            </w:r>
          </w:p>
        </w:tc>
      </w:tr>
      <w:tr w:rsidR="0039646C" w:rsidRPr="00D052CA" w14:paraId="0EEAF930" w14:textId="77777777" w:rsidTr="0039646C">
        <w:tblPrEx>
          <w:tblCellMar>
            <w:top w:w="0" w:type="dxa"/>
            <w:left w:w="108" w:type="dxa"/>
            <w:bottom w:w="0" w:type="dxa"/>
            <w:right w:w="108" w:type="dxa"/>
          </w:tblCellMar>
          <w:tblLook w:val="00A0" w:firstRow="1" w:lastRow="0" w:firstColumn="1" w:lastColumn="0" w:noHBand="0" w:noVBand="0"/>
        </w:tblPrEx>
        <w:trPr>
          <w:cantSplit/>
        </w:trPr>
        <w:tc>
          <w:tcPr>
            <w:tcW w:w="5000" w:type="pct"/>
            <w:gridSpan w:val="6"/>
          </w:tcPr>
          <w:p w14:paraId="58FA21AE" w14:textId="77777777" w:rsidR="0039646C" w:rsidRPr="00D052CA" w:rsidRDefault="0039646C" w:rsidP="0039646C">
            <w:pPr>
              <w:rPr>
                <w:rFonts w:ascii="Calibri" w:hAnsi="Calibri"/>
                <w:sz w:val="18"/>
                <w:szCs w:val="18"/>
              </w:rPr>
            </w:pPr>
            <w:r w:rsidRPr="00D052CA">
              <w:rPr>
                <w:rFonts w:ascii="Calibri" w:hAnsi="Calibri"/>
                <w:sz w:val="18"/>
                <w:szCs w:val="18"/>
              </w:rPr>
              <w:t>Notes:</w:t>
            </w:r>
          </w:p>
        </w:tc>
      </w:tr>
      <w:tr w:rsidR="00C063EB" w:rsidRPr="00D052CA" w14:paraId="7EB3F6CB" w14:textId="77777777" w:rsidTr="0039646C">
        <w:trPr>
          <w:gridBefore w:val="1"/>
          <w:wBefore w:w="8" w:type="pct"/>
          <w:trHeight w:val="233"/>
        </w:trPr>
        <w:tc>
          <w:tcPr>
            <w:tcW w:w="4992" w:type="pct"/>
            <w:gridSpan w:val="5"/>
          </w:tcPr>
          <w:p w14:paraId="7EB3F6C9" w14:textId="11242458" w:rsidR="00C063EB" w:rsidRPr="00D052CA" w:rsidRDefault="00C063EB" w:rsidP="003F6B16">
            <w:pPr>
              <w:keepNext/>
              <w:rPr>
                <w:rFonts w:asciiTheme="minorHAnsi" w:hAnsiTheme="minorHAnsi"/>
                <w:b/>
                <w:sz w:val="18"/>
                <w:szCs w:val="18"/>
              </w:rPr>
            </w:pPr>
            <w:r w:rsidRPr="00D052CA">
              <w:rPr>
                <w:rFonts w:asciiTheme="minorHAnsi" w:hAnsiTheme="minorHAnsi"/>
                <w:b/>
                <w:szCs w:val="18"/>
              </w:rPr>
              <w:lastRenderedPageBreak/>
              <w:t>E. Minimum System Airflow Rate Verification</w:t>
            </w:r>
          </w:p>
          <w:p w14:paraId="7EB3F6CA" w14:textId="0C4D0C88" w:rsidR="00C063EB" w:rsidRPr="00D052CA" w:rsidRDefault="003771D4" w:rsidP="003F6B16">
            <w:pPr>
              <w:keepNext/>
              <w:rPr>
                <w:rFonts w:asciiTheme="minorHAnsi" w:hAnsiTheme="minorHAnsi"/>
                <w:sz w:val="18"/>
                <w:szCs w:val="18"/>
              </w:rPr>
            </w:pPr>
            <w:r w:rsidRPr="00D052CA">
              <w:rPr>
                <w:rFonts w:ascii="Calibri" w:hAnsi="Calibri"/>
                <w:sz w:val="18"/>
                <w:szCs w:val="18"/>
              </w:rPr>
              <w:t>&lt;&lt;Static Text - see the top&gt;&gt;</w:t>
            </w:r>
          </w:p>
        </w:tc>
      </w:tr>
      <w:tr w:rsidR="00C063EB" w:rsidRPr="00D052CA" w14:paraId="7EB3F6D0" w14:textId="77777777" w:rsidTr="0039646C">
        <w:trPr>
          <w:gridBefore w:val="1"/>
          <w:wBefore w:w="8" w:type="pct"/>
          <w:trHeight w:val="233"/>
        </w:trPr>
        <w:tc>
          <w:tcPr>
            <w:tcW w:w="205" w:type="pct"/>
            <w:vAlign w:val="center"/>
          </w:tcPr>
          <w:p w14:paraId="7EB3F6CC" w14:textId="77777777" w:rsidR="00C063EB" w:rsidRPr="00D052CA" w:rsidRDefault="00C063EB" w:rsidP="003F6B16">
            <w:pPr>
              <w:pStyle w:val="IndexHeading"/>
              <w:keepNext/>
              <w:ind w:left="-115"/>
              <w:jc w:val="center"/>
              <w:rPr>
                <w:rFonts w:asciiTheme="minorHAnsi" w:hAnsiTheme="minorHAnsi"/>
                <w:b w:val="0"/>
                <w:bCs/>
                <w:sz w:val="18"/>
                <w:szCs w:val="18"/>
              </w:rPr>
            </w:pPr>
            <w:r w:rsidRPr="00D052CA">
              <w:rPr>
                <w:rFonts w:asciiTheme="minorHAnsi" w:hAnsiTheme="minorHAnsi"/>
                <w:b w:val="0"/>
                <w:bCs/>
                <w:sz w:val="18"/>
                <w:szCs w:val="18"/>
              </w:rPr>
              <w:t>01</w:t>
            </w:r>
          </w:p>
        </w:tc>
        <w:tc>
          <w:tcPr>
            <w:tcW w:w="2291" w:type="pct"/>
            <w:gridSpan w:val="2"/>
            <w:tcMar>
              <w:left w:w="115" w:type="dxa"/>
              <w:right w:w="101" w:type="dxa"/>
            </w:tcMar>
            <w:vAlign w:val="center"/>
          </w:tcPr>
          <w:p w14:paraId="7EB3F6CD" w14:textId="07068515" w:rsidR="00C063EB" w:rsidRPr="00D052CA" w:rsidRDefault="005C35FD" w:rsidP="003F6B16">
            <w:pPr>
              <w:keepNext/>
              <w:rPr>
                <w:rFonts w:asciiTheme="minorHAnsi" w:hAnsiTheme="minorHAnsi"/>
                <w:sz w:val="18"/>
                <w:szCs w:val="18"/>
              </w:rPr>
            </w:pPr>
            <w:r w:rsidRPr="00D052CA">
              <w:rPr>
                <w:rFonts w:asciiTheme="minorHAnsi" w:hAnsiTheme="minorHAnsi"/>
                <w:sz w:val="18"/>
                <w:szCs w:val="18"/>
              </w:rPr>
              <w:t>Minimum Required System Airflow Rate (cfm)</w:t>
            </w:r>
          </w:p>
        </w:tc>
        <w:tc>
          <w:tcPr>
            <w:tcW w:w="2496" w:type="pct"/>
            <w:gridSpan w:val="2"/>
            <w:tcMar>
              <w:left w:w="115" w:type="dxa"/>
              <w:right w:w="101" w:type="dxa"/>
            </w:tcMar>
            <w:vAlign w:val="center"/>
          </w:tcPr>
          <w:p w14:paraId="7EB3F6CE" w14:textId="02E68471" w:rsidR="00C063EB" w:rsidRPr="00D052CA" w:rsidRDefault="005C35FD" w:rsidP="003F6B16">
            <w:pPr>
              <w:keepNext/>
              <w:rPr>
                <w:rFonts w:asciiTheme="minorHAnsi" w:hAnsiTheme="minorHAnsi"/>
                <w:sz w:val="18"/>
                <w:szCs w:val="18"/>
              </w:rPr>
            </w:pPr>
            <w:r w:rsidRPr="00D052CA">
              <w:rPr>
                <w:rFonts w:asciiTheme="minorHAnsi" w:hAnsiTheme="minorHAnsi"/>
                <w:sz w:val="18"/>
                <w:szCs w:val="18"/>
              </w:rPr>
              <w:t xml:space="preserve">&lt;auto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xml:space="preserve">.  Possible entries: </w:t>
            </w:r>
          </w:p>
          <w:p w14:paraId="7EB3F6CF" w14:textId="77777777" w:rsidR="00C063EB" w:rsidRPr="00D052CA" w:rsidRDefault="005C35FD" w:rsidP="003F6B16">
            <w:pPr>
              <w:keepNext/>
              <w:rPr>
                <w:rFonts w:asciiTheme="minorHAnsi" w:hAnsiTheme="minorHAnsi"/>
                <w:sz w:val="18"/>
                <w:szCs w:val="18"/>
              </w:rPr>
            </w:pPr>
            <w:r w:rsidRPr="00D052CA">
              <w:rPr>
                <w:rFonts w:asciiTheme="minorHAnsi" w:hAnsiTheme="minorHAnsi"/>
                <w:sz w:val="18"/>
                <w:szCs w:val="18"/>
              </w:rPr>
              <w:t>A05*350 or A05*300&gt;&gt;</w:t>
            </w:r>
          </w:p>
        </w:tc>
      </w:tr>
      <w:tr w:rsidR="00C063EB" w:rsidRPr="00D052CA" w14:paraId="7EB3F6DD" w14:textId="77777777" w:rsidTr="0039646C">
        <w:tblPrEx>
          <w:tblCellMar>
            <w:left w:w="115" w:type="dxa"/>
            <w:right w:w="115" w:type="dxa"/>
          </w:tblCellMar>
        </w:tblPrEx>
        <w:trPr>
          <w:gridBefore w:val="1"/>
          <w:wBefore w:w="8" w:type="pct"/>
          <w:trHeight w:val="233"/>
        </w:trPr>
        <w:tc>
          <w:tcPr>
            <w:tcW w:w="205" w:type="pct"/>
            <w:vAlign w:val="center"/>
          </w:tcPr>
          <w:p w14:paraId="7EB3F6D1" w14:textId="77777777" w:rsidR="00C063EB" w:rsidRPr="00D052CA" w:rsidRDefault="00C063EB" w:rsidP="003E696D">
            <w:pPr>
              <w:keepNext/>
              <w:ind w:left="-187"/>
              <w:jc w:val="center"/>
              <w:rPr>
                <w:rFonts w:asciiTheme="minorHAnsi" w:hAnsiTheme="minorHAnsi"/>
                <w:sz w:val="18"/>
                <w:szCs w:val="18"/>
              </w:rPr>
            </w:pPr>
            <w:r w:rsidRPr="00D052CA">
              <w:rPr>
                <w:rFonts w:asciiTheme="minorHAnsi" w:hAnsiTheme="minorHAnsi"/>
                <w:sz w:val="18"/>
                <w:szCs w:val="18"/>
              </w:rPr>
              <w:t>02</w:t>
            </w:r>
          </w:p>
        </w:tc>
        <w:tc>
          <w:tcPr>
            <w:tcW w:w="2291" w:type="pct"/>
            <w:gridSpan w:val="2"/>
            <w:vAlign w:val="center"/>
          </w:tcPr>
          <w:p w14:paraId="7EB3F6D2" w14:textId="53A89710" w:rsidR="00C063EB" w:rsidRPr="00D052CA" w:rsidRDefault="005C35FD" w:rsidP="003E696D">
            <w:pPr>
              <w:keepNext/>
              <w:rPr>
                <w:rFonts w:asciiTheme="minorHAnsi" w:hAnsiTheme="minorHAnsi"/>
                <w:sz w:val="18"/>
                <w:szCs w:val="18"/>
              </w:rPr>
            </w:pPr>
            <w:r w:rsidRPr="00D052CA">
              <w:rPr>
                <w:rFonts w:asciiTheme="minorHAnsi" w:hAnsiTheme="minorHAnsi"/>
                <w:sz w:val="18"/>
                <w:szCs w:val="18"/>
              </w:rPr>
              <w:t>System Airflow Rate Verification Status</w:t>
            </w:r>
          </w:p>
        </w:tc>
        <w:tc>
          <w:tcPr>
            <w:tcW w:w="2496" w:type="pct"/>
            <w:gridSpan w:val="2"/>
          </w:tcPr>
          <w:p w14:paraId="7EB3F6D3" w14:textId="77777777" w:rsidR="008B50A2" w:rsidRPr="00D052CA" w:rsidRDefault="008B50A2">
            <w:pPr>
              <w:keepNext/>
              <w:spacing w:afterLines="60" w:after="144"/>
              <w:rPr>
                <w:rFonts w:ascii="Calibri" w:hAnsi="Calibri"/>
                <w:sz w:val="18"/>
                <w:szCs w:val="18"/>
              </w:rPr>
            </w:pPr>
            <w:r w:rsidRPr="00D052CA">
              <w:rPr>
                <w:rFonts w:ascii="Calibri" w:hAnsi="Calibri"/>
                <w:sz w:val="18"/>
                <w:szCs w:val="18"/>
              </w:rPr>
              <w:t>&lt;&lt;</w:t>
            </w:r>
            <w:proofErr w:type="spellStart"/>
            <w:r w:rsidRPr="00D052CA">
              <w:rPr>
                <w:rFonts w:ascii="Calibri" w:hAnsi="Calibri"/>
                <w:sz w:val="18"/>
                <w:szCs w:val="18"/>
              </w:rPr>
              <w:t>calculatd</w:t>
            </w:r>
            <w:proofErr w:type="spellEnd"/>
            <w:r w:rsidRPr="00D052CA">
              <w:rPr>
                <w:rFonts w:ascii="Calibri" w:hAnsi="Calibri"/>
                <w:sz w:val="18"/>
                <w:szCs w:val="18"/>
              </w:rPr>
              <w:t xml:space="preserve"> field:</w:t>
            </w:r>
          </w:p>
          <w:p w14:paraId="7EB3F6D4" w14:textId="60739E05" w:rsidR="000B12F4" w:rsidRPr="00D052CA" w:rsidRDefault="008B50A2">
            <w:pPr>
              <w:keepNext/>
              <w:spacing w:afterLines="60" w:after="144"/>
              <w:rPr>
                <w:rFonts w:ascii="Calibri" w:hAnsi="Calibri"/>
                <w:sz w:val="18"/>
                <w:szCs w:val="18"/>
              </w:rPr>
            </w:pPr>
            <w:r w:rsidRPr="00D052CA">
              <w:rPr>
                <w:rFonts w:ascii="Calibri" w:hAnsi="Calibri"/>
                <w:sz w:val="18"/>
                <w:szCs w:val="18"/>
              </w:rPr>
              <w:t xml:space="preserve">if the </w:t>
            </w:r>
            <w:r w:rsidR="0063688E" w:rsidRPr="00D052CA">
              <w:rPr>
                <w:rFonts w:ascii="Calibri" w:hAnsi="Calibri"/>
                <w:sz w:val="18"/>
                <w:szCs w:val="18"/>
              </w:rPr>
              <w:t>LMCI</w:t>
            </w:r>
            <w:r w:rsidRPr="00D052CA">
              <w:rPr>
                <w:rFonts w:ascii="Calibri" w:hAnsi="Calibri"/>
                <w:sz w:val="18"/>
                <w:szCs w:val="18"/>
              </w:rPr>
              <w:t xml:space="preserve">-MCH-01 indicates </w:t>
            </w:r>
            <w:proofErr w:type="gramStart"/>
            <w:r w:rsidRPr="00D052CA">
              <w:rPr>
                <w:rFonts w:ascii="Calibri" w:hAnsi="Calibri"/>
                <w:sz w:val="18"/>
                <w:szCs w:val="18"/>
              </w:rPr>
              <w:t>a</w:t>
            </w:r>
            <w:proofErr w:type="gramEnd"/>
            <w:r w:rsidRPr="00D052CA">
              <w:rPr>
                <w:rFonts w:ascii="Calibri" w:hAnsi="Calibri"/>
                <w:sz w:val="18"/>
                <w:szCs w:val="18"/>
              </w:rPr>
              <w:t xml:space="preserve"> MCH-28 is required for alternate minimum airflow rate compliance, then</w:t>
            </w:r>
          </w:p>
          <w:p w14:paraId="7EB3F6D5" w14:textId="188F8185" w:rsidR="000B12F4" w:rsidRPr="00D052CA" w:rsidRDefault="008B50A2">
            <w:pPr>
              <w:keepNext/>
              <w:spacing w:afterLines="60" w:after="144"/>
              <w:ind w:left="720"/>
              <w:rPr>
                <w:rFonts w:ascii="Calibri" w:hAnsi="Calibri"/>
                <w:sz w:val="18"/>
                <w:szCs w:val="18"/>
              </w:rPr>
            </w:pPr>
            <w:r w:rsidRPr="00D052CA">
              <w:rPr>
                <w:rFonts w:ascii="Calibri" w:hAnsi="Calibri"/>
                <w:sz w:val="18"/>
                <w:szCs w:val="18"/>
              </w:rPr>
              <w:t xml:space="preserve">if the system has a registered </w:t>
            </w:r>
            <w:r w:rsidR="0063688E" w:rsidRPr="00D052CA">
              <w:rPr>
                <w:rFonts w:ascii="Calibri" w:hAnsi="Calibri"/>
                <w:sz w:val="18"/>
                <w:szCs w:val="18"/>
              </w:rPr>
              <w:t>LMCV</w:t>
            </w:r>
            <w:r w:rsidRPr="00D052CA">
              <w:rPr>
                <w:rFonts w:ascii="Calibri" w:hAnsi="Calibri"/>
                <w:sz w:val="18"/>
                <w:szCs w:val="18"/>
              </w:rPr>
              <w:t xml:space="preserve">-MCH-28 that indicates compliance with </w:t>
            </w:r>
            <w:ins w:id="8" w:author="Alhabibi, Haider@Energy" w:date="2023-03-01T09:11:00Z">
              <w:r w:rsidR="0072173C" w:rsidRPr="0072173C">
                <w:rPr>
                  <w:rFonts w:ascii="Calibri" w:hAnsi="Calibri"/>
                  <w:sz w:val="18"/>
                  <w:szCs w:val="18"/>
                </w:rPr>
                <w:t xml:space="preserve">160.3 A or B </w:t>
              </w:r>
            </w:ins>
            <w:del w:id="9" w:author="Alhabibi, Haider@Energy" w:date="2023-03-01T09:11:00Z">
              <w:r w:rsidRPr="00D052CA" w:rsidDel="0072173C">
                <w:rPr>
                  <w:rFonts w:ascii="Calibri" w:hAnsi="Calibri"/>
                  <w:sz w:val="18"/>
                  <w:szCs w:val="18"/>
                </w:rPr>
                <w:delText>Table 150.0-</w:delText>
              </w:r>
              <w:r w:rsidR="00C339A2" w:rsidRPr="00D052CA" w:rsidDel="0072173C">
                <w:rPr>
                  <w:rFonts w:ascii="Calibri" w:hAnsi="Calibri"/>
                  <w:sz w:val="18"/>
                  <w:szCs w:val="18"/>
                </w:rPr>
                <w:delText>B</w:delText>
              </w:r>
              <w:r w:rsidRPr="00D052CA" w:rsidDel="0072173C">
                <w:rPr>
                  <w:rFonts w:ascii="Calibri" w:hAnsi="Calibri"/>
                  <w:sz w:val="18"/>
                  <w:szCs w:val="18"/>
                </w:rPr>
                <w:delText xml:space="preserve"> or </w:delText>
              </w:r>
              <w:r w:rsidR="00C339A2" w:rsidRPr="00D052CA" w:rsidDel="0072173C">
                <w:rPr>
                  <w:rFonts w:ascii="Calibri" w:hAnsi="Calibri"/>
                  <w:sz w:val="18"/>
                  <w:szCs w:val="18"/>
                </w:rPr>
                <w:delText>C</w:delText>
              </w:r>
              <w:r w:rsidRPr="00D052CA" w:rsidDel="0072173C">
                <w:rPr>
                  <w:rFonts w:ascii="Calibri" w:hAnsi="Calibri"/>
                  <w:sz w:val="18"/>
                  <w:szCs w:val="18"/>
                </w:rPr>
                <w:delText xml:space="preserve"> </w:delText>
              </w:r>
            </w:del>
            <w:r w:rsidRPr="00D052CA">
              <w:rPr>
                <w:rFonts w:ascii="Calibri" w:hAnsi="Calibri"/>
                <w:sz w:val="18"/>
                <w:szCs w:val="18"/>
              </w:rPr>
              <w:t>return duct design requirements, then result =</w:t>
            </w:r>
            <w:r w:rsidRPr="00D052CA">
              <w:rPr>
                <w:rFonts w:ascii="Calibri" w:hAnsi="Calibri"/>
                <w:b/>
                <w:sz w:val="18"/>
                <w:szCs w:val="18"/>
              </w:rPr>
              <w:t xml:space="preserve">system complies using Table </w:t>
            </w:r>
            <w:ins w:id="10" w:author="Alhabibi, Haider@Energy" w:date="2023-03-01T09:11:00Z">
              <w:r w:rsidR="0072173C" w:rsidRPr="0072173C">
                <w:rPr>
                  <w:rFonts w:ascii="Calibri" w:hAnsi="Calibri"/>
                  <w:b/>
                  <w:sz w:val="18"/>
                  <w:szCs w:val="18"/>
                </w:rPr>
                <w:t xml:space="preserve">160.3 A or B </w:t>
              </w:r>
            </w:ins>
            <w:del w:id="11" w:author="Alhabibi, Haider@Energy" w:date="2023-03-01T09:11:00Z">
              <w:r w:rsidRPr="00D052CA" w:rsidDel="0072173C">
                <w:rPr>
                  <w:rFonts w:ascii="Calibri" w:hAnsi="Calibri"/>
                  <w:b/>
                  <w:sz w:val="18"/>
                  <w:szCs w:val="18"/>
                </w:rPr>
                <w:delText>150.0-</w:delText>
              </w:r>
              <w:r w:rsidR="00C339A2" w:rsidRPr="00D052CA" w:rsidDel="0072173C">
                <w:rPr>
                  <w:rFonts w:ascii="Calibri" w:hAnsi="Calibri"/>
                  <w:b/>
                  <w:sz w:val="18"/>
                  <w:szCs w:val="18"/>
                </w:rPr>
                <w:delText>B</w:delText>
              </w:r>
              <w:r w:rsidRPr="00D052CA" w:rsidDel="0072173C">
                <w:rPr>
                  <w:rFonts w:ascii="Calibri" w:hAnsi="Calibri"/>
                  <w:b/>
                  <w:sz w:val="18"/>
                  <w:szCs w:val="18"/>
                </w:rPr>
                <w:delText xml:space="preserve"> or </w:delText>
              </w:r>
              <w:r w:rsidR="00C339A2" w:rsidRPr="00D052CA" w:rsidDel="0072173C">
                <w:rPr>
                  <w:rFonts w:ascii="Calibri" w:hAnsi="Calibri"/>
                  <w:b/>
                  <w:sz w:val="18"/>
                  <w:szCs w:val="18"/>
                </w:rPr>
                <w:delText>C</w:delText>
              </w:r>
              <w:r w:rsidRPr="00D052CA" w:rsidDel="0072173C">
                <w:rPr>
                  <w:rFonts w:ascii="Calibri" w:hAnsi="Calibri"/>
                  <w:b/>
                  <w:sz w:val="18"/>
                  <w:szCs w:val="18"/>
                </w:rPr>
                <w:delText xml:space="preserve"> </w:delText>
              </w:r>
            </w:del>
            <w:r w:rsidRPr="00D052CA">
              <w:rPr>
                <w:rFonts w:ascii="Calibri" w:hAnsi="Calibri"/>
                <w:b/>
                <w:sz w:val="18"/>
                <w:szCs w:val="18"/>
              </w:rPr>
              <w:t>alternative return duct design criteria</w:t>
            </w:r>
            <w:r w:rsidRPr="00D052CA">
              <w:rPr>
                <w:rFonts w:ascii="Calibri" w:hAnsi="Calibri"/>
                <w:sz w:val="18"/>
                <w:szCs w:val="18"/>
              </w:rPr>
              <w:t>.</w:t>
            </w:r>
          </w:p>
          <w:p w14:paraId="7EB3F6D6" w14:textId="6BF1DBF0" w:rsidR="000B12F4" w:rsidRPr="00D052CA" w:rsidRDefault="008B50A2">
            <w:pPr>
              <w:keepNext/>
              <w:spacing w:afterLines="60" w:after="144"/>
              <w:ind w:left="720"/>
              <w:rPr>
                <w:rFonts w:ascii="Calibri" w:hAnsi="Calibri"/>
                <w:sz w:val="18"/>
                <w:szCs w:val="18"/>
              </w:rPr>
            </w:pPr>
            <w:r w:rsidRPr="00D052CA">
              <w:rPr>
                <w:rFonts w:ascii="Calibri" w:hAnsi="Calibri"/>
                <w:sz w:val="18"/>
                <w:szCs w:val="18"/>
              </w:rPr>
              <w:t>else result=</w:t>
            </w:r>
            <w:r w:rsidRPr="00D052CA">
              <w:rPr>
                <w:rFonts w:ascii="Calibri" w:hAnsi="Calibri"/>
                <w:b/>
                <w:sz w:val="18"/>
                <w:szCs w:val="18"/>
              </w:rPr>
              <w:t xml:space="preserve">System does not comply.  A registered </w:t>
            </w:r>
            <w:r w:rsidR="0063688E" w:rsidRPr="00D052CA">
              <w:rPr>
                <w:rFonts w:ascii="Calibri" w:hAnsi="Calibri"/>
                <w:b/>
                <w:sz w:val="18"/>
                <w:szCs w:val="18"/>
              </w:rPr>
              <w:t>LMCI</w:t>
            </w:r>
            <w:r w:rsidRPr="00D052CA">
              <w:rPr>
                <w:rFonts w:ascii="Calibri" w:hAnsi="Calibri"/>
                <w:b/>
                <w:sz w:val="18"/>
                <w:szCs w:val="18"/>
              </w:rPr>
              <w:t xml:space="preserve">-MCH-28 is required </w:t>
            </w:r>
            <w:r w:rsidRPr="00D052CA">
              <w:rPr>
                <w:rFonts w:ascii="Calibri" w:hAnsi="Calibri"/>
                <w:sz w:val="18"/>
                <w:szCs w:val="18"/>
              </w:rPr>
              <w:t>(do not allow this MCH-25 to be registered).</w:t>
            </w:r>
          </w:p>
          <w:p w14:paraId="7EB3F6D7" w14:textId="388F70D0" w:rsidR="000B12F4" w:rsidRPr="00D052CA" w:rsidRDefault="008B50A2">
            <w:pPr>
              <w:keepNext/>
              <w:spacing w:afterLines="60" w:after="144"/>
              <w:rPr>
                <w:rFonts w:ascii="Calibri" w:hAnsi="Calibri"/>
                <w:sz w:val="18"/>
                <w:szCs w:val="18"/>
              </w:rPr>
            </w:pPr>
            <w:r w:rsidRPr="00D052CA">
              <w:rPr>
                <w:rFonts w:ascii="Calibri" w:hAnsi="Calibri"/>
                <w:sz w:val="18"/>
                <w:szCs w:val="18"/>
              </w:rPr>
              <w:t xml:space="preserve">elseif the </w:t>
            </w:r>
            <w:r w:rsidR="0063688E" w:rsidRPr="00D052CA">
              <w:rPr>
                <w:rFonts w:ascii="Calibri" w:hAnsi="Calibri"/>
                <w:sz w:val="18"/>
                <w:szCs w:val="18"/>
              </w:rPr>
              <w:t>LMCI</w:t>
            </w:r>
            <w:r w:rsidRPr="00D052CA">
              <w:rPr>
                <w:rFonts w:ascii="Calibri" w:hAnsi="Calibri"/>
                <w:sz w:val="18"/>
                <w:szCs w:val="18"/>
              </w:rPr>
              <w:t xml:space="preserve">-MCH-01 indicates </w:t>
            </w:r>
            <w:proofErr w:type="gramStart"/>
            <w:r w:rsidRPr="00D052CA">
              <w:rPr>
                <w:rFonts w:ascii="Calibri" w:hAnsi="Calibri"/>
                <w:sz w:val="18"/>
                <w:szCs w:val="18"/>
              </w:rPr>
              <w:t>a</w:t>
            </w:r>
            <w:proofErr w:type="gramEnd"/>
            <w:r w:rsidRPr="00D052CA">
              <w:rPr>
                <w:rFonts w:ascii="Calibri" w:hAnsi="Calibri"/>
                <w:sz w:val="18"/>
                <w:szCs w:val="18"/>
              </w:rPr>
              <w:t xml:space="preserve"> MCH-23 is required for minimum airflow rate compliance, then</w:t>
            </w:r>
          </w:p>
          <w:p w14:paraId="7EB3F6D8" w14:textId="5E24A4BF" w:rsidR="009D3621" w:rsidRPr="00D052CA" w:rsidRDefault="008B50A2">
            <w:pPr>
              <w:keepNext/>
              <w:spacing w:afterLines="60" w:after="144"/>
              <w:ind w:left="720"/>
              <w:rPr>
                <w:rFonts w:ascii="Calibri" w:hAnsi="Calibri"/>
                <w:sz w:val="18"/>
                <w:szCs w:val="18"/>
              </w:rPr>
            </w:pPr>
            <w:r w:rsidRPr="00D052CA">
              <w:rPr>
                <w:rFonts w:ascii="Calibri" w:hAnsi="Calibri"/>
                <w:sz w:val="18"/>
                <w:szCs w:val="18"/>
              </w:rPr>
              <w:t xml:space="preserve">if this system has a registered </w:t>
            </w:r>
            <w:r w:rsidR="0063688E" w:rsidRPr="00D052CA">
              <w:rPr>
                <w:rFonts w:ascii="Calibri" w:hAnsi="Calibri"/>
                <w:sz w:val="18"/>
                <w:szCs w:val="18"/>
              </w:rPr>
              <w:t>LMCV</w:t>
            </w:r>
            <w:r w:rsidRPr="00D052CA">
              <w:rPr>
                <w:rFonts w:ascii="Calibri" w:hAnsi="Calibri"/>
                <w:sz w:val="18"/>
                <w:szCs w:val="18"/>
              </w:rPr>
              <w:t xml:space="preserve">-MCH-23a or </w:t>
            </w:r>
            <w:r w:rsidR="0063688E" w:rsidRPr="00D052CA">
              <w:rPr>
                <w:rFonts w:ascii="Calibri" w:hAnsi="Calibri"/>
                <w:sz w:val="18"/>
                <w:szCs w:val="18"/>
              </w:rPr>
              <w:t>LMCV</w:t>
            </w:r>
            <w:r w:rsidRPr="00D052CA">
              <w:rPr>
                <w:rFonts w:ascii="Calibri" w:hAnsi="Calibri"/>
                <w:sz w:val="18"/>
                <w:szCs w:val="18"/>
              </w:rPr>
              <w:t xml:space="preserve">-MCH-23b that meets the compliance criterion in E01, then result = </w:t>
            </w:r>
            <w:r w:rsidRPr="00D052CA">
              <w:rPr>
                <w:rFonts w:ascii="Calibri" w:hAnsi="Calibri"/>
                <w:b/>
                <w:sz w:val="18"/>
                <w:szCs w:val="18"/>
              </w:rPr>
              <w:t xml:space="preserve">System complies with minimum airflow rate </w:t>
            </w:r>
            <w:proofErr w:type="gramStart"/>
            <w:r w:rsidRPr="00D052CA">
              <w:rPr>
                <w:rFonts w:ascii="Calibri" w:hAnsi="Calibri"/>
                <w:b/>
                <w:sz w:val="18"/>
                <w:szCs w:val="18"/>
              </w:rPr>
              <w:t>requirements</w:t>
            </w:r>
            <w:r w:rsidRPr="00D052CA">
              <w:rPr>
                <w:rFonts w:ascii="Calibri" w:hAnsi="Calibri"/>
                <w:sz w:val="18"/>
                <w:szCs w:val="18"/>
              </w:rPr>
              <w:t>;</w:t>
            </w:r>
            <w:proofErr w:type="gramEnd"/>
          </w:p>
          <w:p w14:paraId="7EB3F6D9" w14:textId="28595F5F" w:rsidR="009D3621" w:rsidRPr="00D052CA" w:rsidRDefault="008B50A2">
            <w:pPr>
              <w:keepNext/>
              <w:spacing w:afterLines="60" w:after="144"/>
              <w:ind w:left="720"/>
              <w:rPr>
                <w:rFonts w:ascii="Calibri" w:hAnsi="Calibri"/>
                <w:sz w:val="18"/>
                <w:szCs w:val="18"/>
              </w:rPr>
            </w:pPr>
            <w:r w:rsidRPr="00D052CA">
              <w:rPr>
                <w:rFonts w:ascii="Calibri" w:hAnsi="Calibri"/>
                <w:sz w:val="18"/>
                <w:szCs w:val="18"/>
              </w:rPr>
              <w:t>elseif A</w:t>
            </w:r>
            <w:r w:rsidR="00C339A2" w:rsidRPr="00D052CA">
              <w:rPr>
                <w:rFonts w:ascii="Calibri" w:hAnsi="Calibri"/>
                <w:sz w:val="18"/>
                <w:szCs w:val="18"/>
              </w:rPr>
              <w:t>10</w:t>
            </w:r>
            <w:r w:rsidRPr="00D052CA">
              <w:rPr>
                <w:rFonts w:ascii="Calibri" w:hAnsi="Calibri"/>
                <w:sz w:val="18"/>
                <w:szCs w:val="18"/>
              </w:rPr>
              <w:t>=Alteration, then</w:t>
            </w:r>
          </w:p>
          <w:p w14:paraId="7EB3F6DA" w14:textId="3ED12B33" w:rsidR="009D3621" w:rsidRPr="00D052CA" w:rsidRDefault="008B50A2">
            <w:pPr>
              <w:keepNext/>
              <w:spacing w:afterLines="60" w:after="144"/>
              <w:ind w:left="1440"/>
              <w:rPr>
                <w:rFonts w:ascii="Calibri" w:hAnsi="Calibri"/>
                <w:sz w:val="18"/>
                <w:szCs w:val="18"/>
              </w:rPr>
            </w:pPr>
            <w:r w:rsidRPr="00D052CA">
              <w:rPr>
                <w:rFonts w:ascii="Calibri" w:hAnsi="Calibri"/>
                <w:sz w:val="18"/>
                <w:szCs w:val="18"/>
              </w:rPr>
              <w:t xml:space="preserve">if the system complies with the alternative airflow compliance method on a registered </w:t>
            </w:r>
            <w:r w:rsidR="0063688E" w:rsidRPr="00D052CA">
              <w:rPr>
                <w:rFonts w:ascii="Calibri" w:hAnsi="Calibri"/>
                <w:sz w:val="18"/>
                <w:szCs w:val="18"/>
              </w:rPr>
              <w:t>LMCV</w:t>
            </w:r>
            <w:r w:rsidRPr="00D052CA">
              <w:rPr>
                <w:rFonts w:ascii="Calibri" w:hAnsi="Calibri"/>
                <w:sz w:val="18"/>
                <w:szCs w:val="18"/>
              </w:rPr>
              <w:t>-MCH23</w:t>
            </w:r>
            <w:proofErr w:type="gramStart"/>
            <w:r w:rsidRPr="00D052CA">
              <w:rPr>
                <w:rFonts w:ascii="Calibri" w:hAnsi="Calibri"/>
                <w:sz w:val="18"/>
                <w:szCs w:val="18"/>
              </w:rPr>
              <w:t>c;  then</w:t>
            </w:r>
            <w:proofErr w:type="gramEnd"/>
            <w:r w:rsidRPr="00D052CA">
              <w:rPr>
                <w:rFonts w:ascii="Calibri" w:hAnsi="Calibri"/>
                <w:sz w:val="18"/>
                <w:szCs w:val="18"/>
              </w:rPr>
              <w:t xml:space="preserve"> result =</w:t>
            </w:r>
            <w:r w:rsidRPr="00D052CA">
              <w:rPr>
                <w:rFonts w:ascii="Calibri" w:hAnsi="Calibri"/>
                <w:b/>
                <w:sz w:val="18"/>
                <w:szCs w:val="18"/>
              </w:rPr>
              <w:t>system complies using the alternative remedial actions specified in RA</w:t>
            </w:r>
            <w:r w:rsidR="00E675D1" w:rsidRPr="00D052CA">
              <w:rPr>
                <w:rFonts w:ascii="Calibri" w:hAnsi="Calibri"/>
                <w:b/>
                <w:sz w:val="18"/>
                <w:szCs w:val="18"/>
              </w:rPr>
              <w:t>3.3.3.1.5</w:t>
            </w:r>
            <w:r w:rsidRPr="00D052CA">
              <w:rPr>
                <w:rFonts w:ascii="Calibri" w:hAnsi="Calibri"/>
                <w:sz w:val="18"/>
                <w:szCs w:val="18"/>
              </w:rPr>
              <w:t>.</w:t>
            </w:r>
            <w:r w:rsidRPr="00D052CA">
              <w:rPr>
                <w:rFonts w:asciiTheme="minorHAnsi" w:hAnsiTheme="minorHAnsi"/>
                <w:sz w:val="18"/>
                <w:szCs w:val="18"/>
              </w:rPr>
              <w:t xml:space="preserve"> </w:t>
            </w:r>
            <w:r w:rsidRPr="00D052CA">
              <w:rPr>
                <w:rFonts w:asciiTheme="minorHAnsi" w:hAnsiTheme="minorHAnsi"/>
                <w:b/>
                <w:sz w:val="18"/>
                <w:szCs w:val="18"/>
              </w:rPr>
              <w:t>This System does not qualify for Group Sampling.</w:t>
            </w:r>
          </w:p>
          <w:p w14:paraId="7EB3F6DB" w14:textId="79730802" w:rsidR="009D3621" w:rsidRPr="00D052CA" w:rsidRDefault="008B50A2">
            <w:pPr>
              <w:keepNext/>
              <w:spacing w:afterLines="60" w:after="144"/>
              <w:ind w:left="720"/>
              <w:rPr>
                <w:rFonts w:ascii="Calibri" w:hAnsi="Calibri"/>
                <w:sz w:val="18"/>
                <w:szCs w:val="18"/>
              </w:rPr>
            </w:pPr>
            <w:r w:rsidRPr="00D052CA">
              <w:rPr>
                <w:rFonts w:ascii="Calibri" w:hAnsi="Calibri"/>
                <w:sz w:val="18"/>
                <w:szCs w:val="18"/>
              </w:rPr>
              <w:t>else result=</w:t>
            </w:r>
            <w:r w:rsidRPr="00D052CA">
              <w:rPr>
                <w:rFonts w:ascii="Calibri" w:hAnsi="Calibri"/>
                <w:b/>
                <w:sz w:val="18"/>
                <w:szCs w:val="18"/>
              </w:rPr>
              <w:t xml:space="preserve">System does not comply. A registered </w:t>
            </w:r>
            <w:r w:rsidR="0063688E" w:rsidRPr="00D052CA">
              <w:rPr>
                <w:rFonts w:ascii="Calibri" w:hAnsi="Calibri"/>
                <w:b/>
                <w:sz w:val="18"/>
                <w:szCs w:val="18"/>
              </w:rPr>
              <w:t>LMCV</w:t>
            </w:r>
            <w:r w:rsidRPr="00D052CA">
              <w:rPr>
                <w:rFonts w:ascii="Calibri" w:hAnsi="Calibri"/>
                <w:b/>
                <w:sz w:val="18"/>
                <w:szCs w:val="18"/>
              </w:rPr>
              <w:t xml:space="preserve">-MCH-23 for this system is </w:t>
            </w:r>
            <w:proofErr w:type="gramStart"/>
            <w:r w:rsidRPr="00D052CA">
              <w:rPr>
                <w:rFonts w:ascii="Calibri" w:hAnsi="Calibri"/>
                <w:b/>
                <w:sz w:val="18"/>
                <w:szCs w:val="18"/>
              </w:rPr>
              <w:t xml:space="preserve">required </w:t>
            </w:r>
            <w:r w:rsidRPr="00D052CA">
              <w:rPr>
                <w:rFonts w:ascii="Calibri" w:hAnsi="Calibri"/>
                <w:sz w:val="18"/>
                <w:szCs w:val="18"/>
              </w:rPr>
              <w:t>.</w:t>
            </w:r>
            <w:proofErr w:type="gramEnd"/>
            <w:r w:rsidRPr="00D052CA">
              <w:rPr>
                <w:rFonts w:ascii="Calibri" w:hAnsi="Calibri"/>
                <w:sz w:val="18"/>
                <w:szCs w:val="18"/>
              </w:rPr>
              <w:t xml:space="preserve"> (do not allow this MCH-25 to be registered).</w:t>
            </w:r>
          </w:p>
          <w:p w14:paraId="7EB3F6DC" w14:textId="77777777" w:rsidR="00C063EB" w:rsidRPr="00D052CA" w:rsidRDefault="008B50A2" w:rsidP="009030FA">
            <w:pPr>
              <w:keepNext/>
              <w:rPr>
                <w:rFonts w:asciiTheme="minorHAnsi" w:hAnsiTheme="minorHAnsi"/>
                <w:sz w:val="18"/>
                <w:szCs w:val="18"/>
              </w:rPr>
            </w:pPr>
            <w:r w:rsidRPr="00D052CA">
              <w:rPr>
                <w:rFonts w:ascii="Calibri" w:hAnsi="Calibri"/>
                <w:sz w:val="18"/>
                <w:szCs w:val="18"/>
              </w:rPr>
              <w:t>end&gt;&gt;</w:t>
            </w:r>
          </w:p>
        </w:tc>
      </w:tr>
    </w:tbl>
    <w:p w14:paraId="7EB3F6DE" w14:textId="77777777" w:rsidR="00C063EB" w:rsidRPr="00D052CA" w:rsidRDefault="00C063EB" w:rsidP="003F6B1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052CA" w14:paraId="7EB3F6E1" w14:textId="77777777">
        <w:trPr>
          <w:cantSplit/>
          <w:trHeight w:val="432"/>
        </w:trPr>
        <w:tc>
          <w:tcPr>
            <w:tcW w:w="5000" w:type="pct"/>
            <w:gridSpan w:val="3"/>
            <w:vAlign w:val="center"/>
          </w:tcPr>
          <w:p w14:paraId="7EB3F6DF" w14:textId="1BCA6246" w:rsidR="00C063EB" w:rsidRPr="00D052CA" w:rsidRDefault="00C063EB" w:rsidP="00481126">
            <w:pPr>
              <w:keepNext/>
              <w:rPr>
                <w:rFonts w:asciiTheme="minorHAnsi" w:hAnsiTheme="minorHAnsi"/>
                <w:b/>
                <w:sz w:val="18"/>
                <w:szCs w:val="18"/>
              </w:rPr>
            </w:pPr>
            <w:r w:rsidRPr="00D052CA">
              <w:rPr>
                <w:rFonts w:asciiTheme="minorHAnsi" w:hAnsiTheme="minorHAnsi"/>
                <w:b/>
                <w:szCs w:val="18"/>
              </w:rPr>
              <w:lastRenderedPageBreak/>
              <w:t>F. Data Collection</w:t>
            </w:r>
          </w:p>
          <w:p w14:paraId="7EB3F6E0" w14:textId="5016C02B" w:rsidR="00C063EB" w:rsidRPr="00D052CA" w:rsidRDefault="003771D4" w:rsidP="00481126">
            <w:pPr>
              <w:keepNext/>
              <w:rPr>
                <w:rFonts w:asciiTheme="minorHAnsi" w:hAnsiTheme="minorHAnsi"/>
                <w:sz w:val="18"/>
                <w:szCs w:val="18"/>
              </w:rPr>
            </w:pPr>
            <w:r w:rsidRPr="00D052CA">
              <w:rPr>
                <w:rFonts w:ascii="Calibri" w:hAnsi="Calibri"/>
                <w:sz w:val="18"/>
                <w:szCs w:val="18"/>
              </w:rPr>
              <w:t>&lt;&lt;Static Text - see the top&gt;&gt;</w:t>
            </w:r>
          </w:p>
        </w:tc>
      </w:tr>
      <w:tr w:rsidR="00C063EB" w:rsidRPr="00D052CA" w14:paraId="7EB3F6E5" w14:textId="77777777">
        <w:trPr>
          <w:cantSplit/>
          <w:trHeight w:val="432"/>
        </w:trPr>
        <w:tc>
          <w:tcPr>
            <w:tcW w:w="253" w:type="pct"/>
            <w:vAlign w:val="center"/>
          </w:tcPr>
          <w:p w14:paraId="7EB3F6E2" w14:textId="77777777" w:rsidR="00C063EB" w:rsidRPr="00D052CA" w:rsidRDefault="00C063EB">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01</w:t>
            </w:r>
          </w:p>
        </w:tc>
        <w:tc>
          <w:tcPr>
            <w:tcW w:w="2247" w:type="pct"/>
            <w:vAlign w:val="center"/>
          </w:tcPr>
          <w:p w14:paraId="7EB3F6E3" w14:textId="3E28DADE" w:rsidR="00C063EB" w:rsidRPr="00D052CA" w:rsidRDefault="00C063EB" w:rsidP="00DB2972">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 xml:space="preserve">Lowest </w:t>
            </w:r>
            <w:r w:rsidR="00481126" w:rsidRPr="00D052CA">
              <w:rPr>
                <w:rFonts w:asciiTheme="minorHAnsi" w:hAnsiTheme="minorHAnsi"/>
                <w:sz w:val="18"/>
                <w:szCs w:val="18"/>
              </w:rPr>
              <w:t>R</w:t>
            </w:r>
            <w:r w:rsidRPr="00D052CA">
              <w:rPr>
                <w:rFonts w:asciiTheme="minorHAnsi" w:hAnsiTheme="minorHAnsi"/>
                <w:sz w:val="18"/>
                <w:szCs w:val="18"/>
              </w:rPr>
              <w:t xml:space="preserve">eturn </w:t>
            </w:r>
            <w:r w:rsidR="00481126" w:rsidRPr="00D052CA">
              <w:rPr>
                <w:rFonts w:asciiTheme="minorHAnsi" w:hAnsiTheme="minorHAnsi"/>
                <w:sz w:val="18"/>
                <w:szCs w:val="18"/>
              </w:rPr>
              <w:t>A</w:t>
            </w:r>
            <w:r w:rsidRPr="00D052CA">
              <w:rPr>
                <w:rFonts w:asciiTheme="minorHAnsi" w:hAnsiTheme="minorHAnsi"/>
                <w:sz w:val="18"/>
                <w:szCs w:val="18"/>
              </w:rPr>
              <w:t xml:space="preserve">ir </w:t>
            </w:r>
            <w:r w:rsidR="00481126" w:rsidRPr="00D052CA">
              <w:rPr>
                <w:rFonts w:asciiTheme="minorHAnsi" w:hAnsiTheme="minorHAnsi"/>
                <w:sz w:val="18"/>
                <w:szCs w:val="18"/>
              </w:rPr>
              <w:t>D</w:t>
            </w:r>
            <w:r w:rsidRPr="00D052CA">
              <w:rPr>
                <w:rFonts w:asciiTheme="minorHAnsi" w:hAnsiTheme="minorHAnsi"/>
                <w:sz w:val="18"/>
                <w:szCs w:val="18"/>
              </w:rPr>
              <w:t>ry</w:t>
            </w:r>
            <w:r w:rsidR="00481126" w:rsidRPr="00D052CA">
              <w:rPr>
                <w:rFonts w:asciiTheme="minorHAnsi" w:hAnsiTheme="minorHAnsi"/>
                <w:sz w:val="18"/>
                <w:szCs w:val="18"/>
              </w:rPr>
              <w:t>-</w:t>
            </w:r>
            <w:r w:rsidRPr="00D052CA">
              <w:rPr>
                <w:rFonts w:asciiTheme="minorHAnsi" w:hAnsiTheme="minorHAnsi"/>
                <w:sz w:val="18"/>
                <w:szCs w:val="18"/>
              </w:rPr>
              <w:t xml:space="preserve">bulb </w:t>
            </w:r>
            <w:r w:rsidR="00481126" w:rsidRPr="00D052CA">
              <w:rPr>
                <w:rFonts w:asciiTheme="minorHAnsi" w:hAnsiTheme="minorHAnsi"/>
                <w:sz w:val="18"/>
                <w:szCs w:val="18"/>
              </w:rPr>
              <w:t>T</w:t>
            </w:r>
            <w:r w:rsidRPr="00D052CA">
              <w:rPr>
                <w:rFonts w:asciiTheme="minorHAnsi" w:hAnsiTheme="minorHAnsi"/>
                <w:sz w:val="18"/>
                <w:szCs w:val="18"/>
              </w:rPr>
              <w:t xml:space="preserve">emperature that </w:t>
            </w:r>
            <w:r w:rsidR="00481126" w:rsidRPr="00D052CA">
              <w:rPr>
                <w:rFonts w:asciiTheme="minorHAnsi" w:hAnsiTheme="minorHAnsi"/>
                <w:sz w:val="18"/>
                <w:szCs w:val="18"/>
              </w:rPr>
              <w:t>O</w:t>
            </w:r>
            <w:r w:rsidRPr="00D052CA">
              <w:rPr>
                <w:rFonts w:asciiTheme="minorHAnsi" w:hAnsiTheme="minorHAnsi"/>
                <w:sz w:val="18"/>
                <w:szCs w:val="18"/>
              </w:rPr>
              <w:t xml:space="preserve">ccurred </w:t>
            </w:r>
            <w:r w:rsidR="00481126" w:rsidRPr="00D052CA">
              <w:rPr>
                <w:rFonts w:asciiTheme="minorHAnsi" w:hAnsiTheme="minorHAnsi"/>
                <w:sz w:val="18"/>
                <w:szCs w:val="18"/>
              </w:rPr>
              <w:t>D</w:t>
            </w:r>
            <w:r w:rsidRPr="00D052CA">
              <w:rPr>
                <w:rFonts w:asciiTheme="minorHAnsi" w:hAnsiTheme="minorHAnsi"/>
                <w:sz w:val="18"/>
                <w:szCs w:val="18"/>
              </w:rPr>
              <w:t xml:space="preserve">uring the </w:t>
            </w:r>
            <w:r w:rsidR="00481126" w:rsidRPr="00D052CA">
              <w:rPr>
                <w:rFonts w:asciiTheme="minorHAnsi" w:hAnsiTheme="minorHAnsi"/>
                <w:sz w:val="18"/>
                <w:szCs w:val="18"/>
              </w:rPr>
              <w:t>R</w:t>
            </w:r>
            <w:r w:rsidRPr="00D052CA">
              <w:rPr>
                <w:rFonts w:asciiTheme="minorHAnsi" w:hAnsiTheme="minorHAnsi"/>
                <w:sz w:val="18"/>
                <w:szCs w:val="18"/>
              </w:rPr>
              <w:t xml:space="preserve">efrigerant </w:t>
            </w:r>
            <w:r w:rsidR="00481126" w:rsidRPr="00D052CA">
              <w:rPr>
                <w:rFonts w:asciiTheme="minorHAnsi" w:hAnsiTheme="minorHAnsi"/>
                <w:sz w:val="18"/>
                <w:szCs w:val="18"/>
              </w:rPr>
              <w:t>C</w:t>
            </w:r>
            <w:r w:rsidRPr="00D052CA">
              <w:rPr>
                <w:rFonts w:asciiTheme="minorHAnsi" w:hAnsiTheme="minorHAnsi"/>
                <w:sz w:val="18"/>
                <w:szCs w:val="18"/>
              </w:rPr>
              <w:t xml:space="preserve">harge </w:t>
            </w:r>
            <w:r w:rsidR="00481126" w:rsidRPr="00D052CA">
              <w:rPr>
                <w:rFonts w:asciiTheme="minorHAnsi" w:hAnsiTheme="minorHAnsi"/>
                <w:sz w:val="18"/>
                <w:szCs w:val="18"/>
              </w:rPr>
              <w:t>V</w:t>
            </w:r>
            <w:r w:rsidRPr="00D052CA">
              <w:rPr>
                <w:rFonts w:asciiTheme="minorHAnsi" w:hAnsiTheme="minorHAnsi"/>
                <w:sz w:val="18"/>
                <w:szCs w:val="18"/>
              </w:rPr>
              <w:t xml:space="preserve">erification </w:t>
            </w:r>
            <w:r w:rsidR="00481126" w:rsidRPr="00D052CA">
              <w:rPr>
                <w:rFonts w:asciiTheme="minorHAnsi" w:hAnsiTheme="minorHAnsi"/>
                <w:sz w:val="18"/>
                <w:szCs w:val="18"/>
              </w:rPr>
              <w:t>P</w:t>
            </w:r>
            <w:r w:rsidRPr="00D052CA">
              <w:rPr>
                <w:rFonts w:asciiTheme="minorHAnsi" w:hAnsiTheme="minorHAnsi"/>
                <w:sz w:val="18"/>
                <w:szCs w:val="18"/>
              </w:rPr>
              <w:t>rocedure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6E4" w14:textId="77777777" w:rsidR="00C063EB" w:rsidRPr="00D052CA" w:rsidRDefault="00C063EB">
            <w:pPr>
              <w:keepNext/>
              <w:spacing w:after="60"/>
              <w:rPr>
                <w:rFonts w:asciiTheme="minorHAnsi" w:hAnsiTheme="minorHAnsi"/>
                <w:sz w:val="18"/>
                <w:szCs w:val="18"/>
              </w:rPr>
            </w:pPr>
            <w:r w:rsidRPr="00D052CA">
              <w:rPr>
                <w:rFonts w:asciiTheme="minorHAnsi" w:hAnsiTheme="minorHAnsi"/>
                <w:sz w:val="18"/>
                <w:szCs w:val="18"/>
              </w:rPr>
              <w:t xml:space="preserve">&lt;&lt;user input: numeric: </w:t>
            </w:r>
            <w:proofErr w:type="spellStart"/>
            <w:r w:rsidRPr="00D052CA">
              <w:rPr>
                <w:rFonts w:asciiTheme="minorHAnsi" w:hAnsiTheme="minorHAnsi"/>
                <w:sz w:val="18"/>
                <w:szCs w:val="18"/>
              </w:rPr>
              <w:t>xxx.x</w:t>
            </w:r>
            <w:proofErr w:type="spellEnd"/>
            <w:r w:rsidRPr="00D052CA">
              <w:rPr>
                <w:rFonts w:asciiTheme="minorHAnsi" w:hAnsiTheme="minorHAnsi"/>
                <w:sz w:val="18"/>
                <w:szCs w:val="18"/>
              </w:rPr>
              <w:t>, (</w:t>
            </w:r>
            <w:proofErr w:type="gramStart"/>
            <w:r w:rsidRPr="00D052CA">
              <w:rPr>
                <w:rFonts w:asciiTheme="minorHAnsi" w:hAnsiTheme="minorHAnsi"/>
                <w:sz w:val="18"/>
                <w:szCs w:val="18"/>
              </w:rPr>
              <w:t>in order to</w:t>
            </w:r>
            <w:proofErr w:type="gramEnd"/>
            <w:r w:rsidRPr="00D052CA">
              <w:rPr>
                <w:rFonts w:asciiTheme="minorHAnsi" w:hAnsiTheme="minorHAnsi"/>
                <w:sz w:val="18"/>
                <w:szCs w:val="18"/>
              </w:rPr>
              <w:t xml:space="preserve"> have a verification that complies, the return air </w:t>
            </w:r>
            <w:proofErr w:type="spellStart"/>
            <w:r w:rsidRPr="00D052CA">
              <w:rPr>
                <w:rFonts w:asciiTheme="minorHAnsi" w:hAnsiTheme="minorHAnsi"/>
                <w:sz w:val="18"/>
                <w:szCs w:val="18"/>
              </w:rPr>
              <w:t>drybulb</w:t>
            </w:r>
            <w:proofErr w:type="spellEnd"/>
            <w:r w:rsidRPr="00D052CA">
              <w:rPr>
                <w:rFonts w:asciiTheme="minorHAnsi" w:hAnsiTheme="minorHAnsi"/>
                <w:sz w:val="18"/>
                <w:szCs w:val="18"/>
              </w:rPr>
              <w:t xml:space="preserve"> temperature must remain above 70F during the verification procedure), range = 0 to 130&gt;&gt;</w:t>
            </w:r>
          </w:p>
        </w:tc>
      </w:tr>
      <w:tr w:rsidR="00C063EB" w:rsidRPr="00D052CA" w14:paraId="7EB3F6E9" w14:textId="77777777">
        <w:trPr>
          <w:cantSplit/>
          <w:trHeight w:val="432"/>
        </w:trPr>
        <w:tc>
          <w:tcPr>
            <w:tcW w:w="253" w:type="pct"/>
            <w:vAlign w:val="center"/>
          </w:tcPr>
          <w:p w14:paraId="7EB3F6E6" w14:textId="77777777" w:rsidR="00C063EB" w:rsidRPr="00D052CA" w:rsidRDefault="00C063EB" w:rsidP="0024734D">
            <w:pPr>
              <w:pStyle w:val="FootnoteText"/>
              <w:keepNext/>
              <w:rPr>
                <w:rFonts w:asciiTheme="minorHAnsi" w:hAnsiTheme="minorHAnsi"/>
                <w:sz w:val="18"/>
                <w:szCs w:val="18"/>
              </w:rPr>
            </w:pPr>
            <w:r w:rsidRPr="00D052CA">
              <w:rPr>
                <w:rFonts w:asciiTheme="minorHAnsi" w:hAnsiTheme="minorHAnsi"/>
                <w:sz w:val="18"/>
                <w:szCs w:val="18"/>
              </w:rPr>
              <w:t>02</w:t>
            </w:r>
          </w:p>
        </w:tc>
        <w:tc>
          <w:tcPr>
            <w:tcW w:w="2247" w:type="pct"/>
            <w:vAlign w:val="center"/>
          </w:tcPr>
          <w:p w14:paraId="58CB79FF" w14:textId="0769863A" w:rsidR="00481126" w:rsidRPr="00D052CA" w:rsidRDefault="00C063EB" w:rsidP="00481126">
            <w:pPr>
              <w:keepNext/>
              <w:spacing w:after="60"/>
              <w:rPr>
                <w:rFonts w:asciiTheme="minorHAnsi" w:hAnsiTheme="minorHAnsi"/>
                <w:sz w:val="18"/>
                <w:szCs w:val="18"/>
              </w:rPr>
            </w:pPr>
            <w:r w:rsidRPr="00D052CA">
              <w:rPr>
                <w:rFonts w:asciiTheme="minorHAnsi" w:hAnsiTheme="minorHAnsi"/>
                <w:sz w:val="18"/>
                <w:szCs w:val="18"/>
              </w:rPr>
              <w:t xml:space="preserve">Measured Condenser </w:t>
            </w:r>
            <w:r w:rsidR="00481126" w:rsidRPr="00D052CA">
              <w:rPr>
                <w:rFonts w:asciiTheme="minorHAnsi" w:hAnsiTheme="minorHAnsi"/>
                <w:sz w:val="18"/>
                <w:szCs w:val="18"/>
              </w:rPr>
              <w:t>A</w:t>
            </w:r>
            <w:r w:rsidRPr="00D052CA">
              <w:rPr>
                <w:rFonts w:asciiTheme="minorHAnsi" w:hAnsiTheme="minorHAnsi"/>
                <w:sz w:val="18"/>
                <w:szCs w:val="18"/>
              </w:rPr>
              <w:t xml:space="preserve">ir </w:t>
            </w:r>
            <w:r w:rsidR="00481126" w:rsidRPr="00D052CA">
              <w:rPr>
                <w:rFonts w:asciiTheme="minorHAnsi" w:hAnsiTheme="minorHAnsi"/>
                <w:sz w:val="18"/>
                <w:szCs w:val="18"/>
              </w:rPr>
              <w:t>E</w:t>
            </w:r>
            <w:r w:rsidRPr="00D052CA">
              <w:rPr>
                <w:rFonts w:asciiTheme="minorHAnsi" w:hAnsiTheme="minorHAnsi"/>
                <w:sz w:val="18"/>
                <w:szCs w:val="18"/>
              </w:rPr>
              <w:t xml:space="preserve">ntering </w:t>
            </w:r>
            <w:r w:rsidR="00481126" w:rsidRPr="00D052CA">
              <w:rPr>
                <w:rFonts w:asciiTheme="minorHAnsi" w:hAnsiTheme="minorHAnsi"/>
                <w:sz w:val="18"/>
                <w:szCs w:val="18"/>
              </w:rPr>
              <w:t>D</w:t>
            </w:r>
            <w:r w:rsidRPr="00D052CA">
              <w:rPr>
                <w:rFonts w:asciiTheme="minorHAnsi" w:hAnsiTheme="minorHAnsi"/>
                <w:sz w:val="18"/>
                <w:szCs w:val="18"/>
              </w:rPr>
              <w:t xml:space="preserve">ry-bulb </w:t>
            </w:r>
            <w:r w:rsidR="00481126" w:rsidRPr="00D052CA">
              <w:rPr>
                <w:rFonts w:asciiTheme="minorHAnsi" w:hAnsiTheme="minorHAnsi"/>
                <w:sz w:val="18"/>
                <w:szCs w:val="18"/>
              </w:rPr>
              <w:t>T</w:t>
            </w:r>
            <w:r w:rsidRPr="00D052CA">
              <w:rPr>
                <w:rFonts w:asciiTheme="minorHAnsi" w:hAnsiTheme="minorHAnsi"/>
                <w:sz w:val="18"/>
                <w:szCs w:val="18"/>
              </w:rPr>
              <w:t xml:space="preserve">emperature </w:t>
            </w:r>
          </w:p>
          <w:p w14:paraId="7EB3F6E7" w14:textId="40613C68" w:rsidR="00C063EB" w:rsidRPr="00D052CA" w:rsidRDefault="00C063EB" w:rsidP="00DB2972">
            <w:pPr>
              <w:keepNext/>
              <w:spacing w:after="60"/>
              <w:rPr>
                <w:rFonts w:asciiTheme="minorHAnsi" w:hAnsiTheme="minorHAnsi"/>
                <w:sz w:val="18"/>
                <w:szCs w:val="18"/>
              </w:rPr>
            </w:pPr>
            <w:r w:rsidRPr="00D052CA">
              <w:rPr>
                <w:rFonts w:asciiTheme="minorHAnsi" w:hAnsiTheme="minorHAnsi"/>
                <w:sz w:val="18"/>
                <w:szCs w:val="18"/>
              </w:rPr>
              <w:t xml:space="preserve">(T </w:t>
            </w:r>
            <w:r w:rsidRPr="00D052CA">
              <w:rPr>
                <w:rFonts w:asciiTheme="minorHAnsi" w:hAnsiTheme="minorHAnsi"/>
                <w:sz w:val="18"/>
                <w:szCs w:val="18"/>
                <w:vertAlign w:val="subscript"/>
              </w:rPr>
              <w:t xml:space="preserve">condenser, </w:t>
            </w:r>
            <w:proofErr w:type="spellStart"/>
            <w:r w:rsidRPr="00D052CA">
              <w:rPr>
                <w:rFonts w:asciiTheme="minorHAnsi" w:hAnsiTheme="minorHAnsi"/>
                <w:sz w:val="18"/>
                <w:szCs w:val="18"/>
                <w:vertAlign w:val="subscript"/>
              </w:rPr>
              <w:t>db</w:t>
            </w:r>
            <w:proofErr w:type="spellEnd"/>
            <w:r w:rsidRPr="00D052CA">
              <w:rPr>
                <w:rFonts w:asciiTheme="minorHAnsi" w:hAnsiTheme="minorHAnsi"/>
                <w:sz w:val="18"/>
                <w:szCs w:val="18"/>
              </w:rPr>
              <w:t>)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6E8" w14:textId="77777777" w:rsidR="00C063EB" w:rsidRPr="00D052CA" w:rsidRDefault="00C063EB" w:rsidP="00CD342C">
            <w:pPr>
              <w:keepNext/>
              <w:spacing w:after="60"/>
              <w:rPr>
                <w:rFonts w:asciiTheme="minorHAnsi" w:hAnsiTheme="minorHAnsi"/>
                <w:sz w:val="18"/>
                <w:szCs w:val="18"/>
              </w:rPr>
            </w:pPr>
            <w:r w:rsidRPr="00D052CA">
              <w:rPr>
                <w:rFonts w:asciiTheme="minorHAnsi" w:hAnsiTheme="minorHAnsi"/>
                <w:sz w:val="18"/>
                <w:szCs w:val="18"/>
              </w:rPr>
              <w:t xml:space="preserve">&lt;user input: numeric: </w:t>
            </w:r>
            <w:proofErr w:type="spellStart"/>
            <w:r w:rsidRPr="00D052CA">
              <w:rPr>
                <w:rFonts w:asciiTheme="minorHAnsi" w:hAnsiTheme="minorHAnsi"/>
                <w:sz w:val="18"/>
                <w:szCs w:val="18"/>
              </w:rPr>
              <w:t>xxx.x</w:t>
            </w:r>
            <w:proofErr w:type="spellEnd"/>
            <w:r w:rsidRPr="00D052CA">
              <w:rPr>
                <w:rFonts w:asciiTheme="minorHAnsi" w:hAnsiTheme="minorHAnsi"/>
                <w:sz w:val="18"/>
                <w:szCs w:val="18"/>
              </w:rPr>
              <w:t>, range = 0 to 130&gt;&gt;</w:t>
            </w:r>
          </w:p>
        </w:tc>
      </w:tr>
      <w:tr w:rsidR="00C063EB" w:rsidRPr="00D052CA" w14:paraId="7EB3F6ED" w14:textId="77777777">
        <w:trPr>
          <w:cantSplit/>
          <w:trHeight w:val="432"/>
        </w:trPr>
        <w:tc>
          <w:tcPr>
            <w:tcW w:w="253" w:type="pct"/>
            <w:vAlign w:val="center"/>
          </w:tcPr>
          <w:p w14:paraId="7EB3F6EA" w14:textId="77777777" w:rsidR="00C063EB" w:rsidRPr="00D052CA" w:rsidRDefault="00C063EB" w:rsidP="0024734D">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03</w:t>
            </w:r>
          </w:p>
        </w:tc>
        <w:tc>
          <w:tcPr>
            <w:tcW w:w="2247" w:type="pct"/>
            <w:vAlign w:val="center"/>
          </w:tcPr>
          <w:p w14:paraId="7EB3F6EB" w14:textId="7BB8AFF9" w:rsidR="00C063EB" w:rsidRPr="00D052CA" w:rsidRDefault="00C063EB" w:rsidP="0024734D">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Outdoor Temperature Qualification Status</w:t>
            </w:r>
          </w:p>
        </w:tc>
        <w:tc>
          <w:tcPr>
            <w:tcW w:w="2500" w:type="pct"/>
            <w:vAlign w:val="center"/>
          </w:tcPr>
          <w:p w14:paraId="7EB3F6EC" w14:textId="77777777" w:rsidR="00C063EB" w:rsidRPr="00D052CA" w:rsidRDefault="00C063EB" w:rsidP="009030FA">
            <w:pPr>
              <w:keepNext/>
              <w:spacing w:after="60"/>
              <w:rPr>
                <w:rFonts w:asciiTheme="minorHAnsi" w:hAnsiTheme="minorHAnsi"/>
                <w:sz w:val="18"/>
                <w:szCs w:val="18"/>
              </w:rPr>
            </w:pPr>
            <w:r w:rsidRPr="00D052CA">
              <w:rPr>
                <w:rFonts w:asciiTheme="minorHAnsi" w:hAnsiTheme="minorHAnsi"/>
                <w:sz w:val="18"/>
                <w:szCs w:val="18"/>
              </w:rPr>
              <w:t xml:space="preserve">&lt;&lt;if </w:t>
            </w:r>
            <w:r w:rsidR="009030FA" w:rsidRPr="00D052CA">
              <w:rPr>
                <w:rFonts w:asciiTheme="minorHAnsi" w:hAnsiTheme="minorHAnsi"/>
                <w:sz w:val="18"/>
                <w:szCs w:val="18"/>
              </w:rPr>
              <w:t>F02</w:t>
            </w:r>
            <w:r w:rsidRPr="00D052CA">
              <w:rPr>
                <w:rFonts w:asciiTheme="minorHAnsi" w:hAnsiTheme="minorHAnsi"/>
                <w:sz w:val="18"/>
                <w:szCs w:val="18"/>
              </w:rPr>
              <w:t>&lt;55F or greater than 115F, then display text: "Superheat refrigerant charge verification method is not allowed to be used when the outdoor temperature is less than 55F or greater than 115F", do not proceed&gt;&gt;</w:t>
            </w:r>
          </w:p>
        </w:tc>
      </w:tr>
      <w:tr w:rsidR="00C063EB" w:rsidRPr="00D052CA" w14:paraId="7EB3F6F1" w14:textId="77777777">
        <w:trPr>
          <w:cantSplit/>
          <w:trHeight w:val="432"/>
        </w:trPr>
        <w:tc>
          <w:tcPr>
            <w:tcW w:w="253" w:type="pct"/>
            <w:vAlign w:val="center"/>
          </w:tcPr>
          <w:p w14:paraId="7EB3F6EE" w14:textId="77777777" w:rsidR="00C063EB" w:rsidRPr="00D052CA" w:rsidRDefault="00C063EB" w:rsidP="0024734D">
            <w:pPr>
              <w:pStyle w:val="FootnoteText"/>
              <w:keepNext/>
              <w:rPr>
                <w:rFonts w:asciiTheme="minorHAnsi" w:hAnsiTheme="minorHAnsi"/>
                <w:sz w:val="18"/>
                <w:szCs w:val="18"/>
              </w:rPr>
            </w:pPr>
            <w:r w:rsidRPr="00D052CA">
              <w:rPr>
                <w:rFonts w:asciiTheme="minorHAnsi" w:hAnsiTheme="minorHAnsi"/>
                <w:sz w:val="18"/>
                <w:szCs w:val="18"/>
              </w:rPr>
              <w:t>04</w:t>
            </w:r>
          </w:p>
        </w:tc>
        <w:tc>
          <w:tcPr>
            <w:tcW w:w="2247" w:type="pct"/>
            <w:vAlign w:val="center"/>
          </w:tcPr>
          <w:p w14:paraId="7EB3F6EF" w14:textId="6D573FBD" w:rsidR="00C063EB" w:rsidRPr="00D052CA" w:rsidRDefault="00C063EB" w:rsidP="00DB2972">
            <w:pPr>
              <w:keepNext/>
              <w:spacing w:after="60"/>
              <w:rPr>
                <w:rFonts w:asciiTheme="minorHAnsi" w:hAnsiTheme="minorHAnsi"/>
                <w:sz w:val="18"/>
                <w:szCs w:val="18"/>
              </w:rPr>
            </w:pPr>
            <w:r w:rsidRPr="00D052CA">
              <w:rPr>
                <w:rFonts w:asciiTheme="minorHAnsi" w:hAnsiTheme="minorHAnsi"/>
                <w:sz w:val="18"/>
                <w:szCs w:val="18"/>
              </w:rPr>
              <w:t xml:space="preserve">Measured Return (evaporator entering) </w:t>
            </w:r>
            <w:r w:rsidR="00481126" w:rsidRPr="00D052CA">
              <w:rPr>
                <w:rFonts w:asciiTheme="minorHAnsi" w:hAnsiTheme="minorHAnsi"/>
                <w:sz w:val="18"/>
                <w:szCs w:val="18"/>
              </w:rPr>
              <w:t>A</w:t>
            </w:r>
            <w:r w:rsidRPr="00D052CA">
              <w:rPr>
                <w:rFonts w:asciiTheme="minorHAnsi" w:hAnsiTheme="minorHAnsi"/>
                <w:sz w:val="18"/>
                <w:szCs w:val="18"/>
              </w:rPr>
              <w:t xml:space="preserve">ir </w:t>
            </w:r>
            <w:r w:rsidR="00481126" w:rsidRPr="00D052CA">
              <w:rPr>
                <w:rFonts w:asciiTheme="minorHAnsi" w:hAnsiTheme="minorHAnsi"/>
                <w:sz w:val="18"/>
                <w:szCs w:val="18"/>
              </w:rPr>
              <w:t>D</w:t>
            </w:r>
            <w:r w:rsidRPr="00D052CA">
              <w:rPr>
                <w:rFonts w:asciiTheme="minorHAnsi" w:hAnsiTheme="minorHAnsi"/>
                <w:sz w:val="18"/>
                <w:szCs w:val="18"/>
              </w:rPr>
              <w:t xml:space="preserve">ry-bulb </w:t>
            </w:r>
            <w:r w:rsidR="00481126" w:rsidRPr="00D052CA">
              <w:rPr>
                <w:rFonts w:asciiTheme="minorHAnsi" w:hAnsiTheme="minorHAnsi"/>
                <w:sz w:val="18"/>
                <w:szCs w:val="18"/>
              </w:rPr>
              <w:t>T</w:t>
            </w:r>
            <w:r w:rsidRPr="00D052CA">
              <w:rPr>
                <w:rFonts w:asciiTheme="minorHAnsi" w:hAnsiTheme="minorHAnsi"/>
                <w:sz w:val="18"/>
                <w:szCs w:val="18"/>
              </w:rPr>
              <w:t xml:space="preserve">emperature (T </w:t>
            </w:r>
            <w:r w:rsidRPr="00D052CA">
              <w:rPr>
                <w:rFonts w:asciiTheme="minorHAnsi" w:hAnsiTheme="minorHAnsi"/>
                <w:sz w:val="18"/>
                <w:szCs w:val="18"/>
                <w:vertAlign w:val="subscript"/>
              </w:rPr>
              <w:t>return</w:t>
            </w:r>
            <w:r w:rsidRPr="00D052CA">
              <w:rPr>
                <w:rFonts w:asciiTheme="minorHAnsi" w:hAnsiTheme="minorHAnsi"/>
                <w:sz w:val="18"/>
                <w:szCs w:val="18"/>
              </w:rPr>
              <w:t xml:space="preserve">, </w:t>
            </w:r>
            <w:proofErr w:type="spellStart"/>
            <w:r w:rsidRPr="00D052CA">
              <w:rPr>
                <w:rFonts w:asciiTheme="minorHAnsi" w:hAnsiTheme="minorHAnsi"/>
                <w:sz w:val="18"/>
                <w:szCs w:val="18"/>
                <w:vertAlign w:val="subscript"/>
              </w:rPr>
              <w:t>db</w:t>
            </w:r>
            <w:proofErr w:type="spellEnd"/>
            <w:r w:rsidRPr="00D052CA">
              <w:rPr>
                <w:rFonts w:asciiTheme="minorHAnsi" w:hAnsiTheme="minorHAnsi"/>
                <w:sz w:val="18"/>
                <w:szCs w:val="18"/>
              </w:rPr>
              <w:t>)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6F0" w14:textId="77777777" w:rsidR="00C063EB" w:rsidRPr="00D052CA" w:rsidRDefault="00C063EB" w:rsidP="0024734D">
            <w:pPr>
              <w:keepNext/>
              <w:spacing w:after="60"/>
              <w:rPr>
                <w:rFonts w:asciiTheme="minorHAnsi" w:hAnsiTheme="minorHAnsi"/>
                <w:sz w:val="18"/>
                <w:szCs w:val="18"/>
              </w:rPr>
            </w:pPr>
            <w:r w:rsidRPr="00D052CA">
              <w:rPr>
                <w:rFonts w:asciiTheme="minorHAnsi" w:hAnsiTheme="minorHAnsi"/>
                <w:sz w:val="18"/>
                <w:szCs w:val="18"/>
              </w:rPr>
              <w:t>&lt;&lt;user entry, check range = 0 to 130&gt;&gt;</w:t>
            </w:r>
          </w:p>
        </w:tc>
      </w:tr>
      <w:tr w:rsidR="00C063EB" w:rsidRPr="00D052CA" w14:paraId="7EB3F6F5" w14:textId="77777777">
        <w:trPr>
          <w:cantSplit/>
          <w:trHeight w:val="432"/>
        </w:trPr>
        <w:tc>
          <w:tcPr>
            <w:tcW w:w="253" w:type="pct"/>
            <w:vAlign w:val="center"/>
          </w:tcPr>
          <w:p w14:paraId="7EB3F6F2" w14:textId="77777777" w:rsidR="00C063EB" w:rsidRPr="00D052CA" w:rsidRDefault="00C063EB" w:rsidP="0024734D">
            <w:pPr>
              <w:pStyle w:val="FootnoteText"/>
              <w:keepNext/>
              <w:rPr>
                <w:rFonts w:asciiTheme="minorHAnsi" w:hAnsiTheme="minorHAnsi"/>
                <w:sz w:val="18"/>
                <w:szCs w:val="18"/>
              </w:rPr>
            </w:pPr>
            <w:r w:rsidRPr="00D052CA">
              <w:rPr>
                <w:rFonts w:asciiTheme="minorHAnsi" w:hAnsiTheme="minorHAnsi"/>
                <w:sz w:val="18"/>
                <w:szCs w:val="18"/>
              </w:rPr>
              <w:t>05</w:t>
            </w:r>
          </w:p>
        </w:tc>
        <w:tc>
          <w:tcPr>
            <w:tcW w:w="2247" w:type="pct"/>
            <w:vAlign w:val="center"/>
          </w:tcPr>
          <w:p w14:paraId="7EB3F6F3" w14:textId="47352D52" w:rsidR="00C063EB" w:rsidRPr="00D052CA" w:rsidRDefault="00C063EB" w:rsidP="00DB2972">
            <w:pPr>
              <w:keepNext/>
              <w:spacing w:after="60"/>
              <w:rPr>
                <w:rFonts w:asciiTheme="minorHAnsi" w:hAnsiTheme="minorHAnsi"/>
                <w:sz w:val="18"/>
                <w:szCs w:val="18"/>
              </w:rPr>
            </w:pPr>
            <w:r w:rsidRPr="00D052CA">
              <w:rPr>
                <w:rFonts w:asciiTheme="minorHAnsi" w:hAnsiTheme="minorHAnsi"/>
                <w:sz w:val="18"/>
                <w:szCs w:val="18"/>
              </w:rPr>
              <w:t xml:space="preserve">Measured Return (evaporator entering) </w:t>
            </w:r>
            <w:r w:rsidR="00481126" w:rsidRPr="00D052CA">
              <w:rPr>
                <w:rFonts w:asciiTheme="minorHAnsi" w:hAnsiTheme="minorHAnsi"/>
                <w:sz w:val="18"/>
                <w:szCs w:val="18"/>
              </w:rPr>
              <w:t>A</w:t>
            </w:r>
            <w:r w:rsidRPr="00D052CA">
              <w:rPr>
                <w:rFonts w:asciiTheme="minorHAnsi" w:hAnsiTheme="minorHAnsi"/>
                <w:sz w:val="18"/>
                <w:szCs w:val="18"/>
              </w:rPr>
              <w:t xml:space="preserve">ir </w:t>
            </w:r>
            <w:r w:rsidR="00481126" w:rsidRPr="00D052CA">
              <w:rPr>
                <w:rFonts w:asciiTheme="minorHAnsi" w:hAnsiTheme="minorHAnsi"/>
                <w:sz w:val="18"/>
                <w:szCs w:val="18"/>
              </w:rPr>
              <w:t>W</w:t>
            </w:r>
            <w:r w:rsidRPr="00D052CA">
              <w:rPr>
                <w:rFonts w:asciiTheme="minorHAnsi" w:hAnsiTheme="minorHAnsi"/>
                <w:sz w:val="18"/>
                <w:szCs w:val="18"/>
              </w:rPr>
              <w:t xml:space="preserve">et-bulb </w:t>
            </w:r>
            <w:r w:rsidR="00481126" w:rsidRPr="00D052CA">
              <w:rPr>
                <w:rFonts w:asciiTheme="minorHAnsi" w:hAnsiTheme="minorHAnsi"/>
                <w:sz w:val="18"/>
                <w:szCs w:val="18"/>
              </w:rPr>
              <w:t>T</w:t>
            </w:r>
            <w:r w:rsidRPr="00D052CA">
              <w:rPr>
                <w:rFonts w:asciiTheme="minorHAnsi" w:hAnsiTheme="minorHAnsi"/>
                <w:sz w:val="18"/>
                <w:szCs w:val="18"/>
              </w:rPr>
              <w:t xml:space="preserve">emperature (T </w:t>
            </w:r>
            <w:r w:rsidRPr="00D052CA">
              <w:rPr>
                <w:rFonts w:asciiTheme="minorHAnsi" w:hAnsiTheme="minorHAnsi"/>
                <w:sz w:val="18"/>
                <w:szCs w:val="18"/>
                <w:vertAlign w:val="subscript"/>
              </w:rPr>
              <w:t>return</w:t>
            </w:r>
            <w:r w:rsidRPr="00D052CA">
              <w:rPr>
                <w:rFonts w:asciiTheme="minorHAnsi" w:hAnsiTheme="minorHAnsi"/>
                <w:sz w:val="18"/>
                <w:szCs w:val="18"/>
              </w:rPr>
              <w:t xml:space="preserve">, </w:t>
            </w:r>
            <w:proofErr w:type="spellStart"/>
            <w:r w:rsidRPr="00D052CA">
              <w:rPr>
                <w:rFonts w:asciiTheme="minorHAnsi" w:hAnsiTheme="minorHAnsi"/>
                <w:sz w:val="18"/>
                <w:szCs w:val="18"/>
                <w:vertAlign w:val="subscript"/>
              </w:rPr>
              <w:t>wb</w:t>
            </w:r>
            <w:proofErr w:type="spellEnd"/>
            <w:r w:rsidRPr="00D052CA">
              <w:rPr>
                <w:rFonts w:asciiTheme="minorHAnsi" w:hAnsiTheme="minorHAnsi"/>
                <w:sz w:val="18"/>
                <w:szCs w:val="18"/>
              </w:rPr>
              <w:t>)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6F4" w14:textId="77777777" w:rsidR="00C063EB" w:rsidRPr="00D052CA" w:rsidRDefault="00C063EB" w:rsidP="0024734D">
            <w:pPr>
              <w:keepNext/>
              <w:spacing w:after="60"/>
              <w:rPr>
                <w:rFonts w:asciiTheme="minorHAnsi" w:hAnsiTheme="minorHAnsi"/>
                <w:sz w:val="18"/>
                <w:szCs w:val="18"/>
              </w:rPr>
            </w:pPr>
            <w:r w:rsidRPr="00D052CA">
              <w:rPr>
                <w:rFonts w:asciiTheme="minorHAnsi" w:hAnsiTheme="minorHAnsi"/>
                <w:sz w:val="18"/>
                <w:szCs w:val="18"/>
              </w:rPr>
              <w:t>&lt;&lt;user entry, check range = 0 to 130&gt;&gt;</w:t>
            </w:r>
          </w:p>
        </w:tc>
      </w:tr>
      <w:tr w:rsidR="00C063EB" w:rsidRPr="00D052CA" w14:paraId="7EB3F6F9" w14:textId="77777777">
        <w:trPr>
          <w:cantSplit/>
          <w:trHeight w:val="432"/>
        </w:trPr>
        <w:tc>
          <w:tcPr>
            <w:tcW w:w="253" w:type="pct"/>
            <w:vAlign w:val="center"/>
          </w:tcPr>
          <w:p w14:paraId="7EB3F6F6" w14:textId="77777777" w:rsidR="00C063EB" w:rsidRPr="00D052CA" w:rsidRDefault="00C063EB" w:rsidP="0024734D">
            <w:pPr>
              <w:keepNext/>
              <w:rPr>
                <w:rFonts w:asciiTheme="minorHAnsi" w:hAnsiTheme="minorHAnsi"/>
                <w:sz w:val="18"/>
                <w:szCs w:val="18"/>
              </w:rPr>
            </w:pPr>
            <w:r w:rsidRPr="00D052CA">
              <w:rPr>
                <w:rFonts w:asciiTheme="minorHAnsi" w:hAnsiTheme="minorHAnsi"/>
                <w:sz w:val="18"/>
                <w:szCs w:val="18"/>
              </w:rPr>
              <w:t>06</w:t>
            </w:r>
          </w:p>
        </w:tc>
        <w:tc>
          <w:tcPr>
            <w:tcW w:w="2247" w:type="pct"/>
            <w:vAlign w:val="center"/>
          </w:tcPr>
          <w:p w14:paraId="7EB3F6F7" w14:textId="5E187FC6" w:rsidR="00C063EB" w:rsidRPr="00D052CA" w:rsidRDefault="00C063EB" w:rsidP="00DB2972">
            <w:pPr>
              <w:keepNext/>
              <w:spacing w:after="60"/>
              <w:rPr>
                <w:rFonts w:asciiTheme="minorHAnsi" w:hAnsiTheme="minorHAnsi"/>
                <w:sz w:val="18"/>
                <w:szCs w:val="18"/>
              </w:rPr>
            </w:pPr>
            <w:r w:rsidRPr="00D052CA">
              <w:rPr>
                <w:rFonts w:asciiTheme="minorHAnsi" w:hAnsiTheme="minorHAnsi"/>
                <w:sz w:val="18"/>
                <w:szCs w:val="18"/>
              </w:rPr>
              <w:t xml:space="preserve">Measured Suction </w:t>
            </w:r>
            <w:r w:rsidR="00481126" w:rsidRPr="00D052CA">
              <w:rPr>
                <w:rFonts w:asciiTheme="minorHAnsi" w:hAnsiTheme="minorHAnsi"/>
                <w:sz w:val="18"/>
                <w:szCs w:val="18"/>
              </w:rPr>
              <w:t>L</w:t>
            </w:r>
            <w:r w:rsidRPr="00D052CA">
              <w:rPr>
                <w:rFonts w:asciiTheme="minorHAnsi" w:hAnsiTheme="minorHAnsi"/>
                <w:sz w:val="18"/>
                <w:szCs w:val="18"/>
              </w:rPr>
              <w:t xml:space="preserve">ine </w:t>
            </w:r>
            <w:r w:rsidR="00481126" w:rsidRPr="00D052CA">
              <w:rPr>
                <w:rFonts w:asciiTheme="minorHAnsi" w:hAnsiTheme="minorHAnsi"/>
                <w:sz w:val="18"/>
                <w:szCs w:val="18"/>
              </w:rPr>
              <w:t>T</w:t>
            </w:r>
            <w:r w:rsidRPr="00D052CA">
              <w:rPr>
                <w:rFonts w:asciiTheme="minorHAnsi" w:hAnsiTheme="minorHAnsi"/>
                <w:sz w:val="18"/>
                <w:szCs w:val="18"/>
              </w:rPr>
              <w:t>emperature (</w:t>
            </w:r>
            <w:proofErr w:type="spellStart"/>
            <w:r w:rsidRPr="00D052CA">
              <w:rPr>
                <w:rFonts w:asciiTheme="minorHAnsi" w:hAnsiTheme="minorHAnsi"/>
                <w:sz w:val="18"/>
                <w:szCs w:val="18"/>
              </w:rPr>
              <w:t>T</w:t>
            </w:r>
            <w:r w:rsidRPr="00D052CA">
              <w:rPr>
                <w:rFonts w:asciiTheme="minorHAnsi" w:hAnsiTheme="minorHAnsi"/>
                <w:sz w:val="18"/>
                <w:szCs w:val="18"/>
                <w:vertAlign w:val="subscript"/>
              </w:rPr>
              <w:t>suction</w:t>
            </w:r>
            <w:proofErr w:type="spellEnd"/>
            <w:r w:rsidRPr="00D052CA">
              <w:rPr>
                <w:rFonts w:asciiTheme="minorHAnsi" w:hAnsiTheme="minorHAnsi"/>
                <w:sz w:val="18"/>
                <w:szCs w:val="18"/>
              </w:rPr>
              <w:t>)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6F8" w14:textId="77777777" w:rsidR="00C063EB" w:rsidRPr="00D052CA" w:rsidRDefault="00C063EB" w:rsidP="0024734D">
            <w:pPr>
              <w:keepNext/>
              <w:spacing w:after="60"/>
              <w:rPr>
                <w:rFonts w:asciiTheme="minorHAnsi" w:hAnsiTheme="minorHAnsi"/>
                <w:sz w:val="18"/>
                <w:szCs w:val="18"/>
              </w:rPr>
            </w:pPr>
            <w:r w:rsidRPr="00D052CA">
              <w:rPr>
                <w:rFonts w:asciiTheme="minorHAnsi" w:hAnsiTheme="minorHAnsi"/>
                <w:sz w:val="18"/>
                <w:szCs w:val="18"/>
              </w:rPr>
              <w:t>&lt;&lt;user entry, check range = -40 to 150&gt;&gt;</w:t>
            </w:r>
          </w:p>
        </w:tc>
      </w:tr>
      <w:tr w:rsidR="00C063EB" w:rsidRPr="00D052CA" w14:paraId="7EB3F6FD" w14:textId="77777777">
        <w:trPr>
          <w:cantSplit/>
          <w:trHeight w:val="432"/>
        </w:trPr>
        <w:tc>
          <w:tcPr>
            <w:tcW w:w="253" w:type="pct"/>
            <w:vAlign w:val="center"/>
          </w:tcPr>
          <w:p w14:paraId="7EB3F6FA" w14:textId="77777777" w:rsidR="00C063EB" w:rsidRPr="00D052CA" w:rsidRDefault="00C063EB" w:rsidP="0024734D">
            <w:pPr>
              <w:keepNext/>
              <w:rPr>
                <w:rFonts w:asciiTheme="minorHAnsi" w:hAnsiTheme="minorHAnsi"/>
                <w:sz w:val="18"/>
                <w:szCs w:val="18"/>
              </w:rPr>
            </w:pPr>
            <w:r w:rsidRPr="00D052CA">
              <w:rPr>
                <w:rFonts w:asciiTheme="minorHAnsi" w:hAnsiTheme="minorHAnsi"/>
                <w:sz w:val="18"/>
                <w:szCs w:val="18"/>
              </w:rPr>
              <w:t>07</w:t>
            </w:r>
          </w:p>
        </w:tc>
        <w:tc>
          <w:tcPr>
            <w:tcW w:w="2247" w:type="pct"/>
            <w:vAlign w:val="center"/>
          </w:tcPr>
          <w:p w14:paraId="7EB3F6FB" w14:textId="6FB5E112" w:rsidR="00C063EB" w:rsidRPr="00D052CA" w:rsidRDefault="00C063EB" w:rsidP="00481126">
            <w:pPr>
              <w:keepNext/>
              <w:spacing w:after="60"/>
              <w:rPr>
                <w:rFonts w:asciiTheme="minorHAnsi" w:hAnsiTheme="minorHAnsi"/>
                <w:sz w:val="18"/>
                <w:szCs w:val="18"/>
              </w:rPr>
            </w:pPr>
            <w:r w:rsidRPr="00D052CA">
              <w:rPr>
                <w:rFonts w:asciiTheme="minorHAnsi" w:hAnsiTheme="minorHAnsi"/>
                <w:sz w:val="18"/>
                <w:szCs w:val="18"/>
              </w:rPr>
              <w:t xml:space="preserve">Measured Suction </w:t>
            </w:r>
            <w:r w:rsidR="00481126" w:rsidRPr="00D052CA">
              <w:rPr>
                <w:rFonts w:asciiTheme="minorHAnsi" w:hAnsiTheme="minorHAnsi"/>
                <w:sz w:val="18"/>
                <w:szCs w:val="18"/>
              </w:rPr>
              <w:t>L</w:t>
            </w:r>
            <w:r w:rsidRPr="00D052CA">
              <w:rPr>
                <w:rFonts w:asciiTheme="minorHAnsi" w:hAnsiTheme="minorHAnsi"/>
                <w:sz w:val="18"/>
                <w:szCs w:val="18"/>
              </w:rPr>
              <w:t xml:space="preserve">ine </w:t>
            </w:r>
            <w:r w:rsidR="00481126" w:rsidRPr="00D052CA">
              <w:rPr>
                <w:rFonts w:asciiTheme="minorHAnsi" w:hAnsiTheme="minorHAnsi"/>
                <w:sz w:val="18"/>
                <w:szCs w:val="18"/>
              </w:rPr>
              <w:t>P</w:t>
            </w:r>
            <w:r w:rsidRPr="00D052CA">
              <w:rPr>
                <w:rFonts w:asciiTheme="minorHAnsi" w:hAnsiTheme="minorHAnsi"/>
                <w:sz w:val="18"/>
                <w:szCs w:val="18"/>
              </w:rPr>
              <w:t xml:space="preserve">ressure (P </w:t>
            </w:r>
            <w:r w:rsidRPr="00D052CA">
              <w:rPr>
                <w:rFonts w:asciiTheme="minorHAnsi" w:hAnsiTheme="minorHAnsi"/>
                <w:sz w:val="18"/>
                <w:szCs w:val="18"/>
                <w:vertAlign w:val="subscript"/>
              </w:rPr>
              <w:t>suction</w:t>
            </w:r>
            <w:r w:rsidRPr="00D052CA">
              <w:rPr>
                <w:rFonts w:asciiTheme="minorHAnsi" w:hAnsiTheme="minorHAnsi"/>
                <w:sz w:val="18"/>
                <w:szCs w:val="18"/>
              </w:rPr>
              <w:t xml:space="preserve"> - </w:t>
            </w:r>
            <w:proofErr w:type="spellStart"/>
            <w:r w:rsidRPr="00D052CA">
              <w:rPr>
                <w:rFonts w:asciiTheme="minorHAnsi" w:hAnsiTheme="minorHAnsi"/>
                <w:sz w:val="18"/>
                <w:szCs w:val="18"/>
              </w:rPr>
              <w:t>psig</w:t>
            </w:r>
            <w:proofErr w:type="spellEnd"/>
            <w:r w:rsidRPr="00D052CA">
              <w:rPr>
                <w:rFonts w:asciiTheme="minorHAnsi" w:hAnsiTheme="minorHAnsi"/>
                <w:sz w:val="18"/>
                <w:szCs w:val="18"/>
              </w:rPr>
              <w:t>)</w:t>
            </w:r>
          </w:p>
        </w:tc>
        <w:tc>
          <w:tcPr>
            <w:tcW w:w="2500" w:type="pct"/>
            <w:vAlign w:val="center"/>
          </w:tcPr>
          <w:p w14:paraId="7EB3F6FC" w14:textId="77777777" w:rsidR="00C063EB" w:rsidRPr="00D052CA" w:rsidRDefault="00C063EB" w:rsidP="0024734D">
            <w:pPr>
              <w:keepNext/>
              <w:spacing w:after="60"/>
              <w:rPr>
                <w:rFonts w:asciiTheme="minorHAnsi" w:hAnsiTheme="minorHAnsi"/>
                <w:sz w:val="18"/>
                <w:szCs w:val="18"/>
              </w:rPr>
            </w:pPr>
            <w:r w:rsidRPr="00D052CA">
              <w:rPr>
                <w:rFonts w:asciiTheme="minorHAnsi" w:hAnsiTheme="minorHAnsi"/>
                <w:sz w:val="18"/>
                <w:szCs w:val="18"/>
              </w:rPr>
              <w:t>&lt;&lt;user entry, check range = 0 to 400&gt;&gt;</w:t>
            </w:r>
          </w:p>
        </w:tc>
      </w:tr>
      <w:tr w:rsidR="00C063EB" w:rsidRPr="00D052CA" w14:paraId="7EB3F702" w14:textId="77777777">
        <w:trPr>
          <w:cantSplit/>
          <w:trHeight w:val="432"/>
        </w:trPr>
        <w:tc>
          <w:tcPr>
            <w:tcW w:w="253" w:type="pct"/>
            <w:vAlign w:val="center"/>
          </w:tcPr>
          <w:p w14:paraId="7EB3F6FE" w14:textId="77777777" w:rsidR="00C063EB" w:rsidRPr="00D052CA" w:rsidRDefault="00C063EB" w:rsidP="0024734D">
            <w:pPr>
              <w:keepNext/>
              <w:rPr>
                <w:rFonts w:asciiTheme="minorHAnsi" w:hAnsiTheme="minorHAnsi"/>
                <w:sz w:val="18"/>
                <w:szCs w:val="18"/>
              </w:rPr>
            </w:pPr>
            <w:r w:rsidRPr="00D052CA">
              <w:rPr>
                <w:rFonts w:asciiTheme="minorHAnsi" w:hAnsiTheme="minorHAnsi"/>
                <w:sz w:val="18"/>
                <w:szCs w:val="18"/>
              </w:rPr>
              <w:t>08</w:t>
            </w:r>
          </w:p>
        </w:tc>
        <w:tc>
          <w:tcPr>
            <w:tcW w:w="2247" w:type="pct"/>
            <w:vAlign w:val="center"/>
          </w:tcPr>
          <w:p w14:paraId="7EB3F6FF" w14:textId="5EECCF0E" w:rsidR="00C063EB" w:rsidRPr="00D052CA" w:rsidRDefault="00C063EB" w:rsidP="0024734D">
            <w:pPr>
              <w:keepNext/>
              <w:rPr>
                <w:rFonts w:asciiTheme="minorHAnsi" w:hAnsiTheme="minorHAnsi"/>
                <w:sz w:val="18"/>
                <w:szCs w:val="18"/>
              </w:rPr>
            </w:pPr>
            <w:r w:rsidRPr="00D052CA">
              <w:rPr>
                <w:rFonts w:asciiTheme="minorHAnsi" w:hAnsiTheme="minorHAnsi"/>
                <w:sz w:val="18"/>
                <w:szCs w:val="18"/>
              </w:rPr>
              <w:t xml:space="preserve">Evaporator </w:t>
            </w:r>
            <w:r w:rsidR="00481126" w:rsidRPr="00D052CA">
              <w:rPr>
                <w:rFonts w:asciiTheme="minorHAnsi" w:hAnsiTheme="minorHAnsi"/>
                <w:sz w:val="18"/>
                <w:szCs w:val="18"/>
              </w:rPr>
              <w:t>S</w:t>
            </w:r>
            <w:r w:rsidRPr="00D052CA">
              <w:rPr>
                <w:rFonts w:asciiTheme="minorHAnsi" w:hAnsiTheme="minorHAnsi"/>
                <w:sz w:val="18"/>
                <w:szCs w:val="18"/>
              </w:rPr>
              <w:t xml:space="preserve">aturation </w:t>
            </w:r>
            <w:r w:rsidR="00481126" w:rsidRPr="00D052CA">
              <w:rPr>
                <w:rFonts w:asciiTheme="minorHAnsi" w:hAnsiTheme="minorHAnsi"/>
                <w:sz w:val="18"/>
                <w:szCs w:val="18"/>
              </w:rPr>
              <w:t>T</w:t>
            </w:r>
            <w:r w:rsidRPr="00D052CA">
              <w:rPr>
                <w:rFonts w:asciiTheme="minorHAnsi" w:hAnsiTheme="minorHAnsi"/>
                <w:sz w:val="18"/>
                <w:szCs w:val="18"/>
              </w:rPr>
              <w:t xml:space="preserve">emperature (T </w:t>
            </w:r>
            <w:r w:rsidRPr="00D052CA">
              <w:rPr>
                <w:rFonts w:asciiTheme="minorHAnsi" w:hAnsiTheme="minorHAnsi"/>
                <w:sz w:val="18"/>
                <w:szCs w:val="18"/>
                <w:vertAlign w:val="subscript"/>
              </w:rPr>
              <w:t>evaporator</w:t>
            </w:r>
            <w:r w:rsidRPr="00D052CA">
              <w:rPr>
                <w:rFonts w:asciiTheme="minorHAnsi" w:hAnsiTheme="minorHAnsi"/>
                <w:sz w:val="18"/>
                <w:szCs w:val="18"/>
              </w:rPr>
              <w:t>,</w:t>
            </w:r>
            <w:r w:rsidRPr="00D052CA">
              <w:rPr>
                <w:rFonts w:asciiTheme="minorHAnsi" w:hAnsiTheme="minorHAnsi"/>
                <w:sz w:val="18"/>
                <w:szCs w:val="18"/>
                <w:vertAlign w:val="subscript"/>
              </w:rPr>
              <w:t xml:space="preserve"> sat</w:t>
            </w:r>
            <w:r w:rsidRPr="00D052CA">
              <w:rPr>
                <w:rFonts w:asciiTheme="minorHAnsi" w:hAnsiTheme="minorHAnsi"/>
                <w:sz w:val="18"/>
                <w:szCs w:val="18"/>
              </w:rPr>
              <w:t xml:space="preserve">) </w:t>
            </w:r>
          </w:p>
          <w:p w14:paraId="7EB3F700" w14:textId="6CEAB8BA" w:rsidR="00C063EB" w:rsidRPr="00D052CA" w:rsidRDefault="00C063EB" w:rsidP="00DB2972">
            <w:pPr>
              <w:keepNext/>
              <w:rPr>
                <w:rFonts w:asciiTheme="minorHAnsi" w:hAnsiTheme="minorHAnsi"/>
                <w:sz w:val="18"/>
                <w:szCs w:val="18"/>
              </w:rPr>
            </w:pPr>
            <w:r w:rsidRPr="00D052CA">
              <w:rPr>
                <w:rFonts w:asciiTheme="minorHAnsi" w:hAnsiTheme="minorHAnsi"/>
                <w:sz w:val="18"/>
                <w:szCs w:val="18"/>
              </w:rPr>
              <w:t xml:space="preserve">from </w:t>
            </w:r>
            <w:r w:rsidR="00481126" w:rsidRPr="00D052CA">
              <w:rPr>
                <w:rFonts w:asciiTheme="minorHAnsi" w:hAnsiTheme="minorHAnsi"/>
                <w:sz w:val="18"/>
                <w:szCs w:val="18"/>
              </w:rPr>
              <w:t>D</w:t>
            </w:r>
            <w:r w:rsidRPr="00D052CA">
              <w:rPr>
                <w:rFonts w:asciiTheme="minorHAnsi" w:hAnsiTheme="minorHAnsi"/>
                <w:sz w:val="18"/>
                <w:szCs w:val="18"/>
              </w:rPr>
              <w:t xml:space="preserve">igital </w:t>
            </w:r>
            <w:r w:rsidR="00481126" w:rsidRPr="00D052CA">
              <w:rPr>
                <w:rFonts w:asciiTheme="minorHAnsi" w:hAnsiTheme="minorHAnsi"/>
                <w:sz w:val="18"/>
                <w:szCs w:val="18"/>
              </w:rPr>
              <w:t>G</w:t>
            </w:r>
            <w:r w:rsidRPr="00D052CA">
              <w:rPr>
                <w:rFonts w:asciiTheme="minorHAnsi" w:hAnsiTheme="minorHAnsi"/>
                <w:sz w:val="18"/>
                <w:szCs w:val="18"/>
              </w:rPr>
              <w:t>auge or P-T Table using Line F07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701" w14:textId="77777777" w:rsidR="00C063EB" w:rsidRPr="00D052CA" w:rsidRDefault="00C063EB" w:rsidP="003E31A0">
            <w:pPr>
              <w:keepNext/>
              <w:spacing w:after="60"/>
              <w:rPr>
                <w:rFonts w:asciiTheme="minorHAnsi" w:hAnsiTheme="minorHAnsi"/>
                <w:sz w:val="18"/>
                <w:szCs w:val="18"/>
              </w:rPr>
            </w:pPr>
            <w:r w:rsidRPr="00D052CA">
              <w:rPr>
                <w:rFonts w:asciiTheme="minorHAnsi" w:hAnsiTheme="minorHAnsi"/>
                <w:sz w:val="18"/>
                <w:szCs w:val="18"/>
              </w:rPr>
              <w:t>&lt;&lt;user entry, check range = -40 to 150&gt;&gt;</w:t>
            </w:r>
          </w:p>
        </w:tc>
      </w:tr>
      <w:tr w:rsidR="00C063EB" w:rsidRPr="00D052CA" w14:paraId="7EB3F706" w14:textId="77777777">
        <w:trPr>
          <w:cantSplit/>
          <w:trHeight w:val="432"/>
        </w:trPr>
        <w:tc>
          <w:tcPr>
            <w:tcW w:w="253" w:type="pct"/>
            <w:vAlign w:val="center"/>
          </w:tcPr>
          <w:p w14:paraId="7EB3F703" w14:textId="77777777" w:rsidR="00C063EB" w:rsidRPr="00D052CA" w:rsidRDefault="00C063EB" w:rsidP="0024734D">
            <w:pPr>
              <w:keepNext/>
              <w:rPr>
                <w:rFonts w:asciiTheme="minorHAnsi" w:hAnsiTheme="minorHAnsi"/>
                <w:sz w:val="18"/>
                <w:szCs w:val="18"/>
              </w:rPr>
            </w:pPr>
            <w:r w:rsidRPr="00D052CA">
              <w:rPr>
                <w:rFonts w:asciiTheme="minorHAnsi" w:hAnsiTheme="minorHAnsi"/>
                <w:sz w:val="18"/>
                <w:szCs w:val="18"/>
              </w:rPr>
              <w:t>09</w:t>
            </w:r>
          </w:p>
        </w:tc>
        <w:tc>
          <w:tcPr>
            <w:tcW w:w="2247" w:type="pct"/>
            <w:vAlign w:val="center"/>
          </w:tcPr>
          <w:p w14:paraId="7EB3F704" w14:textId="03BDA3B2" w:rsidR="00C063EB" w:rsidRPr="00D052CA" w:rsidRDefault="00C063EB" w:rsidP="00DB2972">
            <w:pPr>
              <w:keepNext/>
              <w:spacing w:after="60"/>
              <w:rPr>
                <w:rFonts w:asciiTheme="minorHAnsi" w:hAnsiTheme="minorHAnsi"/>
                <w:sz w:val="18"/>
                <w:szCs w:val="18"/>
              </w:rPr>
            </w:pPr>
            <w:r w:rsidRPr="00D052CA">
              <w:rPr>
                <w:rFonts w:asciiTheme="minorHAnsi" w:hAnsiTheme="minorHAnsi"/>
                <w:sz w:val="18"/>
                <w:szCs w:val="18"/>
              </w:rPr>
              <w:t>Measured Superheat (Line F06 – Line F08)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705" w14:textId="77777777" w:rsidR="00C063EB" w:rsidRPr="00D052CA" w:rsidRDefault="00C063EB" w:rsidP="0024734D">
            <w:pPr>
              <w:keepNext/>
              <w:spacing w:after="60"/>
              <w:rPr>
                <w:rFonts w:asciiTheme="minorHAnsi" w:hAnsiTheme="minorHAnsi"/>
                <w:sz w:val="18"/>
                <w:szCs w:val="18"/>
              </w:rPr>
            </w:pPr>
            <w:r w:rsidRPr="00D052CA">
              <w:rPr>
                <w:rFonts w:asciiTheme="minorHAnsi" w:hAnsiTheme="minorHAnsi"/>
                <w:sz w:val="18"/>
                <w:szCs w:val="18"/>
              </w:rPr>
              <w:t>&lt;&lt;temperature, calculated (F06 – F08)&gt;&gt;</w:t>
            </w:r>
          </w:p>
        </w:tc>
      </w:tr>
      <w:tr w:rsidR="00C063EB" w:rsidRPr="00D052CA" w14:paraId="7EB3F70A" w14:textId="77777777">
        <w:trPr>
          <w:cantSplit/>
          <w:trHeight w:val="432"/>
        </w:trPr>
        <w:tc>
          <w:tcPr>
            <w:tcW w:w="253" w:type="pct"/>
            <w:vAlign w:val="center"/>
          </w:tcPr>
          <w:p w14:paraId="7EB3F707" w14:textId="77777777" w:rsidR="00C063EB" w:rsidRPr="00D052CA" w:rsidDel="00C76C40" w:rsidRDefault="00C063EB" w:rsidP="0024734D">
            <w:pPr>
              <w:keepNext/>
              <w:rPr>
                <w:rFonts w:asciiTheme="minorHAnsi" w:hAnsiTheme="minorHAnsi"/>
                <w:sz w:val="18"/>
                <w:szCs w:val="18"/>
              </w:rPr>
            </w:pPr>
            <w:r w:rsidRPr="00D052CA">
              <w:rPr>
                <w:rFonts w:asciiTheme="minorHAnsi" w:hAnsiTheme="minorHAnsi"/>
                <w:sz w:val="18"/>
                <w:szCs w:val="18"/>
              </w:rPr>
              <w:t>10</w:t>
            </w:r>
          </w:p>
        </w:tc>
        <w:tc>
          <w:tcPr>
            <w:tcW w:w="2247" w:type="pct"/>
            <w:vAlign w:val="center"/>
          </w:tcPr>
          <w:p w14:paraId="7EB3F708" w14:textId="1D3D9B57" w:rsidR="00C063EB" w:rsidRPr="00D052CA" w:rsidRDefault="00C063EB" w:rsidP="00DB2972">
            <w:pPr>
              <w:keepNext/>
              <w:spacing w:after="60"/>
              <w:rPr>
                <w:rFonts w:asciiTheme="minorHAnsi" w:hAnsiTheme="minorHAnsi"/>
                <w:sz w:val="18"/>
                <w:szCs w:val="18"/>
              </w:rPr>
            </w:pPr>
            <w:r w:rsidRPr="00D052CA">
              <w:rPr>
                <w:rFonts w:asciiTheme="minorHAnsi" w:hAnsiTheme="minorHAnsi"/>
                <w:sz w:val="18"/>
                <w:szCs w:val="18"/>
              </w:rPr>
              <w:t>Target Superheat (from Table RA3.2-2, using F02 and F05)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709" w14:textId="77777777" w:rsidR="00C063EB" w:rsidRPr="00D052CA" w:rsidRDefault="00C063EB" w:rsidP="0024734D">
            <w:pPr>
              <w:keepNext/>
              <w:spacing w:after="60"/>
              <w:rPr>
                <w:rFonts w:asciiTheme="minorHAnsi" w:hAnsiTheme="minorHAnsi"/>
                <w:sz w:val="18"/>
                <w:szCs w:val="18"/>
              </w:rPr>
            </w:pPr>
            <w:r w:rsidRPr="00D052CA">
              <w:rPr>
                <w:rFonts w:asciiTheme="minorHAnsi" w:hAnsiTheme="minorHAnsi"/>
                <w:sz w:val="18"/>
                <w:szCs w:val="18"/>
              </w:rPr>
              <w:t>&lt;&lt;user entry, check range = 0 to 50&gt;&gt;</w:t>
            </w:r>
          </w:p>
        </w:tc>
      </w:tr>
      <w:tr w:rsidR="00C063EB" w:rsidRPr="00D052CA" w14:paraId="7EB3F70D" w14:textId="77777777">
        <w:trPr>
          <w:cantSplit/>
          <w:trHeight w:val="432"/>
        </w:trPr>
        <w:tc>
          <w:tcPr>
            <w:tcW w:w="253" w:type="pct"/>
            <w:vAlign w:val="center"/>
          </w:tcPr>
          <w:p w14:paraId="7EB3F70B" w14:textId="77777777" w:rsidR="00C063EB" w:rsidRPr="00D052CA" w:rsidDel="00C76C40" w:rsidRDefault="00C063EB" w:rsidP="0024734D">
            <w:pPr>
              <w:keepNext/>
              <w:rPr>
                <w:rFonts w:asciiTheme="minorHAnsi" w:hAnsiTheme="minorHAnsi"/>
                <w:sz w:val="18"/>
                <w:szCs w:val="18"/>
              </w:rPr>
            </w:pPr>
            <w:r w:rsidRPr="00D052CA">
              <w:rPr>
                <w:rFonts w:asciiTheme="minorHAnsi" w:hAnsiTheme="minorHAnsi"/>
                <w:sz w:val="18"/>
                <w:szCs w:val="18"/>
              </w:rPr>
              <w:t>11</w:t>
            </w:r>
          </w:p>
        </w:tc>
        <w:tc>
          <w:tcPr>
            <w:tcW w:w="4747" w:type="pct"/>
            <w:gridSpan w:val="2"/>
            <w:vAlign w:val="center"/>
          </w:tcPr>
          <w:p w14:paraId="7EB3F70C" w14:textId="1704E453" w:rsidR="00C063EB" w:rsidRPr="00D052CA" w:rsidRDefault="00C063EB" w:rsidP="00206C12">
            <w:pPr>
              <w:keepNext/>
              <w:spacing w:after="60"/>
              <w:rPr>
                <w:rFonts w:asciiTheme="minorHAnsi" w:hAnsiTheme="minorHAnsi"/>
                <w:sz w:val="18"/>
                <w:szCs w:val="18"/>
              </w:rPr>
            </w:pPr>
            <w:r w:rsidRPr="00D052CA">
              <w:rPr>
                <w:rFonts w:asciiTheme="minorHAnsi" w:hAnsiTheme="minorHAnsi"/>
                <w:sz w:val="18"/>
                <w:szCs w:val="18"/>
              </w:rPr>
              <w:t>Compliance Statement: &lt;&lt;if</w:t>
            </w:r>
            <w:r w:rsidR="00680F7E" w:rsidRPr="00D052CA">
              <w:rPr>
                <w:rFonts w:asciiTheme="minorHAnsi" w:hAnsiTheme="minorHAnsi"/>
                <w:sz w:val="18"/>
                <w:szCs w:val="18"/>
              </w:rPr>
              <w:t xml:space="preserve"> F01 ≥ 70, and</w:t>
            </w:r>
            <w:r w:rsidRPr="00D052CA">
              <w:rPr>
                <w:rFonts w:asciiTheme="minorHAnsi" w:hAnsiTheme="minorHAnsi"/>
                <w:sz w:val="18"/>
                <w:szCs w:val="18"/>
              </w:rPr>
              <w:t xml:space="preserve"> </w:t>
            </w:r>
            <w:proofErr w:type="gramStart"/>
            <w:r w:rsidRPr="00D052CA">
              <w:rPr>
                <w:rFonts w:asciiTheme="minorHAnsi" w:hAnsiTheme="minorHAnsi"/>
                <w:sz w:val="18"/>
                <w:szCs w:val="18"/>
              </w:rPr>
              <w:t>ABS(</w:t>
            </w:r>
            <w:proofErr w:type="gramEnd"/>
            <w:r w:rsidRPr="00D052CA">
              <w:rPr>
                <w:rFonts w:asciiTheme="minorHAnsi" w:hAnsiTheme="minorHAnsi"/>
                <w:sz w:val="18"/>
                <w:szCs w:val="18"/>
              </w:rPr>
              <w:t xml:space="preserve">F09 – F10) ≤ </w:t>
            </w:r>
            <w:r w:rsidR="004C1B0C" w:rsidRPr="00D052CA">
              <w:rPr>
                <w:rFonts w:asciiTheme="minorHAnsi" w:hAnsiTheme="minorHAnsi"/>
                <w:sz w:val="18"/>
                <w:szCs w:val="18"/>
              </w:rPr>
              <w:t>8</w:t>
            </w:r>
            <w:r w:rsidRPr="00D052CA">
              <w:rPr>
                <w:rFonts w:asciiTheme="minorHAnsi" w:hAnsiTheme="minorHAnsi"/>
                <w:sz w:val="18"/>
                <w:szCs w:val="18"/>
              </w:rPr>
              <w:t xml:space="preserve">, then display text: “System complies with Refrigerant Charge Verification requirement by use of the Superheat Method”; else display text: "System does not comply" </w:t>
            </w:r>
          </w:p>
        </w:tc>
      </w:tr>
    </w:tbl>
    <w:p w14:paraId="7EB3F70F" w14:textId="77777777" w:rsidR="00C063EB" w:rsidRPr="00D052CA" w:rsidRDefault="00C063EB">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2A63D2" w:rsidRPr="00D052CA" w14:paraId="7EB3F712" w14:textId="77777777" w:rsidTr="002A63D2">
        <w:trPr>
          <w:cantSplit/>
          <w:trHeight w:val="432"/>
        </w:trPr>
        <w:tc>
          <w:tcPr>
            <w:tcW w:w="5000" w:type="pct"/>
            <w:gridSpan w:val="2"/>
            <w:vAlign w:val="center"/>
          </w:tcPr>
          <w:p w14:paraId="7EB3F710" w14:textId="161F1F84" w:rsidR="002A63D2" w:rsidRPr="00D052CA" w:rsidRDefault="002A63D2" w:rsidP="00481126">
            <w:pPr>
              <w:keepNext/>
              <w:rPr>
                <w:rFonts w:asciiTheme="minorHAnsi" w:hAnsiTheme="minorHAnsi"/>
                <w:b/>
                <w:szCs w:val="18"/>
              </w:rPr>
            </w:pPr>
            <w:r w:rsidRPr="00D052CA">
              <w:rPr>
                <w:rFonts w:asciiTheme="minorHAnsi" w:hAnsiTheme="minorHAnsi"/>
                <w:b/>
                <w:szCs w:val="18"/>
              </w:rPr>
              <w:t xml:space="preserve">G. Determination of </w:t>
            </w:r>
            <w:r w:rsidR="00C80854" w:rsidRPr="00D052CA">
              <w:rPr>
                <w:rFonts w:asciiTheme="minorHAnsi" w:hAnsiTheme="minorHAnsi"/>
                <w:b/>
                <w:szCs w:val="18"/>
              </w:rPr>
              <w:t xml:space="preserve">HERS Verification </w:t>
            </w:r>
            <w:r w:rsidRPr="00D052CA">
              <w:rPr>
                <w:rFonts w:asciiTheme="minorHAnsi" w:hAnsiTheme="minorHAnsi"/>
                <w:b/>
                <w:szCs w:val="18"/>
              </w:rPr>
              <w:t>Compliance</w:t>
            </w:r>
          </w:p>
          <w:p w14:paraId="7EB3F711" w14:textId="07033112" w:rsidR="002A63D2" w:rsidRPr="00D052CA" w:rsidRDefault="003771D4" w:rsidP="00481126">
            <w:pPr>
              <w:keepNext/>
              <w:rPr>
                <w:rFonts w:asciiTheme="minorHAnsi" w:hAnsiTheme="minorHAnsi"/>
                <w:sz w:val="18"/>
                <w:szCs w:val="18"/>
              </w:rPr>
            </w:pPr>
            <w:r w:rsidRPr="00D052CA">
              <w:rPr>
                <w:rFonts w:ascii="Calibri" w:hAnsi="Calibri"/>
                <w:sz w:val="18"/>
                <w:szCs w:val="18"/>
              </w:rPr>
              <w:t>&lt;&lt;Static Text - see the top&gt;&gt;</w:t>
            </w:r>
          </w:p>
        </w:tc>
      </w:tr>
      <w:tr w:rsidR="00093246" w:rsidRPr="00D052CA" w14:paraId="7EB3F715" w14:textId="77777777" w:rsidTr="00093246">
        <w:trPr>
          <w:cantSplit/>
          <w:trHeight w:val="432"/>
        </w:trPr>
        <w:tc>
          <w:tcPr>
            <w:tcW w:w="253" w:type="pct"/>
            <w:vAlign w:val="center"/>
          </w:tcPr>
          <w:p w14:paraId="7EB3F713" w14:textId="77777777" w:rsidR="00093246" w:rsidRPr="00D052CA" w:rsidDel="00C76C40" w:rsidRDefault="00093246" w:rsidP="00093246">
            <w:pPr>
              <w:keepNext/>
              <w:rPr>
                <w:rFonts w:asciiTheme="minorHAnsi" w:hAnsiTheme="minorHAnsi"/>
                <w:sz w:val="18"/>
                <w:szCs w:val="18"/>
              </w:rPr>
            </w:pPr>
            <w:r w:rsidRPr="00D052CA">
              <w:rPr>
                <w:rFonts w:asciiTheme="minorHAnsi" w:hAnsiTheme="minorHAnsi"/>
                <w:sz w:val="18"/>
                <w:szCs w:val="18"/>
              </w:rPr>
              <w:t>01</w:t>
            </w:r>
          </w:p>
        </w:tc>
        <w:tc>
          <w:tcPr>
            <w:tcW w:w="4747" w:type="pct"/>
            <w:vAlign w:val="center"/>
          </w:tcPr>
          <w:p w14:paraId="7EB3F714" w14:textId="1170B329" w:rsidR="00093246" w:rsidRPr="00D052CA" w:rsidRDefault="00093246" w:rsidP="00093246">
            <w:pPr>
              <w:keepNext/>
              <w:spacing w:after="60"/>
              <w:rPr>
                <w:rFonts w:asciiTheme="minorHAnsi" w:hAnsiTheme="minorHAnsi"/>
                <w:sz w:val="18"/>
                <w:szCs w:val="18"/>
              </w:rPr>
            </w:pPr>
            <w:r w:rsidRPr="00D052CA">
              <w:rPr>
                <w:rFonts w:asciiTheme="minorHAnsi" w:hAnsiTheme="minorHAnsi"/>
                <w:sz w:val="18"/>
                <w:szCs w:val="18"/>
              </w:rPr>
              <w:t>&lt;&lt;if C03 and C04=calibration is current; and D01≠ System does not comply; andE02≠ System does not comply; and F11≠ System does not comply</w:t>
            </w:r>
            <w:r w:rsidR="00C80854" w:rsidRPr="00D052CA">
              <w:rPr>
                <w:rFonts w:asciiTheme="minorHAnsi" w:hAnsiTheme="minorHAnsi"/>
                <w:sz w:val="18"/>
                <w:szCs w:val="18"/>
              </w:rPr>
              <w:t>; then display</w:t>
            </w:r>
            <w:r w:rsidR="00D12397" w:rsidRPr="00D052CA">
              <w:rPr>
                <w:rFonts w:asciiTheme="minorHAnsi" w:hAnsiTheme="minorHAnsi"/>
                <w:sz w:val="18"/>
                <w:szCs w:val="18"/>
              </w:rPr>
              <w:t>:</w:t>
            </w:r>
            <w:r w:rsidR="002435AC" w:rsidRPr="00D052CA">
              <w:rPr>
                <w:rFonts w:asciiTheme="minorHAnsi" w:hAnsiTheme="minorHAnsi"/>
                <w:sz w:val="18"/>
                <w:szCs w:val="18"/>
              </w:rPr>
              <w:t xml:space="preserve"> Complies: All specified verification protocol requirements on this document are met; else display: Does not comply: One or more specified verification protocol requirements on this document are not met </w:t>
            </w:r>
            <w:r w:rsidR="005D7DE0" w:rsidRPr="00D052CA">
              <w:rPr>
                <w:rFonts w:asciiTheme="minorHAnsi" w:hAnsiTheme="minorHAnsi"/>
                <w:sz w:val="18"/>
                <w:szCs w:val="18"/>
              </w:rPr>
              <w:t>&gt;&gt;</w:t>
            </w:r>
          </w:p>
        </w:tc>
      </w:tr>
    </w:tbl>
    <w:p w14:paraId="7EB3F716" w14:textId="77777777" w:rsidR="00C063EB" w:rsidRPr="00D052CA" w:rsidRDefault="00C063EB" w:rsidP="006F7E55">
      <w:pPr>
        <w:rPr>
          <w:rFonts w:asciiTheme="minorHAnsi" w:hAnsiTheme="minorHAnsi"/>
          <w:sz w:val="18"/>
          <w:szCs w:val="18"/>
        </w:rPr>
      </w:pPr>
    </w:p>
    <w:p w14:paraId="7EB3F746" w14:textId="77777777" w:rsidR="00FE279B" w:rsidRPr="00D052CA" w:rsidRDefault="00FE279B" w:rsidP="006F7E55">
      <w:pPr>
        <w:rPr>
          <w:rFonts w:asciiTheme="minorHAnsi" w:hAnsiTheme="minorHAnsi"/>
          <w:sz w:val="18"/>
          <w:szCs w:val="18"/>
        </w:rPr>
      </w:pPr>
    </w:p>
    <w:sectPr w:rsidR="00FE279B" w:rsidRPr="00D052CA" w:rsidSect="003A69EB">
      <w:headerReference w:type="default" r:id="rId1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87426" w14:textId="77777777" w:rsidR="00974F23" w:rsidRDefault="00974F23">
      <w:r>
        <w:separator/>
      </w:r>
    </w:p>
  </w:endnote>
  <w:endnote w:type="continuationSeparator" w:id="0">
    <w:p w14:paraId="67C6386B" w14:textId="77777777" w:rsidR="00974F23" w:rsidRDefault="00974F23">
      <w:r>
        <w:continuationSeparator/>
      </w:r>
    </w:p>
  </w:endnote>
  <w:endnote w:type="continuationNotice" w:id="1">
    <w:p w14:paraId="5DF4872F" w14:textId="77777777" w:rsidR="00974F23" w:rsidRDefault="00974F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3F75F" w14:textId="77777777"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7EB3F760" w14:textId="347FF706"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r w:rsidR="00EE7D43">
      <w:rPr>
        <w:rFonts w:ascii="Calibri" w:hAnsi="Calibri"/>
      </w:rPr>
      <w:t>22</w:t>
    </w:r>
    <w:r w:rsidRPr="00CF5A20">
      <w:rPr>
        <w:rFonts w:ascii="Calibri" w:hAnsi="Calibri"/>
      </w:rPr>
      <w:t xml:space="preserve"> </w:t>
    </w:r>
    <w:r w:rsidR="000065F5">
      <w:rPr>
        <w:rFonts w:ascii="Calibri" w:hAnsi="Calibri"/>
      </w:rPr>
      <w:t>Low-</w:t>
    </w:r>
    <w:r w:rsidR="00DC37A7">
      <w:rPr>
        <w:rFonts w:ascii="Calibri" w:hAnsi="Calibri"/>
      </w:rPr>
      <w:t>R</w:t>
    </w:r>
    <w:r w:rsidR="000065F5">
      <w:rPr>
        <w:rFonts w:ascii="Calibri" w:hAnsi="Calibri"/>
      </w:rPr>
      <w:t>ise Multifamily</w:t>
    </w:r>
    <w:r w:rsidR="000065F5" w:rsidRPr="00CF5A20">
      <w:rPr>
        <w:rFonts w:ascii="Calibri" w:hAnsi="Calibri"/>
      </w:rPr>
      <w:t xml:space="preserve"> </w:t>
    </w:r>
    <w:r w:rsidRPr="00CF5A20">
      <w:rPr>
        <w:rFonts w:ascii="Calibri" w:hAnsi="Calibri"/>
      </w:rPr>
      <w:t>Compliance</w:t>
    </w:r>
    <w:r w:rsidRPr="00CF5A20">
      <w:rPr>
        <w:rFonts w:ascii="Calibri" w:hAnsi="Calibri"/>
      </w:rPr>
      <w:tab/>
    </w:r>
    <w:r w:rsidR="000065F5">
      <w:rPr>
        <w:rFonts w:ascii="Calibri" w:hAnsi="Calibri"/>
      </w:rPr>
      <w:t>January</w:t>
    </w:r>
    <w:r w:rsidR="000065F5" w:rsidRPr="00224878">
      <w:rPr>
        <w:rFonts w:ascii="Calibri" w:hAnsi="Calibri"/>
      </w:rPr>
      <w:t xml:space="preserve"> </w:t>
    </w:r>
    <w:r w:rsidRPr="00224878">
      <w:rPr>
        <w:rFonts w:ascii="Calibri" w:hAnsi="Calibri"/>
      </w:rPr>
      <w:t>20</w:t>
    </w:r>
    <w:r w:rsidR="00EE7D43">
      <w:rPr>
        <w:rFonts w:ascii="Calibri" w:hAnsi="Calibr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3F768" w14:textId="3BE9537E"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r w:rsidR="00EE7D43">
      <w:rPr>
        <w:rFonts w:ascii="Calibri" w:hAnsi="Calibri"/>
      </w:rPr>
      <w:t>22</w:t>
    </w:r>
    <w:r w:rsidRPr="00CF5A20">
      <w:rPr>
        <w:rFonts w:ascii="Calibri" w:hAnsi="Calibri"/>
      </w:rPr>
      <w:t xml:space="preserve"> </w:t>
    </w:r>
    <w:r w:rsidR="000065F5">
      <w:rPr>
        <w:rFonts w:ascii="Calibri" w:hAnsi="Calibri"/>
      </w:rPr>
      <w:t>Low-</w:t>
    </w:r>
    <w:r w:rsidR="00DC37A7">
      <w:rPr>
        <w:rFonts w:ascii="Calibri" w:hAnsi="Calibri"/>
      </w:rPr>
      <w:t>R</w:t>
    </w:r>
    <w:r w:rsidR="000065F5">
      <w:rPr>
        <w:rFonts w:ascii="Calibri" w:hAnsi="Calibri"/>
      </w:rPr>
      <w:t>ise Multifamily</w:t>
    </w:r>
    <w:r w:rsidR="000065F5" w:rsidRPr="00CF5A20">
      <w:rPr>
        <w:rFonts w:ascii="Calibri" w:hAnsi="Calibri"/>
      </w:rPr>
      <w:t xml:space="preserve"> </w:t>
    </w:r>
    <w:r w:rsidRPr="00CF5A20">
      <w:rPr>
        <w:rFonts w:ascii="Calibri" w:hAnsi="Calibri"/>
      </w:rPr>
      <w:t>Compliance</w:t>
    </w:r>
    <w:r w:rsidRPr="00CF5A20">
      <w:rPr>
        <w:rFonts w:ascii="Calibri" w:hAnsi="Calibri"/>
      </w:rPr>
      <w:tab/>
    </w:r>
    <w:r w:rsidR="000065F5">
      <w:rPr>
        <w:rFonts w:ascii="Calibri" w:hAnsi="Calibri"/>
      </w:rPr>
      <w:t>January</w:t>
    </w:r>
    <w:r w:rsidR="000065F5" w:rsidRPr="00224878">
      <w:rPr>
        <w:rFonts w:ascii="Calibri" w:hAnsi="Calibri"/>
      </w:rPr>
      <w:t xml:space="preserve"> </w:t>
    </w:r>
    <w:r w:rsidRPr="00224878">
      <w:rPr>
        <w:rFonts w:ascii="Calibri" w:hAnsi="Calibri"/>
      </w:rPr>
      <w:t>20</w:t>
    </w:r>
    <w:r w:rsidR="00EE7D43">
      <w:rPr>
        <w:rFonts w:ascii="Calibri" w:hAnsi="Calibr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EC511" w14:textId="77777777" w:rsidR="00974F23" w:rsidRDefault="00974F23">
      <w:r>
        <w:separator/>
      </w:r>
    </w:p>
  </w:footnote>
  <w:footnote w:type="continuationSeparator" w:id="0">
    <w:p w14:paraId="4C28DB77" w14:textId="77777777" w:rsidR="00974F23" w:rsidRDefault="00974F23">
      <w:r>
        <w:continuationSeparator/>
      </w:r>
    </w:p>
  </w:footnote>
  <w:footnote w:type="continuationNotice" w:id="1">
    <w:p w14:paraId="5C4B7D38" w14:textId="77777777" w:rsidR="00974F23" w:rsidRDefault="00974F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8415F" w14:textId="77777777" w:rsidR="00874F0B" w:rsidRPr="00226A7A" w:rsidRDefault="00874F0B" w:rsidP="00874F0B">
    <w:pPr>
      <w:tabs>
        <w:tab w:val="center" w:pos="4320"/>
        <w:tab w:val="right" w:pos="8640"/>
      </w:tabs>
      <w:ind w:left="360"/>
      <w:jc w:val="center"/>
      <w:rPr>
        <w:rFonts w:ascii="Calibri" w:hAnsi="Calibri" w:cs="Calibri"/>
        <w:b/>
        <w:noProof/>
        <w:sz w:val="28"/>
        <w:szCs w:val="28"/>
      </w:rPr>
    </w:pPr>
    <w:r w:rsidRPr="00226A7A">
      <w:rPr>
        <w:rFonts w:ascii="Calibri" w:hAnsi="Calibri" w:cs="Calibri"/>
        <w:noProof/>
        <w:sz w:val="28"/>
        <w:szCs w:val="28"/>
      </w:rPr>
      <w:drawing>
        <wp:anchor distT="0" distB="0" distL="114300" distR="114300" simplePos="0" relativeHeight="251659264" behindDoc="0" locked="0" layoutInCell="1" allowOverlap="1" wp14:anchorId="41230869" wp14:editId="78067DD5">
          <wp:simplePos x="0" y="0"/>
          <wp:positionH relativeFrom="column">
            <wp:posOffset>0</wp:posOffset>
          </wp:positionH>
          <wp:positionV relativeFrom="paragraph">
            <wp:posOffset>47625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26A7A">
      <w:rPr>
        <w:rFonts w:ascii="Calibri" w:hAnsi="Calibri" w:cs="Calibri"/>
        <w:b/>
        <w:noProof/>
        <w:sz w:val="28"/>
        <w:szCs w:val="28"/>
      </w:rPr>
      <w:t>REFRIGERANT CHARGE VERIFICATION</w:t>
    </w:r>
  </w:p>
  <w:p w14:paraId="1800ADF5" w14:textId="77777777" w:rsidR="00874F0B" w:rsidRPr="00226A7A" w:rsidRDefault="00874F0B" w:rsidP="00874F0B">
    <w:pPr>
      <w:tabs>
        <w:tab w:val="center" w:pos="4320"/>
        <w:tab w:val="right" w:pos="8640"/>
      </w:tabs>
      <w:ind w:left="360"/>
      <w:rPr>
        <w:rFonts w:ascii="Arial" w:hAnsi="Arial" w:cs="Arial"/>
        <w:sz w:val="24"/>
        <w:szCs w:val="24"/>
      </w:rPr>
    </w:pPr>
    <w:r w:rsidRPr="00226A7A">
      <w:rPr>
        <w:rFonts w:ascii="Arial" w:hAnsi="Arial" w:cs="Arial"/>
        <w:sz w:val="24"/>
        <w:szCs w:val="24"/>
      </w:rPr>
      <w:ptab w:relativeTo="margin" w:alignment="center" w:leader="none"/>
    </w:r>
    <w:r w:rsidRPr="00226A7A">
      <w:rPr>
        <w:rFonts w:ascii="Arial" w:hAnsi="Arial" w:cs="Arial"/>
        <w:sz w:val="24"/>
        <w:szCs w:val="24"/>
      </w:rPr>
      <w:ptab w:relativeTo="margin" w:alignment="right" w:leader="none"/>
    </w:r>
    <w:r w:rsidRPr="00226A7A">
      <w:rPr>
        <w:rFonts w:ascii="Calibri" w:hAnsi="Calibri" w:cs="Calibri"/>
        <w:sz w:val="28"/>
        <w:szCs w:val="28"/>
      </w:rPr>
      <w:t>CEC-</w:t>
    </w:r>
    <w:r w:rsidRPr="00A664FF">
      <w:t xml:space="preserve"> </w:t>
    </w:r>
    <w:r w:rsidRPr="00A664FF">
      <w:rPr>
        <w:rFonts w:ascii="Calibri" w:hAnsi="Calibri" w:cs="Calibri"/>
        <w:sz w:val="28"/>
        <w:szCs w:val="28"/>
      </w:rPr>
      <w:t>LMCV-MCH-25-H</w:t>
    </w:r>
  </w:p>
  <w:p w14:paraId="6D1E5EAD" w14:textId="77777777" w:rsidR="00874F0B" w:rsidRPr="00226A7A" w:rsidRDefault="00874F0B" w:rsidP="00874F0B">
    <w:pPr>
      <w:spacing w:after="160" w:line="259" w:lineRule="auto"/>
      <w:ind w:left="360"/>
      <w:rPr>
        <w:rFonts w:ascii="Calibri" w:eastAsia="Calibri" w:hAnsi="Calibri" w:cs="Calibri"/>
        <w:b/>
        <w:bCs/>
        <w:i/>
        <w:iCs/>
        <w:sz w:val="28"/>
        <w:szCs w:val="28"/>
      </w:rPr>
    </w:pPr>
    <w:r w:rsidRPr="00226A7A">
      <w:rPr>
        <w:rFonts w:ascii="Arial" w:eastAsia="Calibri" w:hAnsi="Arial" w:cs="Arial"/>
        <w:sz w:val="24"/>
        <w:szCs w:val="22"/>
      </w:rPr>
      <w:ptab w:relativeTo="margin" w:alignment="center" w:leader="none"/>
    </w:r>
    <w:r w:rsidRPr="00226A7A">
      <w:rPr>
        <w:rFonts w:ascii="Calibri" w:eastAsia="Calibri" w:hAnsi="Calibri"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37C70" w:rsidRPr="00CF5A20" w14:paraId="7EB3F763" w14:textId="77777777">
      <w:trPr>
        <w:cantSplit/>
        <w:trHeight w:val="288"/>
      </w:trPr>
      <w:tc>
        <w:tcPr>
          <w:tcW w:w="3877" w:type="pct"/>
          <w:gridSpan w:val="2"/>
          <w:tcBorders>
            <w:right w:val="nil"/>
          </w:tcBorders>
          <w:vAlign w:val="center"/>
        </w:tcPr>
        <w:p w14:paraId="7EB3F761" w14:textId="77777777" w:rsidR="00337C70" w:rsidRDefault="00337C70">
          <w:pPr>
            <w:pStyle w:val="Heading1"/>
            <w:rPr>
              <w:rFonts w:ascii="Calibri" w:hAnsi="Calibri"/>
              <w:b w:val="0"/>
              <w:bCs/>
              <w:sz w:val="20"/>
            </w:rPr>
          </w:pPr>
          <w:r w:rsidRPr="00CF5A20">
            <w:rPr>
              <w:rFonts w:ascii="Calibri" w:hAnsi="Calibri"/>
              <w:b w:val="0"/>
              <w:bCs/>
              <w:sz w:val="20"/>
            </w:rPr>
            <w:t xml:space="preserve">CERTIFICATE OF </w:t>
          </w:r>
          <w:r>
            <w:rPr>
              <w:rFonts w:ascii="Calibri" w:hAnsi="Calibri"/>
              <w:b w:val="0"/>
              <w:bCs/>
              <w:sz w:val="20"/>
            </w:rPr>
            <w:t>VERIFICATION</w:t>
          </w:r>
          <w:r w:rsidRPr="00CF5A20">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7EB3F762" w14:textId="5DC685B6" w:rsidR="00337C70" w:rsidRPr="00CF5A20" w:rsidRDefault="0063688E" w:rsidP="00BA34B9">
          <w:pPr>
            <w:pStyle w:val="Heading1"/>
            <w:jc w:val="right"/>
            <w:rPr>
              <w:rFonts w:ascii="Calibri" w:hAnsi="Calibri"/>
              <w:b w:val="0"/>
              <w:bCs/>
              <w:sz w:val="20"/>
            </w:rPr>
          </w:pPr>
          <w:r>
            <w:rPr>
              <w:rFonts w:ascii="Calibri" w:hAnsi="Calibri"/>
              <w:b w:val="0"/>
              <w:bCs/>
              <w:sz w:val="20"/>
            </w:rPr>
            <w:t>LMCV</w:t>
          </w:r>
          <w:r w:rsidR="00337C70" w:rsidRPr="00CF5A20">
            <w:rPr>
              <w:rFonts w:ascii="Calibri" w:hAnsi="Calibri"/>
              <w:b w:val="0"/>
              <w:bCs/>
              <w:sz w:val="20"/>
            </w:rPr>
            <w:t>-MCH-25</w:t>
          </w:r>
          <w:r w:rsidR="00337C70">
            <w:rPr>
              <w:rFonts w:ascii="Calibri" w:hAnsi="Calibri"/>
              <w:b w:val="0"/>
              <w:bCs/>
              <w:sz w:val="20"/>
            </w:rPr>
            <w:t>-H</w:t>
          </w:r>
        </w:p>
      </w:tc>
    </w:tr>
    <w:tr w:rsidR="00337C70" w:rsidRPr="00CF5A20" w14:paraId="7EB3F766" w14:textId="77777777">
      <w:trPr>
        <w:cantSplit/>
        <w:trHeight w:val="288"/>
      </w:trPr>
      <w:tc>
        <w:tcPr>
          <w:tcW w:w="2500" w:type="pct"/>
          <w:tcBorders>
            <w:right w:val="nil"/>
          </w:tcBorders>
        </w:tcPr>
        <w:p w14:paraId="7EB3F764" w14:textId="77777777" w:rsidR="00337C70" w:rsidRPr="00CF5A20" w:rsidRDefault="00337C70"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a</w:t>
          </w:r>
        </w:p>
      </w:tc>
      <w:tc>
        <w:tcPr>
          <w:tcW w:w="2500" w:type="pct"/>
          <w:gridSpan w:val="2"/>
          <w:tcBorders>
            <w:left w:val="nil"/>
          </w:tcBorders>
        </w:tcPr>
        <w:p w14:paraId="7EB3F765" w14:textId="20CE200A" w:rsidR="00337C70" w:rsidRPr="00CF5A20" w:rsidRDefault="00337C70" w:rsidP="00AF0930">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0435B9" w:rsidRPr="000435B9">
            <w:rPr>
              <w:rFonts w:ascii="Calibri" w:hAnsi="Calibri"/>
              <w:bCs/>
              <w:noProof/>
            </w:rPr>
            <w:t>3</w:t>
          </w:r>
          <w:r>
            <w:rPr>
              <w:rFonts w:ascii="Calibri" w:hAnsi="Calibri"/>
              <w:bCs/>
              <w:noProof/>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031F9">
            <w:rPr>
              <w:rFonts w:ascii="Calibri" w:hAnsi="Calibri"/>
              <w:bCs/>
              <w:noProof/>
            </w:rPr>
            <w:t>3</w:t>
          </w:r>
          <w:r>
            <w:rPr>
              <w:rFonts w:ascii="Calibri" w:hAnsi="Calibri"/>
              <w:bCs/>
              <w:noProof/>
            </w:rPr>
            <w:fldChar w:fldCharType="end"/>
          </w:r>
          <w:r w:rsidRPr="00CF5A20">
            <w:rPr>
              <w:rFonts w:ascii="Calibri" w:hAnsi="Calibri"/>
              <w:bCs/>
            </w:rPr>
            <w:t>)</w:t>
          </w:r>
        </w:p>
      </w:tc>
    </w:tr>
  </w:tbl>
  <w:p w14:paraId="7EB3F767" w14:textId="77777777" w:rsidR="00337C70" w:rsidRDefault="00337C70"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37C70" w:rsidRPr="00F85124" w14:paraId="7EB3F76C" w14:textId="77777777">
      <w:trPr>
        <w:cantSplit/>
        <w:trHeight w:val="288"/>
      </w:trPr>
      <w:tc>
        <w:tcPr>
          <w:tcW w:w="3877" w:type="pct"/>
          <w:gridSpan w:val="2"/>
          <w:tcBorders>
            <w:right w:val="nil"/>
          </w:tcBorders>
          <w:vAlign w:val="center"/>
        </w:tcPr>
        <w:p w14:paraId="7EB3F76A" w14:textId="77777777" w:rsidR="00337C70" w:rsidRPr="00481126" w:rsidRDefault="00337C70">
          <w:pPr>
            <w:pStyle w:val="Heading1"/>
            <w:rPr>
              <w:rFonts w:asciiTheme="minorHAnsi" w:hAnsiTheme="minorHAnsi"/>
              <w:b w:val="0"/>
              <w:bCs/>
              <w:sz w:val="20"/>
            </w:rPr>
          </w:pPr>
          <w:r w:rsidRPr="00481126">
            <w:rPr>
              <w:rFonts w:asciiTheme="minorHAnsi" w:hAnsiTheme="minorHAnsi"/>
              <w:b w:val="0"/>
              <w:bCs/>
              <w:sz w:val="20"/>
            </w:rPr>
            <w:t>CERTIFICATE OF VERIFICATION - DATA FIELD DEFINITIONS AND CALCULATIONS</w:t>
          </w:r>
        </w:p>
      </w:tc>
      <w:tc>
        <w:tcPr>
          <w:tcW w:w="1123" w:type="pct"/>
          <w:tcBorders>
            <w:left w:val="nil"/>
          </w:tcBorders>
          <w:tcMar>
            <w:left w:w="115" w:type="dxa"/>
            <w:right w:w="115" w:type="dxa"/>
          </w:tcMar>
          <w:vAlign w:val="center"/>
        </w:tcPr>
        <w:p w14:paraId="7EB3F76B" w14:textId="3447E9CF" w:rsidR="00337C70" w:rsidRPr="00962907" w:rsidRDefault="0063688E" w:rsidP="00BA34B9">
          <w:pPr>
            <w:pStyle w:val="Heading1"/>
            <w:jc w:val="right"/>
            <w:rPr>
              <w:rFonts w:ascii="Calibri" w:hAnsi="Calibri"/>
              <w:b w:val="0"/>
              <w:bCs/>
              <w:sz w:val="20"/>
            </w:rPr>
          </w:pPr>
          <w:r>
            <w:rPr>
              <w:rFonts w:ascii="Calibri" w:hAnsi="Calibri"/>
              <w:b w:val="0"/>
              <w:bCs/>
              <w:sz w:val="20"/>
            </w:rPr>
            <w:t>LMCV</w:t>
          </w:r>
          <w:r w:rsidR="00337C70" w:rsidRPr="00962907">
            <w:rPr>
              <w:rFonts w:ascii="Calibri" w:hAnsi="Calibri"/>
              <w:b w:val="0"/>
              <w:bCs/>
              <w:sz w:val="20"/>
            </w:rPr>
            <w:t>-MCH-25</w:t>
          </w:r>
        </w:p>
      </w:tc>
    </w:tr>
    <w:tr w:rsidR="00337C70" w:rsidRPr="00F85124" w14:paraId="7EB3F76F" w14:textId="77777777" w:rsidTr="00481126">
      <w:trPr>
        <w:cantSplit/>
        <w:trHeight w:val="288"/>
      </w:trPr>
      <w:tc>
        <w:tcPr>
          <w:tcW w:w="2500" w:type="pct"/>
          <w:tcBorders>
            <w:right w:val="nil"/>
          </w:tcBorders>
          <w:vAlign w:val="center"/>
        </w:tcPr>
        <w:p w14:paraId="7EB3F76D" w14:textId="77777777" w:rsidR="00337C70" w:rsidRPr="00962907" w:rsidRDefault="00337C70" w:rsidP="0025438E">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a</w:t>
          </w:r>
        </w:p>
      </w:tc>
      <w:tc>
        <w:tcPr>
          <w:tcW w:w="2500" w:type="pct"/>
          <w:gridSpan w:val="2"/>
          <w:tcBorders>
            <w:left w:val="nil"/>
          </w:tcBorders>
          <w:vAlign w:val="center"/>
        </w:tcPr>
        <w:p w14:paraId="7EB3F76E" w14:textId="7E85984A" w:rsidR="00337C70" w:rsidRPr="00962907" w:rsidRDefault="00337C70" w:rsidP="0025438E">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0435B9" w:rsidRPr="000435B9">
            <w:rPr>
              <w:rFonts w:ascii="Calibri" w:hAnsi="Calibri"/>
              <w:bCs/>
              <w:noProof/>
            </w:rPr>
            <w:t>5</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031F9">
            <w:rPr>
              <w:rFonts w:ascii="Calibri" w:hAnsi="Calibri"/>
              <w:bCs/>
              <w:noProof/>
            </w:rPr>
            <w:t>6</w:t>
          </w:r>
          <w:r>
            <w:rPr>
              <w:rFonts w:ascii="Calibri" w:hAnsi="Calibri"/>
              <w:bCs/>
              <w:noProof/>
            </w:rPr>
            <w:fldChar w:fldCharType="end"/>
          </w:r>
          <w:r w:rsidRPr="00962907">
            <w:rPr>
              <w:rFonts w:ascii="Calibri" w:hAnsi="Calibri"/>
              <w:bCs/>
            </w:rPr>
            <w:t>)</w:t>
          </w:r>
        </w:p>
      </w:tc>
    </w:tr>
  </w:tbl>
  <w:p w14:paraId="7EB3F770" w14:textId="77777777" w:rsidR="00337C70" w:rsidRDefault="00337C70"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2"/>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3"/>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E1146782"/>
    <w:lvl w:ilvl="0" w:tplc="4CF23834">
      <w:start w:val="1"/>
      <w:numFmt w:val="decimal"/>
      <w:lvlText w:val="%1."/>
      <w:lvlJc w:val="left"/>
      <w:pPr>
        <w:ind w:left="720" w:hanging="360"/>
      </w:pPr>
      <w:rPr>
        <w:rFonts w:ascii="Calibri" w:eastAsia="Times New Roman"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39E044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FA7A31"/>
    <w:multiLevelType w:val="hybridMultilevel"/>
    <w:tmpl w:val="448C021A"/>
    <w:lvl w:ilvl="0" w:tplc="EB363F7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99A01C44"/>
    <w:lvl w:ilvl="0" w:tplc="9F10AD68">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C64255"/>
    <w:multiLevelType w:val="hybridMultilevel"/>
    <w:tmpl w:val="59103EA6"/>
    <w:lvl w:ilvl="0" w:tplc="DC22A5EA">
      <w:start w:val="1"/>
      <w:numFmt w:val="decimal"/>
      <w:lvlText w:val="%1."/>
      <w:lvlJc w:val="left"/>
      <w:pPr>
        <w:ind w:left="720" w:hanging="360"/>
      </w:pPr>
      <w:rPr>
        <w:rFonts w:cs="Times New Roman"/>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num w:numId="1" w16cid:durableId="435294739">
    <w:abstractNumId w:val="0"/>
  </w:num>
  <w:num w:numId="2" w16cid:durableId="604532835">
    <w:abstractNumId w:val="1"/>
  </w:num>
  <w:num w:numId="3" w16cid:durableId="1701318936">
    <w:abstractNumId w:val="0"/>
  </w:num>
  <w:num w:numId="4" w16cid:durableId="1830361283">
    <w:abstractNumId w:val="6"/>
  </w:num>
  <w:num w:numId="5" w16cid:durableId="439372180">
    <w:abstractNumId w:val="18"/>
  </w:num>
  <w:num w:numId="6" w16cid:durableId="778180650">
    <w:abstractNumId w:val="5"/>
  </w:num>
  <w:num w:numId="7" w16cid:durableId="296419358">
    <w:abstractNumId w:val="16"/>
  </w:num>
  <w:num w:numId="8" w16cid:durableId="1476485845">
    <w:abstractNumId w:val="17"/>
  </w:num>
  <w:num w:numId="9" w16cid:durableId="114447333">
    <w:abstractNumId w:val="9"/>
  </w:num>
  <w:num w:numId="10" w16cid:durableId="2047555615">
    <w:abstractNumId w:val="12"/>
  </w:num>
  <w:num w:numId="11" w16cid:durableId="322005010">
    <w:abstractNumId w:val="19"/>
  </w:num>
  <w:num w:numId="12" w16cid:durableId="1021735939">
    <w:abstractNumId w:val="13"/>
  </w:num>
  <w:num w:numId="13" w16cid:durableId="1710648496">
    <w:abstractNumId w:val="4"/>
  </w:num>
  <w:num w:numId="14" w16cid:durableId="596594271">
    <w:abstractNumId w:val="20"/>
  </w:num>
  <w:num w:numId="15" w16cid:durableId="384640170">
    <w:abstractNumId w:val="11"/>
  </w:num>
  <w:num w:numId="16" w16cid:durableId="1732725461">
    <w:abstractNumId w:val="2"/>
  </w:num>
  <w:num w:numId="17" w16cid:durableId="918710734">
    <w:abstractNumId w:val="8"/>
  </w:num>
  <w:num w:numId="18" w16cid:durableId="1779056868">
    <w:abstractNumId w:val="15"/>
  </w:num>
  <w:num w:numId="19" w16cid:durableId="309679245">
    <w:abstractNumId w:val="7"/>
  </w:num>
  <w:num w:numId="20" w16cid:durableId="1586958850">
    <w:abstractNumId w:val="14"/>
  </w:num>
  <w:num w:numId="21" w16cid:durableId="313726078">
    <w:abstractNumId w:val="3"/>
  </w:num>
  <w:num w:numId="22" w16cid:durableId="1877814394">
    <w:abstractNumId w:val="16"/>
  </w:num>
  <w:num w:numId="23" w16cid:durableId="1645155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17859343">
    <w:abstractNumId w:val="16"/>
    <w:lvlOverride w:ilvl="0">
      <w:startOverride w:val="1"/>
    </w:lvlOverride>
    <w:lvlOverride w:ilvl="1"/>
    <w:lvlOverride w:ilvl="2"/>
    <w:lvlOverride w:ilvl="3"/>
    <w:lvlOverride w:ilvl="4"/>
    <w:lvlOverride w:ilvl="5"/>
    <w:lvlOverride w:ilvl="6"/>
    <w:lvlOverride w:ilvl="7"/>
    <w:lvlOverride w:ilvl="8"/>
  </w:num>
  <w:num w:numId="25" w16cid:durableId="654069084">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5802"/>
    <w:rsid w:val="00005A8F"/>
    <w:rsid w:val="000065F5"/>
    <w:rsid w:val="0000787A"/>
    <w:rsid w:val="00007D1A"/>
    <w:rsid w:val="00017AC3"/>
    <w:rsid w:val="00024409"/>
    <w:rsid w:val="00033423"/>
    <w:rsid w:val="00037CA9"/>
    <w:rsid w:val="000418E7"/>
    <w:rsid w:val="000435B9"/>
    <w:rsid w:val="0005255E"/>
    <w:rsid w:val="00060739"/>
    <w:rsid w:val="00065326"/>
    <w:rsid w:val="00070E7E"/>
    <w:rsid w:val="00074AB6"/>
    <w:rsid w:val="0007566C"/>
    <w:rsid w:val="000919ED"/>
    <w:rsid w:val="00091E69"/>
    <w:rsid w:val="00093246"/>
    <w:rsid w:val="00094B5B"/>
    <w:rsid w:val="00096535"/>
    <w:rsid w:val="00097C1B"/>
    <w:rsid w:val="000A40BB"/>
    <w:rsid w:val="000A5BAB"/>
    <w:rsid w:val="000A6806"/>
    <w:rsid w:val="000B12F4"/>
    <w:rsid w:val="000B3815"/>
    <w:rsid w:val="000B449F"/>
    <w:rsid w:val="000C321B"/>
    <w:rsid w:val="000D703E"/>
    <w:rsid w:val="000E1F95"/>
    <w:rsid w:val="000E27BA"/>
    <w:rsid w:val="000E48A5"/>
    <w:rsid w:val="000F4B46"/>
    <w:rsid w:val="0010636F"/>
    <w:rsid w:val="00107045"/>
    <w:rsid w:val="001110AF"/>
    <w:rsid w:val="00132229"/>
    <w:rsid w:val="001354AF"/>
    <w:rsid w:val="001377CE"/>
    <w:rsid w:val="0014042F"/>
    <w:rsid w:val="00140978"/>
    <w:rsid w:val="001466AB"/>
    <w:rsid w:val="00146713"/>
    <w:rsid w:val="00162367"/>
    <w:rsid w:val="00175648"/>
    <w:rsid w:val="00184895"/>
    <w:rsid w:val="001919CD"/>
    <w:rsid w:val="00197538"/>
    <w:rsid w:val="001A3071"/>
    <w:rsid w:val="001A44BF"/>
    <w:rsid w:val="001B3F29"/>
    <w:rsid w:val="001B7886"/>
    <w:rsid w:val="001C1920"/>
    <w:rsid w:val="001C7CA4"/>
    <w:rsid w:val="001D178E"/>
    <w:rsid w:val="001D40A4"/>
    <w:rsid w:val="001D52BB"/>
    <w:rsid w:val="001D6248"/>
    <w:rsid w:val="001D6CBF"/>
    <w:rsid w:val="001E01CD"/>
    <w:rsid w:val="001E16F8"/>
    <w:rsid w:val="001E7B1D"/>
    <w:rsid w:val="001F3D34"/>
    <w:rsid w:val="00201373"/>
    <w:rsid w:val="002056C3"/>
    <w:rsid w:val="00206C12"/>
    <w:rsid w:val="0021005C"/>
    <w:rsid w:val="002137F8"/>
    <w:rsid w:val="00221EB2"/>
    <w:rsid w:val="00224878"/>
    <w:rsid w:val="00224D70"/>
    <w:rsid w:val="0023024C"/>
    <w:rsid w:val="002304E0"/>
    <w:rsid w:val="00234B19"/>
    <w:rsid w:val="00235B32"/>
    <w:rsid w:val="0023655E"/>
    <w:rsid w:val="002435AC"/>
    <w:rsid w:val="0024734D"/>
    <w:rsid w:val="0025438E"/>
    <w:rsid w:val="00267EE2"/>
    <w:rsid w:val="002709D0"/>
    <w:rsid w:val="00270A0F"/>
    <w:rsid w:val="00271EB8"/>
    <w:rsid w:val="00274167"/>
    <w:rsid w:val="002769D8"/>
    <w:rsid w:val="00276DB1"/>
    <w:rsid w:val="00283830"/>
    <w:rsid w:val="002844F1"/>
    <w:rsid w:val="00287A05"/>
    <w:rsid w:val="00292701"/>
    <w:rsid w:val="0029791B"/>
    <w:rsid w:val="002A1ED4"/>
    <w:rsid w:val="002A1FD4"/>
    <w:rsid w:val="002A3C77"/>
    <w:rsid w:val="002A4813"/>
    <w:rsid w:val="002A63D2"/>
    <w:rsid w:val="002A7707"/>
    <w:rsid w:val="002B57AA"/>
    <w:rsid w:val="002C44FD"/>
    <w:rsid w:val="002C526C"/>
    <w:rsid w:val="002C5E04"/>
    <w:rsid w:val="002D2DFC"/>
    <w:rsid w:val="002E07A1"/>
    <w:rsid w:val="002E1819"/>
    <w:rsid w:val="002E414F"/>
    <w:rsid w:val="002E441C"/>
    <w:rsid w:val="002E4FAF"/>
    <w:rsid w:val="002F6A60"/>
    <w:rsid w:val="002F74E4"/>
    <w:rsid w:val="00307FA1"/>
    <w:rsid w:val="00311E89"/>
    <w:rsid w:val="00314C8E"/>
    <w:rsid w:val="00324C4F"/>
    <w:rsid w:val="00331595"/>
    <w:rsid w:val="00337C70"/>
    <w:rsid w:val="00337DFA"/>
    <w:rsid w:val="003456CB"/>
    <w:rsid w:val="003501F5"/>
    <w:rsid w:val="00354CA9"/>
    <w:rsid w:val="00360445"/>
    <w:rsid w:val="003621D0"/>
    <w:rsid w:val="00364371"/>
    <w:rsid w:val="003727FF"/>
    <w:rsid w:val="003771D4"/>
    <w:rsid w:val="00393D2F"/>
    <w:rsid w:val="0039646C"/>
    <w:rsid w:val="0039740A"/>
    <w:rsid w:val="003A1255"/>
    <w:rsid w:val="003A69EB"/>
    <w:rsid w:val="003B3803"/>
    <w:rsid w:val="003C28DA"/>
    <w:rsid w:val="003C3878"/>
    <w:rsid w:val="003C45CD"/>
    <w:rsid w:val="003C4BF1"/>
    <w:rsid w:val="003C583C"/>
    <w:rsid w:val="003C71A6"/>
    <w:rsid w:val="003D28B4"/>
    <w:rsid w:val="003D6601"/>
    <w:rsid w:val="003E31A0"/>
    <w:rsid w:val="003E31EF"/>
    <w:rsid w:val="003E696D"/>
    <w:rsid w:val="003F6B16"/>
    <w:rsid w:val="00406141"/>
    <w:rsid w:val="00407FBE"/>
    <w:rsid w:val="004144EF"/>
    <w:rsid w:val="00421C09"/>
    <w:rsid w:val="00426302"/>
    <w:rsid w:val="00430092"/>
    <w:rsid w:val="00444467"/>
    <w:rsid w:val="00461222"/>
    <w:rsid w:val="00473B68"/>
    <w:rsid w:val="00481126"/>
    <w:rsid w:val="00481FFA"/>
    <w:rsid w:val="00482796"/>
    <w:rsid w:val="0048358E"/>
    <w:rsid w:val="00491363"/>
    <w:rsid w:val="004A27DE"/>
    <w:rsid w:val="004A798D"/>
    <w:rsid w:val="004B0070"/>
    <w:rsid w:val="004B2C9A"/>
    <w:rsid w:val="004B3802"/>
    <w:rsid w:val="004C166D"/>
    <w:rsid w:val="004C1875"/>
    <w:rsid w:val="004C1B0C"/>
    <w:rsid w:val="004C42AA"/>
    <w:rsid w:val="004D2C92"/>
    <w:rsid w:val="004D3A07"/>
    <w:rsid w:val="004E4BEE"/>
    <w:rsid w:val="004F3D4C"/>
    <w:rsid w:val="004F709A"/>
    <w:rsid w:val="00527B66"/>
    <w:rsid w:val="00531815"/>
    <w:rsid w:val="0053733B"/>
    <w:rsid w:val="0054347E"/>
    <w:rsid w:val="0055148A"/>
    <w:rsid w:val="005748A1"/>
    <w:rsid w:val="00577FA7"/>
    <w:rsid w:val="005832DB"/>
    <w:rsid w:val="00583B28"/>
    <w:rsid w:val="00583DAF"/>
    <w:rsid w:val="00585BAC"/>
    <w:rsid w:val="00586D2C"/>
    <w:rsid w:val="00592026"/>
    <w:rsid w:val="00593504"/>
    <w:rsid w:val="00596D7E"/>
    <w:rsid w:val="005A6761"/>
    <w:rsid w:val="005B4BA0"/>
    <w:rsid w:val="005C1273"/>
    <w:rsid w:val="005C1562"/>
    <w:rsid w:val="005C35FD"/>
    <w:rsid w:val="005C7907"/>
    <w:rsid w:val="005C7D08"/>
    <w:rsid w:val="005D4755"/>
    <w:rsid w:val="005D47C1"/>
    <w:rsid w:val="005D4E76"/>
    <w:rsid w:val="005D7DE0"/>
    <w:rsid w:val="005E1C67"/>
    <w:rsid w:val="005E45E0"/>
    <w:rsid w:val="005F237A"/>
    <w:rsid w:val="005F5C54"/>
    <w:rsid w:val="00601A44"/>
    <w:rsid w:val="0060271A"/>
    <w:rsid w:val="00606F1E"/>
    <w:rsid w:val="00616DA2"/>
    <w:rsid w:val="00620B35"/>
    <w:rsid w:val="006239FC"/>
    <w:rsid w:val="00623DFA"/>
    <w:rsid w:val="006255FA"/>
    <w:rsid w:val="006257CC"/>
    <w:rsid w:val="006279A3"/>
    <w:rsid w:val="006360E1"/>
    <w:rsid w:val="0063688E"/>
    <w:rsid w:val="00651DB8"/>
    <w:rsid w:val="006616F1"/>
    <w:rsid w:val="00672B28"/>
    <w:rsid w:val="00680F7E"/>
    <w:rsid w:val="00682D68"/>
    <w:rsid w:val="00685385"/>
    <w:rsid w:val="006858D2"/>
    <w:rsid w:val="00686326"/>
    <w:rsid w:val="00695C2B"/>
    <w:rsid w:val="006A7C9E"/>
    <w:rsid w:val="006B3670"/>
    <w:rsid w:val="006C13DC"/>
    <w:rsid w:val="006C4AED"/>
    <w:rsid w:val="006C55B6"/>
    <w:rsid w:val="006C75CF"/>
    <w:rsid w:val="006F2F97"/>
    <w:rsid w:val="006F7E55"/>
    <w:rsid w:val="00700024"/>
    <w:rsid w:val="00701620"/>
    <w:rsid w:val="007031F9"/>
    <w:rsid w:val="0070321C"/>
    <w:rsid w:val="00704AE4"/>
    <w:rsid w:val="00704F59"/>
    <w:rsid w:val="00706A96"/>
    <w:rsid w:val="00711F33"/>
    <w:rsid w:val="0072173C"/>
    <w:rsid w:val="00721A10"/>
    <w:rsid w:val="0072767B"/>
    <w:rsid w:val="007309DA"/>
    <w:rsid w:val="007377E9"/>
    <w:rsid w:val="00745E2D"/>
    <w:rsid w:val="007503B7"/>
    <w:rsid w:val="00751761"/>
    <w:rsid w:val="00754E5B"/>
    <w:rsid w:val="00777469"/>
    <w:rsid w:val="00777B2F"/>
    <w:rsid w:val="00782180"/>
    <w:rsid w:val="007857EA"/>
    <w:rsid w:val="00792D93"/>
    <w:rsid w:val="00794766"/>
    <w:rsid w:val="0079793E"/>
    <w:rsid w:val="007A01D4"/>
    <w:rsid w:val="007A1ACE"/>
    <w:rsid w:val="007A313D"/>
    <w:rsid w:val="007D32D8"/>
    <w:rsid w:val="007F0A72"/>
    <w:rsid w:val="007F213D"/>
    <w:rsid w:val="007F5E7D"/>
    <w:rsid w:val="00800628"/>
    <w:rsid w:val="00805125"/>
    <w:rsid w:val="00805A74"/>
    <w:rsid w:val="00806B8E"/>
    <w:rsid w:val="0081065E"/>
    <w:rsid w:val="00815131"/>
    <w:rsid w:val="00815F5F"/>
    <w:rsid w:val="00821901"/>
    <w:rsid w:val="008239EC"/>
    <w:rsid w:val="008244CC"/>
    <w:rsid w:val="008244D1"/>
    <w:rsid w:val="0082587D"/>
    <w:rsid w:val="00826DC7"/>
    <w:rsid w:val="008340EA"/>
    <w:rsid w:val="008357CC"/>
    <w:rsid w:val="00837FDC"/>
    <w:rsid w:val="008637EC"/>
    <w:rsid w:val="0086435F"/>
    <w:rsid w:val="00867824"/>
    <w:rsid w:val="00874F0B"/>
    <w:rsid w:val="008775DA"/>
    <w:rsid w:val="00877DCA"/>
    <w:rsid w:val="008803E3"/>
    <w:rsid w:val="00883DB3"/>
    <w:rsid w:val="00887A96"/>
    <w:rsid w:val="00894200"/>
    <w:rsid w:val="00895D0A"/>
    <w:rsid w:val="008A2098"/>
    <w:rsid w:val="008A37A7"/>
    <w:rsid w:val="008B50A2"/>
    <w:rsid w:val="008B5F7E"/>
    <w:rsid w:val="008E2D10"/>
    <w:rsid w:val="008E515C"/>
    <w:rsid w:val="008F089C"/>
    <w:rsid w:val="008F1377"/>
    <w:rsid w:val="008F3C96"/>
    <w:rsid w:val="009030FA"/>
    <w:rsid w:val="009079EF"/>
    <w:rsid w:val="00913E23"/>
    <w:rsid w:val="009369AA"/>
    <w:rsid w:val="00941963"/>
    <w:rsid w:val="0094659A"/>
    <w:rsid w:val="0095283A"/>
    <w:rsid w:val="00956023"/>
    <w:rsid w:val="00956D4E"/>
    <w:rsid w:val="00960073"/>
    <w:rsid w:val="00960443"/>
    <w:rsid w:val="0096159E"/>
    <w:rsid w:val="00962512"/>
    <w:rsid w:val="00962907"/>
    <w:rsid w:val="009640C3"/>
    <w:rsid w:val="009640E1"/>
    <w:rsid w:val="00966549"/>
    <w:rsid w:val="00972C51"/>
    <w:rsid w:val="00974EB1"/>
    <w:rsid w:val="00974F23"/>
    <w:rsid w:val="00975777"/>
    <w:rsid w:val="00975991"/>
    <w:rsid w:val="009835AC"/>
    <w:rsid w:val="0099189B"/>
    <w:rsid w:val="00993584"/>
    <w:rsid w:val="00994E79"/>
    <w:rsid w:val="009B1E97"/>
    <w:rsid w:val="009B39AA"/>
    <w:rsid w:val="009C05F0"/>
    <w:rsid w:val="009D3621"/>
    <w:rsid w:val="009D67F4"/>
    <w:rsid w:val="009E0B25"/>
    <w:rsid w:val="009E21DA"/>
    <w:rsid w:val="009F0C3D"/>
    <w:rsid w:val="009F2292"/>
    <w:rsid w:val="009F44CD"/>
    <w:rsid w:val="00A01C12"/>
    <w:rsid w:val="00A02267"/>
    <w:rsid w:val="00A1093E"/>
    <w:rsid w:val="00A12873"/>
    <w:rsid w:val="00A14227"/>
    <w:rsid w:val="00A160C2"/>
    <w:rsid w:val="00A160E1"/>
    <w:rsid w:val="00A16520"/>
    <w:rsid w:val="00A20E67"/>
    <w:rsid w:val="00A26CD5"/>
    <w:rsid w:val="00A26E1D"/>
    <w:rsid w:val="00A27E09"/>
    <w:rsid w:val="00A3199A"/>
    <w:rsid w:val="00A353C9"/>
    <w:rsid w:val="00A43309"/>
    <w:rsid w:val="00A51477"/>
    <w:rsid w:val="00A56DE9"/>
    <w:rsid w:val="00A62A40"/>
    <w:rsid w:val="00A669D7"/>
    <w:rsid w:val="00A67456"/>
    <w:rsid w:val="00A728D9"/>
    <w:rsid w:val="00A74E98"/>
    <w:rsid w:val="00A84181"/>
    <w:rsid w:val="00A841BB"/>
    <w:rsid w:val="00AA77B7"/>
    <w:rsid w:val="00AB1C1A"/>
    <w:rsid w:val="00AD18B3"/>
    <w:rsid w:val="00AD6D16"/>
    <w:rsid w:val="00AD7633"/>
    <w:rsid w:val="00AD7D80"/>
    <w:rsid w:val="00AF0930"/>
    <w:rsid w:val="00AF14B1"/>
    <w:rsid w:val="00AF6179"/>
    <w:rsid w:val="00B10881"/>
    <w:rsid w:val="00B1130B"/>
    <w:rsid w:val="00B15612"/>
    <w:rsid w:val="00B179FF"/>
    <w:rsid w:val="00B20526"/>
    <w:rsid w:val="00B212D9"/>
    <w:rsid w:val="00B306F6"/>
    <w:rsid w:val="00B33389"/>
    <w:rsid w:val="00B40F13"/>
    <w:rsid w:val="00B47B80"/>
    <w:rsid w:val="00B529CC"/>
    <w:rsid w:val="00B60467"/>
    <w:rsid w:val="00B618B6"/>
    <w:rsid w:val="00B64B52"/>
    <w:rsid w:val="00B6518E"/>
    <w:rsid w:val="00B66933"/>
    <w:rsid w:val="00B721EB"/>
    <w:rsid w:val="00B744FE"/>
    <w:rsid w:val="00B7669D"/>
    <w:rsid w:val="00B818A5"/>
    <w:rsid w:val="00B82BFA"/>
    <w:rsid w:val="00B92920"/>
    <w:rsid w:val="00BA34B9"/>
    <w:rsid w:val="00BA654C"/>
    <w:rsid w:val="00BA7A5A"/>
    <w:rsid w:val="00BA7EC3"/>
    <w:rsid w:val="00BB15C4"/>
    <w:rsid w:val="00BC2212"/>
    <w:rsid w:val="00BC72AF"/>
    <w:rsid w:val="00BC755B"/>
    <w:rsid w:val="00BD001F"/>
    <w:rsid w:val="00BD2CCD"/>
    <w:rsid w:val="00BE11B0"/>
    <w:rsid w:val="00BE266E"/>
    <w:rsid w:val="00BE314F"/>
    <w:rsid w:val="00BF0C89"/>
    <w:rsid w:val="00BF304B"/>
    <w:rsid w:val="00BF63EF"/>
    <w:rsid w:val="00BF79DF"/>
    <w:rsid w:val="00C019D0"/>
    <w:rsid w:val="00C063EB"/>
    <w:rsid w:val="00C07B58"/>
    <w:rsid w:val="00C13A22"/>
    <w:rsid w:val="00C222D7"/>
    <w:rsid w:val="00C24001"/>
    <w:rsid w:val="00C331DD"/>
    <w:rsid w:val="00C339A2"/>
    <w:rsid w:val="00C446C3"/>
    <w:rsid w:val="00C45324"/>
    <w:rsid w:val="00C461D4"/>
    <w:rsid w:val="00C5001C"/>
    <w:rsid w:val="00C51152"/>
    <w:rsid w:val="00C52475"/>
    <w:rsid w:val="00C621A0"/>
    <w:rsid w:val="00C65938"/>
    <w:rsid w:val="00C66409"/>
    <w:rsid w:val="00C76C40"/>
    <w:rsid w:val="00C80854"/>
    <w:rsid w:val="00C8731F"/>
    <w:rsid w:val="00C949D3"/>
    <w:rsid w:val="00CA1423"/>
    <w:rsid w:val="00CA1B23"/>
    <w:rsid w:val="00CB2E85"/>
    <w:rsid w:val="00CC1E11"/>
    <w:rsid w:val="00CC278E"/>
    <w:rsid w:val="00CC2E67"/>
    <w:rsid w:val="00CD342C"/>
    <w:rsid w:val="00CD6746"/>
    <w:rsid w:val="00CD6A85"/>
    <w:rsid w:val="00CE0378"/>
    <w:rsid w:val="00CF3C01"/>
    <w:rsid w:val="00CF5A20"/>
    <w:rsid w:val="00D00D72"/>
    <w:rsid w:val="00D052CA"/>
    <w:rsid w:val="00D12397"/>
    <w:rsid w:val="00D152F0"/>
    <w:rsid w:val="00D158F3"/>
    <w:rsid w:val="00D15CB3"/>
    <w:rsid w:val="00D17F63"/>
    <w:rsid w:val="00D2016A"/>
    <w:rsid w:val="00D20B47"/>
    <w:rsid w:val="00D255CC"/>
    <w:rsid w:val="00D26602"/>
    <w:rsid w:val="00D27697"/>
    <w:rsid w:val="00D34EF7"/>
    <w:rsid w:val="00D36F51"/>
    <w:rsid w:val="00D41921"/>
    <w:rsid w:val="00D50E7E"/>
    <w:rsid w:val="00D61D1C"/>
    <w:rsid w:val="00D6203D"/>
    <w:rsid w:val="00D6601E"/>
    <w:rsid w:val="00D84ECF"/>
    <w:rsid w:val="00DA22E9"/>
    <w:rsid w:val="00DA3158"/>
    <w:rsid w:val="00DB20ED"/>
    <w:rsid w:val="00DB2699"/>
    <w:rsid w:val="00DB2972"/>
    <w:rsid w:val="00DB3D21"/>
    <w:rsid w:val="00DB7686"/>
    <w:rsid w:val="00DC0270"/>
    <w:rsid w:val="00DC0FF9"/>
    <w:rsid w:val="00DC11C0"/>
    <w:rsid w:val="00DC2C67"/>
    <w:rsid w:val="00DC37A7"/>
    <w:rsid w:val="00DC3BD6"/>
    <w:rsid w:val="00DC3F95"/>
    <w:rsid w:val="00DC67A2"/>
    <w:rsid w:val="00DC7D0E"/>
    <w:rsid w:val="00DD1092"/>
    <w:rsid w:val="00DD2E7C"/>
    <w:rsid w:val="00DE0C35"/>
    <w:rsid w:val="00DE7982"/>
    <w:rsid w:val="00DF3F73"/>
    <w:rsid w:val="00DF5901"/>
    <w:rsid w:val="00E00874"/>
    <w:rsid w:val="00E02B30"/>
    <w:rsid w:val="00E05304"/>
    <w:rsid w:val="00E075B3"/>
    <w:rsid w:val="00E122D3"/>
    <w:rsid w:val="00E13C95"/>
    <w:rsid w:val="00E1559D"/>
    <w:rsid w:val="00E15FF9"/>
    <w:rsid w:val="00E4127B"/>
    <w:rsid w:val="00E45BD9"/>
    <w:rsid w:val="00E500E2"/>
    <w:rsid w:val="00E51173"/>
    <w:rsid w:val="00E53C09"/>
    <w:rsid w:val="00E5766C"/>
    <w:rsid w:val="00E675D1"/>
    <w:rsid w:val="00E726FC"/>
    <w:rsid w:val="00E844FC"/>
    <w:rsid w:val="00E91AAD"/>
    <w:rsid w:val="00EA0D26"/>
    <w:rsid w:val="00EA4526"/>
    <w:rsid w:val="00EA5B74"/>
    <w:rsid w:val="00EA698C"/>
    <w:rsid w:val="00EB03B7"/>
    <w:rsid w:val="00EB118B"/>
    <w:rsid w:val="00EB6373"/>
    <w:rsid w:val="00EB6A42"/>
    <w:rsid w:val="00EC10EC"/>
    <w:rsid w:val="00EC7246"/>
    <w:rsid w:val="00ED1F45"/>
    <w:rsid w:val="00ED33D0"/>
    <w:rsid w:val="00ED7311"/>
    <w:rsid w:val="00EE3BEC"/>
    <w:rsid w:val="00EE5B1C"/>
    <w:rsid w:val="00EE7D43"/>
    <w:rsid w:val="00EF2691"/>
    <w:rsid w:val="00EF4299"/>
    <w:rsid w:val="00EF6C66"/>
    <w:rsid w:val="00F05CB4"/>
    <w:rsid w:val="00F10187"/>
    <w:rsid w:val="00F10646"/>
    <w:rsid w:val="00F1064B"/>
    <w:rsid w:val="00F15555"/>
    <w:rsid w:val="00F16946"/>
    <w:rsid w:val="00F17182"/>
    <w:rsid w:val="00F17A20"/>
    <w:rsid w:val="00F305DD"/>
    <w:rsid w:val="00F3264F"/>
    <w:rsid w:val="00F34A1E"/>
    <w:rsid w:val="00F4413C"/>
    <w:rsid w:val="00F441BF"/>
    <w:rsid w:val="00F502EF"/>
    <w:rsid w:val="00F54ACB"/>
    <w:rsid w:val="00F662EE"/>
    <w:rsid w:val="00F663C7"/>
    <w:rsid w:val="00F719F9"/>
    <w:rsid w:val="00F76C26"/>
    <w:rsid w:val="00F77D48"/>
    <w:rsid w:val="00F85124"/>
    <w:rsid w:val="00F85C25"/>
    <w:rsid w:val="00F86BBB"/>
    <w:rsid w:val="00FA3669"/>
    <w:rsid w:val="00FA6AAA"/>
    <w:rsid w:val="00FB2F89"/>
    <w:rsid w:val="00FB3143"/>
    <w:rsid w:val="00FB3E33"/>
    <w:rsid w:val="00FB4F4C"/>
    <w:rsid w:val="00FC2323"/>
    <w:rsid w:val="00FC2D0C"/>
    <w:rsid w:val="00FC7E6A"/>
    <w:rsid w:val="00FD7A8D"/>
    <w:rsid w:val="00FE279B"/>
    <w:rsid w:val="00FE428E"/>
    <w:rsid w:val="00FF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3F49E"/>
  <w15:docId w15:val="{09C22F77-9962-4953-98DD-D02C2093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uiPriority="99"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0"/>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 w:type="table" w:customStyle="1" w:styleId="TableGrid2">
    <w:name w:val="Table Grid2"/>
    <w:basedOn w:val="TableNormal"/>
    <w:next w:val="TableGrid"/>
    <w:uiPriority w:val="39"/>
    <w:rsid w:val="003621D0"/>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D5E265-3F42-4ABA-B3DE-A600FF98F576}">
  <ds:schemaRefs>
    <ds:schemaRef ds:uri="http://schemas.openxmlformats.org/package/2006/metadata/core-properties"/>
    <ds:schemaRef ds:uri="http://purl.org/dc/elements/1.1/"/>
    <ds:schemaRef ds:uri="http://schemas.microsoft.com/office/2006/documentManagement/types"/>
    <ds:schemaRef ds:uri="http://www.w3.org/XML/1998/namespace"/>
    <ds:schemaRef ds:uri="http://schemas.microsoft.com/office/2006/metadata/properties"/>
    <ds:schemaRef ds:uri="http://purl.org/dc/dcmitype/"/>
    <ds:schemaRef ds:uri="785685f2-c2e1-4352-89aa-3faca8eaba52"/>
    <ds:schemaRef ds:uri="http://purl.org/dc/terms/"/>
    <ds:schemaRef ds:uri="http://schemas.microsoft.com/office/infopath/2007/PartnerControls"/>
    <ds:schemaRef ds:uri="5067c814-4b34-462c-a21d-c185ff6548d2"/>
  </ds:schemaRefs>
</ds:datastoreItem>
</file>

<file path=customXml/itemProps2.xml><?xml version="1.0" encoding="utf-8"?>
<ds:datastoreItem xmlns:ds="http://schemas.openxmlformats.org/officeDocument/2006/customXml" ds:itemID="{9D72A157-5F9E-4CCC-8F6F-FB1DF75B3C1E}">
  <ds:schemaRefs>
    <ds:schemaRef ds:uri="http://schemas.microsoft.com/sharepoint/v3/contenttype/forms"/>
  </ds:schemaRefs>
</ds:datastoreItem>
</file>

<file path=customXml/itemProps3.xml><?xml version="1.0" encoding="utf-8"?>
<ds:datastoreItem xmlns:ds="http://schemas.openxmlformats.org/officeDocument/2006/customXml" ds:itemID="{AF4FA27E-1E78-4533-A7B3-6857D83EE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5EF08A-A71D-4939-98E9-0C5D599BC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12</Pages>
  <Words>5130</Words>
  <Characters>29247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Alhabibi, Haider@Energy</cp:lastModifiedBy>
  <cp:revision>30</cp:revision>
  <cp:lastPrinted>2013-08-29T16:59:00Z</cp:lastPrinted>
  <dcterms:created xsi:type="dcterms:W3CDTF">2020-03-06T16:46:00Z</dcterms:created>
  <dcterms:modified xsi:type="dcterms:W3CDTF">2023-03-01T17:29:00Z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