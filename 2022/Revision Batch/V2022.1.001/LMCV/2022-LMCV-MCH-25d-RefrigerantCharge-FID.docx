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3CE9E" w14:textId="77777777" w:rsidR="006C2DCB" w:rsidRPr="00D052CA" w:rsidRDefault="006C2DCB" w:rsidP="006C2DCB">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31BA37A0" w14:textId="77777777" w:rsidR="006C2DCB" w:rsidRPr="00D052CA" w:rsidRDefault="006C2DCB" w:rsidP="006C2DCB">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5060" w:type="pct"/>
        <w:tblLook w:val="0020" w:firstRow="1" w:lastRow="0" w:firstColumn="0" w:lastColumn="0" w:noHBand="0" w:noVBand="0"/>
      </w:tblPr>
      <w:tblGrid>
        <w:gridCol w:w="5459"/>
        <w:gridCol w:w="5460"/>
      </w:tblGrid>
      <w:tr w:rsidR="006C2DCB" w:rsidRPr="00D052CA" w14:paraId="254A7001" w14:textId="77777777" w:rsidTr="006C2DCB">
        <w:trPr>
          <w:trHeight w:val="314"/>
        </w:trPr>
        <w:tc>
          <w:tcPr>
            <w:tcW w:w="5459" w:type="dxa"/>
          </w:tcPr>
          <w:p w14:paraId="4FF4BFC1" w14:textId="77777777" w:rsidR="006C2DCB" w:rsidRPr="00D052CA" w:rsidRDefault="006C2DCB" w:rsidP="004C3947">
            <w:pPr>
              <w:rPr>
                <w:rFonts w:ascii="Calibri" w:hAnsi="Calibri"/>
                <w:sz w:val="24"/>
              </w:rPr>
            </w:pPr>
            <w:r w:rsidRPr="00D052CA">
              <w:rPr>
                <w:rFonts w:ascii="Calibri" w:hAnsi="Calibri"/>
                <w:sz w:val="24"/>
              </w:rPr>
              <w:t>Project Name:</w:t>
            </w:r>
          </w:p>
        </w:tc>
        <w:tc>
          <w:tcPr>
            <w:tcW w:w="5460" w:type="dxa"/>
          </w:tcPr>
          <w:p w14:paraId="7B6D25A7" w14:textId="77777777" w:rsidR="006C2DCB" w:rsidRPr="00D052CA" w:rsidRDefault="006C2DCB" w:rsidP="004C3947">
            <w:pPr>
              <w:rPr>
                <w:rFonts w:ascii="Calibri" w:hAnsi="Calibri"/>
                <w:sz w:val="24"/>
              </w:rPr>
            </w:pPr>
            <w:r w:rsidRPr="00D052CA">
              <w:rPr>
                <w:rFonts w:ascii="Calibri" w:hAnsi="Calibri"/>
                <w:sz w:val="24"/>
              </w:rPr>
              <w:t>Enforcement Agency:</w:t>
            </w:r>
          </w:p>
        </w:tc>
      </w:tr>
      <w:tr w:rsidR="006C2DCB" w:rsidRPr="00D052CA" w14:paraId="0154B973" w14:textId="77777777" w:rsidTr="006C2DCB">
        <w:trPr>
          <w:trHeight w:val="314"/>
        </w:trPr>
        <w:tc>
          <w:tcPr>
            <w:tcW w:w="5459" w:type="dxa"/>
          </w:tcPr>
          <w:p w14:paraId="33B7A56A" w14:textId="77777777" w:rsidR="006C2DCB" w:rsidRPr="00D052CA" w:rsidRDefault="006C2DCB" w:rsidP="004C3947">
            <w:pPr>
              <w:rPr>
                <w:rFonts w:ascii="Calibri" w:hAnsi="Calibri"/>
                <w:sz w:val="24"/>
                <w:vertAlign w:val="superscript"/>
              </w:rPr>
            </w:pPr>
            <w:r w:rsidRPr="00D052CA">
              <w:rPr>
                <w:rFonts w:ascii="Calibri" w:hAnsi="Calibri"/>
                <w:sz w:val="24"/>
              </w:rPr>
              <w:t>Dwelling Address:</w:t>
            </w:r>
          </w:p>
        </w:tc>
        <w:tc>
          <w:tcPr>
            <w:tcW w:w="5460" w:type="dxa"/>
          </w:tcPr>
          <w:p w14:paraId="27519F30" w14:textId="77777777" w:rsidR="006C2DCB" w:rsidRPr="00D052CA" w:rsidRDefault="006C2DCB" w:rsidP="004C3947">
            <w:pPr>
              <w:rPr>
                <w:rFonts w:ascii="Calibri" w:hAnsi="Calibri"/>
                <w:sz w:val="24"/>
                <w:vertAlign w:val="superscript"/>
              </w:rPr>
            </w:pPr>
            <w:r w:rsidRPr="00D052CA">
              <w:rPr>
                <w:rFonts w:ascii="Calibri" w:hAnsi="Calibri"/>
                <w:sz w:val="24"/>
              </w:rPr>
              <w:t>Permit Number:</w:t>
            </w:r>
          </w:p>
        </w:tc>
      </w:tr>
      <w:tr w:rsidR="006C2DCB" w:rsidRPr="00D052CA" w14:paraId="61A2AE1E" w14:textId="77777777" w:rsidTr="006C2DCB">
        <w:trPr>
          <w:trHeight w:val="314"/>
        </w:trPr>
        <w:tc>
          <w:tcPr>
            <w:tcW w:w="5459" w:type="dxa"/>
          </w:tcPr>
          <w:p w14:paraId="2A5B2F6B" w14:textId="77777777" w:rsidR="006C2DCB" w:rsidRPr="00D052CA" w:rsidRDefault="006C2DCB" w:rsidP="004C3947">
            <w:pPr>
              <w:rPr>
                <w:rFonts w:ascii="Calibri" w:hAnsi="Calibri"/>
                <w:sz w:val="24"/>
              </w:rPr>
            </w:pPr>
            <w:r w:rsidRPr="00D052CA">
              <w:rPr>
                <w:rFonts w:ascii="Calibri" w:hAnsi="Calibri"/>
                <w:sz w:val="24"/>
              </w:rPr>
              <w:t>City and Zip Code:</w:t>
            </w:r>
          </w:p>
        </w:tc>
        <w:tc>
          <w:tcPr>
            <w:tcW w:w="5460" w:type="dxa"/>
          </w:tcPr>
          <w:p w14:paraId="0736F005" w14:textId="77777777" w:rsidR="006C2DCB" w:rsidRPr="00D052CA" w:rsidRDefault="006C2DCB" w:rsidP="004C3947">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3FE3794C" w14:textId="751302A5" w:rsidR="00C45E09" w:rsidRDefault="00C45E09"/>
    <w:tbl>
      <w:tblPr>
        <w:tblW w:w="5057"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8"/>
        <w:gridCol w:w="5312"/>
      </w:tblGrid>
      <w:tr w:rsidR="00664243" w:rsidRPr="00C301D7" w14:paraId="58D53088" w14:textId="77777777" w:rsidTr="006C2DCB">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8D53086" w14:textId="46D6F78B" w:rsidR="00664243" w:rsidRPr="00F76A4F" w:rsidRDefault="00664243" w:rsidP="00331606">
            <w:pPr>
              <w:keepNext/>
              <w:rPr>
                <w:rFonts w:asciiTheme="minorHAnsi" w:hAnsiTheme="minorHAnsi"/>
                <w:b/>
                <w:szCs w:val="18"/>
              </w:rPr>
            </w:pPr>
            <w:r w:rsidRPr="00F76A4F">
              <w:rPr>
                <w:rFonts w:asciiTheme="minorHAnsi" w:hAnsiTheme="minorHAnsi"/>
                <w:b/>
                <w:szCs w:val="18"/>
              </w:rPr>
              <w:t>A. System Information</w:t>
            </w:r>
          </w:p>
          <w:p w14:paraId="58D53087" w14:textId="77777777" w:rsidR="00664243" w:rsidRPr="00F76A4F" w:rsidRDefault="00664243" w:rsidP="00331606">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664243" w:rsidRPr="00C301D7" w14:paraId="58D5308C" w14:textId="77777777" w:rsidTr="006C2DCB">
        <w:trPr>
          <w:cantSplit/>
          <w:trHeight w:val="288"/>
        </w:trPr>
        <w:tc>
          <w:tcPr>
            <w:tcW w:w="189" w:type="pct"/>
            <w:vAlign w:val="center"/>
          </w:tcPr>
          <w:p w14:paraId="58D5308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377" w:type="pct"/>
            <w:vAlign w:val="center"/>
          </w:tcPr>
          <w:p w14:paraId="58D5308A" w14:textId="62EDD26E"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Identification or Name</w:t>
            </w:r>
          </w:p>
        </w:tc>
        <w:tc>
          <w:tcPr>
            <w:tcW w:w="2434" w:type="pct"/>
            <w:vAlign w:val="center"/>
          </w:tcPr>
          <w:p w14:paraId="58D5308B"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90" w14:textId="77777777" w:rsidTr="006C2DCB">
        <w:trPr>
          <w:cantSplit/>
          <w:trHeight w:val="288"/>
        </w:trPr>
        <w:tc>
          <w:tcPr>
            <w:tcW w:w="189" w:type="pct"/>
            <w:vAlign w:val="center"/>
          </w:tcPr>
          <w:p w14:paraId="58D5308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377" w:type="pct"/>
            <w:vAlign w:val="center"/>
          </w:tcPr>
          <w:p w14:paraId="58D5308E" w14:textId="48B2AD59"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Location or Area Served</w:t>
            </w:r>
          </w:p>
        </w:tc>
        <w:tc>
          <w:tcPr>
            <w:tcW w:w="2434" w:type="pct"/>
            <w:vAlign w:val="center"/>
          </w:tcPr>
          <w:p w14:paraId="58D5308F" w14:textId="77777777" w:rsidR="00664243" w:rsidRPr="00C301D7" w:rsidRDefault="00664243" w:rsidP="00331606">
            <w:pPr>
              <w:rPr>
                <w:rFonts w:asciiTheme="minorHAnsi" w:hAnsiTheme="minorHAnsi"/>
                <w:sz w:val="18"/>
                <w:szCs w:val="18"/>
              </w:rPr>
            </w:pPr>
          </w:p>
        </w:tc>
      </w:tr>
      <w:tr w:rsidR="00664243" w:rsidRPr="00C301D7" w14:paraId="58D53094" w14:textId="77777777" w:rsidTr="006C2DCB">
        <w:trPr>
          <w:cantSplit/>
          <w:trHeight w:val="288"/>
        </w:trPr>
        <w:tc>
          <w:tcPr>
            <w:tcW w:w="189" w:type="pct"/>
            <w:vAlign w:val="center"/>
          </w:tcPr>
          <w:p w14:paraId="58D5309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377" w:type="pct"/>
            <w:vAlign w:val="center"/>
          </w:tcPr>
          <w:p w14:paraId="58D53092" w14:textId="51576382"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ake or </w:t>
            </w:r>
            <w:r w:rsidR="00F90DD2">
              <w:rPr>
                <w:rFonts w:asciiTheme="minorHAnsi" w:hAnsiTheme="minorHAnsi"/>
                <w:sz w:val="18"/>
                <w:szCs w:val="18"/>
              </w:rPr>
              <w:t>B</w:t>
            </w:r>
            <w:r w:rsidRPr="00C301D7">
              <w:rPr>
                <w:rFonts w:asciiTheme="minorHAnsi" w:hAnsiTheme="minorHAnsi"/>
                <w:sz w:val="18"/>
                <w:szCs w:val="18"/>
              </w:rPr>
              <w:t>rand</w:t>
            </w:r>
          </w:p>
        </w:tc>
        <w:tc>
          <w:tcPr>
            <w:tcW w:w="2434" w:type="pct"/>
            <w:vAlign w:val="center"/>
          </w:tcPr>
          <w:p w14:paraId="58D53093" w14:textId="77777777" w:rsidR="00664243" w:rsidRPr="00C301D7" w:rsidRDefault="00664243" w:rsidP="00331606">
            <w:pPr>
              <w:rPr>
                <w:rFonts w:asciiTheme="minorHAnsi" w:hAnsiTheme="minorHAnsi"/>
                <w:sz w:val="18"/>
                <w:szCs w:val="18"/>
              </w:rPr>
            </w:pPr>
          </w:p>
        </w:tc>
      </w:tr>
      <w:tr w:rsidR="00664243" w:rsidRPr="00C301D7" w14:paraId="58D53098" w14:textId="77777777" w:rsidTr="006C2DCB">
        <w:trPr>
          <w:cantSplit/>
          <w:trHeight w:val="288"/>
        </w:trPr>
        <w:tc>
          <w:tcPr>
            <w:tcW w:w="189" w:type="pct"/>
            <w:vAlign w:val="center"/>
          </w:tcPr>
          <w:p w14:paraId="58D5309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377" w:type="pct"/>
            <w:vAlign w:val="center"/>
          </w:tcPr>
          <w:p w14:paraId="58D53096" w14:textId="209140E7"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odel </w:t>
            </w:r>
            <w:r w:rsidR="00F90DD2">
              <w:rPr>
                <w:rFonts w:asciiTheme="minorHAnsi" w:hAnsiTheme="minorHAnsi"/>
                <w:sz w:val="18"/>
                <w:szCs w:val="18"/>
              </w:rPr>
              <w:t>N</w:t>
            </w:r>
            <w:r w:rsidRPr="00C301D7">
              <w:rPr>
                <w:rFonts w:asciiTheme="minorHAnsi" w:hAnsiTheme="minorHAnsi"/>
                <w:sz w:val="18"/>
                <w:szCs w:val="18"/>
              </w:rPr>
              <w:t>umber</w:t>
            </w:r>
          </w:p>
        </w:tc>
        <w:tc>
          <w:tcPr>
            <w:tcW w:w="2434" w:type="pct"/>
            <w:vAlign w:val="center"/>
          </w:tcPr>
          <w:p w14:paraId="58D53097" w14:textId="77777777" w:rsidR="00664243" w:rsidRPr="00C301D7" w:rsidRDefault="00664243" w:rsidP="00331606">
            <w:pPr>
              <w:rPr>
                <w:rFonts w:asciiTheme="minorHAnsi" w:hAnsiTheme="minorHAnsi"/>
                <w:sz w:val="18"/>
                <w:szCs w:val="18"/>
              </w:rPr>
            </w:pPr>
          </w:p>
        </w:tc>
      </w:tr>
      <w:tr w:rsidR="00664243" w:rsidRPr="00C301D7" w14:paraId="58D5309C" w14:textId="77777777" w:rsidTr="006C2DCB">
        <w:trPr>
          <w:cantSplit/>
          <w:trHeight w:val="288"/>
        </w:trPr>
        <w:tc>
          <w:tcPr>
            <w:tcW w:w="189" w:type="pct"/>
            <w:vAlign w:val="center"/>
          </w:tcPr>
          <w:p w14:paraId="58D5309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377" w:type="pct"/>
            <w:vAlign w:val="center"/>
          </w:tcPr>
          <w:p w14:paraId="58D5309A" w14:textId="7F73AD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434" w:type="pct"/>
            <w:vAlign w:val="center"/>
          </w:tcPr>
          <w:p w14:paraId="58D5309B" w14:textId="77777777" w:rsidR="00664243" w:rsidRPr="00C301D7" w:rsidRDefault="00664243" w:rsidP="00331606">
            <w:pPr>
              <w:rPr>
                <w:rFonts w:asciiTheme="minorHAnsi" w:hAnsiTheme="minorHAnsi"/>
                <w:sz w:val="18"/>
                <w:szCs w:val="18"/>
              </w:rPr>
            </w:pPr>
          </w:p>
        </w:tc>
      </w:tr>
      <w:tr w:rsidR="00664243" w:rsidRPr="00C301D7" w14:paraId="58D530A0" w14:textId="77777777" w:rsidTr="006C2DCB">
        <w:trPr>
          <w:cantSplit/>
          <w:trHeight w:val="288"/>
        </w:trPr>
        <w:tc>
          <w:tcPr>
            <w:tcW w:w="189" w:type="pct"/>
            <w:vAlign w:val="center"/>
          </w:tcPr>
          <w:p w14:paraId="58D5309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377" w:type="pct"/>
            <w:vAlign w:val="center"/>
          </w:tcPr>
          <w:p w14:paraId="58D5309E" w14:textId="13C53184"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S</w:t>
            </w:r>
            <w:r w:rsidRPr="00C301D7">
              <w:rPr>
                <w:rFonts w:asciiTheme="minorHAnsi" w:hAnsiTheme="minorHAnsi"/>
                <w:sz w:val="18"/>
                <w:szCs w:val="18"/>
              </w:rPr>
              <w:t xml:space="preserve">erial </w:t>
            </w:r>
            <w:r w:rsidR="00F90DD2">
              <w:rPr>
                <w:rFonts w:asciiTheme="minorHAnsi" w:hAnsiTheme="minorHAnsi"/>
                <w:sz w:val="18"/>
                <w:szCs w:val="18"/>
              </w:rPr>
              <w:t>N</w:t>
            </w:r>
            <w:r w:rsidRPr="00C301D7">
              <w:rPr>
                <w:rFonts w:asciiTheme="minorHAnsi" w:hAnsiTheme="minorHAnsi"/>
                <w:sz w:val="18"/>
                <w:szCs w:val="18"/>
              </w:rPr>
              <w:t>umber</w:t>
            </w:r>
          </w:p>
        </w:tc>
        <w:tc>
          <w:tcPr>
            <w:tcW w:w="2434" w:type="pct"/>
            <w:vAlign w:val="center"/>
          </w:tcPr>
          <w:p w14:paraId="58D5309F" w14:textId="77777777" w:rsidR="00664243" w:rsidRPr="00C301D7" w:rsidRDefault="00664243" w:rsidP="00331606">
            <w:pPr>
              <w:rPr>
                <w:rFonts w:asciiTheme="minorHAnsi" w:hAnsiTheme="minorHAnsi"/>
                <w:sz w:val="18"/>
                <w:szCs w:val="18"/>
              </w:rPr>
            </w:pPr>
          </w:p>
        </w:tc>
      </w:tr>
      <w:tr w:rsidR="00664243" w:rsidRPr="00C301D7" w14:paraId="58D530A4" w14:textId="77777777" w:rsidTr="006C2DCB">
        <w:trPr>
          <w:cantSplit/>
          <w:trHeight w:val="288"/>
        </w:trPr>
        <w:tc>
          <w:tcPr>
            <w:tcW w:w="189" w:type="pct"/>
            <w:vAlign w:val="center"/>
          </w:tcPr>
          <w:p w14:paraId="58D530A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377" w:type="pct"/>
            <w:vAlign w:val="center"/>
          </w:tcPr>
          <w:p w14:paraId="58D530A2" w14:textId="0F0951B9"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434" w:type="pct"/>
            <w:vAlign w:val="center"/>
          </w:tcPr>
          <w:p w14:paraId="58D530A3"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A8" w14:textId="77777777" w:rsidTr="006C2DCB">
        <w:trPr>
          <w:cantSplit/>
          <w:trHeight w:val="288"/>
        </w:trPr>
        <w:tc>
          <w:tcPr>
            <w:tcW w:w="189" w:type="pct"/>
            <w:vAlign w:val="center"/>
          </w:tcPr>
          <w:p w14:paraId="58D530A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377" w:type="pct"/>
            <w:vAlign w:val="center"/>
          </w:tcPr>
          <w:p w14:paraId="58D530A6" w14:textId="7390E598"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434" w:type="pct"/>
            <w:vAlign w:val="center"/>
          </w:tcPr>
          <w:p w14:paraId="58D530A7" w14:textId="77777777" w:rsidR="00664243" w:rsidRPr="00C301D7" w:rsidRDefault="00664243" w:rsidP="00331606">
            <w:pPr>
              <w:rPr>
                <w:rFonts w:asciiTheme="minorHAnsi" w:hAnsiTheme="minorHAnsi"/>
                <w:sz w:val="18"/>
                <w:szCs w:val="18"/>
              </w:rPr>
            </w:pPr>
          </w:p>
        </w:tc>
      </w:tr>
      <w:tr w:rsidR="00E36575" w:rsidRPr="00C301D7" w14:paraId="5464CE22" w14:textId="77777777" w:rsidTr="006C2DCB">
        <w:trPr>
          <w:cantSplit/>
          <w:trHeight w:val="288"/>
        </w:trPr>
        <w:tc>
          <w:tcPr>
            <w:tcW w:w="189" w:type="pct"/>
            <w:vAlign w:val="center"/>
          </w:tcPr>
          <w:p w14:paraId="34C12271" w14:textId="3A44C711" w:rsidR="00E36575"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377" w:type="pct"/>
            <w:vAlign w:val="center"/>
          </w:tcPr>
          <w:p w14:paraId="70531BEB" w14:textId="18C4EBB0" w:rsidR="00E36575" w:rsidRPr="005D49C8"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Liquid Line Filter Drier Installed According to Manufacturer’s </w:t>
            </w:r>
            <w:proofErr w:type="spellStart"/>
            <w:r>
              <w:rPr>
                <w:rFonts w:asciiTheme="minorHAnsi" w:hAnsiTheme="minorHAnsi"/>
                <w:sz w:val="18"/>
                <w:szCs w:val="18"/>
              </w:rPr>
              <w:t>Specifcations</w:t>
            </w:r>
            <w:proofErr w:type="spellEnd"/>
            <w:r>
              <w:rPr>
                <w:rFonts w:asciiTheme="minorHAnsi" w:hAnsiTheme="minorHAnsi"/>
                <w:sz w:val="18"/>
                <w:szCs w:val="18"/>
              </w:rPr>
              <w:t xml:space="preserve"> (if applicable)</w:t>
            </w:r>
          </w:p>
        </w:tc>
        <w:tc>
          <w:tcPr>
            <w:tcW w:w="2434" w:type="pct"/>
            <w:vAlign w:val="center"/>
          </w:tcPr>
          <w:p w14:paraId="3F630287" w14:textId="77777777" w:rsidR="00E36575" w:rsidRPr="00C301D7" w:rsidRDefault="00E36575" w:rsidP="00331606">
            <w:pPr>
              <w:rPr>
                <w:rFonts w:asciiTheme="minorHAnsi" w:hAnsiTheme="minorHAnsi"/>
                <w:sz w:val="18"/>
                <w:szCs w:val="18"/>
              </w:rPr>
            </w:pPr>
          </w:p>
        </w:tc>
      </w:tr>
      <w:tr w:rsidR="00664243" w:rsidRPr="00C301D7" w14:paraId="58D530AC" w14:textId="77777777" w:rsidTr="006C2DCB">
        <w:trPr>
          <w:cantSplit/>
          <w:trHeight w:val="288"/>
        </w:trPr>
        <w:tc>
          <w:tcPr>
            <w:tcW w:w="189" w:type="pct"/>
            <w:vAlign w:val="center"/>
          </w:tcPr>
          <w:p w14:paraId="58D530A9" w14:textId="3993E49B"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377" w:type="pct"/>
            <w:vAlign w:val="center"/>
          </w:tcPr>
          <w:p w14:paraId="58D530AA" w14:textId="55926EF7" w:rsidR="00664243" w:rsidRPr="00C301D7" w:rsidRDefault="005D49C8" w:rsidP="00331606">
            <w:pPr>
              <w:pStyle w:val="Header"/>
              <w:tabs>
                <w:tab w:val="clear" w:pos="4320"/>
                <w:tab w:val="clear" w:pos="8640"/>
              </w:tabs>
              <w:rPr>
                <w:rFonts w:asciiTheme="minorHAnsi" w:hAnsiTheme="minorHAnsi"/>
                <w:sz w:val="18"/>
                <w:szCs w:val="18"/>
              </w:rPr>
            </w:pPr>
            <w:r w:rsidRPr="005D49C8">
              <w:rPr>
                <w:rFonts w:asciiTheme="minorHAnsi" w:hAnsiTheme="minorHAnsi"/>
                <w:sz w:val="18"/>
                <w:szCs w:val="18"/>
              </w:rPr>
              <w:t xml:space="preserve">System Installation </w:t>
            </w:r>
            <w:r w:rsidR="00664243" w:rsidRPr="00C301D7">
              <w:rPr>
                <w:rFonts w:asciiTheme="minorHAnsi" w:hAnsiTheme="minorHAnsi"/>
                <w:sz w:val="18"/>
                <w:szCs w:val="18"/>
              </w:rPr>
              <w:t>Type</w:t>
            </w:r>
          </w:p>
        </w:tc>
        <w:tc>
          <w:tcPr>
            <w:tcW w:w="2434" w:type="pct"/>
            <w:vAlign w:val="center"/>
          </w:tcPr>
          <w:p w14:paraId="58D530AB" w14:textId="77777777" w:rsidR="00664243" w:rsidRPr="00C301D7" w:rsidRDefault="00664243" w:rsidP="00331606">
            <w:pPr>
              <w:rPr>
                <w:rFonts w:asciiTheme="minorHAnsi" w:hAnsiTheme="minorHAnsi"/>
                <w:sz w:val="18"/>
                <w:szCs w:val="18"/>
              </w:rPr>
            </w:pPr>
          </w:p>
        </w:tc>
      </w:tr>
      <w:tr w:rsidR="00664243" w:rsidRPr="00C301D7" w14:paraId="58D530B0" w14:textId="77777777" w:rsidTr="006C2DCB">
        <w:trPr>
          <w:cantSplit/>
          <w:trHeight w:val="288"/>
        </w:trPr>
        <w:tc>
          <w:tcPr>
            <w:tcW w:w="189" w:type="pct"/>
            <w:vAlign w:val="center"/>
          </w:tcPr>
          <w:p w14:paraId="58D530AD" w14:textId="79B5D856"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377" w:type="pct"/>
            <w:vAlign w:val="center"/>
          </w:tcPr>
          <w:p w14:paraId="04ECF769" w14:textId="3B87396E" w:rsidR="00F90DD2" w:rsidRDefault="00157956"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w:t>
            </w:r>
            <w:r>
              <w:rPr>
                <w:rFonts w:asciiTheme="minorHAnsi" w:hAnsiTheme="minorHAnsi"/>
                <w:sz w:val="18"/>
                <w:szCs w:val="18"/>
              </w:rPr>
              <w:t>FID</w:t>
            </w:r>
            <w:r w:rsidR="00664243" w:rsidRPr="00C301D7">
              <w:rPr>
                <w:rFonts w:asciiTheme="minorHAnsi" w:hAnsiTheme="minorHAnsi"/>
                <w:sz w:val="18"/>
                <w:szCs w:val="18"/>
              </w:rPr>
              <w:t>) Status</w:t>
            </w:r>
          </w:p>
          <w:p w14:paraId="58D530AE" w14:textId="4DB306C1"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434" w:type="pct"/>
            <w:vAlign w:val="center"/>
          </w:tcPr>
          <w:p w14:paraId="58D530AF" w14:textId="77777777" w:rsidR="00664243" w:rsidRPr="00C301D7" w:rsidRDefault="00664243" w:rsidP="00331606">
            <w:pPr>
              <w:rPr>
                <w:rFonts w:asciiTheme="minorHAnsi" w:hAnsiTheme="minorHAnsi"/>
                <w:sz w:val="18"/>
                <w:szCs w:val="18"/>
              </w:rPr>
            </w:pPr>
          </w:p>
        </w:tc>
      </w:tr>
      <w:tr w:rsidR="00664243" w:rsidRPr="00C301D7" w14:paraId="58D530B4" w14:textId="77777777" w:rsidTr="006C2DCB">
        <w:trPr>
          <w:cantSplit/>
          <w:trHeight w:val="288"/>
        </w:trPr>
        <w:tc>
          <w:tcPr>
            <w:tcW w:w="189" w:type="pct"/>
            <w:vAlign w:val="center"/>
          </w:tcPr>
          <w:p w14:paraId="58D530B1" w14:textId="6816F320"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377" w:type="pct"/>
            <w:vAlign w:val="center"/>
          </w:tcPr>
          <w:p w14:paraId="58D530B2" w14:textId="0B68BDDB"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434" w:type="pct"/>
            <w:vAlign w:val="center"/>
          </w:tcPr>
          <w:p w14:paraId="58D530B3" w14:textId="77777777" w:rsidR="00664243" w:rsidRPr="00C301D7" w:rsidRDefault="00664243" w:rsidP="00331606">
            <w:pPr>
              <w:rPr>
                <w:rFonts w:asciiTheme="minorHAnsi" w:hAnsiTheme="minorHAnsi"/>
                <w:sz w:val="18"/>
                <w:szCs w:val="18"/>
              </w:rPr>
            </w:pPr>
          </w:p>
        </w:tc>
      </w:tr>
      <w:tr w:rsidR="00664243" w:rsidRPr="00C301D7" w14:paraId="58D530B8" w14:textId="77777777" w:rsidTr="006C2DCB">
        <w:trPr>
          <w:cantSplit/>
          <w:trHeight w:val="288"/>
        </w:trPr>
        <w:tc>
          <w:tcPr>
            <w:tcW w:w="189" w:type="pct"/>
            <w:vAlign w:val="center"/>
          </w:tcPr>
          <w:p w14:paraId="58D530B5" w14:textId="537A0ABC"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377" w:type="pct"/>
            <w:vAlign w:val="center"/>
          </w:tcPr>
          <w:p w14:paraId="58D530B6"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34" w:type="pct"/>
            <w:vAlign w:val="center"/>
          </w:tcPr>
          <w:p w14:paraId="58D530B7" w14:textId="77777777" w:rsidR="00664243" w:rsidRPr="00C301D7" w:rsidRDefault="00664243" w:rsidP="00331606">
            <w:pPr>
              <w:rPr>
                <w:rFonts w:asciiTheme="minorHAnsi" w:hAnsiTheme="minorHAnsi"/>
                <w:sz w:val="18"/>
                <w:szCs w:val="18"/>
              </w:rPr>
            </w:pPr>
          </w:p>
        </w:tc>
      </w:tr>
      <w:tr w:rsidR="00664243" w:rsidRPr="00C301D7" w14:paraId="58D530BC" w14:textId="77777777" w:rsidTr="006C2DCB">
        <w:trPr>
          <w:cantSplit/>
          <w:trHeight w:val="288"/>
        </w:trPr>
        <w:tc>
          <w:tcPr>
            <w:tcW w:w="189" w:type="pct"/>
            <w:vAlign w:val="center"/>
          </w:tcPr>
          <w:p w14:paraId="58D530B9" w14:textId="0BFAAEA8"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377" w:type="pct"/>
            <w:vAlign w:val="center"/>
          </w:tcPr>
          <w:p w14:paraId="58D530BA" w14:textId="42B79D21"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F90DD2">
              <w:rPr>
                <w:rFonts w:asciiTheme="minorHAnsi" w:hAnsiTheme="minorHAnsi"/>
                <w:sz w:val="18"/>
                <w:szCs w:val="18"/>
              </w:rPr>
              <w:t>S</w:t>
            </w:r>
            <w:r w:rsidRPr="00C301D7">
              <w:rPr>
                <w:rFonts w:asciiTheme="minorHAnsi" w:hAnsiTheme="minorHAnsi"/>
                <w:sz w:val="18"/>
                <w:szCs w:val="18"/>
              </w:rPr>
              <w:t>ystem</w:t>
            </w:r>
          </w:p>
        </w:tc>
        <w:tc>
          <w:tcPr>
            <w:tcW w:w="2434" w:type="pct"/>
            <w:vAlign w:val="center"/>
          </w:tcPr>
          <w:p w14:paraId="58D530BB" w14:textId="77777777" w:rsidR="00664243" w:rsidRPr="00C301D7" w:rsidRDefault="00664243" w:rsidP="00331606">
            <w:pPr>
              <w:rPr>
                <w:rFonts w:asciiTheme="minorHAnsi" w:hAnsiTheme="minorHAnsi"/>
                <w:sz w:val="18"/>
                <w:szCs w:val="18"/>
              </w:rPr>
            </w:pPr>
          </w:p>
        </w:tc>
      </w:tr>
      <w:tr w:rsidR="00664243" w:rsidRPr="00C301D7" w14:paraId="58D530C0" w14:textId="77777777" w:rsidTr="006C2DCB">
        <w:trPr>
          <w:cantSplit/>
          <w:trHeight w:val="288"/>
        </w:trPr>
        <w:tc>
          <w:tcPr>
            <w:tcW w:w="189" w:type="pct"/>
            <w:vAlign w:val="center"/>
          </w:tcPr>
          <w:p w14:paraId="58D530BD" w14:textId="2B0B2D23"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377" w:type="pct"/>
            <w:vAlign w:val="center"/>
          </w:tcPr>
          <w:p w14:paraId="58D530BE" w14:textId="1913DE6C"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 xml:space="preserve">sed by </w:t>
            </w:r>
            <w:r w:rsidR="00F90DD2">
              <w:rPr>
                <w:rFonts w:asciiTheme="minorHAnsi" w:hAnsiTheme="minorHAnsi"/>
                <w:sz w:val="18"/>
                <w:szCs w:val="18"/>
              </w:rPr>
              <w:t>I</w:t>
            </w:r>
            <w:r w:rsidRPr="00C301D7">
              <w:rPr>
                <w:rFonts w:asciiTheme="minorHAnsi" w:hAnsiTheme="minorHAnsi"/>
                <w:sz w:val="18"/>
                <w:szCs w:val="18"/>
              </w:rPr>
              <w:t>nstaller</w:t>
            </w:r>
          </w:p>
        </w:tc>
        <w:tc>
          <w:tcPr>
            <w:tcW w:w="2434" w:type="pct"/>
            <w:vAlign w:val="center"/>
          </w:tcPr>
          <w:p w14:paraId="58D530BF" w14:textId="77777777" w:rsidR="00664243" w:rsidRPr="00C301D7" w:rsidRDefault="00664243" w:rsidP="00331606">
            <w:pPr>
              <w:ind w:left="360"/>
              <w:rPr>
                <w:rFonts w:asciiTheme="minorHAnsi" w:hAnsiTheme="minorHAnsi"/>
                <w:sz w:val="18"/>
                <w:szCs w:val="18"/>
              </w:rPr>
            </w:pPr>
          </w:p>
        </w:tc>
      </w:tr>
      <w:tr w:rsidR="00664243" w:rsidRPr="00C301D7" w14:paraId="58D530C4" w14:textId="77777777" w:rsidTr="006C2DCB">
        <w:trPr>
          <w:cantSplit/>
          <w:trHeight w:val="288"/>
        </w:trPr>
        <w:tc>
          <w:tcPr>
            <w:tcW w:w="189" w:type="pct"/>
            <w:vAlign w:val="center"/>
          </w:tcPr>
          <w:p w14:paraId="58D530C1" w14:textId="66CF63D7"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377" w:type="pct"/>
            <w:vAlign w:val="center"/>
          </w:tcPr>
          <w:p w14:paraId="58D530C2" w14:textId="2A488A23"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Person </w:t>
            </w:r>
            <w:r w:rsidR="00F90DD2">
              <w:rPr>
                <w:rFonts w:asciiTheme="minorHAnsi" w:hAnsiTheme="minorHAnsi"/>
                <w:sz w:val="18"/>
                <w:szCs w:val="18"/>
              </w:rPr>
              <w:t>W</w:t>
            </w:r>
            <w:r w:rsidRPr="00C301D7">
              <w:rPr>
                <w:rFonts w:asciiTheme="minorHAnsi" w:hAnsiTheme="minorHAnsi"/>
                <w:sz w:val="18"/>
                <w:szCs w:val="18"/>
              </w:rPr>
              <w:t xml:space="preserve">ho </w:t>
            </w:r>
            <w:r w:rsidR="00F90DD2">
              <w:rPr>
                <w:rFonts w:asciiTheme="minorHAnsi" w:hAnsiTheme="minorHAnsi"/>
                <w:sz w:val="18"/>
                <w:szCs w:val="18"/>
              </w:rPr>
              <w:t>P</w:t>
            </w:r>
            <w:r w:rsidRPr="00C301D7">
              <w:rPr>
                <w:rFonts w:asciiTheme="minorHAnsi" w:hAnsiTheme="minorHAnsi"/>
                <w:sz w:val="18"/>
                <w:szCs w:val="18"/>
              </w:rPr>
              <w:t xml:space="preserve">erformed the Refrigerant Charge Verification </w:t>
            </w:r>
            <w:r w:rsidR="00F90DD2">
              <w:rPr>
                <w:rFonts w:asciiTheme="minorHAnsi" w:hAnsiTheme="minorHAnsi"/>
                <w:sz w:val="18"/>
                <w:szCs w:val="18"/>
              </w:rPr>
              <w:t>R</w:t>
            </w:r>
            <w:r w:rsidRPr="00C301D7">
              <w:rPr>
                <w:rFonts w:asciiTheme="minorHAnsi" w:hAnsiTheme="minorHAnsi"/>
                <w:sz w:val="18"/>
                <w:szCs w:val="18"/>
              </w:rPr>
              <w:t>eported on the Certificate of Installation</w:t>
            </w:r>
          </w:p>
        </w:tc>
        <w:tc>
          <w:tcPr>
            <w:tcW w:w="2434" w:type="pct"/>
            <w:vAlign w:val="center"/>
          </w:tcPr>
          <w:p w14:paraId="58D530C3" w14:textId="77777777" w:rsidR="00664243" w:rsidRPr="00C301D7" w:rsidRDefault="00664243" w:rsidP="00331606">
            <w:pPr>
              <w:rPr>
                <w:rFonts w:asciiTheme="minorHAnsi" w:hAnsiTheme="minorHAnsi"/>
                <w:sz w:val="18"/>
                <w:szCs w:val="18"/>
              </w:rPr>
            </w:pPr>
          </w:p>
        </w:tc>
      </w:tr>
      <w:tr w:rsidR="00664243" w:rsidRPr="00C301D7" w14:paraId="58D530C8" w14:textId="77777777" w:rsidTr="006C2DCB">
        <w:trPr>
          <w:cantSplit/>
          <w:trHeight w:val="288"/>
        </w:trPr>
        <w:tc>
          <w:tcPr>
            <w:tcW w:w="189" w:type="pct"/>
            <w:vAlign w:val="center"/>
          </w:tcPr>
          <w:p w14:paraId="58D530C5" w14:textId="3D361DED"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377" w:type="pct"/>
            <w:vAlign w:val="center"/>
          </w:tcPr>
          <w:p w14:paraId="58D530C6" w14:textId="3BE81D55"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HERS Verification Compliance Requirement Status</w:t>
            </w:r>
          </w:p>
        </w:tc>
        <w:tc>
          <w:tcPr>
            <w:tcW w:w="2434" w:type="pct"/>
            <w:vAlign w:val="center"/>
          </w:tcPr>
          <w:p w14:paraId="58D530C7" w14:textId="77777777" w:rsidR="00664243" w:rsidRPr="00C301D7" w:rsidRDefault="00664243" w:rsidP="00331606">
            <w:pPr>
              <w:ind w:left="720"/>
              <w:rPr>
                <w:rFonts w:asciiTheme="minorHAnsi" w:hAnsiTheme="minorHAnsi"/>
                <w:color w:val="FF0000"/>
                <w:sz w:val="18"/>
                <w:szCs w:val="18"/>
              </w:rPr>
            </w:pPr>
          </w:p>
        </w:tc>
      </w:tr>
      <w:tr w:rsidR="00664243" w:rsidRPr="00C301D7" w14:paraId="58D530CC" w14:textId="77777777" w:rsidTr="006C2DCB">
        <w:trPr>
          <w:cantSplit/>
          <w:trHeight w:val="288"/>
        </w:trPr>
        <w:tc>
          <w:tcPr>
            <w:tcW w:w="189" w:type="pct"/>
            <w:vAlign w:val="center"/>
          </w:tcPr>
          <w:p w14:paraId="58D530C9" w14:textId="6026D95F"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377" w:type="pct"/>
            <w:vAlign w:val="center"/>
          </w:tcPr>
          <w:p w14:paraId="58D530CA" w14:textId="52BA1DB2" w:rsidR="00664243" w:rsidRPr="00C301D7" w:rsidRDefault="00664243" w:rsidP="00F76A4F">
            <w:pPr>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sed by HERS Rater</w:t>
            </w:r>
          </w:p>
        </w:tc>
        <w:tc>
          <w:tcPr>
            <w:tcW w:w="2434" w:type="pct"/>
            <w:vAlign w:val="center"/>
          </w:tcPr>
          <w:p w14:paraId="58D530CB" w14:textId="77777777" w:rsidR="00664243" w:rsidRPr="00C301D7" w:rsidRDefault="00664243" w:rsidP="00331606">
            <w:pPr>
              <w:rPr>
                <w:rFonts w:asciiTheme="minorHAnsi" w:hAnsiTheme="minorHAnsi"/>
                <w:sz w:val="18"/>
                <w:szCs w:val="18"/>
              </w:rPr>
            </w:pPr>
          </w:p>
        </w:tc>
      </w:tr>
    </w:tbl>
    <w:p w14:paraId="58D530CD" w14:textId="77777777" w:rsidR="00664243" w:rsidRPr="00F76A4F" w:rsidRDefault="00664243" w:rsidP="00664243">
      <w:pPr>
        <w:rPr>
          <w:rFonts w:asciiTheme="minorHAnsi" w:hAnsiTheme="minorHAnsi"/>
          <w:szCs w:val="18"/>
        </w:rPr>
      </w:pPr>
    </w:p>
    <w:tbl>
      <w:tblPr>
        <w:tblW w:w="5066"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32"/>
      </w:tblGrid>
      <w:tr w:rsidR="00664243" w:rsidRPr="00C301D7" w14:paraId="58D530CF" w14:textId="77777777" w:rsidTr="006C2DCB">
        <w:trPr>
          <w:cantSplit/>
          <w:trHeight w:val="288"/>
        </w:trPr>
        <w:tc>
          <w:tcPr>
            <w:tcW w:w="5000" w:type="pct"/>
            <w:vAlign w:val="center"/>
          </w:tcPr>
          <w:p w14:paraId="58D530CE" w14:textId="3EA1EE2D" w:rsidR="00664243" w:rsidRPr="00C301D7" w:rsidRDefault="00F76A4F"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sidR="00580D7F">
              <w:rPr>
                <w:rFonts w:asciiTheme="minorHAnsi" w:hAnsiTheme="minorHAnsi"/>
                <w:b/>
                <w:szCs w:val="18"/>
              </w:rPr>
              <w:t>- Refrigerant Charge Verification - Fault Indicator Display (FID)</w:t>
            </w:r>
          </w:p>
        </w:tc>
      </w:tr>
    </w:tbl>
    <w:p w14:paraId="58D530D0"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57"/>
        <w:gridCol w:w="5352"/>
        <w:gridCol w:w="5174"/>
      </w:tblGrid>
      <w:tr w:rsidR="00664243" w:rsidRPr="00C301D7" w14:paraId="58D530D2" w14:textId="77777777" w:rsidTr="006C2DCB">
        <w:trPr>
          <w:cantSplit/>
          <w:trHeight w:val="288"/>
        </w:trPr>
        <w:tc>
          <w:tcPr>
            <w:tcW w:w="5000" w:type="pct"/>
            <w:gridSpan w:val="3"/>
            <w:vAlign w:val="center"/>
          </w:tcPr>
          <w:p w14:paraId="58D530D1" w14:textId="4D6E0E44" w:rsidR="00664243" w:rsidRPr="00C301D7" w:rsidRDefault="00664243" w:rsidP="00B92D05">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664243" w:rsidRPr="00C301D7" w14:paraId="58D530D6" w14:textId="77777777" w:rsidTr="006C2DCB">
        <w:trPr>
          <w:cantSplit/>
          <w:trHeight w:val="288"/>
        </w:trPr>
        <w:tc>
          <w:tcPr>
            <w:tcW w:w="164" w:type="pct"/>
            <w:vAlign w:val="center"/>
          </w:tcPr>
          <w:p w14:paraId="58D530D3"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459" w:type="pct"/>
            <w:tcMar>
              <w:left w:w="115" w:type="dxa"/>
              <w:right w:w="101" w:type="dxa"/>
            </w:tcMar>
            <w:vAlign w:val="center"/>
          </w:tcPr>
          <w:p w14:paraId="0A92397F" w14:textId="38046094" w:rsidR="00F90DD2" w:rsidRDefault="00664243"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F90DD2">
              <w:rPr>
                <w:rFonts w:asciiTheme="minorHAnsi" w:hAnsiTheme="minorHAnsi"/>
                <w:sz w:val="18"/>
                <w:szCs w:val="18"/>
              </w:rPr>
              <w:t>A</w:t>
            </w:r>
            <w:r w:rsidRPr="00C301D7">
              <w:rPr>
                <w:rFonts w:asciiTheme="minorHAnsi" w:hAnsiTheme="minorHAnsi"/>
                <w:sz w:val="18"/>
                <w:szCs w:val="18"/>
              </w:rPr>
              <w:t xml:space="preserve">ir </w:t>
            </w:r>
            <w:r w:rsidR="00F90DD2">
              <w:rPr>
                <w:rFonts w:asciiTheme="minorHAnsi" w:hAnsiTheme="minorHAnsi"/>
                <w:sz w:val="18"/>
                <w:szCs w:val="18"/>
              </w:rPr>
              <w:t>E</w:t>
            </w:r>
            <w:r w:rsidRPr="00C301D7">
              <w:rPr>
                <w:rFonts w:asciiTheme="minorHAnsi" w:hAnsiTheme="minorHAnsi"/>
                <w:sz w:val="18"/>
                <w:szCs w:val="18"/>
              </w:rPr>
              <w:t xml:space="preserve">ntering </w:t>
            </w:r>
            <w:proofErr w:type="gramStart"/>
            <w:r w:rsidR="00F90DD2">
              <w:rPr>
                <w:rFonts w:asciiTheme="minorHAnsi" w:hAnsiTheme="minorHAnsi"/>
                <w:sz w:val="18"/>
                <w:szCs w:val="18"/>
              </w:rPr>
              <w:t>D</w:t>
            </w:r>
            <w:r w:rsidRPr="00C301D7">
              <w:rPr>
                <w:rFonts w:asciiTheme="minorHAnsi" w:hAnsiTheme="minorHAnsi"/>
                <w:sz w:val="18"/>
                <w:szCs w:val="18"/>
              </w:rPr>
              <w:t>ry-bulb</w:t>
            </w:r>
            <w:proofErr w:type="gramEnd"/>
            <w:r w:rsidRPr="00C301D7">
              <w:rPr>
                <w:rFonts w:asciiTheme="minorHAnsi" w:hAnsiTheme="minorHAnsi"/>
                <w:sz w:val="18"/>
                <w:szCs w:val="18"/>
              </w:rPr>
              <w:t xml:space="preserve"> </w:t>
            </w:r>
            <w:r w:rsidR="00F90DD2">
              <w:rPr>
                <w:rFonts w:asciiTheme="minorHAnsi" w:hAnsiTheme="minorHAnsi"/>
                <w:sz w:val="18"/>
                <w:szCs w:val="18"/>
              </w:rPr>
              <w:t>T</w:t>
            </w:r>
            <w:r w:rsidRPr="00C301D7">
              <w:rPr>
                <w:rFonts w:asciiTheme="minorHAnsi" w:hAnsiTheme="minorHAnsi"/>
                <w:sz w:val="18"/>
                <w:szCs w:val="18"/>
              </w:rPr>
              <w:t xml:space="preserve">emperature </w:t>
            </w:r>
          </w:p>
          <w:p w14:paraId="58D530D4" w14:textId="1226311B" w:rsidR="00664243" w:rsidRPr="00C301D7" w:rsidRDefault="00664243"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377" w:type="pct"/>
            <w:tcMar>
              <w:left w:w="115" w:type="dxa"/>
              <w:right w:w="101" w:type="dxa"/>
            </w:tcMar>
            <w:vAlign w:val="center"/>
          </w:tcPr>
          <w:p w14:paraId="58D530D5" w14:textId="77777777" w:rsidR="00664243" w:rsidRPr="00C301D7" w:rsidRDefault="00664243" w:rsidP="00B92D05">
            <w:pPr>
              <w:keepNext/>
              <w:rPr>
                <w:rFonts w:asciiTheme="minorHAnsi" w:hAnsiTheme="minorHAnsi"/>
                <w:sz w:val="18"/>
                <w:szCs w:val="18"/>
              </w:rPr>
            </w:pPr>
          </w:p>
        </w:tc>
      </w:tr>
      <w:tr w:rsidR="00664243" w:rsidRPr="00C301D7" w14:paraId="58D530DA" w14:textId="77777777" w:rsidTr="006C2DCB">
        <w:trPr>
          <w:cantSplit/>
          <w:trHeight w:val="288"/>
        </w:trPr>
        <w:tc>
          <w:tcPr>
            <w:tcW w:w="164" w:type="pct"/>
            <w:vAlign w:val="center"/>
          </w:tcPr>
          <w:p w14:paraId="58D530D7"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459" w:type="pct"/>
            <w:tcMar>
              <w:left w:w="115" w:type="dxa"/>
              <w:right w:w="101" w:type="dxa"/>
            </w:tcMar>
            <w:vAlign w:val="center"/>
          </w:tcPr>
          <w:p w14:paraId="58D530D8" w14:textId="543D214B" w:rsidR="00664243" w:rsidRPr="00C301D7" w:rsidRDefault="00664243" w:rsidP="00B92D05">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377" w:type="pct"/>
            <w:tcMar>
              <w:left w:w="115" w:type="dxa"/>
              <w:right w:w="101" w:type="dxa"/>
            </w:tcMar>
            <w:vAlign w:val="center"/>
          </w:tcPr>
          <w:p w14:paraId="58D530D9" w14:textId="77777777" w:rsidR="00664243" w:rsidRPr="00C301D7" w:rsidRDefault="00664243" w:rsidP="00B92D05">
            <w:pPr>
              <w:keepNext/>
              <w:rPr>
                <w:rFonts w:asciiTheme="minorHAnsi" w:hAnsiTheme="minorHAnsi"/>
                <w:sz w:val="18"/>
                <w:szCs w:val="18"/>
              </w:rPr>
            </w:pPr>
          </w:p>
        </w:tc>
      </w:tr>
      <w:tr w:rsidR="00664243" w:rsidRPr="00C301D7" w14:paraId="58D530DE" w14:textId="77777777" w:rsidTr="006C2DCB">
        <w:trPr>
          <w:cantSplit/>
          <w:trHeight w:val="288"/>
        </w:trPr>
        <w:tc>
          <w:tcPr>
            <w:tcW w:w="164" w:type="pct"/>
            <w:vAlign w:val="center"/>
          </w:tcPr>
          <w:p w14:paraId="58D530DB"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459" w:type="pct"/>
            <w:tcMar>
              <w:left w:w="115" w:type="dxa"/>
              <w:right w:w="101" w:type="dxa"/>
            </w:tcMar>
            <w:vAlign w:val="center"/>
          </w:tcPr>
          <w:p w14:paraId="58D530DC" w14:textId="483324B8" w:rsidR="00664243" w:rsidRPr="00C301D7" w:rsidRDefault="00664243" w:rsidP="00B92D05">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(SDR)</w:t>
            </w:r>
          </w:p>
        </w:tc>
        <w:tc>
          <w:tcPr>
            <w:tcW w:w="2377" w:type="pct"/>
            <w:tcMar>
              <w:left w:w="115" w:type="dxa"/>
              <w:right w:w="101" w:type="dxa"/>
            </w:tcMar>
            <w:vAlign w:val="center"/>
          </w:tcPr>
          <w:p w14:paraId="58D530DD" w14:textId="77777777" w:rsidR="00664243" w:rsidRPr="00C301D7" w:rsidRDefault="00664243" w:rsidP="00B92D05">
            <w:pPr>
              <w:keepNext/>
              <w:rPr>
                <w:rFonts w:asciiTheme="minorHAnsi" w:hAnsiTheme="minorHAnsi"/>
                <w:sz w:val="18"/>
                <w:szCs w:val="18"/>
              </w:rPr>
            </w:pPr>
          </w:p>
        </w:tc>
      </w:tr>
      <w:tr w:rsidR="00664243" w:rsidRPr="00C301D7" w14:paraId="58D530E2" w14:textId="77777777" w:rsidTr="006C2DCB">
        <w:trPr>
          <w:cantSplit/>
          <w:trHeight w:val="288"/>
        </w:trPr>
        <w:tc>
          <w:tcPr>
            <w:tcW w:w="164" w:type="pct"/>
            <w:vAlign w:val="center"/>
          </w:tcPr>
          <w:p w14:paraId="58D530DF"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459" w:type="pct"/>
            <w:tcMar>
              <w:left w:w="115" w:type="dxa"/>
              <w:right w:w="101" w:type="dxa"/>
            </w:tcMar>
            <w:vAlign w:val="center"/>
          </w:tcPr>
          <w:p w14:paraId="58D530E0" w14:textId="5E368996" w:rsidR="00664243" w:rsidRPr="00C301D7" w:rsidRDefault="00157956" w:rsidP="00B92D05">
            <w:pPr>
              <w:keepNext/>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Verification Applicability</w:t>
            </w:r>
          </w:p>
        </w:tc>
        <w:tc>
          <w:tcPr>
            <w:tcW w:w="2377" w:type="pct"/>
            <w:tcMar>
              <w:left w:w="115" w:type="dxa"/>
              <w:right w:w="101" w:type="dxa"/>
            </w:tcMar>
            <w:vAlign w:val="center"/>
          </w:tcPr>
          <w:p w14:paraId="58D530E1" w14:textId="77777777" w:rsidR="00664243" w:rsidRPr="00C301D7" w:rsidRDefault="00664243" w:rsidP="00B92D05">
            <w:pPr>
              <w:keepNext/>
              <w:rPr>
                <w:rFonts w:asciiTheme="minorHAnsi" w:hAnsiTheme="minorHAnsi"/>
                <w:sz w:val="18"/>
                <w:szCs w:val="18"/>
              </w:rPr>
            </w:pPr>
          </w:p>
        </w:tc>
      </w:tr>
    </w:tbl>
    <w:p w14:paraId="58D530E3" w14:textId="77777777" w:rsidR="00664243" w:rsidRPr="00F76A4F" w:rsidRDefault="00664243" w:rsidP="00664243">
      <w:pPr>
        <w:rPr>
          <w:rFonts w:asciiTheme="minorHAnsi" w:hAnsiTheme="minorHAnsi"/>
          <w:szCs w:val="18"/>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99"/>
        <w:gridCol w:w="5242"/>
        <w:gridCol w:w="5149"/>
      </w:tblGrid>
      <w:tr w:rsidR="00664243" w:rsidRPr="00C301D7" w14:paraId="58D530E7" w14:textId="77777777" w:rsidTr="006C2DCB">
        <w:trPr>
          <w:cantSplit/>
          <w:trHeight w:val="288"/>
        </w:trPr>
        <w:tc>
          <w:tcPr>
            <w:tcW w:w="5000" w:type="pct"/>
            <w:gridSpan w:val="3"/>
            <w:vAlign w:val="center"/>
          </w:tcPr>
          <w:p w14:paraId="58D530E5" w14:textId="6046B9CD" w:rsidR="00664243" w:rsidRPr="00F76A4F" w:rsidRDefault="00664243" w:rsidP="00D17B3C">
            <w:pPr>
              <w:pStyle w:val="Header"/>
              <w:keepNext/>
              <w:tabs>
                <w:tab w:val="clear" w:pos="4320"/>
                <w:tab w:val="clear" w:pos="8640"/>
              </w:tabs>
              <w:rPr>
                <w:rFonts w:asciiTheme="minorHAnsi" w:hAnsiTheme="minorHAnsi"/>
                <w:b/>
                <w:szCs w:val="18"/>
              </w:rPr>
            </w:pPr>
            <w:r w:rsidRPr="00F76A4F">
              <w:rPr>
                <w:rFonts w:asciiTheme="minorHAnsi" w:hAnsiTheme="minorHAnsi"/>
                <w:b/>
                <w:szCs w:val="18"/>
              </w:rPr>
              <w:lastRenderedPageBreak/>
              <w:t>C. Measurement Access Hole (MAH) Verification</w:t>
            </w:r>
          </w:p>
          <w:p w14:paraId="58D530E6" w14:textId="61F18C1E" w:rsidR="00664243" w:rsidRPr="00C301D7" w:rsidRDefault="004978E7" w:rsidP="00D17B3C">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664243"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664243" w:rsidRPr="00C301D7" w14:paraId="58D530EB" w14:textId="77777777" w:rsidTr="006C2DCB">
        <w:trPr>
          <w:cantSplit/>
          <w:trHeight w:val="288"/>
        </w:trPr>
        <w:tc>
          <w:tcPr>
            <w:tcW w:w="185" w:type="pct"/>
            <w:vAlign w:val="center"/>
          </w:tcPr>
          <w:p w14:paraId="58D530E8" w14:textId="77777777" w:rsidR="00664243" w:rsidRPr="00C301D7" w:rsidRDefault="00664243" w:rsidP="00D17B3C">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29" w:type="pct"/>
            <w:tcMar>
              <w:left w:w="115" w:type="dxa"/>
              <w:right w:w="101" w:type="dxa"/>
            </w:tcMar>
            <w:vAlign w:val="center"/>
          </w:tcPr>
          <w:p w14:paraId="58D530E9" w14:textId="473D63E0" w:rsidR="00664243" w:rsidRPr="00C301D7" w:rsidRDefault="00664243" w:rsidP="00F76A4F">
            <w:pPr>
              <w:keepNext/>
              <w:rPr>
                <w:rFonts w:asciiTheme="minorHAnsi" w:hAnsiTheme="minorHAnsi"/>
                <w:sz w:val="18"/>
                <w:szCs w:val="18"/>
              </w:rPr>
            </w:pPr>
            <w:r w:rsidRPr="00C301D7">
              <w:rPr>
                <w:rFonts w:asciiTheme="minorHAnsi" w:hAnsiTheme="minorHAnsi"/>
                <w:sz w:val="18"/>
                <w:szCs w:val="18"/>
              </w:rPr>
              <w:t xml:space="preserve">Method </w:t>
            </w:r>
            <w:r w:rsidR="00F90DD2">
              <w:rPr>
                <w:rFonts w:asciiTheme="minorHAnsi" w:hAnsiTheme="minorHAnsi"/>
                <w:sz w:val="18"/>
                <w:szCs w:val="18"/>
              </w:rPr>
              <w:t>U</w:t>
            </w:r>
            <w:r w:rsidRPr="00C301D7">
              <w:rPr>
                <w:rFonts w:asciiTheme="minorHAnsi" w:hAnsiTheme="minorHAnsi"/>
                <w:sz w:val="18"/>
                <w:szCs w:val="18"/>
              </w:rPr>
              <w:t xml:space="preserve">sed to </w:t>
            </w:r>
            <w:r w:rsidR="00F90DD2">
              <w:rPr>
                <w:rFonts w:asciiTheme="minorHAnsi" w:hAnsiTheme="minorHAnsi"/>
                <w:sz w:val="18"/>
                <w:szCs w:val="18"/>
              </w:rPr>
              <w:t>D</w:t>
            </w:r>
            <w:r w:rsidRPr="00C301D7">
              <w:rPr>
                <w:rFonts w:asciiTheme="minorHAnsi" w:hAnsiTheme="minorHAnsi"/>
                <w:sz w:val="18"/>
                <w:szCs w:val="18"/>
              </w:rPr>
              <w:t xml:space="preserve">emonstrate </w:t>
            </w:r>
            <w:r w:rsidR="00F90DD2">
              <w:rPr>
                <w:rFonts w:asciiTheme="minorHAnsi" w:hAnsiTheme="minorHAnsi"/>
                <w:sz w:val="18"/>
                <w:szCs w:val="18"/>
              </w:rPr>
              <w:t>C</w:t>
            </w:r>
            <w:r w:rsidRPr="00C301D7">
              <w:rPr>
                <w:rFonts w:asciiTheme="minorHAnsi" w:hAnsiTheme="minorHAnsi"/>
                <w:sz w:val="18"/>
                <w:szCs w:val="18"/>
              </w:rPr>
              <w:t xml:space="preserve">ompliance with the Measurement Access Hole (MAH) </w:t>
            </w:r>
            <w:r w:rsidR="00F90DD2">
              <w:rPr>
                <w:rFonts w:asciiTheme="minorHAnsi" w:hAnsiTheme="minorHAnsi"/>
                <w:sz w:val="18"/>
                <w:szCs w:val="18"/>
              </w:rPr>
              <w:t>R</w:t>
            </w:r>
            <w:r w:rsidRPr="00C301D7">
              <w:rPr>
                <w:rFonts w:asciiTheme="minorHAnsi" w:hAnsiTheme="minorHAnsi"/>
                <w:sz w:val="18"/>
                <w:szCs w:val="18"/>
              </w:rPr>
              <w:t>equirement</w:t>
            </w:r>
          </w:p>
        </w:tc>
        <w:tc>
          <w:tcPr>
            <w:tcW w:w="2386" w:type="pct"/>
            <w:tcMar>
              <w:left w:w="115" w:type="dxa"/>
              <w:right w:w="101" w:type="dxa"/>
            </w:tcMar>
            <w:vAlign w:val="center"/>
          </w:tcPr>
          <w:p w14:paraId="58D530EA" w14:textId="77777777" w:rsidR="00664243" w:rsidRPr="00C301D7" w:rsidRDefault="00664243" w:rsidP="00D17B3C">
            <w:pPr>
              <w:keepNext/>
              <w:rPr>
                <w:rFonts w:asciiTheme="minorHAnsi" w:hAnsiTheme="minorHAnsi"/>
                <w:sz w:val="18"/>
                <w:szCs w:val="18"/>
              </w:rPr>
            </w:pPr>
          </w:p>
        </w:tc>
      </w:tr>
    </w:tbl>
    <w:p w14:paraId="58D530EC" w14:textId="77777777" w:rsidR="00664243" w:rsidRPr="00C301D7" w:rsidRDefault="00664243" w:rsidP="00664243">
      <w:pPr>
        <w:rPr>
          <w:rFonts w:asciiTheme="minorHAnsi" w:hAnsiTheme="minorHAnsi"/>
          <w:b/>
          <w:sz w:val="18"/>
          <w:szCs w:val="18"/>
        </w:rPr>
      </w:pPr>
    </w:p>
    <w:p w14:paraId="58D530F8" w14:textId="77777777" w:rsidR="00664243" w:rsidRDefault="00664243" w:rsidP="00664243">
      <w:pPr>
        <w:pStyle w:val="Header"/>
        <w:tabs>
          <w:tab w:val="clear" w:pos="4320"/>
          <w:tab w:val="clear" w:pos="8640"/>
          <w:tab w:val="left" w:pos="360"/>
        </w:tabs>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112118" w:rsidRPr="006A3EEB" w14:paraId="3D1381BC" w14:textId="77777777" w:rsidTr="00112118">
        <w:trPr>
          <w:cantSplit/>
        </w:trPr>
        <w:tc>
          <w:tcPr>
            <w:tcW w:w="10998" w:type="dxa"/>
            <w:gridSpan w:val="4"/>
          </w:tcPr>
          <w:p w14:paraId="6B718CE9" w14:textId="56B62745" w:rsidR="00112118" w:rsidRPr="00BC1E29" w:rsidRDefault="00112118" w:rsidP="00112118">
            <w:pPr>
              <w:keepNext/>
              <w:rPr>
                <w:rFonts w:ascii="Calibri" w:hAnsi="Calibri"/>
                <w:b/>
              </w:rPr>
            </w:pPr>
            <w:r>
              <w:rPr>
                <w:rFonts w:ascii="Calibri" w:hAnsi="Calibri"/>
                <w:b/>
              </w:rPr>
              <w:t>D</w:t>
            </w:r>
            <w:r w:rsidRPr="00BC1E29">
              <w:rPr>
                <w:rFonts w:ascii="Calibri" w:hAnsi="Calibri"/>
                <w:b/>
              </w:rPr>
              <w:t>. Minimum System Airflow Rate Verification</w:t>
            </w:r>
          </w:p>
          <w:p w14:paraId="7E37C87E" w14:textId="77777777" w:rsidR="00112118" w:rsidRPr="00654A92" w:rsidRDefault="00112118" w:rsidP="0011211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112118" w:rsidRPr="006A3EEB" w14:paraId="303B4F6A" w14:textId="77777777" w:rsidTr="00112118">
        <w:trPr>
          <w:cantSplit/>
          <w:trHeight w:val="305"/>
        </w:trPr>
        <w:tc>
          <w:tcPr>
            <w:tcW w:w="2988" w:type="dxa"/>
            <w:gridSpan w:val="2"/>
            <w:vAlign w:val="center"/>
          </w:tcPr>
          <w:p w14:paraId="3064DBCB"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330" w:type="dxa"/>
          </w:tcPr>
          <w:p w14:paraId="2850D410"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4680" w:type="dxa"/>
            <w:vAlign w:val="center"/>
          </w:tcPr>
          <w:p w14:paraId="3FE43112"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4CE69D0" w14:textId="77777777" w:rsidTr="00112118">
        <w:trPr>
          <w:cantSplit/>
          <w:trHeight w:val="882"/>
        </w:trPr>
        <w:tc>
          <w:tcPr>
            <w:tcW w:w="2988" w:type="dxa"/>
            <w:gridSpan w:val="2"/>
            <w:tcBorders>
              <w:top w:val="nil"/>
            </w:tcBorders>
            <w:vAlign w:val="bottom"/>
          </w:tcPr>
          <w:p w14:paraId="6E62611C"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F345393"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5771787"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003D6F52" w14:textId="77777777" w:rsidTr="00112118">
        <w:trPr>
          <w:cantSplit/>
          <w:trHeight w:val="350"/>
        </w:trPr>
        <w:tc>
          <w:tcPr>
            <w:tcW w:w="2988" w:type="dxa"/>
            <w:gridSpan w:val="2"/>
          </w:tcPr>
          <w:p w14:paraId="5DBE2D3F" w14:textId="77777777" w:rsidR="00112118" w:rsidRPr="00654A92" w:rsidRDefault="00112118" w:rsidP="00112118">
            <w:pPr>
              <w:keepNext/>
              <w:rPr>
                <w:rFonts w:ascii="Calibri" w:hAnsi="Calibri"/>
                <w:sz w:val="14"/>
                <w:szCs w:val="14"/>
              </w:rPr>
            </w:pPr>
          </w:p>
        </w:tc>
        <w:tc>
          <w:tcPr>
            <w:tcW w:w="3330" w:type="dxa"/>
          </w:tcPr>
          <w:p w14:paraId="63DABE2C" w14:textId="77777777" w:rsidR="00112118" w:rsidRPr="00654A92" w:rsidRDefault="00112118" w:rsidP="00112118">
            <w:pPr>
              <w:keepNext/>
              <w:rPr>
                <w:rFonts w:ascii="Calibri" w:hAnsi="Calibri"/>
                <w:sz w:val="14"/>
                <w:szCs w:val="14"/>
              </w:rPr>
            </w:pPr>
          </w:p>
        </w:tc>
        <w:tc>
          <w:tcPr>
            <w:tcW w:w="4680" w:type="dxa"/>
          </w:tcPr>
          <w:p w14:paraId="59BE9A97" w14:textId="77777777" w:rsidR="00112118" w:rsidRPr="006A3EEB" w:rsidRDefault="00112118" w:rsidP="00112118">
            <w:pPr>
              <w:keepNext/>
              <w:rPr>
                <w:rFonts w:ascii="Calibri" w:hAnsi="Calibri"/>
                <w:sz w:val="16"/>
                <w:szCs w:val="16"/>
              </w:rPr>
            </w:pPr>
          </w:p>
        </w:tc>
      </w:tr>
      <w:tr w:rsidR="00112118" w:rsidRPr="006A3EEB" w14:paraId="129B031B" w14:textId="77777777" w:rsidTr="00112118">
        <w:trPr>
          <w:cantSplit/>
          <w:trHeight w:val="341"/>
        </w:trPr>
        <w:tc>
          <w:tcPr>
            <w:tcW w:w="2988" w:type="dxa"/>
            <w:gridSpan w:val="2"/>
          </w:tcPr>
          <w:p w14:paraId="4FE455CF" w14:textId="77777777" w:rsidR="00112118" w:rsidRPr="006A3EEB" w:rsidRDefault="00112118" w:rsidP="00112118">
            <w:pPr>
              <w:keepNext/>
              <w:rPr>
                <w:rFonts w:ascii="Calibri" w:hAnsi="Calibri"/>
                <w:sz w:val="16"/>
                <w:szCs w:val="16"/>
              </w:rPr>
            </w:pPr>
          </w:p>
        </w:tc>
        <w:tc>
          <w:tcPr>
            <w:tcW w:w="3330" w:type="dxa"/>
          </w:tcPr>
          <w:p w14:paraId="05BCC8CF" w14:textId="77777777" w:rsidR="00112118" w:rsidRPr="006A3EEB" w:rsidRDefault="00112118" w:rsidP="00112118">
            <w:pPr>
              <w:keepNext/>
              <w:rPr>
                <w:rFonts w:ascii="Calibri" w:hAnsi="Calibri"/>
                <w:sz w:val="16"/>
                <w:szCs w:val="16"/>
              </w:rPr>
            </w:pPr>
          </w:p>
        </w:tc>
        <w:tc>
          <w:tcPr>
            <w:tcW w:w="4680" w:type="dxa"/>
          </w:tcPr>
          <w:p w14:paraId="36707090" w14:textId="77777777" w:rsidR="00112118" w:rsidRPr="006A3EEB" w:rsidRDefault="00112118" w:rsidP="00112118">
            <w:pPr>
              <w:keepNext/>
              <w:rPr>
                <w:rFonts w:ascii="Calibri" w:hAnsi="Calibri"/>
                <w:sz w:val="16"/>
                <w:szCs w:val="16"/>
              </w:rPr>
            </w:pPr>
          </w:p>
        </w:tc>
      </w:tr>
      <w:tr w:rsidR="00112118" w:rsidRPr="00BC1E29" w14:paraId="6A4B3129" w14:textId="77777777" w:rsidTr="00112118">
        <w:tblPrEx>
          <w:tblLook w:val="0000" w:firstRow="0" w:lastRow="0" w:firstColumn="0" w:lastColumn="0" w:noHBand="0" w:noVBand="0"/>
        </w:tblPrEx>
        <w:trPr>
          <w:trHeight w:val="269"/>
        </w:trPr>
        <w:tc>
          <w:tcPr>
            <w:tcW w:w="467" w:type="dxa"/>
            <w:vAlign w:val="center"/>
          </w:tcPr>
          <w:p w14:paraId="5FD2DE86"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7AFB1F7" w14:textId="77777777" w:rsidR="00112118" w:rsidRPr="00FC6D8B" w:rsidRDefault="00112118" w:rsidP="00112118">
            <w:pPr>
              <w:keepNext/>
              <w:rPr>
                <w:rFonts w:ascii="Calibri" w:hAnsi="Calibri"/>
                <w:sz w:val="18"/>
                <w:szCs w:val="18"/>
              </w:rPr>
            </w:pPr>
            <w:r w:rsidRPr="00FC6D8B">
              <w:rPr>
                <w:rFonts w:ascii="Calibri" w:hAnsi="Calibri"/>
                <w:sz w:val="18"/>
                <w:szCs w:val="18"/>
              </w:rPr>
              <w:t xml:space="preserve">Compliance Statement: </w:t>
            </w:r>
          </w:p>
        </w:tc>
      </w:tr>
      <w:tr w:rsidR="00112118" w:rsidRPr="006A3EEB" w14:paraId="4E6929E2" w14:textId="77777777" w:rsidTr="00112118">
        <w:trPr>
          <w:cantSplit/>
        </w:trPr>
        <w:tc>
          <w:tcPr>
            <w:tcW w:w="10998" w:type="dxa"/>
            <w:gridSpan w:val="4"/>
          </w:tcPr>
          <w:p w14:paraId="61A9E954"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6607EA0D" w14:textId="77777777" w:rsidR="00112118" w:rsidRPr="00F76A4F" w:rsidRDefault="00112118" w:rsidP="00664243">
      <w:pPr>
        <w:pStyle w:val="Header"/>
        <w:tabs>
          <w:tab w:val="clear" w:pos="4320"/>
          <w:tab w:val="clear" w:pos="8640"/>
          <w:tab w:val="left" w:pos="360"/>
        </w:tabs>
        <w:rPr>
          <w:rFonts w:asciiTheme="minorHAnsi" w:hAnsiTheme="minorHAnsi"/>
          <w:b/>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5"/>
        <w:gridCol w:w="5204"/>
        <w:gridCol w:w="5133"/>
      </w:tblGrid>
      <w:tr w:rsidR="00664243" w:rsidRPr="00C301D7" w14:paraId="58D530FC" w14:textId="77777777" w:rsidTr="00D17B3C">
        <w:trPr>
          <w:cantSplit/>
          <w:trHeight w:val="288"/>
        </w:trPr>
        <w:tc>
          <w:tcPr>
            <w:tcW w:w="5000" w:type="pct"/>
            <w:gridSpan w:val="3"/>
            <w:vAlign w:val="center"/>
          </w:tcPr>
          <w:p w14:paraId="58D530FA" w14:textId="476471D8" w:rsidR="00664243" w:rsidRPr="00F76A4F" w:rsidRDefault="00664243" w:rsidP="00D17B3C">
            <w:pPr>
              <w:rPr>
                <w:rFonts w:asciiTheme="minorHAnsi" w:hAnsiTheme="minorHAnsi"/>
                <w:b/>
                <w:szCs w:val="18"/>
              </w:rPr>
            </w:pPr>
            <w:r w:rsidRPr="00F76A4F">
              <w:rPr>
                <w:rFonts w:asciiTheme="minorHAnsi" w:hAnsiTheme="minorHAnsi"/>
                <w:b/>
                <w:szCs w:val="18"/>
              </w:rPr>
              <w:t xml:space="preserve">E. </w:t>
            </w:r>
            <w:r w:rsidR="00157956">
              <w:rPr>
                <w:rFonts w:asciiTheme="minorHAnsi" w:hAnsiTheme="minorHAnsi"/>
                <w:b/>
                <w:szCs w:val="18"/>
              </w:rPr>
              <w:t>Fault Indicator Display</w:t>
            </w:r>
            <w:r w:rsidR="008147ED">
              <w:rPr>
                <w:rFonts w:asciiTheme="minorHAnsi" w:hAnsiTheme="minorHAnsi"/>
                <w:b/>
                <w:szCs w:val="18"/>
              </w:rPr>
              <w:t xml:space="preserve"> Installation Verification</w:t>
            </w:r>
          </w:p>
          <w:p w14:paraId="58D530FB" w14:textId="73705604" w:rsidR="00664243" w:rsidRPr="004978E7" w:rsidRDefault="00664243" w:rsidP="00D17B3C">
            <w:pPr>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664243" w:rsidRPr="00C301D7" w14:paraId="58D53100" w14:textId="77777777" w:rsidTr="00C848CE">
        <w:trPr>
          <w:cantSplit/>
          <w:trHeight w:val="288"/>
        </w:trPr>
        <w:tc>
          <w:tcPr>
            <w:tcW w:w="211" w:type="pct"/>
            <w:vAlign w:val="center"/>
          </w:tcPr>
          <w:p w14:paraId="58D530F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01</w:t>
            </w:r>
          </w:p>
        </w:tc>
        <w:tc>
          <w:tcPr>
            <w:tcW w:w="2411" w:type="pct"/>
            <w:vAlign w:val="center"/>
          </w:tcPr>
          <w:p w14:paraId="58D530FE" w14:textId="37A0BC8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Manufacturer Name/Make</w:t>
            </w:r>
          </w:p>
        </w:tc>
        <w:tc>
          <w:tcPr>
            <w:tcW w:w="2378" w:type="pct"/>
            <w:vAlign w:val="center"/>
          </w:tcPr>
          <w:p w14:paraId="58D530FF"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4" w14:textId="77777777" w:rsidTr="00C848CE">
        <w:trPr>
          <w:cantSplit/>
          <w:trHeight w:val="288"/>
        </w:trPr>
        <w:tc>
          <w:tcPr>
            <w:tcW w:w="211" w:type="pct"/>
            <w:vAlign w:val="center"/>
          </w:tcPr>
          <w:p w14:paraId="58D5310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02</w:t>
            </w:r>
          </w:p>
        </w:tc>
        <w:tc>
          <w:tcPr>
            <w:tcW w:w="2411" w:type="pct"/>
            <w:vAlign w:val="center"/>
          </w:tcPr>
          <w:p w14:paraId="58D53102" w14:textId="2C6D889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Model Number</w:t>
            </w:r>
          </w:p>
        </w:tc>
        <w:tc>
          <w:tcPr>
            <w:tcW w:w="2378" w:type="pct"/>
            <w:vAlign w:val="center"/>
          </w:tcPr>
          <w:p w14:paraId="58D53103"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8" w14:textId="77777777" w:rsidTr="00C848CE">
        <w:trPr>
          <w:trHeight w:val="288"/>
        </w:trPr>
        <w:tc>
          <w:tcPr>
            <w:tcW w:w="211" w:type="pct"/>
            <w:tcBorders>
              <w:top w:val="nil"/>
            </w:tcBorders>
            <w:vAlign w:val="center"/>
          </w:tcPr>
          <w:p w14:paraId="58D53105"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03</w:t>
            </w:r>
          </w:p>
        </w:tc>
        <w:tc>
          <w:tcPr>
            <w:tcW w:w="2411" w:type="pct"/>
            <w:tcBorders>
              <w:top w:val="nil"/>
            </w:tcBorders>
            <w:vAlign w:val="center"/>
          </w:tcPr>
          <w:p w14:paraId="58D53106" w14:textId="011E0B3C" w:rsidR="00664243" w:rsidRPr="00C301D7" w:rsidRDefault="00F90DD2" w:rsidP="00F76A4F">
            <w:pPr>
              <w:rPr>
                <w:rFonts w:asciiTheme="minorHAnsi" w:hAnsiTheme="minorHAnsi"/>
                <w:sz w:val="18"/>
                <w:szCs w:val="18"/>
              </w:rPr>
            </w:pPr>
            <w:r>
              <w:rPr>
                <w:rFonts w:asciiTheme="minorHAnsi" w:hAnsiTheme="minorHAnsi"/>
                <w:sz w:val="18"/>
                <w:szCs w:val="18"/>
              </w:rPr>
              <w:t>D</w:t>
            </w:r>
            <w:r w:rsidR="00664243" w:rsidRPr="00C301D7">
              <w:rPr>
                <w:rFonts w:asciiTheme="minorHAnsi" w:hAnsiTheme="minorHAnsi"/>
                <w:sz w:val="18"/>
                <w:szCs w:val="18"/>
              </w:rPr>
              <w:t xml:space="preserve">isplay </w:t>
            </w:r>
            <w:r>
              <w:rPr>
                <w:rFonts w:asciiTheme="minorHAnsi" w:hAnsiTheme="minorHAnsi"/>
                <w:sz w:val="18"/>
                <w:szCs w:val="18"/>
              </w:rPr>
              <w:t>M</w:t>
            </w:r>
            <w:r w:rsidR="00664243" w:rsidRPr="00C301D7">
              <w:rPr>
                <w:rFonts w:asciiTheme="minorHAnsi" w:hAnsiTheme="minorHAnsi"/>
                <w:sz w:val="18"/>
                <w:szCs w:val="18"/>
              </w:rPr>
              <w:t xml:space="preserve">odule is </w:t>
            </w:r>
            <w:r>
              <w:rPr>
                <w:rFonts w:asciiTheme="minorHAnsi" w:hAnsiTheme="minorHAnsi"/>
                <w:sz w:val="18"/>
                <w:szCs w:val="18"/>
              </w:rPr>
              <w:t>M</w:t>
            </w:r>
            <w:r w:rsidR="00664243" w:rsidRPr="00C301D7">
              <w:rPr>
                <w:rFonts w:asciiTheme="minorHAnsi" w:hAnsiTheme="minorHAnsi"/>
                <w:sz w:val="18"/>
                <w:szCs w:val="18"/>
              </w:rPr>
              <w:t xml:space="preserve">ounted </w:t>
            </w:r>
            <w:r>
              <w:rPr>
                <w:rFonts w:asciiTheme="minorHAnsi" w:hAnsiTheme="minorHAnsi"/>
                <w:sz w:val="18"/>
                <w:szCs w:val="18"/>
              </w:rPr>
              <w:t>A</w:t>
            </w:r>
            <w:r w:rsidR="00664243" w:rsidRPr="00C301D7">
              <w:rPr>
                <w:rFonts w:asciiTheme="minorHAnsi" w:hAnsiTheme="minorHAnsi"/>
                <w:sz w:val="18"/>
                <w:szCs w:val="18"/>
              </w:rPr>
              <w:t xml:space="preserve">djacent to the </w:t>
            </w:r>
            <w:r>
              <w:rPr>
                <w:rFonts w:asciiTheme="minorHAnsi" w:hAnsiTheme="minorHAnsi"/>
                <w:sz w:val="18"/>
                <w:szCs w:val="18"/>
              </w:rPr>
              <w:t>S</w:t>
            </w:r>
            <w:r w:rsidR="00664243" w:rsidRPr="00C301D7">
              <w:rPr>
                <w:rFonts w:asciiTheme="minorHAnsi" w:hAnsiTheme="minorHAnsi"/>
                <w:sz w:val="18"/>
                <w:szCs w:val="18"/>
              </w:rPr>
              <w:t xml:space="preserve">ystem </w:t>
            </w:r>
            <w:r>
              <w:rPr>
                <w:rFonts w:asciiTheme="minorHAnsi" w:hAnsiTheme="minorHAnsi"/>
                <w:sz w:val="18"/>
                <w:szCs w:val="18"/>
              </w:rPr>
              <w:t>T</w:t>
            </w:r>
            <w:r w:rsidR="00664243" w:rsidRPr="00C301D7">
              <w:rPr>
                <w:rFonts w:asciiTheme="minorHAnsi" w:hAnsiTheme="minorHAnsi"/>
                <w:sz w:val="18"/>
                <w:szCs w:val="18"/>
              </w:rPr>
              <w:t>hermostat</w:t>
            </w:r>
          </w:p>
        </w:tc>
        <w:tc>
          <w:tcPr>
            <w:tcW w:w="2378" w:type="pct"/>
            <w:tcBorders>
              <w:top w:val="nil"/>
            </w:tcBorders>
            <w:vAlign w:val="center"/>
          </w:tcPr>
          <w:p w14:paraId="58D53107" w14:textId="77777777" w:rsidR="00664243" w:rsidRPr="00C301D7" w:rsidRDefault="00664243" w:rsidP="00D17B3C">
            <w:pPr>
              <w:keepNext/>
              <w:rPr>
                <w:rFonts w:asciiTheme="minorHAnsi" w:hAnsiTheme="minorHAnsi"/>
                <w:sz w:val="18"/>
                <w:szCs w:val="18"/>
              </w:rPr>
            </w:pPr>
          </w:p>
        </w:tc>
      </w:tr>
      <w:tr w:rsidR="00664243" w:rsidRPr="00C301D7" w14:paraId="58D5310C" w14:textId="77777777" w:rsidTr="00C848CE">
        <w:trPr>
          <w:trHeight w:val="288"/>
        </w:trPr>
        <w:tc>
          <w:tcPr>
            <w:tcW w:w="211" w:type="pct"/>
            <w:vAlign w:val="center"/>
          </w:tcPr>
          <w:p w14:paraId="58D53109"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04</w:t>
            </w:r>
          </w:p>
        </w:tc>
        <w:tc>
          <w:tcPr>
            <w:tcW w:w="2411" w:type="pct"/>
            <w:vAlign w:val="center"/>
          </w:tcPr>
          <w:p w14:paraId="58D5310A" w14:textId="6E44BB7B"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01050A">
              <w:rPr>
                <w:rFonts w:asciiTheme="minorHAnsi" w:hAnsiTheme="minorHAnsi"/>
                <w:sz w:val="18"/>
                <w:szCs w:val="18"/>
              </w:rPr>
              <w:t>.</w:t>
            </w:r>
          </w:p>
        </w:tc>
        <w:tc>
          <w:tcPr>
            <w:tcW w:w="2378" w:type="pct"/>
            <w:vAlign w:val="center"/>
          </w:tcPr>
          <w:p w14:paraId="58D5310B" w14:textId="77777777" w:rsidR="00664243" w:rsidRPr="00C301D7" w:rsidRDefault="00664243" w:rsidP="00D17B3C">
            <w:pPr>
              <w:keepNext/>
              <w:rPr>
                <w:rFonts w:asciiTheme="minorHAnsi" w:hAnsiTheme="minorHAnsi"/>
                <w:sz w:val="18"/>
                <w:szCs w:val="18"/>
              </w:rPr>
            </w:pPr>
          </w:p>
        </w:tc>
      </w:tr>
      <w:tr w:rsidR="00664243" w:rsidRPr="00C301D7" w14:paraId="58D53110" w14:textId="77777777" w:rsidTr="00C848CE">
        <w:trPr>
          <w:trHeight w:val="288"/>
        </w:trPr>
        <w:tc>
          <w:tcPr>
            <w:tcW w:w="211" w:type="pct"/>
            <w:vAlign w:val="center"/>
          </w:tcPr>
          <w:p w14:paraId="58D5310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05</w:t>
            </w:r>
          </w:p>
        </w:tc>
        <w:tc>
          <w:tcPr>
            <w:tcW w:w="2411" w:type="pct"/>
            <w:vAlign w:val="center"/>
          </w:tcPr>
          <w:p w14:paraId="58D5310E" w14:textId="5DD94250"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378" w:type="pct"/>
            <w:vAlign w:val="center"/>
          </w:tcPr>
          <w:p w14:paraId="58D5310F" w14:textId="77777777" w:rsidR="00664243" w:rsidRPr="00C301D7" w:rsidRDefault="00664243" w:rsidP="00D17B3C">
            <w:pPr>
              <w:keepNext/>
              <w:rPr>
                <w:rFonts w:asciiTheme="minorHAnsi" w:hAnsiTheme="minorHAnsi"/>
                <w:sz w:val="18"/>
                <w:szCs w:val="18"/>
              </w:rPr>
            </w:pPr>
          </w:p>
        </w:tc>
      </w:tr>
      <w:tr w:rsidR="00664243" w:rsidRPr="00C301D7" w14:paraId="58D53113" w14:textId="77777777" w:rsidTr="00D17B3C">
        <w:trPr>
          <w:trHeight w:val="288"/>
        </w:trPr>
        <w:tc>
          <w:tcPr>
            <w:tcW w:w="211" w:type="pct"/>
            <w:vAlign w:val="center"/>
          </w:tcPr>
          <w:p w14:paraId="58D5311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112" w14:textId="77777777" w:rsidR="00664243" w:rsidRPr="00C301D7" w:rsidRDefault="00664243" w:rsidP="00D17B3C">
            <w:pPr>
              <w:keepNext/>
              <w:rPr>
                <w:rFonts w:asciiTheme="minorHAnsi" w:hAnsiTheme="minorHAnsi"/>
                <w:sz w:val="18"/>
                <w:szCs w:val="18"/>
              </w:rPr>
            </w:pPr>
            <w:r w:rsidRPr="00C301D7">
              <w:rPr>
                <w:rFonts w:asciiTheme="minorHAnsi" w:hAnsiTheme="minorHAnsi"/>
                <w:sz w:val="18"/>
                <w:szCs w:val="18"/>
              </w:rPr>
              <w:t xml:space="preserve">Compliance Statement:  </w:t>
            </w:r>
          </w:p>
        </w:tc>
      </w:tr>
    </w:tbl>
    <w:p w14:paraId="58D53114" w14:textId="77777777" w:rsidR="00664243" w:rsidRPr="00F76A4F" w:rsidRDefault="00664243" w:rsidP="00664243">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A28E6" w:rsidRPr="00DF3F73" w14:paraId="58D53118" w14:textId="77777777" w:rsidTr="004A28E6">
        <w:trPr>
          <w:cantSplit/>
          <w:trHeight w:val="432"/>
        </w:trPr>
        <w:tc>
          <w:tcPr>
            <w:tcW w:w="5000" w:type="pct"/>
            <w:gridSpan w:val="2"/>
            <w:vAlign w:val="center"/>
          </w:tcPr>
          <w:p w14:paraId="6B8EB855" w14:textId="77777777" w:rsidR="004A28E6" w:rsidRPr="00F76A4F" w:rsidRDefault="004A28E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117" w14:textId="0A502839" w:rsidR="004A28E6" w:rsidRPr="00DF3F73" w:rsidRDefault="00051A93" w:rsidP="00F76A4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A28E6" w:rsidRPr="00DF3F73" w14:paraId="58D5311B" w14:textId="77777777" w:rsidTr="004A28E6">
        <w:trPr>
          <w:cantSplit/>
          <w:trHeight w:val="432"/>
        </w:trPr>
        <w:tc>
          <w:tcPr>
            <w:tcW w:w="253" w:type="pct"/>
            <w:vAlign w:val="center"/>
          </w:tcPr>
          <w:p w14:paraId="58D53119" w14:textId="77777777" w:rsidR="004A28E6" w:rsidRPr="00DF3F73" w:rsidDel="00C76C40" w:rsidRDefault="004A28E6" w:rsidP="004A28E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11A" w14:textId="77777777" w:rsidR="004A28E6" w:rsidRPr="00DF3F73" w:rsidRDefault="004A28E6" w:rsidP="004A28E6">
            <w:pPr>
              <w:keepNext/>
              <w:spacing w:after="60"/>
              <w:rPr>
                <w:rFonts w:asciiTheme="minorHAnsi" w:hAnsiTheme="minorHAnsi"/>
                <w:sz w:val="18"/>
                <w:szCs w:val="18"/>
              </w:rPr>
            </w:pPr>
          </w:p>
        </w:tc>
      </w:tr>
    </w:tbl>
    <w:p w14:paraId="58D5311C" w14:textId="0C4CEFEE" w:rsidR="00720AE7" w:rsidRDefault="00720AE7" w:rsidP="00664243">
      <w:pPr>
        <w:pStyle w:val="Header"/>
        <w:tabs>
          <w:tab w:val="clear" w:pos="4320"/>
          <w:tab w:val="clear" w:pos="8640"/>
          <w:tab w:val="left" w:pos="360"/>
        </w:tabs>
        <w:rPr>
          <w:rFonts w:asciiTheme="minorHAnsi" w:hAnsiTheme="minorHAnsi"/>
          <w:sz w:val="18"/>
          <w:szCs w:val="18"/>
        </w:rPr>
      </w:pPr>
    </w:p>
    <w:p w14:paraId="7E9D2F6F" w14:textId="77777777" w:rsidR="00720AE7" w:rsidRDefault="00720AE7">
      <w:pPr>
        <w:rPr>
          <w:rFonts w:asciiTheme="minorHAnsi" w:hAnsiTheme="minorHAnsi"/>
          <w:sz w:val="18"/>
          <w:szCs w:val="18"/>
        </w:rPr>
      </w:pPr>
      <w:r>
        <w:rPr>
          <w:rFonts w:asciiTheme="minorHAnsi" w:hAnsiTheme="minorHAnsi"/>
          <w:sz w:val="18"/>
          <w:szCs w:val="18"/>
        </w:rPr>
        <w:br w:type="page"/>
      </w:r>
    </w:p>
    <w:p w14:paraId="7A50E422" w14:textId="77777777" w:rsidR="004A28E6" w:rsidRDefault="004A28E6" w:rsidP="00664243">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720AE7" w:rsidRPr="00753D05" w14:paraId="55162344"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0CA1F0E"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720AE7" w:rsidRPr="00753D05" w14:paraId="246ADE2F"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D53D6F9" w14:textId="77777777" w:rsidR="00720AE7" w:rsidRPr="00753D05" w:rsidRDefault="00720AE7" w:rsidP="00720AE7">
            <w:pPr>
              <w:numPr>
                <w:ilvl w:val="0"/>
                <w:numId w:val="24"/>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720AE7" w:rsidRPr="00753D05" w14:paraId="5B24D9B6"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32DA6EBE"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0D7354F"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720AE7" w:rsidRPr="00753D05" w14:paraId="7043EF07"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2FC0F5EF"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8A79676"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720AE7" w:rsidRPr="00753D05" w14:paraId="1DC084E1"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7935C84A"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F51BCB1"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720AE7" w:rsidRPr="00753D05" w14:paraId="42E48E21"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B67683"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BED8A6E"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720AE7" w:rsidRPr="00753D05" w14:paraId="48933940"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2D5E9B"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720AE7" w:rsidRPr="00753D05" w14:paraId="5AA31D6A"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3081707" w14:textId="77777777" w:rsidR="00720AE7" w:rsidRPr="00753D05" w:rsidRDefault="00720AE7" w:rsidP="001E2096">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78684C05"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54394BE9"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3521F94B"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3658F4E"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1A37941B"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61399185"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7890809E" w14:textId="77777777" w:rsidR="00720AE7" w:rsidRPr="00753D05" w:rsidRDefault="00720AE7" w:rsidP="00C54049">
            <w:pPr>
              <w:spacing w:after="200" w:line="276" w:lineRule="auto"/>
              <w:contextualSpacing/>
              <w:rPr>
                <w:rFonts w:asciiTheme="minorHAnsi" w:eastAsiaTheme="minorEastAsia" w:hAnsiTheme="minorHAnsi" w:cstheme="minorBidi"/>
                <w:sz w:val="18"/>
                <w:szCs w:val="18"/>
              </w:rPr>
            </w:pPr>
          </w:p>
        </w:tc>
      </w:tr>
      <w:tr w:rsidR="00720AE7" w:rsidRPr="00753D05" w14:paraId="751D9446"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EAC5AA0"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720AE7" w:rsidRPr="00753D05" w14:paraId="22BC1800"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ACE2DB4"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720AE7" w:rsidRPr="00753D05" w14:paraId="448C9A01"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4F18807" w14:textId="77777777" w:rsidR="00720AE7" w:rsidRPr="00753D05" w:rsidRDefault="00720AE7"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0FC27B8" w14:textId="77777777" w:rsidR="00720AE7" w:rsidRPr="00753D05" w:rsidRDefault="00720AE7"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720AE7" w:rsidRPr="00753D05" w14:paraId="654BAAE3"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FD023C"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720AE7" w:rsidRPr="00753D05" w14:paraId="51AD9060"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E7A04E"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2AFDA202"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3D001D"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423A4D20"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720AE7" w:rsidRPr="00753D05" w14:paraId="37370FDD"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88A538"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720AE7" w:rsidRPr="00753D05" w14:paraId="3C3FEAC3"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6865CE"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7E16657A"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720AE7" w:rsidRPr="00753D05" w14:paraId="7E8C938C"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1E14FA"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17A85D"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42A2E734"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720AE7" w:rsidRPr="00753D05" w14:paraId="028DFC8B"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056402"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DA8E32"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58D5311D" w14:textId="77777777" w:rsidR="004A28E6" w:rsidRPr="00C301D7" w:rsidRDefault="004A28E6" w:rsidP="00664243">
      <w:pPr>
        <w:pStyle w:val="Header"/>
        <w:tabs>
          <w:tab w:val="clear" w:pos="4320"/>
          <w:tab w:val="clear" w:pos="8640"/>
          <w:tab w:val="left" w:pos="360"/>
        </w:tabs>
        <w:rPr>
          <w:rFonts w:asciiTheme="minorHAnsi" w:hAnsiTheme="minorHAnsi"/>
          <w:sz w:val="18"/>
          <w:szCs w:val="18"/>
        </w:rPr>
      </w:pPr>
    </w:p>
    <w:p w14:paraId="58D5314D" w14:textId="77777777" w:rsidR="00664243" w:rsidRPr="00C301D7" w:rsidDel="00D158F3" w:rsidRDefault="00664243">
      <w:pPr>
        <w:rPr>
          <w:rFonts w:asciiTheme="minorHAnsi" w:hAnsiTheme="minorHAnsi"/>
          <w:sz w:val="18"/>
          <w:szCs w:val="18"/>
        </w:rPr>
      </w:pPr>
    </w:p>
    <w:p w14:paraId="58D5314E" w14:textId="77777777" w:rsidR="00C063EB" w:rsidRPr="00C301D7" w:rsidRDefault="00C063EB">
      <w:pPr>
        <w:rPr>
          <w:rFonts w:asciiTheme="minorHAnsi" w:hAnsiTheme="minorHAnsi"/>
          <w:sz w:val="18"/>
          <w:szCs w:val="18"/>
        </w:rPr>
        <w:sectPr w:rsidR="00C063EB" w:rsidRPr="00C301D7" w:rsidSect="00DC4523">
          <w:headerReference w:type="default" r:id="rId11"/>
          <w:footerReference w:type="default" r:id="rId12"/>
          <w:pgSz w:w="12240" w:h="15840" w:code="1"/>
          <w:pgMar w:top="720" w:right="720" w:bottom="720" w:left="720" w:header="432" w:footer="432" w:gutter="0"/>
          <w:pgNumType w:start="1"/>
          <w:cols w:space="720"/>
          <w:docGrid w:linePitch="272"/>
        </w:sectPr>
      </w:pPr>
    </w:p>
    <w:p w14:paraId="58D5314F" w14:textId="53A31813" w:rsidR="00C063EB" w:rsidRPr="00F76A4F" w:rsidRDefault="000621B5" w:rsidP="00F76A4F">
      <w:pPr>
        <w:jc w:val="center"/>
        <w:rPr>
          <w:rFonts w:asciiTheme="minorHAnsi" w:hAnsiTheme="minorHAnsi"/>
          <w:b/>
          <w:szCs w:val="18"/>
        </w:rPr>
      </w:pPr>
      <w:r>
        <w:rPr>
          <w:rFonts w:asciiTheme="minorHAnsi" w:hAnsiTheme="minorHAnsi"/>
          <w:b/>
          <w:szCs w:val="18"/>
        </w:rPr>
        <w:lastRenderedPageBreak/>
        <w:t>LMCV</w:t>
      </w:r>
      <w:r w:rsidR="00F90DD2">
        <w:rPr>
          <w:rFonts w:asciiTheme="minorHAnsi" w:hAnsiTheme="minorHAnsi"/>
          <w:b/>
          <w:szCs w:val="18"/>
        </w:rPr>
        <w:t>-MCH-25d-H User Instructions</w:t>
      </w:r>
    </w:p>
    <w:p w14:paraId="58D53150" w14:textId="77777777" w:rsidR="00C063EB" w:rsidRPr="00C301D7" w:rsidRDefault="00C063EB" w:rsidP="00A669D7">
      <w:pPr>
        <w:rPr>
          <w:rFonts w:asciiTheme="minorHAnsi" w:hAnsiTheme="minorHAnsi"/>
          <w:sz w:val="18"/>
          <w:szCs w:val="18"/>
        </w:rPr>
      </w:pPr>
    </w:p>
    <w:p w14:paraId="58D53151" w14:textId="5BDF9F70" w:rsidR="00C063EB" w:rsidRPr="00F76A4F" w:rsidRDefault="00C063EB" w:rsidP="00A669D7">
      <w:pPr>
        <w:rPr>
          <w:rFonts w:asciiTheme="minorHAnsi" w:hAnsiTheme="minorHAnsi"/>
          <w:b/>
          <w:sz w:val="18"/>
          <w:szCs w:val="18"/>
        </w:rPr>
      </w:pPr>
      <w:r w:rsidRPr="00F76A4F">
        <w:rPr>
          <w:rFonts w:asciiTheme="minorHAnsi" w:hAnsiTheme="minorHAnsi"/>
          <w:b/>
          <w:sz w:val="18"/>
          <w:szCs w:val="18"/>
        </w:rPr>
        <w:t>Section A. System Information</w:t>
      </w:r>
    </w:p>
    <w:p w14:paraId="58D53153" w14:textId="32DF7E26"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4" w14:textId="42F74B33"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5" w14:textId="240CC3BD"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6" w14:textId="18BDE5D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7" w14:textId="4826CA6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8" w14:textId="132EFFAD"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9" w14:textId="0D133CCF" w:rsidR="00781EB0" w:rsidRDefault="00781EB0" w:rsidP="00781EB0">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R-22 and R-410A are the most common, but other types may occasionally be encountered.</w:t>
      </w:r>
    </w:p>
    <w:p w14:paraId="58D5315A" w14:textId="36108414"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3303F25" w14:textId="32A7B38E" w:rsidR="00E36575" w:rsidRDefault="00E36575" w:rsidP="00781EB0">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Pr>
          <w:rFonts w:asciiTheme="minorHAnsi" w:hAnsiTheme="minorHAnsi"/>
          <w:sz w:val="18"/>
          <w:szCs w:val="18"/>
        </w:rPr>
        <w:t>-MCH-25). If applicable, a liquid line filter drier shall be installed according to the manufacturer’s specifications.</w:t>
      </w:r>
    </w:p>
    <w:p w14:paraId="58D5315B" w14:textId="66A02294"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58D5315C" w14:textId="285B795C"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Installer is to select the appropriate choice regarding whether this system has a </w:t>
      </w:r>
      <w:r w:rsidR="00157956">
        <w:rPr>
          <w:rFonts w:asciiTheme="minorHAnsi" w:hAnsiTheme="minorHAnsi"/>
          <w:sz w:val="18"/>
          <w:szCs w:val="18"/>
        </w:rPr>
        <w:t>Fault Indicator Display</w:t>
      </w:r>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 xml:space="preserve">). Qualifying </w:t>
      </w:r>
      <w:r w:rsidR="00157956">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157956">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w:t>
      </w:r>
      <w:proofErr w:type="gramStart"/>
      <w:r w:rsidRPr="00D0557E">
        <w:rPr>
          <w:rFonts w:asciiTheme="minorHAnsi" w:hAnsiTheme="minorHAnsi"/>
          <w:sz w:val="18"/>
        </w:rPr>
        <w:t>a</w:t>
      </w:r>
      <w:proofErr w:type="gramEnd"/>
      <w:r w:rsidRPr="00D0557E">
        <w:rPr>
          <w:rFonts w:asciiTheme="minorHAnsi" w:hAnsiTheme="minorHAnsi"/>
          <w:sz w:val="18"/>
        </w:rPr>
        <w:t xml:space="preserve"> </w:t>
      </w:r>
      <w:r w:rsidR="00157956">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157956">
        <w:rPr>
          <w:rFonts w:asciiTheme="minorHAnsi" w:hAnsiTheme="minorHAnsi"/>
          <w:sz w:val="18"/>
        </w:rPr>
        <w:t>FID</w:t>
      </w:r>
      <w:r w:rsidRPr="00D0557E">
        <w:rPr>
          <w:rFonts w:asciiTheme="minorHAnsi" w:hAnsiTheme="minorHAnsi"/>
          <w:sz w:val="18"/>
        </w:rPr>
        <w:t xml:space="preserve"> is required. Other requirements may also be triggered.</w:t>
      </w:r>
    </w:p>
    <w:p w14:paraId="58D5315D" w14:textId="584B7FFC"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8D5315E" w14:textId="50778BE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8D5315F"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8D53160" w14:textId="153F0B3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8D53161" w14:textId="2E9DFED8"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r w:rsidR="000621B5">
        <w:rPr>
          <w:rFonts w:asciiTheme="minorHAnsi" w:hAnsiTheme="minorHAnsi"/>
          <w:sz w:val="18"/>
          <w:szCs w:val="18"/>
        </w:rPr>
        <w:t>LMCI</w:t>
      </w:r>
      <w:r w:rsidRPr="00DF3F73">
        <w:rPr>
          <w:rFonts w:asciiTheme="minorHAnsi" w:hAnsiTheme="minorHAnsi"/>
          <w:sz w:val="18"/>
          <w:szCs w:val="18"/>
        </w:rPr>
        <w:t>-MCH-25a.</w:t>
      </w:r>
    </w:p>
    <w:p w14:paraId="58D53162" w14:textId="7E467157"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r w:rsidR="000621B5">
        <w:rPr>
          <w:rFonts w:asciiTheme="minorHAnsi" w:hAnsiTheme="minorHAnsi"/>
          <w:sz w:val="18"/>
          <w:szCs w:val="18"/>
        </w:rPr>
        <w:t>LMCI</w:t>
      </w:r>
      <w:r w:rsidRPr="00DF3F73">
        <w:rPr>
          <w:rFonts w:asciiTheme="minorHAnsi" w:hAnsiTheme="minorHAnsi"/>
          <w:sz w:val="18"/>
          <w:szCs w:val="18"/>
        </w:rPr>
        <w:t>-MCH-25b.</w:t>
      </w:r>
    </w:p>
    <w:p w14:paraId="58D53163" w14:textId="6F7724BE"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23536">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are NOT eligible for HERS verification compliance using Group Sampling. Choosing this option will generate a </w:t>
      </w:r>
      <w:r w:rsidR="000621B5">
        <w:rPr>
          <w:rFonts w:asciiTheme="minorHAnsi" w:hAnsiTheme="minorHAnsi"/>
          <w:sz w:val="18"/>
          <w:szCs w:val="18"/>
        </w:rPr>
        <w:t>LMCI</w:t>
      </w:r>
      <w:r w:rsidRPr="00DF3F73">
        <w:rPr>
          <w:rFonts w:asciiTheme="minorHAnsi" w:hAnsiTheme="minorHAnsi"/>
          <w:sz w:val="18"/>
          <w:szCs w:val="18"/>
        </w:rPr>
        <w:t>-MCH-25c.</w:t>
      </w:r>
    </w:p>
    <w:p w14:paraId="58D53165" w14:textId="48C97CE4"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New Package Unit Factory Charge; </w:t>
      </w:r>
      <w:r w:rsidR="008F7A35">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 xml:space="preserve">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0621B5">
        <w:rPr>
          <w:rFonts w:asciiTheme="minorHAnsi" w:hAnsiTheme="minorHAnsi"/>
          <w:sz w:val="18"/>
          <w:szCs w:val="18"/>
        </w:rPr>
        <w:t>LMCI</w:t>
      </w:r>
      <w:r w:rsidRPr="00DF3F73">
        <w:rPr>
          <w:rFonts w:asciiTheme="minorHAnsi" w:hAnsiTheme="minorHAnsi"/>
          <w:sz w:val="18"/>
          <w:szCs w:val="18"/>
        </w:rPr>
        <w:t>-MCH-25f.</w:t>
      </w:r>
    </w:p>
    <w:p w14:paraId="58D53166" w14:textId="768A6B6B"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w:t>
      </w:r>
      <w:r w:rsidR="008F7A35">
        <w:rPr>
          <w:rFonts w:asciiTheme="minorHAnsi" w:hAnsiTheme="minorHAnsi"/>
          <w:sz w:val="18"/>
          <w:szCs w:val="18"/>
        </w:rPr>
        <w:t>T</w:t>
      </w:r>
      <w:r w:rsidRPr="00DF3F73">
        <w:rPr>
          <w:rFonts w:asciiTheme="minorHAnsi" w:hAnsiTheme="minorHAnsi"/>
          <w:sz w:val="18"/>
          <w:szCs w:val="18"/>
        </w:rPr>
        <w:t xml:space="preserve">he installer (or rater) is to have identified who performed the verification that is documented on the Certificate of Installation. Note that HERS verification compliance by Group </w:t>
      </w:r>
      <w:r w:rsidRPr="00DF3F73">
        <w:rPr>
          <w:rFonts w:asciiTheme="minorHAnsi" w:hAnsiTheme="minorHAnsi"/>
          <w:sz w:val="18"/>
          <w:szCs w:val="18"/>
        </w:rPr>
        <w:lastRenderedPageBreak/>
        <w:t xml:space="preserve">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0621B5">
        <w:rPr>
          <w:rFonts w:asciiTheme="minorHAnsi" w:hAnsiTheme="minorHAnsi"/>
          <w:sz w:val="18"/>
          <w:szCs w:val="18"/>
        </w:rPr>
        <w:t>LMCI</w:t>
      </w:r>
      <w:r w:rsidRPr="00DF3F73">
        <w:rPr>
          <w:rFonts w:asciiTheme="minorHAnsi" w:hAnsiTheme="minorHAnsi"/>
          <w:sz w:val="18"/>
          <w:szCs w:val="18"/>
        </w:rPr>
        <w:t xml:space="preserve"> and </w:t>
      </w:r>
      <w:r w:rsidR="000621B5">
        <w:rPr>
          <w:rFonts w:asciiTheme="minorHAnsi" w:hAnsiTheme="minorHAnsi"/>
          <w:sz w:val="18"/>
          <w:szCs w:val="18"/>
        </w:rPr>
        <w:t>LMCV</w:t>
      </w:r>
      <w:r w:rsidRPr="00DF3F73">
        <w:rPr>
          <w:rFonts w:asciiTheme="minorHAnsi" w:hAnsiTheme="minorHAnsi"/>
          <w:sz w:val="18"/>
          <w:szCs w:val="18"/>
        </w:rPr>
        <w:t>.</w:t>
      </w:r>
    </w:p>
    <w:p w14:paraId="58D53167" w14:textId="5AA2299D"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The Group Sampling status is automatically displayed based on the input results of </w:t>
      </w:r>
      <w:r w:rsidR="001051E1">
        <w:rPr>
          <w:rFonts w:asciiTheme="minorHAnsi" w:hAnsiTheme="minorHAnsi"/>
          <w:sz w:val="18"/>
          <w:szCs w:val="18"/>
        </w:rPr>
        <w:t>A15</w:t>
      </w:r>
      <w:r w:rsidRPr="00DF3F73">
        <w:rPr>
          <w:rFonts w:asciiTheme="minorHAnsi" w:hAnsiTheme="minorHAnsi"/>
          <w:sz w:val="18"/>
          <w:szCs w:val="18"/>
        </w:rPr>
        <w:t xml:space="preserve"> and </w:t>
      </w:r>
      <w:r w:rsidR="001051E1">
        <w:rPr>
          <w:rFonts w:asciiTheme="minorHAnsi" w:hAnsiTheme="minorHAnsi"/>
          <w:sz w:val="18"/>
          <w:szCs w:val="18"/>
        </w:rPr>
        <w:t>A16</w:t>
      </w:r>
      <w:r w:rsidRPr="00DF3F73">
        <w:rPr>
          <w:rFonts w:asciiTheme="minorHAnsi" w:hAnsiTheme="minorHAnsi"/>
          <w:sz w:val="18"/>
          <w:szCs w:val="18"/>
        </w:rPr>
        <w:t xml:space="preserve"> on the </w:t>
      </w:r>
      <w:r w:rsidR="000621B5">
        <w:rPr>
          <w:rFonts w:asciiTheme="minorHAnsi" w:hAnsiTheme="minorHAnsi"/>
          <w:sz w:val="18"/>
          <w:szCs w:val="18"/>
        </w:rPr>
        <w:t>LMCI</w:t>
      </w:r>
      <w:r w:rsidRPr="00DF3F73">
        <w:rPr>
          <w:rFonts w:asciiTheme="minorHAnsi" w:hAnsiTheme="minorHAnsi"/>
          <w:sz w:val="18"/>
          <w:szCs w:val="18"/>
        </w:rPr>
        <w:t xml:space="preserve">.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8D53168" w14:textId="1DB36064" w:rsidR="00781EB0" w:rsidRPr="00C301D7" w:rsidRDefault="00781EB0" w:rsidP="00781EB0">
      <w:pPr>
        <w:pStyle w:val="ListParagraph"/>
        <w:numPr>
          <w:ilvl w:val="0"/>
          <w:numId w:val="8"/>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1051E1">
        <w:rPr>
          <w:rFonts w:asciiTheme="minorHAnsi" w:hAnsiTheme="minorHAnsi"/>
          <w:sz w:val="18"/>
          <w:szCs w:val="18"/>
        </w:rPr>
        <w:t>A11</w:t>
      </w:r>
      <w:r w:rsidRPr="00ED0A8F">
        <w:rPr>
          <w:rFonts w:asciiTheme="minorHAnsi" w:hAnsiTheme="minorHAnsi"/>
          <w:sz w:val="18"/>
          <w:szCs w:val="18"/>
        </w:rPr>
        <w:t xml:space="preserve">, </w:t>
      </w:r>
      <w:r w:rsidR="001051E1">
        <w:rPr>
          <w:rFonts w:asciiTheme="minorHAnsi" w:hAnsiTheme="minorHAnsi"/>
          <w:sz w:val="18"/>
          <w:szCs w:val="18"/>
        </w:rPr>
        <w:t>A12</w:t>
      </w:r>
      <w:r w:rsidRPr="00ED0A8F">
        <w:rPr>
          <w:rFonts w:asciiTheme="minorHAnsi" w:hAnsiTheme="minorHAnsi"/>
          <w:sz w:val="18"/>
          <w:szCs w:val="18"/>
        </w:rPr>
        <w:t xml:space="preserve">, and </w:t>
      </w:r>
      <w:r w:rsidR="001051E1">
        <w:rPr>
          <w:rFonts w:asciiTheme="minorHAnsi" w:hAnsiTheme="minorHAnsi"/>
          <w:sz w:val="18"/>
          <w:szCs w:val="18"/>
        </w:rPr>
        <w:t>A15</w:t>
      </w:r>
      <w:r w:rsidRPr="00ED0A8F">
        <w:rPr>
          <w:rFonts w:asciiTheme="minorHAnsi" w:hAnsiTheme="minorHAnsi"/>
          <w:sz w:val="18"/>
          <w:szCs w:val="18"/>
        </w:rPr>
        <w:t>.</w:t>
      </w:r>
    </w:p>
    <w:p w14:paraId="58D53169" w14:textId="77777777" w:rsidR="00781EB0" w:rsidRPr="00C301D7" w:rsidRDefault="00781EB0" w:rsidP="00781EB0">
      <w:pPr>
        <w:rPr>
          <w:rFonts w:asciiTheme="minorHAnsi" w:hAnsiTheme="minorHAnsi"/>
          <w:sz w:val="18"/>
          <w:szCs w:val="18"/>
        </w:rPr>
      </w:pPr>
    </w:p>
    <w:p w14:paraId="58D5316A" w14:textId="05858E3C"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B. </w:t>
      </w:r>
      <w:r w:rsidR="00157956">
        <w:rPr>
          <w:rFonts w:asciiTheme="minorHAnsi" w:hAnsiTheme="minorHAnsi"/>
          <w:b/>
          <w:sz w:val="18"/>
          <w:szCs w:val="18"/>
        </w:rPr>
        <w:t>Fault Indicator Display</w:t>
      </w:r>
      <w:r w:rsidRPr="00F76A4F">
        <w:rPr>
          <w:rFonts w:asciiTheme="minorHAnsi" w:hAnsiTheme="minorHAnsi"/>
          <w:b/>
          <w:sz w:val="18"/>
          <w:szCs w:val="18"/>
        </w:rPr>
        <w:t xml:space="preserve"> Verification Applicability</w:t>
      </w:r>
    </w:p>
    <w:p w14:paraId="58D5316C" w14:textId="77777777"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Measure and record the condenser entering dry bulb air temperature (outdoor air at condenser).</w:t>
      </w:r>
    </w:p>
    <w:p w14:paraId="58D5316D" w14:textId="33A9665E"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If the outdoor temperature is less than 55</w:t>
      </w:r>
      <w:r w:rsidR="00C848CE">
        <w:rPr>
          <w:rFonts w:asciiTheme="minorHAnsi" w:hAnsiTheme="minorHAnsi"/>
          <w:sz w:val="18"/>
          <w:szCs w:val="18"/>
        </w:rPr>
        <w:t>°</w:t>
      </w:r>
      <w:r w:rsidRPr="00C301D7">
        <w:rPr>
          <w:rFonts w:asciiTheme="minorHAnsi" w:hAnsiTheme="minorHAnsi"/>
          <w:sz w:val="18"/>
          <w:szCs w:val="18"/>
        </w:rPr>
        <w:t xml:space="preserve">F, the </w:t>
      </w:r>
      <w:r w:rsidR="00157956">
        <w:rPr>
          <w:rFonts w:asciiTheme="minorHAnsi" w:hAnsiTheme="minorHAnsi"/>
          <w:sz w:val="18"/>
          <w:szCs w:val="18"/>
        </w:rPr>
        <w:t>FID</w:t>
      </w:r>
      <w:r w:rsidRPr="00C301D7">
        <w:rPr>
          <w:rFonts w:asciiTheme="minorHAnsi" w:hAnsiTheme="minorHAnsi"/>
          <w:sz w:val="18"/>
          <w:szCs w:val="18"/>
        </w:rPr>
        <w:t xml:space="preserve"> must be equipped with </w:t>
      </w: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capabilities for it to operate correctly when it is below 55</w:t>
      </w:r>
      <w:r w:rsidR="00C848CE">
        <w:rPr>
          <w:rFonts w:asciiTheme="minorHAnsi" w:hAnsiTheme="minorHAnsi"/>
          <w:sz w:val="18"/>
          <w:szCs w:val="18"/>
        </w:rPr>
        <w:t>°</w:t>
      </w:r>
      <w:r w:rsidRPr="00C301D7">
        <w:rPr>
          <w:rFonts w:asciiTheme="minorHAnsi" w:hAnsiTheme="minorHAnsi"/>
          <w:sz w:val="18"/>
          <w:szCs w:val="18"/>
        </w:rPr>
        <w:t>F.</w:t>
      </w:r>
    </w:p>
    <w:p w14:paraId="58D5316E" w14:textId="2B3DE1AF"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 xml:space="preserve">Rater to verify </w:t>
      </w:r>
      <w:proofErr w:type="gramStart"/>
      <w:r w:rsidRPr="00C301D7">
        <w:rPr>
          <w:rFonts w:asciiTheme="minorHAnsi" w:hAnsiTheme="minorHAnsi"/>
          <w:sz w:val="18"/>
          <w:szCs w:val="18"/>
        </w:rPr>
        <w:t>whether or not</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is equipped with SDR capability. This can be determined by checking model number against CEC list of approved </w:t>
      </w:r>
      <w:r w:rsidR="00157956">
        <w:rPr>
          <w:rFonts w:asciiTheme="minorHAnsi" w:hAnsiTheme="minorHAnsi"/>
          <w:sz w:val="18"/>
          <w:szCs w:val="18"/>
        </w:rPr>
        <w:t>FID</w:t>
      </w:r>
      <w:r w:rsidRPr="00C301D7">
        <w:rPr>
          <w:rFonts w:asciiTheme="minorHAnsi" w:hAnsiTheme="minorHAnsi"/>
          <w:sz w:val="18"/>
          <w:szCs w:val="18"/>
        </w:rPr>
        <w:t>s.</w:t>
      </w:r>
    </w:p>
    <w:p w14:paraId="58D5316F" w14:textId="095F2B3B"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The outdoor temperature must be above 55</w:t>
      </w:r>
      <w:r w:rsidR="00C848CE">
        <w:rPr>
          <w:rFonts w:asciiTheme="minorHAnsi" w:hAnsiTheme="minorHAnsi"/>
          <w:sz w:val="18"/>
          <w:szCs w:val="18"/>
        </w:rPr>
        <w:t>°</w:t>
      </w:r>
      <w:r w:rsidRPr="00C301D7">
        <w:rPr>
          <w:rFonts w:asciiTheme="minorHAnsi" w:hAnsiTheme="minorHAnsi"/>
          <w:sz w:val="18"/>
          <w:szCs w:val="18"/>
        </w:rPr>
        <w:t xml:space="preserve">F or the </w:t>
      </w:r>
      <w:r w:rsidR="00157956">
        <w:rPr>
          <w:rFonts w:asciiTheme="minorHAnsi" w:hAnsiTheme="minorHAnsi"/>
          <w:sz w:val="18"/>
          <w:szCs w:val="18"/>
        </w:rPr>
        <w:t>FID</w:t>
      </w:r>
      <w:r w:rsidRPr="00C301D7">
        <w:rPr>
          <w:rFonts w:asciiTheme="minorHAnsi" w:hAnsiTheme="minorHAnsi"/>
          <w:sz w:val="18"/>
          <w:szCs w:val="18"/>
        </w:rPr>
        <w:t xml:space="preserve"> must be equipped with SDR capability for </w:t>
      </w:r>
      <w:r w:rsidR="00157956">
        <w:rPr>
          <w:rFonts w:asciiTheme="minorHAnsi" w:hAnsiTheme="minorHAnsi"/>
          <w:sz w:val="18"/>
          <w:szCs w:val="18"/>
        </w:rPr>
        <w:t>FID</w:t>
      </w:r>
      <w:r w:rsidRPr="00C301D7">
        <w:rPr>
          <w:rFonts w:asciiTheme="minorHAnsi" w:hAnsiTheme="minorHAnsi"/>
          <w:sz w:val="18"/>
          <w:szCs w:val="18"/>
        </w:rPr>
        <w:t xml:space="preserve"> verification to proceed.</w:t>
      </w:r>
    </w:p>
    <w:p w14:paraId="58D53170" w14:textId="77777777" w:rsidR="00781EB0" w:rsidRPr="00C301D7" w:rsidRDefault="00781EB0" w:rsidP="00781EB0">
      <w:pPr>
        <w:pStyle w:val="ListParagraph"/>
        <w:rPr>
          <w:rFonts w:asciiTheme="minorHAnsi" w:hAnsiTheme="minorHAnsi"/>
          <w:sz w:val="18"/>
          <w:szCs w:val="18"/>
        </w:rPr>
      </w:pPr>
    </w:p>
    <w:p w14:paraId="58D53171" w14:textId="77777777"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C. Measurement Access Hole (MAH) Verification</w:t>
      </w:r>
    </w:p>
    <w:p w14:paraId="58D53173" w14:textId="1A2353E3" w:rsidR="00781EB0" w:rsidRPr="00C301D7" w:rsidRDefault="00781EB0" w:rsidP="00781EB0">
      <w:pPr>
        <w:pStyle w:val="ListParagraph"/>
        <w:numPr>
          <w:ilvl w:val="0"/>
          <w:numId w:val="9"/>
        </w:numPr>
        <w:rPr>
          <w:rFonts w:asciiTheme="minorHAnsi" w:hAnsiTheme="minorHAnsi"/>
          <w:sz w:val="18"/>
          <w:szCs w:val="18"/>
        </w:rPr>
      </w:pPr>
      <w:r w:rsidRPr="00C301D7">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C301D7">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C301D7">
        <w:rPr>
          <w:rFonts w:asciiTheme="minorHAnsi" w:hAnsiTheme="minorHAnsi"/>
          <w:sz w:val="18"/>
          <w:szCs w:val="18"/>
        </w:rPr>
        <w:t>drop down</w:t>
      </w:r>
      <w:proofErr w:type="gramEnd"/>
      <w:r w:rsidRPr="00C301D7">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4" w14:textId="77777777" w:rsidR="00781EB0" w:rsidRPr="00C301D7" w:rsidRDefault="00781EB0" w:rsidP="00781EB0">
      <w:pPr>
        <w:pStyle w:val="ListParagraph"/>
        <w:rPr>
          <w:rFonts w:asciiTheme="minorHAnsi" w:hAnsiTheme="minorHAnsi"/>
          <w:sz w:val="18"/>
          <w:szCs w:val="18"/>
        </w:rPr>
      </w:pPr>
    </w:p>
    <w:p w14:paraId="58D53175" w14:textId="3F47324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D. Minimum System Airflow Rate Verification</w:t>
      </w:r>
    </w:p>
    <w:p w14:paraId="58D53177" w14:textId="35966290"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the information given in </w:t>
      </w:r>
      <w:r w:rsidR="001051E1">
        <w:rPr>
          <w:rFonts w:asciiTheme="minorHAnsi" w:hAnsiTheme="minorHAnsi"/>
          <w:sz w:val="18"/>
          <w:szCs w:val="18"/>
        </w:rPr>
        <w:t>A10</w:t>
      </w:r>
      <w:r w:rsidRPr="00C301D7">
        <w:rPr>
          <w:rFonts w:asciiTheme="minorHAnsi" w:hAnsiTheme="minorHAnsi"/>
          <w:sz w:val="18"/>
          <w:szCs w:val="18"/>
        </w:rPr>
        <w:t>. This is the target minimum system airflow required for the system being verified.</w:t>
      </w:r>
    </w:p>
    <w:p w14:paraId="58D53178" w14:textId="75AC234D"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either the </w:t>
      </w:r>
      <w:r w:rsidR="000621B5">
        <w:rPr>
          <w:rFonts w:asciiTheme="minorHAnsi" w:hAnsiTheme="minorHAnsi"/>
          <w:sz w:val="18"/>
          <w:szCs w:val="18"/>
        </w:rPr>
        <w:t>LMCV</w:t>
      </w:r>
      <w:r w:rsidRPr="00C301D7">
        <w:rPr>
          <w:rFonts w:asciiTheme="minorHAnsi" w:hAnsiTheme="minorHAnsi"/>
          <w:sz w:val="18"/>
          <w:szCs w:val="18"/>
        </w:rPr>
        <w:t xml:space="preserve">-MCH-23, or </w:t>
      </w:r>
      <w:r w:rsidR="000621B5">
        <w:rPr>
          <w:rFonts w:asciiTheme="minorHAnsi" w:hAnsiTheme="minorHAnsi"/>
          <w:sz w:val="18"/>
          <w:szCs w:val="18"/>
        </w:rPr>
        <w:t>LMCV</w:t>
      </w:r>
      <w:r w:rsidRPr="00C301D7">
        <w:rPr>
          <w:rFonts w:asciiTheme="minorHAnsi" w:hAnsiTheme="minorHAnsi"/>
          <w:sz w:val="18"/>
          <w:szCs w:val="18"/>
        </w:rPr>
        <w:t>-MCH-2</w:t>
      </w:r>
      <w:r>
        <w:rPr>
          <w:rFonts w:asciiTheme="minorHAnsi" w:hAnsiTheme="minorHAnsi"/>
          <w:sz w:val="18"/>
          <w:szCs w:val="18"/>
        </w:rPr>
        <w:t>8</w:t>
      </w:r>
      <w:r w:rsidRPr="00C301D7">
        <w:rPr>
          <w:rFonts w:asciiTheme="minorHAnsi" w:hAnsiTheme="minorHAnsi"/>
          <w:sz w:val="18"/>
          <w:szCs w:val="18"/>
        </w:rPr>
        <w:t>, which documents the rater’s measured airflow of the system being verified. If the measured airflow is not adequate it will not comply with the airflow requirements and refrigerant charge verification cannot be performed.</w:t>
      </w:r>
    </w:p>
    <w:p w14:paraId="58D53179" w14:textId="77777777" w:rsidR="00781EB0" w:rsidRPr="00C301D7" w:rsidRDefault="00781EB0" w:rsidP="00781EB0">
      <w:pPr>
        <w:rPr>
          <w:rFonts w:asciiTheme="minorHAnsi" w:hAnsiTheme="minorHAnsi"/>
          <w:sz w:val="18"/>
          <w:szCs w:val="18"/>
        </w:rPr>
      </w:pPr>
    </w:p>
    <w:p w14:paraId="58D5317A" w14:textId="655004E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E. Verification of </w:t>
      </w:r>
      <w:r w:rsidR="00157956">
        <w:rPr>
          <w:rFonts w:asciiTheme="minorHAnsi" w:hAnsiTheme="minorHAnsi"/>
          <w:b/>
          <w:sz w:val="18"/>
          <w:szCs w:val="18"/>
        </w:rPr>
        <w:t>Fault Indicator Display</w:t>
      </w:r>
    </w:p>
    <w:p w14:paraId="58D5317C" w14:textId="67D32EE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w:t>
      </w:r>
      <w:r w:rsidR="000621B5">
        <w:rPr>
          <w:rFonts w:asciiTheme="minorHAnsi" w:hAnsiTheme="minorHAnsi"/>
          <w:sz w:val="18"/>
          <w:szCs w:val="18"/>
        </w:rPr>
        <w:t>LMCI</w:t>
      </w:r>
      <w:r w:rsidRPr="00C301D7">
        <w:rPr>
          <w:rFonts w:asciiTheme="minorHAnsi" w:hAnsiTheme="minorHAnsi"/>
          <w:sz w:val="18"/>
          <w:szCs w:val="18"/>
        </w:rPr>
        <w:t xml:space="preserve">-MCH-25. Rater to confirm that entry matches name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D" w14:textId="2BBACCA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w:t>
      </w:r>
      <w:r w:rsidR="000621B5">
        <w:rPr>
          <w:rFonts w:asciiTheme="minorHAnsi" w:hAnsiTheme="minorHAnsi"/>
          <w:sz w:val="18"/>
          <w:szCs w:val="18"/>
        </w:rPr>
        <w:t>LMCI</w:t>
      </w:r>
      <w:r w:rsidRPr="00C301D7">
        <w:rPr>
          <w:rFonts w:asciiTheme="minorHAnsi" w:hAnsiTheme="minorHAnsi"/>
          <w:sz w:val="18"/>
          <w:szCs w:val="18"/>
        </w:rPr>
        <w:t xml:space="preserve">-MCH-25. Rater to confirm that entry matches model number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E" w14:textId="49D9F76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w:t>
      </w:r>
      <w:r w:rsidR="00157956">
        <w:rPr>
          <w:rFonts w:asciiTheme="minorHAnsi" w:hAnsiTheme="minorHAnsi"/>
          <w:sz w:val="18"/>
          <w:szCs w:val="18"/>
        </w:rPr>
        <w:t>FID</w:t>
      </w:r>
      <w:r w:rsidRPr="00C301D7">
        <w:rPr>
          <w:rFonts w:asciiTheme="minorHAnsi" w:hAnsiTheme="minorHAnsi"/>
          <w:sz w:val="18"/>
          <w:szCs w:val="18"/>
        </w:rPr>
        <w:t xml:space="preserve"> display module is mounted adjacent to thermostat that controls the system being verified. This requirement is detailed in Residential Appendix RA3.4.2.</w:t>
      </w:r>
    </w:p>
    <w:p w14:paraId="58D5317F" w14:textId="49F4F53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installed </w:t>
      </w:r>
      <w:r w:rsidR="00157956">
        <w:rPr>
          <w:rFonts w:asciiTheme="minorHAnsi" w:hAnsiTheme="minorHAnsi"/>
          <w:sz w:val="18"/>
          <w:szCs w:val="18"/>
        </w:rPr>
        <w:t>FID</w:t>
      </w:r>
      <w:r w:rsidRPr="00C301D7">
        <w:rPr>
          <w:rFonts w:asciiTheme="minorHAnsi" w:hAnsiTheme="minorHAnsi"/>
          <w:sz w:val="18"/>
          <w:szCs w:val="18"/>
        </w:rPr>
        <w:t xml:space="preserve"> is approved and appears the list of approved devices kept by the Commission. This requirement is detailed in Residential Appendix RA3.4.2.</w:t>
      </w:r>
    </w:p>
    <w:p w14:paraId="58D53180" w14:textId="556F63A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system has operated for at least 15 minutes and that they system is operating within acceptable parameters as specified by the </w:t>
      </w:r>
      <w:r w:rsidR="00157956">
        <w:rPr>
          <w:rFonts w:asciiTheme="minorHAnsi" w:hAnsiTheme="minorHAnsi"/>
          <w:sz w:val="18"/>
          <w:szCs w:val="18"/>
        </w:rPr>
        <w:t>FID</w:t>
      </w:r>
      <w:r w:rsidRPr="00C301D7">
        <w:rPr>
          <w:rFonts w:asciiTheme="minorHAnsi" w:hAnsiTheme="minorHAnsi"/>
          <w:sz w:val="18"/>
          <w:szCs w:val="18"/>
        </w:rPr>
        <w:t xml:space="preserve"> and equipment manufacturers. This requirement is detailed in Residential Appendix RA3.4.2.</w:t>
      </w:r>
    </w:p>
    <w:p w14:paraId="58D53181" w14:textId="77777777" w:rsidR="00781EB0" w:rsidRDefault="00781EB0" w:rsidP="00A669D7">
      <w:pPr>
        <w:rPr>
          <w:rFonts w:asciiTheme="minorHAnsi" w:hAnsiTheme="minorHAnsi"/>
          <w:sz w:val="18"/>
          <w:szCs w:val="18"/>
        </w:rPr>
      </w:pPr>
    </w:p>
    <w:p w14:paraId="58D53182" w14:textId="004C79C3" w:rsidR="00C063EB" w:rsidRPr="00C301D7" w:rsidRDefault="00C063EB">
      <w:pPr>
        <w:rPr>
          <w:rFonts w:asciiTheme="minorHAnsi" w:hAnsiTheme="minorHAnsi"/>
          <w:sz w:val="18"/>
          <w:szCs w:val="18"/>
        </w:rPr>
      </w:pPr>
    </w:p>
    <w:p w14:paraId="58D531B6" w14:textId="77777777" w:rsidR="00C063EB" w:rsidRPr="00C301D7" w:rsidRDefault="00C063EB">
      <w:pPr>
        <w:rPr>
          <w:rFonts w:asciiTheme="minorHAnsi" w:hAnsiTheme="minorHAnsi"/>
          <w:sz w:val="18"/>
          <w:szCs w:val="18"/>
        </w:rPr>
      </w:pPr>
    </w:p>
    <w:p w14:paraId="58D531B7" w14:textId="77777777" w:rsidR="00C063EB" w:rsidRPr="00C301D7" w:rsidRDefault="00C063EB">
      <w:pPr>
        <w:rPr>
          <w:rFonts w:asciiTheme="minorHAnsi" w:hAnsiTheme="minorHAnsi"/>
          <w:sz w:val="18"/>
          <w:szCs w:val="18"/>
        </w:rPr>
      </w:pPr>
    </w:p>
    <w:p w14:paraId="58D531B8" w14:textId="77777777" w:rsidR="00C063EB" w:rsidRPr="00C301D7" w:rsidRDefault="00C063EB">
      <w:pPr>
        <w:rPr>
          <w:rFonts w:asciiTheme="minorHAnsi" w:hAnsiTheme="minorHAnsi"/>
          <w:sz w:val="18"/>
          <w:szCs w:val="18"/>
        </w:rPr>
        <w:sectPr w:rsidR="00C063EB" w:rsidRPr="00C301D7" w:rsidSect="00DC4523">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C301D7" w14:paraId="58D531BB"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8D531B9" w14:textId="68E6A1E1" w:rsidR="009D67F4" w:rsidRPr="00C301D7" w:rsidRDefault="001126A4" w:rsidP="00F76A4F">
            <w:pPr>
              <w:keepNext/>
              <w:rPr>
                <w:rFonts w:asciiTheme="minorHAnsi" w:hAnsiTheme="minorHAnsi"/>
                <w:b/>
                <w:sz w:val="18"/>
                <w:szCs w:val="18"/>
              </w:rPr>
            </w:pPr>
            <w:r w:rsidRPr="00F76A4F">
              <w:rPr>
                <w:rFonts w:asciiTheme="minorHAnsi" w:hAnsiTheme="minorHAnsi"/>
                <w:b/>
                <w:szCs w:val="18"/>
              </w:rPr>
              <w:lastRenderedPageBreak/>
              <w:t>A. System Information</w:t>
            </w:r>
          </w:p>
          <w:p w14:paraId="58D531BA" w14:textId="05D9A1E6" w:rsidR="009D67F4" w:rsidRPr="00F76A4F" w:rsidRDefault="00E15CE3" w:rsidP="00F76A4F">
            <w:pPr>
              <w:keepNext/>
              <w:rPr>
                <w:rFonts w:asciiTheme="minorHAnsi" w:hAnsiTheme="minorHAnsi"/>
                <w:sz w:val="18"/>
                <w:szCs w:val="18"/>
              </w:rPr>
            </w:pPr>
            <w:r>
              <w:rPr>
                <w:rFonts w:ascii="Calibri" w:hAnsi="Calibri"/>
                <w:sz w:val="18"/>
                <w:szCs w:val="18"/>
              </w:rPr>
              <w:t>&lt;&lt;Static Text - see the top&gt;&gt;</w:t>
            </w:r>
          </w:p>
        </w:tc>
      </w:tr>
      <w:tr w:rsidR="009D67F4" w:rsidRPr="00C301D7" w14:paraId="58D531BF" w14:textId="77777777" w:rsidTr="00F76A4F">
        <w:trPr>
          <w:cantSplit/>
          <w:trHeight w:val="360"/>
        </w:trPr>
        <w:tc>
          <w:tcPr>
            <w:tcW w:w="288" w:type="pct"/>
            <w:vAlign w:val="center"/>
          </w:tcPr>
          <w:p w14:paraId="58D531B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212" w:type="pct"/>
            <w:vAlign w:val="center"/>
          </w:tcPr>
          <w:p w14:paraId="58D531BD" w14:textId="554F4A63"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Identification or Name</w:t>
            </w:r>
          </w:p>
        </w:tc>
        <w:tc>
          <w:tcPr>
            <w:tcW w:w="2500" w:type="pct"/>
          </w:tcPr>
          <w:p w14:paraId="58D531BE" w14:textId="256912DC" w:rsidR="007E02CF" w:rsidRPr="00C301D7" w:rsidRDefault="009D67F4">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w:t>
            </w:r>
            <w:r w:rsidR="001126A4" w:rsidRPr="00C301D7">
              <w:rPr>
                <w:rFonts w:asciiTheme="minorHAnsi" w:hAnsiTheme="minorHAnsi"/>
                <w:sz w:val="18"/>
                <w:szCs w:val="18"/>
              </w:rPr>
              <w:t xml:space="preserve"> If installed system does not match this entry, it can be overwritten by </w:t>
            </w:r>
            <w:proofErr w:type="gramStart"/>
            <w:r w:rsidR="001126A4" w:rsidRPr="00C301D7">
              <w:rPr>
                <w:rFonts w:asciiTheme="minorHAnsi" w:hAnsiTheme="minorHAnsi"/>
                <w:sz w:val="18"/>
                <w:szCs w:val="18"/>
              </w:rPr>
              <w:t>rater</w:t>
            </w:r>
            <w:proofErr w:type="gramEnd"/>
            <w:r w:rsidR="001126A4"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C3" w14:textId="77777777" w:rsidTr="00F76A4F">
        <w:trPr>
          <w:cantSplit/>
          <w:trHeight w:val="360"/>
        </w:trPr>
        <w:tc>
          <w:tcPr>
            <w:tcW w:w="288" w:type="pct"/>
            <w:vAlign w:val="center"/>
          </w:tcPr>
          <w:p w14:paraId="58D531C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212" w:type="pct"/>
            <w:vAlign w:val="center"/>
          </w:tcPr>
          <w:p w14:paraId="58D531C1" w14:textId="00FB120B"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Location or Area Served</w:t>
            </w:r>
          </w:p>
        </w:tc>
        <w:tc>
          <w:tcPr>
            <w:tcW w:w="2500" w:type="pct"/>
          </w:tcPr>
          <w:p w14:paraId="58D531C2" w14:textId="6D84E172"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7" w14:textId="77777777" w:rsidTr="00F76A4F">
        <w:trPr>
          <w:cantSplit/>
          <w:trHeight w:val="360"/>
        </w:trPr>
        <w:tc>
          <w:tcPr>
            <w:tcW w:w="288" w:type="pct"/>
            <w:vAlign w:val="center"/>
          </w:tcPr>
          <w:p w14:paraId="58D531C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212" w:type="pct"/>
            <w:vAlign w:val="center"/>
          </w:tcPr>
          <w:p w14:paraId="58D531C5" w14:textId="00E7615D"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ake or </w:t>
            </w:r>
            <w:r w:rsidR="00856A4A">
              <w:rPr>
                <w:rFonts w:asciiTheme="minorHAnsi" w:hAnsiTheme="minorHAnsi"/>
                <w:sz w:val="18"/>
                <w:szCs w:val="18"/>
              </w:rPr>
              <w:t>B</w:t>
            </w:r>
            <w:r w:rsidRPr="00C301D7">
              <w:rPr>
                <w:rFonts w:asciiTheme="minorHAnsi" w:hAnsiTheme="minorHAnsi"/>
                <w:sz w:val="18"/>
                <w:szCs w:val="18"/>
              </w:rPr>
              <w:t>rand</w:t>
            </w:r>
          </w:p>
        </w:tc>
        <w:tc>
          <w:tcPr>
            <w:tcW w:w="2500" w:type="pct"/>
          </w:tcPr>
          <w:p w14:paraId="58D531C6" w14:textId="7E4BCAF3"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B" w14:textId="77777777" w:rsidTr="00F76A4F">
        <w:trPr>
          <w:cantSplit/>
          <w:trHeight w:val="360"/>
        </w:trPr>
        <w:tc>
          <w:tcPr>
            <w:tcW w:w="288" w:type="pct"/>
            <w:vAlign w:val="center"/>
          </w:tcPr>
          <w:p w14:paraId="58D531C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212" w:type="pct"/>
            <w:vAlign w:val="center"/>
          </w:tcPr>
          <w:p w14:paraId="58D531C9" w14:textId="478ED0E7"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odel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CA" w14:textId="70C0AEC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F" w14:textId="77777777" w:rsidTr="00F76A4F">
        <w:trPr>
          <w:cantSplit/>
          <w:trHeight w:val="360"/>
        </w:trPr>
        <w:tc>
          <w:tcPr>
            <w:tcW w:w="288" w:type="pct"/>
            <w:vAlign w:val="center"/>
          </w:tcPr>
          <w:p w14:paraId="58D531C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212" w:type="pct"/>
            <w:vAlign w:val="center"/>
          </w:tcPr>
          <w:p w14:paraId="58D531CD" w14:textId="4CF0F686"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500" w:type="pct"/>
          </w:tcPr>
          <w:p w14:paraId="58D531CE" w14:textId="60670EC1"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3" w14:textId="77777777" w:rsidTr="00F76A4F">
        <w:trPr>
          <w:cantSplit/>
          <w:trHeight w:val="360"/>
        </w:trPr>
        <w:tc>
          <w:tcPr>
            <w:tcW w:w="288" w:type="pct"/>
            <w:vAlign w:val="center"/>
          </w:tcPr>
          <w:p w14:paraId="58D531D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212" w:type="pct"/>
            <w:vAlign w:val="center"/>
          </w:tcPr>
          <w:p w14:paraId="58D531D1" w14:textId="532E585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S</w:t>
            </w:r>
            <w:r w:rsidRPr="00C301D7">
              <w:rPr>
                <w:rFonts w:asciiTheme="minorHAnsi" w:hAnsiTheme="minorHAnsi"/>
                <w:sz w:val="18"/>
                <w:szCs w:val="18"/>
              </w:rPr>
              <w:t xml:space="preserve">erial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D2" w14:textId="468A6EFF"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D7" w14:textId="77777777" w:rsidTr="00F76A4F">
        <w:trPr>
          <w:cantSplit/>
          <w:trHeight w:val="360"/>
        </w:trPr>
        <w:tc>
          <w:tcPr>
            <w:tcW w:w="288" w:type="pct"/>
            <w:vAlign w:val="center"/>
          </w:tcPr>
          <w:p w14:paraId="58D531D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212" w:type="pct"/>
            <w:vAlign w:val="center"/>
          </w:tcPr>
          <w:p w14:paraId="58D531D5" w14:textId="3400878E"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500" w:type="pct"/>
          </w:tcPr>
          <w:p w14:paraId="58D531D6" w14:textId="47D11264" w:rsidR="009D67F4" w:rsidRPr="00C301D7" w:rsidRDefault="009D67F4" w:rsidP="003F6B16">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“R-22” or “R-410a”</w:t>
            </w:r>
            <w:r w:rsidR="00C14DA4">
              <w:rPr>
                <w:rFonts w:asciiTheme="minorHAnsi" w:hAnsiTheme="minorHAnsi"/>
                <w:sz w:val="18"/>
                <w:szCs w:val="18"/>
              </w:rPr>
              <w:t>, or "other"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B" w14:textId="77777777">
        <w:trPr>
          <w:cantSplit/>
          <w:trHeight w:val="360"/>
        </w:trPr>
        <w:tc>
          <w:tcPr>
            <w:tcW w:w="288" w:type="pct"/>
            <w:vAlign w:val="center"/>
          </w:tcPr>
          <w:p w14:paraId="58D531D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212" w:type="pct"/>
            <w:vAlign w:val="center"/>
          </w:tcPr>
          <w:p w14:paraId="58D531D9" w14:textId="135D2D0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500" w:type="pct"/>
          </w:tcPr>
          <w:p w14:paraId="58D531DA" w14:textId="5EAFEEC5" w:rsidR="009D67F4" w:rsidRPr="00C301D7" w:rsidRDefault="00C14DA4" w:rsidP="003F6B16">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E36575" w:rsidRPr="00C301D7" w14:paraId="5E6D66D8" w14:textId="77777777">
        <w:trPr>
          <w:cantSplit/>
          <w:trHeight w:val="360"/>
        </w:trPr>
        <w:tc>
          <w:tcPr>
            <w:tcW w:w="288" w:type="pct"/>
            <w:vAlign w:val="center"/>
          </w:tcPr>
          <w:p w14:paraId="37FA0351" w14:textId="260F6481" w:rsidR="00E36575"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0D5DFDF1" w14:textId="7895223B" w:rsidR="00E36575"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69E3ACE9" w14:textId="3ABB536E" w:rsidR="00E36575" w:rsidRPr="00C301D7" w:rsidRDefault="00E36575" w:rsidP="009311FE">
            <w:pPr>
              <w:spacing w:after="60"/>
              <w:rPr>
                <w:rFonts w:asciiTheme="minorHAnsi" w:hAnsiTheme="minorHAnsi"/>
                <w:sz w:val="18"/>
                <w:szCs w:val="18"/>
              </w:rPr>
            </w:pPr>
            <w:r>
              <w:rPr>
                <w:rFonts w:asciiTheme="minorHAnsi" w:hAnsiTheme="minorHAnsi"/>
                <w:sz w:val="18"/>
                <w:szCs w:val="18"/>
              </w:rPr>
              <w:t xml:space="preserve">&lt;&lt;auto filled text: referenced from </w:t>
            </w:r>
            <w:r w:rsidR="000621B5">
              <w:rPr>
                <w:rFonts w:asciiTheme="minorHAnsi" w:hAnsiTheme="minorHAnsi"/>
                <w:sz w:val="18"/>
                <w:szCs w:val="18"/>
              </w:rPr>
              <w:t>LMCI</w:t>
            </w:r>
            <w:r>
              <w:rPr>
                <w:rFonts w:asciiTheme="minorHAnsi" w:hAnsiTheme="minorHAnsi"/>
                <w:sz w:val="18"/>
                <w:szCs w:val="18"/>
              </w:rPr>
              <w:t xml:space="preserve">.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C301D7" w14:paraId="58D531DF" w14:textId="77777777">
        <w:trPr>
          <w:cantSplit/>
          <w:trHeight w:val="360"/>
        </w:trPr>
        <w:tc>
          <w:tcPr>
            <w:tcW w:w="288" w:type="pct"/>
            <w:vAlign w:val="center"/>
          </w:tcPr>
          <w:p w14:paraId="58D531DC" w14:textId="2D4E7AAC"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8D531DD" w14:textId="0C4F3696" w:rsidR="009D67F4" w:rsidRPr="00C301D7" w:rsidRDefault="005D49C8"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C301D7">
              <w:rPr>
                <w:rFonts w:asciiTheme="minorHAnsi" w:hAnsiTheme="minorHAnsi"/>
                <w:sz w:val="18"/>
                <w:szCs w:val="18"/>
              </w:rPr>
              <w:t>Type</w:t>
            </w:r>
          </w:p>
        </w:tc>
        <w:tc>
          <w:tcPr>
            <w:tcW w:w="2500" w:type="pct"/>
          </w:tcPr>
          <w:p w14:paraId="58D531DE" w14:textId="3F7C7947" w:rsidR="009D67F4" w:rsidRPr="00C301D7" w:rsidRDefault="009D67F4" w:rsidP="009311FE">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“New”, “Replacement”, or “Alteration”</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r w:rsidRPr="00C301D7">
              <w:rPr>
                <w:rFonts w:asciiTheme="minorHAnsi" w:hAnsiTheme="minorHAnsi"/>
                <w:sz w:val="18"/>
                <w:szCs w:val="18"/>
              </w:rPr>
              <w:t xml:space="preserve"> </w:t>
            </w:r>
          </w:p>
        </w:tc>
      </w:tr>
      <w:tr w:rsidR="009D67F4" w:rsidRPr="00C301D7" w14:paraId="58D531E3" w14:textId="77777777">
        <w:trPr>
          <w:cantSplit/>
          <w:trHeight w:val="360"/>
        </w:trPr>
        <w:tc>
          <w:tcPr>
            <w:tcW w:w="288" w:type="pct"/>
            <w:vAlign w:val="center"/>
          </w:tcPr>
          <w:p w14:paraId="58D531E0" w14:textId="36C4E822"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10DD0CB4" w14:textId="4B0B1F47" w:rsidR="00856A4A" w:rsidRDefault="00157956"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C301D7">
              <w:rPr>
                <w:rFonts w:asciiTheme="minorHAnsi" w:hAnsiTheme="minorHAnsi"/>
                <w:sz w:val="18"/>
                <w:szCs w:val="18"/>
              </w:rPr>
              <w:t xml:space="preserve"> (</w:t>
            </w:r>
            <w:r>
              <w:rPr>
                <w:rFonts w:asciiTheme="minorHAnsi" w:hAnsiTheme="minorHAnsi"/>
                <w:sz w:val="18"/>
                <w:szCs w:val="18"/>
              </w:rPr>
              <w:t>FID</w:t>
            </w:r>
            <w:r w:rsidR="009D67F4" w:rsidRPr="00C301D7">
              <w:rPr>
                <w:rFonts w:asciiTheme="minorHAnsi" w:hAnsiTheme="minorHAnsi"/>
                <w:sz w:val="18"/>
                <w:szCs w:val="18"/>
              </w:rPr>
              <w:t>) Status</w:t>
            </w:r>
          </w:p>
          <w:p w14:paraId="58D531E1" w14:textId="04BBB493" w:rsidR="009D67F4" w:rsidRPr="00C301D7" w:rsidRDefault="009D67F4" w:rsidP="0054347E">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500" w:type="pct"/>
          </w:tcPr>
          <w:p w14:paraId="58D531E2" w14:textId="25457C3A" w:rsidR="009D67F4" w:rsidRPr="00C301D7" w:rsidRDefault="009D67F4" w:rsidP="00960443">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w:t>
            </w:r>
            <w:r w:rsidRPr="00C301D7">
              <w:rPr>
                <w:rFonts w:asciiTheme="minorHAnsi" w:hAnsiTheme="minorHAnsi"/>
                <w:sz w:val="18"/>
                <w:szCs w:val="18"/>
                <w:u w:val="single"/>
              </w:rPr>
              <w:t xml:space="preserve">This system has a factory installed </w:t>
            </w:r>
            <w:r w:rsidR="00157956">
              <w:rPr>
                <w:rFonts w:asciiTheme="minorHAnsi" w:hAnsiTheme="minorHAnsi"/>
                <w:sz w:val="18"/>
                <w:szCs w:val="18"/>
                <w:u w:val="single"/>
              </w:rPr>
              <w:t>FID</w:t>
            </w:r>
            <w:proofErr w:type="gramStart"/>
            <w:r w:rsidRPr="00C301D7">
              <w:rPr>
                <w:rFonts w:asciiTheme="minorHAnsi" w:hAnsiTheme="minorHAnsi"/>
                <w:sz w:val="18"/>
                <w:szCs w:val="18"/>
                <w:u w:val="single"/>
              </w:rPr>
              <w:t>”</w:t>
            </w:r>
            <w:r w:rsidRPr="00C301D7">
              <w:rPr>
                <w:rFonts w:asciiTheme="minorHAnsi" w:hAnsiTheme="minorHAnsi"/>
                <w:sz w:val="18"/>
                <w:szCs w:val="18"/>
              </w:rPr>
              <w:t>;  or</w:t>
            </w:r>
            <w:proofErr w:type="gramEnd"/>
            <w:r w:rsidRPr="00C301D7">
              <w:rPr>
                <w:rFonts w:asciiTheme="minorHAnsi" w:hAnsiTheme="minorHAnsi"/>
                <w:sz w:val="18"/>
                <w:szCs w:val="18"/>
                <w:u w:val="single"/>
              </w:rPr>
              <w:t xml:space="preserve"> “This system has a field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does not have a </w:t>
            </w:r>
            <w:r w:rsidR="00157956">
              <w:rPr>
                <w:rFonts w:asciiTheme="minorHAnsi" w:hAnsiTheme="minorHAnsi"/>
                <w:sz w:val="18"/>
                <w:szCs w:val="18"/>
                <w:u w:val="single"/>
              </w:rPr>
              <w:t>FID</w:t>
            </w:r>
            <w:r w:rsidRPr="00C301D7">
              <w:rPr>
                <w:rFonts w:asciiTheme="minorHAnsi" w:hAnsiTheme="minorHAnsi"/>
                <w:sz w:val="18"/>
                <w:szCs w:val="18"/>
                <w:u w:val="single"/>
              </w:rPr>
              <w:t xml:space="preserve"> device installed</w:t>
            </w:r>
            <w:r w:rsidRPr="00C301D7">
              <w:rPr>
                <w:rFonts w:asciiTheme="minorHAnsi" w:hAnsiTheme="minorHAnsi"/>
                <w:sz w:val="18"/>
                <w:szCs w:val="18"/>
              </w:rPr>
              <w:t>”</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7" w14:textId="77777777">
        <w:trPr>
          <w:cantSplit/>
          <w:trHeight w:val="360"/>
        </w:trPr>
        <w:tc>
          <w:tcPr>
            <w:tcW w:w="288" w:type="pct"/>
            <w:vAlign w:val="center"/>
          </w:tcPr>
          <w:p w14:paraId="58D531E4" w14:textId="72364E8B"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8D531E5" w14:textId="400EFB2F" w:rsidR="009D67F4" w:rsidRPr="00C301D7" w:rsidRDefault="009D67F4" w:rsidP="00EB6A42">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500" w:type="pct"/>
          </w:tcPr>
          <w:p w14:paraId="58D531E6" w14:textId="75BB71F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B" w14:textId="77777777">
        <w:trPr>
          <w:cantSplit/>
          <w:trHeight w:val="360"/>
        </w:trPr>
        <w:tc>
          <w:tcPr>
            <w:tcW w:w="288" w:type="pct"/>
            <w:vAlign w:val="center"/>
          </w:tcPr>
          <w:p w14:paraId="58D531E8" w14:textId="28702F0C"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8D531E9" w14:textId="77777777" w:rsidR="009D67F4" w:rsidRPr="00C301D7" w:rsidRDefault="009D67F4" w:rsidP="00AD18B3">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8D531EA" w14:textId="33101A13"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F" w14:textId="77777777">
        <w:trPr>
          <w:cantSplit/>
          <w:trHeight w:val="360"/>
        </w:trPr>
        <w:tc>
          <w:tcPr>
            <w:tcW w:w="288" w:type="pct"/>
            <w:vAlign w:val="center"/>
          </w:tcPr>
          <w:p w14:paraId="58D531EC" w14:textId="72C99F45"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8D531ED" w14:textId="1D6F09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856A4A">
              <w:rPr>
                <w:rFonts w:asciiTheme="minorHAnsi" w:hAnsiTheme="minorHAnsi"/>
                <w:sz w:val="18"/>
                <w:szCs w:val="18"/>
              </w:rPr>
              <w:t>S</w:t>
            </w:r>
            <w:r w:rsidRPr="00C301D7">
              <w:rPr>
                <w:rFonts w:asciiTheme="minorHAnsi" w:hAnsiTheme="minorHAnsi"/>
                <w:sz w:val="18"/>
                <w:szCs w:val="18"/>
              </w:rPr>
              <w:t>ystem</w:t>
            </w:r>
          </w:p>
        </w:tc>
        <w:tc>
          <w:tcPr>
            <w:tcW w:w="2500" w:type="pct"/>
            <w:vAlign w:val="center"/>
          </w:tcPr>
          <w:p w14:paraId="58D531EE" w14:textId="77777777" w:rsidR="009D67F4" w:rsidRPr="00C301D7" w:rsidRDefault="009D67F4" w:rsidP="003F6B16">
            <w:pPr>
              <w:rPr>
                <w:rFonts w:asciiTheme="minorHAnsi" w:hAnsiTheme="minorHAnsi"/>
                <w:sz w:val="18"/>
                <w:szCs w:val="18"/>
              </w:rPr>
            </w:pPr>
            <w:r w:rsidRPr="00C301D7">
              <w:rPr>
                <w:rFonts w:asciiTheme="minorHAnsi" w:hAnsiTheme="minorHAnsi"/>
                <w:sz w:val="18"/>
                <w:szCs w:val="18"/>
              </w:rPr>
              <w:t>&lt;&lt;user input: date: use validated date format&gt;&gt;</w:t>
            </w:r>
          </w:p>
        </w:tc>
      </w:tr>
      <w:tr w:rsidR="009D67F4" w:rsidRPr="00C301D7" w14:paraId="58D531F9" w14:textId="77777777">
        <w:trPr>
          <w:cantSplit/>
          <w:trHeight w:val="360"/>
        </w:trPr>
        <w:tc>
          <w:tcPr>
            <w:tcW w:w="288" w:type="pct"/>
            <w:vAlign w:val="center"/>
          </w:tcPr>
          <w:p w14:paraId="58D531F0" w14:textId="3BF017F2"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8D531F1" w14:textId="47CCA30F"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856A4A">
              <w:rPr>
                <w:rFonts w:asciiTheme="minorHAnsi" w:hAnsiTheme="minorHAnsi"/>
                <w:sz w:val="18"/>
                <w:szCs w:val="18"/>
              </w:rPr>
              <w:t>C</w:t>
            </w:r>
            <w:r w:rsidRPr="00C301D7">
              <w:rPr>
                <w:rFonts w:asciiTheme="minorHAnsi" w:hAnsiTheme="minorHAnsi"/>
                <w:sz w:val="18"/>
                <w:szCs w:val="18"/>
              </w:rPr>
              <w:t xml:space="preserve">harge </w:t>
            </w:r>
            <w:r w:rsidR="00856A4A">
              <w:rPr>
                <w:rFonts w:asciiTheme="minorHAnsi" w:hAnsiTheme="minorHAnsi"/>
                <w:sz w:val="18"/>
                <w:szCs w:val="18"/>
              </w:rPr>
              <w:t>V</w:t>
            </w:r>
            <w:r w:rsidRPr="00C301D7">
              <w:rPr>
                <w:rFonts w:asciiTheme="minorHAnsi" w:hAnsiTheme="minorHAnsi"/>
                <w:sz w:val="18"/>
                <w:szCs w:val="18"/>
              </w:rPr>
              <w:t xml:space="preserve">erification </w:t>
            </w:r>
            <w:r w:rsidR="00856A4A">
              <w:rPr>
                <w:rFonts w:asciiTheme="minorHAnsi" w:hAnsiTheme="minorHAnsi"/>
                <w:sz w:val="18"/>
                <w:szCs w:val="18"/>
              </w:rPr>
              <w:t>M</w:t>
            </w:r>
            <w:r w:rsidRPr="00C301D7">
              <w:rPr>
                <w:rFonts w:asciiTheme="minorHAnsi" w:hAnsiTheme="minorHAnsi"/>
                <w:sz w:val="18"/>
                <w:szCs w:val="18"/>
              </w:rPr>
              <w:t xml:space="preserve">ethod </w:t>
            </w:r>
            <w:r w:rsidR="00856A4A">
              <w:rPr>
                <w:rFonts w:asciiTheme="minorHAnsi" w:hAnsiTheme="minorHAnsi"/>
                <w:sz w:val="18"/>
                <w:szCs w:val="18"/>
              </w:rPr>
              <w:t>U</w:t>
            </w:r>
            <w:r w:rsidRPr="00C301D7">
              <w:rPr>
                <w:rFonts w:asciiTheme="minorHAnsi" w:hAnsiTheme="minorHAnsi"/>
                <w:sz w:val="18"/>
                <w:szCs w:val="18"/>
              </w:rPr>
              <w:t xml:space="preserve">sed by </w:t>
            </w:r>
            <w:r w:rsidR="00856A4A">
              <w:rPr>
                <w:rFonts w:asciiTheme="minorHAnsi" w:hAnsiTheme="minorHAnsi"/>
                <w:sz w:val="18"/>
                <w:szCs w:val="18"/>
              </w:rPr>
              <w:t>I</w:t>
            </w:r>
            <w:r w:rsidRPr="00C301D7">
              <w:rPr>
                <w:rFonts w:asciiTheme="minorHAnsi" w:hAnsiTheme="minorHAnsi"/>
                <w:sz w:val="18"/>
                <w:szCs w:val="18"/>
              </w:rPr>
              <w:t>nstaller</w:t>
            </w:r>
          </w:p>
        </w:tc>
        <w:tc>
          <w:tcPr>
            <w:tcW w:w="2500" w:type="pct"/>
          </w:tcPr>
          <w:p w14:paraId="58D531F2" w14:textId="0BC522CC" w:rsidR="009D67F4" w:rsidRPr="00C301D7" w:rsidRDefault="009D67F4" w:rsidP="00D158F3">
            <w:pPr>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xml:space="preserve">. Possible entries are: </w:t>
            </w:r>
          </w:p>
          <w:p w14:paraId="58D531F3"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Superheat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4"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Subcooling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5" w14:textId="77ECFCC3" w:rsidR="009D67F4"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Weigh-in</w:t>
            </w:r>
            <w:r w:rsidR="00590D10">
              <w:rPr>
                <w:rFonts w:asciiTheme="minorHAnsi" w:hAnsiTheme="minorHAnsi"/>
                <w:sz w:val="18"/>
                <w:szCs w:val="18"/>
                <w:u w:val="single"/>
              </w:rPr>
              <w:t xml:space="preserve"> with Installer independent</w:t>
            </w:r>
            <w:r w:rsidRPr="00C301D7">
              <w:rPr>
                <w:rFonts w:asciiTheme="minorHAnsi" w:hAnsiTheme="minorHAnsi"/>
                <w:sz w:val="18"/>
                <w:szCs w:val="18"/>
              </w:rPr>
              <w:t>; or</w:t>
            </w:r>
          </w:p>
          <w:p w14:paraId="59A9B1A2" w14:textId="3B913FD4" w:rsidR="00590D10" w:rsidRPr="00C301D7" w:rsidRDefault="00590D10"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Weigh</w:t>
            </w:r>
            <w:r w:rsidRPr="00590D10">
              <w:rPr>
                <w:rFonts w:asciiTheme="minorHAnsi" w:hAnsiTheme="minorHAnsi"/>
                <w:sz w:val="18"/>
                <w:szCs w:val="18"/>
                <w:u w:val="single"/>
              </w:rPr>
              <w:t>-</w:t>
            </w:r>
            <w:r>
              <w:rPr>
                <w:rFonts w:asciiTheme="minorHAnsi" w:hAnsiTheme="minorHAnsi"/>
                <w:sz w:val="18"/>
                <w:szCs w:val="18"/>
              </w:rPr>
              <w:t>in with HERS Rater observation; or</w:t>
            </w:r>
          </w:p>
          <w:p w14:paraId="58D531F7"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New Package Unit Factory Charge </w:t>
            </w:r>
            <w:r w:rsidRPr="00C301D7">
              <w:rPr>
                <w:rFonts w:asciiTheme="minorHAnsi" w:hAnsiTheme="minorHAnsi"/>
                <w:sz w:val="18"/>
                <w:szCs w:val="18"/>
              </w:rPr>
              <w:t>&gt;&gt;</w:t>
            </w:r>
          </w:p>
          <w:p w14:paraId="58D531F8" w14:textId="77777777" w:rsidR="009D67F4" w:rsidRPr="00C301D7" w:rsidRDefault="009D67F4">
            <w:pPr>
              <w:ind w:left="360"/>
              <w:rPr>
                <w:rFonts w:asciiTheme="minorHAnsi" w:hAnsiTheme="minorHAnsi"/>
                <w:sz w:val="18"/>
                <w:szCs w:val="18"/>
              </w:rPr>
            </w:pPr>
          </w:p>
        </w:tc>
      </w:tr>
      <w:tr w:rsidR="009D67F4" w:rsidRPr="001B751A" w14:paraId="58D531FD" w14:textId="77777777">
        <w:trPr>
          <w:cantSplit/>
          <w:trHeight w:val="953"/>
        </w:trPr>
        <w:tc>
          <w:tcPr>
            <w:tcW w:w="288" w:type="pct"/>
            <w:vAlign w:val="center"/>
          </w:tcPr>
          <w:p w14:paraId="58D531FA" w14:textId="04D37EC0" w:rsidR="009D67F4" w:rsidRPr="001B751A" w:rsidRDefault="00E36575"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8D531FB" w14:textId="10984055" w:rsidR="009D67F4" w:rsidRPr="001B751A" w:rsidRDefault="00EC0116"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856A4A">
              <w:rPr>
                <w:rFonts w:asciiTheme="minorHAnsi" w:hAnsiTheme="minorHAnsi"/>
                <w:sz w:val="18"/>
                <w:szCs w:val="18"/>
              </w:rPr>
              <w:t>W</w:t>
            </w:r>
            <w:r>
              <w:rPr>
                <w:rFonts w:asciiTheme="minorHAnsi" w:hAnsiTheme="minorHAnsi"/>
                <w:sz w:val="18"/>
                <w:szCs w:val="18"/>
              </w:rPr>
              <w:t xml:space="preserve">ho </w:t>
            </w:r>
            <w:r w:rsidR="00856A4A">
              <w:rPr>
                <w:rFonts w:asciiTheme="minorHAnsi" w:hAnsiTheme="minorHAnsi"/>
                <w:sz w:val="18"/>
                <w:szCs w:val="18"/>
              </w:rPr>
              <w:t>P</w:t>
            </w:r>
            <w:r>
              <w:rPr>
                <w:rFonts w:asciiTheme="minorHAnsi" w:hAnsiTheme="minorHAnsi"/>
                <w:sz w:val="18"/>
                <w:szCs w:val="18"/>
              </w:rPr>
              <w:t xml:space="preserve">erformed the Refrigerant Charge Verification </w:t>
            </w:r>
            <w:r w:rsidR="00856A4A">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8D531FC" w14:textId="24D4A20F" w:rsidR="009D67F4" w:rsidRPr="001B751A" w:rsidRDefault="00EC0116">
            <w:pPr>
              <w:rPr>
                <w:rFonts w:asciiTheme="minorHAnsi" w:hAnsiTheme="minorHAnsi"/>
                <w:sz w:val="18"/>
                <w:szCs w:val="18"/>
              </w:rPr>
            </w:pPr>
            <w:r>
              <w:rPr>
                <w:rFonts w:asciiTheme="minorHAnsi" w:hAnsiTheme="minorHAnsi"/>
                <w:sz w:val="18"/>
                <w:szCs w:val="18"/>
              </w:rPr>
              <w:t xml:space="preserve">&lt;&lt;auto filled text: referenced from </w:t>
            </w:r>
            <w:r w:rsidR="000621B5">
              <w:rPr>
                <w:rFonts w:asciiTheme="minorHAnsi" w:hAnsiTheme="minorHAnsi"/>
                <w:sz w:val="18"/>
                <w:szCs w:val="18"/>
              </w:rPr>
              <w:t>LMCI</w:t>
            </w:r>
            <w:r>
              <w:rPr>
                <w:rFonts w:asciiTheme="minorHAnsi" w:hAnsiTheme="minorHAnsi"/>
                <w:sz w:val="18"/>
                <w:szCs w:val="18"/>
              </w:rPr>
              <w:t>.  Possible entries: HVAC System Installer or HERS Rater.&gt;&gt;</w:t>
            </w:r>
          </w:p>
        </w:tc>
      </w:tr>
      <w:tr w:rsidR="009D67F4" w:rsidRPr="001B751A" w14:paraId="58D53203" w14:textId="77777777">
        <w:trPr>
          <w:cantSplit/>
          <w:trHeight w:val="953"/>
        </w:trPr>
        <w:tc>
          <w:tcPr>
            <w:tcW w:w="288" w:type="pct"/>
            <w:vAlign w:val="center"/>
          </w:tcPr>
          <w:p w14:paraId="58D531FE" w14:textId="40B24B70"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8D531FF" w14:textId="3BE8B41A" w:rsidR="009D67F4" w:rsidRPr="001B751A" w:rsidRDefault="00EC0116"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8D53200" w14:textId="0C59EAE6" w:rsidR="009D67F4" w:rsidRPr="001B751A" w:rsidRDefault="00EC0116" w:rsidP="00B306F6">
            <w:pPr>
              <w:rPr>
                <w:rFonts w:asciiTheme="minorHAnsi" w:hAnsiTheme="minorHAnsi"/>
                <w:sz w:val="18"/>
                <w:szCs w:val="18"/>
              </w:rPr>
            </w:pPr>
            <w:r>
              <w:rPr>
                <w:rFonts w:asciiTheme="minorHAnsi" w:hAnsiTheme="minorHAnsi"/>
                <w:sz w:val="18"/>
                <w:szCs w:val="18"/>
              </w:rPr>
              <w:t xml:space="preserve">&lt;&lt;auto filled text: referenced from </w:t>
            </w:r>
            <w:r w:rsidR="000621B5">
              <w:rPr>
                <w:rFonts w:asciiTheme="minorHAnsi" w:hAnsiTheme="minorHAnsi"/>
                <w:sz w:val="18"/>
                <w:szCs w:val="18"/>
              </w:rPr>
              <w:t>LMCI</w:t>
            </w:r>
            <w:r>
              <w:rPr>
                <w:rFonts w:asciiTheme="minorHAnsi" w:hAnsiTheme="minorHAnsi"/>
                <w:sz w:val="18"/>
                <w:szCs w:val="18"/>
              </w:rPr>
              <w:t xml:space="preserve">.  Possible entries: </w:t>
            </w:r>
          </w:p>
          <w:p w14:paraId="58D53201" w14:textId="77777777" w:rsidR="009D67F4" w:rsidRPr="001B751A" w:rsidRDefault="00EC0116">
            <w:pPr>
              <w:ind w:left="720"/>
              <w:rPr>
                <w:rFonts w:asciiTheme="minorHAnsi" w:hAnsiTheme="minorHAnsi"/>
                <w:sz w:val="18"/>
                <w:szCs w:val="18"/>
              </w:rPr>
            </w:pPr>
            <w:r>
              <w:rPr>
                <w:rFonts w:asciiTheme="minorHAnsi" w:hAnsiTheme="minorHAnsi"/>
                <w:sz w:val="18"/>
                <w:szCs w:val="18"/>
              </w:rPr>
              <w:t>"System does not qualify for Group Sampling"; or</w:t>
            </w:r>
          </w:p>
          <w:p w14:paraId="58D53202" w14:textId="77777777" w:rsidR="009D67F4" w:rsidRPr="001B751A" w:rsidRDefault="00EC0116" w:rsidP="005D49C8">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w:t>
            </w:r>
          </w:p>
        </w:tc>
      </w:tr>
      <w:tr w:rsidR="009D67F4" w:rsidRPr="001B751A" w14:paraId="58D5321F" w14:textId="77777777">
        <w:trPr>
          <w:cantSplit/>
          <w:trHeight w:val="953"/>
        </w:trPr>
        <w:tc>
          <w:tcPr>
            <w:tcW w:w="288" w:type="pct"/>
            <w:vAlign w:val="center"/>
          </w:tcPr>
          <w:p w14:paraId="58D53204" w14:textId="77777777" w:rsidR="009D67F4" w:rsidRPr="001B751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05" w14:textId="77777777" w:rsidR="009D67F4" w:rsidRPr="001B751A" w:rsidRDefault="00EC0116"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8D53206" w14:textId="4972D8C9"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“Superheat”, then list =</w:t>
            </w:r>
          </w:p>
          <w:p w14:paraId="58D53207" w14:textId="77777777" w:rsidR="009D67F4" w:rsidRPr="001B751A" w:rsidRDefault="00EC0116"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8D53208"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9" w14:textId="4E4A884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“Subcool</w:t>
            </w:r>
            <w:r w:rsidR="00590D10">
              <w:rPr>
                <w:rFonts w:asciiTheme="minorHAnsi" w:hAnsiTheme="minorHAnsi" w:cs="Helvetica"/>
                <w:sz w:val="18"/>
                <w:szCs w:val="18"/>
              </w:rPr>
              <w:t>ing</w:t>
            </w:r>
            <w:r>
              <w:rPr>
                <w:rFonts w:asciiTheme="minorHAnsi" w:hAnsiTheme="minorHAnsi" w:cs="Helvetica"/>
                <w:sz w:val="18"/>
                <w:szCs w:val="18"/>
              </w:rPr>
              <w:t>”, then list =</w:t>
            </w:r>
          </w:p>
          <w:p w14:paraId="58D5320A" w14:textId="1C5BB51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0C" w14:textId="11758376"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8D5320D" w14:textId="053FC36D"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“Weigh-In</w:t>
            </w:r>
            <w:r w:rsidR="00590D10">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8D5320E"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8D53210" w14:textId="692D34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12" w14:textId="1C9150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6B47CDE9" w14:textId="110818CA" w:rsidR="00590D10" w:rsidRDefault="00590D10"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7EABB0DB" w14:textId="4C58D59C" w:rsidR="00590D10" w:rsidRDefault="00590D10" w:rsidP="00590D10">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3CB3632C" w14:textId="77777777" w:rsidR="00590D10" w:rsidRDefault="00590D10" w:rsidP="009D67F4">
            <w:pPr>
              <w:widowControl w:val="0"/>
              <w:autoSpaceDE w:val="0"/>
              <w:autoSpaceDN w:val="0"/>
              <w:adjustRightInd w:val="0"/>
              <w:rPr>
                <w:rFonts w:asciiTheme="minorHAnsi" w:hAnsiTheme="minorHAnsi" w:cs="Helvetica"/>
                <w:sz w:val="18"/>
                <w:szCs w:val="18"/>
              </w:rPr>
            </w:pPr>
          </w:p>
          <w:p w14:paraId="58D53213" w14:textId="2E86AAF4"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“factory installed </w:t>
            </w:r>
            <w:r w:rsidR="00157956">
              <w:rPr>
                <w:rFonts w:asciiTheme="minorHAnsi" w:hAnsiTheme="minorHAnsi" w:cs="Helvetica"/>
                <w:sz w:val="18"/>
                <w:szCs w:val="18"/>
              </w:rPr>
              <w:t>FID</w:t>
            </w:r>
            <w:r>
              <w:rPr>
                <w:rFonts w:asciiTheme="minorHAnsi" w:hAnsiTheme="minorHAnsi" w:cs="Helvetica"/>
                <w:sz w:val="18"/>
                <w:szCs w:val="18"/>
              </w:rPr>
              <w:t xml:space="preserve">” or “field installed </w:t>
            </w:r>
            <w:r w:rsidR="00157956">
              <w:rPr>
                <w:rFonts w:asciiTheme="minorHAnsi" w:hAnsiTheme="minorHAnsi" w:cs="Helvetica"/>
                <w:sz w:val="18"/>
                <w:szCs w:val="18"/>
              </w:rPr>
              <w:t>FID</w:t>
            </w:r>
            <w:r>
              <w:rPr>
                <w:rFonts w:asciiTheme="minorHAnsi" w:hAnsiTheme="minorHAnsi" w:cs="Helvetica"/>
                <w:sz w:val="18"/>
                <w:szCs w:val="18"/>
              </w:rPr>
              <w:t>”, then list =</w:t>
            </w:r>
          </w:p>
          <w:p w14:paraId="58D53214" w14:textId="7F5913C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157956">
              <w:rPr>
                <w:rFonts w:asciiTheme="minorHAnsi" w:hAnsiTheme="minorHAnsi" w:cs="Helvetica"/>
                <w:sz w:val="18"/>
                <w:szCs w:val="18"/>
              </w:rPr>
              <w:t>FID</w:t>
            </w:r>
            <w:r>
              <w:rPr>
                <w:rFonts w:asciiTheme="minorHAnsi" w:hAnsiTheme="minorHAnsi" w:cs="Helvetica"/>
                <w:sz w:val="18"/>
                <w:szCs w:val="18"/>
              </w:rPr>
              <w:t xml:space="preserve"> Verification</w:t>
            </w:r>
          </w:p>
          <w:p w14:paraId="58D53215"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C" w14:textId="2879E039" w:rsidR="009D67F4" w:rsidRPr="001B751A" w:rsidRDefault="00EC0116" w:rsidP="00590D10">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A15</w:t>
            </w:r>
            <w:r>
              <w:rPr>
                <w:rFonts w:asciiTheme="minorHAnsi" w:hAnsiTheme="minorHAnsi" w:cs="Helvetica"/>
                <w:sz w:val="18"/>
                <w:szCs w:val="18"/>
              </w:rPr>
              <w:t xml:space="preserve"> = “New Package Unit Factory Charge”, then </w:t>
            </w:r>
            <w:r w:rsidR="00590D10">
              <w:rPr>
                <w:rFonts w:asciiTheme="minorHAnsi" w:hAnsiTheme="minorHAnsi" w:cs="Helvetica"/>
                <w:sz w:val="18"/>
                <w:szCs w:val="18"/>
              </w:rPr>
              <w:t xml:space="preserve">do not proceed. A </w:t>
            </w:r>
            <w:r w:rsidR="000621B5">
              <w:rPr>
                <w:rFonts w:asciiTheme="minorHAnsi" w:hAnsiTheme="minorHAnsi" w:cs="Helvetica"/>
                <w:sz w:val="18"/>
                <w:szCs w:val="18"/>
              </w:rPr>
              <w:t>LMCV</w:t>
            </w:r>
            <w:r w:rsidR="00590D10">
              <w:rPr>
                <w:rFonts w:asciiTheme="minorHAnsi" w:hAnsiTheme="minorHAnsi" w:cs="Helvetica"/>
                <w:sz w:val="18"/>
                <w:szCs w:val="18"/>
              </w:rPr>
              <w:t xml:space="preserve">-MCH-25 is not required when a </w:t>
            </w:r>
            <w:r w:rsidR="000621B5">
              <w:rPr>
                <w:rFonts w:asciiTheme="minorHAnsi" w:hAnsiTheme="minorHAnsi" w:cs="Helvetica"/>
                <w:sz w:val="18"/>
                <w:szCs w:val="18"/>
              </w:rPr>
              <w:t>LMCI</w:t>
            </w:r>
            <w:r w:rsidR="00590D10">
              <w:rPr>
                <w:rFonts w:asciiTheme="minorHAnsi" w:hAnsiTheme="minorHAnsi" w:cs="Helvetica"/>
                <w:sz w:val="18"/>
                <w:szCs w:val="18"/>
              </w:rPr>
              <w:t>-MCH-25f is used.</w:t>
            </w:r>
          </w:p>
          <w:p w14:paraId="58D5321D" w14:textId="06D39D4A"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A12</w:t>
            </w:r>
            <w:r>
              <w:rPr>
                <w:rFonts w:asciiTheme="minorHAnsi" w:hAnsiTheme="minorHAnsi" w:cs="Helvetica"/>
                <w:sz w:val="18"/>
                <w:szCs w:val="18"/>
              </w:rPr>
              <w:t xml:space="preserve"> = “No”, or </w:t>
            </w:r>
            <w:r w:rsidR="001051E1">
              <w:rPr>
                <w:rFonts w:asciiTheme="minorHAnsi" w:hAnsiTheme="minorHAnsi" w:cs="Helvetica"/>
                <w:sz w:val="18"/>
                <w:szCs w:val="18"/>
              </w:rPr>
              <w:t>A13</w:t>
            </w:r>
            <w:r>
              <w:rPr>
                <w:rFonts w:asciiTheme="minorHAnsi" w:hAnsiTheme="minorHAnsi" w:cs="Helvetica"/>
                <w:sz w:val="18"/>
                <w:szCs w:val="18"/>
              </w:rPr>
              <w:t xml:space="preserve"> = “No”, then list =</w:t>
            </w:r>
          </w:p>
          <w:p w14:paraId="58D5321E" w14:textId="77777777" w:rsidR="009D67F4" w:rsidRPr="001B751A" w:rsidRDefault="00EC0116">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1B751A" w14:paraId="58D53224" w14:textId="77777777">
        <w:trPr>
          <w:cantSplit/>
          <w:trHeight w:val="953"/>
        </w:trPr>
        <w:tc>
          <w:tcPr>
            <w:tcW w:w="288" w:type="pct"/>
            <w:vAlign w:val="center"/>
          </w:tcPr>
          <w:p w14:paraId="58D53220" w14:textId="1BACB999"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8D53221" w14:textId="69521E43" w:rsidR="009D67F4" w:rsidRPr="001B751A" w:rsidRDefault="00EC0116" w:rsidP="00F76A4F">
            <w:pPr>
              <w:rPr>
                <w:rFonts w:asciiTheme="minorHAnsi" w:hAnsiTheme="minorHAnsi"/>
                <w:sz w:val="18"/>
                <w:szCs w:val="18"/>
              </w:rPr>
            </w:pPr>
            <w:r>
              <w:rPr>
                <w:rFonts w:asciiTheme="minorHAnsi" w:hAnsiTheme="minorHAnsi"/>
                <w:sz w:val="18"/>
                <w:szCs w:val="18"/>
              </w:rPr>
              <w:t xml:space="preserve">Refrigerant </w:t>
            </w:r>
            <w:r w:rsidR="00856A4A">
              <w:rPr>
                <w:rFonts w:asciiTheme="minorHAnsi" w:hAnsiTheme="minorHAnsi"/>
                <w:sz w:val="18"/>
                <w:szCs w:val="18"/>
              </w:rPr>
              <w:t>C</w:t>
            </w:r>
            <w:r>
              <w:rPr>
                <w:rFonts w:asciiTheme="minorHAnsi" w:hAnsiTheme="minorHAnsi"/>
                <w:sz w:val="18"/>
                <w:szCs w:val="18"/>
              </w:rPr>
              <w:t xml:space="preserve">harge </w:t>
            </w:r>
            <w:r w:rsidR="00856A4A">
              <w:rPr>
                <w:rFonts w:asciiTheme="minorHAnsi" w:hAnsiTheme="minorHAnsi"/>
                <w:sz w:val="18"/>
                <w:szCs w:val="18"/>
              </w:rPr>
              <w:t>V</w:t>
            </w:r>
            <w:r>
              <w:rPr>
                <w:rFonts w:asciiTheme="minorHAnsi" w:hAnsiTheme="minorHAnsi"/>
                <w:sz w:val="18"/>
                <w:szCs w:val="18"/>
              </w:rPr>
              <w:t xml:space="preserve">erification </w:t>
            </w:r>
            <w:r w:rsidR="00856A4A">
              <w:rPr>
                <w:rFonts w:asciiTheme="minorHAnsi" w:hAnsiTheme="minorHAnsi"/>
                <w:sz w:val="18"/>
                <w:szCs w:val="18"/>
              </w:rPr>
              <w:t>M</w:t>
            </w:r>
            <w:r>
              <w:rPr>
                <w:rFonts w:asciiTheme="minorHAnsi" w:hAnsiTheme="minorHAnsi"/>
                <w:sz w:val="18"/>
                <w:szCs w:val="18"/>
              </w:rPr>
              <w:t xml:space="preserve">ethod </w:t>
            </w:r>
            <w:r w:rsidR="00856A4A">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8D53222" w14:textId="57CF4818" w:rsidR="009D67F4" w:rsidRPr="001B751A" w:rsidRDefault="00EC0116" w:rsidP="00577FA7">
            <w:pPr>
              <w:spacing w:after="60"/>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one from list generated in previous row&gt;</w:t>
            </w:r>
          </w:p>
          <w:p w14:paraId="58D53223" w14:textId="77777777" w:rsidR="009D67F4" w:rsidRPr="001B751A" w:rsidRDefault="009D67F4">
            <w:pPr>
              <w:spacing w:after="60"/>
              <w:rPr>
                <w:rFonts w:asciiTheme="minorHAnsi" w:hAnsiTheme="minorHAnsi"/>
                <w:sz w:val="18"/>
                <w:szCs w:val="18"/>
              </w:rPr>
            </w:pPr>
          </w:p>
        </w:tc>
      </w:tr>
      <w:tr w:rsidR="009D67F4" w:rsidRPr="001B751A" w14:paraId="58D53239" w14:textId="77777777">
        <w:trPr>
          <w:cantSplit/>
          <w:trHeight w:val="953"/>
        </w:trPr>
        <w:tc>
          <w:tcPr>
            <w:tcW w:w="288" w:type="pct"/>
            <w:vAlign w:val="center"/>
          </w:tcPr>
          <w:p w14:paraId="58D53225" w14:textId="36AA4C7F" w:rsidR="009D67F4" w:rsidRPr="001B751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26" w14:textId="77777777" w:rsidR="009D67F4" w:rsidRPr="001B751A" w:rsidRDefault="00EC0116"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8D53227" w14:textId="77777777" w:rsidR="009D67F4" w:rsidRPr="001B751A" w:rsidRDefault="00EC0116"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this</w:t>
            </w:r>
            <w:proofErr w:type="gramEnd"/>
            <w:r>
              <w:rPr>
                <w:rFonts w:asciiTheme="minorHAnsi" w:hAnsiTheme="minorHAnsi"/>
                <w:sz w:val="18"/>
                <w:szCs w:val="18"/>
              </w:rPr>
              <w:t xml:space="preserve"> row not visible to user)</w:t>
            </w:r>
          </w:p>
        </w:tc>
        <w:tc>
          <w:tcPr>
            <w:tcW w:w="2500" w:type="pct"/>
            <w:vAlign w:val="center"/>
          </w:tcPr>
          <w:p w14:paraId="58D53228"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&lt;&lt;calculated field:  </w:t>
            </w:r>
          </w:p>
          <w:p w14:paraId="58D53229" w14:textId="3E457FED" w:rsidR="009D67F4" w:rsidRPr="001B751A" w:rsidRDefault="00EC0116">
            <w:pPr>
              <w:rPr>
                <w:rFonts w:asciiTheme="minorHAnsi" w:hAnsiTheme="minorHAnsi"/>
                <w:sz w:val="18"/>
                <w:szCs w:val="18"/>
              </w:rPr>
            </w:pPr>
            <w:r>
              <w:rPr>
                <w:rFonts w:asciiTheme="minorHAnsi" w:hAnsiTheme="minorHAnsi"/>
                <w:sz w:val="18"/>
                <w:szCs w:val="18"/>
              </w:rPr>
              <w:t xml:space="preserve">If </w:t>
            </w:r>
            <w:r w:rsidR="001051E1">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8D5322A"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8D5322B" w14:textId="77777777" w:rsidR="009D67F4" w:rsidRPr="001B751A" w:rsidRDefault="009D67F4" w:rsidP="003F6B16">
            <w:pPr>
              <w:rPr>
                <w:rFonts w:asciiTheme="minorHAnsi" w:hAnsiTheme="minorHAnsi"/>
                <w:sz w:val="18"/>
                <w:szCs w:val="18"/>
              </w:rPr>
            </w:pPr>
          </w:p>
          <w:p w14:paraId="58D5322C" w14:textId="0B496E22" w:rsidR="009D67F4" w:rsidRPr="001B751A" w:rsidRDefault="00EC0116" w:rsidP="003F6B16">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2D"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8D5322E" w14:textId="77777777" w:rsidR="009D67F4" w:rsidRPr="001B751A" w:rsidRDefault="009D67F4" w:rsidP="00EB03B7">
            <w:pPr>
              <w:rPr>
                <w:rFonts w:asciiTheme="minorHAnsi" w:hAnsiTheme="minorHAnsi"/>
                <w:sz w:val="18"/>
                <w:szCs w:val="18"/>
              </w:rPr>
            </w:pPr>
          </w:p>
          <w:p w14:paraId="58D5322F" w14:textId="1B12C953" w:rsidR="009D67F4" w:rsidRPr="001B751A" w:rsidRDefault="00EC0116" w:rsidP="00EB03B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30" w14:textId="77777777" w:rsidR="009D67F4" w:rsidRPr="001B751A" w:rsidRDefault="00EC0116"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8D53231" w14:textId="77777777" w:rsidR="009D67F4" w:rsidRPr="001B751A" w:rsidRDefault="009D67F4" w:rsidP="00577FA7">
            <w:pPr>
              <w:rPr>
                <w:rFonts w:asciiTheme="minorHAnsi" w:hAnsiTheme="minorHAnsi"/>
                <w:sz w:val="18"/>
                <w:szCs w:val="18"/>
              </w:rPr>
            </w:pPr>
          </w:p>
          <w:p w14:paraId="58D53234" w14:textId="77777777" w:rsidR="009D67F4" w:rsidRPr="001B751A" w:rsidRDefault="009D67F4" w:rsidP="00577FA7">
            <w:pPr>
              <w:rPr>
                <w:rFonts w:asciiTheme="minorHAnsi" w:hAnsiTheme="minorHAnsi"/>
                <w:sz w:val="18"/>
                <w:szCs w:val="18"/>
              </w:rPr>
            </w:pPr>
          </w:p>
          <w:p w14:paraId="58D53235" w14:textId="0083F906" w:rsidR="009D67F4" w:rsidRPr="001B751A" w:rsidRDefault="00EC0116" w:rsidP="00577FA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157956">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8D53236" w14:textId="61F4F9AC" w:rsidR="009D67F4" w:rsidRPr="001B751A" w:rsidRDefault="00EC0116" w:rsidP="00577FA7">
            <w:pPr>
              <w:rPr>
                <w:rFonts w:asciiTheme="minorHAnsi" w:hAnsiTheme="minorHAnsi"/>
                <w:sz w:val="18"/>
                <w:szCs w:val="18"/>
              </w:rPr>
            </w:pPr>
            <w:r>
              <w:rPr>
                <w:rFonts w:asciiTheme="minorHAnsi" w:hAnsiTheme="minorHAnsi"/>
                <w:sz w:val="18"/>
                <w:szCs w:val="18"/>
              </w:rPr>
              <w:t xml:space="preserve">25d. </w:t>
            </w:r>
            <w:r w:rsidR="00157956">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8D53237" w14:textId="77777777" w:rsidR="009D67F4" w:rsidRPr="001B751A" w:rsidRDefault="009D67F4" w:rsidP="003F6B16">
            <w:pPr>
              <w:rPr>
                <w:rFonts w:asciiTheme="minorHAnsi" w:hAnsiTheme="minorHAnsi"/>
                <w:sz w:val="18"/>
                <w:szCs w:val="18"/>
              </w:rPr>
            </w:pPr>
          </w:p>
          <w:p w14:paraId="58D53238" w14:textId="77777777" w:rsidR="009D67F4" w:rsidRPr="001B751A" w:rsidRDefault="009D67F4">
            <w:pPr>
              <w:rPr>
                <w:rFonts w:asciiTheme="minorHAnsi" w:hAnsiTheme="minorHAnsi"/>
                <w:sz w:val="18"/>
                <w:szCs w:val="18"/>
              </w:rPr>
            </w:pPr>
          </w:p>
        </w:tc>
      </w:tr>
    </w:tbl>
    <w:p w14:paraId="58D5323A" w14:textId="77777777" w:rsidR="00C063EB" w:rsidRPr="001B751A" w:rsidRDefault="00C063EB" w:rsidP="00B7669D">
      <w:pPr>
        <w:keepNext/>
        <w:spacing w:after="60"/>
        <w:rPr>
          <w:rFonts w:asciiTheme="minorHAnsi" w:hAnsiTheme="minorHAnsi"/>
          <w:b/>
          <w:sz w:val="18"/>
          <w:szCs w:val="18"/>
        </w:rPr>
      </w:pPr>
    </w:p>
    <w:p w14:paraId="58D5323B" w14:textId="77777777" w:rsidR="00323DA9" w:rsidRPr="00C301D7" w:rsidRDefault="00323DA9">
      <w:pPr>
        <w:rPr>
          <w:rFonts w:asciiTheme="minorHAnsi" w:hAnsiTheme="minorHAns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3"/>
      </w:tblGrid>
      <w:tr w:rsidR="00323DA9" w:rsidRPr="00C301D7" w14:paraId="58D5323F" w14:textId="77777777">
        <w:trPr>
          <w:cantSplit/>
          <w:trHeight w:val="233"/>
        </w:trPr>
        <w:tc>
          <w:tcPr>
            <w:tcW w:w="5000" w:type="pct"/>
            <w:vAlign w:val="center"/>
          </w:tcPr>
          <w:p w14:paraId="58D5323E" w14:textId="3EF2AFD0" w:rsidR="005D49C8" w:rsidRPr="00C301D7" w:rsidRDefault="004978E7"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Pr>
                <w:rFonts w:asciiTheme="minorHAnsi" w:hAnsiTheme="minorHAnsi"/>
                <w:b/>
                <w:szCs w:val="18"/>
              </w:rPr>
              <w:t>- Refrigerant Charge Verification - Fault Indicator Display (FID)</w:t>
            </w:r>
          </w:p>
        </w:tc>
      </w:tr>
    </w:tbl>
    <w:p w14:paraId="58D53240" w14:textId="77777777" w:rsidR="00323DA9" w:rsidRPr="00F76A4F" w:rsidRDefault="00323DA9">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142E2D" w:rsidRPr="00C301D7" w14:paraId="58D53242" w14:textId="77777777">
        <w:trPr>
          <w:cantSplit/>
          <w:trHeight w:val="233"/>
        </w:trPr>
        <w:tc>
          <w:tcPr>
            <w:tcW w:w="5000" w:type="pct"/>
            <w:gridSpan w:val="3"/>
            <w:vAlign w:val="center"/>
          </w:tcPr>
          <w:p w14:paraId="58D53241" w14:textId="0E1B38EB" w:rsidR="007E02CF" w:rsidRPr="00C301D7" w:rsidRDefault="00142E2D">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lastRenderedPageBreak/>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142E2D" w:rsidRPr="00C301D7" w14:paraId="58D53246" w14:textId="77777777">
        <w:trPr>
          <w:cantSplit/>
          <w:trHeight w:val="233"/>
        </w:trPr>
        <w:tc>
          <w:tcPr>
            <w:tcW w:w="204" w:type="pct"/>
            <w:vAlign w:val="center"/>
          </w:tcPr>
          <w:p w14:paraId="58D53243"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296" w:type="pct"/>
            <w:tcMar>
              <w:left w:w="115" w:type="dxa"/>
              <w:right w:w="101" w:type="dxa"/>
            </w:tcMar>
            <w:vAlign w:val="center"/>
          </w:tcPr>
          <w:p w14:paraId="77F6B2CD" w14:textId="00B8EB05" w:rsidR="00856A4A" w:rsidRDefault="00142E2D"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856A4A">
              <w:rPr>
                <w:rFonts w:asciiTheme="minorHAnsi" w:hAnsiTheme="minorHAnsi"/>
                <w:sz w:val="18"/>
                <w:szCs w:val="18"/>
              </w:rPr>
              <w:t>A</w:t>
            </w:r>
            <w:r w:rsidRPr="00C301D7">
              <w:rPr>
                <w:rFonts w:asciiTheme="minorHAnsi" w:hAnsiTheme="minorHAnsi"/>
                <w:sz w:val="18"/>
                <w:szCs w:val="18"/>
              </w:rPr>
              <w:t xml:space="preserve">ir </w:t>
            </w:r>
            <w:r w:rsidR="00856A4A">
              <w:rPr>
                <w:rFonts w:asciiTheme="minorHAnsi" w:hAnsiTheme="minorHAnsi"/>
                <w:sz w:val="18"/>
                <w:szCs w:val="18"/>
              </w:rPr>
              <w:t>E</w:t>
            </w:r>
            <w:r w:rsidRPr="00C301D7">
              <w:rPr>
                <w:rFonts w:asciiTheme="minorHAnsi" w:hAnsiTheme="minorHAnsi"/>
                <w:sz w:val="18"/>
                <w:szCs w:val="18"/>
              </w:rPr>
              <w:t xml:space="preserve">ntering </w:t>
            </w:r>
            <w:proofErr w:type="gramStart"/>
            <w:r w:rsidR="00856A4A">
              <w:rPr>
                <w:rFonts w:asciiTheme="minorHAnsi" w:hAnsiTheme="minorHAnsi"/>
                <w:sz w:val="18"/>
                <w:szCs w:val="18"/>
              </w:rPr>
              <w:t>D</w:t>
            </w:r>
            <w:r w:rsidRPr="00C301D7">
              <w:rPr>
                <w:rFonts w:asciiTheme="minorHAnsi" w:hAnsiTheme="minorHAnsi"/>
                <w:sz w:val="18"/>
                <w:szCs w:val="18"/>
              </w:rPr>
              <w:t>ry-bulb</w:t>
            </w:r>
            <w:proofErr w:type="gramEnd"/>
            <w:r w:rsidRPr="00C301D7">
              <w:rPr>
                <w:rFonts w:asciiTheme="minorHAnsi" w:hAnsiTheme="minorHAnsi"/>
                <w:sz w:val="18"/>
                <w:szCs w:val="18"/>
              </w:rPr>
              <w:t xml:space="preserve"> </w:t>
            </w:r>
            <w:r w:rsidR="00856A4A">
              <w:rPr>
                <w:rFonts w:asciiTheme="minorHAnsi" w:hAnsiTheme="minorHAnsi"/>
                <w:sz w:val="18"/>
                <w:szCs w:val="18"/>
              </w:rPr>
              <w:t>T</w:t>
            </w:r>
            <w:r w:rsidRPr="00C301D7">
              <w:rPr>
                <w:rFonts w:asciiTheme="minorHAnsi" w:hAnsiTheme="minorHAnsi"/>
                <w:sz w:val="18"/>
                <w:szCs w:val="18"/>
              </w:rPr>
              <w:t xml:space="preserve">emperature </w:t>
            </w:r>
          </w:p>
          <w:p w14:paraId="58D53244" w14:textId="456350DC" w:rsidR="00142E2D" w:rsidRPr="00C301D7" w:rsidRDefault="00142E2D"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500" w:type="pct"/>
            <w:tcMar>
              <w:left w:w="115" w:type="dxa"/>
              <w:right w:w="101" w:type="dxa"/>
            </w:tcMar>
            <w:vAlign w:val="center"/>
          </w:tcPr>
          <w:p w14:paraId="58D53245" w14:textId="77777777" w:rsidR="007E02CF" w:rsidRPr="00C301D7" w:rsidRDefault="001126A4">
            <w:pPr>
              <w:keepNext/>
              <w:rPr>
                <w:rFonts w:asciiTheme="minorHAnsi" w:hAnsiTheme="minorHAnsi"/>
                <w:sz w:val="18"/>
                <w:szCs w:val="18"/>
              </w:rPr>
            </w:pPr>
            <w:r w:rsidRPr="00C301D7">
              <w:rPr>
                <w:rFonts w:asciiTheme="minorHAnsi" w:hAnsiTheme="minorHAnsi"/>
                <w:sz w:val="18"/>
                <w:szCs w:val="18"/>
              </w:rPr>
              <w:t xml:space="preserve">&lt;user input: numeric: </w:t>
            </w:r>
            <w:proofErr w:type="spellStart"/>
            <w:r w:rsidRPr="00C301D7">
              <w:rPr>
                <w:rFonts w:asciiTheme="minorHAnsi" w:hAnsiTheme="minorHAnsi"/>
                <w:sz w:val="18"/>
                <w:szCs w:val="18"/>
              </w:rPr>
              <w:t>xxx.x</w:t>
            </w:r>
            <w:proofErr w:type="spellEnd"/>
            <w:r w:rsidRPr="00C301D7">
              <w:rPr>
                <w:rFonts w:asciiTheme="minorHAnsi" w:hAnsiTheme="minorHAnsi"/>
                <w:sz w:val="18"/>
                <w:szCs w:val="18"/>
              </w:rPr>
              <w:t>, range = 0 to 130&gt;&gt;</w:t>
            </w:r>
          </w:p>
        </w:tc>
      </w:tr>
      <w:tr w:rsidR="00142E2D" w:rsidRPr="00C301D7" w14:paraId="58D5324A" w14:textId="77777777">
        <w:trPr>
          <w:cantSplit/>
          <w:trHeight w:val="233"/>
        </w:trPr>
        <w:tc>
          <w:tcPr>
            <w:tcW w:w="204" w:type="pct"/>
            <w:vAlign w:val="center"/>
          </w:tcPr>
          <w:p w14:paraId="58D53247"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296" w:type="pct"/>
            <w:tcMar>
              <w:left w:w="115" w:type="dxa"/>
              <w:right w:w="101" w:type="dxa"/>
            </w:tcMar>
            <w:vAlign w:val="center"/>
          </w:tcPr>
          <w:p w14:paraId="58D53248" w14:textId="0F686F85" w:rsidR="00142E2D" w:rsidRPr="00C301D7" w:rsidRDefault="00142E2D" w:rsidP="003F6B16">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500" w:type="pct"/>
            <w:tcMar>
              <w:left w:w="115" w:type="dxa"/>
              <w:right w:w="101" w:type="dxa"/>
            </w:tcMar>
            <w:vAlign w:val="center"/>
          </w:tcPr>
          <w:p w14:paraId="58D53249" w14:textId="437497CF" w:rsidR="007E02CF" w:rsidRPr="00C301D7" w:rsidRDefault="001126A4" w:rsidP="005D49C8">
            <w:pPr>
              <w:keepNext/>
              <w:rPr>
                <w:rFonts w:asciiTheme="minorHAnsi" w:hAnsiTheme="minorHAnsi"/>
                <w:sz w:val="18"/>
                <w:szCs w:val="18"/>
              </w:rPr>
            </w:pPr>
            <w:r w:rsidRPr="00C301D7">
              <w:rPr>
                <w:rFonts w:asciiTheme="minorHAnsi" w:hAnsiTheme="minorHAnsi"/>
                <w:sz w:val="18"/>
                <w:szCs w:val="18"/>
              </w:rPr>
              <w:t>&lt;&lt;</w:t>
            </w:r>
            <w:r w:rsidR="00551767">
              <w:rPr>
                <w:rFonts w:asciiTheme="minorHAnsi" w:hAnsiTheme="minorHAnsi"/>
                <w:sz w:val="18"/>
                <w:szCs w:val="18"/>
              </w:rPr>
              <w:t xml:space="preserve">calculated field: </w:t>
            </w:r>
            <w:r w:rsidRPr="00C301D7">
              <w:rPr>
                <w:rFonts w:asciiTheme="minorHAnsi" w:hAnsiTheme="minorHAnsi"/>
                <w:sz w:val="18"/>
                <w:szCs w:val="18"/>
              </w:rPr>
              <w:t xml:space="preserve">if </w:t>
            </w:r>
            <w:r w:rsidR="005D49C8" w:rsidRPr="00C301D7">
              <w:rPr>
                <w:rFonts w:asciiTheme="minorHAnsi" w:hAnsiTheme="minorHAnsi"/>
                <w:sz w:val="18"/>
                <w:szCs w:val="18"/>
              </w:rPr>
              <w:t>B0</w:t>
            </w:r>
            <w:r w:rsidR="005D49C8">
              <w:rPr>
                <w:rFonts w:asciiTheme="minorHAnsi" w:hAnsiTheme="minorHAnsi"/>
                <w:sz w:val="18"/>
                <w:szCs w:val="18"/>
              </w:rPr>
              <w:t>1</w:t>
            </w:r>
            <w:r w:rsidRPr="00C301D7">
              <w:rPr>
                <w:rFonts w:asciiTheme="minorHAnsi" w:hAnsiTheme="minorHAnsi"/>
                <w:sz w:val="18"/>
                <w:szCs w:val="18"/>
              </w:rPr>
              <w:t>&lt;55</w:t>
            </w:r>
            <w:r w:rsidR="00651A42" w:rsidRPr="00C301D7">
              <w:rPr>
                <w:rFonts w:asciiTheme="minorHAnsi" w:hAnsiTheme="minorHAnsi"/>
                <w:sz w:val="18"/>
                <w:szCs w:val="18"/>
              </w:rPr>
              <w:t>deg</w:t>
            </w:r>
            <w:r w:rsidRPr="00C301D7">
              <w:rPr>
                <w:rFonts w:asciiTheme="minorHAnsi" w:hAnsiTheme="minorHAnsi"/>
                <w:sz w:val="18"/>
                <w:szCs w:val="18"/>
              </w:rPr>
              <w:t>F, then display text: "</w:t>
            </w:r>
            <w:r w:rsidR="00157956">
              <w:rPr>
                <w:rFonts w:asciiTheme="minorHAnsi" w:hAnsiTheme="minorHAnsi"/>
                <w:sz w:val="18"/>
                <w:szCs w:val="18"/>
              </w:rPr>
              <w:t>FID</w:t>
            </w:r>
            <w:r w:rsidR="00CA59D7" w:rsidRPr="00C301D7">
              <w:rPr>
                <w:rFonts w:asciiTheme="minorHAnsi" w:hAnsiTheme="minorHAnsi"/>
                <w:sz w:val="18"/>
                <w:szCs w:val="18"/>
              </w:rPr>
              <w:t xml:space="preserve"> must be equipped with Self Diagnostic Reporting”, else display text, “Any </w:t>
            </w:r>
            <w:r w:rsidR="00157956">
              <w:rPr>
                <w:rFonts w:asciiTheme="minorHAnsi" w:hAnsiTheme="minorHAnsi"/>
                <w:sz w:val="18"/>
                <w:szCs w:val="18"/>
              </w:rPr>
              <w:t>FID</w:t>
            </w:r>
            <w:r w:rsidR="00CA59D7" w:rsidRPr="00C301D7">
              <w:rPr>
                <w:rFonts w:asciiTheme="minorHAnsi" w:hAnsiTheme="minorHAnsi"/>
                <w:sz w:val="18"/>
                <w:szCs w:val="18"/>
              </w:rPr>
              <w:t xml:space="preserve"> can be verified when above 55 deg.</w:t>
            </w:r>
            <w:r w:rsidRPr="00C301D7">
              <w:rPr>
                <w:rFonts w:asciiTheme="minorHAnsi" w:hAnsiTheme="minorHAnsi"/>
                <w:sz w:val="18"/>
                <w:szCs w:val="18"/>
              </w:rPr>
              <w:t>&gt;&gt;</w:t>
            </w:r>
          </w:p>
        </w:tc>
      </w:tr>
      <w:tr w:rsidR="00651A42" w:rsidRPr="00C301D7" w14:paraId="58D5324E" w14:textId="77777777">
        <w:trPr>
          <w:cantSplit/>
          <w:trHeight w:val="233"/>
        </w:trPr>
        <w:tc>
          <w:tcPr>
            <w:tcW w:w="204" w:type="pct"/>
            <w:vAlign w:val="center"/>
          </w:tcPr>
          <w:p w14:paraId="58D5324B" w14:textId="77777777" w:rsidR="00651A42" w:rsidRPr="00C301D7" w:rsidRDefault="00651A42"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296" w:type="pct"/>
            <w:tcMar>
              <w:left w:w="115" w:type="dxa"/>
              <w:right w:w="101" w:type="dxa"/>
            </w:tcMar>
            <w:vAlign w:val="center"/>
          </w:tcPr>
          <w:p w14:paraId="58D5324C" w14:textId="348AF671" w:rsidR="00651A42" w:rsidRPr="00C301D7" w:rsidRDefault="00651A42" w:rsidP="003F6B16">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w:t>
            </w:r>
            <w:r w:rsidR="000757DC" w:rsidRPr="00C301D7">
              <w:rPr>
                <w:rFonts w:asciiTheme="minorHAnsi" w:hAnsiTheme="minorHAnsi"/>
                <w:sz w:val="18"/>
                <w:szCs w:val="18"/>
              </w:rPr>
              <w:t xml:space="preserve"> (SDR)</w:t>
            </w:r>
          </w:p>
        </w:tc>
        <w:tc>
          <w:tcPr>
            <w:tcW w:w="2500" w:type="pct"/>
            <w:tcMar>
              <w:left w:w="115" w:type="dxa"/>
              <w:right w:w="101" w:type="dxa"/>
            </w:tcMar>
            <w:vAlign w:val="center"/>
          </w:tcPr>
          <w:p w14:paraId="58D5324D" w14:textId="2D6082DD" w:rsidR="00651A42"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&lt;&lt;user input.  Select from list: </w:t>
            </w:r>
            <w:r w:rsidR="00157956">
              <w:rPr>
                <w:rFonts w:asciiTheme="minorHAnsi" w:hAnsiTheme="minorHAnsi"/>
                <w:sz w:val="18"/>
                <w:szCs w:val="18"/>
              </w:rPr>
              <w:t>FID</w:t>
            </w:r>
            <w:r w:rsidRPr="00C301D7">
              <w:rPr>
                <w:rFonts w:asciiTheme="minorHAnsi" w:hAnsiTheme="minorHAnsi"/>
                <w:sz w:val="18"/>
                <w:szCs w:val="18"/>
              </w:rPr>
              <w:t xml:space="preserve"> equipped with </w:t>
            </w:r>
            <w:proofErr w:type="gramStart"/>
            <w:r w:rsidRPr="00C301D7">
              <w:rPr>
                <w:rFonts w:asciiTheme="minorHAnsi" w:hAnsiTheme="minorHAnsi"/>
                <w:sz w:val="18"/>
                <w:szCs w:val="18"/>
              </w:rPr>
              <w:t>SDR,</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SDR&gt;&gt;</w:t>
            </w:r>
          </w:p>
        </w:tc>
      </w:tr>
      <w:tr w:rsidR="000757DC" w:rsidRPr="00C301D7" w14:paraId="58D53252" w14:textId="77777777">
        <w:trPr>
          <w:cantSplit/>
          <w:trHeight w:val="233"/>
        </w:trPr>
        <w:tc>
          <w:tcPr>
            <w:tcW w:w="204" w:type="pct"/>
            <w:vAlign w:val="center"/>
          </w:tcPr>
          <w:p w14:paraId="58D5324F" w14:textId="77777777" w:rsidR="000757DC" w:rsidRPr="00C301D7" w:rsidRDefault="000757DC"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296" w:type="pct"/>
            <w:tcMar>
              <w:left w:w="115" w:type="dxa"/>
              <w:right w:w="101" w:type="dxa"/>
            </w:tcMar>
            <w:vAlign w:val="center"/>
          </w:tcPr>
          <w:p w14:paraId="58D53250" w14:textId="6A891367" w:rsidR="000757DC" w:rsidRPr="00C301D7" w:rsidRDefault="00157956" w:rsidP="003F6B16">
            <w:pPr>
              <w:keepNext/>
              <w:rPr>
                <w:rFonts w:asciiTheme="minorHAnsi" w:hAnsiTheme="minorHAnsi"/>
                <w:sz w:val="18"/>
                <w:szCs w:val="18"/>
              </w:rPr>
            </w:pPr>
            <w:r>
              <w:rPr>
                <w:rFonts w:asciiTheme="minorHAnsi" w:hAnsiTheme="minorHAnsi"/>
                <w:sz w:val="18"/>
                <w:szCs w:val="18"/>
              </w:rPr>
              <w:t>Fault Indicator Display</w:t>
            </w:r>
            <w:r w:rsidR="001126A4" w:rsidRPr="00C301D7">
              <w:rPr>
                <w:rFonts w:asciiTheme="minorHAnsi" w:hAnsiTheme="minorHAnsi"/>
                <w:sz w:val="18"/>
                <w:szCs w:val="18"/>
              </w:rPr>
              <w:t xml:space="preserve"> Verification Applicability</w:t>
            </w:r>
          </w:p>
        </w:tc>
        <w:tc>
          <w:tcPr>
            <w:tcW w:w="2500" w:type="pct"/>
            <w:tcMar>
              <w:left w:w="115" w:type="dxa"/>
              <w:right w:w="101" w:type="dxa"/>
            </w:tcMar>
            <w:vAlign w:val="center"/>
          </w:tcPr>
          <w:p w14:paraId="58D53251" w14:textId="222BC318" w:rsidR="000757DC"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&lt;&lt;if </w:t>
            </w:r>
            <w:r w:rsidR="00A82E8B" w:rsidRPr="00C301D7">
              <w:rPr>
                <w:rFonts w:asciiTheme="minorHAnsi" w:hAnsiTheme="minorHAnsi"/>
                <w:sz w:val="18"/>
                <w:szCs w:val="18"/>
              </w:rPr>
              <w:t>B0</w:t>
            </w:r>
            <w:r w:rsidR="00A82E8B">
              <w:rPr>
                <w:rFonts w:asciiTheme="minorHAnsi" w:hAnsiTheme="minorHAnsi"/>
                <w:sz w:val="18"/>
                <w:szCs w:val="18"/>
              </w:rPr>
              <w:t>1</w:t>
            </w:r>
            <w:r w:rsidRPr="00C301D7">
              <w:rPr>
                <w:rFonts w:asciiTheme="minorHAnsi" w:hAnsiTheme="minorHAnsi"/>
                <w:sz w:val="18"/>
                <w:szCs w:val="18"/>
              </w:rPr>
              <w:t xml:space="preserve">&lt;55degF and </w:t>
            </w:r>
            <w:r w:rsidR="00A82E8B" w:rsidRPr="00C301D7">
              <w:rPr>
                <w:rFonts w:asciiTheme="minorHAnsi" w:hAnsiTheme="minorHAnsi"/>
                <w:sz w:val="18"/>
                <w:szCs w:val="18"/>
              </w:rPr>
              <w:t>B0</w:t>
            </w:r>
            <w:r w:rsidR="00A82E8B">
              <w:rPr>
                <w:rFonts w:asciiTheme="minorHAnsi" w:hAnsiTheme="minorHAnsi"/>
                <w:sz w:val="18"/>
                <w:szCs w:val="18"/>
              </w:rPr>
              <w:t>2</w:t>
            </w:r>
            <w:r w:rsidR="00A82E8B" w:rsidRPr="00C301D7">
              <w:rPr>
                <w:rFonts w:asciiTheme="minorHAnsi" w:hAnsiTheme="minorHAnsi"/>
                <w:sz w:val="18"/>
                <w:szCs w:val="18"/>
              </w:rPr>
              <w:t xml:space="preserve"> </w:t>
            </w:r>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w:t>
            </w:r>
            <w:proofErr w:type="gramStart"/>
            <w:r w:rsidRPr="00C301D7">
              <w:rPr>
                <w:rFonts w:asciiTheme="minorHAnsi" w:hAnsiTheme="minorHAnsi"/>
                <w:sz w:val="18"/>
                <w:szCs w:val="18"/>
              </w:rPr>
              <w:t>SDR</w:t>
            </w:r>
            <w:r w:rsidR="00FC32A7">
              <w:rPr>
                <w:rFonts w:asciiTheme="minorHAnsi" w:hAnsiTheme="minorHAnsi"/>
                <w:sz w:val="18"/>
                <w:szCs w:val="18"/>
              </w:rPr>
              <w:t>;</w:t>
            </w:r>
            <w:r w:rsidRPr="00C301D7">
              <w:rPr>
                <w:rFonts w:asciiTheme="minorHAnsi" w:hAnsiTheme="minorHAnsi"/>
                <w:sz w:val="18"/>
                <w:szCs w:val="18"/>
              </w:rPr>
              <w:t>,</w:t>
            </w:r>
            <w:proofErr w:type="gramEnd"/>
            <w:r w:rsidRPr="00C301D7">
              <w:rPr>
                <w:rFonts w:asciiTheme="minorHAnsi" w:hAnsiTheme="minorHAnsi"/>
                <w:sz w:val="18"/>
                <w:szCs w:val="18"/>
              </w:rPr>
              <w:t xml:space="preserve"> display text “</w:t>
            </w:r>
            <w:r w:rsidR="00157956">
              <w:rPr>
                <w:rFonts w:asciiTheme="minorHAnsi" w:hAnsiTheme="minorHAnsi"/>
                <w:sz w:val="18"/>
                <w:szCs w:val="18"/>
              </w:rPr>
              <w:t>FID</w:t>
            </w:r>
            <w:r w:rsidRPr="00C301D7">
              <w:rPr>
                <w:rFonts w:asciiTheme="minorHAnsi" w:hAnsiTheme="minorHAnsi"/>
                <w:sz w:val="18"/>
                <w:szCs w:val="18"/>
              </w:rPr>
              <w:t xml:space="preserve"> verification may not proceed.”  Do not proceed.  Else, display text “</w:t>
            </w:r>
            <w:r w:rsidR="00157956">
              <w:rPr>
                <w:rFonts w:asciiTheme="minorHAnsi" w:hAnsiTheme="minorHAnsi"/>
                <w:sz w:val="18"/>
                <w:szCs w:val="18"/>
              </w:rPr>
              <w:t>FID</w:t>
            </w:r>
            <w:r w:rsidRPr="00C301D7">
              <w:rPr>
                <w:rFonts w:asciiTheme="minorHAnsi" w:hAnsiTheme="minorHAnsi"/>
                <w:sz w:val="18"/>
                <w:szCs w:val="18"/>
              </w:rPr>
              <w:t xml:space="preserve"> verification may proceed.&gt;&gt;</w:t>
            </w:r>
          </w:p>
        </w:tc>
      </w:tr>
    </w:tbl>
    <w:p w14:paraId="58D53254" w14:textId="77777777" w:rsidR="00142E2D" w:rsidRPr="00F76A4F" w:rsidRDefault="00142E2D">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C301D7" w14:paraId="58D53257" w14:textId="77777777">
        <w:trPr>
          <w:cantSplit/>
          <w:trHeight w:val="233"/>
        </w:trPr>
        <w:tc>
          <w:tcPr>
            <w:tcW w:w="5000" w:type="pct"/>
            <w:gridSpan w:val="3"/>
            <w:vAlign w:val="center"/>
          </w:tcPr>
          <w:p w14:paraId="58D53255" w14:textId="7D27B4FC" w:rsidR="00C063EB" w:rsidRPr="00F76A4F" w:rsidRDefault="000757DC" w:rsidP="003F6B16">
            <w:pPr>
              <w:pStyle w:val="Header"/>
              <w:keepNext/>
              <w:tabs>
                <w:tab w:val="clear" w:pos="4320"/>
                <w:tab w:val="clear" w:pos="8640"/>
              </w:tabs>
              <w:rPr>
                <w:rFonts w:asciiTheme="minorHAnsi" w:hAnsiTheme="minorHAnsi"/>
                <w:b/>
                <w:szCs w:val="18"/>
              </w:rPr>
            </w:pPr>
            <w:r w:rsidRPr="00F76A4F">
              <w:rPr>
                <w:rFonts w:asciiTheme="minorHAnsi" w:hAnsiTheme="minorHAnsi"/>
                <w:b/>
                <w:szCs w:val="18"/>
              </w:rPr>
              <w:t>C</w:t>
            </w:r>
            <w:r w:rsidR="00C063EB" w:rsidRPr="00F76A4F">
              <w:rPr>
                <w:rFonts w:asciiTheme="minorHAnsi" w:hAnsiTheme="minorHAnsi"/>
                <w:b/>
                <w:szCs w:val="18"/>
              </w:rPr>
              <w:t>. Measurement Access Hole (MAH) Verification</w:t>
            </w:r>
          </w:p>
          <w:p w14:paraId="58D53256" w14:textId="30A5598E" w:rsidR="00C063EB" w:rsidRPr="001B751A" w:rsidRDefault="00E15CE3" w:rsidP="003F6B16">
            <w:pPr>
              <w:pStyle w:val="Header"/>
              <w:keepNext/>
              <w:tabs>
                <w:tab w:val="clear" w:pos="4320"/>
                <w:tab w:val="clear" w:pos="8640"/>
              </w:tabs>
              <w:rPr>
                <w:rFonts w:asciiTheme="minorHAnsi" w:hAnsiTheme="minorHAnsi"/>
                <w:sz w:val="18"/>
                <w:szCs w:val="18"/>
              </w:rPr>
            </w:pPr>
            <w:r>
              <w:rPr>
                <w:rFonts w:ascii="Calibri" w:hAnsi="Calibri"/>
                <w:sz w:val="18"/>
                <w:szCs w:val="18"/>
              </w:rPr>
              <w:t>&lt;&lt;Static Text - see the top&gt;&gt;</w:t>
            </w:r>
          </w:p>
        </w:tc>
      </w:tr>
      <w:tr w:rsidR="00C063EB" w:rsidRPr="00C301D7" w14:paraId="58D5325F" w14:textId="77777777">
        <w:trPr>
          <w:cantSplit/>
          <w:trHeight w:val="233"/>
        </w:trPr>
        <w:tc>
          <w:tcPr>
            <w:tcW w:w="204" w:type="pct"/>
            <w:vAlign w:val="center"/>
          </w:tcPr>
          <w:p w14:paraId="58D53258"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6" w:type="pct"/>
            <w:tcMar>
              <w:left w:w="115" w:type="dxa"/>
              <w:right w:w="101" w:type="dxa"/>
            </w:tcMar>
            <w:vAlign w:val="center"/>
          </w:tcPr>
          <w:p w14:paraId="58D53259" w14:textId="422AB8DB" w:rsidR="00C063EB" w:rsidRPr="001B751A" w:rsidRDefault="00EC0116" w:rsidP="00F76A4F">
            <w:pPr>
              <w:keepNext/>
              <w:rPr>
                <w:rFonts w:asciiTheme="minorHAnsi" w:hAnsiTheme="minorHAnsi"/>
                <w:sz w:val="18"/>
                <w:szCs w:val="18"/>
              </w:rPr>
            </w:pPr>
            <w:r>
              <w:rPr>
                <w:rFonts w:asciiTheme="minorHAnsi" w:hAnsiTheme="minorHAnsi"/>
                <w:sz w:val="18"/>
                <w:szCs w:val="18"/>
              </w:rPr>
              <w:t xml:space="preserve">Method </w:t>
            </w:r>
            <w:r w:rsidR="00856A4A">
              <w:rPr>
                <w:rFonts w:asciiTheme="minorHAnsi" w:hAnsiTheme="minorHAnsi"/>
                <w:sz w:val="18"/>
                <w:szCs w:val="18"/>
              </w:rPr>
              <w:t>U</w:t>
            </w:r>
            <w:r>
              <w:rPr>
                <w:rFonts w:asciiTheme="minorHAnsi" w:hAnsiTheme="minorHAnsi"/>
                <w:sz w:val="18"/>
                <w:szCs w:val="18"/>
              </w:rPr>
              <w:t xml:space="preserve">sed to </w:t>
            </w:r>
            <w:r w:rsidR="00856A4A">
              <w:rPr>
                <w:rFonts w:asciiTheme="minorHAnsi" w:hAnsiTheme="minorHAnsi"/>
                <w:sz w:val="18"/>
                <w:szCs w:val="18"/>
              </w:rPr>
              <w:t>D</w:t>
            </w:r>
            <w:r>
              <w:rPr>
                <w:rFonts w:asciiTheme="minorHAnsi" w:hAnsiTheme="minorHAnsi"/>
                <w:sz w:val="18"/>
                <w:szCs w:val="18"/>
              </w:rPr>
              <w:t xml:space="preserve">emonstrate </w:t>
            </w:r>
            <w:r w:rsidR="00856A4A">
              <w:rPr>
                <w:rFonts w:asciiTheme="minorHAnsi" w:hAnsiTheme="minorHAnsi"/>
                <w:sz w:val="18"/>
                <w:szCs w:val="18"/>
              </w:rPr>
              <w:t>C</w:t>
            </w:r>
            <w:r>
              <w:rPr>
                <w:rFonts w:asciiTheme="minorHAnsi" w:hAnsiTheme="minorHAnsi"/>
                <w:sz w:val="18"/>
                <w:szCs w:val="18"/>
              </w:rPr>
              <w:t xml:space="preserve">ompliance with the Measurement Access Hole (MAH) </w:t>
            </w:r>
            <w:r w:rsidR="00856A4A">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8D5325A" w14:textId="52696AA9" w:rsidR="00C063EB" w:rsidRPr="001B751A" w:rsidRDefault="00EC0116"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1B2F74" w:rsidRPr="001B751A">
              <w:rPr>
                <w:rFonts w:asciiTheme="minorHAnsi" w:hAnsiTheme="minorHAnsi"/>
                <w:sz w:val="18"/>
                <w:szCs w:val="18"/>
              </w:rPr>
              <w:t xml:space="preserve"> value from </w:t>
            </w:r>
            <w:r w:rsidR="000621B5">
              <w:rPr>
                <w:rFonts w:asciiTheme="minorHAnsi" w:hAnsiTheme="minorHAnsi"/>
                <w:sz w:val="18"/>
                <w:szCs w:val="18"/>
              </w:rPr>
              <w:t>LMCI</w:t>
            </w:r>
            <w:r w:rsidR="001B2F74" w:rsidRPr="001B751A">
              <w:rPr>
                <w:rFonts w:asciiTheme="minorHAnsi" w:hAnsiTheme="minorHAnsi"/>
                <w:sz w:val="18"/>
                <w:szCs w:val="18"/>
              </w:rPr>
              <w:t xml:space="preserve">-MCH-25 as default; allow user to override the default and pick one from </w:t>
            </w:r>
            <w:proofErr w:type="gramStart"/>
            <w:r w:rsidR="001B2F74" w:rsidRPr="001B751A">
              <w:rPr>
                <w:rFonts w:asciiTheme="minorHAnsi" w:hAnsiTheme="minorHAnsi"/>
                <w:sz w:val="18"/>
                <w:szCs w:val="18"/>
              </w:rPr>
              <w:t>list</w:t>
            </w:r>
            <w:r w:rsidR="001B2F74" w:rsidRPr="001B751A" w:rsidDel="001B2F74">
              <w:rPr>
                <w:rFonts w:asciiTheme="minorHAnsi" w:hAnsiTheme="minorHAnsi"/>
                <w:sz w:val="18"/>
                <w:szCs w:val="18"/>
              </w:rPr>
              <w:t xml:space="preserve"> </w:t>
            </w:r>
            <w:r w:rsidR="00941963" w:rsidRPr="001B751A">
              <w:rPr>
                <w:rFonts w:asciiTheme="minorHAnsi" w:hAnsiTheme="minorHAnsi"/>
                <w:sz w:val="18"/>
                <w:szCs w:val="18"/>
              </w:rPr>
              <w:t>:</w:t>
            </w:r>
            <w:proofErr w:type="gramEnd"/>
            <w:r w:rsidR="00941963" w:rsidRPr="001B751A">
              <w:rPr>
                <w:rFonts w:asciiTheme="minorHAnsi" w:hAnsiTheme="minorHAnsi"/>
                <w:sz w:val="18"/>
                <w:szCs w:val="18"/>
              </w:rPr>
              <w:t xml:space="preserve"> </w:t>
            </w:r>
          </w:p>
          <w:p w14:paraId="58D5325B"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8D5325C"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8D5325D" w14:textId="77777777" w:rsidR="00C063EB"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8D5325E" w14:textId="77777777" w:rsidR="001D6248"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comply&gt;&gt;</w:t>
            </w:r>
          </w:p>
        </w:tc>
      </w:tr>
    </w:tbl>
    <w:p w14:paraId="58D53260" w14:textId="77777777" w:rsidR="00C063EB" w:rsidRPr="00C301D7" w:rsidRDefault="00C063EB" w:rsidP="003F6B16">
      <w:pPr>
        <w:rPr>
          <w:rFonts w:asciiTheme="minorHAnsi" w:hAnsiTheme="minorHAnsi"/>
          <w:b/>
          <w:sz w:val="18"/>
          <w:szCs w:val="18"/>
        </w:rPr>
      </w:pPr>
    </w:p>
    <w:p w14:paraId="58D53278" w14:textId="77777777" w:rsidR="00323DA9" w:rsidRDefault="00323DA9" w:rsidP="00323DA9">
      <w:pPr>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112118" w:rsidRPr="006A3EEB" w14:paraId="5D29624C" w14:textId="77777777" w:rsidTr="00112118">
        <w:trPr>
          <w:cantSplit/>
        </w:trPr>
        <w:tc>
          <w:tcPr>
            <w:tcW w:w="10998" w:type="dxa"/>
            <w:gridSpan w:val="4"/>
          </w:tcPr>
          <w:p w14:paraId="6C89C410" w14:textId="6F15B0CA" w:rsidR="00112118" w:rsidRPr="00BC1E29" w:rsidRDefault="00112118" w:rsidP="0011211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5DE2B43D" w14:textId="4F3F50A4" w:rsidR="00112118" w:rsidRPr="00654A92" w:rsidRDefault="00E15CE3" w:rsidP="00112118">
            <w:pPr>
              <w:keepNext/>
              <w:rPr>
                <w:rFonts w:ascii="Calibri" w:hAnsi="Calibri"/>
                <w:sz w:val="18"/>
              </w:rPr>
            </w:pPr>
            <w:r>
              <w:rPr>
                <w:rFonts w:ascii="Calibri" w:hAnsi="Calibri"/>
                <w:sz w:val="18"/>
                <w:szCs w:val="18"/>
              </w:rPr>
              <w:t>&lt;&lt;Static Text - see the top&gt;&gt;</w:t>
            </w:r>
            <w:r w:rsidR="00112118">
              <w:rPr>
                <w:rFonts w:ascii="Calibri" w:hAnsi="Calibri"/>
                <w:sz w:val="18"/>
              </w:rPr>
              <w:t>&lt;&lt;require 1 row of data for each indoor unit listed in the "</w:t>
            </w:r>
            <w:r w:rsidR="00112118" w:rsidRPr="00310A75">
              <w:rPr>
                <w:rFonts w:ascii="Calibri" w:hAnsi="Calibri"/>
                <w:sz w:val="18"/>
              </w:rPr>
              <w:t>HERS Verification Requirements for Duct Systems</w:t>
            </w:r>
            <w:r w:rsidR="00112118">
              <w:rPr>
                <w:rFonts w:ascii="Calibri" w:hAnsi="Calibri"/>
                <w:sz w:val="18"/>
              </w:rPr>
              <w:t>" table on the MCH-01&gt;</w:t>
            </w:r>
          </w:p>
        </w:tc>
      </w:tr>
      <w:tr w:rsidR="00112118" w:rsidRPr="006A3EEB" w14:paraId="300EAE2D" w14:textId="77777777" w:rsidTr="00112118">
        <w:trPr>
          <w:cantSplit/>
          <w:trHeight w:val="305"/>
        </w:trPr>
        <w:tc>
          <w:tcPr>
            <w:tcW w:w="2808" w:type="dxa"/>
            <w:gridSpan w:val="2"/>
            <w:vAlign w:val="center"/>
          </w:tcPr>
          <w:p w14:paraId="17ACEB28"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060" w:type="dxa"/>
          </w:tcPr>
          <w:p w14:paraId="5FC6266F"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5130" w:type="dxa"/>
            <w:vAlign w:val="center"/>
          </w:tcPr>
          <w:p w14:paraId="4FBD6669"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334FD9D" w14:textId="77777777" w:rsidTr="00112118">
        <w:trPr>
          <w:cantSplit/>
          <w:trHeight w:val="882"/>
        </w:trPr>
        <w:tc>
          <w:tcPr>
            <w:tcW w:w="2808" w:type="dxa"/>
            <w:gridSpan w:val="2"/>
            <w:tcBorders>
              <w:top w:val="nil"/>
            </w:tcBorders>
            <w:vAlign w:val="bottom"/>
          </w:tcPr>
          <w:p w14:paraId="3E3CBAA1"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3AD09ADD"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6FD1EB18"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11E66655" w14:textId="77777777" w:rsidTr="00112118">
        <w:trPr>
          <w:cantSplit/>
          <w:trHeight w:val="2816"/>
        </w:trPr>
        <w:tc>
          <w:tcPr>
            <w:tcW w:w="2808" w:type="dxa"/>
            <w:gridSpan w:val="2"/>
          </w:tcPr>
          <w:p w14:paraId="02F260A8" w14:textId="77777777" w:rsidR="00112118" w:rsidRPr="00391327" w:rsidRDefault="00112118" w:rsidP="00112118">
            <w:pPr>
              <w:keepNext/>
              <w:rPr>
                <w:rFonts w:ascii="Calibri" w:hAnsi="Calibri"/>
                <w:sz w:val="18"/>
                <w:szCs w:val="18"/>
              </w:rPr>
            </w:pPr>
            <w:r w:rsidRPr="00391327">
              <w:rPr>
                <w:rFonts w:ascii="Calibri" w:hAnsi="Calibri"/>
                <w:sz w:val="18"/>
                <w:szCs w:val="18"/>
              </w:rPr>
              <w:t>&lt;&lt;reference value from the "HERS Verification Requirements for Duct Systems" table on the MCH-01 for the "SC System Description of Area Served" value in A02&gt;&gt;</w:t>
            </w:r>
          </w:p>
        </w:tc>
        <w:tc>
          <w:tcPr>
            <w:tcW w:w="3060" w:type="dxa"/>
          </w:tcPr>
          <w:p w14:paraId="1BE8806D" w14:textId="5A1882AD" w:rsidR="00E653C8" w:rsidRPr="00391327" w:rsidRDefault="00112118" w:rsidP="00E653C8">
            <w:pPr>
              <w:keepNext/>
              <w:rPr>
                <w:rFonts w:ascii="Calibri" w:hAnsi="Calibri"/>
                <w:sz w:val="18"/>
                <w:szCs w:val="18"/>
              </w:rPr>
            </w:pPr>
            <w:r w:rsidRPr="00391327">
              <w:rPr>
                <w:rFonts w:ascii="Calibri" w:hAnsi="Calibri"/>
                <w:sz w:val="18"/>
                <w:szCs w:val="18"/>
              </w:rPr>
              <w:t>&lt;</w:t>
            </w:r>
            <w:r w:rsidR="00E653C8" w:rsidRPr="00391327">
              <w:rPr>
                <w:rFonts w:ascii="Calibri" w:hAnsi="Calibri"/>
                <w:sz w:val="18"/>
                <w:szCs w:val="18"/>
              </w:rPr>
              <w:t xml:space="preserve">&lt;if the </w:t>
            </w:r>
            <w:r w:rsidR="000621B5" w:rsidRPr="00391327">
              <w:rPr>
                <w:rFonts w:ascii="Calibri" w:hAnsi="Calibri"/>
                <w:sz w:val="18"/>
                <w:szCs w:val="18"/>
              </w:rPr>
              <w:t>LMCI</w:t>
            </w:r>
            <w:r w:rsidR="00E653C8" w:rsidRPr="00391327">
              <w:rPr>
                <w:rFonts w:ascii="Calibri" w:hAnsi="Calibri"/>
                <w:sz w:val="18"/>
                <w:szCs w:val="18"/>
              </w:rPr>
              <w:t xml:space="preserve">-MCH-01 indicates </w:t>
            </w:r>
            <w:proofErr w:type="gramStart"/>
            <w:r w:rsidR="00E653C8" w:rsidRPr="00391327">
              <w:rPr>
                <w:rFonts w:ascii="Calibri" w:hAnsi="Calibri"/>
                <w:sz w:val="18"/>
                <w:szCs w:val="18"/>
              </w:rPr>
              <w:t>a</w:t>
            </w:r>
            <w:proofErr w:type="gramEnd"/>
            <w:r w:rsidR="00E653C8" w:rsidRPr="00391327">
              <w:rPr>
                <w:rFonts w:ascii="Calibri" w:hAnsi="Calibri"/>
                <w:sz w:val="18"/>
                <w:szCs w:val="18"/>
              </w:rPr>
              <w:t xml:space="preserve"> MCH-28 is required for alternate minimum airflow rate compliance, then text value in this field=Verification of Table </w:t>
            </w:r>
            <w:ins w:id="2" w:author="Alhabibi, Haider@Energy" w:date="2023-03-01T09:18:00Z">
              <w:r w:rsidR="00391327" w:rsidRPr="00391327">
                <w:rPr>
                  <w:rFonts w:ascii="Calibri" w:hAnsi="Calibri"/>
                  <w:sz w:val="18"/>
                  <w:szCs w:val="18"/>
                </w:rPr>
                <w:t>160.3 A or B</w:t>
              </w:r>
            </w:ins>
            <w:del w:id="3" w:author="Alhabibi, Haider@Energy" w:date="2023-03-01T09:18:00Z">
              <w:r w:rsidR="00E653C8" w:rsidRPr="00391327" w:rsidDel="00391327">
                <w:rPr>
                  <w:rFonts w:ascii="Calibri" w:hAnsi="Calibri"/>
                  <w:sz w:val="18"/>
                  <w:szCs w:val="18"/>
                </w:rPr>
                <w:delText>150.0-B or C</w:delText>
              </w:r>
            </w:del>
            <w:r w:rsidR="00E653C8" w:rsidRPr="00391327">
              <w:rPr>
                <w:rFonts w:ascii="Calibri" w:hAnsi="Calibri"/>
                <w:sz w:val="18"/>
                <w:szCs w:val="18"/>
              </w:rPr>
              <w:t xml:space="preserve"> Alternative Return Duct Design Criteria is Required; </w:t>
            </w:r>
          </w:p>
          <w:p w14:paraId="2772C0BC" w14:textId="6B0090A1" w:rsidR="00112118" w:rsidRPr="00391327" w:rsidRDefault="00112118" w:rsidP="00112118">
            <w:pPr>
              <w:keepNext/>
              <w:rPr>
                <w:rFonts w:ascii="Calibri" w:hAnsi="Calibri"/>
                <w:sz w:val="18"/>
                <w:szCs w:val="18"/>
              </w:rPr>
            </w:pPr>
            <w:r w:rsidRPr="00391327">
              <w:rPr>
                <w:rFonts w:ascii="Calibri" w:hAnsi="Calibri"/>
                <w:sz w:val="18"/>
                <w:szCs w:val="18"/>
              </w:rPr>
              <w:t xml:space="preserve">  </w:t>
            </w:r>
          </w:p>
          <w:p w14:paraId="1325A74B" w14:textId="60E5E8A5" w:rsidR="002E3EAF" w:rsidRPr="00391327" w:rsidRDefault="00E653C8" w:rsidP="002E3EAF">
            <w:pPr>
              <w:keepNext/>
              <w:rPr>
                <w:rFonts w:ascii="Calibri" w:hAnsi="Calibri"/>
                <w:sz w:val="18"/>
                <w:szCs w:val="18"/>
              </w:rPr>
            </w:pPr>
            <w:r w:rsidRPr="00391327">
              <w:rPr>
                <w:rFonts w:ascii="Calibri" w:hAnsi="Calibri"/>
                <w:sz w:val="18"/>
                <w:szCs w:val="18"/>
              </w:rPr>
              <w:t xml:space="preserve">Else </w:t>
            </w:r>
            <w:r w:rsidR="002E3EAF" w:rsidRPr="00391327">
              <w:rPr>
                <w:rFonts w:ascii="Calibri" w:hAnsi="Calibri"/>
                <w:sz w:val="18"/>
                <w:szCs w:val="18"/>
              </w:rPr>
              <w:t xml:space="preserve">reference </w:t>
            </w:r>
            <w:r w:rsidRPr="00391327">
              <w:rPr>
                <w:rFonts w:ascii="Calibri" w:hAnsi="Calibri"/>
                <w:sz w:val="18"/>
                <w:szCs w:val="18"/>
              </w:rPr>
              <w:t xml:space="preserve">numeric </w:t>
            </w:r>
            <w:proofErr w:type="spellStart"/>
            <w:r w:rsidRPr="00391327">
              <w:rPr>
                <w:rFonts w:ascii="Calibri" w:hAnsi="Calibri"/>
                <w:sz w:val="18"/>
                <w:szCs w:val="18"/>
              </w:rPr>
              <w:t>xxxx</w:t>
            </w:r>
            <w:proofErr w:type="spellEnd"/>
            <w:r w:rsidRPr="00391327">
              <w:rPr>
                <w:rFonts w:ascii="Calibri" w:hAnsi="Calibri"/>
                <w:sz w:val="18"/>
                <w:szCs w:val="18"/>
              </w:rPr>
              <w:t xml:space="preserve"> </w:t>
            </w:r>
            <w:r w:rsidR="002E3EAF" w:rsidRPr="00391327">
              <w:rPr>
                <w:rFonts w:ascii="Calibri" w:hAnsi="Calibri"/>
                <w:sz w:val="18"/>
                <w:szCs w:val="18"/>
              </w:rPr>
              <w:t>value from applicable MCH-23 field for the indoor unit in E01 according to the following list:</w:t>
            </w:r>
          </w:p>
          <w:p w14:paraId="268FA3F7" w14:textId="77777777" w:rsidR="002E3EAF" w:rsidRPr="00391327" w:rsidRDefault="002E3EAF" w:rsidP="002E3EAF">
            <w:pPr>
              <w:keepNext/>
              <w:rPr>
                <w:rFonts w:ascii="Calibri" w:hAnsi="Calibri"/>
                <w:sz w:val="18"/>
                <w:szCs w:val="18"/>
              </w:rPr>
            </w:pPr>
            <w:r w:rsidRPr="00391327">
              <w:rPr>
                <w:rFonts w:ascii="Calibri" w:hAnsi="Calibri"/>
                <w:sz w:val="18"/>
                <w:szCs w:val="18"/>
              </w:rPr>
              <w:t>MCH-23</w:t>
            </w:r>
            <w:proofErr w:type="gramStart"/>
            <w:r w:rsidRPr="00391327">
              <w:rPr>
                <w:rFonts w:ascii="Calibri" w:hAnsi="Calibri"/>
                <w:sz w:val="18"/>
                <w:szCs w:val="18"/>
              </w:rPr>
              <w:t>a  field</w:t>
            </w:r>
            <w:proofErr w:type="gramEnd"/>
            <w:r w:rsidRPr="00391327">
              <w:rPr>
                <w:rFonts w:ascii="Calibri" w:hAnsi="Calibri"/>
                <w:sz w:val="18"/>
                <w:szCs w:val="18"/>
              </w:rPr>
              <w:t xml:space="preserve"> D02</w:t>
            </w:r>
          </w:p>
          <w:p w14:paraId="6F920BA7" w14:textId="77777777" w:rsidR="002E3EAF" w:rsidRPr="00391327" w:rsidRDefault="002E3EAF" w:rsidP="002E3EAF">
            <w:pPr>
              <w:keepNext/>
              <w:rPr>
                <w:rFonts w:ascii="Calibri" w:hAnsi="Calibri"/>
                <w:sz w:val="18"/>
                <w:szCs w:val="18"/>
              </w:rPr>
            </w:pPr>
            <w:r w:rsidRPr="00391327">
              <w:rPr>
                <w:rFonts w:ascii="Calibri" w:hAnsi="Calibri"/>
                <w:sz w:val="18"/>
                <w:szCs w:val="18"/>
              </w:rPr>
              <w:t>MCH-23</w:t>
            </w:r>
            <w:proofErr w:type="gramStart"/>
            <w:r w:rsidRPr="00391327">
              <w:rPr>
                <w:rFonts w:ascii="Calibri" w:hAnsi="Calibri"/>
                <w:sz w:val="18"/>
                <w:szCs w:val="18"/>
              </w:rPr>
              <w:t>b  field</w:t>
            </w:r>
            <w:proofErr w:type="gramEnd"/>
            <w:r w:rsidRPr="00391327">
              <w:rPr>
                <w:rFonts w:ascii="Calibri" w:hAnsi="Calibri"/>
                <w:sz w:val="18"/>
                <w:szCs w:val="18"/>
              </w:rPr>
              <w:t xml:space="preserve"> E03</w:t>
            </w:r>
          </w:p>
          <w:p w14:paraId="50D5E61A" w14:textId="77777777" w:rsidR="002E3EAF" w:rsidRPr="00391327" w:rsidRDefault="002E3EAF" w:rsidP="002E3EAF">
            <w:pPr>
              <w:keepNext/>
              <w:rPr>
                <w:rFonts w:ascii="Calibri" w:hAnsi="Calibri"/>
                <w:sz w:val="18"/>
                <w:szCs w:val="18"/>
              </w:rPr>
            </w:pPr>
            <w:r w:rsidRPr="00391327">
              <w:rPr>
                <w:rFonts w:ascii="Calibri" w:hAnsi="Calibri"/>
                <w:sz w:val="18"/>
                <w:szCs w:val="18"/>
              </w:rPr>
              <w:t>MCH-23</w:t>
            </w:r>
            <w:proofErr w:type="gramStart"/>
            <w:r w:rsidRPr="00391327">
              <w:rPr>
                <w:rFonts w:ascii="Calibri" w:hAnsi="Calibri"/>
                <w:sz w:val="18"/>
                <w:szCs w:val="18"/>
              </w:rPr>
              <w:t>c  field</w:t>
            </w:r>
            <w:proofErr w:type="gramEnd"/>
            <w:r w:rsidRPr="00391327">
              <w:rPr>
                <w:rFonts w:ascii="Calibri" w:hAnsi="Calibri"/>
                <w:sz w:val="18"/>
                <w:szCs w:val="18"/>
              </w:rPr>
              <w:t xml:space="preserve"> E02</w:t>
            </w:r>
          </w:p>
          <w:p w14:paraId="38E94498" w14:textId="77777777" w:rsidR="002E3EAF" w:rsidRPr="00391327" w:rsidRDefault="002E3EAF" w:rsidP="002E3EAF">
            <w:pPr>
              <w:keepNext/>
              <w:rPr>
                <w:rFonts w:ascii="Calibri" w:hAnsi="Calibri"/>
                <w:sz w:val="18"/>
                <w:szCs w:val="18"/>
              </w:rPr>
            </w:pPr>
            <w:r w:rsidRPr="00391327">
              <w:rPr>
                <w:rFonts w:ascii="Calibri" w:hAnsi="Calibri"/>
                <w:sz w:val="18"/>
                <w:szCs w:val="18"/>
              </w:rPr>
              <w:t>(MCH-23d is not applicable)</w:t>
            </w:r>
          </w:p>
          <w:p w14:paraId="67F94A31" w14:textId="77777777" w:rsidR="002E3EAF" w:rsidRPr="00391327" w:rsidRDefault="002E3EAF" w:rsidP="002E3EAF">
            <w:pPr>
              <w:keepNext/>
              <w:rPr>
                <w:rFonts w:ascii="Calibri" w:hAnsi="Calibri"/>
                <w:sz w:val="18"/>
                <w:szCs w:val="18"/>
              </w:rPr>
            </w:pPr>
            <w:r w:rsidRPr="00391327">
              <w:rPr>
                <w:rFonts w:ascii="Calibri" w:hAnsi="Calibri"/>
                <w:sz w:val="18"/>
                <w:szCs w:val="18"/>
              </w:rPr>
              <w:t>MCH-23</w:t>
            </w:r>
            <w:proofErr w:type="gramStart"/>
            <w:r w:rsidRPr="00391327">
              <w:rPr>
                <w:rFonts w:ascii="Calibri" w:hAnsi="Calibri"/>
                <w:sz w:val="18"/>
                <w:szCs w:val="18"/>
              </w:rPr>
              <w:t>e  field</w:t>
            </w:r>
            <w:proofErr w:type="gramEnd"/>
            <w:r w:rsidRPr="00391327">
              <w:rPr>
                <w:rFonts w:ascii="Calibri" w:hAnsi="Calibri"/>
                <w:sz w:val="18"/>
                <w:szCs w:val="18"/>
              </w:rPr>
              <w:t xml:space="preserve"> D02</w:t>
            </w:r>
          </w:p>
          <w:p w14:paraId="61A024DF" w14:textId="77777777" w:rsidR="002E3EAF" w:rsidRPr="00391327" w:rsidRDefault="002E3EAF" w:rsidP="002E3EAF">
            <w:pPr>
              <w:keepNext/>
              <w:rPr>
                <w:rFonts w:ascii="Calibri" w:hAnsi="Calibri"/>
                <w:sz w:val="18"/>
                <w:szCs w:val="18"/>
              </w:rPr>
            </w:pPr>
            <w:r w:rsidRPr="00391327">
              <w:rPr>
                <w:rFonts w:ascii="Calibri" w:hAnsi="Calibri"/>
                <w:sz w:val="18"/>
                <w:szCs w:val="18"/>
              </w:rPr>
              <w:t>MCH-23</w:t>
            </w:r>
            <w:proofErr w:type="gramStart"/>
            <w:r w:rsidRPr="00391327">
              <w:rPr>
                <w:rFonts w:ascii="Calibri" w:hAnsi="Calibri"/>
                <w:sz w:val="18"/>
                <w:szCs w:val="18"/>
              </w:rPr>
              <w:t>f  field</w:t>
            </w:r>
            <w:proofErr w:type="gramEnd"/>
            <w:r w:rsidRPr="00391327">
              <w:rPr>
                <w:rFonts w:ascii="Calibri" w:hAnsi="Calibri"/>
                <w:sz w:val="18"/>
                <w:szCs w:val="18"/>
              </w:rPr>
              <w:t xml:space="preserve"> D02&gt;&gt;</w:t>
            </w:r>
          </w:p>
          <w:p w14:paraId="2C576882" w14:textId="70B90B93" w:rsidR="00112118" w:rsidRPr="00391327" w:rsidRDefault="00112118" w:rsidP="00112118">
            <w:pPr>
              <w:keepNext/>
              <w:rPr>
                <w:rFonts w:ascii="Calibri" w:hAnsi="Calibri"/>
                <w:sz w:val="18"/>
                <w:szCs w:val="18"/>
              </w:rPr>
            </w:pPr>
          </w:p>
        </w:tc>
        <w:tc>
          <w:tcPr>
            <w:tcW w:w="5130" w:type="dxa"/>
          </w:tcPr>
          <w:p w14:paraId="1F2B1A0F" w14:textId="77777777" w:rsidR="00112118" w:rsidRPr="00391327" w:rsidRDefault="00112118" w:rsidP="00112118">
            <w:pPr>
              <w:keepNext/>
              <w:spacing w:afterLines="60" w:after="144"/>
              <w:rPr>
                <w:rFonts w:asciiTheme="minorHAnsi" w:hAnsiTheme="minorHAnsi"/>
                <w:sz w:val="18"/>
                <w:szCs w:val="18"/>
              </w:rPr>
            </w:pPr>
            <w:r w:rsidRPr="00391327">
              <w:rPr>
                <w:rFonts w:asciiTheme="minorHAnsi" w:hAnsiTheme="minorHAnsi"/>
                <w:sz w:val="18"/>
                <w:szCs w:val="18"/>
              </w:rPr>
              <w:t xml:space="preserve">&lt;&lt;calculated field: </w:t>
            </w:r>
          </w:p>
          <w:p w14:paraId="5393679F" w14:textId="2FA8C104" w:rsidR="00112118" w:rsidRPr="00391327" w:rsidRDefault="00112118" w:rsidP="00112118">
            <w:pPr>
              <w:keepNext/>
              <w:spacing w:afterLines="60" w:after="144"/>
              <w:rPr>
                <w:rFonts w:ascii="Calibri" w:hAnsi="Calibri"/>
                <w:sz w:val="18"/>
                <w:szCs w:val="18"/>
              </w:rPr>
            </w:pPr>
            <w:r w:rsidRPr="00391327">
              <w:rPr>
                <w:rFonts w:ascii="Calibri" w:hAnsi="Calibri"/>
                <w:sz w:val="18"/>
                <w:szCs w:val="18"/>
              </w:rPr>
              <w:t xml:space="preserve">if the </w:t>
            </w:r>
            <w:r w:rsidR="000621B5" w:rsidRPr="00391327">
              <w:rPr>
                <w:rFonts w:ascii="Calibri" w:hAnsi="Calibri"/>
                <w:sz w:val="18"/>
                <w:szCs w:val="18"/>
              </w:rPr>
              <w:t>LMCI</w:t>
            </w:r>
            <w:r w:rsidRPr="00391327">
              <w:rPr>
                <w:rFonts w:ascii="Calibri" w:hAnsi="Calibri"/>
                <w:sz w:val="18"/>
                <w:szCs w:val="18"/>
              </w:rPr>
              <w:t xml:space="preserve">-MCH-01 indicates </w:t>
            </w:r>
            <w:proofErr w:type="gramStart"/>
            <w:r w:rsidRPr="00391327">
              <w:rPr>
                <w:rFonts w:ascii="Calibri" w:hAnsi="Calibri"/>
                <w:sz w:val="18"/>
                <w:szCs w:val="18"/>
              </w:rPr>
              <w:t>a</w:t>
            </w:r>
            <w:proofErr w:type="gramEnd"/>
            <w:r w:rsidRPr="00391327">
              <w:rPr>
                <w:rFonts w:ascii="Calibri" w:hAnsi="Calibri"/>
                <w:sz w:val="18"/>
                <w:szCs w:val="18"/>
              </w:rPr>
              <w:t xml:space="preserve"> MCH-28 is required for alternate minimum airflow rate compliance, then</w:t>
            </w:r>
          </w:p>
          <w:p w14:paraId="58FB251D" w14:textId="4FD7AF60" w:rsidR="00112118" w:rsidRPr="00391327" w:rsidRDefault="00112118" w:rsidP="00112118">
            <w:pPr>
              <w:keepNext/>
              <w:spacing w:afterLines="60" w:after="144"/>
              <w:ind w:left="720"/>
              <w:rPr>
                <w:rFonts w:ascii="Calibri" w:hAnsi="Calibri"/>
                <w:sz w:val="18"/>
                <w:szCs w:val="18"/>
              </w:rPr>
            </w:pPr>
            <w:r w:rsidRPr="00391327">
              <w:rPr>
                <w:rFonts w:ascii="Calibri" w:hAnsi="Calibri"/>
                <w:sz w:val="18"/>
                <w:szCs w:val="18"/>
              </w:rPr>
              <w:t xml:space="preserve">if the system has a registered </w:t>
            </w:r>
            <w:r w:rsidR="000621B5" w:rsidRPr="00391327">
              <w:rPr>
                <w:rFonts w:ascii="Calibri" w:hAnsi="Calibri"/>
                <w:sz w:val="18"/>
                <w:szCs w:val="18"/>
              </w:rPr>
              <w:t>LMCV</w:t>
            </w:r>
            <w:r w:rsidRPr="00391327">
              <w:rPr>
                <w:rFonts w:ascii="Calibri" w:hAnsi="Calibri"/>
                <w:sz w:val="18"/>
                <w:szCs w:val="18"/>
              </w:rPr>
              <w:t xml:space="preserve">-MCH-28 that indicates compliance with Table </w:t>
            </w:r>
            <w:ins w:id="4" w:author="Alhabibi, Haider@Energy" w:date="2023-03-01T09:19:00Z">
              <w:r w:rsidR="00391327" w:rsidRPr="00391327">
                <w:rPr>
                  <w:rFonts w:ascii="Calibri" w:hAnsi="Calibri"/>
                  <w:sz w:val="18"/>
                  <w:szCs w:val="18"/>
                </w:rPr>
                <w:t xml:space="preserve">160.3 A or B </w:t>
              </w:r>
            </w:ins>
            <w:del w:id="5" w:author="Alhabibi, Haider@Energy" w:date="2023-03-01T09:19:00Z">
              <w:r w:rsidRPr="00391327" w:rsidDel="00391327">
                <w:rPr>
                  <w:rFonts w:ascii="Calibri" w:hAnsi="Calibri"/>
                  <w:sz w:val="18"/>
                  <w:szCs w:val="18"/>
                </w:rPr>
                <w:delText xml:space="preserve">150.0-B or C </w:delText>
              </w:r>
            </w:del>
            <w:r w:rsidRPr="00391327">
              <w:rPr>
                <w:rFonts w:ascii="Calibri" w:hAnsi="Calibri"/>
                <w:sz w:val="18"/>
                <w:szCs w:val="18"/>
              </w:rPr>
              <w:t>return duct design requirements, then result =</w:t>
            </w:r>
            <w:r w:rsidRPr="00391327">
              <w:rPr>
                <w:rFonts w:ascii="Calibri" w:hAnsi="Calibri"/>
                <w:b/>
                <w:sz w:val="18"/>
                <w:szCs w:val="18"/>
              </w:rPr>
              <w:t xml:space="preserve">system complies using Table </w:t>
            </w:r>
            <w:ins w:id="6" w:author="Alhabibi, Haider@Energy" w:date="2023-03-01T09:19:00Z">
              <w:r w:rsidR="00D62B6D" w:rsidRPr="00D62B6D">
                <w:rPr>
                  <w:rFonts w:ascii="Calibri" w:hAnsi="Calibri"/>
                  <w:b/>
                  <w:sz w:val="18"/>
                  <w:szCs w:val="18"/>
                </w:rPr>
                <w:t xml:space="preserve">160.3 A or B </w:t>
              </w:r>
            </w:ins>
            <w:del w:id="7" w:author="Alhabibi, Haider@Energy" w:date="2023-03-01T09:19:00Z">
              <w:r w:rsidRPr="00391327" w:rsidDel="00D62B6D">
                <w:rPr>
                  <w:rFonts w:ascii="Calibri" w:hAnsi="Calibri"/>
                  <w:b/>
                  <w:sz w:val="18"/>
                  <w:szCs w:val="18"/>
                </w:rPr>
                <w:delText xml:space="preserve">150.0-B or C </w:delText>
              </w:r>
            </w:del>
            <w:r w:rsidRPr="00391327">
              <w:rPr>
                <w:rFonts w:ascii="Calibri" w:hAnsi="Calibri"/>
                <w:b/>
                <w:sz w:val="18"/>
                <w:szCs w:val="18"/>
              </w:rPr>
              <w:t>alternative return duct design criteria</w:t>
            </w:r>
            <w:r w:rsidRPr="00391327">
              <w:rPr>
                <w:rFonts w:ascii="Calibri" w:hAnsi="Calibri"/>
                <w:sz w:val="18"/>
                <w:szCs w:val="18"/>
              </w:rPr>
              <w:t>.</w:t>
            </w:r>
          </w:p>
          <w:p w14:paraId="35CBA805" w14:textId="4054C04F" w:rsidR="00112118" w:rsidRPr="00391327" w:rsidRDefault="00112118" w:rsidP="00112118">
            <w:pPr>
              <w:keepNext/>
              <w:spacing w:afterLines="60" w:after="144"/>
              <w:ind w:left="720"/>
              <w:rPr>
                <w:rFonts w:ascii="Calibri" w:hAnsi="Calibri"/>
                <w:sz w:val="18"/>
                <w:szCs w:val="18"/>
              </w:rPr>
            </w:pPr>
            <w:r w:rsidRPr="00391327">
              <w:rPr>
                <w:rFonts w:ascii="Calibri" w:hAnsi="Calibri"/>
                <w:sz w:val="18"/>
                <w:szCs w:val="18"/>
              </w:rPr>
              <w:t>else result=</w:t>
            </w:r>
            <w:r w:rsidRPr="00391327">
              <w:rPr>
                <w:rFonts w:ascii="Calibri" w:hAnsi="Calibri"/>
                <w:b/>
                <w:sz w:val="18"/>
                <w:szCs w:val="18"/>
              </w:rPr>
              <w:t xml:space="preserve">System does not comply.  A registered </w:t>
            </w:r>
            <w:r w:rsidR="000621B5" w:rsidRPr="00391327">
              <w:rPr>
                <w:rFonts w:ascii="Calibri" w:hAnsi="Calibri"/>
                <w:b/>
                <w:sz w:val="18"/>
                <w:szCs w:val="18"/>
              </w:rPr>
              <w:t>LMCV</w:t>
            </w:r>
            <w:r w:rsidRPr="00391327">
              <w:rPr>
                <w:rFonts w:ascii="Calibri" w:hAnsi="Calibri"/>
                <w:b/>
                <w:sz w:val="18"/>
                <w:szCs w:val="18"/>
              </w:rPr>
              <w:t xml:space="preserve">-MCH-28 is required </w:t>
            </w:r>
            <w:r w:rsidRPr="00391327">
              <w:rPr>
                <w:rFonts w:ascii="Calibri" w:hAnsi="Calibri"/>
                <w:sz w:val="18"/>
                <w:szCs w:val="18"/>
              </w:rPr>
              <w:t>(do not allow this MCH-25 to be registered).</w:t>
            </w:r>
          </w:p>
          <w:p w14:paraId="60F9A387" w14:textId="0E627723" w:rsidR="00112118" w:rsidRPr="00391327" w:rsidRDefault="00112118" w:rsidP="00112118">
            <w:pPr>
              <w:keepNext/>
              <w:spacing w:afterLines="60" w:after="144"/>
              <w:rPr>
                <w:rFonts w:ascii="Calibri" w:hAnsi="Calibri"/>
                <w:sz w:val="18"/>
                <w:szCs w:val="18"/>
              </w:rPr>
            </w:pPr>
            <w:r w:rsidRPr="00391327">
              <w:rPr>
                <w:rFonts w:ascii="Calibri" w:hAnsi="Calibri"/>
                <w:sz w:val="18"/>
                <w:szCs w:val="18"/>
                <w:u w:val="single"/>
              </w:rPr>
              <w:t>else</w:t>
            </w:r>
            <w:r w:rsidRPr="00391327">
              <w:rPr>
                <w:rFonts w:ascii="Calibri" w:hAnsi="Calibri"/>
                <w:sz w:val="18"/>
                <w:szCs w:val="18"/>
              </w:rPr>
              <w:t xml:space="preserve">if the </w:t>
            </w:r>
            <w:r w:rsidR="000621B5" w:rsidRPr="00391327">
              <w:rPr>
                <w:rFonts w:ascii="Calibri" w:hAnsi="Calibri"/>
                <w:sz w:val="18"/>
                <w:szCs w:val="18"/>
              </w:rPr>
              <w:t>LMCI</w:t>
            </w:r>
            <w:r w:rsidRPr="00391327">
              <w:rPr>
                <w:rFonts w:ascii="Calibri" w:hAnsi="Calibri"/>
                <w:sz w:val="18"/>
                <w:szCs w:val="18"/>
              </w:rPr>
              <w:t xml:space="preserve">-MCH-01 indicates </w:t>
            </w:r>
            <w:proofErr w:type="gramStart"/>
            <w:r w:rsidRPr="00391327">
              <w:rPr>
                <w:rFonts w:ascii="Calibri" w:hAnsi="Calibri"/>
                <w:sz w:val="18"/>
                <w:szCs w:val="18"/>
              </w:rPr>
              <w:t>a</w:t>
            </w:r>
            <w:proofErr w:type="gramEnd"/>
            <w:r w:rsidRPr="00391327">
              <w:rPr>
                <w:rFonts w:ascii="Calibri" w:hAnsi="Calibri"/>
                <w:sz w:val="18"/>
                <w:szCs w:val="18"/>
              </w:rPr>
              <w:t xml:space="preserve"> MCH-23 is required for minimum airflow rate compliance, then</w:t>
            </w:r>
          </w:p>
          <w:p w14:paraId="64035878" w14:textId="07869DB5" w:rsidR="00112118" w:rsidRPr="00391327" w:rsidRDefault="00112118" w:rsidP="00112118">
            <w:pPr>
              <w:keepNext/>
              <w:spacing w:afterLines="60" w:after="144"/>
              <w:ind w:left="720"/>
              <w:rPr>
                <w:rFonts w:ascii="Calibri" w:hAnsi="Calibri"/>
                <w:sz w:val="18"/>
                <w:szCs w:val="18"/>
              </w:rPr>
            </w:pPr>
            <w:r w:rsidRPr="00391327">
              <w:rPr>
                <w:rFonts w:ascii="Calibri" w:hAnsi="Calibri"/>
                <w:sz w:val="18"/>
                <w:szCs w:val="18"/>
              </w:rPr>
              <w:t xml:space="preserve">if this system has a registered </w:t>
            </w:r>
            <w:r w:rsidR="000621B5" w:rsidRPr="00391327">
              <w:rPr>
                <w:rFonts w:ascii="Calibri" w:hAnsi="Calibri"/>
                <w:sz w:val="18"/>
                <w:szCs w:val="18"/>
              </w:rPr>
              <w:t>LMCV</w:t>
            </w:r>
            <w:r w:rsidRPr="00391327">
              <w:rPr>
                <w:rFonts w:ascii="Calibri" w:hAnsi="Calibri"/>
                <w:sz w:val="18"/>
                <w:szCs w:val="18"/>
              </w:rPr>
              <w:t>-MCH-23a</w:t>
            </w:r>
            <w:r w:rsidR="00C94073" w:rsidRPr="00391327">
              <w:rPr>
                <w:rFonts w:ascii="Calibri" w:hAnsi="Calibri"/>
                <w:sz w:val="18"/>
                <w:szCs w:val="18"/>
              </w:rPr>
              <w:t>,</w:t>
            </w:r>
            <w:r w:rsidRPr="00391327">
              <w:rPr>
                <w:rFonts w:ascii="Calibri" w:hAnsi="Calibri"/>
                <w:sz w:val="18"/>
                <w:szCs w:val="18"/>
              </w:rPr>
              <w:t xml:space="preserve"> </w:t>
            </w:r>
            <w:r w:rsidR="000621B5" w:rsidRPr="00391327">
              <w:rPr>
                <w:rFonts w:ascii="Calibri" w:hAnsi="Calibri"/>
                <w:sz w:val="18"/>
                <w:szCs w:val="18"/>
              </w:rPr>
              <w:t>LMCV</w:t>
            </w:r>
            <w:r w:rsidRPr="00391327">
              <w:rPr>
                <w:rFonts w:ascii="Calibri" w:hAnsi="Calibri"/>
                <w:sz w:val="18"/>
                <w:szCs w:val="18"/>
              </w:rPr>
              <w:t>-MCH-23b</w:t>
            </w:r>
            <w:r w:rsidR="00C94073" w:rsidRPr="00391327">
              <w:rPr>
                <w:rFonts w:ascii="Calibri" w:hAnsi="Calibri"/>
                <w:sz w:val="18"/>
                <w:szCs w:val="18"/>
              </w:rPr>
              <w:t xml:space="preserve">, </w:t>
            </w:r>
            <w:r w:rsidR="000621B5" w:rsidRPr="00391327">
              <w:rPr>
                <w:rFonts w:ascii="Calibri" w:hAnsi="Calibri"/>
                <w:sz w:val="18"/>
                <w:szCs w:val="18"/>
              </w:rPr>
              <w:t>LMCI</w:t>
            </w:r>
            <w:r w:rsidR="00C94073" w:rsidRPr="00391327">
              <w:rPr>
                <w:rFonts w:ascii="Calibri" w:hAnsi="Calibri"/>
                <w:sz w:val="18"/>
                <w:szCs w:val="18"/>
              </w:rPr>
              <w:t xml:space="preserve">-MCH-23e or </w:t>
            </w:r>
            <w:r w:rsidR="000621B5" w:rsidRPr="00391327">
              <w:rPr>
                <w:rFonts w:ascii="Calibri" w:hAnsi="Calibri"/>
                <w:sz w:val="18"/>
                <w:szCs w:val="18"/>
              </w:rPr>
              <w:t>LMCI</w:t>
            </w:r>
            <w:r w:rsidR="00C94073" w:rsidRPr="00391327">
              <w:rPr>
                <w:rFonts w:ascii="Calibri" w:hAnsi="Calibri"/>
                <w:sz w:val="18"/>
                <w:szCs w:val="18"/>
              </w:rPr>
              <w:t>-MCH-23f</w:t>
            </w:r>
            <w:r w:rsidRPr="00391327">
              <w:rPr>
                <w:rFonts w:ascii="Calibri" w:hAnsi="Calibri"/>
                <w:sz w:val="18"/>
                <w:szCs w:val="18"/>
              </w:rPr>
              <w:t xml:space="preserve"> that meets the compliance criterion in D01, then result = </w:t>
            </w:r>
            <w:r w:rsidRPr="00391327">
              <w:rPr>
                <w:rFonts w:ascii="Calibri" w:hAnsi="Calibri"/>
                <w:b/>
                <w:sz w:val="18"/>
                <w:szCs w:val="18"/>
              </w:rPr>
              <w:t xml:space="preserve">System complies with minimum airflow rate </w:t>
            </w:r>
            <w:proofErr w:type="gramStart"/>
            <w:r w:rsidRPr="00391327">
              <w:rPr>
                <w:rFonts w:ascii="Calibri" w:hAnsi="Calibri"/>
                <w:b/>
                <w:sz w:val="18"/>
                <w:szCs w:val="18"/>
              </w:rPr>
              <w:t>requirements</w:t>
            </w:r>
            <w:r w:rsidRPr="00391327">
              <w:rPr>
                <w:rFonts w:ascii="Calibri" w:hAnsi="Calibri"/>
                <w:sz w:val="18"/>
                <w:szCs w:val="18"/>
              </w:rPr>
              <w:t>;</w:t>
            </w:r>
            <w:proofErr w:type="gramEnd"/>
          </w:p>
          <w:p w14:paraId="6F65D90B" w14:textId="77777777" w:rsidR="00112118" w:rsidRPr="00391327" w:rsidRDefault="00112118" w:rsidP="00112118">
            <w:pPr>
              <w:keepNext/>
              <w:spacing w:afterLines="60" w:after="144"/>
              <w:ind w:left="720"/>
              <w:rPr>
                <w:rFonts w:ascii="Calibri" w:hAnsi="Calibri"/>
                <w:sz w:val="18"/>
                <w:szCs w:val="18"/>
              </w:rPr>
            </w:pPr>
            <w:r w:rsidRPr="00391327">
              <w:rPr>
                <w:rFonts w:ascii="Calibri" w:hAnsi="Calibri"/>
                <w:sz w:val="18"/>
                <w:szCs w:val="18"/>
              </w:rPr>
              <w:t>elseif A10=Alteration, then</w:t>
            </w:r>
          </w:p>
          <w:p w14:paraId="314478F4" w14:textId="525CE66B" w:rsidR="00112118" w:rsidRPr="00391327" w:rsidRDefault="00112118" w:rsidP="00112118">
            <w:pPr>
              <w:keepNext/>
              <w:spacing w:afterLines="60" w:after="144"/>
              <w:ind w:left="1440"/>
              <w:rPr>
                <w:rFonts w:ascii="Calibri" w:hAnsi="Calibri"/>
                <w:sz w:val="18"/>
                <w:szCs w:val="18"/>
              </w:rPr>
            </w:pPr>
            <w:r w:rsidRPr="00391327">
              <w:rPr>
                <w:rFonts w:ascii="Calibri" w:hAnsi="Calibri"/>
                <w:sz w:val="18"/>
                <w:szCs w:val="18"/>
              </w:rPr>
              <w:t xml:space="preserve">if the system complies with the alternative airflow compliance method on a registered </w:t>
            </w:r>
            <w:r w:rsidR="000621B5" w:rsidRPr="00391327">
              <w:rPr>
                <w:rFonts w:ascii="Calibri" w:hAnsi="Calibri"/>
                <w:sz w:val="18"/>
                <w:szCs w:val="18"/>
              </w:rPr>
              <w:t>LMCV</w:t>
            </w:r>
            <w:r w:rsidRPr="00391327">
              <w:rPr>
                <w:rFonts w:ascii="Calibri" w:hAnsi="Calibri"/>
                <w:sz w:val="18"/>
                <w:szCs w:val="18"/>
              </w:rPr>
              <w:t>-MCH23</w:t>
            </w:r>
            <w:proofErr w:type="gramStart"/>
            <w:r w:rsidRPr="00391327">
              <w:rPr>
                <w:rFonts w:ascii="Calibri" w:hAnsi="Calibri"/>
                <w:sz w:val="18"/>
                <w:szCs w:val="18"/>
              </w:rPr>
              <w:t>c;  then</w:t>
            </w:r>
            <w:proofErr w:type="gramEnd"/>
            <w:r w:rsidRPr="00391327">
              <w:rPr>
                <w:rFonts w:ascii="Calibri" w:hAnsi="Calibri"/>
                <w:sz w:val="18"/>
                <w:szCs w:val="18"/>
              </w:rPr>
              <w:t xml:space="preserve"> result =</w:t>
            </w:r>
            <w:r w:rsidRPr="00391327">
              <w:rPr>
                <w:rFonts w:ascii="Calibri" w:hAnsi="Calibri"/>
                <w:b/>
                <w:sz w:val="18"/>
                <w:szCs w:val="18"/>
              </w:rPr>
              <w:t>system complies using the alternative remedial actions specified in RA3.3.3.1.5</w:t>
            </w:r>
            <w:r w:rsidRPr="00391327">
              <w:rPr>
                <w:rFonts w:ascii="Calibri" w:hAnsi="Calibri"/>
                <w:sz w:val="18"/>
                <w:szCs w:val="18"/>
              </w:rPr>
              <w:t>.</w:t>
            </w:r>
            <w:r w:rsidRPr="00391327">
              <w:rPr>
                <w:rFonts w:asciiTheme="minorHAnsi" w:hAnsiTheme="minorHAnsi"/>
                <w:sz w:val="18"/>
                <w:szCs w:val="18"/>
              </w:rPr>
              <w:t xml:space="preserve"> </w:t>
            </w:r>
            <w:r w:rsidRPr="00391327">
              <w:rPr>
                <w:rFonts w:asciiTheme="minorHAnsi" w:hAnsiTheme="minorHAnsi"/>
                <w:b/>
                <w:sz w:val="18"/>
                <w:szCs w:val="18"/>
              </w:rPr>
              <w:t>This System does not qualify for Group Sampling.</w:t>
            </w:r>
          </w:p>
          <w:p w14:paraId="4DFA2EE8" w14:textId="51008384" w:rsidR="00112118" w:rsidRPr="00391327" w:rsidRDefault="00112118" w:rsidP="00CC7060">
            <w:pPr>
              <w:keepNext/>
              <w:spacing w:afterLines="60" w:after="144"/>
              <w:ind w:left="720"/>
              <w:rPr>
                <w:rFonts w:ascii="Calibri" w:hAnsi="Calibri"/>
                <w:sz w:val="18"/>
                <w:szCs w:val="18"/>
              </w:rPr>
            </w:pPr>
            <w:r w:rsidRPr="00391327">
              <w:rPr>
                <w:rFonts w:ascii="Calibri" w:hAnsi="Calibri"/>
                <w:sz w:val="18"/>
                <w:szCs w:val="18"/>
              </w:rPr>
              <w:t>else result=</w:t>
            </w:r>
            <w:r w:rsidRPr="00391327">
              <w:rPr>
                <w:rFonts w:ascii="Calibri" w:hAnsi="Calibri"/>
                <w:b/>
                <w:sz w:val="18"/>
                <w:szCs w:val="18"/>
              </w:rPr>
              <w:t xml:space="preserve">System does not comply. A registered </w:t>
            </w:r>
            <w:r w:rsidR="000621B5" w:rsidRPr="00391327">
              <w:rPr>
                <w:rFonts w:ascii="Calibri" w:hAnsi="Calibri"/>
                <w:b/>
                <w:sz w:val="18"/>
                <w:szCs w:val="18"/>
              </w:rPr>
              <w:t>LMCV</w:t>
            </w:r>
            <w:r w:rsidRPr="00391327">
              <w:rPr>
                <w:rFonts w:ascii="Calibri" w:hAnsi="Calibri"/>
                <w:b/>
                <w:sz w:val="18"/>
                <w:szCs w:val="18"/>
              </w:rPr>
              <w:t xml:space="preserve">-MCH-23 for this system is </w:t>
            </w:r>
            <w:proofErr w:type="gramStart"/>
            <w:r w:rsidRPr="00391327">
              <w:rPr>
                <w:rFonts w:ascii="Calibri" w:hAnsi="Calibri"/>
                <w:b/>
                <w:sz w:val="18"/>
                <w:szCs w:val="18"/>
              </w:rPr>
              <w:t xml:space="preserve">required </w:t>
            </w:r>
            <w:r w:rsidRPr="00391327">
              <w:rPr>
                <w:rFonts w:ascii="Calibri" w:hAnsi="Calibri"/>
                <w:sz w:val="18"/>
                <w:szCs w:val="18"/>
              </w:rPr>
              <w:t>.</w:t>
            </w:r>
            <w:proofErr w:type="gramEnd"/>
            <w:r w:rsidRPr="00391327">
              <w:rPr>
                <w:rFonts w:ascii="Calibri" w:hAnsi="Calibri"/>
                <w:sz w:val="18"/>
                <w:szCs w:val="18"/>
              </w:rPr>
              <w:t xml:space="preserve"> (</w:t>
            </w:r>
            <w:proofErr w:type="gramStart"/>
            <w:r w:rsidRPr="00391327">
              <w:rPr>
                <w:rFonts w:ascii="Calibri" w:hAnsi="Calibri"/>
                <w:sz w:val="18"/>
                <w:szCs w:val="18"/>
              </w:rPr>
              <w:t>do</w:t>
            </w:r>
            <w:proofErr w:type="gramEnd"/>
            <w:r w:rsidRPr="00391327">
              <w:rPr>
                <w:rFonts w:ascii="Calibri" w:hAnsi="Calibri"/>
                <w:sz w:val="18"/>
                <w:szCs w:val="18"/>
              </w:rPr>
              <w:t xml:space="preserve"> not allow this MCH-25 to be registered)&gt;&gt;</w:t>
            </w:r>
          </w:p>
        </w:tc>
      </w:tr>
      <w:tr w:rsidR="00112118" w:rsidRPr="006A3EEB" w14:paraId="2F43E3C0" w14:textId="77777777" w:rsidTr="00112118">
        <w:trPr>
          <w:cantSplit/>
          <w:trHeight w:val="188"/>
        </w:trPr>
        <w:tc>
          <w:tcPr>
            <w:tcW w:w="2808" w:type="dxa"/>
            <w:gridSpan w:val="2"/>
          </w:tcPr>
          <w:p w14:paraId="4EF07B82" w14:textId="77777777" w:rsidR="00112118" w:rsidRPr="006A3EEB" w:rsidRDefault="00112118" w:rsidP="00112118">
            <w:pPr>
              <w:keepNext/>
              <w:rPr>
                <w:rFonts w:ascii="Calibri" w:hAnsi="Calibri"/>
                <w:sz w:val="16"/>
                <w:szCs w:val="16"/>
              </w:rPr>
            </w:pPr>
          </w:p>
        </w:tc>
        <w:tc>
          <w:tcPr>
            <w:tcW w:w="3060" w:type="dxa"/>
          </w:tcPr>
          <w:p w14:paraId="7ABEFFA4" w14:textId="77777777" w:rsidR="00112118" w:rsidRPr="006A3EEB" w:rsidRDefault="00112118" w:rsidP="00112118">
            <w:pPr>
              <w:keepNext/>
              <w:rPr>
                <w:rFonts w:ascii="Calibri" w:hAnsi="Calibri"/>
                <w:sz w:val="16"/>
                <w:szCs w:val="16"/>
              </w:rPr>
            </w:pPr>
          </w:p>
        </w:tc>
        <w:tc>
          <w:tcPr>
            <w:tcW w:w="5130" w:type="dxa"/>
          </w:tcPr>
          <w:p w14:paraId="0C62397B" w14:textId="77777777" w:rsidR="00112118" w:rsidRPr="006A3EEB" w:rsidRDefault="00112118" w:rsidP="00112118">
            <w:pPr>
              <w:keepNext/>
              <w:rPr>
                <w:rFonts w:ascii="Calibri" w:hAnsi="Calibri"/>
                <w:sz w:val="16"/>
                <w:szCs w:val="16"/>
              </w:rPr>
            </w:pPr>
          </w:p>
        </w:tc>
      </w:tr>
      <w:tr w:rsidR="00112118" w:rsidRPr="00BC1E29" w14:paraId="2F781978" w14:textId="77777777" w:rsidTr="00112118">
        <w:tblPrEx>
          <w:tblLook w:val="0000" w:firstRow="0" w:lastRow="0" w:firstColumn="0" w:lastColumn="0" w:noHBand="0" w:noVBand="0"/>
        </w:tblPrEx>
        <w:trPr>
          <w:trHeight w:val="360"/>
        </w:trPr>
        <w:tc>
          <w:tcPr>
            <w:tcW w:w="467" w:type="dxa"/>
            <w:vAlign w:val="center"/>
          </w:tcPr>
          <w:p w14:paraId="5A84FBD7"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ABE3EB3" w14:textId="1BC24755" w:rsidR="00112118" w:rsidRPr="00FC6D8B" w:rsidRDefault="00112118" w:rsidP="00CC7060">
            <w:pPr>
              <w:keepNext/>
              <w:rPr>
                <w:rFonts w:ascii="Calibri" w:hAnsi="Calibri"/>
                <w:sz w:val="18"/>
                <w:szCs w:val="18"/>
              </w:rPr>
            </w:pPr>
            <w:r w:rsidRPr="00FC6D8B">
              <w:rPr>
                <w:rFonts w:ascii="Calibri" w:hAnsi="Calibri"/>
                <w:sz w:val="18"/>
                <w:szCs w:val="18"/>
              </w:rPr>
              <w:t xml:space="preserve">Compliance Statement: &lt;&lt; If all indoor units listed in </w:t>
            </w:r>
            <w:r>
              <w:rPr>
                <w:rFonts w:ascii="Calibri" w:hAnsi="Calibri"/>
                <w:sz w:val="18"/>
                <w:szCs w:val="18"/>
              </w:rPr>
              <w:t>D</w:t>
            </w:r>
            <w:r w:rsidRPr="00FC6D8B">
              <w:rPr>
                <w:rFonts w:ascii="Calibri" w:hAnsi="Calibri"/>
                <w:sz w:val="18"/>
                <w:szCs w:val="18"/>
              </w:rPr>
              <w:t xml:space="preserve">01 </w:t>
            </w:r>
            <w:r>
              <w:rPr>
                <w:rFonts w:ascii="Calibri" w:hAnsi="Calibri"/>
                <w:sz w:val="18"/>
                <w:szCs w:val="18"/>
              </w:rPr>
              <w:t>indicate a compliant result in D</w:t>
            </w:r>
            <w:r w:rsidRPr="00FC6D8B">
              <w:rPr>
                <w:rFonts w:ascii="Calibri" w:hAnsi="Calibri"/>
                <w:sz w:val="18"/>
                <w:szCs w:val="18"/>
              </w:rPr>
              <w:t xml:space="preserve">03, then text result= "SC system complies with Minimum System Airflow Rate Verification"; else text result= "SC system does not comply with </w:t>
            </w:r>
            <w:proofErr w:type="spellStart"/>
            <w:r w:rsidRPr="00FC6D8B">
              <w:rPr>
                <w:rFonts w:ascii="Calibri" w:hAnsi="Calibri"/>
                <w:sz w:val="18"/>
                <w:szCs w:val="18"/>
              </w:rPr>
              <w:t>with</w:t>
            </w:r>
            <w:proofErr w:type="spellEnd"/>
            <w:r w:rsidRPr="00FC6D8B">
              <w:rPr>
                <w:rFonts w:ascii="Calibri" w:hAnsi="Calibri"/>
                <w:sz w:val="18"/>
                <w:szCs w:val="18"/>
              </w:rPr>
              <w:t xml:space="preserve"> Minimum System Airflow Rate Verification", and do not allow this MCH-25 to be registered</w:t>
            </w:r>
            <w:r w:rsidR="00E15CE3">
              <w:rPr>
                <w:rFonts w:ascii="Calibri" w:hAnsi="Calibri"/>
                <w:sz w:val="18"/>
                <w:szCs w:val="18"/>
              </w:rPr>
              <w:t>&gt;&gt;</w:t>
            </w:r>
          </w:p>
        </w:tc>
      </w:tr>
      <w:tr w:rsidR="00112118" w:rsidRPr="006A3EEB" w14:paraId="1B262A3F" w14:textId="77777777" w:rsidTr="00112118">
        <w:trPr>
          <w:cantSplit/>
        </w:trPr>
        <w:tc>
          <w:tcPr>
            <w:tcW w:w="10998" w:type="dxa"/>
            <w:gridSpan w:val="4"/>
          </w:tcPr>
          <w:p w14:paraId="2D75CC2A"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5518942C" w14:textId="2B7BDA91" w:rsidR="00112118" w:rsidRDefault="00112118" w:rsidP="00323DA9">
      <w:pPr>
        <w:rPr>
          <w:rFonts w:asciiTheme="minorHAnsi" w:hAnsiTheme="minorHAnsi"/>
          <w:sz w:val="18"/>
          <w:szCs w:val="18"/>
        </w:rPr>
      </w:pPr>
    </w:p>
    <w:p w14:paraId="497CC1A5" w14:textId="77777777" w:rsidR="00112118" w:rsidRPr="00C301D7" w:rsidRDefault="00112118" w:rsidP="00323DA9">
      <w:pPr>
        <w:rPr>
          <w:rFonts w:asciiTheme="minorHAnsi" w:hAnsiTheme="minorHAns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323DA9" w:rsidRPr="00C301D7" w14:paraId="58D5327B" w14:textId="77777777">
        <w:trPr>
          <w:cantSplit/>
          <w:trHeight w:val="504"/>
        </w:trPr>
        <w:tc>
          <w:tcPr>
            <w:tcW w:w="5000" w:type="pct"/>
            <w:gridSpan w:val="3"/>
            <w:vAlign w:val="center"/>
          </w:tcPr>
          <w:p w14:paraId="58D53279" w14:textId="7C38113E" w:rsidR="00323DA9" w:rsidRPr="00F76A4F" w:rsidRDefault="000757DC" w:rsidP="00F76A4F">
            <w:pPr>
              <w:keepNext/>
              <w:rPr>
                <w:rFonts w:asciiTheme="minorHAnsi" w:hAnsiTheme="minorHAnsi"/>
                <w:b/>
                <w:szCs w:val="18"/>
              </w:rPr>
            </w:pPr>
            <w:r w:rsidRPr="00F76A4F">
              <w:rPr>
                <w:rFonts w:asciiTheme="minorHAnsi" w:hAnsiTheme="minorHAnsi"/>
                <w:b/>
                <w:szCs w:val="18"/>
              </w:rPr>
              <w:lastRenderedPageBreak/>
              <w:t>E</w:t>
            </w:r>
            <w:r w:rsidR="00323DA9" w:rsidRPr="00F76A4F">
              <w:rPr>
                <w:rFonts w:asciiTheme="minorHAnsi" w:hAnsiTheme="minorHAnsi"/>
                <w:b/>
                <w:szCs w:val="18"/>
              </w:rPr>
              <w:t xml:space="preserve">. </w:t>
            </w:r>
            <w:r w:rsidR="00157956">
              <w:rPr>
                <w:rFonts w:asciiTheme="minorHAnsi" w:hAnsiTheme="minorHAnsi"/>
                <w:b/>
                <w:szCs w:val="18"/>
              </w:rPr>
              <w:t>Fault Indicator Display</w:t>
            </w:r>
            <w:r w:rsidR="00551767" w:rsidRPr="00F76A4F">
              <w:rPr>
                <w:rFonts w:asciiTheme="minorHAnsi" w:hAnsiTheme="minorHAnsi"/>
                <w:b/>
                <w:szCs w:val="18"/>
              </w:rPr>
              <w:t xml:space="preserve"> Installation Verification</w:t>
            </w:r>
          </w:p>
          <w:p w14:paraId="58D5327A" w14:textId="7B818F29" w:rsidR="00323DA9" w:rsidRPr="004978E7" w:rsidRDefault="00E15CE3" w:rsidP="00F76A4F">
            <w:pPr>
              <w:keepNext/>
              <w:rPr>
                <w:rFonts w:asciiTheme="minorHAnsi" w:hAnsiTheme="minorHAnsi"/>
                <w:b/>
                <w:sz w:val="18"/>
                <w:szCs w:val="18"/>
              </w:rPr>
            </w:pPr>
            <w:r>
              <w:rPr>
                <w:rFonts w:ascii="Calibri" w:hAnsi="Calibri"/>
                <w:sz w:val="18"/>
                <w:szCs w:val="18"/>
              </w:rPr>
              <w:t>&lt;&lt;Static Text - see the top&gt;&gt;</w:t>
            </w:r>
          </w:p>
        </w:tc>
      </w:tr>
      <w:tr w:rsidR="00323DA9" w:rsidRPr="00C301D7" w14:paraId="58D5327F" w14:textId="77777777">
        <w:trPr>
          <w:cantSplit/>
          <w:trHeight w:val="144"/>
        </w:trPr>
        <w:tc>
          <w:tcPr>
            <w:tcW w:w="211" w:type="pct"/>
            <w:vAlign w:val="center"/>
          </w:tcPr>
          <w:p w14:paraId="58D5327C"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01</w:t>
            </w:r>
          </w:p>
        </w:tc>
        <w:tc>
          <w:tcPr>
            <w:tcW w:w="2288" w:type="pct"/>
            <w:vAlign w:val="center"/>
          </w:tcPr>
          <w:p w14:paraId="58D5327D" w14:textId="5BC4984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Manufacturer Name/Make</w:t>
            </w:r>
          </w:p>
        </w:tc>
        <w:tc>
          <w:tcPr>
            <w:tcW w:w="2501" w:type="pct"/>
          </w:tcPr>
          <w:p w14:paraId="58D5327E" w14:textId="345E109B"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xml:space="preserve">.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3" w14:textId="77777777">
        <w:trPr>
          <w:cantSplit/>
          <w:trHeight w:val="144"/>
        </w:trPr>
        <w:tc>
          <w:tcPr>
            <w:tcW w:w="211" w:type="pct"/>
            <w:vAlign w:val="center"/>
          </w:tcPr>
          <w:p w14:paraId="58D53280"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02</w:t>
            </w:r>
          </w:p>
        </w:tc>
        <w:tc>
          <w:tcPr>
            <w:tcW w:w="2288" w:type="pct"/>
            <w:vAlign w:val="center"/>
          </w:tcPr>
          <w:p w14:paraId="58D53281" w14:textId="2012681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Model Number</w:t>
            </w:r>
          </w:p>
        </w:tc>
        <w:tc>
          <w:tcPr>
            <w:tcW w:w="2501" w:type="pct"/>
          </w:tcPr>
          <w:p w14:paraId="58D53282" w14:textId="17AFD5C4"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xml:space="preserve">.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7" w14:textId="77777777">
        <w:trPr>
          <w:trHeight w:val="233"/>
        </w:trPr>
        <w:tc>
          <w:tcPr>
            <w:tcW w:w="211" w:type="pct"/>
            <w:tcBorders>
              <w:top w:val="nil"/>
            </w:tcBorders>
            <w:vAlign w:val="center"/>
          </w:tcPr>
          <w:p w14:paraId="58D53284"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03</w:t>
            </w:r>
          </w:p>
        </w:tc>
        <w:tc>
          <w:tcPr>
            <w:tcW w:w="2288" w:type="pct"/>
            <w:tcBorders>
              <w:top w:val="nil"/>
            </w:tcBorders>
            <w:vAlign w:val="center"/>
          </w:tcPr>
          <w:p w14:paraId="58D53285" w14:textId="55002D42" w:rsidR="00323DA9" w:rsidRPr="00C301D7" w:rsidRDefault="00323DA9" w:rsidP="00F76A4F">
            <w:pPr>
              <w:keepNext/>
              <w:rPr>
                <w:rFonts w:asciiTheme="minorHAnsi" w:hAnsiTheme="minorHAnsi"/>
                <w:sz w:val="18"/>
                <w:szCs w:val="18"/>
              </w:rPr>
            </w:pPr>
            <w:r w:rsidRPr="00C301D7">
              <w:rPr>
                <w:rFonts w:asciiTheme="minorHAnsi" w:hAnsiTheme="minorHAnsi"/>
                <w:sz w:val="18"/>
                <w:szCs w:val="18"/>
              </w:rPr>
              <w:t xml:space="preserve">The </w:t>
            </w:r>
            <w:r w:rsidR="00856A4A">
              <w:rPr>
                <w:rFonts w:asciiTheme="minorHAnsi" w:hAnsiTheme="minorHAnsi"/>
                <w:sz w:val="18"/>
                <w:szCs w:val="18"/>
              </w:rPr>
              <w:t>D</w:t>
            </w:r>
            <w:r w:rsidRPr="00C301D7">
              <w:rPr>
                <w:rFonts w:asciiTheme="minorHAnsi" w:hAnsiTheme="minorHAnsi"/>
                <w:sz w:val="18"/>
                <w:szCs w:val="18"/>
              </w:rPr>
              <w:t xml:space="preserve">isplay </w:t>
            </w:r>
            <w:r w:rsidR="00856A4A">
              <w:rPr>
                <w:rFonts w:asciiTheme="minorHAnsi" w:hAnsiTheme="minorHAnsi"/>
                <w:sz w:val="18"/>
                <w:szCs w:val="18"/>
              </w:rPr>
              <w:t>M</w:t>
            </w:r>
            <w:r w:rsidRPr="00C301D7">
              <w:rPr>
                <w:rFonts w:asciiTheme="minorHAnsi" w:hAnsiTheme="minorHAnsi"/>
                <w:sz w:val="18"/>
                <w:szCs w:val="18"/>
              </w:rPr>
              <w:t xml:space="preserve">odule is </w:t>
            </w:r>
            <w:r w:rsidR="00856A4A">
              <w:rPr>
                <w:rFonts w:asciiTheme="minorHAnsi" w:hAnsiTheme="minorHAnsi"/>
                <w:sz w:val="18"/>
                <w:szCs w:val="18"/>
              </w:rPr>
              <w:t>M</w:t>
            </w:r>
            <w:r w:rsidRPr="00C301D7">
              <w:rPr>
                <w:rFonts w:asciiTheme="minorHAnsi" w:hAnsiTheme="minorHAnsi"/>
                <w:sz w:val="18"/>
                <w:szCs w:val="18"/>
              </w:rPr>
              <w:t xml:space="preserve">ounted </w:t>
            </w:r>
            <w:r w:rsidR="00856A4A">
              <w:rPr>
                <w:rFonts w:asciiTheme="minorHAnsi" w:hAnsiTheme="minorHAnsi"/>
                <w:sz w:val="18"/>
                <w:szCs w:val="18"/>
              </w:rPr>
              <w:t>A</w:t>
            </w:r>
            <w:r w:rsidRPr="00C301D7">
              <w:rPr>
                <w:rFonts w:asciiTheme="minorHAnsi" w:hAnsiTheme="minorHAnsi"/>
                <w:sz w:val="18"/>
                <w:szCs w:val="18"/>
              </w:rPr>
              <w:t xml:space="preserve">djacent to the </w:t>
            </w:r>
            <w:r w:rsidR="00856A4A">
              <w:rPr>
                <w:rFonts w:asciiTheme="minorHAnsi" w:hAnsiTheme="minorHAnsi"/>
                <w:sz w:val="18"/>
                <w:szCs w:val="18"/>
              </w:rPr>
              <w:t>S</w:t>
            </w:r>
            <w:r w:rsidRPr="00C301D7">
              <w:rPr>
                <w:rFonts w:asciiTheme="minorHAnsi" w:hAnsiTheme="minorHAnsi"/>
                <w:sz w:val="18"/>
                <w:szCs w:val="18"/>
              </w:rPr>
              <w:t xml:space="preserve">ystem </w:t>
            </w:r>
            <w:r w:rsidR="00856A4A">
              <w:rPr>
                <w:rFonts w:asciiTheme="minorHAnsi" w:hAnsiTheme="minorHAnsi"/>
                <w:sz w:val="18"/>
                <w:szCs w:val="18"/>
              </w:rPr>
              <w:t>T</w:t>
            </w:r>
            <w:r w:rsidRPr="00C301D7">
              <w:rPr>
                <w:rFonts w:asciiTheme="minorHAnsi" w:hAnsiTheme="minorHAnsi"/>
                <w:sz w:val="18"/>
                <w:szCs w:val="18"/>
              </w:rPr>
              <w:t>hermostat</w:t>
            </w:r>
          </w:p>
        </w:tc>
        <w:tc>
          <w:tcPr>
            <w:tcW w:w="2501" w:type="pct"/>
            <w:tcBorders>
              <w:top w:val="nil"/>
            </w:tcBorders>
            <w:vAlign w:val="center"/>
          </w:tcPr>
          <w:p w14:paraId="58D53286" w14:textId="77777777" w:rsidR="00323DA9"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B" w14:textId="77777777">
        <w:trPr>
          <w:trHeight w:val="233"/>
        </w:trPr>
        <w:tc>
          <w:tcPr>
            <w:tcW w:w="211" w:type="pct"/>
            <w:vAlign w:val="center"/>
          </w:tcPr>
          <w:p w14:paraId="58D53288"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04</w:t>
            </w:r>
          </w:p>
        </w:tc>
        <w:tc>
          <w:tcPr>
            <w:tcW w:w="2288" w:type="pct"/>
            <w:vAlign w:val="center"/>
          </w:tcPr>
          <w:p w14:paraId="58D53289" w14:textId="2BCDA63C"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BC290E">
              <w:rPr>
                <w:rFonts w:asciiTheme="minorHAnsi" w:hAnsiTheme="minorHAnsi"/>
                <w:sz w:val="18"/>
                <w:szCs w:val="18"/>
              </w:rPr>
              <w:t>.</w:t>
            </w:r>
          </w:p>
        </w:tc>
        <w:tc>
          <w:tcPr>
            <w:tcW w:w="2501" w:type="pct"/>
            <w:vAlign w:val="center"/>
          </w:tcPr>
          <w:p w14:paraId="58D5328A"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F" w14:textId="77777777">
        <w:trPr>
          <w:trHeight w:val="278"/>
        </w:trPr>
        <w:tc>
          <w:tcPr>
            <w:tcW w:w="211" w:type="pct"/>
            <w:vAlign w:val="center"/>
          </w:tcPr>
          <w:p w14:paraId="58D5328C"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05</w:t>
            </w:r>
          </w:p>
        </w:tc>
        <w:tc>
          <w:tcPr>
            <w:tcW w:w="2288" w:type="pct"/>
            <w:vAlign w:val="center"/>
          </w:tcPr>
          <w:p w14:paraId="58D5328D" w14:textId="0B6F15E8"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501" w:type="pct"/>
            <w:vAlign w:val="center"/>
          </w:tcPr>
          <w:p w14:paraId="58D5328E"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331606" w14:paraId="58D53292" w14:textId="77777777">
        <w:trPr>
          <w:trHeight w:val="278"/>
        </w:trPr>
        <w:tc>
          <w:tcPr>
            <w:tcW w:w="211" w:type="pct"/>
            <w:vAlign w:val="center"/>
          </w:tcPr>
          <w:p w14:paraId="58D53290" w14:textId="77777777" w:rsidR="006E34E8" w:rsidRPr="00C301D7" w:rsidRDefault="00F068E3" w:rsidP="00445906">
            <w:pPr>
              <w:keepNext/>
              <w:jc w:val="cente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291" w14:textId="2CBC93D1" w:rsidR="006E34E8" w:rsidRPr="00331606" w:rsidRDefault="00F068E3" w:rsidP="00445906">
            <w:pPr>
              <w:keepNext/>
              <w:rPr>
                <w:rFonts w:asciiTheme="minorHAnsi" w:hAnsiTheme="minorHAnsi"/>
                <w:sz w:val="18"/>
                <w:szCs w:val="18"/>
              </w:rPr>
            </w:pPr>
            <w:r w:rsidRPr="00C301D7">
              <w:rPr>
                <w:rFonts w:asciiTheme="minorHAnsi" w:hAnsiTheme="minorHAnsi"/>
                <w:sz w:val="18"/>
                <w:szCs w:val="18"/>
              </w:rPr>
              <w:t xml:space="preserve">Compliance Statement: </w:t>
            </w:r>
            <w:r w:rsidR="00F76A4F">
              <w:rPr>
                <w:rFonts w:asciiTheme="minorHAnsi" w:hAnsiTheme="minorHAnsi"/>
                <w:sz w:val="18"/>
                <w:szCs w:val="18"/>
              </w:rPr>
              <w:t>&lt;&lt;</w:t>
            </w:r>
            <w:r w:rsidR="006E34E8" w:rsidRPr="00C301D7">
              <w:rPr>
                <w:rFonts w:asciiTheme="minorHAnsi" w:hAnsiTheme="minorHAnsi"/>
                <w:sz w:val="18"/>
                <w:szCs w:val="18"/>
              </w:rPr>
              <w:t xml:space="preserve">If </w:t>
            </w:r>
            <w:r w:rsidR="001126A4" w:rsidRPr="00C301D7">
              <w:rPr>
                <w:rFonts w:asciiTheme="minorHAnsi" w:hAnsiTheme="minorHAnsi"/>
                <w:sz w:val="18"/>
                <w:szCs w:val="18"/>
              </w:rPr>
              <w:t>A03</w:t>
            </w:r>
            <w:r w:rsidR="006E34E8" w:rsidRPr="00C301D7">
              <w:rPr>
                <w:rFonts w:asciiTheme="minorHAnsi" w:hAnsiTheme="minorHAnsi"/>
                <w:sz w:val="18"/>
                <w:szCs w:val="18"/>
              </w:rPr>
              <w:t xml:space="preserve">, </w:t>
            </w:r>
            <w:r w:rsidR="001126A4" w:rsidRPr="00C301D7">
              <w:rPr>
                <w:rFonts w:asciiTheme="minorHAnsi" w:hAnsiTheme="minorHAnsi"/>
                <w:sz w:val="18"/>
                <w:szCs w:val="18"/>
              </w:rPr>
              <w:t>A04</w:t>
            </w:r>
            <w:r w:rsidR="006E34E8" w:rsidRPr="00C301D7">
              <w:rPr>
                <w:rFonts w:asciiTheme="minorHAnsi" w:hAnsiTheme="minorHAnsi"/>
                <w:sz w:val="18"/>
                <w:szCs w:val="18"/>
              </w:rPr>
              <w:t xml:space="preserve"> and </w:t>
            </w:r>
            <w:r w:rsidR="001126A4" w:rsidRPr="00C301D7">
              <w:rPr>
                <w:rFonts w:asciiTheme="minorHAnsi" w:hAnsiTheme="minorHAnsi"/>
                <w:sz w:val="18"/>
                <w:szCs w:val="18"/>
              </w:rPr>
              <w:t>A05</w:t>
            </w:r>
            <w:r w:rsidR="006E34E8" w:rsidRPr="00C301D7">
              <w:rPr>
                <w:rFonts w:asciiTheme="minorHAnsi" w:hAnsiTheme="minorHAnsi"/>
                <w:sz w:val="18"/>
                <w:szCs w:val="18"/>
              </w:rPr>
              <w:t xml:space="preserve"> = “yes”, then print statement, “</w:t>
            </w:r>
            <w:r w:rsidR="00157956">
              <w:rPr>
                <w:rFonts w:asciiTheme="minorHAnsi" w:hAnsiTheme="minorHAnsi"/>
                <w:sz w:val="18"/>
                <w:szCs w:val="18"/>
              </w:rPr>
              <w:t>FID</w:t>
            </w:r>
            <w:r w:rsidR="006E34E8" w:rsidRPr="00C301D7">
              <w:rPr>
                <w:rFonts w:asciiTheme="minorHAnsi" w:hAnsiTheme="minorHAnsi"/>
                <w:sz w:val="18"/>
                <w:szCs w:val="18"/>
              </w:rPr>
              <w:t xml:space="preserve"> </w:t>
            </w:r>
            <w:r w:rsidR="00445906">
              <w:rPr>
                <w:rFonts w:asciiTheme="minorHAnsi" w:hAnsiTheme="minorHAnsi"/>
                <w:sz w:val="18"/>
                <w:szCs w:val="18"/>
              </w:rPr>
              <w:t>complies</w:t>
            </w:r>
            <w:r w:rsidR="006E34E8" w:rsidRPr="00C301D7">
              <w:rPr>
                <w:rFonts w:asciiTheme="minorHAnsi" w:hAnsiTheme="minorHAnsi"/>
                <w:sz w:val="18"/>
                <w:szCs w:val="18"/>
              </w:rPr>
              <w:t>”, Else print “</w:t>
            </w:r>
            <w:r w:rsidR="00157956">
              <w:rPr>
                <w:rFonts w:asciiTheme="minorHAnsi" w:hAnsiTheme="minorHAnsi"/>
                <w:sz w:val="18"/>
                <w:szCs w:val="18"/>
              </w:rPr>
              <w:t>FID</w:t>
            </w:r>
            <w:r w:rsidR="006E34E8" w:rsidRPr="00C301D7">
              <w:rPr>
                <w:rFonts w:asciiTheme="minorHAnsi" w:hAnsiTheme="minorHAnsi"/>
                <w:sz w:val="18"/>
                <w:szCs w:val="18"/>
              </w:rPr>
              <w:t xml:space="preserve"> does NOT </w:t>
            </w:r>
            <w:r w:rsidR="00445906">
              <w:rPr>
                <w:rFonts w:asciiTheme="minorHAnsi" w:hAnsiTheme="minorHAnsi"/>
                <w:sz w:val="18"/>
                <w:szCs w:val="18"/>
              </w:rPr>
              <w:t>comply</w:t>
            </w:r>
            <w:r w:rsidR="00F76A4F">
              <w:rPr>
                <w:rFonts w:asciiTheme="minorHAnsi" w:hAnsiTheme="minorHAnsi"/>
                <w:sz w:val="18"/>
                <w:szCs w:val="18"/>
              </w:rPr>
              <w:t>&gt;&gt;</w:t>
            </w:r>
          </w:p>
        </w:tc>
      </w:tr>
    </w:tbl>
    <w:p w14:paraId="58D53294" w14:textId="77777777" w:rsidR="00323DA9" w:rsidRDefault="00323DA9" w:rsidP="00323DA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45906" w:rsidRPr="00DF3F73" w14:paraId="58D53297" w14:textId="77777777" w:rsidTr="00445906">
        <w:trPr>
          <w:cantSplit/>
          <w:trHeight w:val="432"/>
        </w:trPr>
        <w:tc>
          <w:tcPr>
            <w:tcW w:w="5000" w:type="pct"/>
            <w:gridSpan w:val="2"/>
            <w:vAlign w:val="center"/>
          </w:tcPr>
          <w:p w14:paraId="58D53295" w14:textId="0DFE7F20" w:rsidR="00445906" w:rsidRPr="00F76A4F" w:rsidRDefault="0044590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296" w14:textId="0BE951B5" w:rsidR="00445906" w:rsidRPr="00DF3F73" w:rsidRDefault="00E15CE3" w:rsidP="00F76A4F">
            <w:pPr>
              <w:keepNext/>
              <w:rPr>
                <w:rFonts w:asciiTheme="minorHAnsi" w:hAnsiTheme="minorHAnsi"/>
                <w:sz w:val="18"/>
                <w:szCs w:val="18"/>
              </w:rPr>
            </w:pPr>
            <w:r>
              <w:rPr>
                <w:rFonts w:ascii="Calibri" w:hAnsi="Calibri"/>
                <w:sz w:val="18"/>
                <w:szCs w:val="18"/>
              </w:rPr>
              <w:t>&lt;&lt;Static Text - see the top&gt;&gt;</w:t>
            </w:r>
          </w:p>
        </w:tc>
      </w:tr>
      <w:tr w:rsidR="00445906" w:rsidRPr="00DF3F73" w14:paraId="58D5329A" w14:textId="77777777" w:rsidTr="00F76A4F">
        <w:trPr>
          <w:cantSplit/>
          <w:trHeight w:val="432"/>
        </w:trPr>
        <w:tc>
          <w:tcPr>
            <w:tcW w:w="253" w:type="pct"/>
            <w:vAlign w:val="center"/>
          </w:tcPr>
          <w:p w14:paraId="58D53298" w14:textId="77777777" w:rsidR="00445906" w:rsidRPr="00DF3F73" w:rsidDel="00C76C40" w:rsidRDefault="00445906" w:rsidP="00F76A4F">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299" w14:textId="0C25F249" w:rsidR="00445906" w:rsidRPr="00781EB0" w:rsidRDefault="00445906" w:rsidP="00551767">
            <w:pPr>
              <w:keepNext/>
              <w:spacing w:after="60"/>
              <w:rPr>
                <w:rFonts w:asciiTheme="minorHAnsi" w:hAnsiTheme="minorHAnsi"/>
                <w:sz w:val="18"/>
                <w:szCs w:val="18"/>
              </w:rPr>
            </w:pPr>
            <w:r w:rsidRPr="00781EB0">
              <w:rPr>
                <w:rFonts w:asciiTheme="minorHAnsi" w:hAnsiTheme="minorHAnsi"/>
                <w:sz w:val="18"/>
                <w:szCs w:val="18"/>
              </w:rPr>
              <w:t>&lt;&lt;if</w:t>
            </w:r>
            <w:r w:rsidR="00551767" w:rsidRPr="00781EB0">
              <w:rPr>
                <w:rFonts w:asciiTheme="minorHAnsi" w:hAnsiTheme="minorHAnsi"/>
                <w:sz w:val="18"/>
                <w:szCs w:val="18"/>
              </w:rPr>
              <w:t xml:space="preserve"> B04=</w:t>
            </w:r>
            <w:r w:rsidR="00157956">
              <w:rPr>
                <w:rFonts w:asciiTheme="minorHAnsi" w:hAnsiTheme="minorHAnsi"/>
                <w:sz w:val="18"/>
                <w:szCs w:val="18"/>
              </w:rPr>
              <w:t>FID</w:t>
            </w:r>
            <w:r w:rsidR="00551767" w:rsidRPr="00781EB0">
              <w:rPr>
                <w:rFonts w:asciiTheme="minorHAnsi" w:hAnsiTheme="minorHAnsi"/>
                <w:sz w:val="18"/>
                <w:szCs w:val="18"/>
              </w:rPr>
              <w:t xml:space="preserve"> verification may proceed; and C</w:t>
            </w:r>
            <w:r w:rsidRPr="00781EB0">
              <w:rPr>
                <w:rFonts w:asciiTheme="minorHAnsi" w:hAnsiTheme="minorHAnsi"/>
                <w:sz w:val="18"/>
                <w:szCs w:val="18"/>
              </w:rPr>
              <w:t>01≠</w:t>
            </w:r>
            <w:r w:rsidR="00551767" w:rsidRPr="00781EB0">
              <w:rPr>
                <w:rFonts w:asciiTheme="minorHAnsi" w:hAnsiTheme="minorHAnsi"/>
                <w:sz w:val="18"/>
                <w:szCs w:val="18"/>
              </w:rPr>
              <w:t xml:space="preserve"> System does not comply; and</w:t>
            </w:r>
            <w:r w:rsidR="00EE0AD3" w:rsidRPr="00781EB0">
              <w:rPr>
                <w:rFonts w:asciiTheme="minorHAnsi" w:hAnsiTheme="minorHAnsi"/>
                <w:sz w:val="18"/>
                <w:szCs w:val="18"/>
              </w:rPr>
              <w:t xml:space="preserve"> </w:t>
            </w:r>
            <w:r w:rsidR="00551767" w:rsidRPr="00781EB0">
              <w:rPr>
                <w:rFonts w:asciiTheme="minorHAnsi" w:hAnsiTheme="minorHAnsi"/>
                <w:sz w:val="18"/>
                <w:szCs w:val="18"/>
              </w:rPr>
              <w:t>D</w:t>
            </w:r>
            <w:r w:rsidRPr="00781EB0">
              <w:rPr>
                <w:rFonts w:asciiTheme="minorHAnsi" w:hAnsiTheme="minorHAnsi"/>
                <w:sz w:val="18"/>
                <w:szCs w:val="18"/>
              </w:rPr>
              <w:t>02≠ System does not comp</w:t>
            </w:r>
            <w:r w:rsidR="00551767" w:rsidRPr="00781EB0">
              <w:rPr>
                <w:rFonts w:asciiTheme="minorHAnsi" w:hAnsiTheme="minorHAnsi"/>
                <w:sz w:val="18"/>
                <w:szCs w:val="18"/>
              </w:rPr>
              <w:t>ly; and E06</w:t>
            </w:r>
            <w:r w:rsidRPr="00781EB0">
              <w:rPr>
                <w:rFonts w:asciiTheme="minorHAnsi" w:hAnsiTheme="minorHAnsi"/>
                <w:sz w:val="18"/>
                <w:szCs w:val="18"/>
              </w:rPr>
              <w:t xml:space="preserve">= </w:t>
            </w:r>
            <w:r w:rsidR="00157956">
              <w:rPr>
                <w:rFonts w:asciiTheme="minorHAnsi" w:hAnsiTheme="minorHAnsi"/>
                <w:sz w:val="18"/>
                <w:szCs w:val="18"/>
              </w:rPr>
              <w:t>FID</w:t>
            </w:r>
            <w:r w:rsidRPr="00781EB0">
              <w:rPr>
                <w:rFonts w:asciiTheme="minorHAnsi" w:hAnsiTheme="minorHAnsi"/>
                <w:sz w:val="18"/>
                <w:szCs w:val="18"/>
              </w:rPr>
              <w:t xml:space="preserve"> complies; then display:</w:t>
            </w:r>
            <w:r w:rsidR="00051A93">
              <w:rPr>
                <w:rFonts w:asciiTheme="minorHAnsi" w:hAnsiTheme="minorHAnsi"/>
                <w:sz w:val="18"/>
                <w:szCs w:val="18"/>
              </w:rPr>
              <w:t xml:space="preserve">  Complies: </w:t>
            </w:r>
            <w:r w:rsidR="00051A93" w:rsidRPr="00221722">
              <w:rPr>
                <w:rFonts w:asciiTheme="minorHAnsi" w:hAnsiTheme="minorHAnsi"/>
                <w:sz w:val="18"/>
                <w:szCs w:val="18"/>
              </w:rPr>
              <w:t>All specified verification protocol requirem</w:t>
            </w:r>
            <w:r w:rsidR="00051A93">
              <w:rPr>
                <w:rFonts w:asciiTheme="minorHAnsi" w:hAnsiTheme="minorHAnsi"/>
                <w:sz w:val="18"/>
                <w:szCs w:val="18"/>
              </w:rPr>
              <w:t xml:space="preserve">ents on this document are </w:t>
            </w:r>
            <w:proofErr w:type="gramStart"/>
            <w:r w:rsidR="00051A93">
              <w:rPr>
                <w:rFonts w:asciiTheme="minorHAnsi" w:hAnsiTheme="minorHAnsi"/>
                <w:sz w:val="18"/>
                <w:szCs w:val="18"/>
              </w:rPr>
              <w:t>met;  else</w:t>
            </w:r>
            <w:proofErr w:type="gramEnd"/>
            <w:r w:rsidR="00051A93">
              <w:rPr>
                <w:rFonts w:asciiTheme="minorHAnsi" w:hAnsiTheme="minorHAnsi"/>
                <w:sz w:val="18"/>
                <w:szCs w:val="18"/>
              </w:rPr>
              <w:t xml:space="preserve"> display: </w:t>
            </w:r>
            <w:r w:rsidR="00051A93" w:rsidRPr="00221722">
              <w:rPr>
                <w:rFonts w:asciiTheme="minorHAnsi" w:hAnsiTheme="minorHAnsi"/>
                <w:sz w:val="18"/>
                <w:szCs w:val="18"/>
              </w:rPr>
              <w:t>Does not comply: One or more specified verification protocol requirements on this document are not met</w:t>
            </w:r>
            <w:r w:rsidR="00051A93" w:rsidRPr="00781EB0" w:rsidDel="00051A93">
              <w:rPr>
                <w:rFonts w:asciiTheme="minorHAnsi" w:hAnsiTheme="minorHAnsi"/>
                <w:sz w:val="18"/>
                <w:szCs w:val="18"/>
              </w:rPr>
              <w:t xml:space="preserve"> </w:t>
            </w:r>
            <w:r w:rsidRPr="00781EB0">
              <w:rPr>
                <w:rFonts w:asciiTheme="minorHAnsi" w:hAnsiTheme="minorHAnsi"/>
                <w:sz w:val="18"/>
                <w:szCs w:val="18"/>
              </w:rPr>
              <w:t>&gt;&gt;</w:t>
            </w:r>
          </w:p>
        </w:tc>
      </w:tr>
    </w:tbl>
    <w:p w14:paraId="58D5329B" w14:textId="77777777" w:rsidR="00445906" w:rsidRDefault="00445906" w:rsidP="00323DA9">
      <w:pPr>
        <w:rPr>
          <w:rFonts w:asciiTheme="minorHAnsi" w:hAnsiTheme="minorHAnsi"/>
          <w:sz w:val="18"/>
          <w:szCs w:val="18"/>
        </w:rPr>
      </w:pPr>
    </w:p>
    <w:p w14:paraId="58D5329C" w14:textId="77777777" w:rsidR="00F16946" w:rsidRPr="00331606" w:rsidRDefault="00F16946">
      <w:pPr>
        <w:rPr>
          <w:rFonts w:asciiTheme="minorHAnsi" w:hAnsiTheme="minorHAnsi"/>
          <w:sz w:val="18"/>
          <w:szCs w:val="18"/>
        </w:rPr>
      </w:pPr>
    </w:p>
    <w:p w14:paraId="58D532CD" w14:textId="77777777" w:rsidR="00C063EB" w:rsidRPr="00331606" w:rsidRDefault="00C063EB">
      <w:pPr>
        <w:rPr>
          <w:rFonts w:asciiTheme="minorHAnsi" w:hAnsiTheme="minorHAnsi"/>
          <w:sz w:val="18"/>
          <w:szCs w:val="18"/>
        </w:rPr>
      </w:pPr>
    </w:p>
    <w:p w14:paraId="58D532CE" w14:textId="77777777" w:rsidR="00C063EB" w:rsidRPr="00331606" w:rsidRDefault="00C063EB" w:rsidP="006F7E55">
      <w:pPr>
        <w:rPr>
          <w:rFonts w:asciiTheme="minorHAnsi" w:hAnsiTheme="minorHAnsi"/>
          <w:sz w:val="18"/>
          <w:szCs w:val="18"/>
        </w:rPr>
      </w:pPr>
    </w:p>
    <w:sectPr w:rsidR="00C063EB" w:rsidRPr="00331606" w:rsidSect="00DC4523">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AD4A5" w14:textId="77777777" w:rsidR="0037057C" w:rsidRDefault="0037057C">
      <w:r>
        <w:separator/>
      </w:r>
    </w:p>
  </w:endnote>
  <w:endnote w:type="continuationSeparator" w:id="0">
    <w:p w14:paraId="73C13F98" w14:textId="77777777" w:rsidR="0037057C" w:rsidRDefault="0037057C">
      <w:r>
        <w:continuationSeparator/>
      </w:r>
    </w:p>
  </w:endnote>
  <w:endnote w:type="continuationNotice" w:id="1">
    <w:p w14:paraId="55B5C50D" w14:textId="77777777" w:rsidR="0037057C" w:rsidRDefault="003705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6B5AA" w14:textId="77777777" w:rsidR="0025577F" w:rsidRPr="00CF5A20" w:rsidRDefault="0025577F" w:rsidP="0025577F">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58D532E8" w14:textId="06381162" w:rsidR="00C94073" w:rsidRPr="0025577F" w:rsidRDefault="0025577F" w:rsidP="0025577F">
    <w:pPr>
      <w:pBdr>
        <w:top w:val="single" w:sz="4" w:space="1" w:color="auto"/>
      </w:pBdr>
      <w:tabs>
        <w:tab w:val="center" w:pos="4320"/>
        <w:tab w:val="right" w:pos="10800"/>
      </w:tabs>
    </w:pPr>
    <w:r w:rsidRPr="00CF5A20">
      <w:rPr>
        <w:rFonts w:ascii="Calibri" w:hAnsi="Calibri"/>
      </w:rPr>
      <w:t>CA Building Energy Efficiency Standards - 20</w:t>
    </w:r>
    <w:r>
      <w:rPr>
        <w:rFonts w:ascii="Calibri" w:hAnsi="Calibri"/>
      </w:rPr>
      <w:t>22</w:t>
    </w:r>
    <w:r w:rsidRPr="00CF5A20">
      <w:rPr>
        <w:rFonts w:ascii="Calibri" w:hAnsi="Calibri"/>
      </w:rPr>
      <w:t xml:space="preserve"> </w:t>
    </w:r>
    <w:r>
      <w:rPr>
        <w:rFonts w:ascii="Calibri" w:hAnsi="Calibri"/>
      </w:rPr>
      <w:t>Low-Rise Multifamily</w:t>
    </w:r>
    <w:r w:rsidRPr="00CF5A20">
      <w:rPr>
        <w:rFonts w:ascii="Calibri" w:hAnsi="Calibri"/>
      </w:rPr>
      <w:t xml:space="preserve"> Compliance</w:t>
    </w:r>
    <w:r w:rsidRPr="00CF5A20">
      <w:rPr>
        <w:rFonts w:ascii="Calibri" w:hAnsi="Calibri"/>
      </w:rPr>
      <w:tab/>
    </w:r>
    <w:r>
      <w:rPr>
        <w:rFonts w:ascii="Calibri" w:hAnsi="Calibri"/>
      </w:rPr>
      <w:t>January</w:t>
    </w:r>
    <w:r w:rsidRPr="00224878">
      <w:rPr>
        <w:rFonts w:ascii="Calibri" w:hAnsi="Calibri"/>
      </w:rPr>
      <w:t xml:space="preserve"> 20</w:t>
    </w:r>
    <w:r>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F0" w14:textId="6BF79ACA"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3C20E9">
      <w:rPr>
        <w:rFonts w:ascii="Calibri" w:hAnsi="Calibri"/>
      </w:rPr>
      <w:t>22</w:t>
    </w:r>
    <w:r w:rsidRPr="00CF5A20">
      <w:rPr>
        <w:rFonts w:ascii="Calibri" w:hAnsi="Calibri"/>
      </w:rPr>
      <w:t xml:space="preserve"> </w:t>
    </w:r>
    <w:r w:rsidR="006E08A4">
      <w:rPr>
        <w:rFonts w:ascii="Calibri" w:hAnsi="Calibri"/>
      </w:rPr>
      <w:t>Low-</w:t>
    </w:r>
    <w:r w:rsidR="00811667">
      <w:rPr>
        <w:rFonts w:ascii="Calibri" w:hAnsi="Calibri"/>
      </w:rPr>
      <w:t>R</w:t>
    </w:r>
    <w:r w:rsidR="006E08A4">
      <w:rPr>
        <w:rFonts w:ascii="Calibri" w:hAnsi="Calibri"/>
      </w:rPr>
      <w:t>ise Mu</w:t>
    </w:r>
    <w:r w:rsidR="00E15CE3">
      <w:rPr>
        <w:rFonts w:ascii="Calibri" w:hAnsi="Calibri"/>
      </w:rPr>
      <w:t>ltifamily</w:t>
    </w:r>
    <w:r w:rsidR="006E08A4" w:rsidRPr="00CF5A20">
      <w:rPr>
        <w:rFonts w:ascii="Calibri" w:hAnsi="Calibri"/>
      </w:rPr>
      <w:t xml:space="preserve"> </w:t>
    </w:r>
    <w:r w:rsidRPr="00CF5A20">
      <w:rPr>
        <w:rFonts w:ascii="Calibri" w:hAnsi="Calibri"/>
      </w:rPr>
      <w:t>Compliance</w:t>
    </w:r>
    <w:r w:rsidRPr="00CF5A20">
      <w:rPr>
        <w:rFonts w:ascii="Calibri" w:hAnsi="Calibri"/>
      </w:rPr>
      <w:tab/>
    </w:r>
    <w:r w:rsidR="006E08A4">
      <w:rPr>
        <w:rFonts w:ascii="Calibri" w:hAnsi="Calibri"/>
      </w:rPr>
      <w:t>January</w:t>
    </w:r>
    <w:r w:rsidR="006E08A4" w:rsidRPr="00F33F66">
      <w:rPr>
        <w:rFonts w:ascii="Calibri" w:hAnsi="Calibri"/>
      </w:rPr>
      <w:t xml:space="preserve"> </w:t>
    </w:r>
    <w:r w:rsidRPr="00F33F66">
      <w:rPr>
        <w:rFonts w:ascii="Calibri" w:hAnsi="Calibri"/>
      </w:rPr>
      <w:t>20</w:t>
    </w:r>
    <w:r w:rsidR="003C20E9">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BB2B1" w14:textId="77777777" w:rsidR="0037057C" w:rsidRDefault="0037057C">
      <w:r>
        <w:separator/>
      </w:r>
    </w:p>
  </w:footnote>
  <w:footnote w:type="continuationSeparator" w:id="0">
    <w:p w14:paraId="6F85E412" w14:textId="77777777" w:rsidR="0037057C" w:rsidRDefault="0037057C">
      <w:r>
        <w:continuationSeparator/>
      </w:r>
    </w:p>
  </w:footnote>
  <w:footnote w:type="continuationNotice" w:id="1">
    <w:p w14:paraId="499A7A52" w14:textId="77777777" w:rsidR="0037057C" w:rsidRDefault="003705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33EF6" w14:textId="77777777" w:rsidR="00C45E09" w:rsidRPr="00226A7A" w:rsidRDefault="00C45E09" w:rsidP="00C45E09">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7E62F587" wp14:editId="35723128">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579335A3" w14:textId="77777777" w:rsidR="00C45E09" w:rsidRPr="00226A7A" w:rsidRDefault="00C45E09" w:rsidP="00C45E09">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457D98FD" w14:textId="77777777" w:rsidR="00C45E09" w:rsidRPr="00226A7A" w:rsidRDefault="00C45E09" w:rsidP="00C45E09">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CF5A20" w14:paraId="58D532EB" w14:textId="77777777">
      <w:trPr>
        <w:cantSplit/>
        <w:trHeight w:val="288"/>
      </w:trPr>
      <w:tc>
        <w:tcPr>
          <w:tcW w:w="3877" w:type="pct"/>
          <w:gridSpan w:val="2"/>
          <w:tcBorders>
            <w:right w:val="nil"/>
          </w:tcBorders>
          <w:vAlign w:val="center"/>
        </w:tcPr>
        <w:p w14:paraId="58D532E9" w14:textId="77777777" w:rsidR="00C94073" w:rsidRDefault="00C94073">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58D532EA" w14:textId="50622774" w:rsidR="00C94073" w:rsidRPr="00CF5A20" w:rsidRDefault="000621B5" w:rsidP="00BA34B9">
          <w:pPr>
            <w:pStyle w:val="Heading1"/>
            <w:jc w:val="right"/>
            <w:rPr>
              <w:rFonts w:ascii="Calibri" w:hAnsi="Calibri"/>
              <w:b w:val="0"/>
              <w:bCs/>
              <w:sz w:val="20"/>
            </w:rPr>
          </w:pPr>
          <w:r>
            <w:rPr>
              <w:rFonts w:ascii="Calibri" w:hAnsi="Calibri"/>
              <w:b w:val="0"/>
              <w:bCs/>
              <w:sz w:val="20"/>
            </w:rPr>
            <w:t>LMCV</w:t>
          </w:r>
          <w:r w:rsidR="00C94073" w:rsidRPr="00CF5A20">
            <w:rPr>
              <w:rFonts w:ascii="Calibri" w:hAnsi="Calibri"/>
              <w:b w:val="0"/>
              <w:bCs/>
              <w:sz w:val="20"/>
            </w:rPr>
            <w:t>-MCH-25</w:t>
          </w:r>
          <w:r w:rsidR="00C94073">
            <w:rPr>
              <w:rFonts w:ascii="Calibri" w:hAnsi="Calibri"/>
              <w:b w:val="0"/>
              <w:bCs/>
              <w:sz w:val="20"/>
            </w:rPr>
            <w:t>-H</w:t>
          </w:r>
        </w:p>
      </w:tc>
    </w:tr>
    <w:tr w:rsidR="00C94073" w:rsidRPr="00CF5A20" w14:paraId="58D532EE" w14:textId="77777777">
      <w:trPr>
        <w:cantSplit/>
        <w:trHeight w:val="288"/>
      </w:trPr>
      <w:tc>
        <w:tcPr>
          <w:tcW w:w="2500" w:type="pct"/>
          <w:tcBorders>
            <w:right w:val="nil"/>
          </w:tcBorders>
        </w:tcPr>
        <w:p w14:paraId="58D532EC" w14:textId="77777777" w:rsidR="00C94073" w:rsidRPr="00CF5A20" w:rsidRDefault="00C94073"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d</w:t>
          </w:r>
        </w:p>
      </w:tc>
      <w:tc>
        <w:tcPr>
          <w:tcW w:w="2500" w:type="pct"/>
          <w:gridSpan w:val="2"/>
          <w:tcBorders>
            <w:left w:val="nil"/>
          </w:tcBorders>
        </w:tcPr>
        <w:p w14:paraId="58D532ED" w14:textId="0B44BE3E" w:rsidR="00C94073" w:rsidRPr="00CF5A20" w:rsidRDefault="00C94073"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2</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2019">
            <w:rPr>
              <w:rFonts w:ascii="Calibri" w:hAnsi="Calibri"/>
              <w:bCs/>
              <w:noProof/>
            </w:rPr>
            <w:t>2</w:t>
          </w:r>
          <w:r>
            <w:rPr>
              <w:rFonts w:ascii="Calibri" w:hAnsi="Calibri"/>
              <w:bCs/>
              <w:noProof/>
            </w:rPr>
            <w:fldChar w:fldCharType="end"/>
          </w:r>
          <w:r w:rsidRPr="00CF5A20">
            <w:rPr>
              <w:rFonts w:ascii="Calibri" w:hAnsi="Calibri"/>
              <w:bCs/>
            </w:rPr>
            <w:t>)</w:t>
          </w:r>
        </w:p>
      </w:tc>
    </w:tr>
  </w:tbl>
  <w:p w14:paraId="58D532EF" w14:textId="77777777" w:rsidR="00C94073" w:rsidRDefault="00C94073"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F85124" w14:paraId="58D532F4" w14:textId="77777777">
      <w:trPr>
        <w:cantSplit/>
        <w:trHeight w:val="288"/>
      </w:trPr>
      <w:tc>
        <w:tcPr>
          <w:tcW w:w="3877" w:type="pct"/>
          <w:gridSpan w:val="2"/>
          <w:tcBorders>
            <w:right w:val="nil"/>
          </w:tcBorders>
          <w:vAlign w:val="center"/>
        </w:tcPr>
        <w:p w14:paraId="58D532F2" w14:textId="77777777" w:rsidR="00C94073" w:rsidRPr="00F76A4F" w:rsidRDefault="00C94073">
          <w:pPr>
            <w:pStyle w:val="Heading1"/>
            <w:rPr>
              <w:rFonts w:asciiTheme="minorHAnsi" w:hAnsiTheme="minorHAnsi" w:cs="Arial"/>
              <w:b w:val="0"/>
              <w:bCs/>
              <w:sz w:val="20"/>
            </w:rPr>
          </w:pPr>
          <w:r w:rsidRPr="00F76A4F">
            <w:rPr>
              <w:rFonts w:asciiTheme="minorHAnsi" w:hAnsiTheme="minorHAnsi" w:cs="Arial"/>
              <w:b w:val="0"/>
              <w:bCs/>
              <w:sz w:val="20"/>
            </w:rPr>
            <w:t>CERTIFICATE OF VERIFICATION - DATA FIELD DEFINITIONS AND CALCULATIONS</w:t>
          </w:r>
        </w:p>
      </w:tc>
      <w:tc>
        <w:tcPr>
          <w:tcW w:w="1123" w:type="pct"/>
          <w:tcBorders>
            <w:left w:val="nil"/>
          </w:tcBorders>
          <w:tcMar>
            <w:left w:w="115" w:type="dxa"/>
            <w:right w:w="115" w:type="dxa"/>
          </w:tcMar>
          <w:vAlign w:val="center"/>
        </w:tcPr>
        <w:p w14:paraId="58D532F3" w14:textId="6F1B21E5" w:rsidR="00C94073" w:rsidRPr="00962907" w:rsidRDefault="000621B5" w:rsidP="00BA34B9">
          <w:pPr>
            <w:pStyle w:val="Heading1"/>
            <w:jc w:val="right"/>
            <w:rPr>
              <w:rFonts w:ascii="Calibri" w:hAnsi="Calibri"/>
              <w:b w:val="0"/>
              <w:bCs/>
              <w:sz w:val="20"/>
            </w:rPr>
          </w:pPr>
          <w:r>
            <w:rPr>
              <w:rFonts w:ascii="Calibri" w:hAnsi="Calibri"/>
              <w:b w:val="0"/>
              <w:bCs/>
              <w:sz w:val="20"/>
            </w:rPr>
            <w:t>LMCV</w:t>
          </w:r>
          <w:r w:rsidR="00C94073" w:rsidRPr="00962907">
            <w:rPr>
              <w:rFonts w:ascii="Calibri" w:hAnsi="Calibri"/>
              <w:b w:val="0"/>
              <w:bCs/>
              <w:sz w:val="20"/>
            </w:rPr>
            <w:t>-MCH-25</w:t>
          </w:r>
        </w:p>
      </w:tc>
    </w:tr>
    <w:tr w:rsidR="00C94073" w:rsidRPr="00F85124" w14:paraId="58D532F7" w14:textId="77777777">
      <w:trPr>
        <w:cantSplit/>
        <w:trHeight w:val="288"/>
      </w:trPr>
      <w:tc>
        <w:tcPr>
          <w:tcW w:w="2500" w:type="pct"/>
          <w:tcBorders>
            <w:right w:val="nil"/>
          </w:tcBorders>
        </w:tcPr>
        <w:p w14:paraId="58D532F5" w14:textId="77777777" w:rsidR="00C94073" w:rsidRPr="00962907" w:rsidRDefault="00C94073"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d</w:t>
          </w:r>
        </w:p>
      </w:tc>
      <w:tc>
        <w:tcPr>
          <w:tcW w:w="2500" w:type="pct"/>
          <w:gridSpan w:val="2"/>
          <w:tcBorders>
            <w:left w:val="nil"/>
          </w:tcBorders>
        </w:tcPr>
        <w:p w14:paraId="58D532F6" w14:textId="6C1BBBB8" w:rsidR="00C94073" w:rsidRPr="00962907" w:rsidRDefault="00C94073"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6</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2019">
            <w:rPr>
              <w:rFonts w:ascii="Calibri" w:hAnsi="Calibri"/>
              <w:bCs/>
              <w:noProof/>
            </w:rPr>
            <w:t>5</w:t>
          </w:r>
          <w:r>
            <w:rPr>
              <w:rFonts w:ascii="Calibri" w:hAnsi="Calibri"/>
              <w:bCs/>
              <w:noProof/>
            </w:rPr>
            <w:fldChar w:fldCharType="end"/>
          </w:r>
          <w:r w:rsidRPr="00962907">
            <w:rPr>
              <w:rFonts w:ascii="Calibri" w:hAnsi="Calibri"/>
              <w:bCs/>
            </w:rPr>
            <w:t>)</w:t>
          </w:r>
        </w:p>
      </w:tc>
    </w:tr>
  </w:tbl>
  <w:p w14:paraId="58D532F8" w14:textId="77777777" w:rsidR="00C94073" w:rsidRDefault="00C94073"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4558F3"/>
    <w:multiLevelType w:val="hybridMultilevel"/>
    <w:tmpl w:val="5DF60970"/>
    <w:lvl w:ilvl="0" w:tplc="EDD2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80A7B92"/>
    <w:multiLevelType w:val="hybridMultilevel"/>
    <w:tmpl w:val="896EC9DE"/>
    <w:lvl w:ilvl="0" w:tplc="EDCA15FC">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4828A8A4"/>
    <w:lvl w:ilvl="0" w:tplc="49302378">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B4F0C5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337273955">
    <w:abstractNumId w:val="0"/>
  </w:num>
  <w:num w:numId="2" w16cid:durableId="416486408">
    <w:abstractNumId w:val="1"/>
  </w:num>
  <w:num w:numId="3" w16cid:durableId="1395663341">
    <w:abstractNumId w:val="0"/>
  </w:num>
  <w:num w:numId="4" w16cid:durableId="2003391470">
    <w:abstractNumId w:val="5"/>
  </w:num>
  <w:num w:numId="5" w16cid:durableId="760952000">
    <w:abstractNumId w:val="18"/>
  </w:num>
  <w:num w:numId="6" w16cid:durableId="226574612">
    <w:abstractNumId w:val="4"/>
  </w:num>
  <w:num w:numId="7" w16cid:durableId="454643674">
    <w:abstractNumId w:val="16"/>
  </w:num>
  <w:num w:numId="8" w16cid:durableId="1848474781">
    <w:abstractNumId w:val="17"/>
  </w:num>
  <w:num w:numId="9" w16cid:durableId="62024433">
    <w:abstractNumId w:val="9"/>
  </w:num>
  <w:num w:numId="10" w16cid:durableId="80152551">
    <w:abstractNumId w:val="12"/>
  </w:num>
  <w:num w:numId="11" w16cid:durableId="959261171">
    <w:abstractNumId w:val="19"/>
  </w:num>
  <w:num w:numId="12" w16cid:durableId="2049331710">
    <w:abstractNumId w:val="14"/>
  </w:num>
  <w:num w:numId="13" w16cid:durableId="1532452510">
    <w:abstractNumId w:val="3"/>
  </w:num>
  <w:num w:numId="14" w16cid:durableId="1180581519">
    <w:abstractNumId w:val="21"/>
  </w:num>
  <w:num w:numId="15" w16cid:durableId="429200347">
    <w:abstractNumId w:val="11"/>
  </w:num>
  <w:num w:numId="16" w16cid:durableId="1056780429">
    <w:abstractNumId w:val="2"/>
  </w:num>
  <w:num w:numId="17" w16cid:durableId="740172868">
    <w:abstractNumId w:val="8"/>
  </w:num>
  <w:num w:numId="18" w16cid:durableId="810638688">
    <w:abstractNumId w:val="15"/>
  </w:num>
  <w:num w:numId="19" w16cid:durableId="724986887">
    <w:abstractNumId w:val="7"/>
  </w:num>
  <w:num w:numId="20" w16cid:durableId="1078674257">
    <w:abstractNumId w:val="6"/>
  </w:num>
  <w:num w:numId="21" w16cid:durableId="296227752">
    <w:abstractNumId w:val="13"/>
  </w:num>
  <w:num w:numId="22" w16cid:durableId="480007286">
    <w:abstractNumId w:val="20"/>
  </w:num>
  <w:num w:numId="23"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7859343">
    <w:abstractNumId w:val="16"/>
    <w:lvlOverride w:ilvl="0">
      <w:startOverride w:val="1"/>
    </w:lvlOverride>
    <w:lvlOverride w:ilvl="1"/>
    <w:lvlOverride w:ilvl="2"/>
    <w:lvlOverride w:ilvl="3"/>
    <w:lvlOverride w:ilvl="4"/>
    <w:lvlOverride w:ilvl="5"/>
    <w:lvlOverride w:ilvl="6"/>
    <w:lvlOverride w:ilvl="7"/>
    <w:lvlOverride w:ilvl="8"/>
  </w:num>
  <w:num w:numId="25" w16cid:durableId="170868041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787A"/>
    <w:rsid w:val="00007D1A"/>
    <w:rsid w:val="0001050A"/>
    <w:rsid w:val="00011365"/>
    <w:rsid w:val="00017AC3"/>
    <w:rsid w:val="00033423"/>
    <w:rsid w:val="00037CA9"/>
    <w:rsid w:val="000418E7"/>
    <w:rsid w:val="00041BE3"/>
    <w:rsid w:val="00051A93"/>
    <w:rsid w:val="0005255E"/>
    <w:rsid w:val="00060739"/>
    <w:rsid w:val="000621B5"/>
    <w:rsid w:val="00065326"/>
    <w:rsid w:val="0007501D"/>
    <w:rsid w:val="0007566C"/>
    <w:rsid w:val="000757DC"/>
    <w:rsid w:val="000919ED"/>
    <w:rsid w:val="00091E69"/>
    <w:rsid w:val="00094B5B"/>
    <w:rsid w:val="00096535"/>
    <w:rsid w:val="00097C1B"/>
    <w:rsid w:val="000A40BB"/>
    <w:rsid w:val="000A5BAB"/>
    <w:rsid w:val="000A6806"/>
    <w:rsid w:val="000B3815"/>
    <w:rsid w:val="000B449F"/>
    <w:rsid w:val="000C321B"/>
    <w:rsid w:val="000D703E"/>
    <w:rsid w:val="000E1F95"/>
    <w:rsid w:val="000E27BA"/>
    <w:rsid w:val="000E48A5"/>
    <w:rsid w:val="000F4B46"/>
    <w:rsid w:val="000F7116"/>
    <w:rsid w:val="001051E1"/>
    <w:rsid w:val="0010636F"/>
    <w:rsid w:val="00107045"/>
    <w:rsid w:val="00111663"/>
    <w:rsid w:val="001118B4"/>
    <w:rsid w:val="00112118"/>
    <w:rsid w:val="001126A4"/>
    <w:rsid w:val="001377CE"/>
    <w:rsid w:val="0014042F"/>
    <w:rsid w:val="00140978"/>
    <w:rsid w:val="001420A8"/>
    <w:rsid w:val="00142E2D"/>
    <w:rsid w:val="00157956"/>
    <w:rsid w:val="001641B6"/>
    <w:rsid w:val="00175648"/>
    <w:rsid w:val="00184895"/>
    <w:rsid w:val="00191011"/>
    <w:rsid w:val="001919CD"/>
    <w:rsid w:val="00197538"/>
    <w:rsid w:val="001A44BF"/>
    <w:rsid w:val="001B2F74"/>
    <w:rsid w:val="001B33F7"/>
    <w:rsid w:val="001B3B9C"/>
    <w:rsid w:val="001B3F29"/>
    <w:rsid w:val="001B751A"/>
    <w:rsid w:val="001B7886"/>
    <w:rsid w:val="001C1920"/>
    <w:rsid w:val="001C7CA4"/>
    <w:rsid w:val="001D178E"/>
    <w:rsid w:val="001D40A4"/>
    <w:rsid w:val="001D52BB"/>
    <w:rsid w:val="001D6248"/>
    <w:rsid w:val="001D6CBF"/>
    <w:rsid w:val="001E01CD"/>
    <w:rsid w:val="001E2019"/>
    <w:rsid w:val="001E2096"/>
    <w:rsid w:val="001E7B1D"/>
    <w:rsid w:val="001F041D"/>
    <w:rsid w:val="001F3D34"/>
    <w:rsid w:val="002056C3"/>
    <w:rsid w:val="00206C12"/>
    <w:rsid w:val="002118F4"/>
    <w:rsid w:val="002137F8"/>
    <w:rsid w:val="00221EB2"/>
    <w:rsid w:val="00224D70"/>
    <w:rsid w:val="0023024C"/>
    <w:rsid w:val="00234B19"/>
    <w:rsid w:val="00235B32"/>
    <w:rsid w:val="0023655E"/>
    <w:rsid w:val="0024734D"/>
    <w:rsid w:val="0025577F"/>
    <w:rsid w:val="00260D6B"/>
    <w:rsid w:val="00267EE2"/>
    <w:rsid w:val="002709D0"/>
    <w:rsid w:val="00270A0F"/>
    <w:rsid w:val="00271EB8"/>
    <w:rsid w:val="00274167"/>
    <w:rsid w:val="00276DB1"/>
    <w:rsid w:val="002844F1"/>
    <w:rsid w:val="00292701"/>
    <w:rsid w:val="0029791B"/>
    <w:rsid w:val="002A1ED4"/>
    <w:rsid w:val="002A3C77"/>
    <w:rsid w:val="002A4813"/>
    <w:rsid w:val="002A7707"/>
    <w:rsid w:val="002B57AA"/>
    <w:rsid w:val="002C44FD"/>
    <w:rsid w:val="002D7490"/>
    <w:rsid w:val="002E07A1"/>
    <w:rsid w:val="002E1819"/>
    <w:rsid w:val="002E3EAF"/>
    <w:rsid w:val="002E414F"/>
    <w:rsid w:val="002E441C"/>
    <w:rsid w:val="002E4FAF"/>
    <w:rsid w:val="002E76D2"/>
    <w:rsid w:val="002F6A60"/>
    <w:rsid w:val="002F74E4"/>
    <w:rsid w:val="00307FA1"/>
    <w:rsid w:val="00314C8E"/>
    <w:rsid w:val="00323DA9"/>
    <w:rsid w:val="00324C4F"/>
    <w:rsid w:val="00326D8F"/>
    <w:rsid w:val="00331606"/>
    <w:rsid w:val="00337DFA"/>
    <w:rsid w:val="003439A3"/>
    <w:rsid w:val="003456CB"/>
    <w:rsid w:val="003501F5"/>
    <w:rsid w:val="00360445"/>
    <w:rsid w:val="00364371"/>
    <w:rsid w:val="0037057C"/>
    <w:rsid w:val="003727FF"/>
    <w:rsid w:val="00391327"/>
    <w:rsid w:val="00393D2F"/>
    <w:rsid w:val="0039740A"/>
    <w:rsid w:val="003A1255"/>
    <w:rsid w:val="003B3803"/>
    <w:rsid w:val="003B3DF9"/>
    <w:rsid w:val="003C20E9"/>
    <w:rsid w:val="003C28DA"/>
    <w:rsid w:val="003C45CD"/>
    <w:rsid w:val="003C4BF1"/>
    <w:rsid w:val="003C583C"/>
    <w:rsid w:val="003C71A6"/>
    <w:rsid w:val="003D6601"/>
    <w:rsid w:val="003E31A0"/>
    <w:rsid w:val="003E31EF"/>
    <w:rsid w:val="003E696D"/>
    <w:rsid w:val="003E6A3B"/>
    <w:rsid w:val="003F6B16"/>
    <w:rsid w:val="00407FBE"/>
    <w:rsid w:val="004144EF"/>
    <w:rsid w:val="00426302"/>
    <w:rsid w:val="00430092"/>
    <w:rsid w:val="00444467"/>
    <w:rsid w:val="00445906"/>
    <w:rsid w:val="00473B68"/>
    <w:rsid w:val="00482796"/>
    <w:rsid w:val="0048358E"/>
    <w:rsid w:val="004978E7"/>
    <w:rsid w:val="004A02DF"/>
    <w:rsid w:val="004A27DE"/>
    <w:rsid w:val="004A28E6"/>
    <w:rsid w:val="004A798D"/>
    <w:rsid w:val="004B0070"/>
    <w:rsid w:val="004B2C9A"/>
    <w:rsid w:val="004B3802"/>
    <w:rsid w:val="004C166D"/>
    <w:rsid w:val="004C1875"/>
    <w:rsid w:val="004C1B0C"/>
    <w:rsid w:val="004C42AA"/>
    <w:rsid w:val="004D2C92"/>
    <w:rsid w:val="004D3200"/>
    <w:rsid w:val="004E4BEE"/>
    <w:rsid w:val="004F3D4C"/>
    <w:rsid w:val="00515F4B"/>
    <w:rsid w:val="00516FAF"/>
    <w:rsid w:val="00527B66"/>
    <w:rsid w:val="00531815"/>
    <w:rsid w:val="0053733B"/>
    <w:rsid w:val="0054347E"/>
    <w:rsid w:val="0055148A"/>
    <w:rsid w:val="00551767"/>
    <w:rsid w:val="00577FA7"/>
    <w:rsid w:val="00580D7F"/>
    <w:rsid w:val="005832DB"/>
    <w:rsid w:val="00583B28"/>
    <w:rsid w:val="00583DAF"/>
    <w:rsid w:val="00585BAC"/>
    <w:rsid w:val="00586D2C"/>
    <w:rsid w:val="00590D10"/>
    <w:rsid w:val="00592026"/>
    <w:rsid w:val="00593BD1"/>
    <w:rsid w:val="00596D7E"/>
    <w:rsid w:val="005B4BA0"/>
    <w:rsid w:val="005C0194"/>
    <w:rsid w:val="005C1273"/>
    <w:rsid w:val="005C1562"/>
    <w:rsid w:val="005C7D08"/>
    <w:rsid w:val="005D4755"/>
    <w:rsid w:val="005D47C1"/>
    <w:rsid w:val="005D49C8"/>
    <w:rsid w:val="005D7E81"/>
    <w:rsid w:val="00601A44"/>
    <w:rsid w:val="0060271A"/>
    <w:rsid w:val="00616DA2"/>
    <w:rsid w:val="00620CBF"/>
    <w:rsid w:val="006239FC"/>
    <w:rsid w:val="00623DFA"/>
    <w:rsid w:val="006257CC"/>
    <w:rsid w:val="006279A3"/>
    <w:rsid w:val="006360E1"/>
    <w:rsid w:val="00651A42"/>
    <w:rsid w:val="00651DB8"/>
    <w:rsid w:val="006616F1"/>
    <w:rsid w:val="00664243"/>
    <w:rsid w:val="00672B28"/>
    <w:rsid w:val="00682D68"/>
    <w:rsid w:val="00685385"/>
    <w:rsid w:val="006858D2"/>
    <w:rsid w:val="00686326"/>
    <w:rsid w:val="006A1076"/>
    <w:rsid w:val="006A66FC"/>
    <w:rsid w:val="006C13DC"/>
    <w:rsid w:val="006C2DCB"/>
    <w:rsid w:val="006C55B6"/>
    <w:rsid w:val="006C75CF"/>
    <w:rsid w:val="006E08A4"/>
    <w:rsid w:val="006E34E8"/>
    <w:rsid w:val="006F2F97"/>
    <w:rsid w:val="006F7E55"/>
    <w:rsid w:val="00701620"/>
    <w:rsid w:val="00704AE4"/>
    <w:rsid w:val="00706A96"/>
    <w:rsid w:val="00711F33"/>
    <w:rsid w:val="00720AE7"/>
    <w:rsid w:val="00723FEB"/>
    <w:rsid w:val="007309DA"/>
    <w:rsid w:val="00733A94"/>
    <w:rsid w:val="007377E9"/>
    <w:rsid w:val="00745E2D"/>
    <w:rsid w:val="007503B7"/>
    <w:rsid w:val="00751761"/>
    <w:rsid w:val="00754E5B"/>
    <w:rsid w:val="00777469"/>
    <w:rsid w:val="00777B2F"/>
    <w:rsid w:val="00781EB0"/>
    <w:rsid w:val="00782180"/>
    <w:rsid w:val="00794766"/>
    <w:rsid w:val="0079793E"/>
    <w:rsid w:val="00797C54"/>
    <w:rsid w:val="00797EC8"/>
    <w:rsid w:val="007A01D4"/>
    <w:rsid w:val="007A1ACE"/>
    <w:rsid w:val="007A313D"/>
    <w:rsid w:val="007E02CF"/>
    <w:rsid w:val="007F3DBA"/>
    <w:rsid w:val="007F5E7D"/>
    <w:rsid w:val="00800628"/>
    <w:rsid w:val="00805125"/>
    <w:rsid w:val="008059CB"/>
    <w:rsid w:val="00805A74"/>
    <w:rsid w:val="00806B8E"/>
    <w:rsid w:val="00811667"/>
    <w:rsid w:val="008147ED"/>
    <w:rsid w:val="00815131"/>
    <w:rsid w:val="00815F5F"/>
    <w:rsid w:val="008239EC"/>
    <w:rsid w:val="008244D1"/>
    <w:rsid w:val="0082587D"/>
    <w:rsid w:val="00826DC7"/>
    <w:rsid w:val="00837FDC"/>
    <w:rsid w:val="00856A4A"/>
    <w:rsid w:val="008637EC"/>
    <w:rsid w:val="0086435F"/>
    <w:rsid w:val="00865FB5"/>
    <w:rsid w:val="00867824"/>
    <w:rsid w:val="0087085B"/>
    <w:rsid w:val="008803E3"/>
    <w:rsid w:val="00887A96"/>
    <w:rsid w:val="00894200"/>
    <w:rsid w:val="008A2098"/>
    <w:rsid w:val="008B4C8F"/>
    <w:rsid w:val="008B5F7E"/>
    <w:rsid w:val="008D3684"/>
    <w:rsid w:val="008E2D10"/>
    <w:rsid w:val="008E515C"/>
    <w:rsid w:val="008F089C"/>
    <w:rsid w:val="008F1377"/>
    <w:rsid w:val="008F3C96"/>
    <w:rsid w:val="008F7A35"/>
    <w:rsid w:val="009079EF"/>
    <w:rsid w:val="00913E23"/>
    <w:rsid w:val="0091654C"/>
    <w:rsid w:val="00920D70"/>
    <w:rsid w:val="009311FE"/>
    <w:rsid w:val="009369AA"/>
    <w:rsid w:val="00941963"/>
    <w:rsid w:val="0094659A"/>
    <w:rsid w:val="0095283A"/>
    <w:rsid w:val="00956023"/>
    <w:rsid w:val="00956C56"/>
    <w:rsid w:val="00956D4E"/>
    <w:rsid w:val="00960073"/>
    <w:rsid w:val="00960443"/>
    <w:rsid w:val="00962907"/>
    <w:rsid w:val="009640C3"/>
    <w:rsid w:val="009640E1"/>
    <w:rsid w:val="00966549"/>
    <w:rsid w:val="00974EB1"/>
    <w:rsid w:val="00975991"/>
    <w:rsid w:val="009835AC"/>
    <w:rsid w:val="00993584"/>
    <w:rsid w:val="00994E79"/>
    <w:rsid w:val="009B1E97"/>
    <w:rsid w:val="009B287C"/>
    <w:rsid w:val="009B39AA"/>
    <w:rsid w:val="009D67F4"/>
    <w:rsid w:val="009E21DA"/>
    <w:rsid w:val="009F0C3D"/>
    <w:rsid w:val="009F2292"/>
    <w:rsid w:val="009F44CD"/>
    <w:rsid w:val="00A01C12"/>
    <w:rsid w:val="00A1093E"/>
    <w:rsid w:val="00A15A8D"/>
    <w:rsid w:val="00A160C2"/>
    <w:rsid w:val="00A16520"/>
    <w:rsid w:val="00A20E67"/>
    <w:rsid w:val="00A26CD5"/>
    <w:rsid w:val="00A26E1D"/>
    <w:rsid w:val="00A3199A"/>
    <w:rsid w:val="00A353C9"/>
    <w:rsid w:val="00A43309"/>
    <w:rsid w:val="00A43434"/>
    <w:rsid w:val="00A51477"/>
    <w:rsid w:val="00A56DE9"/>
    <w:rsid w:val="00A62A40"/>
    <w:rsid w:val="00A64992"/>
    <w:rsid w:val="00A669D7"/>
    <w:rsid w:val="00A67456"/>
    <w:rsid w:val="00A728D9"/>
    <w:rsid w:val="00A82E8B"/>
    <w:rsid w:val="00A83446"/>
    <w:rsid w:val="00A841BB"/>
    <w:rsid w:val="00AA77B7"/>
    <w:rsid w:val="00AB1C1A"/>
    <w:rsid w:val="00AB436D"/>
    <w:rsid w:val="00AD18B3"/>
    <w:rsid w:val="00AD6D16"/>
    <w:rsid w:val="00AD7633"/>
    <w:rsid w:val="00AD7D80"/>
    <w:rsid w:val="00AF0930"/>
    <w:rsid w:val="00AF14B1"/>
    <w:rsid w:val="00AF6179"/>
    <w:rsid w:val="00B1130B"/>
    <w:rsid w:val="00B15612"/>
    <w:rsid w:val="00B20526"/>
    <w:rsid w:val="00B212D9"/>
    <w:rsid w:val="00B306F6"/>
    <w:rsid w:val="00B33389"/>
    <w:rsid w:val="00B40F13"/>
    <w:rsid w:val="00B47B80"/>
    <w:rsid w:val="00B529CC"/>
    <w:rsid w:val="00B60467"/>
    <w:rsid w:val="00B744FE"/>
    <w:rsid w:val="00B7669D"/>
    <w:rsid w:val="00B818A5"/>
    <w:rsid w:val="00B82BFA"/>
    <w:rsid w:val="00B92920"/>
    <w:rsid w:val="00B92D05"/>
    <w:rsid w:val="00BA34B9"/>
    <w:rsid w:val="00BA7A5A"/>
    <w:rsid w:val="00BB2D2E"/>
    <w:rsid w:val="00BC290E"/>
    <w:rsid w:val="00BC72AF"/>
    <w:rsid w:val="00BD2CCD"/>
    <w:rsid w:val="00BE11B0"/>
    <w:rsid w:val="00BE266E"/>
    <w:rsid w:val="00BE314F"/>
    <w:rsid w:val="00BF0C89"/>
    <w:rsid w:val="00BF79DF"/>
    <w:rsid w:val="00C019D0"/>
    <w:rsid w:val="00C063EB"/>
    <w:rsid w:val="00C07B58"/>
    <w:rsid w:val="00C13A22"/>
    <w:rsid w:val="00C14DA4"/>
    <w:rsid w:val="00C16863"/>
    <w:rsid w:val="00C222D7"/>
    <w:rsid w:val="00C23536"/>
    <w:rsid w:val="00C24001"/>
    <w:rsid w:val="00C301D7"/>
    <w:rsid w:val="00C37569"/>
    <w:rsid w:val="00C446C3"/>
    <w:rsid w:val="00C45324"/>
    <w:rsid w:val="00C45E09"/>
    <w:rsid w:val="00C461D4"/>
    <w:rsid w:val="00C51152"/>
    <w:rsid w:val="00C52475"/>
    <w:rsid w:val="00C533B1"/>
    <w:rsid w:val="00C621A0"/>
    <w:rsid w:val="00C65938"/>
    <w:rsid w:val="00C76C40"/>
    <w:rsid w:val="00C80250"/>
    <w:rsid w:val="00C8367F"/>
    <w:rsid w:val="00C83B3F"/>
    <w:rsid w:val="00C848CE"/>
    <w:rsid w:val="00C8731F"/>
    <w:rsid w:val="00C94073"/>
    <w:rsid w:val="00C9421C"/>
    <w:rsid w:val="00C949D3"/>
    <w:rsid w:val="00CA1423"/>
    <w:rsid w:val="00CA1B23"/>
    <w:rsid w:val="00CA59D7"/>
    <w:rsid w:val="00CC1E11"/>
    <w:rsid w:val="00CC278E"/>
    <w:rsid w:val="00CC2E67"/>
    <w:rsid w:val="00CC7060"/>
    <w:rsid w:val="00CD342C"/>
    <w:rsid w:val="00CD6746"/>
    <w:rsid w:val="00CD6A85"/>
    <w:rsid w:val="00CE0378"/>
    <w:rsid w:val="00CF3C01"/>
    <w:rsid w:val="00CF5A20"/>
    <w:rsid w:val="00D00D72"/>
    <w:rsid w:val="00D061A6"/>
    <w:rsid w:val="00D158F3"/>
    <w:rsid w:val="00D15CB3"/>
    <w:rsid w:val="00D17B3C"/>
    <w:rsid w:val="00D2016A"/>
    <w:rsid w:val="00D20B47"/>
    <w:rsid w:val="00D249D0"/>
    <w:rsid w:val="00D255CC"/>
    <w:rsid w:val="00D26602"/>
    <w:rsid w:val="00D27697"/>
    <w:rsid w:val="00D34EF7"/>
    <w:rsid w:val="00D41921"/>
    <w:rsid w:val="00D50E7E"/>
    <w:rsid w:val="00D6203D"/>
    <w:rsid w:val="00D62B6D"/>
    <w:rsid w:val="00D6601E"/>
    <w:rsid w:val="00D859CB"/>
    <w:rsid w:val="00DA22E9"/>
    <w:rsid w:val="00DB20ED"/>
    <w:rsid w:val="00DB2699"/>
    <w:rsid w:val="00DB3D21"/>
    <w:rsid w:val="00DC0270"/>
    <w:rsid w:val="00DC0E62"/>
    <w:rsid w:val="00DC0FF9"/>
    <w:rsid w:val="00DC11C0"/>
    <w:rsid w:val="00DC3BD6"/>
    <w:rsid w:val="00DC4523"/>
    <w:rsid w:val="00DC67A2"/>
    <w:rsid w:val="00DD2E7C"/>
    <w:rsid w:val="00DE0C35"/>
    <w:rsid w:val="00DE3CB1"/>
    <w:rsid w:val="00DE7982"/>
    <w:rsid w:val="00DF5DD9"/>
    <w:rsid w:val="00E00874"/>
    <w:rsid w:val="00E02B30"/>
    <w:rsid w:val="00E05304"/>
    <w:rsid w:val="00E122D3"/>
    <w:rsid w:val="00E13C95"/>
    <w:rsid w:val="00E1559D"/>
    <w:rsid w:val="00E15CE3"/>
    <w:rsid w:val="00E24F97"/>
    <w:rsid w:val="00E3079C"/>
    <w:rsid w:val="00E36575"/>
    <w:rsid w:val="00E4127B"/>
    <w:rsid w:val="00E45BD9"/>
    <w:rsid w:val="00E51173"/>
    <w:rsid w:val="00E5766C"/>
    <w:rsid w:val="00E57858"/>
    <w:rsid w:val="00E615E9"/>
    <w:rsid w:val="00E6296C"/>
    <w:rsid w:val="00E653C8"/>
    <w:rsid w:val="00E726FC"/>
    <w:rsid w:val="00EA0D26"/>
    <w:rsid w:val="00EA5B74"/>
    <w:rsid w:val="00EA698C"/>
    <w:rsid w:val="00EB03B7"/>
    <w:rsid w:val="00EB118B"/>
    <w:rsid w:val="00EB6373"/>
    <w:rsid w:val="00EB6A42"/>
    <w:rsid w:val="00EC0116"/>
    <w:rsid w:val="00EC7246"/>
    <w:rsid w:val="00ED1F45"/>
    <w:rsid w:val="00ED33D0"/>
    <w:rsid w:val="00ED7311"/>
    <w:rsid w:val="00EE0AD3"/>
    <w:rsid w:val="00EE3BEC"/>
    <w:rsid w:val="00EE5B1C"/>
    <w:rsid w:val="00EF2691"/>
    <w:rsid w:val="00EF6C66"/>
    <w:rsid w:val="00F05CB4"/>
    <w:rsid w:val="00F068E3"/>
    <w:rsid w:val="00F10187"/>
    <w:rsid w:val="00F10646"/>
    <w:rsid w:val="00F1064B"/>
    <w:rsid w:val="00F15555"/>
    <w:rsid w:val="00F16946"/>
    <w:rsid w:val="00F17A20"/>
    <w:rsid w:val="00F3264F"/>
    <w:rsid w:val="00F33F66"/>
    <w:rsid w:val="00F34A1E"/>
    <w:rsid w:val="00F4110B"/>
    <w:rsid w:val="00F4413C"/>
    <w:rsid w:val="00F441BF"/>
    <w:rsid w:val="00F502EF"/>
    <w:rsid w:val="00F51488"/>
    <w:rsid w:val="00F54ACB"/>
    <w:rsid w:val="00F662EE"/>
    <w:rsid w:val="00F719F9"/>
    <w:rsid w:val="00F76A4F"/>
    <w:rsid w:val="00F76C26"/>
    <w:rsid w:val="00F77D48"/>
    <w:rsid w:val="00F85124"/>
    <w:rsid w:val="00F85C25"/>
    <w:rsid w:val="00F86BBB"/>
    <w:rsid w:val="00F90DD2"/>
    <w:rsid w:val="00FB2F89"/>
    <w:rsid w:val="00FB3143"/>
    <w:rsid w:val="00FC2D0C"/>
    <w:rsid w:val="00FC32A7"/>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53086"/>
  <w15:docId w15:val="{EFFF04D3-8B88-4E42-AAE2-CFC5D119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2">
    <w:name w:val="Table Grid2"/>
    <w:basedOn w:val="TableNormal"/>
    <w:next w:val="TableGrid"/>
    <w:uiPriority w:val="39"/>
    <w:rsid w:val="006C2DC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70A9D-C99F-4EF3-AA22-E9A47B8D5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412668-A542-43F1-9169-E2F96242C3EB}">
  <ds:schemaRefs>
    <ds:schemaRef ds:uri="http://schemas.microsoft.com/sharepoint/v3/contenttype/forms"/>
  </ds:schemaRefs>
</ds:datastoreItem>
</file>

<file path=customXml/itemProps3.xml><?xml version="1.0" encoding="utf-8"?>
<ds:datastoreItem xmlns:ds="http://schemas.openxmlformats.org/officeDocument/2006/customXml" ds:itemID="{0F47EF7D-5671-4404-908E-41B5B8E8A80A}">
  <ds:schemaRefs>
    <ds:schemaRef ds:uri="http://purl.org/dc/dcmitype/"/>
    <ds:schemaRef ds:uri="http://purl.org/dc/elements/1.1/"/>
    <ds:schemaRef ds:uri="http://schemas.microsoft.com/office/2006/metadata/properties"/>
    <ds:schemaRef ds:uri="http://schemas.microsoft.com/office/2006/documentManagement/types"/>
    <ds:schemaRef ds:uri="5067c814-4b34-462c-a21d-c185ff6548d2"/>
    <ds:schemaRef ds:uri="http://purl.org/dc/terms/"/>
    <ds:schemaRef ds:uri="http://schemas.openxmlformats.org/package/2006/metadata/core-properties"/>
    <ds:schemaRef ds:uri="http://schemas.microsoft.com/office/infopath/2007/PartnerControls"/>
    <ds:schemaRef ds:uri="785685f2-c2e1-4352-89aa-3faca8eaba52"/>
    <ds:schemaRef ds:uri="http://www.w3.org/XML/1998/namespace"/>
  </ds:schemaRefs>
</ds:datastoreItem>
</file>

<file path=customXml/itemProps4.xml><?xml version="1.0" encoding="utf-8"?>
<ds:datastoreItem xmlns:ds="http://schemas.openxmlformats.org/officeDocument/2006/customXml" ds:itemID="{2A799BC6-2A49-4B5A-8594-5219C022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4152</Words>
  <Characters>23672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dtam</dc:creator>
  <cp:lastModifiedBy>Alhabibi, Haider@Energy</cp:lastModifiedBy>
  <cp:revision>24</cp:revision>
  <cp:lastPrinted>2013-05-28T17:44:00Z</cp:lastPrinted>
  <dcterms:created xsi:type="dcterms:W3CDTF">2020-03-06T16:47:00Z</dcterms:created>
  <dcterms:modified xsi:type="dcterms:W3CDTF">2023-03-01T17:32:00Z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