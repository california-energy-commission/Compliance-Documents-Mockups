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647"/>
        <w:gridCol w:w="1800"/>
        <w:gridCol w:w="1890"/>
        <w:gridCol w:w="1800"/>
        <w:gridCol w:w="1980"/>
        <w:gridCol w:w="1889"/>
      </w:tblGrid>
      <w:tr w:rsidR="00566A90" w:rsidRPr="009577D0" w14:paraId="46D5A5C5" w14:textId="09839B81" w:rsidTr="00566A90">
        <w:trPr>
          <w:trHeight w:val="158"/>
        </w:trPr>
        <w:tc>
          <w:tcPr>
            <w:tcW w:w="11005" w:type="dxa"/>
            <w:gridSpan w:val="6"/>
          </w:tcPr>
          <w:p w14:paraId="0C3CD7EE" w14:textId="2F03DED3" w:rsidR="00566A90" w:rsidRDefault="00566A90" w:rsidP="005057DF">
            <w:pPr>
              <w:spacing w:after="0" w:line="240" w:lineRule="auto"/>
              <w:rPr>
                <w:rFonts w:asciiTheme="minorHAnsi" w:hAnsiTheme="minorHAnsi"/>
                <w:b/>
                <w:sz w:val="18"/>
                <w:szCs w:val="18"/>
              </w:rPr>
            </w:pPr>
            <w:r w:rsidRPr="00FF77DD">
              <w:rPr>
                <w:rFonts w:asciiTheme="minorHAnsi" w:hAnsiTheme="minorHAnsi"/>
                <w:b/>
                <w:sz w:val="20"/>
                <w:szCs w:val="18"/>
              </w:rPr>
              <w:t>A. Whole House Fan (WHF) Equipment Information</w:t>
            </w:r>
          </w:p>
          <w:tbl>
            <w:tblPr>
              <w:tblW w:w="34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507"/>
            </w:tblGrid>
            <w:tr w:rsidR="00566A90" w:rsidRPr="00487F56" w14:paraId="17D42F17" w14:textId="77777777" w:rsidTr="00566A90">
              <w:trPr>
                <w:trHeight w:val="158"/>
              </w:trPr>
              <w:tc>
                <w:tcPr>
                  <w:tcW w:w="8886" w:type="dxa"/>
                  <w:tcBorders>
                    <w:top w:val="nil"/>
                    <w:left w:val="nil"/>
                    <w:bottom w:val="nil"/>
                    <w:right w:val="nil"/>
                  </w:tcBorders>
                  <w:vAlign w:val="center"/>
                </w:tcPr>
                <w:p w14:paraId="153470B3" w14:textId="77777777" w:rsidR="00566A90" w:rsidRPr="00487F56" w:rsidRDefault="00566A90" w:rsidP="003A6D01">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 150.1(c)12</w:t>
                  </w:r>
                </w:p>
              </w:tc>
            </w:tr>
          </w:tbl>
          <w:p w14:paraId="18F14C1A" w14:textId="77777777" w:rsidR="00566A90" w:rsidRPr="00FF77DD" w:rsidRDefault="00566A90" w:rsidP="005057DF">
            <w:pPr>
              <w:spacing w:after="0" w:line="240" w:lineRule="auto"/>
              <w:rPr>
                <w:rFonts w:asciiTheme="minorHAnsi" w:hAnsiTheme="minorHAnsi"/>
                <w:b/>
                <w:sz w:val="20"/>
                <w:szCs w:val="18"/>
              </w:rPr>
            </w:pPr>
          </w:p>
        </w:tc>
      </w:tr>
      <w:tr w:rsidR="00566A90" w:rsidRPr="009577D0" w14:paraId="46D5A5CB" w14:textId="7868D793" w:rsidTr="00566A90">
        <w:trPr>
          <w:trHeight w:val="144"/>
        </w:trPr>
        <w:tc>
          <w:tcPr>
            <w:tcW w:w="1646" w:type="dxa"/>
            <w:vAlign w:val="center"/>
          </w:tcPr>
          <w:p w14:paraId="46D5A5C6"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1800" w:type="dxa"/>
            <w:vAlign w:val="center"/>
          </w:tcPr>
          <w:p w14:paraId="46D5A5C7" w14:textId="77777777"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890" w:type="dxa"/>
            <w:vAlign w:val="center"/>
          </w:tcPr>
          <w:p w14:paraId="46D5A5C8" w14:textId="77777777" w:rsidR="00566A90" w:rsidRPr="00C77D58"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800" w:type="dxa"/>
            <w:vAlign w:val="center"/>
          </w:tcPr>
          <w:p w14:paraId="46D5A5C9"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04</w:t>
            </w:r>
          </w:p>
        </w:tc>
        <w:tc>
          <w:tcPr>
            <w:tcW w:w="1980" w:type="dxa"/>
            <w:vAlign w:val="center"/>
          </w:tcPr>
          <w:p w14:paraId="46D5A5CA" w14:textId="77777777"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05</w:t>
            </w:r>
          </w:p>
        </w:tc>
        <w:tc>
          <w:tcPr>
            <w:tcW w:w="1889" w:type="dxa"/>
          </w:tcPr>
          <w:p w14:paraId="69232347" w14:textId="2275F77B"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06</w:t>
            </w:r>
          </w:p>
        </w:tc>
      </w:tr>
      <w:tr w:rsidR="00566A90" w:rsidRPr="009577D0" w14:paraId="46D5A5D1" w14:textId="040D44D2" w:rsidTr="00566A90">
        <w:trPr>
          <w:trHeight w:val="144"/>
        </w:trPr>
        <w:tc>
          <w:tcPr>
            <w:tcW w:w="1646" w:type="dxa"/>
            <w:vAlign w:val="center"/>
          </w:tcPr>
          <w:p w14:paraId="46D5A5CC" w14:textId="77777777" w:rsidR="00566A90" w:rsidRDefault="00566A90" w:rsidP="00566A90">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1800" w:type="dxa"/>
            <w:vAlign w:val="center"/>
          </w:tcPr>
          <w:p w14:paraId="46D5A5CD" w14:textId="77777777" w:rsidR="00566A90" w:rsidRPr="009577D0" w:rsidRDefault="00566A90" w:rsidP="00566A90">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890" w:type="dxa"/>
            <w:vAlign w:val="center"/>
          </w:tcPr>
          <w:p w14:paraId="46D5A5CE" w14:textId="77777777" w:rsidR="00566A90" w:rsidRPr="00C77D58"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 xml:space="preserve">WHF Model </w:t>
            </w:r>
            <w:r w:rsidRPr="009577D0">
              <w:rPr>
                <w:rFonts w:asciiTheme="minorHAnsi" w:hAnsiTheme="minorHAnsi"/>
                <w:sz w:val="18"/>
                <w:szCs w:val="18"/>
              </w:rPr>
              <w:t xml:space="preserve">Rated </w:t>
            </w:r>
            <w:r>
              <w:rPr>
                <w:rFonts w:asciiTheme="minorHAnsi" w:hAnsiTheme="minorHAnsi"/>
                <w:sz w:val="18"/>
                <w:szCs w:val="18"/>
              </w:rPr>
              <w:t>Airflow (CFM)</w:t>
            </w:r>
          </w:p>
        </w:tc>
        <w:tc>
          <w:tcPr>
            <w:tcW w:w="1800" w:type="dxa"/>
            <w:vAlign w:val="center"/>
          </w:tcPr>
          <w:p w14:paraId="46D5A5CF" w14:textId="119384AD"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WHF Model Quantity in this Dwelling</w:t>
            </w:r>
          </w:p>
        </w:tc>
        <w:tc>
          <w:tcPr>
            <w:tcW w:w="1980" w:type="dxa"/>
            <w:vAlign w:val="center"/>
          </w:tcPr>
          <w:p w14:paraId="46D5A5D0" w14:textId="77777777" w:rsidR="00566A90" w:rsidRPr="009577D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WHF Model Total Rated Airflow (CFM)</w:t>
            </w:r>
          </w:p>
        </w:tc>
        <w:tc>
          <w:tcPr>
            <w:tcW w:w="1889" w:type="dxa"/>
            <w:vAlign w:val="center"/>
          </w:tcPr>
          <w:p w14:paraId="0C15E098" w14:textId="22A3F570" w:rsidR="00566A90" w:rsidRDefault="00566A90" w:rsidP="00566A90">
            <w:pPr>
              <w:spacing w:after="0" w:line="240" w:lineRule="auto"/>
              <w:jc w:val="center"/>
              <w:rPr>
                <w:rFonts w:asciiTheme="minorHAnsi" w:hAnsiTheme="minorHAnsi"/>
                <w:sz w:val="18"/>
                <w:szCs w:val="18"/>
              </w:rPr>
            </w:pPr>
            <w:r>
              <w:rPr>
                <w:rFonts w:asciiTheme="minorHAnsi" w:hAnsiTheme="minorHAnsi"/>
                <w:sz w:val="18"/>
                <w:szCs w:val="18"/>
              </w:rPr>
              <w:t>Vent Location</w:t>
            </w:r>
          </w:p>
        </w:tc>
      </w:tr>
      <w:tr w:rsidR="00566A90" w:rsidRPr="009577D0" w14:paraId="46D5A5D7" w14:textId="3E55D274" w:rsidTr="00566A90">
        <w:trPr>
          <w:trHeight w:val="144"/>
        </w:trPr>
        <w:tc>
          <w:tcPr>
            <w:tcW w:w="1646" w:type="dxa"/>
            <w:vAlign w:val="center"/>
          </w:tcPr>
          <w:p w14:paraId="46D5A5D2"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3"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D4"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D5"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D6"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7D777E8F" w14:textId="6AAFDEB9" w:rsidR="00566A90" w:rsidRPr="00C77D58" w:rsidRDefault="00566A90" w:rsidP="00566A90">
            <w:pPr>
              <w:spacing w:after="0" w:line="240" w:lineRule="auto"/>
              <w:rPr>
                <w:rFonts w:asciiTheme="minorHAnsi" w:hAnsiTheme="minorHAnsi"/>
                <w:sz w:val="18"/>
                <w:szCs w:val="18"/>
              </w:rPr>
            </w:pPr>
          </w:p>
        </w:tc>
      </w:tr>
      <w:tr w:rsidR="00566A90" w:rsidRPr="009577D0" w14:paraId="46D5A5DD" w14:textId="6C3F2CA8" w:rsidTr="00566A90">
        <w:trPr>
          <w:trHeight w:val="144"/>
        </w:trPr>
        <w:tc>
          <w:tcPr>
            <w:tcW w:w="1646" w:type="dxa"/>
            <w:vAlign w:val="center"/>
          </w:tcPr>
          <w:p w14:paraId="46D5A5D8"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9"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DA"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DB"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DC"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4EA11AD9" w14:textId="77777777" w:rsidR="00566A90" w:rsidRPr="00C77D58" w:rsidRDefault="00566A90" w:rsidP="00566A90">
            <w:pPr>
              <w:spacing w:after="0" w:line="240" w:lineRule="auto"/>
              <w:rPr>
                <w:rFonts w:asciiTheme="minorHAnsi" w:hAnsiTheme="minorHAnsi"/>
                <w:sz w:val="18"/>
                <w:szCs w:val="18"/>
              </w:rPr>
            </w:pPr>
          </w:p>
        </w:tc>
      </w:tr>
      <w:tr w:rsidR="00566A90" w:rsidRPr="009577D0" w14:paraId="46D5A5E3" w14:textId="158FCD61" w:rsidTr="00566A90">
        <w:trPr>
          <w:trHeight w:val="144"/>
        </w:trPr>
        <w:tc>
          <w:tcPr>
            <w:tcW w:w="1646" w:type="dxa"/>
            <w:vAlign w:val="center"/>
          </w:tcPr>
          <w:p w14:paraId="46D5A5DE" w14:textId="77777777" w:rsidR="00566A90" w:rsidRPr="009577D0" w:rsidRDefault="00566A90" w:rsidP="00566A90">
            <w:pPr>
              <w:spacing w:after="0" w:line="240" w:lineRule="auto"/>
              <w:jc w:val="center"/>
              <w:rPr>
                <w:rFonts w:asciiTheme="minorHAnsi" w:hAnsiTheme="minorHAnsi"/>
                <w:sz w:val="18"/>
                <w:szCs w:val="18"/>
              </w:rPr>
            </w:pPr>
          </w:p>
        </w:tc>
        <w:tc>
          <w:tcPr>
            <w:tcW w:w="1800" w:type="dxa"/>
            <w:vAlign w:val="center"/>
          </w:tcPr>
          <w:p w14:paraId="46D5A5DF" w14:textId="77777777" w:rsidR="00566A90" w:rsidRPr="009577D0" w:rsidRDefault="00566A90" w:rsidP="00566A90">
            <w:pPr>
              <w:spacing w:after="0" w:line="240" w:lineRule="auto"/>
              <w:rPr>
                <w:rFonts w:asciiTheme="minorHAnsi" w:hAnsiTheme="minorHAnsi"/>
                <w:sz w:val="18"/>
                <w:szCs w:val="18"/>
              </w:rPr>
            </w:pPr>
          </w:p>
        </w:tc>
        <w:tc>
          <w:tcPr>
            <w:tcW w:w="1890" w:type="dxa"/>
            <w:vAlign w:val="center"/>
          </w:tcPr>
          <w:p w14:paraId="46D5A5E0" w14:textId="77777777" w:rsidR="00566A90" w:rsidRPr="009577D0" w:rsidRDefault="00566A90" w:rsidP="00566A90">
            <w:pPr>
              <w:spacing w:after="0" w:line="240" w:lineRule="auto"/>
              <w:rPr>
                <w:rFonts w:asciiTheme="minorHAnsi" w:hAnsiTheme="minorHAnsi"/>
                <w:sz w:val="18"/>
                <w:szCs w:val="18"/>
              </w:rPr>
            </w:pPr>
          </w:p>
        </w:tc>
        <w:tc>
          <w:tcPr>
            <w:tcW w:w="1800" w:type="dxa"/>
          </w:tcPr>
          <w:p w14:paraId="46D5A5E1" w14:textId="77777777" w:rsidR="00566A90" w:rsidRPr="00C77D58" w:rsidRDefault="00566A90" w:rsidP="00566A90">
            <w:pPr>
              <w:spacing w:after="0" w:line="240" w:lineRule="auto"/>
              <w:rPr>
                <w:rFonts w:asciiTheme="minorHAnsi" w:hAnsiTheme="minorHAnsi"/>
                <w:sz w:val="18"/>
                <w:szCs w:val="18"/>
              </w:rPr>
            </w:pPr>
          </w:p>
        </w:tc>
        <w:tc>
          <w:tcPr>
            <w:tcW w:w="1980" w:type="dxa"/>
          </w:tcPr>
          <w:p w14:paraId="46D5A5E2" w14:textId="77777777" w:rsidR="00566A90" w:rsidRPr="00C77D58" w:rsidRDefault="00566A90" w:rsidP="00566A90">
            <w:pPr>
              <w:spacing w:after="0" w:line="240" w:lineRule="auto"/>
              <w:rPr>
                <w:rFonts w:asciiTheme="minorHAnsi" w:hAnsiTheme="minorHAnsi"/>
                <w:sz w:val="18"/>
                <w:szCs w:val="18"/>
              </w:rPr>
            </w:pPr>
          </w:p>
        </w:tc>
        <w:tc>
          <w:tcPr>
            <w:tcW w:w="1889" w:type="dxa"/>
          </w:tcPr>
          <w:p w14:paraId="48C6ADD9" w14:textId="77777777" w:rsidR="00566A90" w:rsidRPr="00C77D58" w:rsidRDefault="00566A90" w:rsidP="00566A90">
            <w:pPr>
              <w:spacing w:after="0" w:line="240" w:lineRule="auto"/>
              <w:rPr>
                <w:rFonts w:asciiTheme="minorHAnsi" w:hAnsiTheme="minorHAnsi"/>
                <w:sz w:val="18"/>
                <w:szCs w:val="18"/>
              </w:rPr>
            </w:pPr>
          </w:p>
        </w:tc>
      </w:tr>
    </w:tbl>
    <w:p w14:paraId="46D5A5E4" w14:textId="77777777" w:rsidR="00F60148" w:rsidRPr="00FF77DD" w:rsidRDefault="00F60148" w:rsidP="003C0502">
      <w:pPr>
        <w:spacing w:after="0"/>
        <w:ind w:hanging="677"/>
        <w:rPr>
          <w:rFonts w:asciiTheme="minorHAnsi" w:hAnsiTheme="minorHAnsi"/>
          <w:sz w:val="20"/>
          <w:szCs w:val="18"/>
        </w:rPr>
      </w:pPr>
    </w:p>
    <w:tbl>
      <w:tblPr>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781"/>
        <w:gridCol w:w="8"/>
      </w:tblGrid>
      <w:tr w:rsidR="007060EC" w:rsidRPr="009577D0" w14:paraId="46D5A5E6" w14:textId="77777777" w:rsidTr="00F85ED7">
        <w:trPr>
          <w:gridAfter w:val="1"/>
          <w:wAfter w:w="8" w:type="dxa"/>
          <w:trHeight w:val="158"/>
        </w:trPr>
        <w:tc>
          <w:tcPr>
            <w:tcW w:w="11015" w:type="dxa"/>
            <w:gridSpan w:val="3"/>
            <w:vAlign w:val="center"/>
          </w:tcPr>
          <w:p w14:paraId="46D5A5E5" w14:textId="77777777" w:rsidR="007060EC" w:rsidRPr="00E94E5A" w:rsidRDefault="007060EC" w:rsidP="005057DF">
            <w:pPr>
              <w:spacing w:after="0" w:line="240" w:lineRule="auto"/>
              <w:rPr>
                <w:rFonts w:asciiTheme="minorHAnsi" w:hAnsiTheme="minorHAnsi"/>
                <w:b/>
                <w:sz w:val="18"/>
                <w:szCs w:val="18"/>
              </w:rPr>
            </w:pPr>
            <w:r w:rsidRPr="00FF77DD">
              <w:rPr>
                <w:rFonts w:asciiTheme="minorHAnsi" w:hAnsiTheme="minorHAnsi"/>
                <w:b/>
                <w:sz w:val="20"/>
                <w:szCs w:val="18"/>
              </w:rPr>
              <w:t xml:space="preserve">B. Whole House Fan </w:t>
            </w:r>
            <w:r w:rsidR="003A6D01">
              <w:rPr>
                <w:rFonts w:asciiTheme="minorHAnsi" w:hAnsiTheme="minorHAnsi"/>
                <w:b/>
                <w:sz w:val="20"/>
                <w:szCs w:val="18"/>
              </w:rPr>
              <w:t>C</w:t>
            </w:r>
            <w:r w:rsidRPr="00FF77DD">
              <w:rPr>
                <w:rFonts w:asciiTheme="minorHAnsi" w:hAnsiTheme="minorHAnsi"/>
                <w:b/>
                <w:sz w:val="20"/>
                <w:szCs w:val="18"/>
              </w:rPr>
              <w:t xml:space="preserve">ompliance </w:t>
            </w:r>
            <w:r w:rsidR="003A6D01">
              <w:rPr>
                <w:rFonts w:asciiTheme="minorHAnsi" w:hAnsiTheme="minorHAnsi"/>
                <w:b/>
                <w:sz w:val="20"/>
                <w:szCs w:val="18"/>
              </w:rPr>
              <w:t>C</w:t>
            </w:r>
            <w:r w:rsidRPr="00FF77DD">
              <w:rPr>
                <w:rFonts w:asciiTheme="minorHAnsi" w:hAnsiTheme="minorHAnsi"/>
                <w:b/>
                <w:sz w:val="20"/>
                <w:szCs w:val="18"/>
              </w:rPr>
              <w:t>alculations</w:t>
            </w:r>
          </w:p>
        </w:tc>
      </w:tr>
      <w:tr w:rsidR="007060EC" w:rsidRPr="009577D0" w14:paraId="46D5A5EA" w14:textId="77777777" w:rsidTr="00F85ED7">
        <w:tblPrEx>
          <w:tblCellMar>
            <w:left w:w="115" w:type="dxa"/>
            <w:right w:w="115" w:type="dxa"/>
          </w:tblCellMar>
        </w:tblPrEx>
        <w:trPr>
          <w:trHeight w:val="144"/>
        </w:trPr>
        <w:tc>
          <w:tcPr>
            <w:tcW w:w="583" w:type="dxa"/>
            <w:vAlign w:val="center"/>
          </w:tcPr>
          <w:p w14:paraId="46D5A5E7" w14:textId="77777777" w:rsidR="007060EC" w:rsidRPr="009577D0" w:rsidDel="00B13309"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46D5A5E8" w14:textId="66C5F333" w:rsidR="007060EC" w:rsidRPr="009577D0" w:rsidDel="00B82A05" w:rsidRDefault="007060EC" w:rsidP="00863D38">
            <w:pPr>
              <w:spacing w:after="0" w:line="240" w:lineRule="auto"/>
              <w:rPr>
                <w:rFonts w:asciiTheme="minorHAnsi" w:hAnsiTheme="minorHAnsi"/>
                <w:sz w:val="18"/>
                <w:szCs w:val="18"/>
              </w:rPr>
            </w:pPr>
            <w:r>
              <w:rPr>
                <w:rFonts w:asciiTheme="minorHAnsi" w:hAnsiTheme="minorHAnsi"/>
                <w:sz w:val="18"/>
                <w:szCs w:val="18"/>
              </w:rPr>
              <w:t xml:space="preserve">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789" w:type="dxa"/>
            <w:gridSpan w:val="2"/>
            <w:vAlign w:val="center"/>
          </w:tcPr>
          <w:p w14:paraId="46D5A5E9" w14:textId="77777777" w:rsidR="007060EC" w:rsidRPr="009577D0" w:rsidDel="00B82A05" w:rsidRDefault="007060EC" w:rsidP="005057DF">
            <w:pPr>
              <w:spacing w:after="0" w:line="240" w:lineRule="auto"/>
              <w:rPr>
                <w:rFonts w:asciiTheme="minorHAnsi" w:hAnsiTheme="minorHAnsi"/>
                <w:sz w:val="18"/>
                <w:szCs w:val="18"/>
              </w:rPr>
            </w:pPr>
          </w:p>
        </w:tc>
      </w:tr>
      <w:tr w:rsidR="00AC4659" w:rsidRPr="009577D0" w14:paraId="6618C947" w14:textId="77777777" w:rsidTr="00F85ED7">
        <w:tblPrEx>
          <w:tblCellMar>
            <w:left w:w="115" w:type="dxa"/>
            <w:right w:w="115" w:type="dxa"/>
          </w:tblCellMar>
        </w:tblPrEx>
        <w:trPr>
          <w:trHeight w:val="144"/>
        </w:trPr>
        <w:tc>
          <w:tcPr>
            <w:tcW w:w="583" w:type="dxa"/>
            <w:vAlign w:val="center"/>
          </w:tcPr>
          <w:p w14:paraId="1004145F" w14:textId="31A133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02</w:t>
            </w:r>
          </w:p>
        </w:tc>
        <w:tc>
          <w:tcPr>
            <w:tcW w:w="4651" w:type="dxa"/>
            <w:vAlign w:val="center"/>
          </w:tcPr>
          <w:p w14:paraId="078E2EAC" w14:textId="10403A6B" w:rsidR="00AC4659" w:rsidRDefault="00AC4659" w:rsidP="00AC4659">
            <w:pPr>
              <w:spacing w:after="0" w:line="240" w:lineRule="auto"/>
              <w:rPr>
                <w:rFonts w:asciiTheme="minorHAnsi" w:hAnsiTheme="minorHAnsi"/>
                <w:sz w:val="18"/>
                <w:szCs w:val="18"/>
              </w:rPr>
            </w:pPr>
            <w:r>
              <w:rPr>
                <w:rFonts w:asciiTheme="minorHAnsi" w:hAnsiTheme="minorHAnsi"/>
                <w:sz w:val="18"/>
                <w:szCs w:val="18"/>
              </w:rPr>
              <w:t>Sum of Airflow vented to attic</w:t>
            </w:r>
          </w:p>
        </w:tc>
        <w:tc>
          <w:tcPr>
            <w:tcW w:w="5789" w:type="dxa"/>
            <w:gridSpan w:val="2"/>
            <w:vAlign w:val="center"/>
          </w:tcPr>
          <w:p w14:paraId="74A12BC3" w14:textId="77777777" w:rsidR="00AC4659" w:rsidRPr="009577D0" w:rsidDel="00B82A05" w:rsidRDefault="00AC4659" w:rsidP="00AC4659">
            <w:pPr>
              <w:spacing w:after="0" w:line="240" w:lineRule="auto"/>
              <w:rPr>
                <w:rFonts w:asciiTheme="minorHAnsi" w:hAnsiTheme="minorHAnsi"/>
                <w:sz w:val="18"/>
                <w:szCs w:val="18"/>
              </w:rPr>
            </w:pPr>
          </w:p>
        </w:tc>
      </w:tr>
      <w:tr w:rsidR="00AC4659" w:rsidRPr="009577D0" w14:paraId="6CDBF40C" w14:textId="77777777" w:rsidTr="00F85ED7">
        <w:tblPrEx>
          <w:tblCellMar>
            <w:left w:w="115" w:type="dxa"/>
            <w:right w:w="115" w:type="dxa"/>
          </w:tblCellMar>
        </w:tblPrEx>
        <w:trPr>
          <w:trHeight w:val="144"/>
        </w:trPr>
        <w:tc>
          <w:tcPr>
            <w:tcW w:w="583" w:type="dxa"/>
            <w:vAlign w:val="center"/>
          </w:tcPr>
          <w:p w14:paraId="20F045B9" w14:textId="0B0DDAB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3CAF8B8C" w14:textId="2D8C48AB" w:rsidR="00AC4659" w:rsidRDefault="00AC4659" w:rsidP="00AC4659">
            <w:pPr>
              <w:spacing w:after="0" w:line="240" w:lineRule="auto"/>
              <w:rPr>
                <w:rFonts w:asciiTheme="minorHAnsi" w:hAnsiTheme="minorHAnsi"/>
                <w:sz w:val="18"/>
                <w:szCs w:val="18"/>
              </w:rPr>
            </w:pPr>
            <w:r>
              <w:rPr>
                <w:rFonts w:asciiTheme="minorHAnsi" w:hAnsiTheme="minorHAnsi"/>
                <w:sz w:val="18"/>
                <w:szCs w:val="18"/>
              </w:rPr>
              <w:t xml:space="preserve">Sum of Airflow vented </w:t>
            </w:r>
            <w:proofErr w:type="gramStart"/>
            <w:r>
              <w:rPr>
                <w:rFonts w:asciiTheme="minorHAnsi" w:hAnsiTheme="minorHAnsi"/>
                <w:sz w:val="18"/>
                <w:szCs w:val="18"/>
              </w:rPr>
              <w:t>to</w:t>
            </w:r>
            <w:proofErr w:type="gramEnd"/>
            <w:r>
              <w:rPr>
                <w:rFonts w:asciiTheme="minorHAnsi" w:hAnsiTheme="minorHAnsi"/>
                <w:sz w:val="18"/>
                <w:szCs w:val="18"/>
              </w:rPr>
              <w:t xml:space="preserve"> outside</w:t>
            </w:r>
          </w:p>
        </w:tc>
        <w:tc>
          <w:tcPr>
            <w:tcW w:w="5789" w:type="dxa"/>
            <w:gridSpan w:val="2"/>
            <w:vAlign w:val="center"/>
          </w:tcPr>
          <w:p w14:paraId="35893C52" w14:textId="77777777" w:rsidR="00AC4659" w:rsidRPr="009577D0" w:rsidDel="00B82A05" w:rsidRDefault="00AC4659" w:rsidP="00AC4659">
            <w:pPr>
              <w:spacing w:after="0" w:line="240" w:lineRule="auto"/>
              <w:rPr>
                <w:rFonts w:asciiTheme="minorHAnsi" w:hAnsiTheme="minorHAnsi"/>
                <w:sz w:val="18"/>
                <w:szCs w:val="18"/>
              </w:rPr>
            </w:pPr>
          </w:p>
        </w:tc>
      </w:tr>
      <w:tr w:rsidR="00AC4659" w:rsidRPr="009577D0" w14:paraId="46D5A5F6" w14:textId="77777777" w:rsidTr="00F85ED7">
        <w:tblPrEx>
          <w:tblCellMar>
            <w:left w:w="115" w:type="dxa"/>
            <w:right w:w="115" w:type="dxa"/>
          </w:tblCellMar>
        </w:tblPrEx>
        <w:trPr>
          <w:trHeight w:val="144"/>
        </w:trPr>
        <w:tc>
          <w:tcPr>
            <w:tcW w:w="583" w:type="dxa"/>
            <w:vAlign w:val="center"/>
          </w:tcPr>
          <w:p w14:paraId="46D5A5F3" w14:textId="777777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6D5A5F4" w14:textId="016B7115" w:rsidR="00AC4659" w:rsidRDefault="00AC4659" w:rsidP="00AC4659">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Pr>
                <w:rFonts w:asciiTheme="minorHAnsi" w:hAnsiTheme="minorHAnsi"/>
                <w:sz w:val="18"/>
                <w:szCs w:val="18"/>
              </w:rPr>
              <w:t>ft</w:t>
            </w:r>
            <w:r>
              <w:rPr>
                <w:rFonts w:asciiTheme="minorHAnsi" w:hAnsiTheme="minorHAnsi"/>
                <w:sz w:val="18"/>
                <w:szCs w:val="18"/>
                <w:vertAlign w:val="superscript"/>
              </w:rPr>
              <w:t>2</w:t>
            </w:r>
            <w:r w:rsidRPr="009577D0">
              <w:rPr>
                <w:rFonts w:asciiTheme="minorHAnsi" w:hAnsiTheme="minorHAnsi"/>
                <w:sz w:val="18"/>
                <w:szCs w:val="18"/>
              </w:rPr>
              <w:t>)</w:t>
            </w:r>
          </w:p>
        </w:tc>
        <w:tc>
          <w:tcPr>
            <w:tcW w:w="5789" w:type="dxa"/>
            <w:gridSpan w:val="2"/>
            <w:vAlign w:val="center"/>
          </w:tcPr>
          <w:p w14:paraId="46D5A5F5" w14:textId="77777777" w:rsidR="00AC4659" w:rsidRPr="00C77D58" w:rsidRDefault="00AC4659" w:rsidP="00AC4659">
            <w:pPr>
              <w:spacing w:after="0" w:line="240" w:lineRule="auto"/>
              <w:rPr>
                <w:rFonts w:asciiTheme="minorHAnsi" w:hAnsiTheme="minorHAnsi"/>
                <w:sz w:val="18"/>
                <w:szCs w:val="18"/>
              </w:rPr>
            </w:pPr>
          </w:p>
        </w:tc>
      </w:tr>
      <w:tr w:rsidR="00AC4659" w:rsidRPr="009577D0" w14:paraId="46D5A5FA" w14:textId="77777777" w:rsidTr="00F85ED7">
        <w:tblPrEx>
          <w:tblCellMar>
            <w:left w:w="115" w:type="dxa"/>
            <w:right w:w="115" w:type="dxa"/>
          </w:tblCellMar>
        </w:tblPrEx>
        <w:trPr>
          <w:trHeight w:val="144"/>
        </w:trPr>
        <w:tc>
          <w:tcPr>
            <w:tcW w:w="583" w:type="dxa"/>
            <w:vAlign w:val="center"/>
          </w:tcPr>
          <w:p w14:paraId="46D5A5F7" w14:textId="77777777" w:rsidR="00AC4659" w:rsidRDefault="00AC4659" w:rsidP="00AC4659">
            <w:pPr>
              <w:spacing w:after="0" w:line="240" w:lineRule="auto"/>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6D5A5F8" w14:textId="11DDE270" w:rsidR="00AC4659" w:rsidRDefault="00AC4659" w:rsidP="00AC4659">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789" w:type="dxa"/>
            <w:gridSpan w:val="2"/>
            <w:vAlign w:val="center"/>
          </w:tcPr>
          <w:p w14:paraId="46D5A5F9" w14:textId="77777777" w:rsidR="00AC4659" w:rsidRPr="00C77D58" w:rsidRDefault="00AC4659" w:rsidP="00AC4659">
            <w:pPr>
              <w:spacing w:after="0" w:line="240" w:lineRule="auto"/>
              <w:rPr>
                <w:rFonts w:asciiTheme="minorHAnsi" w:hAnsiTheme="minorHAnsi"/>
                <w:sz w:val="18"/>
                <w:szCs w:val="18"/>
              </w:rPr>
            </w:pPr>
          </w:p>
        </w:tc>
      </w:tr>
    </w:tbl>
    <w:p w14:paraId="46D5A5FB" w14:textId="64AC7FCB" w:rsidR="007060EC" w:rsidRDefault="007060EC" w:rsidP="007060EC">
      <w:pPr>
        <w:spacing w:after="0" w:line="240" w:lineRule="auto"/>
        <w:rPr>
          <w:rFonts w:asciiTheme="minorHAnsi" w:hAnsiTheme="minorHAnsi"/>
          <w:sz w:val="18"/>
          <w:szCs w:val="18"/>
        </w:rPr>
      </w:pPr>
    </w:p>
    <w:tbl>
      <w:tblPr>
        <w:tblStyle w:val="TableGrid"/>
        <w:tblW w:w="0" w:type="auto"/>
        <w:tblLook w:val="04A0" w:firstRow="1" w:lastRow="0" w:firstColumn="1" w:lastColumn="0" w:noHBand="0" w:noVBand="1"/>
      </w:tblPr>
      <w:tblGrid>
        <w:gridCol w:w="738"/>
        <w:gridCol w:w="4590"/>
        <w:gridCol w:w="5688"/>
      </w:tblGrid>
      <w:tr w:rsidR="00566A90" w14:paraId="758E1D57" w14:textId="77777777" w:rsidTr="005B56A3">
        <w:tc>
          <w:tcPr>
            <w:tcW w:w="11016" w:type="dxa"/>
            <w:gridSpan w:val="3"/>
          </w:tcPr>
          <w:p w14:paraId="3665AC41" w14:textId="2C3EE256" w:rsidR="00566A90" w:rsidRPr="00447FE3" w:rsidRDefault="00566A90" w:rsidP="00566A90">
            <w:pPr>
              <w:spacing w:after="0" w:line="240" w:lineRule="auto"/>
              <w:rPr>
                <w:rFonts w:asciiTheme="minorHAnsi" w:hAnsiTheme="minorHAnsi"/>
                <w:sz w:val="18"/>
                <w:szCs w:val="18"/>
              </w:rPr>
            </w:pPr>
            <w:r w:rsidRPr="00447FE3">
              <w:rPr>
                <w:rFonts w:asciiTheme="minorHAnsi" w:hAnsiTheme="minorHAnsi"/>
                <w:b/>
                <w:sz w:val="20"/>
                <w:szCs w:val="18"/>
              </w:rPr>
              <w:t>C. Attic Vent Free Area</w:t>
            </w:r>
          </w:p>
        </w:tc>
      </w:tr>
      <w:tr w:rsidR="00566A90" w14:paraId="1321BCE5" w14:textId="77777777" w:rsidTr="005B56A3">
        <w:tc>
          <w:tcPr>
            <w:tcW w:w="738" w:type="dxa"/>
            <w:vAlign w:val="center"/>
          </w:tcPr>
          <w:p w14:paraId="680889BD"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01</w:t>
            </w:r>
          </w:p>
        </w:tc>
        <w:tc>
          <w:tcPr>
            <w:tcW w:w="4590" w:type="dxa"/>
            <w:vAlign w:val="center"/>
          </w:tcPr>
          <w:p w14:paraId="2A9910AC" w14:textId="77777777" w:rsidR="00566A90" w:rsidRDefault="00566A90" w:rsidP="005B56A3">
            <w:pPr>
              <w:spacing w:after="0" w:line="240" w:lineRule="auto"/>
              <w:rPr>
                <w:rFonts w:asciiTheme="minorHAnsi" w:hAnsiTheme="minorHAnsi"/>
                <w:sz w:val="20"/>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4D21575F" w14:textId="67763FEF" w:rsidR="00566A90" w:rsidRDefault="00566A90" w:rsidP="005B56A3">
            <w:pPr>
              <w:spacing w:after="0" w:line="240" w:lineRule="auto"/>
              <w:rPr>
                <w:rFonts w:asciiTheme="minorHAnsi" w:hAnsiTheme="minorHAnsi"/>
                <w:sz w:val="20"/>
                <w:szCs w:val="18"/>
              </w:rPr>
            </w:pPr>
          </w:p>
        </w:tc>
      </w:tr>
      <w:tr w:rsidR="00566A90" w14:paraId="1232DE01" w14:textId="77777777" w:rsidTr="005B56A3">
        <w:tc>
          <w:tcPr>
            <w:tcW w:w="738" w:type="dxa"/>
            <w:vAlign w:val="center"/>
          </w:tcPr>
          <w:p w14:paraId="10584774"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02</w:t>
            </w:r>
          </w:p>
        </w:tc>
        <w:tc>
          <w:tcPr>
            <w:tcW w:w="4590" w:type="dxa"/>
            <w:vAlign w:val="center"/>
          </w:tcPr>
          <w:p w14:paraId="25B9F1B4" w14:textId="77777777" w:rsidR="00566A90" w:rsidRDefault="00566A90" w:rsidP="005B56A3">
            <w:pPr>
              <w:spacing w:after="0" w:line="240" w:lineRule="auto"/>
              <w:rPr>
                <w:rFonts w:asciiTheme="minorHAnsi" w:hAnsiTheme="minorHAnsi"/>
                <w:sz w:val="20"/>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697A4195" w14:textId="5DFC0F23" w:rsidR="00566A90" w:rsidRDefault="00566A90" w:rsidP="005B56A3">
            <w:pPr>
              <w:spacing w:after="0" w:line="240" w:lineRule="auto"/>
              <w:rPr>
                <w:rFonts w:asciiTheme="minorHAnsi" w:hAnsiTheme="minorHAnsi"/>
                <w:sz w:val="20"/>
                <w:szCs w:val="18"/>
              </w:rPr>
            </w:pPr>
          </w:p>
        </w:tc>
      </w:tr>
    </w:tbl>
    <w:p w14:paraId="0A9A3380" w14:textId="77777777" w:rsidR="00566A90" w:rsidRDefault="00566A90" w:rsidP="007060EC">
      <w:pPr>
        <w:spacing w:after="0" w:line="240" w:lineRule="auto"/>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98"/>
      </w:tblGrid>
      <w:tr w:rsidR="007060EC" w:rsidRPr="00305DBA" w14:paraId="46D5A5FD"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C" w14:textId="5B464246" w:rsidR="007060EC" w:rsidRPr="0060558D" w:rsidRDefault="00B15E24" w:rsidP="005057DF">
            <w:pPr>
              <w:spacing w:after="0"/>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Compliance Statement</w:t>
            </w:r>
          </w:p>
        </w:tc>
      </w:tr>
      <w:tr w:rsidR="007060EC" w:rsidRPr="00305DBA" w14:paraId="46D5A5FF"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46D5A600" w14:textId="77777777" w:rsidR="007060EC" w:rsidRPr="00FF77DD" w:rsidRDefault="007060EC" w:rsidP="007060EC">
      <w:pPr>
        <w:spacing w:after="0" w:line="240" w:lineRule="auto"/>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408"/>
      </w:tblGrid>
      <w:tr w:rsidR="007060EC" w:rsidRPr="009577D0" w14:paraId="46D5A602" w14:textId="77777777" w:rsidTr="005057DF">
        <w:trPr>
          <w:trHeight w:val="158"/>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46D5A601" w14:textId="316969FF" w:rsidR="007060EC" w:rsidRPr="00E94E5A" w:rsidRDefault="00B15E24"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Additional Requirements</w:t>
            </w:r>
          </w:p>
        </w:tc>
      </w:tr>
      <w:tr w:rsidR="007060EC" w:rsidRPr="009577D0" w14:paraId="46D5A605" w14:textId="77777777" w:rsidTr="005057DF">
        <w:trPr>
          <w:trHeight w:val="158"/>
        </w:trPr>
        <w:tc>
          <w:tcPr>
            <w:tcW w:w="590"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408" w:type="dxa"/>
            <w:vAlign w:val="center"/>
          </w:tcPr>
          <w:p w14:paraId="46D5A604" w14:textId="3F27EDDF" w:rsidR="007060EC" w:rsidRPr="00C73FEB" w:rsidRDefault="007060EC"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del w:id="0" w:author="Wichert, RJ@Energy" w:date="2021-12-03T17:31:00Z">
              <w:r w:rsidRPr="00C73FEB" w:rsidDel="00B42CB9">
                <w:rPr>
                  <w:rFonts w:asciiTheme="minorHAnsi" w:hAnsiTheme="minorHAnsi"/>
                  <w:sz w:val="18"/>
                  <w:szCs w:val="18"/>
                </w:rPr>
                <w:delText>o</w:delText>
              </w:r>
            </w:del>
            <w:ins w:id="1" w:author="Wichert, RJ@Energy" w:date="2021-12-03T17:31:00Z">
              <w:r w:rsidR="00B42CB9">
                <w:rPr>
                  <w:rFonts w:asciiTheme="minorHAnsi" w:hAnsiTheme="minorHAnsi"/>
                  <w:sz w:val="18"/>
                  <w:szCs w:val="18"/>
                </w:rPr>
                <w:t>i</w:t>
              </w:r>
            </w:ins>
            <w:r w:rsidRPr="00C73FEB">
              <w:rPr>
                <w:rFonts w:asciiTheme="minorHAnsi" w:hAnsiTheme="minorHAnsi"/>
                <w:sz w:val="18"/>
                <w:szCs w:val="18"/>
              </w:rPr>
              <w:t xml:space="preserve">n the </w:t>
            </w:r>
            <w:ins w:id="2" w:author="Alhabibi, Haider@Energy" w:date="2021-11-28T23:09:00Z">
              <w:r w:rsidR="001D2015" w:rsidRPr="009F43BC">
                <w:rPr>
                  <w:rFonts w:asciiTheme="minorHAnsi" w:hAnsiTheme="minorHAnsi"/>
                  <w:sz w:val="18"/>
                  <w:szCs w:val="18"/>
                </w:rPr>
                <w:t>Home Ventilating Institute</w:t>
              </w:r>
            </w:ins>
            <w:ins w:id="3" w:author="Wichert, RJ@Energy" w:date="2021-12-05T20:40:00Z">
              <w:r w:rsidR="0034445F">
                <w:rPr>
                  <w:rFonts w:asciiTheme="minorHAnsi" w:hAnsiTheme="minorHAnsi"/>
                  <w:sz w:val="18"/>
                  <w:szCs w:val="18"/>
                </w:rPr>
                <w:t xml:space="preserve"> (HVI)</w:t>
              </w:r>
            </w:ins>
            <w:ins w:id="4" w:author="Alhabibi, Haider@Energy" w:date="2021-11-28T23:09:00Z">
              <w:r w:rsidR="001D2015" w:rsidRPr="009F43BC">
                <w:rPr>
                  <w:rFonts w:asciiTheme="minorHAnsi" w:hAnsiTheme="minorHAnsi"/>
                  <w:sz w:val="18"/>
                  <w:szCs w:val="18"/>
                </w:rPr>
                <w:t xml:space="preserve"> Certified Products Directory </w:t>
              </w:r>
            </w:ins>
            <w:del w:id="5" w:author="Alhabibi, Haider@Energy" w:date="2021-12-01T10:36:00Z">
              <w:r w:rsidR="009A68BB" w:rsidRPr="00C31FEF" w:rsidDel="00611ED6">
                <w:rPr>
                  <w:rFonts w:asciiTheme="minorHAnsi" w:hAnsiTheme="minorHAnsi"/>
                  <w:sz w:val="18"/>
                  <w:szCs w:val="18"/>
                </w:rPr>
                <w:delText>CEC</w:delText>
              </w:r>
              <w:r w:rsidR="009A68BB" w:rsidDel="00611ED6">
                <w:rPr>
                  <w:rFonts w:asciiTheme="minorHAnsi" w:hAnsiTheme="minorHAnsi"/>
                  <w:sz w:val="18"/>
                  <w:szCs w:val="18"/>
                </w:rPr>
                <w:delText xml:space="preserve">’s </w:delText>
              </w:r>
              <w:r w:rsidR="009A68BB" w:rsidDel="00611ED6">
                <w:rPr>
                  <w:rFonts w:asciiTheme="minorHAnsi" w:hAnsiTheme="minorHAnsi"/>
                  <w:sz w:val="18"/>
                </w:rPr>
                <w:delText>Modernized Appliance Efficie</w:delText>
              </w:r>
            </w:del>
            <w:del w:id="6" w:author="Alhabibi, Haider@Energy" w:date="2021-12-01T10:37:00Z">
              <w:r w:rsidR="009A68BB" w:rsidDel="00611ED6">
                <w:rPr>
                  <w:rFonts w:asciiTheme="minorHAnsi" w:hAnsiTheme="minorHAnsi"/>
                  <w:sz w:val="18"/>
                </w:rPr>
                <w:delText>ncy Database</w:delText>
              </w:r>
            </w:del>
            <w:del w:id="7" w:author="Wichert, RJ@Energy" w:date="2021-12-03T19:30:00Z">
              <w:r w:rsidRPr="00C73FEB" w:rsidDel="00556067">
                <w:rPr>
                  <w:rFonts w:asciiTheme="minorHAnsi" w:hAnsiTheme="minorHAnsi"/>
                  <w:sz w:val="18"/>
                  <w:szCs w:val="18"/>
                </w:rPr>
                <w:delText xml:space="preserve"> as an approved model</w:delText>
              </w:r>
            </w:del>
            <w:r w:rsidRPr="00C73FEB">
              <w:rPr>
                <w:rFonts w:asciiTheme="minorHAnsi" w:hAnsiTheme="minorHAnsi"/>
                <w:sz w:val="18"/>
                <w:szCs w:val="18"/>
              </w:rPr>
              <w:t>.</w:t>
            </w:r>
            <w:ins w:id="8" w:author="Wichert, RJ@Energy" w:date="2021-12-03T17:54:00Z">
              <w:r w:rsidR="00666CA6">
                <w:rPr>
                  <w:rFonts w:asciiTheme="minorHAnsi" w:hAnsiTheme="minorHAnsi"/>
                  <w:sz w:val="18"/>
                  <w:szCs w:val="18"/>
                </w:rPr>
                <w:t xml:space="preserve"> </w:t>
              </w:r>
            </w:ins>
            <w:ins w:id="9" w:author="Wichert, RJ@Energy" w:date="2021-12-03T19:31:00Z">
              <w:r w:rsidR="00505590">
                <w:rPr>
                  <w:rFonts w:asciiTheme="minorHAnsi" w:hAnsiTheme="minorHAnsi"/>
                  <w:sz w:val="18"/>
                  <w:szCs w:val="18"/>
                </w:rPr>
                <w:t xml:space="preserve">WHF Model </w:t>
              </w:r>
            </w:ins>
            <w:ins w:id="10" w:author="Wichert, RJ@Energy" w:date="2021-12-05T20:39:00Z">
              <w:r w:rsidR="0034445F">
                <w:rPr>
                  <w:rFonts w:asciiTheme="minorHAnsi" w:hAnsiTheme="minorHAnsi"/>
                  <w:sz w:val="18"/>
                  <w:szCs w:val="18"/>
                </w:rPr>
                <w:t>R</w:t>
              </w:r>
            </w:ins>
            <w:ins w:id="11" w:author="Wichert, RJ@Energy" w:date="2021-12-03T17:54:00Z">
              <w:r w:rsidR="00666CA6">
                <w:rPr>
                  <w:rFonts w:asciiTheme="minorHAnsi" w:hAnsiTheme="minorHAnsi"/>
                  <w:sz w:val="18"/>
                  <w:szCs w:val="18"/>
                </w:rPr>
                <w:t xml:space="preserve">ated </w:t>
              </w:r>
            </w:ins>
            <w:ins w:id="12" w:author="Wichert, RJ@Energy" w:date="2021-12-05T20:39:00Z">
              <w:r w:rsidR="0034445F">
                <w:rPr>
                  <w:rFonts w:asciiTheme="minorHAnsi" w:hAnsiTheme="minorHAnsi"/>
                  <w:sz w:val="18"/>
                  <w:szCs w:val="18"/>
                </w:rPr>
                <w:t>A</w:t>
              </w:r>
            </w:ins>
            <w:ins w:id="13" w:author="Wichert, RJ@Energy" w:date="2021-12-03T17:54:00Z">
              <w:r w:rsidR="00666CA6">
                <w:rPr>
                  <w:rFonts w:asciiTheme="minorHAnsi" w:hAnsiTheme="minorHAnsi"/>
                  <w:sz w:val="18"/>
                  <w:szCs w:val="18"/>
                </w:rPr>
                <w:t>irflow shall be</w:t>
              </w:r>
            </w:ins>
            <w:ins w:id="14" w:author="Wichert, RJ@Energy" w:date="2021-12-05T20:39:00Z">
              <w:r w:rsidR="0034445F">
                <w:rPr>
                  <w:rFonts w:asciiTheme="minorHAnsi" w:hAnsiTheme="minorHAnsi"/>
                  <w:sz w:val="18"/>
                  <w:szCs w:val="18"/>
                </w:rPr>
                <w:t xml:space="preserve"> based on</w:t>
              </w:r>
            </w:ins>
            <w:ins w:id="15" w:author="Wichert, RJ@Energy" w:date="2021-12-05T20:50:00Z">
              <w:r w:rsidR="00120F9D">
                <w:rPr>
                  <w:rFonts w:asciiTheme="minorHAnsi" w:hAnsiTheme="minorHAnsi"/>
                  <w:sz w:val="18"/>
                  <w:szCs w:val="18"/>
                </w:rPr>
                <w:t xml:space="preserve"> the</w:t>
              </w:r>
            </w:ins>
            <w:ins w:id="16" w:author="Wichert, RJ@Energy" w:date="2021-12-05T20:39:00Z">
              <w:r w:rsidR="0034445F">
                <w:rPr>
                  <w:rFonts w:asciiTheme="minorHAnsi" w:hAnsiTheme="minorHAnsi"/>
                  <w:sz w:val="18"/>
                  <w:szCs w:val="18"/>
                </w:rPr>
                <w:t xml:space="preserve"> value </w:t>
              </w:r>
            </w:ins>
            <w:ins w:id="17" w:author="Wichert, RJ@Energy" w:date="2021-12-05T20:40:00Z">
              <w:r w:rsidR="0034445F">
                <w:rPr>
                  <w:rFonts w:asciiTheme="minorHAnsi" w:hAnsiTheme="minorHAnsi"/>
                  <w:sz w:val="18"/>
                  <w:szCs w:val="18"/>
                </w:rPr>
                <w:t xml:space="preserve">listed in </w:t>
              </w:r>
            </w:ins>
            <w:ins w:id="18" w:author="Wichert, RJ@Energy" w:date="2021-12-03T19:31:00Z">
              <w:r w:rsidR="00505590">
                <w:rPr>
                  <w:rFonts w:asciiTheme="minorHAnsi" w:hAnsiTheme="minorHAnsi"/>
                  <w:sz w:val="18"/>
                  <w:szCs w:val="18"/>
                </w:rPr>
                <w:t>HVI</w:t>
              </w:r>
            </w:ins>
            <w:ins w:id="19" w:author="Wichert, RJ@Energy" w:date="2021-12-05T20:40:00Z">
              <w:r w:rsidR="0034445F">
                <w:rPr>
                  <w:rFonts w:asciiTheme="minorHAnsi" w:hAnsiTheme="minorHAnsi"/>
                  <w:sz w:val="18"/>
                  <w:szCs w:val="18"/>
                </w:rPr>
                <w:t xml:space="preserve"> Directory.</w:t>
              </w:r>
            </w:ins>
          </w:p>
        </w:tc>
      </w:tr>
      <w:tr w:rsidR="007060EC" w:rsidRPr="009577D0" w14:paraId="46D5A608" w14:textId="77777777" w:rsidTr="005057DF">
        <w:trPr>
          <w:trHeight w:val="158"/>
        </w:trPr>
        <w:tc>
          <w:tcPr>
            <w:tcW w:w="590"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408" w:type="dxa"/>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7060EC" w:rsidRPr="009577D0" w14:paraId="46D5A60A" w14:textId="77777777" w:rsidTr="005057DF">
        <w:trPr>
          <w:trHeight w:val="158"/>
        </w:trPr>
        <w:tc>
          <w:tcPr>
            <w:tcW w:w="10998" w:type="dxa"/>
            <w:gridSpan w:val="2"/>
            <w:vAlign w:val="center"/>
          </w:tcPr>
          <w:p w14:paraId="46D5A609" w14:textId="77777777" w:rsidR="007060EC" w:rsidRPr="00C73FEB" w:rsidRDefault="007060EC" w:rsidP="005057DF">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bl>
    <w:p w14:paraId="46D5A60B" w14:textId="77777777" w:rsidR="007060EC" w:rsidRDefault="007060EC" w:rsidP="003C0502">
      <w:pPr>
        <w:spacing w:after="0"/>
        <w:ind w:hanging="677"/>
        <w:rPr>
          <w:rFonts w:asciiTheme="minorHAnsi" w:hAnsiTheme="minorHAnsi"/>
          <w:sz w:val="18"/>
          <w:szCs w:val="18"/>
        </w:rPr>
      </w:pPr>
    </w:p>
    <w:p w14:paraId="46D5A60C" w14:textId="77777777" w:rsidR="00F60148" w:rsidRDefault="00F60148" w:rsidP="003C0502">
      <w:pPr>
        <w:spacing w:after="0"/>
        <w:ind w:hanging="677"/>
        <w:rPr>
          <w:rFonts w:asciiTheme="minorHAnsi" w:hAnsiTheme="minorHAnsi"/>
          <w:sz w:val="18"/>
          <w:szCs w:val="18"/>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703E2" w:rsidRPr="004703E2" w14:paraId="46D5A60E" w14:textId="77777777" w:rsidTr="00E829F5">
        <w:trPr>
          <w:trHeight w:val="206"/>
        </w:trPr>
        <w:tc>
          <w:tcPr>
            <w:tcW w:w="10943" w:type="dxa"/>
            <w:gridSpan w:val="4"/>
            <w:vAlign w:val="center"/>
          </w:tcPr>
          <w:p w14:paraId="46D5A60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703E2">
              <w:rPr>
                <w:rFonts w:asciiTheme="minorHAnsi" w:eastAsia="Times New Roman" w:hAnsiTheme="minorHAnsi" w:cs="Arial"/>
                <w:b/>
                <w:caps/>
                <w:sz w:val="18"/>
                <w:szCs w:val="18"/>
              </w:rPr>
              <w:lastRenderedPageBreak/>
              <w:t>Documentation Author's Declaration Statement</w:t>
            </w:r>
          </w:p>
        </w:tc>
      </w:tr>
      <w:tr w:rsidR="004703E2" w:rsidRPr="004703E2" w14:paraId="46D5A610" w14:textId="77777777" w:rsidTr="00FF77DD">
        <w:trPr>
          <w:trHeight w:hRule="exact" w:val="244"/>
        </w:trPr>
        <w:tc>
          <w:tcPr>
            <w:tcW w:w="10943" w:type="dxa"/>
            <w:gridSpan w:val="4"/>
            <w:vAlign w:val="center"/>
          </w:tcPr>
          <w:p w14:paraId="46D5A60F" w14:textId="77777777" w:rsidR="004703E2" w:rsidRPr="004703E2" w:rsidRDefault="004703E2" w:rsidP="00FF77DD">
            <w:pPr>
              <w:keepNext/>
              <w:numPr>
                <w:ilvl w:val="0"/>
                <w:numId w:val="12"/>
              </w:numPr>
              <w:tabs>
                <w:tab w:val="left" w:pos="-2600"/>
              </w:tabs>
              <w:spacing w:after="0" w:line="240" w:lineRule="auto"/>
              <w:ind w:right="90"/>
              <w:outlineLvl w:val="2"/>
              <w:rPr>
                <w:rFonts w:asciiTheme="minorHAnsi" w:eastAsia="Times New Roman" w:hAnsiTheme="minorHAnsi"/>
                <w:sz w:val="18"/>
                <w:szCs w:val="18"/>
              </w:rPr>
            </w:pPr>
            <w:r w:rsidRPr="004703E2">
              <w:rPr>
                <w:rFonts w:asciiTheme="minorHAnsi" w:eastAsia="Times New Roman" w:hAnsiTheme="minorHAnsi"/>
                <w:sz w:val="18"/>
                <w:szCs w:val="18"/>
              </w:rPr>
              <w:t>I certify that this Certificate of Installation documentation is accurate and complete.</w:t>
            </w:r>
          </w:p>
        </w:tc>
      </w:tr>
      <w:tr w:rsidR="004703E2" w:rsidRPr="004703E2" w14:paraId="46D5A613" w14:textId="77777777" w:rsidTr="00E829F5">
        <w:trPr>
          <w:trHeight w:val="360"/>
        </w:trPr>
        <w:tc>
          <w:tcPr>
            <w:tcW w:w="5577" w:type="dxa"/>
            <w:gridSpan w:val="2"/>
          </w:tcPr>
          <w:p w14:paraId="46D5A611"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Name:</w:t>
            </w:r>
          </w:p>
        </w:tc>
        <w:tc>
          <w:tcPr>
            <w:tcW w:w="5366" w:type="dxa"/>
            <w:gridSpan w:val="2"/>
          </w:tcPr>
          <w:p w14:paraId="46D5A612"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Signature:</w:t>
            </w:r>
          </w:p>
        </w:tc>
      </w:tr>
      <w:tr w:rsidR="004703E2" w:rsidRPr="004703E2" w14:paraId="46D5A616" w14:textId="77777777" w:rsidTr="00E829F5">
        <w:trPr>
          <w:trHeight w:val="360"/>
        </w:trPr>
        <w:tc>
          <w:tcPr>
            <w:tcW w:w="5577" w:type="dxa"/>
            <w:gridSpan w:val="2"/>
          </w:tcPr>
          <w:p w14:paraId="46D5A614"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Company Name:</w:t>
            </w:r>
          </w:p>
        </w:tc>
        <w:tc>
          <w:tcPr>
            <w:tcW w:w="5366" w:type="dxa"/>
            <w:gridSpan w:val="2"/>
          </w:tcPr>
          <w:p w14:paraId="46D5A615"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r w:rsidR="004703E2" w:rsidRPr="004703E2" w14:paraId="46D5A619" w14:textId="77777777" w:rsidTr="00E829F5">
        <w:trPr>
          <w:trHeight w:val="360"/>
        </w:trPr>
        <w:tc>
          <w:tcPr>
            <w:tcW w:w="5577" w:type="dxa"/>
            <w:gridSpan w:val="2"/>
          </w:tcPr>
          <w:p w14:paraId="46D5A617"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366" w:type="dxa"/>
            <w:gridSpan w:val="2"/>
          </w:tcPr>
          <w:p w14:paraId="46D5A618"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CEA/HERS Certification Identification (If applicable):</w:t>
            </w:r>
          </w:p>
        </w:tc>
      </w:tr>
      <w:tr w:rsidR="004703E2" w:rsidRPr="004703E2" w14:paraId="46D5A61C" w14:textId="77777777" w:rsidTr="00E829F5">
        <w:trPr>
          <w:trHeight w:val="360"/>
        </w:trPr>
        <w:tc>
          <w:tcPr>
            <w:tcW w:w="5577" w:type="dxa"/>
            <w:gridSpan w:val="2"/>
          </w:tcPr>
          <w:p w14:paraId="46D5A61A"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5366" w:type="dxa"/>
            <w:gridSpan w:val="2"/>
          </w:tcPr>
          <w:p w14:paraId="46D5A61B"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Phone:</w:t>
            </w:r>
          </w:p>
        </w:tc>
      </w:tr>
      <w:tr w:rsidR="004703E2" w:rsidRPr="004703E2" w14:paraId="46D5A61E" w14:textId="77777777" w:rsidTr="00E829F5">
        <w:tblPrEx>
          <w:tblCellMar>
            <w:left w:w="115" w:type="dxa"/>
            <w:right w:w="115" w:type="dxa"/>
          </w:tblCellMar>
        </w:tblPrEx>
        <w:trPr>
          <w:trHeight w:val="296"/>
        </w:trPr>
        <w:tc>
          <w:tcPr>
            <w:tcW w:w="10943" w:type="dxa"/>
            <w:gridSpan w:val="4"/>
            <w:vAlign w:val="center"/>
          </w:tcPr>
          <w:p w14:paraId="46D5A61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4703E2">
              <w:rPr>
                <w:rFonts w:asciiTheme="minorHAnsi" w:eastAsia="Times New Roman" w:hAnsiTheme="minorHAnsi" w:cs="Arial"/>
                <w:b/>
                <w:caps/>
                <w:sz w:val="18"/>
                <w:szCs w:val="18"/>
              </w:rPr>
              <w:t>Responsible Person's Declaration statement</w:t>
            </w:r>
          </w:p>
        </w:tc>
      </w:tr>
      <w:tr w:rsidR="004703E2" w:rsidRPr="004703E2" w14:paraId="46D5A625" w14:textId="77777777" w:rsidTr="00E829F5">
        <w:tblPrEx>
          <w:tblCellMar>
            <w:left w:w="115" w:type="dxa"/>
            <w:right w:w="115" w:type="dxa"/>
          </w:tblCellMar>
        </w:tblPrEx>
        <w:trPr>
          <w:trHeight w:val="504"/>
        </w:trPr>
        <w:tc>
          <w:tcPr>
            <w:tcW w:w="10943" w:type="dxa"/>
            <w:gridSpan w:val="4"/>
          </w:tcPr>
          <w:p w14:paraId="7D43858A" w14:textId="77777777"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226709E7" w14:textId="77777777" w:rsidR="00BE041F" w:rsidRPr="00BE041F" w:rsidRDefault="00BE041F" w:rsidP="00BE041F">
            <w:pPr>
              <w:pStyle w:val="Heading3"/>
              <w:numPr>
                <w:ilvl w:val="0"/>
                <w:numId w:val="20"/>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65F3A5AD" w14:textId="77777777" w:rsidR="00BE041F" w:rsidRPr="00BE041F" w:rsidRDefault="00BE041F" w:rsidP="00BE041F">
            <w:pPr>
              <w:keepNext/>
              <w:widowControl w:val="0"/>
              <w:numPr>
                <w:ilvl w:val="0"/>
                <w:numId w:val="20"/>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4F27D7FB" w14:textId="77777777" w:rsidR="00BE041F" w:rsidRPr="00BE041F" w:rsidRDefault="00BE041F" w:rsidP="00BE041F">
            <w:pPr>
              <w:pStyle w:val="ListParagraph"/>
              <w:keepNext/>
              <w:numPr>
                <w:ilvl w:val="0"/>
                <w:numId w:val="20"/>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D5A624" w14:textId="1330602E" w:rsidR="004703E2" w:rsidRPr="004703E2" w:rsidRDefault="00BE041F" w:rsidP="00FF77DD">
            <w:pPr>
              <w:keepNext/>
              <w:numPr>
                <w:ilvl w:val="0"/>
                <w:numId w:val="13"/>
              </w:numPr>
              <w:spacing w:after="0" w:line="240" w:lineRule="auto"/>
              <w:contextualSpacing/>
              <w:rPr>
                <w:rFonts w:ascii="Times New Roman" w:eastAsia="Times New Roman" w:hAnsi="Times New Roman"/>
                <w:sz w:val="20"/>
                <w:szCs w:val="20"/>
              </w:rPr>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703E2" w:rsidRPr="004703E2" w14:paraId="46D5A628" w14:textId="77777777" w:rsidTr="00E829F5">
        <w:tblPrEx>
          <w:tblCellMar>
            <w:left w:w="108" w:type="dxa"/>
            <w:right w:w="108" w:type="dxa"/>
          </w:tblCellMar>
        </w:tblPrEx>
        <w:trPr>
          <w:trHeight w:val="360"/>
        </w:trPr>
        <w:tc>
          <w:tcPr>
            <w:tcW w:w="5307" w:type="dxa"/>
          </w:tcPr>
          <w:p w14:paraId="46D5A626"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Name:</w:t>
            </w:r>
          </w:p>
        </w:tc>
        <w:tc>
          <w:tcPr>
            <w:tcW w:w="5636" w:type="dxa"/>
            <w:gridSpan w:val="3"/>
          </w:tcPr>
          <w:p w14:paraId="46D5A627"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Signature:</w:t>
            </w:r>
          </w:p>
        </w:tc>
      </w:tr>
      <w:tr w:rsidR="004703E2" w:rsidRPr="004703E2" w14:paraId="46D5A62B"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9"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6D5A62A"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Position With Company (Title):</w:t>
            </w:r>
          </w:p>
        </w:tc>
      </w:tr>
      <w:tr w:rsidR="004703E2" w:rsidRPr="004703E2" w14:paraId="46D5A62E"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C"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6D5A62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CSLB License:</w:t>
            </w:r>
          </w:p>
        </w:tc>
      </w:tr>
      <w:tr w:rsidR="004703E2" w:rsidRPr="004703E2" w14:paraId="46D5A632"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F"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30"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Phone</w:t>
            </w:r>
            <w:r w:rsidR="003A6D01">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6D5A631"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bl>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77777777" w:rsidR="0045400A" w:rsidRPr="00FF77DD" w:rsidRDefault="003A6D01" w:rsidP="00FF77DD">
      <w:pPr>
        <w:spacing w:after="0"/>
        <w:jc w:val="center"/>
        <w:rPr>
          <w:rFonts w:asciiTheme="minorHAnsi" w:hAnsiTheme="minorHAnsi"/>
          <w:b/>
          <w:sz w:val="20"/>
          <w:szCs w:val="18"/>
        </w:rPr>
      </w:pPr>
      <w:r>
        <w:rPr>
          <w:rFonts w:asciiTheme="minorHAnsi" w:hAnsiTheme="minorHAnsi"/>
          <w:b/>
          <w:sz w:val="20"/>
          <w:szCs w:val="18"/>
        </w:rPr>
        <w:lastRenderedPageBreak/>
        <w:t>CF2R-MCH-02-E User Instructions</w:t>
      </w:r>
    </w:p>
    <w:p w14:paraId="46D5A637" w14:textId="77777777" w:rsidR="0045400A" w:rsidRDefault="0045400A" w:rsidP="0045400A">
      <w:pPr>
        <w:spacing w:after="0" w:line="240" w:lineRule="auto"/>
        <w:rPr>
          <w:rFonts w:asciiTheme="minorHAnsi" w:hAnsiTheme="minorHAnsi"/>
          <w:b/>
          <w:sz w:val="18"/>
          <w:szCs w:val="18"/>
        </w:rPr>
      </w:pPr>
    </w:p>
    <w:p w14:paraId="46D5A638"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A. Whole House Fan </w:t>
      </w:r>
      <w:r>
        <w:rPr>
          <w:rFonts w:asciiTheme="minorHAnsi" w:hAnsiTheme="minorHAnsi"/>
          <w:b/>
          <w:sz w:val="18"/>
          <w:szCs w:val="18"/>
        </w:rPr>
        <w:t xml:space="preserve">(WHF) </w:t>
      </w:r>
      <w:r w:rsidRPr="00144CFC">
        <w:rPr>
          <w:rFonts w:asciiTheme="minorHAnsi" w:hAnsiTheme="minorHAnsi"/>
          <w:b/>
          <w:sz w:val="18"/>
          <w:szCs w:val="18"/>
        </w:rPr>
        <w:t>Equipment Information</w:t>
      </w:r>
    </w:p>
    <w:p w14:paraId="46D5A639"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name of the manufacturer of the whole house fan.</w:t>
      </w:r>
    </w:p>
    <w:p w14:paraId="46D5A63A"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model number of the whole house fan</w:t>
      </w:r>
    </w:p>
    <w:p w14:paraId="46D5A63B" w14:textId="17DF2805"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rate</w:t>
      </w:r>
      <w:r w:rsidR="00AB4171">
        <w:rPr>
          <w:rFonts w:asciiTheme="minorHAnsi" w:hAnsiTheme="minorHAnsi"/>
          <w:sz w:val="18"/>
          <w:szCs w:val="18"/>
        </w:rPr>
        <w:t>d</w:t>
      </w:r>
      <w:r>
        <w:rPr>
          <w:rFonts w:asciiTheme="minorHAnsi" w:hAnsiTheme="minorHAnsi"/>
          <w:sz w:val="18"/>
          <w:szCs w:val="18"/>
        </w:rPr>
        <w:t xml:space="preserve"> airflow in CFM of the whole house fan.</w:t>
      </w:r>
      <w:ins w:id="29" w:author="Wichert, RJ@Energy" w:date="2021-12-05T20:44:00Z">
        <w:r w:rsidR="00344536">
          <w:rPr>
            <w:rFonts w:asciiTheme="minorHAnsi" w:hAnsiTheme="minorHAnsi"/>
            <w:sz w:val="18"/>
            <w:szCs w:val="18"/>
          </w:rPr>
          <w:t xml:space="preserve"> Based on CFM listed in H</w:t>
        </w:r>
        <w:r w:rsidR="004307A0">
          <w:rPr>
            <w:rFonts w:asciiTheme="minorHAnsi" w:hAnsiTheme="minorHAnsi"/>
            <w:sz w:val="18"/>
            <w:szCs w:val="18"/>
          </w:rPr>
          <w:t>VI Directory.</w:t>
        </w:r>
      </w:ins>
    </w:p>
    <w:p w14:paraId="46D5A63C"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quantity of this exact make and model of whole house fan installed in the home. Different make/model fans will be entered on a separate row.</w:t>
      </w:r>
    </w:p>
    <w:p w14:paraId="46D5A63D" w14:textId="3E836059" w:rsidR="005057DF" w:rsidRDefault="005057DF" w:rsidP="005057DF">
      <w:pPr>
        <w:pStyle w:val="ListParagraph"/>
        <w:numPr>
          <w:ilvl w:val="0"/>
          <w:numId w:val="15"/>
        </w:numPr>
        <w:spacing w:after="0" w:line="240" w:lineRule="auto"/>
        <w:rPr>
          <w:rFonts w:asciiTheme="minorHAnsi" w:hAnsiTheme="minorHAnsi"/>
          <w:sz w:val="18"/>
          <w:szCs w:val="18"/>
        </w:rPr>
      </w:pPr>
      <w:r>
        <w:rPr>
          <w:rFonts w:asciiTheme="minorHAnsi" w:hAnsiTheme="minorHAnsi"/>
          <w:sz w:val="18"/>
          <w:szCs w:val="18"/>
        </w:rPr>
        <w:t>This value is calculated automatically. It is the number of this type of fan multiplied by the rated air flow of this type of fan.</w:t>
      </w:r>
    </w:p>
    <w:p w14:paraId="51141710" w14:textId="2F0D1E04" w:rsidR="00EC5284" w:rsidRDefault="00EC5284" w:rsidP="005057DF">
      <w:pPr>
        <w:pStyle w:val="ListParagraph"/>
        <w:numPr>
          <w:ilvl w:val="0"/>
          <w:numId w:val="15"/>
        </w:numPr>
        <w:spacing w:after="0" w:line="240" w:lineRule="auto"/>
        <w:rPr>
          <w:rFonts w:asciiTheme="minorHAnsi" w:hAnsiTheme="minorHAnsi"/>
          <w:sz w:val="18"/>
          <w:szCs w:val="18"/>
        </w:rPr>
      </w:pPr>
      <w:r>
        <w:rPr>
          <w:rFonts w:asciiTheme="minorHAnsi" w:hAnsiTheme="minorHAnsi"/>
          <w:sz w:val="18"/>
          <w:szCs w:val="18"/>
        </w:rPr>
        <w:t>Select from attic or outside.</w:t>
      </w:r>
    </w:p>
    <w:p w14:paraId="46D5A63E" w14:textId="77777777" w:rsidR="005057DF" w:rsidRDefault="005057DF" w:rsidP="005057DF">
      <w:pPr>
        <w:spacing w:after="0" w:line="240" w:lineRule="auto"/>
        <w:rPr>
          <w:rFonts w:asciiTheme="minorHAnsi" w:hAnsiTheme="minorHAnsi"/>
          <w:b/>
          <w:sz w:val="18"/>
          <w:szCs w:val="18"/>
        </w:rPr>
      </w:pPr>
    </w:p>
    <w:p w14:paraId="46D5A63F"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B. Whole House Fan </w:t>
      </w:r>
      <w:r w:rsidR="003A6D01">
        <w:rPr>
          <w:rFonts w:asciiTheme="minorHAnsi" w:hAnsiTheme="minorHAnsi"/>
          <w:b/>
          <w:sz w:val="18"/>
          <w:szCs w:val="18"/>
        </w:rPr>
        <w:t>C</w:t>
      </w:r>
      <w:r w:rsidRPr="00144CFC">
        <w:rPr>
          <w:rFonts w:asciiTheme="minorHAnsi" w:hAnsiTheme="minorHAnsi"/>
          <w:b/>
          <w:sz w:val="18"/>
          <w:szCs w:val="18"/>
        </w:rPr>
        <w:t xml:space="preserve">ompliance </w:t>
      </w:r>
      <w:r w:rsidR="003A6D01">
        <w:rPr>
          <w:rFonts w:asciiTheme="minorHAnsi" w:hAnsiTheme="minorHAnsi"/>
          <w:b/>
          <w:sz w:val="18"/>
          <w:szCs w:val="18"/>
        </w:rPr>
        <w:t>C</w:t>
      </w:r>
      <w:r w:rsidRPr="00144CFC">
        <w:rPr>
          <w:rFonts w:asciiTheme="minorHAnsi" w:hAnsiTheme="minorHAnsi"/>
          <w:b/>
          <w:sz w:val="18"/>
          <w:szCs w:val="18"/>
        </w:rPr>
        <w:t>alculations</w:t>
      </w:r>
    </w:p>
    <w:p w14:paraId="46D5A640" w14:textId="77777777"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This field is automatically calculated. It is the sum of the rated air flows of all the installed whole house fans.</w:t>
      </w:r>
    </w:p>
    <w:p w14:paraId="46D5A641" w14:textId="09431D03"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 xml:space="preserve">This field is automatically calculated. It is the </w:t>
      </w:r>
      <w:r w:rsidR="00EC5284">
        <w:rPr>
          <w:rFonts w:asciiTheme="minorHAnsi" w:hAnsiTheme="minorHAnsi"/>
          <w:sz w:val="18"/>
          <w:szCs w:val="18"/>
        </w:rPr>
        <w:t>sum of the rated air flows of all the installed whole house fans vented to the attic</w:t>
      </w:r>
      <w:r>
        <w:rPr>
          <w:rFonts w:asciiTheme="minorHAnsi" w:hAnsiTheme="minorHAnsi"/>
          <w:sz w:val="18"/>
          <w:szCs w:val="18"/>
        </w:rPr>
        <w:t>.</w:t>
      </w:r>
    </w:p>
    <w:p w14:paraId="03FFD915" w14:textId="108CDAC1" w:rsidR="00EC5284" w:rsidRDefault="00EC5284" w:rsidP="00EC5284">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This field is automatically calculated. It is the sum of the rated air flows of all the installed whole house fans vented to the outside.</w:t>
      </w:r>
    </w:p>
    <w:p w14:paraId="46D5A643" w14:textId="5E38F098" w:rsidR="005057DF" w:rsidRPr="00F15985" w:rsidRDefault="005057DF" w:rsidP="005057DF">
      <w:pPr>
        <w:pStyle w:val="ListParagraph"/>
        <w:numPr>
          <w:ilvl w:val="0"/>
          <w:numId w:val="6"/>
        </w:numPr>
        <w:spacing w:after="0" w:line="240" w:lineRule="auto"/>
        <w:rPr>
          <w:rFonts w:asciiTheme="minorHAnsi" w:hAnsiTheme="minorHAnsi"/>
          <w:sz w:val="18"/>
          <w:szCs w:val="18"/>
        </w:rPr>
      </w:pPr>
      <w:r w:rsidRPr="00F15985">
        <w:rPr>
          <w:rFonts w:asciiTheme="minorHAnsi" w:hAnsiTheme="minorHAnsi"/>
          <w:sz w:val="18"/>
          <w:szCs w:val="18"/>
        </w:rPr>
        <w:t xml:space="preserve">This field is automatically imported from the </w:t>
      </w:r>
      <w:r>
        <w:rPr>
          <w:rFonts w:asciiTheme="minorHAnsi" w:hAnsiTheme="minorHAnsi"/>
          <w:sz w:val="18"/>
          <w:szCs w:val="18"/>
        </w:rPr>
        <w:t>CF1R</w:t>
      </w:r>
      <w:r w:rsidRPr="00F15985">
        <w:rPr>
          <w:rFonts w:asciiTheme="minorHAnsi" w:hAnsiTheme="minorHAnsi"/>
          <w:sz w:val="18"/>
          <w:szCs w:val="18"/>
        </w:rPr>
        <w:t xml:space="preserve">. The number used in the field equals </w:t>
      </w:r>
      <w:r>
        <w:rPr>
          <w:rFonts w:asciiTheme="minorHAnsi" w:hAnsiTheme="minorHAnsi"/>
          <w:sz w:val="18"/>
          <w:szCs w:val="18"/>
        </w:rPr>
        <w:t xml:space="preserve">the </w:t>
      </w:r>
      <w:r w:rsidRPr="00F15985">
        <w:rPr>
          <w:rFonts w:asciiTheme="minorHAnsi" w:hAnsiTheme="minorHAnsi"/>
          <w:sz w:val="18"/>
          <w:szCs w:val="18"/>
        </w:rPr>
        <w:t xml:space="preserve">Conditioned Floor Area (CFA), in square feet, from the </w:t>
      </w:r>
      <w:r>
        <w:rPr>
          <w:rFonts w:asciiTheme="minorHAnsi" w:hAnsiTheme="minorHAnsi"/>
          <w:sz w:val="18"/>
          <w:szCs w:val="18"/>
        </w:rPr>
        <w:t>CF1R</w:t>
      </w:r>
      <w:r w:rsidRPr="00F15985">
        <w:rPr>
          <w:rFonts w:asciiTheme="minorHAnsi" w:hAnsiTheme="minorHAnsi"/>
          <w:sz w:val="18"/>
          <w:szCs w:val="18"/>
        </w:rPr>
        <w:t>.</w:t>
      </w:r>
    </w:p>
    <w:p w14:paraId="46D5A644" w14:textId="16BD6F5D" w:rsidR="005057DF" w:rsidRDefault="005057DF" w:rsidP="005057DF">
      <w:pPr>
        <w:pStyle w:val="ListParagraph"/>
        <w:numPr>
          <w:ilvl w:val="0"/>
          <w:numId w:val="6"/>
        </w:numPr>
        <w:spacing w:after="0" w:line="240" w:lineRule="auto"/>
        <w:rPr>
          <w:rFonts w:asciiTheme="minorHAnsi" w:hAnsiTheme="minorHAnsi"/>
          <w:sz w:val="18"/>
          <w:szCs w:val="18"/>
        </w:rPr>
      </w:pPr>
      <w:r w:rsidRPr="00DD4C67">
        <w:rPr>
          <w:rFonts w:asciiTheme="minorHAnsi" w:hAnsiTheme="minorHAnsi"/>
          <w:sz w:val="18"/>
          <w:szCs w:val="18"/>
        </w:rPr>
        <w:t xml:space="preserve">This field is automatically calculated. </w:t>
      </w:r>
      <w:r>
        <w:rPr>
          <w:rFonts w:asciiTheme="minorHAnsi" w:hAnsiTheme="minorHAnsi"/>
          <w:sz w:val="18"/>
          <w:szCs w:val="18"/>
        </w:rPr>
        <w:t xml:space="preserve">It is the Dwelling Conditioned floor area multiplied by </w:t>
      </w:r>
      <w:r w:rsidR="00F506B1">
        <w:rPr>
          <w:rFonts w:asciiTheme="minorHAnsi" w:hAnsiTheme="minorHAnsi"/>
          <w:sz w:val="18"/>
          <w:szCs w:val="18"/>
        </w:rPr>
        <w:t xml:space="preserve">1.5 </w:t>
      </w:r>
      <w:r>
        <w:rPr>
          <w:rFonts w:asciiTheme="minorHAnsi" w:hAnsiTheme="minorHAnsi"/>
          <w:sz w:val="18"/>
          <w:szCs w:val="18"/>
        </w:rPr>
        <w:t>cfm/</w:t>
      </w:r>
      <w:r w:rsidR="00863D38">
        <w:rPr>
          <w:rFonts w:asciiTheme="minorHAnsi" w:hAnsiTheme="minorHAnsi"/>
          <w:sz w:val="18"/>
          <w:szCs w:val="18"/>
        </w:rPr>
        <w:t>ft</w:t>
      </w:r>
      <w:r w:rsidR="00863D38">
        <w:rPr>
          <w:rFonts w:asciiTheme="minorHAnsi" w:hAnsiTheme="minorHAnsi"/>
          <w:sz w:val="18"/>
          <w:szCs w:val="18"/>
          <w:vertAlign w:val="superscript"/>
        </w:rPr>
        <w:t>2</w:t>
      </w:r>
      <w:r>
        <w:rPr>
          <w:rFonts w:asciiTheme="minorHAnsi" w:hAnsiTheme="minorHAnsi"/>
          <w:sz w:val="18"/>
          <w:szCs w:val="18"/>
        </w:rPr>
        <w:t>.</w:t>
      </w:r>
    </w:p>
    <w:p w14:paraId="7C65F06A" w14:textId="12FE4848" w:rsidR="00EC5284" w:rsidRDefault="00EC5284" w:rsidP="00EC5284">
      <w:pPr>
        <w:spacing w:after="0" w:line="240" w:lineRule="auto"/>
        <w:rPr>
          <w:rFonts w:asciiTheme="minorHAnsi" w:hAnsiTheme="minorHAnsi"/>
          <w:sz w:val="18"/>
          <w:szCs w:val="18"/>
        </w:rPr>
      </w:pPr>
    </w:p>
    <w:p w14:paraId="4027C09C" w14:textId="51FA8E18" w:rsidR="00EC5284" w:rsidRDefault="00EC5284" w:rsidP="00EC5284">
      <w:pPr>
        <w:spacing w:after="0" w:line="240" w:lineRule="auto"/>
        <w:rPr>
          <w:rFonts w:asciiTheme="minorHAnsi" w:hAnsiTheme="minorHAnsi"/>
          <w:b/>
          <w:sz w:val="18"/>
          <w:szCs w:val="18"/>
        </w:rPr>
      </w:pPr>
      <w:r w:rsidRPr="00EC5284">
        <w:rPr>
          <w:rFonts w:asciiTheme="minorHAnsi" w:hAnsiTheme="minorHAnsi"/>
          <w:b/>
          <w:sz w:val="18"/>
          <w:szCs w:val="18"/>
        </w:rPr>
        <w:t>Section C</w:t>
      </w:r>
      <w:r>
        <w:rPr>
          <w:rFonts w:asciiTheme="minorHAnsi" w:hAnsiTheme="minorHAnsi"/>
          <w:b/>
          <w:sz w:val="18"/>
          <w:szCs w:val="18"/>
        </w:rPr>
        <w:t>. Attic Vent Free Area</w:t>
      </w:r>
    </w:p>
    <w:p w14:paraId="142A1C44" w14:textId="34F4E4FC" w:rsidR="00EC5284" w:rsidRPr="00EC5284" w:rsidRDefault="00EC5284" w:rsidP="00EC5284">
      <w:pPr>
        <w:pStyle w:val="ListParagraph"/>
        <w:numPr>
          <w:ilvl w:val="0"/>
          <w:numId w:val="22"/>
        </w:numPr>
        <w:spacing w:after="0" w:line="240" w:lineRule="auto"/>
        <w:ind w:left="720"/>
        <w:rPr>
          <w:rFonts w:asciiTheme="minorHAnsi" w:hAnsiTheme="minorHAnsi"/>
          <w:sz w:val="18"/>
          <w:szCs w:val="18"/>
        </w:rPr>
      </w:pPr>
      <w:r w:rsidRPr="00EC5284">
        <w:rPr>
          <w:rFonts w:asciiTheme="minorHAnsi" w:hAnsiTheme="minorHAnsi"/>
          <w:sz w:val="18"/>
          <w:szCs w:val="18"/>
        </w:rPr>
        <w:t>This field is automatically calculated.</w:t>
      </w:r>
      <w:r>
        <w:rPr>
          <w:rFonts w:asciiTheme="minorHAnsi" w:hAnsiTheme="minorHAnsi"/>
          <w:sz w:val="18"/>
          <w:szCs w:val="18"/>
        </w:rPr>
        <w:t xml:space="preserve"> It is the </w:t>
      </w:r>
      <w:r w:rsidRPr="00EC5284">
        <w:rPr>
          <w:rFonts w:asciiTheme="minorHAnsi" w:hAnsiTheme="minorHAnsi"/>
          <w:sz w:val="18"/>
          <w:szCs w:val="18"/>
        </w:rPr>
        <w:t>total installed whole house fan air flow</w:t>
      </w:r>
      <w:r>
        <w:rPr>
          <w:rFonts w:asciiTheme="minorHAnsi" w:hAnsiTheme="minorHAnsi"/>
          <w:sz w:val="18"/>
          <w:szCs w:val="18"/>
        </w:rPr>
        <w:t xml:space="preserve"> vented to the attic</w:t>
      </w:r>
      <w:r w:rsidRPr="00EC5284">
        <w:rPr>
          <w:rFonts w:asciiTheme="minorHAnsi" w:hAnsiTheme="minorHAnsi"/>
          <w:sz w:val="18"/>
          <w:szCs w:val="18"/>
        </w:rPr>
        <w:t xml:space="preserve"> divided by 750.</w:t>
      </w:r>
    </w:p>
    <w:p w14:paraId="31BC0320" w14:textId="2161F7EF" w:rsidR="00EC5284" w:rsidRPr="00EC5284" w:rsidRDefault="00EC5284" w:rsidP="00EC5284">
      <w:pPr>
        <w:pStyle w:val="ListParagraph"/>
        <w:numPr>
          <w:ilvl w:val="0"/>
          <w:numId w:val="22"/>
        </w:numPr>
        <w:spacing w:after="0" w:line="240" w:lineRule="auto"/>
        <w:ind w:left="720"/>
        <w:rPr>
          <w:rFonts w:asciiTheme="minorHAnsi" w:hAnsiTheme="minorHAnsi"/>
          <w:sz w:val="18"/>
          <w:szCs w:val="18"/>
        </w:rPr>
      </w:pPr>
      <w:r w:rsidRPr="00EC5284">
        <w:rPr>
          <w:rFonts w:asciiTheme="minorHAnsi" w:hAnsiTheme="minorHAnsi"/>
          <w:sz w:val="18"/>
          <w:szCs w:val="18"/>
        </w:rPr>
        <w:t>Enter the installed attic vent free area.</w:t>
      </w:r>
    </w:p>
    <w:p w14:paraId="46D5A645" w14:textId="77777777" w:rsidR="005057DF" w:rsidRDefault="005057DF" w:rsidP="005057DF">
      <w:pPr>
        <w:spacing w:after="0" w:line="240" w:lineRule="auto"/>
        <w:rPr>
          <w:rFonts w:asciiTheme="minorHAnsi" w:hAnsiTheme="minorHAnsi"/>
          <w:sz w:val="18"/>
          <w:szCs w:val="18"/>
        </w:rPr>
      </w:pPr>
    </w:p>
    <w:p w14:paraId="46D5A646" w14:textId="76E53375" w:rsidR="005057DF" w:rsidRDefault="00D32FA7" w:rsidP="005057DF">
      <w:pPr>
        <w:spacing w:after="0" w:line="240" w:lineRule="auto"/>
        <w:rPr>
          <w:rFonts w:asciiTheme="minorHAnsi" w:hAnsiTheme="minorHAnsi"/>
          <w:b/>
          <w:sz w:val="18"/>
          <w:szCs w:val="18"/>
        </w:rPr>
      </w:pPr>
      <w:ins w:id="30" w:author="Wichert, RJ@Energy" w:date="2021-12-05T20:45:00Z">
        <w:r>
          <w:rPr>
            <w:rFonts w:asciiTheme="minorHAnsi" w:hAnsiTheme="minorHAnsi"/>
            <w:b/>
            <w:sz w:val="18"/>
            <w:szCs w:val="18"/>
          </w:rPr>
          <w:t>Section D.</w:t>
        </w:r>
      </w:ins>
      <w:del w:id="31" w:author="Wichert, RJ@Energy" w:date="2021-12-05T20:45:00Z">
        <w:r w:rsidR="005057DF" w:rsidDel="00D32FA7">
          <w:rPr>
            <w:rFonts w:asciiTheme="minorHAnsi" w:hAnsiTheme="minorHAnsi"/>
            <w:b/>
            <w:sz w:val="18"/>
            <w:szCs w:val="18"/>
          </w:rPr>
          <w:delText>C</w:delText>
        </w:r>
        <w:r w:rsidR="005057DF" w:rsidRPr="00305DBA" w:rsidDel="00D32FA7">
          <w:rPr>
            <w:rFonts w:asciiTheme="minorHAnsi" w:hAnsiTheme="minorHAnsi"/>
            <w:b/>
            <w:sz w:val="18"/>
            <w:szCs w:val="18"/>
          </w:rPr>
          <w:delText>.</w:delText>
        </w:r>
      </w:del>
      <w:r w:rsidR="005057DF" w:rsidRPr="00305DBA">
        <w:rPr>
          <w:rFonts w:asciiTheme="minorHAnsi" w:hAnsiTheme="minorHAnsi"/>
          <w:b/>
          <w:sz w:val="18"/>
          <w:szCs w:val="18"/>
        </w:rPr>
        <w:t xml:space="preserve"> Compliance Statement</w:t>
      </w:r>
    </w:p>
    <w:p w14:paraId="46D5A647" w14:textId="1522D5C1" w:rsidR="005057DF" w:rsidRDefault="005057DF" w:rsidP="005057DF">
      <w:pPr>
        <w:spacing w:after="0" w:line="240" w:lineRule="auto"/>
        <w:ind w:left="720"/>
        <w:rPr>
          <w:rFonts w:asciiTheme="minorHAnsi" w:hAnsiTheme="minorHAnsi"/>
          <w:sz w:val="18"/>
          <w:szCs w:val="18"/>
        </w:rPr>
      </w:pPr>
      <w:r>
        <w:rPr>
          <w:rFonts w:asciiTheme="minorHAnsi" w:hAnsiTheme="minorHAnsi"/>
          <w:sz w:val="18"/>
          <w:szCs w:val="18"/>
        </w:rPr>
        <w:t>To comply</w:t>
      </w:r>
      <w:r w:rsidR="00AB4171">
        <w:rPr>
          <w:rFonts w:asciiTheme="minorHAnsi" w:hAnsiTheme="minorHAnsi"/>
          <w:sz w:val="18"/>
          <w:szCs w:val="18"/>
        </w:rPr>
        <w:t>,</w:t>
      </w:r>
      <w:r>
        <w:rPr>
          <w:rFonts w:asciiTheme="minorHAnsi" w:hAnsiTheme="minorHAnsi"/>
          <w:sz w:val="18"/>
          <w:szCs w:val="18"/>
        </w:rPr>
        <w:t xml:space="preserve"> the total installed whole house fan airflow must be greater than or equal to the minimum whole house fan air flow AND the installed attic net free vent area must be greater than</w:t>
      </w:r>
      <w:r w:rsidR="00863D38">
        <w:rPr>
          <w:rFonts w:asciiTheme="minorHAnsi" w:hAnsiTheme="minorHAnsi"/>
          <w:sz w:val="18"/>
          <w:szCs w:val="18"/>
        </w:rPr>
        <w:t>,</w:t>
      </w:r>
      <w:r>
        <w:rPr>
          <w:rFonts w:asciiTheme="minorHAnsi" w:hAnsiTheme="minorHAnsi"/>
          <w:sz w:val="18"/>
          <w:szCs w:val="18"/>
        </w:rPr>
        <w:t xml:space="preserve"> or equal to</w:t>
      </w:r>
      <w:r w:rsidR="00863D38">
        <w:rPr>
          <w:rFonts w:asciiTheme="minorHAnsi" w:hAnsiTheme="minorHAnsi"/>
          <w:sz w:val="18"/>
          <w:szCs w:val="18"/>
        </w:rPr>
        <w:t>,</w:t>
      </w:r>
      <w:r>
        <w:rPr>
          <w:rFonts w:asciiTheme="minorHAnsi" w:hAnsiTheme="minorHAnsi"/>
          <w:sz w:val="18"/>
          <w:szCs w:val="18"/>
        </w:rPr>
        <w:t xml:space="preserve"> the required attic net free vent area.</w:t>
      </w:r>
    </w:p>
    <w:p w14:paraId="46D5A648" w14:textId="77777777" w:rsidR="005057DF" w:rsidRDefault="005057DF" w:rsidP="005057DF">
      <w:pPr>
        <w:spacing w:after="0" w:line="240" w:lineRule="auto"/>
        <w:rPr>
          <w:rFonts w:asciiTheme="minorHAnsi" w:hAnsiTheme="minorHAnsi"/>
          <w:sz w:val="18"/>
          <w:szCs w:val="18"/>
        </w:rPr>
      </w:pPr>
    </w:p>
    <w:p w14:paraId="46D5A649" w14:textId="57A38236" w:rsidR="005057DF" w:rsidRPr="00CE58E9" w:rsidRDefault="00D32FA7" w:rsidP="005057DF">
      <w:pPr>
        <w:spacing w:after="0" w:line="240" w:lineRule="auto"/>
        <w:rPr>
          <w:rFonts w:asciiTheme="minorHAnsi" w:hAnsiTheme="minorHAnsi"/>
          <w:b/>
          <w:sz w:val="18"/>
          <w:szCs w:val="18"/>
        </w:rPr>
      </w:pPr>
      <w:ins w:id="32" w:author="Wichert, RJ@Energy" w:date="2021-12-05T20:45:00Z">
        <w:r>
          <w:rPr>
            <w:rFonts w:asciiTheme="minorHAnsi" w:hAnsiTheme="minorHAnsi"/>
            <w:b/>
            <w:sz w:val="18"/>
            <w:szCs w:val="18"/>
          </w:rPr>
          <w:t>Section E.</w:t>
        </w:r>
      </w:ins>
      <w:del w:id="33" w:author="Wichert, RJ@Energy" w:date="2021-12-05T20:45:00Z">
        <w:r w:rsidR="005057DF" w:rsidRPr="00CE58E9" w:rsidDel="00D32FA7">
          <w:rPr>
            <w:rFonts w:asciiTheme="minorHAnsi" w:hAnsiTheme="minorHAnsi"/>
            <w:b/>
            <w:sz w:val="18"/>
            <w:szCs w:val="18"/>
          </w:rPr>
          <w:delText>D.</w:delText>
        </w:r>
      </w:del>
      <w:r w:rsidR="005057DF" w:rsidRPr="00CE58E9">
        <w:rPr>
          <w:rFonts w:asciiTheme="minorHAnsi" w:hAnsiTheme="minorHAnsi"/>
          <w:b/>
          <w:sz w:val="18"/>
          <w:szCs w:val="18"/>
        </w:rPr>
        <w:t xml:space="preserve"> Additional Requirements</w:t>
      </w:r>
    </w:p>
    <w:p w14:paraId="309400EA" w14:textId="0178B297" w:rsidR="006623BE" w:rsidRPr="008E3ECA" w:rsidRDefault="005057DF" w:rsidP="005057DF">
      <w:pPr>
        <w:pStyle w:val="ListParagraph"/>
        <w:numPr>
          <w:ilvl w:val="0"/>
          <w:numId w:val="19"/>
        </w:numPr>
        <w:spacing w:after="0"/>
        <w:ind w:left="720"/>
        <w:rPr>
          <w:rFonts w:asciiTheme="minorHAnsi" w:hAnsiTheme="minorHAnsi"/>
          <w:sz w:val="18"/>
        </w:rPr>
      </w:pPr>
      <w:r w:rsidRPr="007E539F">
        <w:rPr>
          <w:rFonts w:asciiTheme="minorHAnsi" w:hAnsiTheme="minorHAnsi"/>
          <w:sz w:val="18"/>
        </w:rPr>
        <w:t>To qualify</w:t>
      </w:r>
      <w:r w:rsidR="00617077">
        <w:rPr>
          <w:rFonts w:asciiTheme="minorHAnsi" w:hAnsiTheme="minorHAnsi"/>
          <w:sz w:val="18"/>
        </w:rPr>
        <w:t xml:space="preserve">, </w:t>
      </w:r>
      <w:r w:rsidRPr="007E539F">
        <w:rPr>
          <w:rFonts w:asciiTheme="minorHAnsi" w:hAnsiTheme="minorHAnsi"/>
          <w:sz w:val="18"/>
        </w:rPr>
        <w:t xml:space="preserve">the installed whole house fan must </w:t>
      </w:r>
      <w:del w:id="34" w:author="Wichert, RJ@Energy" w:date="2021-12-05T20:44:00Z">
        <w:r w:rsidRPr="007E539F" w:rsidDel="00342065">
          <w:rPr>
            <w:rFonts w:asciiTheme="minorHAnsi" w:hAnsiTheme="minorHAnsi"/>
            <w:sz w:val="18"/>
          </w:rPr>
          <w:delText xml:space="preserve">have been certified to the </w:delText>
        </w:r>
        <w:r w:rsidR="00863D38" w:rsidDel="00342065">
          <w:rPr>
            <w:rFonts w:asciiTheme="minorHAnsi" w:hAnsiTheme="minorHAnsi"/>
            <w:sz w:val="18"/>
          </w:rPr>
          <w:delText xml:space="preserve">Energy </w:delText>
        </w:r>
        <w:r w:rsidRPr="007E539F" w:rsidDel="00342065">
          <w:rPr>
            <w:rFonts w:asciiTheme="minorHAnsi" w:hAnsiTheme="minorHAnsi"/>
            <w:sz w:val="18"/>
          </w:rPr>
          <w:delText>Commission</w:delText>
        </w:r>
        <w:r w:rsidR="00617077" w:rsidDel="00342065">
          <w:rPr>
            <w:rFonts w:asciiTheme="minorHAnsi" w:hAnsiTheme="minorHAnsi"/>
            <w:sz w:val="18"/>
          </w:rPr>
          <w:delText xml:space="preserve"> and </w:delText>
        </w:r>
      </w:del>
      <w:r w:rsidR="00617077">
        <w:rPr>
          <w:rFonts w:asciiTheme="minorHAnsi" w:hAnsiTheme="minorHAnsi"/>
          <w:sz w:val="18"/>
        </w:rPr>
        <w:t xml:space="preserve">be listed </w:t>
      </w:r>
      <w:r w:rsidR="006623BE">
        <w:rPr>
          <w:rFonts w:asciiTheme="minorHAnsi" w:hAnsiTheme="minorHAnsi"/>
          <w:sz w:val="18"/>
        </w:rPr>
        <w:t xml:space="preserve">in </w:t>
      </w:r>
      <w:r w:rsidR="00617077">
        <w:rPr>
          <w:rFonts w:asciiTheme="minorHAnsi" w:hAnsiTheme="minorHAnsi"/>
          <w:sz w:val="18"/>
        </w:rPr>
        <w:t xml:space="preserve">the </w:t>
      </w:r>
      <w:ins w:id="35" w:author="Alhabibi, Haider@Energy" w:date="2021-11-28T23:09:00Z">
        <w:r w:rsidR="001D2015" w:rsidRPr="009F43BC">
          <w:rPr>
            <w:rFonts w:asciiTheme="minorHAnsi" w:hAnsiTheme="minorHAnsi"/>
            <w:sz w:val="18"/>
            <w:szCs w:val="18"/>
          </w:rPr>
          <w:t>Home Ventilating Institute</w:t>
        </w:r>
      </w:ins>
      <w:ins w:id="36" w:author="Wichert, RJ@Energy" w:date="2021-12-05T20:41:00Z">
        <w:r w:rsidR="001005E1">
          <w:rPr>
            <w:rFonts w:asciiTheme="minorHAnsi" w:hAnsiTheme="minorHAnsi"/>
            <w:sz w:val="18"/>
            <w:szCs w:val="18"/>
          </w:rPr>
          <w:t xml:space="preserve"> </w:t>
        </w:r>
      </w:ins>
      <w:ins w:id="37" w:author="Wichert, RJ@Energy" w:date="2021-12-05T20:42:00Z">
        <w:r w:rsidR="001005E1">
          <w:rPr>
            <w:rFonts w:asciiTheme="minorHAnsi" w:hAnsiTheme="minorHAnsi"/>
            <w:sz w:val="18"/>
            <w:szCs w:val="18"/>
          </w:rPr>
          <w:t>(HVI)</w:t>
        </w:r>
      </w:ins>
      <w:ins w:id="38" w:author="Alhabibi, Haider@Energy" w:date="2021-11-28T23:09:00Z">
        <w:r w:rsidR="001D2015" w:rsidRPr="009F43BC">
          <w:rPr>
            <w:rFonts w:asciiTheme="minorHAnsi" w:hAnsiTheme="minorHAnsi"/>
            <w:sz w:val="18"/>
            <w:szCs w:val="18"/>
          </w:rPr>
          <w:t xml:space="preserve"> Certified Products Directory</w:t>
        </w:r>
      </w:ins>
      <w:ins w:id="39" w:author="Wichert, RJ@Energy" w:date="2021-12-05T20:42:00Z">
        <w:r w:rsidR="004F4951">
          <w:rPr>
            <w:rFonts w:asciiTheme="minorHAnsi" w:hAnsiTheme="minorHAnsi"/>
            <w:sz w:val="18"/>
            <w:szCs w:val="18"/>
          </w:rPr>
          <w:t xml:space="preserve">, </w:t>
        </w:r>
        <w:r w:rsidR="004F4951" w:rsidRPr="004F4951">
          <w:rPr>
            <w:rFonts w:asciiTheme="minorHAnsi" w:hAnsiTheme="minorHAnsi"/>
            <w:sz w:val="18"/>
            <w:szCs w:val="18"/>
          </w:rPr>
          <w:t>https://www.hvi.org/hvi-certified-products-directory/</w:t>
        </w:r>
        <w:r w:rsidR="0053088B">
          <w:rPr>
            <w:rFonts w:asciiTheme="minorHAnsi" w:hAnsiTheme="minorHAnsi"/>
            <w:sz w:val="18"/>
            <w:szCs w:val="18"/>
          </w:rPr>
          <w:t>.</w:t>
        </w:r>
      </w:ins>
      <w:ins w:id="40" w:author="Alhabibi, Haider@Energy" w:date="2021-11-28T23:09:00Z">
        <w:r w:rsidR="001D2015" w:rsidRPr="009F43BC">
          <w:rPr>
            <w:rFonts w:asciiTheme="minorHAnsi" w:hAnsiTheme="minorHAnsi"/>
            <w:sz w:val="18"/>
            <w:szCs w:val="18"/>
          </w:rPr>
          <w:t xml:space="preserve"> </w:t>
        </w:r>
      </w:ins>
      <w:del w:id="41" w:author="Alhabibi, Haider@Energy" w:date="2021-12-01T10:35:00Z">
        <w:r w:rsidR="00E07683" w:rsidDel="007661A2">
          <w:rPr>
            <w:rFonts w:asciiTheme="minorHAnsi" w:hAnsiTheme="minorHAnsi"/>
            <w:sz w:val="18"/>
          </w:rPr>
          <w:delText xml:space="preserve">Energy </w:delText>
        </w:r>
        <w:r w:rsidR="00617077" w:rsidDel="007661A2">
          <w:rPr>
            <w:rFonts w:asciiTheme="minorHAnsi" w:hAnsiTheme="minorHAnsi"/>
            <w:sz w:val="18"/>
          </w:rPr>
          <w:delText>Commission’s</w:delText>
        </w:r>
        <w:r w:rsidR="006623BE" w:rsidDel="007661A2">
          <w:rPr>
            <w:rFonts w:asciiTheme="minorHAnsi" w:hAnsiTheme="minorHAnsi"/>
            <w:sz w:val="18"/>
          </w:rPr>
          <w:delText xml:space="preserve"> </w:delText>
        </w:r>
        <w:r w:rsidR="00E07683" w:rsidDel="007661A2">
          <w:rPr>
            <w:rFonts w:asciiTheme="minorHAnsi" w:hAnsiTheme="minorHAnsi"/>
            <w:sz w:val="18"/>
          </w:rPr>
          <w:delText>A</w:delText>
        </w:r>
        <w:r w:rsidR="006623BE" w:rsidDel="007661A2">
          <w:rPr>
            <w:rFonts w:asciiTheme="minorHAnsi" w:hAnsiTheme="minorHAnsi"/>
            <w:sz w:val="18"/>
          </w:rPr>
          <w:delText xml:space="preserve">ppliance </w:delText>
        </w:r>
        <w:r w:rsidR="00E07683" w:rsidDel="007661A2">
          <w:rPr>
            <w:rFonts w:asciiTheme="minorHAnsi" w:hAnsiTheme="minorHAnsi"/>
            <w:sz w:val="18"/>
          </w:rPr>
          <w:delText>D</w:delText>
        </w:r>
        <w:r w:rsidR="006623BE" w:rsidDel="007661A2">
          <w:rPr>
            <w:rFonts w:asciiTheme="minorHAnsi" w:hAnsiTheme="minorHAnsi"/>
            <w:sz w:val="18"/>
          </w:rPr>
          <w:delText>at</w:delText>
        </w:r>
        <w:r w:rsidR="00E07683" w:rsidDel="007661A2">
          <w:rPr>
            <w:rFonts w:asciiTheme="minorHAnsi" w:hAnsiTheme="minorHAnsi"/>
            <w:sz w:val="18"/>
          </w:rPr>
          <w:delText>a</w:delText>
        </w:r>
        <w:r w:rsidR="006623BE" w:rsidDel="007661A2">
          <w:rPr>
            <w:rFonts w:asciiTheme="minorHAnsi" w:hAnsiTheme="minorHAnsi"/>
            <w:sz w:val="18"/>
          </w:rPr>
          <w:delText>base</w:delText>
        </w:r>
        <w:r w:rsidR="009A68BB" w:rsidRPr="009A68BB" w:rsidDel="007661A2">
          <w:rPr>
            <w:rFonts w:asciiTheme="minorHAnsi" w:hAnsiTheme="minorHAnsi"/>
            <w:sz w:val="18"/>
            <w:szCs w:val="18"/>
          </w:rPr>
          <w:delText xml:space="preserve"> </w:delText>
        </w:r>
        <w:r w:rsidR="009A68BB" w:rsidRPr="00C73FEB" w:rsidDel="007661A2">
          <w:rPr>
            <w:rFonts w:asciiTheme="minorHAnsi" w:hAnsiTheme="minorHAnsi"/>
            <w:sz w:val="18"/>
            <w:szCs w:val="18"/>
          </w:rPr>
          <w:delText>as an approved model</w:delText>
        </w:r>
      </w:del>
      <w:del w:id="42" w:author="Wichert, RJ@Energy" w:date="2021-12-05T20:43:00Z">
        <w:r w:rsidR="009A68BB" w:rsidDel="0053088B">
          <w:rPr>
            <w:rFonts w:asciiTheme="minorHAnsi" w:hAnsiTheme="minorHAnsi"/>
            <w:sz w:val="18"/>
            <w:szCs w:val="18"/>
          </w:rPr>
          <w:delText xml:space="preserve">, link </w:delText>
        </w:r>
        <w:r w:rsidR="006623BE" w:rsidDel="0053088B">
          <w:rPr>
            <w:rFonts w:asciiTheme="minorHAnsi" w:hAnsiTheme="minorHAnsi"/>
            <w:sz w:val="18"/>
          </w:rPr>
          <w:delText>located here</w:delText>
        </w:r>
      </w:del>
      <w:del w:id="43" w:author="Alhabibi, Haider@Energy" w:date="2021-12-01T10:36:00Z">
        <w:r w:rsidR="006623BE" w:rsidDel="00AC1CAE">
          <w:rPr>
            <w:rFonts w:asciiTheme="minorHAnsi" w:hAnsiTheme="minorHAnsi"/>
            <w:sz w:val="18"/>
          </w:rPr>
          <w:delText xml:space="preserve"> </w:delText>
        </w:r>
        <w:r w:rsidR="00E30318" w:rsidDel="00AC1CAE">
          <w:fldChar w:fldCharType="begin"/>
        </w:r>
        <w:r w:rsidR="00E30318" w:rsidDel="00AC1CAE">
          <w:delInstrText xml:space="preserve"> HYPERLINK "https://cacertappliances.energy.ca.gov/Pages/Search/AdvancedSearch.aspx" </w:delInstrText>
        </w:r>
        <w:r w:rsidR="00E30318" w:rsidDel="00AC1CAE">
          <w:fldChar w:fldCharType="separate"/>
        </w:r>
        <w:r w:rsidR="00923007" w:rsidDel="00AC1CAE">
          <w:rPr>
            <w:rStyle w:val="Hyperlink"/>
            <w:rFonts w:asciiTheme="minorHAnsi" w:hAnsiTheme="minorHAnsi"/>
            <w:sz w:val="18"/>
          </w:rPr>
          <w:delText>Modernized Appliance Efficiency Database System (MAEDBS)</w:delText>
        </w:r>
        <w:r w:rsidR="00E30318" w:rsidDel="00AC1CAE">
          <w:rPr>
            <w:rStyle w:val="Hyperlink"/>
            <w:rFonts w:asciiTheme="minorHAnsi" w:hAnsiTheme="minorHAnsi"/>
            <w:sz w:val="18"/>
          </w:rPr>
          <w:fldChar w:fldCharType="end"/>
        </w:r>
        <w:r w:rsidR="006623BE" w:rsidDel="00AC1CAE">
          <w:rPr>
            <w:rFonts w:asciiTheme="minorHAnsi" w:hAnsiTheme="minorHAnsi"/>
            <w:sz w:val="18"/>
            <w:szCs w:val="18"/>
          </w:rPr>
          <w:delText>.</w:delText>
        </w:r>
      </w:del>
      <w:ins w:id="44" w:author="Alhabibi, Haider@Energy" w:date="2021-12-01T10:36:00Z">
        <w:r w:rsidR="00AC1CAE" w:rsidRPr="00AC1CAE">
          <w:t xml:space="preserve"> </w:t>
        </w:r>
        <w:del w:id="45" w:author="Wichert, RJ@Energy" w:date="2021-12-05T20:42:00Z">
          <w:r w:rsidR="00AC1CAE" w:rsidDel="0053088B">
            <w:fldChar w:fldCharType="begin"/>
          </w:r>
          <w:r w:rsidR="00AC1CAE" w:rsidDel="0053088B">
            <w:delInstrText xml:space="preserve"> HYPERLINK "https://www.hvi.org/hvi-certified-products-directory/" </w:delInstrText>
          </w:r>
          <w:r w:rsidR="00AC1CAE" w:rsidDel="0053088B">
            <w:fldChar w:fldCharType="separate"/>
          </w:r>
          <w:r w:rsidR="00AC1CAE" w:rsidDel="0053088B">
            <w:rPr>
              <w:rStyle w:val="Hyperlink"/>
            </w:rPr>
            <w:delText>HVI-Certified Products Directory - Home Ventilating Institute</w:delText>
          </w:r>
          <w:r w:rsidR="00AC1CAE" w:rsidDel="0053088B">
            <w:fldChar w:fldCharType="end"/>
          </w:r>
        </w:del>
      </w:ins>
    </w:p>
    <w:p w14:paraId="3688D2FC" w14:textId="41D27549" w:rsidR="00617077" w:rsidRPr="006623BE" w:rsidRDefault="00617077" w:rsidP="008E3ECA">
      <w:pPr>
        <w:pStyle w:val="ListParagraph"/>
        <w:numPr>
          <w:ilvl w:val="0"/>
          <w:numId w:val="19"/>
        </w:numPr>
        <w:spacing w:after="0"/>
        <w:ind w:left="720"/>
        <w:rPr>
          <w:rFonts w:asciiTheme="minorHAnsi" w:hAnsiTheme="minorHAnsi"/>
          <w:sz w:val="18"/>
          <w:szCs w:val="18"/>
        </w:rPr>
      </w:pPr>
      <w:r w:rsidRPr="008E3ECA">
        <w:rPr>
          <w:rFonts w:asciiTheme="minorHAnsi" w:hAnsiTheme="minorHAnsi"/>
          <w:sz w:val="18"/>
          <w:szCs w:val="18"/>
        </w:rPr>
        <w:t>The homeowner shall be provided with user instructions documentation that describes the proper use of the whole house fan necessary</w:t>
      </w:r>
      <w:r w:rsidRPr="008E3ECA">
        <w:rPr>
          <w:rFonts w:asciiTheme="minorHAnsi" w:eastAsia="Times New Roman" w:hAnsiTheme="minorHAnsi" w:cs="Arial"/>
          <w:bCs/>
          <w:sz w:val="18"/>
          <w:szCs w:val="18"/>
        </w:rPr>
        <w:t xml:space="preserve"> to obtain the full energy savings benefit</w:t>
      </w:r>
      <w:r w:rsidRPr="008E3ECA">
        <w:rPr>
          <w:rFonts w:asciiTheme="minorHAnsi" w:hAnsiTheme="minorHAnsi"/>
          <w:sz w:val="18"/>
          <w:szCs w:val="18"/>
        </w:rPr>
        <w:t>.</w:t>
      </w:r>
    </w:p>
    <w:p w14:paraId="46D5A64B" w14:textId="77777777" w:rsidR="005057DF" w:rsidRPr="005057DF" w:rsidRDefault="005057DF" w:rsidP="0045400A">
      <w:pPr>
        <w:pStyle w:val="ListParagraph"/>
        <w:numPr>
          <w:ilvl w:val="0"/>
          <w:numId w:val="19"/>
        </w:numPr>
        <w:spacing w:after="0" w:line="240" w:lineRule="auto"/>
        <w:ind w:left="720"/>
        <w:rPr>
          <w:rFonts w:asciiTheme="minorHAnsi" w:hAnsiTheme="minorHAnsi"/>
          <w:sz w:val="18"/>
          <w:szCs w:val="18"/>
        </w:rPr>
      </w:pPr>
      <w:r>
        <w:rPr>
          <w:rFonts w:asciiTheme="minorHAnsi" w:hAnsiTheme="minorHAnsi"/>
          <w:sz w:val="18"/>
          <w:szCs w:val="18"/>
        </w:rPr>
        <w:t>This must be a true statement to comply.</w:t>
      </w:r>
    </w:p>
    <w:p w14:paraId="46D5A64C" w14:textId="77777777" w:rsidR="005057DF" w:rsidRDefault="005057DF" w:rsidP="0045400A">
      <w:pPr>
        <w:spacing w:after="0" w:line="240" w:lineRule="auto"/>
        <w:rPr>
          <w:rFonts w:asciiTheme="minorHAnsi" w:hAnsiTheme="minorHAnsi"/>
          <w:b/>
          <w:sz w:val="18"/>
          <w:szCs w:val="18"/>
        </w:rPr>
      </w:pPr>
    </w:p>
    <w:p w14:paraId="46D5A64D" w14:textId="77777777" w:rsidR="00103E04" w:rsidRDefault="00103E04" w:rsidP="002A7B2E">
      <w:pPr>
        <w:spacing w:after="0"/>
        <w:rPr>
          <w:rFonts w:asciiTheme="minorHAnsi" w:hAnsiTheme="minorHAnsi"/>
          <w:sz w:val="18"/>
          <w:szCs w:val="18"/>
        </w:rPr>
      </w:pPr>
    </w:p>
    <w:p w14:paraId="46D5A64E" w14:textId="77777777" w:rsidR="00103E04" w:rsidRDefault="00103E04" w:rsidP="002A7B2E">
      <w:pPr>
        <w:spacing w:after="0"/>
        <w:rPr>
          <w:rFonts w:asciiTheme="minorHAnsi" w:hAnsiTheme="minorHAnsi"/>
          <w:sz w:val="18"/>
          <w:szCs w:val="18"/>
        </w:rPr>
      </w:pPr>
    </w:p>
    <w:p w14:paraId="46D5A64F" w14:textId="77777777" w:rsidR="00103E04" w:rsidRDefault="00103E04">
      <w:pPr>
        <w:tabs>
          <w:tab w:val="left" w:pos="3900"/>
        </w:tabs>
        <w:rPr>
          <w:rFonts w:asciiTheme="minorHAnsi" w:hAnsiTheme="minorHAnsi"/>
          <w:sz w:val="18"/>
          <w:szCs w:val="18"/>
        </w:rPr>
        <w:sectPr w:rsidR="00103E04" w:rsidSect="009577D0">
          <w:headerReference w:type="even" r:id="rId18"/>
          <w:head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W w:w="49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825"/>
        <w:gridCol w:w="1800"/>
        <w:gridCol w:w="1710"/>
        <w:gridCol w:w="1980"/>
        <w:gridCol w:w="1800"/>
        <w:gridCol w:w="1800"/>
      </w:tblGrid>
      <w:tr w:rsidR="00447FE3" w:rsidRPr="009577D0" w14:paraId="46D5A652" w14:textId="7A77BF13" w:rsidTr="00447FE3">
        <w:trPr>
          <w:trHeight w:val="158"/>
        </w:trPr>
        <w:tc>
          <w:tcPr>
            <w:tcW w:w="10915" w:type="dxa"/>
            <w:gridSpan w:val="6"/>
          </w:tcPr>
          <w:p w14:paraId="33341CAA" w14:textId="17F033D5" w:rsidR="00447FE3" w:rsidRDefault="00447FE3" w:rsidP="00FF77DD">
            <w:pPr>
              <w:spacing w:after="0" w:line="240" w:lineRule="auto"/>
              <w:rPr>
                <w:rFonts w:asciiTheme="minorHAnsi" w:hAnsiTheme="minorHAnsi"/>
                <w:b/>
                <w:sz w:val="18"/>
                <w:szCs w:val="18"/>
              </w:rPr>
            </w:pPr>
            <w:r>
              <w:rPr>
                <w:rFonts w:asciiTheme="minorHAnsi" w:hAnsiTheme="minorHAnsi"/>
                <w:b/>
                <w:sz w:val="18"/>
                <w:szCs w:val="18"/>
              </w:rPr>
              <w:t>A</w:t>
            </w:r>
            <w:r w:rsidRPr="00E94E5A">
              <w:rPr>
                <w:rFonts w:asciiTheme="minorHAnsi" w:hAnsiTheme="minorHAnsi"/>
                <w:b/>
                <w:sz w:val="18"/>
                <w:szCs w:val="18"/>
              </w:rPr>
              <w:t xml:space="preserve">. Whole House Fan </w:t>
            </w:r>
            <w:r>
              <w:rPr>
                <w:rFonts w:asciiTheme="minorHAnsi" w:hAnsiTheme="minorHAnsi"/>
                <w:b/>
                <w:sz w:val="18"/>
                <w:szCs w:val="18"/>
              </w:rPr>
              <w:t xml:space="preserve">(WHF) </w:t>
            </w:r>
            <w:r w:rsidRPr="00E94E5A">
              <w:rPr>
                <w:rFonts w:asciiTheme="minorHAnsi" w:hAnsiTheme="minorHAnsi"/>
                <w:b/>
                <w:sz w:val="18"/>
                <w:szCs w:val="18"/>
              </w:rPr>
              <w:t>Equipment Information</w:t>
            </w:r>
          </w:p>
          <w:p w14:paraId="5EEA2DCB" w14:textId="713C799A" w:rsidR="00447FE3" w:rsidRDefault="00447FE3" w:rsidP="00FF77DD">
            <w:pPr>
              <w:spacing w:after="0" w:line="240" w:lineRule="auto"/>
              <w:rPr>
                <w:rFonts w:asciiTheme="minorHAnsi" w:hAnsiTheme="minorHAnsi"/>
                <w:b/>
                <w:sz w:val="18"/>
                <w:szCs w:val="18"/>
              </w:rPr>
            </w:pPr>
            <w:r>
              <w:rPr>
                <w:rFonts w:asciiTheme="minorHAnsi" w:hAnsiTheme="minorHAnsi"/>
                <w:sz w:val="18"/>
                <w:szCs w:val="18"/>
              </w:rPr>
              <w:t>Prescriptive r</w:t>
            </w:r>
            <w:r w:rsidRPr="00487F56">
              <w:rPr>
                <w:rFonts w:asciiTheme="minorHAnsi" w:hAnsiTheme="minorHAnsi"/>
                <w:sz w:val="18"/>
                <w:szCs w:val="18"/>
              </w:rPr>
              <w:t>equirements for Whole House Fans are given in Section 150.1(c)12</w:t>
            </w:r>
          </w:p>
        </w:tc>
      </w:tr>
      <w:tr w:rsidR="00447FE3" w:rsidRPr="009577D0" w14:paraId="46D5A658" w14:textId="480A94BF" w:rsidTr="00447FE3">
        <w:trPr>
          <w:trHeight w:val="144"/>
        </w:trPr>
        <w:tc>
          <w:tcPr>
            <w:tcW w:w="1825" w:type="dxa"/>
            <w:vAlign w:val="center"/>
          </w:tcPr>
          <w:p w14:paraId="46D5A653"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1800" w:type="dxa"/>
            <w:vAlign w:val="center"/>
          </w:tcPr>
          <w:p w14:paraId="46D5A654" w14:textId="77777777"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710" w:type="dxa"/>
            <w:vAlign w:val="center"/>
          </w:tcPr>
          <w:p w14:paraId="46D5A655"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980" w:type="dxa"/>
            <w:vAlign w:val="center"/>
          </w:tcPr>
          <w:p w14:paraId="46D5A656"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04</w:t>
            </w:r>
          </w:p>
        </w:tc>
        <w:tc>
          <w:tcPr>
            <w:tcW w:w="1800" w:type="dxa"/>
            <w:vAlign w:val="center"/>
          </w:tcPr>
          <w:p w14:paraId="46D5A657" w14:textId="77777777"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05</w:t>
            </w:r>
          </w:p>
        </w:tc>
        <w:tc>
          <w:tcPr>
            <w:tcW w:w="1800" w:type="dxa"/>
          </w:tcPr>
          <w:p w14:paraId="58F94D69" w14:textId="6302F6CE"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06</w:t>
            </w:r>
          </w:p>
        </w:tc>
      </w:tr>
      <w:tr w:rsidR="00447FE3" w:rsidRPr="009577D0" w14:paraId="46D5A65E" w14:textId="6F1B8FCE" w:rsidTr="00447FE3">
        <w:trPr>
          <w:trHeight w:val="144"/>
        </w:trPr>
        <w:tc>
          <w:tcPr>
            <w:tcW w:w="1825" w:type="dxa"/>
            <w:vAlign w:val="center"/>
          </w:tcPr>
          <w:p w14:paraId="46D5A659" w14:textId="77777777" w:rsidR="00447FE3" w:rsidRDefault="00447FE3" w:rsidP="00447FE3">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1800" w:type="dxa"/>
            <w:vAlign w:val="center"/>
          </w:tcPr>
          <w:p w14:paraId="46D5A65A" w14:textId="77777777" w:rsidR="00447FE3" w:rsidRPr="009577D0" w:rsidRDefault="00447FE3" w:rsidP="00447FE3">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710" w:type="dxa"/>
            <w:vAlign w:val="center"/>
          </w:tcPr>
          <w:p w14:paraId="46D5A65B"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 xml:space="preserve">WHF Model </w:t>
            </w:r>
            <w:r w:rsidRPr="009577D0">
              <w:rPr>
                <w:rFonts w:asciiTheme="minorHAnsi" w:hAnsiTheme="minorHAnsi"/>
                <w:sz w:val="18"/>
                <w:szCs w:val="18"/>
              </w:rPr>
              <w:t xml:space="preserve">Rated </w:t>
            </w:r>
            <w:r>
              <w:rPr>
                <w:rFonts w:asciiTheme="minorHAnsi" w:hAnsiTheme="minorHAnsi"/>
                <w:sz w:val="18"/>
                <w:szCs w:val="18"/>
              </w:rPr>
              <w:t>Airflow (CFM)</w:t>
            </w:r>
          </w:p>
        </w:tc>
        <w:tc>
          <w:tcPr>
            <w:tcW w:w="1980" w:type="dxa"/>
            <w:vAlign w:val="center"/>
          </w:tcPr>
          <w:p w14:paraId="46D5A65C" w14:textId="160C3A25"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WHF Model Quantity in this Dwelling</w:t>
            </w:r>
          </w:p>
        </w:tc>
        <w:tc>
          <w:tcPr>
            <w:tcW w:w="1800" w:type="dxa"/>
            <w:vAlign w:val="center"/>
          </w:tcPr>
          <w:p w14:paraId="46D5A65D" w14:textId="77777777" w:rsidR="00447FE3" w:rsidRPr="009577D0"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WHF Model Total Rated Airflow (CFM)</w:t>
            </w:r>
          </w:p>
        </w:tc>
        <w:tc>
          <w:tcPr>
            <w:tcW w:w="1800" w:type="dxa"/>
            <w:vAlign w:val="center"/>
          </w:tcPr>
          <w:p w14:paraId="0F68C9CD" w14:textId="03C3273D"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Vent Location</w:t>
            </w:r>
          </w:p>
        </w:tc>
      </w:tr>
      <w:tr w:rsidR="00447FE3" w:rsidRPr="009577D0" w14:paraId="46D5A664" w14:textId="4212699B" w:rsidTr="00447FE3">
        <w:trPr>
          <w:trHeight w:val="144"/>
        </w:trPr>
        <w:tc>
          <w:tcPr>
            <w:tcW w:w="1825" w:type="dxa"/>
            <w:vAlign w:val="center"/>
          </w:tcPr>
          <w:p w14:paraId="46D5A65F"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Manufacturer Name</w:t>
            </w:r>
            <w:r w:rsidRPr="00C77D58">
              <w:rPr>
                <w:rFonts w:asciiTheme="minorHAnsi" w:hAnsiTheme="minorHAnsi"/>
                <w:sz w:val="18"/>
                <w:szCs w:val="18"/>
              </w:rPr>
              <w:t>&gt;&gt;</w:t>
            </w:r>
          </w:p>
        </w:tc>
        <w:tc>
          <w:tcPr>
            <w:tcW w:w="1800" w:type="dxa"/>
            <w:vAlign w:val="center"/>
          </w:tcPr>
          <w:p w14:paraId="46D5A660"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Model Number</w:t>
            </w:r>
            <w:r w:rsidRPr="00C77D58">
              <w:rPr>
                <w:rFonts w:asciiTheme="minorHAnsi" w:hAnsiTheme="minorHAnsi"/>
                <w:sz w:val="18"/>
                <w:szCs w:val="18"/>
              </w:rPr>
              <w:t>&gt;&gt;</w:t>
            </w:r>
          </w:p>
        </w:tc>
        <w:tc>
          <w:tcPr>
            <w:tcW w:w="1710" w:type="dxa"/>
            <w:vAlign w:val="center"/>
          </w:tcPr>
          <w:p w14:paraId="46D5A661" w14:textId="77777777" w:rsidR="00447FE3" w:rsidRPr="00C77D58"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Rated CFM</w:t>
            </w:r>
            <w:r w:rsidRPr="00C77D58">
              <w:rPr>
                <w:rFonts w:asciiTheme="minorHAnsi" w:hAnsiTheme="minorHAnsi"/>
                <w:sz w:val="18"/>
                <w:szCs w:val="18"/>
              </w:rPr>
              <w:t>&gt;&gt;</w:t>
            </w:r>
          </w:p>
        </w:tc>
        <w:tc>
          <w:tcPr>
            <w:tcW w:w="1980" w:type="dxa"/>
            <w:vAlign w:val="center"/>
          </w:tcPr>
          <w:p w14:paraId="46D5A662" w14:textId="77777777" w:rsidR="00447FE3" w:rsidRPr="00C77D58"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&lt;&lt;user input, integer&gt;&gt;</w:t>
            </w:r>
          </w:p>
        </w:tc>
        <w:tc>
          <w:tcPr>
            <w:tcW w:w="1800" w:type="dxa"/>
          </w:tcPr>
          <w:p w14:paraId="46D5A663" w14:textId="471246FD" w:rsidR="00447FE3" w:rsidRPr="00C77D58" w:rsidRDefault="00447FE3" w:rsidP="00447FE3">
            <w:pPr>
              <w:spacing w:after="0" w:line="240" w:lineRule="auto"/>
              <w:rPr>
                <w:rFonts w:asciiTheme="minorHAnsi" w:hAnsiTheme="minorHAnsi"/>
                <w:sz w:val="18"/>
                <w:szCs w:val="18"/>
              </w:rPr>
            </w:pPr>
            <w:r>
              <w:rPr>
                <w:rFonts w:asciiTheme="minorHAnsi" w:hAnsiTheme="minorHAnsi"/>
                <w:sz w:val="18"/>
                <w:szCs w:val="18"/>
              </w:rPr>
              <w:t xml:space="preserve">&lt;&lt;Calculated field: </w:t>
            </w:r>
            <w:proofErr w:type="spellStart"/>
            <w:r w:rsidRPr="00EB185D">
              <w:rPr>
                <w:rFonts w:asciiTheme="minorHAnsi" w:hAnsiTheme="minorHAnsi"/>
                <w:i/>
                <w:sz w:val="18"/>
                <w:szCs w:val="18"/>
              </w:rPr>
              <w:t>WHF</w:t>
            </w:r>
            <w:r>
              <w:rPr>
                <w:rFonts w:asciiTheme="minorHAnsi" w:hAnsiTheme="minorHAnsi"/>
                <w:i/>
                <w:sz w:val="18"/>
                <w:szCs w:val="18"/>
              </w:rPr>
              <w:t>_</w:t>
            </w:r>
            <w:r w:rsidRPr="00EB185D">
              <w:rPr>
                <w:rFonts w:asciiTheme="minorHAnsi" w:hAnsiTheme="minorHAnsi"/>
                <w:i/>
                <w:sz w:val="18"/>
                <w:szCs w:val="18"/>
              </w:rPr>
              <w:t>RatedAirflow</w:t>
            </w:r>
            <w:proofErr w:type="spellEnd"/>
            <w:r>
              <w:rPr>
                <w:rFonts w:asciiTheme="minorHAnsi" w:hAnsiTheme="minorHAnsi"/>
                <w:i/>
                <w:sz w:val="18"/>
                <w:szCs w:val="18"/>
              </w:rPr>
              <w:t xml:space="preserve"> (A03</w:t>
            </w:r>
            <w:proofErr w:type="gramStart"/>
            <w:r>
              <w:rPr>
                <w:rFonts w:asciiTheme="minorHAnsi" w:hAnsiTheme="minorHAnsi"/>
                <w:i/>
                <w:sz w:val="18"/>
                <w:szCs w:val="18"/>
              </w:rPr>
              <w:t>)</w:t>
            </w:r>
            <w:r w:rsidRPr="00EB185D">
              <w:rPr>
                <w:rFonts w:asciiTheme="minorHAnsi" w:hAnsiTheme="minorHAnsi"/>
                <w:i/>
                <w:sz w:val="18"/>
                <w:szCs w:val="18"/>
              </w:rPr>
              <w:t xml:space="preserve"> </w:t>
            </w:r>
            <w:r>
              <w:rPr>
                <w:rFonts w:asciiTheme="minorHAnsi" w:hAnsiTheme="minorHAnsi"/>
                <w:sz w:val="18"/>
                <w:szCs w:val="18"/>
              </w:rPr>
              <w:t xml:space="preserve"> *</w:t>
            </w:r>
            <w:proofErr w:type="gramEnd"/>
            <w:r>
              <w:rPr>
                <w:rFonts w:asciiTheme="minorHAnsi" w:hAnsiTheme="minorHAnsi"/>
                <w:sz w:val="18"/>
                <w:szCs w:val="18"/>
              </w:rPr>
              <w:t xml:space="preserve"> </w:t>
            </w:r>
            <w:proofErr w:type="spellStart"/>
            <w:r w:rsidRPr="00EB185D">
              <w:rPr>
                <w:rFonts w:asciiTheme="minorHAnsi" w:hAnsiTheme="minorHAnsi"/>
                <w:i/>
                <w:sz w:val="18"/>
                <w:szCs w:val="18"/>
              </w:rPr>
              <w:t>WHF_Count</w:t>
            </w:r>
            <w:proofErr w:type="spellEnd"/>
            <w:r>
              <w:rPr>
                <w:rFonts w:asciiTheme="minorHAnsi" w:hAnsiTheme="minorHAnsi"/>
                <w:i/>
                <w:sz w:val="18"/>
                <w:szCs w:val="18"/>
              </w:rPr>
              <w:t xml:space="preserve"> (A04)</w:t>
            </w:r>
            <w:r>
              <w:rPr>
                <w:rFonts w:asciiTheme="minorHAnsi" w:hAnsiTheme="minorHAnsi"/>
                <w:sz w:val="18"/>
                <w:szCs w:val="18"/>
              </w:rPr>
              <w:t>&gt;&gt;</w:t>
            </w:r>
          </w:p>
        </w:tc>
        <w:tc>
          <w:tcPr>
            <w:tcW w:w="1800" w:type="dxa"/>
          </w:tcPr>
          <w:p w14:paraId="70C4FFF0" w14:textId="77777777"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from:</w:t>
            </w:r>
          </w:p>
          <w:p w14:paraId="509B7D8B" w14:textId="77777777"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*Attic</w:t>
            </w:r>
          </w:p>
          <w:p w14:paraId="576A389F" w14:textId="782C11F0" w:rsidR="00447FE3" w:rsidRDefault="00447FE3" w:rsidP="00447FE3">
            <w:pPr>
              <w:spacing w:after="0" w:line="240" w:lineRule="auto"/>
              <w:rPr>
                <w:rFonts w:asciiTheme="minorHAnsi" w:hAnsiTheme="minorHAnsi"/>
                <w:sz w:val="18"/>
                <w:szCs w:val="18"/>
              </w:rPr>
            </w:pPr>
            <w:r>
              <w:rPr>
                <w:rFonts w:asciiTheme="minorHAnsi" w:hAnsiTheme="minorHAnsi"/>
                <w:sz w:val="18"/>
                <w:szCs w:val="18"/>
              </w:rPr>
              <w:t>*Outside&gt;&gt;</w:t>
            </w:r>
          </w:p>
        </w:tc>
      </w:tr>
      <w:tr w:rsidR="00447FE3" w:rsidRPr="009577D0" w14:paraId="46D5A66A" w14:textId="210B1962" w:rsidTr="00447FE3">
        <w:trPr>
          <w:trHeight w:val="144"/>
        </w:trPr>
        <w:tc>
          <w:tcPr>
            <w:tcW w:w="1825" w:type="dxa"/>
            <w:vAlign w:val="center"/>
          </w:tcPr>
          <w:p w14:paraId="46D5A665"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66"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67"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68"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69"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1D9947A" w14:textId="77777777" w:rsidR="00447FE3" w:rsidRPr="00C77D58" w:rsidRDefault="00447FE3" w:rsidP="00447FE3">
            <w:pPr>
              <w:spacing w:after="0" w:line="240" w:lineRule="auto"/>
              <w:rPr>
                <w:rFonts w:asciiTheme="minorHAnsi" w:hAnsiTheme="minorHAnsi"/>
                <w:sz w:val="18"/>
                <w:szCs w:val="18"/>
              </w:rPr>
            </w:pPr>
          </w:p>
        </w:tc>
      </w:tr>
      <w:tr w:rsidR="00447FE3" w:rsidRPr="009577D0" w14:paraId="46D5A670" w14:textId="5321D7EC" w:rsidTr="00447FE3">
        <w:trPr>
          <w:trHeight w:val="144"/>
        </w:trPr>
        <w:tc>
          <w:tcPr>
            <w:tcW w:w="1825" w:type="dxa"/>
            <w:vAlign w:val="center"/>
          </w:tcPr>
          <w:p w14:paraId="46D5A66B"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6C"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6D"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6E"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6F"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54655D23" w14:textId="77777777" w:rsidR="00447FE3" w:rsidRPr="00C77D58" w:rsidRDefault="00447FE3" w:rsidP="00447FE3">
            <w:pPr>
              <w:spacing w:after="0" w:line="240" w:lineRule="auto"/>
              <w:rPr>
                <w:rFonts w:asciiTheme="minorHAnsi" w:hAnsiTheme="minorHAnsi"/>
                <w:sz w:val="18"/>
                <w:szCs w:val="18"/>
              </w:rPr>
            </w:pPr>
          </w:p>
        </w:tc>
      </w:tr>
      <w:tr w:rsidR="00447FE3" w:rsidRPr="009577D0" w14:paraId="46D5A676" w14:textId="4FB2F0D7" w:rsidTr="00447FE3">
        <w:trPr>
          <w:trHeight w:val="144"/>
        </w:trPr>
        <w:tc>
          <w:tcPr>
            <w:tcW w:w="1825" w:type="dxa"/>
            <w:vAlign w:val="center"/>
          </w:tcPr>
          <w:p w14:paraId="46D5A671" w14:textId="77777777" w:rsidR="00447FE3" w:rsidRPr="009577D0" w:rsidRDefault="00447FE3" w:rsidP="00447FE3">
            <w:pPr>
              <w:spacing w:after="0" w:line="240" w:lineRule="auto"/>
              <w:jc w:val="center"/>
              <w:rPr>
                <w:rFonts w:asciiTheme="minorHAnsi" w:hAnsiTheme="minorHAnsi"/>
                <w:sz w:val="18"/>
                <w:szCs w:val="18"/>
              </w:rPr>
            </w:pPr>
          </w:p>
        </w:tc>
        <w:tc>
          <w:tcPr>
            <w:tcW w:w="1800" w:type="dxa"/>
            <w:vAlign w:val="center"/>
          </w:tcPr>
          <w:p w14:paraId="46D5A672" w14:textId="77777777" w:rsidR="00447FE3" w:rsidRPr="009577D0" w:rsidRDefault="00447FE3" w:rsidP="00447FE3">
            <w:pPr>
              <w:spacing w:after="0" w:line="240" w:lineRule="auto"/>
              <w:rPr>
                <w:rFonts w:asciiTheme="minorHAnsi" w:hAnsiTheme="minorHAnsi"/>
                <w:sz w:val="18"/>
                <w:szCs w:val="18"/>
              </w:rPr>
            </w:pPr>
          </w:p>
        </w:tc>
        <w:tc>
          <w:tcPr>
            <w:tcW w:w="1710" w:type="dxa"/>
            <w:vAlign w:val="center"/>
          </w:tcPr>
          <w:p w14:paraId="46D5A673" w14:textId="77777777" w:rsidR="00447FE3" w:rsidRPr="009577D0" w:rsidRDefault="00447FE3" w:rsidP="00447FE3">
            <w:pPr>
              <w:spacing w:after="0" w:line="240" w:lineRule="auto"/>
              <w:rPr>
                <w:rFonts w:asciiTheme="minorHAnsi" w:hAnsiTheme="minorHAnsi"/>
                <w:sz w:val="18"/>
                <w:szCs w:val="18"/>
              </w:rPr>
            </w:pPr>
          </w:p>
        </w:tc>
        <w:tc>
          <w:tcPr>
            <w:tcW w:w="1980" w:type="dxa"/>
          </w:tcPr>
          <w:p w14:paraId="46D5A674"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46D5A675" w14:textId="77777777" w:rsidR="00447FE3" w:rsidRPr="00C77D58" w:rsidRDefault="00447FE3" w:rsidP="00447FE3">
            <w:pPr>
              <w:spacing w:after="0" w:line="240" w:lineRule="auto"/>
              <w:rPr>
                <w:rFonts w:asciiTheme="minorHAnsi" w:hAnsiTheme="minorHAnsi"/>
                <w:sz w:val="18"/>
                <w:szCs w:val="18"/>
              </w:rPr>
            </w:pPr>
          </w:p>
        </w:tc>
        <w:tc>
          <w:tcPr>
            <w:tcW w:w="1800" w:type="dxa"/>
          </w:tcPr>
          <w:p w14:paraId="1ECE3BE1" w14:textId="77777777" w:rsidR="00447FE3" w:rsidRPr="00C77D58" w:rsidRDefault="00447FE3" w:rsidP="00447FE3">
            <w:pPr>
              <w:spacing w:after="0" w:line="240" w:lineRule="auto"/>
              <w:rPr>
                <w:rFonts w:asciiTheme="minorHAnsi" w:hAnsiTheme="minorHAnsi"/>
                <w:sz w:val="18"/>
                <w:szCs w:val="18"/>
              </w:rPr>
            </w:pPr>
          </w:p>
        </w:tc>
      </w:tr>
    </w:tbl>
    <w:p w14:paraId="46D5A677" w14:textId="77777777" w:rsidR="00F60148" w:rsidRPr="00FF77DD" w:rsidRDefault="00F60148" w:rsidP="00F85ED7">
      <w:pPr>
        <w:spacing w:after="0" w:line="240" w:lineRule="auto"/>
        <w:rPr>
          <w:sz w:val="20"/>
          <w:szCs w:val="18"/>
        </w:rPr>
      </w:pPr>
    </w:p>
    <w:tbl>
      <w:tblPr>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8"/>
        <w:gridCol w:w="4558"/>
        <w:gridCol w:w="5699"/>
        <w:gridCol w:w="8"/>
      </w:tblGrid>
      <w:tr w:rsidR="00F85ED7" w:rsidRPr="009577D0" w14:paraId="46D5A679" w14:textId="77777777" w:rsidTr="00103E04">
        <w:trPr>
          <w:gridAfter w:val="1"/>
          <w:wAfter w:w="8" w:type="dxa"/>
          <w:trHeight w:val="158"/>
        </w:trPr>
        <w:tc>
          <w:tcPr>
            <w:tcW w:w="11015" w:type="dxa"/>
            <w:gridSpan w:val="3"/>
            <w:vAlign w:val="center"/>
          </w:tcPr>
          <w:p w14:paraId="46D5A678" w14:textId="77777777" w:rsidR="00F85ED7" w:rsidRPr="00E94E5A" w:rsidRDefault="001F62B7" w:rsidP="00FF77DD">
            <w:pPr>
              <w:spacing w:after="0" w:line="240" w:lineRule="auto"/>
              <w:rPr>
                <w:rFonts w:asciiTheme="minorHAnsi" w:hAnsiTheme="minorHAnsi"/>
                <w:b/>
                <w:sz w:val="18"/>
                <w:szCs w:val="18"/>
              </w:rPr>
            </w:pPr>
            <w:r w:rsidRPr="00FF77DD">
              <w:rPr>
                <w:rFonts w:asciiTheme="minorHAnsi" w:hAnsiTheme="minorHAnsi"/>
                <w:b/>
                <w:sz w:val="20"/>
                <w:szCs w:val="18"/>
              </w:rPr>
              <w:t>B</w:t>
            </w:r>
            <w:r w:rsidR="00F85ED7" w:rsidRPr="00FF77DD">
              <w:rPr>
                <w:rFonts w:asciiTheme="minorHAnsi" w:hAnsiTheme="minorHAnsi"/>
                <w:b/>
                <w:sz w:val="20"/>
                <w:szCs w:val="18"/>
              </w:rPr>
              <w:t xml:space="preserve">. Whole House Fan </w:t>
            </w:r>
            <w:r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7D" w14:textId="77777777" w:rsidTr="00EF63E5">
        <w:tblPrEx>
          <w:tblCellMar>
            <w:left w:w="115" w:type="dxa"/>
            <w:right w:w="115" w:type="dxa"/>
          </w:tblCellMar>
        </w:tblPrEx>
        <w:trPr>
          <w:trHeight w:val="144"/>
        </w:trPr>
        <w:tc>
          <w:tcPr>
            <w:tcW w:w="758" w:type="dxa"/>
            <w:vAlign w:val="center"/>
          </w:tcPr>
          <w:p w14:paraId="46D5A67A" w14:textId="77777777" w:rsidR="00F85ED7" w:rsidRPr="009577D0" w:rsidDel="00B13309"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558" w:type="dxa"/>
            <w:vAlign w:val="center"/>
          </w:tcPr>
          <w:p w14:paraId="46D5A67B" w14:textId="44671E96" w:rsidR="00F85ED7" w:rsidRPr="009577D0" w:rsidDel="00B82A05" w:rsidRDefault="00F85ED7" w:rsidP="00863D38">
            <w:pPr>
              <w:spacing w:after="0" w:line="240" w:lineRule="auto"/>
              <w:rPr>
                <w:rFonts w:asciiTheme="minorHAnsi" w:hAnsiTheme="minorHAnsi"/>
                <w:sz w:val="18"/>
                <w:szCs w:val="18"/>
              </w:rPr>
            </w:pPr>
            <w:r>
              <w:rPr>
                <w:rFonts w:asciiTheme="minorHAnsi" w:hAnsiTheme="minorHAnsi"/>
                <w:sz w:val="18"/>
                <w:szCs w:val="18"/>
              </w:rPr>
              <w:t xml:space="preserve">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707" w:type="dxa"/>
            <w:gridSpan w:val="2"/>
            <w:vAlign w:val="center"/>
          </w:tcPr>
          <w:p w14:paraId="46D5A67C" w14:textId="233A2CBB" w:rsidR="00F85ED7" w:rsidRPr="009577D0" w:rsidDel="00B82A05" w:rsidRDefault="00F85ED7" w:rsidP="008E3ECA">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w:t>
            </w:r>
            <w:r w:rsidRPr="00C77D58">
              <w:rPr>
                <w:rFonts w:asciiTheme="minorHAnsi" w:hAnsiTheme="minorHAnsi"/>
                <w:sz w:val="18"/>
                <w:szCs w:val="18"/>
              </w:rPr>
              <w:t xml:space="preserve"> </w:t>
            </w:r>
            <w:r>
              <w:rPr>
                <w:rFonts w:asciiTheme="minorHAnsi" w:hAnsiTheme="minorHAnsi"/>
                <w:sz w:val="18"/>
                <w:szCs w:val="18"/>
              </w:rPr>
              <w:t xml:space="preserve">sum all values </w:t>
            </w:r>
            <w:r w:rsidR="00B63DCB">
              <w:rPr>
                <w:rFonts w:asciiTheme="minorHAnsi" w:hAnsiTheme="minorHAnsi"/>
                <w:sz w:val="18"/>
                <w:szCs w:val="18"/>
              </w:rPr>
              <w:t xml:space="preserve">from </w:t>
            </w:r>
            <w:proofErr w:type="spellStart"/>
            <w:r w:rsidR="00B63DCB" w:rsidRPr="00EB185D">
              <w:rPr>
                <w:rFonts w:asciiTheme="minorHAnsi" w:hAnsiTheme="minorHAnsi"/>
                <w:i/>
                <w:sz w:val="18"/>
                <w:szCs w:val="18"/>
              </w:rPr>
              <w:t>WHFsTotalRatedAirFlow</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Pr>
                <w:rFonts w:asciiTheme="minorHAnsi" w:hAnsiTheme="minorHAnsi"/>
                <w:sz w:val="18"/>
                <w:szCs w:val="18"/>
              </w:rPr>
              <w:t>column A05</w:t>
            </w:r>
            <w:r w:rsidR="00B63DCB">
              <w:rPr>
                <w:rFonts w:asciiTheme="minorHAnsi" w:hAnsiTheme="minorHAnsi"/>
                <w:sz w:val="18"/>
                <w:szCs w:val="18"/>
              </w:rPr>
              <w:t>)</w:t>
            </w:r>
            <w:r w:rsidRPr="00C77D58">
              <w:rPr>
                <w:rFonts w:asciiTheme="minorHAnsi" w:hAnsiTheme="minorHAnsi"/>
                <w:sz w:val="18"/>
                <w:szCs w:val="18"/>
              </w:rPr>
              <w:t>&gt;&gt;</w:t>
            </w:r>
          </w:p>
        </w:tc>
      </w:tr>
      <w:tr w:rsidR="007E2CAD" w:rsidRPr="009577D0" w14:paraId="6F1B34F5" w14:textId="77777777" w:rsidTr="00EF63E5">
        <w:tblPrEx>
          <w:tblCellMar>
            <w:left w:w="115" w:type="dxa"/>
            <w:right w:w="115" w:type="dxa"/>
          </w:tblCellMar>
        </w:tblPrEx>
        <w:trPr>
          <w:trHeight w:val="144"/>
        </w:trPr>
        <w:tc>
          <w:tcPr>
            <w:tcW w:w="758" w:type="dxa"/>
            <w:vAlign w:val="center"/>
          </w:tcPr>
          <w:p w14:paraId="21B6AF35" w14:textId="1CDED8E5" w:rsidR="007E2CAD" w:rsidRDefault="007E2CAD"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558" w:type="dxa"/>
            <w:vAlign w:val="center"/>
          </w:tcPr>
          <w:p w14:paraId="786C5253" w14:textId="7ACC5124" w:rsidR="007E2CAD" w:rsidRDefault="007E2CAD" w:rsidP="00863D38">
            <w:pPr>
              <w:spacing w:after="0" w:line="240" w:lineRule="auto"/>
              <w:rPr>
                <w:rFonts w:asciiTheme="minorHAnsi" w:hAnsiTheme="minorHAnsi"/>
                <w:sz w:val="18"/>
                <w:szCs w:val="18"/>
              </w:rPr>
            </w:pPr>
            <w:r>
              <w:rPr>
                <w:rFonts w:asciiTheme="minorHAnsi" w:hAnsiTheme="minorHAnsi"/>
                <w:sz w:val="18"/>
                <w:szCs w:val="18"/>
              </w:rPr>
              <w:t>Sum of Airflow vented to attic</w:t>
            </w:r>
          </w:p>
        </w:tc>
        <w:tc>
          <w:tcPr>
            <w:tcW w:w="5707" w:type="dxa"/>
            <w:gridSpan w:val="2"/>
            <w:vAlign w:val="center"/>
          </w:tcPr>
          <w:p w14:paraId="6E9F44B1" w14:textId="5CDFB2F3" w:rsidR="007E2CAD" w:rsidRPr="00C77D58" w:rsidRDefault="007E2CAD" w:rsidP="008E3ECA">
            <w:pPr>
              <w:spacing w:after="0" w:line="240" w:lineRule="auto"/>
              <w:rPr>
                <w:rFonts w:asciiTheme="minorHAnsi" w:hAnsiTheme="minorHAnsi"/>
                <w:sz w:val="18"/>
                <w:szCs w:val="18"/>
              </w:rPr>
            </w:pPr>
            <w:r>
              <w:rPr>
                <w:rFonts w:asciiTheme="minorHAnsi" w:hAnsiTheme="minorHAnsi"/>
                <w:sz w:val="18"/>
                <w:szCs w:val="18"/>
              </w:rPr>
              <w:t xml:space="preserve">&lt;&lt;calculated field: sum of all values from </w:t>
            </w:r>
            <w:proofErr w:type="spellStart"/>
            <w:r w:rsidRPr="00EB185D">
              <w:rPr>
                <w:rFonts w:asciiTheme="minorHAnsi" w:hAnsiTheme="minorHAnsi"/>
                <w:i/>
                <w:sz w:val="18"/>
                <w:szCs w:val="18"/>
              </w:rPr>
              <w:t>WHFsTotalRatedAirFlow</w:t>
            </w:r>
            <w:proofErr w:type="spellEnd"/>
            <w:r w:rsidRPr="00B63DCB">
              <w:rPr>
                <w:rFonts w:asciiTheme="minorHAnsi" w:hAnsiTheme="minorHAnsi"/>
                <w:sz w:val="18"/>
                <w:szCs w:val="18"/>
              </w:rPr>
              <w:t xml:space="preserve"> </w:t>
            </w:r>
            <w:r>
              <w:rPr>
                <w:rFonts w:asciiTheme="minorHAnsi" w:hAnsiTheme="minorHAnsi"/>
                <w:sz w:val="18"/>
                <w:szCs w:val="18"/>
              </w:rPr>
              <w:t>where A06 = Attic&gt;&gt;</w:t>
            </w:r>
          </w:p>
        </w:tc>
      </w:tr>
      <w:tr w:rsidR="007E2CAD" w:rsidRPr="009577D0" w14:paraId="14E39DDF" w14:textId="77777777" w:rsidTr="00EF63E5">
        <w:tblPrEx>
          <w:tblCellMar>
            <w:left w:w="115" w:type="dxa"/>
            <w:right w:w="115" w:type="dxa"/>
          </w:tblCellMar>
        </w:tblPrEx>
        <w:trPr>
          <w:trHeight w:val="144"/>
        </w:trPr>
        <w:tc>
          <w:tcPr>
            <w:tcW w:w="758" w:type="dxa"/>
            <w:vAlign w:val="center"/>
          </w:tcPr>
          <w:p w14:paraId="6DED6B0B" w14:textId="083D1B07" w:rsidR="007E2CAD" w:rsidRDefault="007E2CAD" w:rsidP="00103E04">
            <w:pPr>
              <w:spacing w:after="0" w:line="240" w:lineRule="auto"/>
              <w:jc w:val="center"/>
              <w:rPr>
                <w:rFonts w:asciiTheme="minorHAnsi" w:hAnsiTheme="minorHAnsi"/>
                <w:sz w:val="18"/>
                <w:szCs w:val="18"/>
              </w:rPr>
            </w:pPr>
            <w:r>
              <w:rPr>
                <w:rFonts w:asciiTheme="minorHAnsi" w:hAnsiTheme="minorHAnsi"/>
                <w:sz w:val="18"/>
                <w:szCs w:val="18"/>
              </w:rPr>
              <w:t>03</w:t>
            </w:r>
          </w:p>
        </w:tc>
        <w:tc>
          <w:tcPr>
            <w:tcW w:w="4558" w:type="dxa"/>
            <w:vAlign w:val="center"/>
          </w:tcPr>
          <w:p w14:paraId="4830832D" w14:textId="0BEBFDA2" w:rsidR="007E2CAD" w:rsidRDefault="007E2CAD" w:rsidP="00863D38">
            <w:pPr>
              <w:spacing w:after="0" w:line="240" w:lineRule="auto"/>
              <w:rPr>
                <w:rFonts w:asciiTheme="minorHAnsi" w:hAnsiTheme="minorHAnsi"/>
                <w:sz w:val="18"/>
                <w:szCs w:val="18"/>
              </w:rPr>
            </w:pPr>
            <w:r>
              <w:rPr>
                <w:rFonts w:asciiTheme="minorHAnsi" w:hAnsiTheme="minorHAnsi"/>
                <w:sz w:val="18"/>
                <w:szCs w:val="18"/>
              </w:rPr>
              <w:t xml:space="preserve">Sum of Airflow vented </w:t>
            </w:r>
            <w:proofErr w:type="gramStart"/>
            <w:r>
              <w:rPr>
                <w:rFonts w:asciiTheme="minorHAnsi" w:hAnsiTheme="minorHAnsi"/>
                <w:sz w:val="18"/>
                <w:szCs w:val="18"/>
              </w:rPr>
              <w:t>to</w:t>
            </w:r>
            <w:proofErr w:type="gramEnd"/>
            <w:r>
              <w:rPr>
                <w:rFonts w:asciiTheme="minorHAnsi" w:hAnsiTheme="minorHAnsi"/>
                <w:sz w:val="18"/>
                <w:szCs w:val="18"/>
              </w:rPr>
              <w:t xml:space="preserve"> outside</w:t>
            </w:r>
          </w:p>
        </w:tc>
        <w:tc>
          <w:tcPr>
            <w:tcW w:w="5707" w:type="dxa"/>
            <w:gridSpan w:val="2"/>
            <w:vAlign w:val="center"/>
          </w:tcPr>
          <w:p w14:paraId="08252AB2" w14:textId="3252359A" w:rsidR="007E2CAD" w:rsidRPr="00C77D58" w:rsidRDefault="007E2CAD" w:rsidP="007E2CAD">
            <w:pPr>
              <w:spacing w:after="0" w:line="240" w:lineRule="auto"/>
              <w:rPr>
                <w:rFonts w:asciiTheme="minorHAnsi" w:hAnsiTheme="minorHAnsi"/>
                <w:sz w:val="18"/>
                <w:szCs w:val="18"/>
              </w:rPr>
            </w:pPr>
            <w:r>
              <w:rPr>
                <w:rFonts w:asciiTheme="minorHAnsi" w:hAnsiTheme="minorHAnsi"/>
                <w:sz w:val="18"/>
                <w:szCs w:val="18"/>
              </w:rPr>
              <w:t>&lt;&lt;</w:t>
            </w:r>
            <w:r w:rsidRPr="007E2CAD">
              <w:rPr>
                <w:rFonts w:asciiTheme="minorHAnsi" w:hAnsiTheme="minorHAnsi"/>
                <w:sz w:val="18"/>
                <w:szCs w:val="18"/>
              </w:rPr>
              <w:t xml:space="preserve">calculated field: sum of all values from </w:t>
            </w:r>
            <w:proofErr w:type="spellStart"/>
            <w:r w:rsidRPr="007E2CAD">
              <w:rPr>
                <w:rFonts w:asciiTheme="minorHAnsi" w:hAnsiTheme="minorHAnsi"/>
                <w:i/>
                <w:sz w:val="18"/>
                <w:szCs w:val="18"/>
              </w:rPr>
              <w:t>WHFsTotalRatedAirFlow</w:t>
            </w:r>
            <w:proofErr w:type="spellEnd"/>
            <w:r w:rsidRPr="007E2CAD">
              <w:rPr>
                <w:rFonts w:asciiTheme="minorHAnsi" w:hAnsiTheme="minorHAnsi"/>
                <w:sz w:val="18"/>
                <w:szCs w:val="18"/>
              </w:rPr>
              <w:t xml:space="preserve"> where A06 = </w:t>
            </w:r>
            <w:r>
              <w:rPr>
                <w:rFonts w:asciiTheme="minorHAnsi" w:hAnsiTheme="minorHAnsi"/>
                <w:sz w:val="18"/>
                <w:szCs w:val="18"/>
              </w:rPr>
              <w:t>Outside</w:t>
            </w:r>
            <w:r w:rsidRPr="007E2CAD">
              <w:rPr>
                <w:rFonts w:asciiTheme="minorHAnsi" w:hAnsiTheme="minorHAnsi"/>
                <w:sz w:val="18"/>
                <w:szCs w:val="18"/>
              </w:rPr>
              <w:t>&gt;&gt;</w:t>
            </w:r>
          </w:p>
        </w:tc>
      </w:tr>
      <w:tr w:rsidR="00447FE3" w:rsidRPr="009577D0" w14:paraId="46D5A689" w14:textId="77777777" w:rsidTr="00EF63E5">
        <w:tblPrEx>
          <w:tblCellMar>
            <w:left w:w="115" w:type="dxa"/>
            <w:right w:w="115" w:type="dxa"/>
          </w:tblCellMar>
        </w:tblPrEx>
        <w:trPr>
          <w:trHeight w:val="144"/>
        </w:trPr>
        <w:tc>
          <w:tcPr>
            <w:tcW w:w="758" w:type="dxa"/>
            <w:vAlign w:val="center"/>
          </w:tcPr>
          <w:p w14:paraId="46D5A686" w14:textId="2D0EEA83"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04</w:t>
            </w:r>
          </w:p>
        </w:tc>
        <w:tc>
          <w:tcPr>
            <w:tcW w:w="4558" w:type="dxa"/>
            <w:vAlign w:val="center"/>
          </w:tcPr>
          <w:p w14:paraId="46D5A687" w14:textId="31614CEA" w:rsidR="00447FE3" w:rsidRDefault="00447FE3" w:rsidP="00447FE3">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Pr>
                <w:rFonts w:asciiTheme="minorHAnsi" w:hAnsiTheme="minorHAnsi"/>
                <w:sz w:val="18"/>
                <w:szCs w:val="18"/>
              </w:rPr>
              <w:t>ft</w:t>
            </w:r>
            <w:r>
              <w:rPr>
                <w:rFonts w:asciiTheme="minorHAnsi" w:hAnsiTheme="minorHAnsi"/>
                <w:sz w:val="18"/>
                <w:szCs w:val="18"/>
                <w:vertAlign w:val="superscript"/>
              </w:rPr>
              <w:t>2</w:t>
            </w:r>
            <w:r w:rsidRPr="009577D0">
              <w:rPr>
                <w:rFonts w:asciiTheme="minorHAnsi" w:hAnsiTheme="minorHAnsi"/>
                <w:sz w:val="18"/>
                <w:szCs w:val="18"/>
              </w:rPr>
              <w:t>)</w:t>
            </w:r>
          </w:p>
        </w:tc>
        <w:tc>
          <w:tcPr>
            <w:tcW w:w="5707" w:type="dxa"/>
            <w:gridSpan w:val="2"/>
            <w:vAlign w:val="center"/>
          </w:tcPr>
          <w:p w14:paraId="46D5A688" w14:textId="77777777" w:rsidR="00447FE3" w:rsidRPr="009577D0" w:rsidRDefault="00447FE3" w:rsidP="00447FE3">
            <w:pPr>
              <w:spacing w:after="0" w:line="240" w:lineRule="auto"/>
              <w:rPr>
                <w:rFonts w:asciiTheme="minorHAnsi" w:hAnsiTheme="minorHAnsi"/>
                <w:sz w:val="18"/>
                <w:szCs w:val="18"/>
              </w:rPr>
            </w:pPr>
            <w:r w:rsidRPr="00C77D58">
              <w:rPr>
                <w:rFonts w:asciiTheme="minorHAnsi" w:hAnsiTheme="minorHAnsi"/>
                <w:sz w:val="18"/>
                <w:szCs w:val="18"/>
              </w:rPr>
              <w:t>&lt;&lt;</w:t>
            </w:r>
            <w:r>
              <w:rPr>
                <w:rFonts w:asciiTheme="minorHAnsi" w:hAnsiTheme="minorHAnsi"/>
                <w:sz w:val="18"/>
                <w:szCs w:val="18"/>
              </w:rPr>
              <w:t>reference</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r>
      <w:tr w:rsidR="00447FE3" w:rsidRPr="009577D0" w14:paraId="46D5A68D" w14:textId="77777777" w:rsidTr="00EF63E5">
        <w:tblPrEx>
          <w:tblCellMar>
            <w:left w:w="115" w:type="dxa"/>
            <w:right w:w="115" w:type="dxa"/>
          </w:tblCellMar>
        </w:tblPrEx>
        <w:trPr>
          <w:trHeight w:val="144"/>
        </w:trPr>
        <w:tc>
          <w:tcPr>
            <w:tcW w:w="758" w:type="dxa"/>
            <w:vAlign w:val="center"/>
          </w:tcPr>
          <w:p w14:paraId="46D5A68A" w14:textId="2FD5B615" w:rsidR="00447FE3" w:rsidRDefault="00447FE3" w:rsidP="00447FE3">
            <w:pPr>
              <w:spacing w:after="0" w:line="240" w:lineRule="auto"/>
              <w:jc w:val="center"/>
              <w:rPr>
                <w:rFonts w:asciiTheme="minorHAnsi" w:hAnsiTheme="minorHAnsi"/>
                <w:sz w:val="18"/>
                <w:szCs w:val="18"/>
              </w:rPr>
            </w:pPr>
            <w:r>
              <w:rPr>
                <w:rFonts w:asciiTheme="minorHAnsi" w:hAnsiTheme="minorHAnsi"/>
                <w:sz w:val="18"/>
                <w:szCs w:val="18"/>
              </w:rPr>
              <w:t>05</w:t>
            </w:r>
          </w:p>
        </w:tc>
        <w:tc>
          <w:tcPr>
            <w:tcW w:w="4558" w:type="dxa"/>
            <w:vAlign w:val="center"/>
          </w:tcPr>
          <w:p w14:paraId="46D5A68B" w14:textId="7CD088A4" w:rsidR="00447FE3" w:rsidRDefault="00447FE3" w:rsidP="00447FE3">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707" w:type="dxa"/>
            <w:gridSpan w:val="2"/>
            <w:vAlign w:val="center"/>
          </w:tcPr>
          <w:p w14:paraId="46D5A68C" w14:textId="4E56AFAF" w:rsidR="00447FE3" w:rsidRPr="009577D0" w:rsidRDefault="00447FE3" w:rsidP="00E46381">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 if parent = CF1R-PRF, then result = </w:t>
            </w:r>
            <w:proofErr w:type="spellStart"/>
            <w:r>
              <w:rPr>
                <w:rFonts w:asciiTheme="minorHAnsi" w:hAnsiTheme="minorHAnsi"/>
                <w:i/>
                <w:sz w:val="18"/>
                <w:szCs w:val="18"/>
              </w:rPr>
              <w:t>CoolingVent</w:t>
            </w:r>
            <w:proofErr w:type="spellEnd"/>
            <w:r>
              <w:rPr>
                <w:rFonts w:asciiTheme="minorHAnsi" w:hAnsiTheme="minorHAnsi"/>
                <w:sz w:val="18"/>
                <w:szCs w:val="18"/>
              </w:rPr>
              <w:t xml:space="preserve">; else </w:t>
            </w:r>
            <w:proofErr w:type="spellStart"/>
            <w:r w:rsidRPr="00EB185D">
              <w:rPr>
                <w:rFonts w:asciiTheme="minorHAnsi" w:hAnsiTheme="minorHAnsi"/>
                <w:i/>
                <w:sz w:val="18"/>
                <w:szCs w:val="18"/>
              </w:rPr>
              <w:t>DwellingUnitConditionedFloorArea</w:t>
            </w:r>
            <w:proofErr w:type="spellEnd"/>
            <w:r w:rsidRPr="00B63DCB">
              <w:rPr>
                <w:rFonts w:asciiTheme="minorHAnsi" w:hAnsiTheme="minorHAnsi"/>
                <w:sz w:val="18"/>
                <w:szCs w:val="18"/>
              </w:rPr>
              <w:t xml:space="preserve"> </w:t>
            </w:r>
            <w:r>
              <w:rPr>
                <w:rFonts w:asciiTheme="minorHAnsi" w:hAnsiTheme="minorHAnsi"/>
                <w:sz w:val="18"/>
                <w:szCs w:val="18"/>
              </w:rPr>
              <w:t>(B</w:t>
            </w:r>
            <w:proofErr w:type="gramStart"/>
            <w:r>
              <w:rPr>
                <w:rFonts w:asciiTheme="minorHAnsi" w:hAnsiTheme="minorHAnsi"/>
                <w:sz w:val="18"/>
                <w:szCs w:val="18"/>
              </w:rPr>
              <w:t>0</w:t>
            </w:r>
            <w:r w:rsidR="00E46381">
              <w:rPr>
                <w:rFonts w:asciiTheme="minorHAnsi" w:hAnsiTheme="minorHAnsi"/>
                <w:sz w:val="18"/>
                <w:szCs w:val="18"/>
              </w:rPr>
              <w:t>4</w:t>
            </w:r>
            <w:r>
              <w:rPr>
                <w:rFonts w:asciiTheme="minorHAnsi" w:hAnsiTheme="minorHAnsi"/>
                <w:sz w:val="18"/>
                <w:szCs w:val="18"/>
              </w:rPr>
              <w:t>)*</w:t>
            </w:r>
            <w:proofErr w:type="gramEnd"/>
            <w:r>
              <w:rPr>
                <w:rFonts w:asciiTheme="minorHAnsi" w:hAnsiTheme="minorHAnsi"/>
                <w:sz w:val="18"/>
                <w:szCs w:val="18"/>
              </w:rPr>
              <w:t xml:space="preserve"> 1.5 CFM per ft</w:t>
            </w:r>
            <w:r>
              <w:rPr>
                <w:rFonts w:asciiTheme="minorHAnsi" w:hAnsiTheme="minorHAnsi"/>
                <w:sz w:val="18"/>
                <w:szCs w:val="18"/>
                <w:vertAlign w:val="superscript"/>
              </w:rPr>
              <w:t>2</w:t>
            </w:r>
            <w:r>
              <w:rPr>
                <w:rFonts w:asciiTheme="minorHAnsi" w:hAnsiTheme="minorHAnsi"/>
                <w:sz w:val="18"/>
                <w:szCs w:val="18"/>
              </w:rPr>
              <w:t>&gt;&gt;</w:t>
            </w:r>
          </w:p>
        </w:tc>
      </w:tr>
    </w:tbl>
    <w:p w14:paraId="46D5A68E" w14:textId="7E8C9C49" w:rsidR="008A4463" w:rsidRDefault="008A4463" w:rsidP="008A4463">
      <w:pPr>
        <w:spacing w:after="0" w:line="240" w:lineRule="auto"/>
        <w:rPr>
          <w:rFonts w:asciiTheme="minorHAnsi" w:hAnsiTheme="minorHAnsi"/>
          <w:sz w:val="20"/>
          <w:szCs w:val="18"/>
        </w:rPr>
      </w:pPr>
    </w:p>
    <w:tbl>
      <w:tblPr>
        <w:tblStyle w:val="TableGrid"/>
        <w:tblW w:w="0" w:type="auto"/>
        <w:tblLook w:val="04A0" w:firstRow="1" w:lastRow="0" w:firstColumn="1" w:lastColumn="0" w:noHBand="0" w:noVBand="1"/>
      </w:tblPr>
      <w:tblGrid>
        <w:gridCol w:w="738"/>
        <w:gridCol w:w="4590"/>
        <w:gridCol w:w="5688"/>
      </w:tblGrid>
      <w:tr w:rsidR="00447FE3" w14:paraId="63530F66" w14:textId="77777777" w:rsidTr="005B56A3">
        <w:tc>
          <w:tcPr>
            <w:tcW w:w="11016" w:type="dxa"/>
            <w:gridSpan w:val="3"/>
          </w:tcPr>
          <w:p w14:paraId="020C91C6" w14:textId="77777777" w:rsidR="00447FE3" w:rsidRDefault="00447FE3" w:rsidP="008A4463">
            <w:pPr>
              <w:spacing w:after="0" w:line="240" w:lineRule="auto"/>
              <w:rPr>
                <w:rFonts w:asciiTheme="minorHAnsi" w:hAnsiTheme="minorHAnsi"/>
                <w:b/>
                <w:sz w:val="20"/>
                <w:szCs w:val="18"/>
              </w:rPr>
            </w:pPr>
            <w:r w:rsidRPr="00447FE3">
              <w:rPr>
                <w:rFonts w:asciiTheme="minorHAnsi" w:hAnsiTheme="minorHAnsi"/>
                <w:b/>
                <w:sz w:val="20"/>
                <w:szCs w:val="18"/>
              </w:rPr>
              <w:t>C. Attic Vent Free Area</w:t>
            </w:r>
          </w:p>
          <w:p w14:paraId="706B66C9" w14:textId="7DBBACBA" w:rsidR="00447FE3" w:rsidRPr="00447FE3" w:rsidRDefault="00447FE3" w:rsidP="008A4463">
            <w:pPr>
              <w:spacing w:after="0" w:line="240" w:lineRule="auto"/>
              <w:rPr>
                <w:rFonts w:asciiTheme="minorHAnsi" w:hAnsiTheme="minorHAnsi"/>
                <w:sz w:val="18"/>
                <w:szCs w:val="18"/>
              </w:rPr>
            </w:pPr>
            <w:r w:rsidRPr="00447FE3">
              <w:rPr>
                <w:rFonts w:asciiTheme="minorHAnsi" w:hAnsiTheme="minorHAnsi"/>
                <w:sz w:val="18"/>
                <w:szCs w:val="18"/>
              </w:rPr>
              <w:t>&lt;&lt;</w:t>
            </w:r>
            <w:r>
              <w:rPr>
                <w:rFonts w:asciiTheme="minorHAnsi" w:hAnsiTheme="minorHAnsi"/>
                <w:sz w:val="18"/>
                <w:szCs w:val="18"/>
              </w:rPr>
              <w:t>if any fans in A06 = Attic, show table; else display this section does not apply message</w:t>
            </w:r>
            <w:r w:rsidR="00E46381">
              <w:rPr>
                <w:rFonts w:asciiTheme="minorHAnsi" w:hAnsiTheme="minorHAnsi"/>
                <w:sz w:val="18"/>
                <w:szCs w:val="18"/>
              </w:rPr>
              <w:t>&gt;&gt;</w:t>
            </w:r>
          </w:p>
        </w:tc>
      </w:tr>
      <w:tr w:rsidR="00447FE3" w14:paraId="7F4BA492" w14:textId="77777777" w:rsidTr="00447FE3">
        <w:tc>
          <w:tcPr>
            <w:tcW w:w="738" w:type="dxa"/>
            <w:vAlign w:val="center"/>
          </w:tcPr>
          <w:p w14:paraId="0482A8EE" w14:textId="5A2FE910"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01</w:t>
            </w:r>
          </w:p>
        </w:tc>
        <w:tc>
          <w:tcPr>
            <w:tcW w:w="4590" w:type="dxa"/>
            <w:vAlign w:val="center"/>
          </w:tcPr>
          <w:p w14:paraId="23976304" w14:textId="3F31B815" w:rsidR="00447FE3" w:rsidRDefault="00447FE3" w:rsidP="00447FE3">
            <w:pPr>
              <w:spacing w:after="0" w:line="240" w:lineRule="auto"/>
              <w:rPr>
                <w:rFonts w:asciiTheme="minorHAnsi" w:hAnsiTheme="minorHAnsi"/>
                <w:sz w:val="20"/>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01BE5EE8" w14:textId="62CE4B0B" w:rsidR="00447FE3" w:rsidRDefault="00447FE3" w:rsidP="00AC4659">
            <w:pPr>
              <w:spacing w:after="0" w:line="240" w:lineRule="auto"/>
              <w:rPr>
                <w:rFonts w:asciiTheme="minorHAnsi" w:hAnsiTheme="minorHAnsi"/>
                <w:sz w:val="20"/>
                <w:szCs w:val="18"/>
              </w:rPr>
            </w:pPr>
            <w:r w:rsidRPr="00C77D58">
              <w:rPr>
                <w:rFonts w:asciiTheme="minorHAnsi" w:hAnsiTheme="minorHAnsi"/>
                <w:sz w:val="18"/>
                <w:szCs w:val="18"/>
              </w:rPr>
              <w:t>&lt;&lt;calculated</w:t>
            </w:r>
            <w:r>
              <w:rPr>
                <w:rFonts w:asciiTheme="minorHAnsi" w:hAnsiTheme="minorHAnsi"/>
                <w:sz w:val="18"/>
                <w:szCs w:val="18"/>
              </w:rPr>
              <w:t xml:space="preserve"> field: </w:t>
            </w:r>
            <w:proofErr w:type="spellStart"/>
            <w:r w:rsidRPr="00EB185D">
              <w:rPr>
                <w:rFonts w:asciiTheme="minorHAnsi" w:hAnsiTheme="minorHAnsi"/>
                <w:i/>
                <w:sz w:val="18"/>
                <w:szCs w:val="18"/>
              </w:rPr>
              <w:t>WHFsAllModelsRatedAirFlow</w:t>
            </w:r>
            <w:r w:rsidR="00AC4659">
              <w:rPr>
                <w:rFonts w:asciiTheme="minorHAnsi" w:hAnsiTheme="minorHAnsi"/>
                <w:i/>
                <w:sz w:val="18"/>
                <w:szCs w:val="18"/>
              </w:rPr>
              <w:t>Attic</w:t>
            </w:r>
            <w:proofErr w:type="spellEnd"/>
            <w:r w:rsidRPr="00B63DCB">
              <w:rPr>
                <w:rFonts w:asciiTheme="minorHAnsi" w:hAnsiTheme="minorHAnsi"/>
                <w:sz w:val="18"/>
                <w:szCs w:val="18"/>
              </w:rPr>
              <w:t xml:space="preserve"> </w:t>
            </w:r>
            <w:r>
              <w:rPr>
                <w:rFonts w:asciiTheme="minorHAnsi" w:hAnsiTheme="minorHAnsi"/>
                <w:sz w:val="18"/>
                <w:szCs w:val="18"/>
              </w:rPr>
              <w:t>(</w:t>
            </w:r>
            <w:r w:rsidR="007E2CAD">
              <w:rPr>
                <w:rFonts w:asciiTheme="minorHAnsi" w:hAnsiTheme="minorHAnsi"/>
                <w:sz w:val="18"/>
                <w:szCs w:val="18"/>
              </w:rPr>
              <w:t>B0</w:t>
            </w:r>
            <w:r w:rsidR="00AC4659">
              <w:rPr>
                <w:rFonts w:asciiTheme="minorHAnsi" w:hAnsiTheme="minorHAnsi"/>
                <w:sz w:val="18"/>
                <w:szCs w:val="18"/>
              </w:rPr>
              <w:t>2</w:t>
            </w:r>
            <w:r>
              <w:rPr>
                <w:rFonts w:asciiTheme="minorHAnsi" w:hAnsiTheme="minorHAnsi"/>
                <w:sz w:val="18"/>
                <w:szCs w:val="18"/>
              </w:rPr>
              <w:t>)/750&gt;&gt;</w:t>
            </w:r>
            <w:r w:rsidRPr="00C77D58">
              <w:rPr>
                <w:rFonts w:asciiTheme="minorHAnsi" w:hAnsiTheme="minorHAnsi"/>
                <w:sz w:val="18"/>
                <w:szCs w:val="18"/>
              </w:rPr>
              <w:t xml:space="preserve"> </w:t>
            </w:r>
            <w:r>
              <w:rPr>
                <w:rFonts w:asciiTheme="minorHAnsi" w:hAnsiTheme="minorHAnsi"/>
                <w:sz w:val="18"/>
                <w:szCs w:val="18"/>
              </w:rPr>
              <w:t xml:space="preserve"> </w:t>
            </w:r>
          </w:p>
        </w:tc>
      </w:tr>
      <w:tr w:rsidR="00447FE3" w14:paraId="5C66B317" w14:textId="77777777" w:rsidTr="00447FE3">
        <w:tc>
          <w:tcPr>
            <w:tcW w:w="738" w:type="dxa"/>
            <w:vAlign w:val="center"/>
          </w:tcPr>
          <w:p w14:paraId="13F58163" w14:textId="415C767C"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02</w:t>
            </w:r>
          </w:p>
        </w:tc>
        <w:tc>
          <w:tcPr>
            <w:tcW w:w="4590" w:type="dxa"/>
            <w:vAlign w:val="center"/>
          </w:tcPr>
          <w:p w14:paraId="4C715F3F" w14:textId="012964D1" w:rsidR="00447FE3" w:rsidRDefault="00447FE3" w:rsidP="00447FE3">
            <w:pPr>
              <w:spacing w:after="0" w:line="240" w:lineRule="auto"/>
              <w:rPr>
                <w:rFonts w:asciiTheme="minorHAnsi" w:hAnsiTheme="minorHAnsi"/>
                <w:sz w:val="20"/>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Pr>
                <w:rFonts w:asciiTheme="minorHAnsi" w:hAnsiTheme="minorHAnsi"/>
                <w:sz w:val="18"/>
                <w:szCs w:val="18"/>
              </w:rPr>
              <w:t>ft</w:t>
            </w:r>
            <w:r>
              <w:rPr>
                <w:rFonts w:asciiTheme="minorHAnsi" w:hAnsiTheme="minorHAnsi"/>
                <w:sz w:val="18"/>
                <w:szCs w:val="18"/>
                <w:vertAlign w:val="superscript"/>
              </w:rPr>
              <w:t>2</w:t>
            </w:r>
            <w:r>
              <w:rPr>
                <w:rFonts w:asciiTheme="minorHAnsi" w:hAnsiTheme="minorHAnsi"/>
                <w:sz w:val="18"/>
                <w:szCs w:val="18"/>
              </w:rPr>
              <w:t>)</w:t>
            </w:r>
          </w:p>
        </w:tc>
        <w:tc>
          <w:tcPr>
            <w:tcW w:w="5688" w:type="dxa"/>
            <w:vAlign w:val="center"/>
          </w:tcPr>
          <w:p w14:paraId="345FDB24" w14:textId="2C0D5881" w:rsidR="00447FE3" w:rsidRDefault="00447FE3" w:rsidP="00447FE3">
            <w:pPr>
              <w:spacing w:after="0" w:line="240" w:lineRule="auto"/>
              <w:rPr>
                <w:rFonts w:asciiTheme="minorHAnsi" w:hAnsiTheme="minorHAnsi"/>
                <w:sz w:val="20"/>
                <w:szCs w:val="18"/>
              </w:rPr>
            </w:pPr>
            <w:r w:rsidRPr="00C77D58">
              <w:rPr>
                <w:rFonts w:asciiTheme="minorHAnsi" w:hAnsiTheme="minorHAnsi"/>
                <w:sz w:val="18"/>
                <w:szCs w:val="18"/>
              </w:rPr>
              <w:t>&lt;&lt;user input</w:t>
            </w:r>
            <w:r>
              <w:rPr>
                <w:rFonts w:asciiTheme="minorHAnsi" w:hAnsiTheme="minorHAnsi"/>
                <w:sz w:val="18"/>
                <w:szCs w:val="18"/>
              </w:rPr>
              <w:t xml:space="preserve">: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bl>
    <w:p w14:paraId="2BF826EC" w14:textId="77777777" w:rsidR="00926866" w:rsidRPr="00FF77DD" w:rsidRDefault="00926866" w:rsidP="008A4463">
      <w:pPr>
        <w:spacing w:after="0" w:line="240" w:lineRule="auto"/>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98"/>
      </w:tblGrid>
      <w:tr w:rsidR="008A4463" w:rsidRPr="00305DBA" w14:paraId="46D5A690" w14:textId="77777777" w:rsidTr="008A4463">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68F" w14:textId="595D0BB0" w:rsidR="008A4463" w:rsidRPr="0060558D" w:rsidRDefault="003744C7" w:rsidP="00FF77DD">
            <w:pPr>
              <w:spacing w:after="0"/>
              <w:rPr>
                <w:rFonts w:asciiTheme="minorHAnsi" w:hAnsiTheme="minorHAnsi"/>
                <w:b/>
                <w:sz w:val="18"/>
                <w:szCs w:val="18"/>
              </w:rPr>
            </w:pPr>
            <w:r>
              <w:rPr>
                <w:rFonts w:asciiTheme="minorHAnsi" w:hAnsiTheme="minorHAnsi"/>
                <w:b/>
                <w:sz w:val="20"/>
                <w:szCs w:val="18"/>
              </w:rPr>
              <w:t>D</w:t>
            </w:r>
            <w:r w:rsidR="008A4463" w:rsidRPr="00926866">
              <w:rPr>
                <w:rFonts w:asciiTheme="minorHAnsi" w:hAnsiTheme="minorHAnsi"/>
                <w:b/>
                <w:sz w:val="20"/>
                <w:szCs w:val="18"/>
              </w:rPr>
              <w:t>. Compliance Statement</w:t>
            </w:r>
          </w:p>
        </w:tc>
      </w:tr>
      <w:tr w:rsidR="008A4463" w:rsidRPr="00305DBA" w14:paraId="46D5A692" w14:textId="77777777" w:rsidTr="008A4463">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691" w14:textId="11AFAEF3" w:rsidR="008A4463" w:rsidRPr="0060558D" w:rsidRDefault="00487F56" w:rsidP="00447FE3">
            <w:pPr>
              <w:spacing w:after="0" w:line="240" w:lineRule="auto"/>
              <w:rPr>
                <w:rFonts w:asciiTheme="minorHAnsi" w:hAnsiTheme="minorHAnsi"/>
                <w:sz w:val="18"/>
                <w:szCs w:val="18"/>
              </w:rPr>
            </w:pPr>
            <w:r>
              <w:rPr>
                <w:rFonts w:asciiTheme="minorHAnsi" w:hAnsiTheme="minorHAnsi"/>
                <w:sz w:val="18"/>
                <w:szCs w:val="18"/>
              </w:rPr>
              <w:t>&lt;&lt;calculated field: if</w:t>
            </w:r>
            <w:r w:rsidR="0020430C">
              <w:rPr>
                <w:rFonts w:asciiTheme="minorHAnsi" w:hAnsiTheme="minorHAnsi"/>
                <w:sz w:val="18"/>
                <w:szCs w:val="18"/>
              </w:rPr>
              <w:t xml:space="preserve"> </w:t>
            </w:r>
            <w:proofErr w:type="spellStart"/>
            <w:r w:rsidR="00B63DCB" w:rsidRPr="004541A0">
              <w:rPr>
                <w:rFonts w:asciiTheme="minorHAnsi" w:hAnsiTheme="minorHAnsi"/>
                <w:i/>
                <w:sz w:val="18"/>
                <w:szCs w:val="18"/>
              </w:rPr>
              <w:t>WHFsAllModelsTotalRatedAirFlow</w:t>
            </w:r>
            <w:proofErr w:type="spellEnd"/>
            <w:r w:rsidR="00B63DCB">
              <w:rPr>
                <w:rFonts w:asciiTheme="minorHAnsi" w:hAnsiTheme="minorHAnsi"/>
                <w:sz w:val="18"/>
                <w:szCs w:val="18"/>
              </w:rPr>
              <w:t xml:space="preserve"> (</w:t>
            </w:r>
            <w:r w:rsidR="0020430C">
              <w:rPr>
                <w:rFonts w:asciiTheme="minorHAnsi" w:hAnsiTheme="minorHAnsi"/>
                <w:sz w:val="18"/>
                <w:szCs w:val="18"/>
              </w:rPr>
              <w:t>B01</w:t>
            </w:r>
            <w:r w:rsidR="00B63DCB">
              <w:rPr>
                <w:rFonts w:asciiTheme="minorHAnsi" w:hAnsiTheme="minorHAnsi"/>
                <w:sz w:val="18"/>
                <w:szCs w:val="18"/>
              </w:rPr>
              <w:t>)</w:t>
            </w:r>
            <w:r w:rsidR="0020430C">
              <w:rPr>
                <w:rFonts w:asciiTheme="minorHAnsi" w:hAnsiTheme="minorHAnsi"/>
                <w:sz w:val="18"/>
                <w:szCs w:val="18"/>
              </w:rPr>
              <w:t xml:space="preserve"> ≥ </w:t>
            </w:r>
            <w:proofErr w:type="spellStart"/>
            <w:r w:rsidR="00B63DCB" w:rsidRPr="00EB185D">
              <w:rPr>
                <w:rFonts w:asciiTheme="minorHAnsi" w:hAnsiTheme="minorHAnsi"/>
                <w:i/>
                <w:sz w:val="18"/>
                <w:szCs w:val="18"/>
              </w:rPr>
              <w:t>WHFsMinimumRequiredAirflow</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20430C">
              <w:rPr>
                <w:rFonts w:asciiTheme="minorHAnsi" w:hAnsiTheme="minorHAnsi"/>
                <w:sz w:val="18"/>
                <w:szCs w:val="18"/>
              </w:rPr>
              <w:t>B05</w:t>
            </w:r>
            <w:r w:rsidR="00B63DCB">
              <w:rPr>
                <w:rFonts w:asciiTheme="minorHAnsi" w:hAnsiTheme="minorHAnsi"/>
                <w:sz w:val="18"/>
                <w:szCs w:val="18"/>
              </w:rPr>
              <w:t>)</w:t>
            </w:r>
            <w:r w:rsidR="0020430C">
              <w:rPr>
                <w:rFonts w:asciiTheme="minorHAnsi" w:hAnsiTheme="minorHAnsi"/>
                <w:sz w:val="18"/>
                <w:szCs w:val="18"/>
              </w:rPr>
              <w:t xml:space="preserve">, and if </w:t>
            </w:r>
            <w:r w:rsidR="00E46381">
              <w:rPr>
                <w:rFonts w:asciiTheme="minorHAnsi" w:hAnsiTheme="minorHAnsi"/>
                <w:sz w:val="18"/>
                <w:szCs w:val="18"/>
              </w:rPr>
              <w:t xml:space="preserve">Section C applies and </w:t>
            </w:r>
            <w:proofErr w:type="spellStart"/>
            <w:r w:rsidR="00B63DCB" w:rsidRPr="00447FE3">
              <w:rPr>
                <w:rFonts w:asciiTheme="minorHAnsi" w:hAnsiTheme="minorHAnsi"/>
                <w:i/>
                <w:sz w:val="18"/>
                <w:szCs w:val="18"/>
              </w:rPr>
              <w:t>AtticVentFreeAreaInstalled</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447FE3">
              <w:rPr>
                <w:rFonts w:asciiTheme="minorHAnsi" w:hAnsiTheme="minorHAnsi"/>
                <w:sz w:val="18"/>
                <w:szCs w:val="18"/>
              </w:rPr>
              <w:t>C02</w:t>
            </w:r>
            <w:r w:rsidR="00B63DCB">
              <w:rPr>
                <w:rFonts w:asciiTheme="minorHAnsi" w:hAnsiTheme="minorHAnsi"/>
                <w:sz w:val="18"/>
                <w:szCs w:val="18"/>
              </w:rPr>
              <w:t>)</w:t>
            </w:r>
            <w:r w:rsidR="0020430C">
              <w:rPr>
                <w:rFonts w:asciiTheme="minorHAnsi" w:hAnsiTheme="minorHAnsi"/>
                <w:sz w:val="18"/>
                <w:szCs w:val="18"/>
              </w:rPr>
              <w:t xml:space="preserve"> ≥ </w:t>
            </w:r>
            <w:proofErr w:type="spellStart"/>
            <w:r w:rsidR="00B63DCB" w:rsidRPr="00EB185D">
              <w:rPr>
                <w:rFonts w:asciiTheme="minorHAnsi" w:hAnsiTheme="minorHAnsi"/>
                <w:i/>
                <w:sz w:val="18"/>
                <w:szCs w:val="18"/>
              </w:rPr>
              <w:t>AtticVentFreeAreaRequired</w:t>
            </w:r>
            <w:proofErr w:type="spellEnd"/>
            <w:r w:rsidR="00B63DCB" w:rsidRPr="00B63DCB">
              <w:rPr>
                <w:rFonts w:asciiTheme="minorHAnsi" w:hAnsiTheme="minorHAnsi"/>
                <w:sz w:val="18"/>
                <w:szCs w:val="18"/>
              </w:rPr>
              <w:t xml:space="preserve"> </w:t>
            </w:r>
            <w:r w:rsidR="00B63DCB">
              <w:rPr>
                <w:rFonts w:asciiTheme="minorHAnsi" w:hAnsiTheme="minorHAnsi"/>
                <w:sz w:val="18"/>
                <w:szCs w:val="18"/>
              </w:rPr>
              <w:t>(</w:t>
            </w:r>
            <w:r w:rsidR="00447FE3">
              <w:rPr>
                <w:rFonts w:asciiTheme="minorHAnsi" w:hAnsiTheme="minorHAnsi"/>
                <w:sz w:val="18"/>
                <w:szCs w:val="18"/>
              </w:rPr>
              <w:t>C01</w:t>
            </w:r>
            <w:r w:rsidR="00B63DCB">
              <w:rPr>
                <w:rFonts w:asciiTheme="minorHAnsi" w:hAnsiTheme="minorHAnsi"/>
                <w:sz w:val="18"/>
                <w:szCs w:val="18"/>
              </w:rPr>
              <w:t>)</w:t>
            </w:r>
            <w:r w:rsidR="0020430C">
              <w:rPr>
                <w:rFonts w:asciiTheme="minorHAnsi" w:hAnsiTheme="minorHAnsi"/>
                <w:sz w:val="18"/>
                <w:szCs w:val="18"/>
              </w:rPr>
              <w:t xml:space="preserve">, then display result: </w:t>
            </w:r>
            <w:r w:rsidR="007E2299">
              <w:rPr>
                <w:rFonts w:asciiTheme="minorHAnsi" w:hAnsiTheme="minorHAnsi"/>
                <w:sz w:val="18"/>
                <w:szCs w:val="18"/>
              </w:rPr>
              <w:t xml:space="preserve">pass - </w:t>
            </w:r>
            <w:r w:rsidR="0020430C">
              <w:rPr>
                <w:rFonts w:asciiTheme="minorHAnsi" w:hAnsiTheme="minorHAnsi"/>
                <w:sz w:val="18"/>
                <w:szCs w:val="18"/>
              </w:rPr>
              <w:t xml:space="preserve">dwelling complies with the prescriptive WHF requirement; else display result: </w:t>
            </w:r>
            <w:r w:rsidR="007E2299">
              <w:rPr>
                <w:rFonts w:asciiTheme="minorHAnsi" w:hAnsiTheme="minorHAnsi"/>
                <w:sz w:val="18"/>
                <w:szCs w:val="18"/>
              </w:rPr>
              <w:t xml:space="preserve">fail - </w:t>
            </w:r>
            <w:r w:rsidR="0020430C">
              <w:rPr>
                <w:rFonts w:asciiTheme="minorHAnsi" w:hAnsiTheme="minorHAnsi"/>
                <w:sz w:val="18"/>
                <w:szCs w:val="18"/>
              </w:rPr>
              <w:t>dwelling does not comply with the prescriptive WHF requirement&gt;&gt;</w:t>
            </w:r>
          </w:p>
        </w:tc>
      </w:tr>
    </w:tbl>
    <w:p w14:paraId="46D5A693" w14:textId="21B574BA" w:rsidR="008A4463" w:rsidRDefault="008A4463" w:rsidP="008A4463">
      <w:pPr>
        <w:spacing w:after="0" w:line="240" w:lineRule="auto"/>
        <w:rPr>
          <w:rFonts w:asciiTheme="minorHAnsi" w:hAnsiTheme="minorHAnsi"/>
          <w:sz w:val="20"/>
          <w:szCs w:val="20"/>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408"/>
      </w:tblGrid>
      <w:tr w:rsidR="009A68BB" w:rsidRPr="00E94E5A" w14:paraId="46976DBC" w14:textId="77777777" w:rsidTr="00685AC7">
        <w:trPr>
          <w:trHeight w:val="158"/>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7A771CC3" w14:textId="1BD7546E" w:rsidR="009A68BB" w:rsidRPr="00E94E5A" w:rsidRDefault="003744C7" w:rsidP="00685AC7">
            <w:pPr>
              <w:spacing w:after="0"/>
              <w:rPr>
                <w:rFonts w:asciiTheme="minorHAnsi" w:hAnsiTheme="minorHAnsi"/>
                <w:b/>
                <w:sz w:val="18"/>
                <w:szCs w:val="18"/>
              </w:rPr>
            </w:pPr>
            <w:r>
              <w:rPr>
                <w:rFonts w:asciiTheme="minorHAnsi" w:hAnsiTheme="minorHAnsi"/>
                <w:b/>
                <w:sz w:val="20"/>
                <w:szCs w:val="18"/>
              </w:rPr>
              <w:t>E</w:t>
            </w:r>
            <w:r w:rsidR="009A68BB" w:rsidRPr="00FF77DD">
              <w:rPr>
                <w:rFonts w:asciiTheme="minorHAnsi" w:hAnsiTheme="minorHAnsi"/>
                <w:b/>
                <w:sz w:val="20"/>
                <w:szCs w:val="18"/>
              </w:rPr>
              <w:t>. Additional Requirements</w:t>
            </w:r>
          </w:p>
        </w:tc>
      </w:tr>
      <w:tr w:rsidR="009A68BB" w:rsidRPr="00C73FEB" w14:paraId="36FE8E3A" w14:textId="77777777" w:rsidTr="00685AC7">
        <w:trPr>
          <w:trHeight w:val="158"/>
        </w:trPr>
        <w:tc>
          <w:tcPr>
            <w:tcW w:w="590" w:type="dxa"/>
            <w:vAlign w:val="center"/>
          </w:tcPr>
          <w:p w14:paraId="3A5999BE" w14:textId="77777777" w:rsidR="009A68BB" w:rsidRPr="009577D0" w:rsidRDefault="009A68BB" w:rsidP="00685AC7">
            <w:pPr>
              <w:spacing w:after="0" w:line="240" w:lineRule="auto"/>
              <w:jc w:val="center"/>
              <w:rPr>
                <w:rFonts w:asciiTheme="minorHAnsi" w:hAnsiTheme="minorHAnsi"/>
                <w:sz w:val="18"/>
                <w:szCs w:val="18"/>
              </w:rPr>
            </w:pPr>
            <w:r>
              <w:rPr>
                <w:rFonts w:asciiTheme="minorHAnsi" w:hAnsiTheme="minorHAnsi"/>
                <w:sz w:val="18"/>
                <w:szCs w:val="18"/>
              </w:rPr>
              <w:t>01</w:t>
            </w:r>
          </w:p>
        </w:tc>
        <w:tc>
          <w:tcPr>
            <w:tcW w:w="10408" w:type="dxa"/>
            <w:vAlign w:val="center"/>
          </w:tcPr>
          <w:p w14:paraId="1A6BDCB3" w14:textId="23ECA323" w:rsidR="009A68BB" w:rsidRPr="00C73FEB" w:rsidRDefault="009A68BB" w:rsidP="00685AC7">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del w:id="50" w:author="Wichert, RJ@Energy" w:date="2021-12-05T20:49:00Z">
              <w:r w:rsidRPr="00C73FEB" w:rsidDel="00B8572F">
                <w:rPr>
                  <w:rFonts w:asciiTheme="minorHAnsi" w:hAnsiTheme="minorHAnsi"/>
                  <w:sz w:val="18"/>
                  <w:szCs w:val="18"/>
                </w:rPr>
                <w:delText>o</w:delText>
              </w:r>
            </w:del>
            <w:ins w:id="51" w:author="Wichert, RJ@Energy" w:date="2021-12-05T20:49:00Z">
              <w:r w:rsidR="00B8572F">
                <w:rPr>
                  <w:rFonts w:asciiTheme="minorHAnsi" w:hAnsiTheme="minorHAnsi"/>
                  <w:sz w:val="18"/>
                  <w:szCs w:val="18"/>
                </w:rPr>
                <w:t>i</w:t>
              </w:r>
            </w:ins>
            <w:r w:rsidRPr="00C73FEB">
              <w:rPr>
                <w:rFonts w:asciiTheme="minorHAnsi" w:hAnsiTheme="minorHAnsi"/>
                <w:sz w:val="18"/>
                <w:szCs w:val="18"/>
              </w:rPr>
              <w:t xml:space="preserve">n the </w:t>
            </w:r>
            <w:ins w:id="52" w:author="Alhabibi, Haider@Energy" w:date="2021-11-28T23:10:00Z">
              <w:r w:rsidR="00466AA0" w:rsidRPr="009F43BC">
                <w:rPr>
                  <w:rFonts w:asciiTheme="minorHAnsi" w:hAnsiTheme="minorHAnsi"/>
                  <w:sz w:val="18"/>
                  <w:szCs w:val="18"/>
                </w:rPr>
                <w:t>Home Ventilating Institute</w:t>
              </w:r>
            </w:ins>
            <w:ins w:id="53" w:author="Wichert, RJ@Energy" w:date="2021-12-05T20:49:00Z">
              <w:r w:rsidR="00B8572F">
                <w:rPr>
                  <w:rFonts w:asciiTheme="minorHAnsi" w:hAnsiTheme="minorHAnsi"/>
                  <w:sz w:val="18"/>
                  <w:szCs w:val="18"/>
                </w:rPr>
                <w:t xml:space="preserve"> (HVI)</w:t>
              </w:r>
            </w:ins>
            <w:ins w:id="54" w:author="Alhabibi, Haider@Energy" w:date="2021-11-28T23:10:00Z">
              <w:r w:rsidR="00466AA0" w:rsidRPr="009F43BC">
                <w:rPr>
                  <w:rFonts w:asciiTheme="minorHAnsi" w:hAnsiTheme="minorHAnsi"/>
                  <w:sz w:val="18"/>
                  <w:szCs w:val="18"/>
                </w:rPr>
                <w:t xml:space="preserve"> Certified Products Directory</w:t>
              </w:r>
              <w:del w:id="55" w:author="Wichert, RJ@Energy" w:date="2021-12-05T20:50:00Z">
                <w:r w:rsidR="00466AA0" w:rsidRPr="009F43BC" w:rsidDel="00C95AFA">
                  <w:rPr>
                    <w:rFonts w:asciiTheme="minorHAnsi" w:hAnsiTheme="minorHAnsi"/>
                    <w:sz w:val="18"/>
                    <w:szCs w:val="18"/>
                  </w:rPr>
                  <w:delText xml:space="preserve"> </w:delText>
                </w:r>
              </w:del>
            </w:ins>
            <w:del w:id="56" w:author="Alhabibi, Haider@Energy" w:date="2021-12-01T10:30:00Z">
              <w:r w:rsidRPr="00C31FEF" w:rsidDel="00866CB1">
                <w:rPr>
                  <w:rFonts w:asciiTheme="minorHAnsi" w:hAnsiTheme="minorHAnsi"/>
                  <w:sz w:val="18"/>
                  <w:szCs w:val="18"/>
                </w:rPr>
                <w:delText>CEC</w:delText>
              </w:r>
              <w:r w:rsidDel="00866CB1">
                <w:rPr>
                  <w:rFonts w:asciiTheme="minorHAnsi" w:hAnsiTheme="minorHAnsi"/>
                  <w:sz w:val="18"/>
                  <w:szCs w:val="18"/>
                </w:rPr>
                <w:delText xml:space="preserve">’s </w:delText>
              </w:r>
              <w:r w:rsidDel="00866CB1">
                <w:rPr>
                  <w:rFonts w:asciiTheme="minorHAnsi" w:hAnsiTheme="minorHAnsi"/>
                  <w:sz w:val="18"/>
                </w:rPr>
                <w:delText>Modernized Appliance Efficiency Database</w:delText>
              </w:r>
            </w:del>
            <w:del w:id="57" w:author="Wichert, RJ@Energy" w:date="2021-12-05T20:50:00Z">
              <w:r w:rsidRPr="00C73FEB" w:rsidDel="00C95AFA">
                <w:rPr>
                  <w:rFonts w:asciiTheme="minorHAnsi" w:hAnsiTheme="minorHAnsi"/>
                  <w:sz w:val="18"/>
                  <w:szCs w:val="18"/>
                </w:rPr>
                <w:delText xml:space="preserve"> as an approved model</w:delText>
              </w:r>
            </w:del>
            <w:r w:rsidRPr="00C73FEB">
              <w:rPr>
                <w:rFonts w:asciiTheme="minorHAnsi" w:hAnsiTheme="minorHAnsi"/>
                <w:sz w:val="18"/>
                <w:szCs w:val="18"/>
              </w:rPr>
              <w:t>.</w:t>
            </w:r>
            <w:ins w:id="58" w:author="Wichert, RJ@Energy" w:date="2021-12-05T20:50:00Z">
              <w:r w:rsidR="00C95AFA">
                <w:rPr>
                  <w:rFonts w:asciiTheme="minorHAnsi" w:hAnsiTheme="minorHAnsi"/>
                  <w:sz w:val="18"/>
                  <w:szCs w:val="18"/>
                </w:rPr>
                <w:t xml:space="preserve"> WHF Model Rated Airflow shall be based on </w:t>
              </w:r>
              <w:r w:rsidR="00120F9D">
                <w:rPr>
                  <w:rFonts w:asciiTheme="minorHAnsi" w:hAnsiTheme="minorHAnsi"/>
                  <w:sz w:val="18"/>
                  <w:szCs w:val="18"/>
                </w:rPr>
                <w:t xml:space="preserve">the </w:t>
              </w:r>
              <w:r w:rsidR="00C95AFA">
                <w:rPr>
                  <w:rFonts w:asciiTheme="minorHAnsi" w:hAnsiTheme="minorHAnsi"/>
                  <w:sz w:val="18"/>
                  <w:szCs w:val="18"/>
                </w:rPr>
                <w:t>value listed in HVI Directory.</w:t>
              </w:r>
            </w:ins>
          </w:p>
        </w:tc>
      </w:tr>
      <w:tr w:rsidR="009A68BB" w:rsidRPr="00F85ED7" w14:paraId="63392B24" w14:textId="77777777" w:rsidTr="00685AC7">
        <w:trPr>
          <w:trHeight w:val="158"/>
        </w:trPr>
        <w:tc>
          <w:tcPr>
            <w:tcW w:w="590" w:type="dxa"/>
            <w:vAlign w:val="center"/>
          </w:tcPr>
          <w:p w14:paraId="5EA320AF" w14:textId="77777777" w:rsidR="009A68BB" w:rsidRPr="009577D0" w:rsidRDefault="009A68BB" w:rsidP="00685AC7">
            <w:pPr>
              <w:spacing w:after="0" w:line="240" w:lineRule="auto"/>
              <w:jc w:val="center"/>
              <w:rPr>
                <w:rFonts w:asciiTheme="minorHAnsi" w:hAnsiTheme="minorHAnsi"/>
                <w:sz w:val="18"/>
                <w:szCs w:val="18"/>
              </w:rPr>
            </w:pPr>
            <w:r>
              <w:rPr>
                <w:rFonts w:asciiTheme="minorHAnsi" w:hAnsiTheme="minorHAnsi"/>
                <w:sz w:val="18"/>
                <w:szCs w:val="18"/>
              </w:rPr>
              <w:t>02</w:t>
            </w:r>
          </w:p>
        </w:tc>
        <w:tc>
          <w:tcPr>
            <w:tcW w:w="10408" w:type="dxa"/>
            <w:vAlign w:val="center"/>
          </w:tcPr>
          <w:p w14:paraId="3329BCB5" w14:textId="77777777" w:rsidR="009A68BB" w:rsidRPr="00F85ED7" w:rsidRDefault="009A68BB" w:rsidP="00685AC7">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9A68BB" w:rsidRPr="00C73FEB" w14:paraId="5B7D65D0" w14:textId="77777777" w:rsidTr="00685AC7">
        <w:trPr>
          <w:trHeight w:val="158"/>
        </w:trPr>
        <w:tc>
          <w:tcPr>
            <w:tcW w:w="10998" w:type="dxa"/>
            <w:gridSpan w:val="2"/>
            <w:vAlign w:val="center"/>
          </w:tcPr>
          <w:p w14:paraId="2338F78B" w14:textId="77777777" w:rsidR="009A68BB" w:rsidRPr="00C73FEB" w:rsidRDefault="009A68BB" w:rsidP="00685AC7">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bl>
    <w:p w14:paraId="494BD04C" w14:textId="11113433" w:rsidR="009A68BB" w:rsidRDefault="009A68BB" w:rsidP="008A4463">
      <w:pPr>
        <w:spacing w:after="0" w:line="240" w:lineRule="auto"/>
        <w:rPr>
          <w:rFonts w:asciiTheme="minorHAnsi" w:hAnsiTheme="minorHAnsi"/>
          <w:sz w:val="20"/>
          <w:szCs w:val="20"/>
        </w:rPr>
      </w:pPr>
    </w:p>
    <w:p w14:paraId="5C0C3136" w14:textId="77777777" w:rsidR="00447FE3" w:rsidRPr="00FF77DD" w:rsidRDefault="00447FE3" w:rsidP="008A4463">
      <w:pPr>
        <w:spacing w:after="0" w:line="240" w:lineRule="auto"/>
        <w:rPr>
          <w:rFonts w:asciiTheme="minorHAnsi" w:hAnsiTheme="minorHAnsi"/>
          <w:sz w:val="20"/>
          <w:szCs w:val="20"/>
        </w:rPr>
      </w:pPr>
    </w:p>
    <w:sectPr w:rsidR="00447FE3" w:rsidRPr="00FF77DD"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12DD9" w14:textId="77777777" w:rsidR="005D1615" w:rsidRDefault="005D1615" w:rsidP="00C25A5C">
      <w:pPr>
        <w:spacing w:after="0" w:line="240" w:lineRule="auto"/>
      </w:pPr>
      <w:r>
        <w:separator/>
      </w:r>
    </w:p>
  </w:endnote>
  <w:endnote w:type="continuationSeparator" w:id="0">
    <w:p w14:paraId="24AB5560" w14:textId="77777777" w:rsidR="005D1615" w:rsidRDefault="005D1615" w:rsidP="00C25A5C">
      <w:pPr>
        <w:spacing w:after="0" w:line="240" w:lineRule="auto"/>
      </w:pPr>
      <w:r>
        <w:continuationSeparator/>
      </w:r>
    </w:p>
  </w:endnote>
  <w:endnote w:type="continuationNotice" w:id="1">
    <w:p w14:paraId="2C6ACA25" w14:textId="77777777" w:rsidR="005D1615" w:rsidRDefault="005D16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E5EC6" w14:textId="77777777" w:rsidR="00DB7FBD" w:rsidRDefault="00DB7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5B56A3" w:rsidRPr="007304C6" w:rsidRDefault="005B56A3"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260142D2" w:rsidR="005B56A3" w:rsidRPr="007304C6" w:rsidRDefault="005B56A3" w:rsidP="007304C6">
    <w:pPr>
      <w:pStyle w:val="Footer"/>
      <w:pBdr>
        <w:top w:val="single" w:sz="4" w:space="1" w:color="auto"/>
      </w:pBdr>
      <w:tabs>
        <w:tab w:val="clear" w:pos="9360"/>
        <w:tab w:val="right" w:pos="10800"/>
      </w:tabs>
      <w:spacing w:after="0"/>
      <w:rPr>
        <w:sz w:val="18"/>
        <w:szCs w:val="18"/>
      </w:rPr>
    </w:pPr>
    <w:r w:rsidRPr="007304C6">
      <w:rPr>
        <w:sz w:val="18"/>
        <w:szCs w:val="18"/>
      </w:rPr>
      <w:t>CA Building Energy Efficiency Standards - 20</w:t>
    </w:r>
    <w:ins w:id="25" w:author="Haider" w:date="2021-08-23T17:22:00Z">
      <w:r w:rsidR="000C33A1">
        <w:rPr>
          <w:sz w:val="18"/>
          <w:szCs w:val="18"/>
        </w:rPr>
        <w:t>22</w:t>
      </w:r>
    </w:ins>
    <w:del w:id="26" w:author="Haider" w:date="2021-08-23T17:22:00Z">
      <w:r w:rsidRPr="007304C6" w:rsidDel="000C33A1">
        <w:rPr>
          <w:sz w:val="18"/>
          <w:szCs w:val="18"/>
        </w:rPr>
        <w:delText>1</w:delText>
      </w:r>
      <w:r w:rsidDel="000C33A1">
        <w:rPr>
          <w:sz w:val="18"/>
          <w:szCs w:val="18"/>
        </w:rPr>
        <w:delText>9</w:delText>
      </w:r>
    </w:del>
    <w:r w:rsidRPr="007304C6">
      <w:rPr>
        <w:sz w:val="18"/>
        <w:szCs w:val="18"/>
      </w:rPr>
      <w:t xml:space="preserve"> Resi</w:t>
    </w:r>
    <w:r>
      <w:rPr>
        <w:sz w:val="18"/>
        <w:szCs w:val="18"/>
      </w:rPr>
      <w:t>dential Compliance</w:t>
    </w:r>
    <w:r>
      <w:rPr>
        <w:sz w:val="18"/>
        <w:szCs w:val="18"/>
      </w:rPr>
      <w:tab/>
      <w:t>January 20</w:t>
    </w:r>
    <w:ins w:id="27" w:author="Haider" w:date="2021-08-23T17:21:00Z">
      <w:r w:rsidR="001369BE">
        <w:rPr>
          <w:sz w:val="18"/>
          <w:szCs w:val="18"/>
        </w:rPr>
        <w:t>22</w:t>
      </w:r>
    </w:ins>
    <w:del w:id="28" w:author="Haider" w:date="2021-08-23T17:21:00Z">
      <w:r w:rsidDel="001369BE">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5B56A3" w:rsidRPr="009577D0" w:rsidRDefault="005B56A3"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5B56A3" w:rsidRPr="009577D0" w:rsidRDefault="005B56A3"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6938F4B2" w:rsidR="005B56A3" w:rsidRPr="00685AC7" w:rsidRDefault="005B56A3">
    <w:pPr>
      <w:pStyle w:val="Footer"/>
      <w:pBdr>
        <w:top w:val="single" w:sz="4" w:space="1" w:color="auto"/>
      </w:pBdr>
      <w:tabs>
        <w:tab w:val="clear" w:pos="9360"/>
        <w:tab w:val="right" w:pos="10800"/>
      </w:tabs>
      <w:spacing w:after="0"/>
      <w:jc w:val="both"/>
      <w:rPr>
        <w:rFonts w:asciiTheme="minorHAnsi" w:hAnsiTheme="minorHAnsi"/>
        <w:sz w:val="20"/>
      </w:rPr>
    </w:pPr>
    <w:r w:rsidRPr="00685AC7">
      <w:rPr>
        <w:rFonts w:asciiTheme="minorHAnsi" w:hAnsiTheme="minorHAnsi"/>
        <w:sz w:val="20"/>
      </w:rPr>
      <w:t>CA Building Energy Efficiency Standards - 20</w:t>
    </w:r>
    <w:ins w:id="46" w:author="Haider" w:date="2021-08-23T17:22:00Z">
      <w:r w:rsidR="000C33A1">
        <w:rPr>
          <w:rFonts w:asciiTheme="minorHAnsi" w:hAnsiTheme="minorHAnsi"/>
          <w:sz w:val="20"/>
        </w:rPr>
        <w:t>22</w:t>
      </w:r>
    </w:ins>
    <w:del w:id="47" w:author="Haider" w:date="2021-08-23T17:22:00Z">
      <w:r w:rsidRPr="00685AC7" w:rsidDel="000C33A1">
        <w:rPr>
          <w:rFonts w:asciiTheme="minorHAnsi" w:hAnsiTheme="minorHAnsi"/>
          <w:sz w:val="20"/>
        </w:rPr>
        <w:delText>19</w:delText>
      </w:r>
    </w:del>
    <w:r w:rsidRPr="00685AC7">
      <w:rPr>
        <w:rFonts w:asciiTheme="minorHAnsi" w:hAnsiTheme="minorHAnsi"/>
        <w:sz w:val="20"/>
      </w:rPr>
      <w:t xml:space="preserve"> Residential Compliance</w:t>
    </w:r>
    <w:r w:rsidRPr="00685AC7">
      <w:rPr>
        <w:rFonts w:asciiTheme="minorHAnsi" w:hAnsiTheme="minorHAnsi"/>
        <w:sz w:val="20"/>
      </w:rPr>
      <w:tab/>
    </w:r>
    <w:r w:rsidRPr="0083314B">
      <w:rPr>
        <w:rFonts w:asciiTheme="minorHAnsi" w:hAnsiTheme="minorHAnsi"/>
        <w:sz w:val="20"/>
      </w:rPr>
      <w:t>January</w:t>
    </w:r>
    <w:r w:rsidRPr="00685AC7">
      <w:rPr>
        <w:rFonts w:asciiTheme="minorHAnsi" w:hAnsiTheme="minorHAnsi"/>
        <w:sz w:val="20"/>
      </w:rPr>
      <w:t xml:space="preserve"> 20</w:t>
    </w:r>
    <w:ins w:id="48" w:author="Haider" w:date="2021-08-23T17:22:00Z">
      <w:r w:rsidR="000C33A1">
        <w:rPr>
          <w:rFonts w:asciiTheme="minorHAnsi" w:hAnsiTheme="minorHAnsi"/>
          <w:sz w:val="20"/>
        </w:rPr>
        <w:t>22</w:t>
      </w:r>
    </w:ins>
    <w:del w:id="49" w:author="Haider" w:date="2021-08-23T17:22:00Z">
      <w:r w:rsidDel="000C33A1">
        <w:rPr>
          <w:rFonts w:asciiTheme="minorHAnsi" w:hAnsiTheme="minorHAnsi"/>
          <w:sz w:val="2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08381E3A" w:rsidR="005B56A3" w:rsidRPr="008C6E49" w:rsidRDefault="005B56A3" w:rsidP="00EB185D">
    <w:pPr>
      <w:pStyle w:val="Footer"/>
      <w:pBdr>
        <w:top w:val="single" w:sz="4" w:space="1" w:color="auto"/>
      </w:pBdr>
      <w:tabs>
        <w:tab w:val="clear" w:pos="9360"/>
        <w:tab w:val="right" w:pos="10800"/>
      </w:tabs>
      <w:spacing w:after="0"/>
      <w:jc w:val="both"/>
      <w:rPr>
        <w:sz w:val="18"/>
        <w:szCs w:val="18"/>
      </w:rPr>
    </w:pPr>
    <w:r w:rsidRPr="008C6E49">
      <w:rPr>
        <w:sz w:val="18"/>
        <w:szCs w:val="18"/>
      </w:rPr>
      <w:t>CA Building Energy Efficiency Standards - 201</w:t>
    </w:r>
    <w:r>
      <w:rPr>
        <w:sz w:val="18"/>
        <w:szCs w:val="18"/>
      </w:rPr>
      <w:t>9</w:t>
    </w:r>
    <w:r w:rsidRPr="008C6E49">
      <w:rPr>
        <w:sz w:val="18"/>
        <w:szCs w:val="18"/>
      </w:rPr>
      <w:t xml:space="preserve"> Residential Compliance</w:t>
    </w:r>
    <w:r w:rsidRPr="008C6E49">
      <w:rPr>
        <w:sz w:val="18"/>
        <w:szCs w:val="18"/>
      </w:rPr>
      <w:tab/>
    </w:r>
    <w:r>
      <w:rPr>
        <w:sz w:val="18"/>
        <w:szCs w:val="18"/>
      </w:rPr>
      <w:t>January 2020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04186FC4" w:rsidR="005B56A3" w:rsidRPr="00685AC7" w:rsidRDefault="005B56A3" w:rsidP="00644136">
    <w:pPr>
      <w:pStyle w:val="Footer"/>
      <w:pBdr>
        <w:top w:val="single" w:sz="4" w:space="1" w:color="auto"/>
      </w:pBdr>
      <w:tabs>
        <w:tab w:val="clear" w:pos="9360"/>
        <w:tab w:val="right" w:pos="10800"/>
      </w:tabs>
      <w:spacing w:after="0"/>
      <w:rPr>
        <w:rFonts w:asciiTheme="minorHAnsi" w:hAnsiTheme="minorHAnsi"/>
        <w:sz w:val="20"/>
      </w:rPr>
    </w:pPr>
    <w:r w:rsidRPr="00685AC7">
      <w:rPr>
        <w:rFonts w:asciiTheme="minorHAnsi" w:hAnsiTheme="minorHAnsi"/>
        <w:sz w:val="20"/>
      </w:rPr>
      <w:t>CA Building Energy Efficiency Standards - 20</w:t>
    </w:r>
    <w:ins w:id="59" w:author="Haider" w:date="2021-08-23T17:22:00Z">
      <w:r w:rsidR="00F3040E">
        <w:rPr>
          <w:rFonts w:asciiTheme="minorHAnsi" w:hAnsiTheme="minorHAnsi"/>
          <w:sz w:val="20"/>
        </w:rPr>
        <w:t>22</w:t>
      </w:r>
    </w:ins>
    <w:del w:id="60" w:author="Haider" w:date="2021-08-23T17:22:00Z">
      <w:r w:rsidRPr="00685AC7" w:rsidDel="00F3040E">
        <w:rPr>
          <w:rFonts w:asciiTheme="minorHAnsi" w:hAnsiTheme="minorHAnsi"/>
          <w:sz w:val="20"/>
        </w:rPr>
        <w:delText>19</w:delText>
      </w:r>
    </w:del>
    <w:r w:rsidRPr="00685AC7">
      <w:rPr>
        <w:rFonts w:asciiTheme="minorHAnsi" w:hAnsiTheme="minorHAnsi"/>
        <w:sz w:val="20"/>
      </w:rPr>
      <w:t xml:space="preserve"> Residential Compliance</w:t>
    </w:r>
    <w:r w:rsidRPr="00685AC7">
      <w:rPr>
        <w:rFonts w:asciiTheme="minorHAnsi" w:hAnsiTheme="minorHAnsi"/>
        <w:sz w:val="20"/>
      </w:rPr>
      <w:tab/>
    </w:r>
    <w:r w:rsidRPr="0083314B">
      <w:rPr>
        <w:rFonts w:asciiTheme="minorHAnsi" w:hAnsiTheme="minorHAnsi"/>
        <w:sz w:val="20"/>
      </w:rPr>
      <w:t>January</w:t>
    </w:r>
    <w:r w:rsidRPr="00685AC7">
      <w:rPr>
        <w:rFonts w:asciiTheme="minorHAnsi" w:hAnsiTheme="minorHAnsi"/>
        <w:sz w:val="20"/>
      </w:rPr>
      <w:t xml:space="preserve"> 20</w:t>
    </w:r>
    <w:ins w:id="61" w:author="Haider" w:date="2021-08-23T17:22:00Z">
      <w:r w:rsidR="00F3040E">
        <w:rPr>
          <w:rFonts w:asciiTheme="minorHAnsi" w:hAnsiTheme="minorHAnsi"/>
          <w:sz w:val="20"/>
        </w:rPr>
        <w:t>22</w:t>
      </w:r>
    </w:ins>
    <w:del w:id="62" w:author="Haider" w:date="2021-08-23T17:22:00Z">
      <w:r w:rsidDel="00F3040E">
        <w:rPr>
          <w:rFonts w:asciiTheme="minorHAnsi" w:hAnsiTheme="minorHAnsi"/>
          <w:sz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FAF7" w14:textId="77777777" w:rsidR="005D1615" w:rsidRDefault="005D1615" w:rsidP="00C25A5C">
      <w:pPr>
        <w:spacing w:after="0" w:line="240" w:lineRule="auto"/>
      </w:pPr>
      <w:r>
        <w:separator/>
      </w:r>
    </w:p>
  </w:footnote>
  <w:footnote w:type="continuationSeparator" w:id="0">
    <w:p w14:paraId="7B75AB45" w14:textId="77777777" w:rsidR="005D1615" w:rsidRDefault="005D1615" w:rsidP="00C25A5C">
      <w:pPr>
        <w:spacing w:after="0" w:line="240" w:lineRule="auto"/>
      </w:pPr>
      <w:r>
        <w:continuationSeparator/>
      </w:r>
    </w:p>
  </w:footnote>
  <w:footnote w:type="continuationNotice" w:id="1">
    <w:p w14:paraId="4ADC40E2" w14:textId="77777777" w:rsidR="005D1615" w:rsidRDefault="005D16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12DA28AA" w:rsidR="005B56A3" w:rsidRDefault="005B56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A" w14:textId="6B657772" w:rsidR="005B56A3" w:rsidRPr="004703E2" w:rsidRDefault="00DB7FBD" w:rsidP="004703E2">
    <w:pPr>
      <w:suppressAutoHyphens/>
      <w:spacing w:after="0" w:line="240" w:lineRule="auto"/>
      <w:ind w:left="-90"/>
      <w:rPr>
        <w:rFonts w:ascii="Arial" w:eastAsia="Times New Roman" w:hAnsi="Arial" w:cs="Arial"/>
        <w:sz w:val="14"/>
        <w:szCs w:val="14"/>
      </w:rPr>
    </w:pPr>
    <w:customXmlInsRangeStart w:id="20" w:author="Geiser, Che@Energy" w:date="2022-04-08T12:29:00Z"/>
    <w:sdt>
      <w:sdtPr>
        <w:rPr>
          <w:rFonts w:ascii="Arial" w:eastAsia="Times New Roman" w:hAnsi="Arial" w:cs="Arial"/>
          <w:sz w:val="14"/>
          <w:szCs w:val="14"/>
        </w:rPr>
        <w:id w:val="1564989217"/>
        <w:docPartObj>
          <w:docPartGallery w:val="Watermarks"/>
          <w:docPartUnique/>
        </w:docPartObj>
      </w:sdtPr>
      <w:sdtContent>
        <w:customXmlInsRangeEnd w:id="20"/>
        <w:ins w:id="21" w:author="Geiser, Che@Energy" w:date="2022-04-08T12:29:00Z">
          <w:r w:rsidRPr="00DB7FBD">
            <w:rPr>
              <w:rFonts w:ascii="Arial" w:eastAsia="Times New Roman" w:hAnsi="Arial" w:cs="Arial"/>
              <w:noProof/>
              <w:sz w:val="14"/>
              <w:szCs w:val="14"/>
            </w:rPr>
            <w:pict w14:anchorId="68CC61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2" w:author="Geiser, Che@Energy" w:date="2022-04-08T12:29:00Z"/>
      </w:sdtContent>
    </w:sdt>
    <w:customXmlInsRangeEnd w:id="22"/>
    <w:r w:rsidR="005B56A3" w:rsidRPr="004703E2">
      <w:rPr>
        <w:rFonts w:ascii="Arial" w:eastAsia="Times New Roman" w:hAnsi="Arial" w:cs="Arial"/>
        <w:noProof/>
        <w:sz w:val="14"/>
        <w:szCs w:val="14"/>
      </w:rPr>
      <w:drawing>
        <wp:anchor distT="0" distB="0" distL="114300" distR="114300" simplePos="0" relativeHeight="251659264"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5B56A3" w:rsidRPr="004703E2">
      <w:rPr>
        <w:rFonts w:ascii="Arial" w:eastAsia="Times New Roman" w:hAnsi="Arial" w:cs="Arial"/>
        <w:sz w:val="14"/>
        <w:szCs w:val="14"/>
      </w:rPr>
      <w:t>STATE OF CALIFORNIA</w:t>
    </w:r>
  </w:p>
  <w:p w14:paraId="46D5A6CB" w14:textId="77777777" w:rsidR="005B56A3" w:rsidRPr="004703E2" w:rsidRDefault="005B56A3"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25DB11FC" w:rsidR="005B56A3" w:rsidRPr="004703E2" w:rsidRDefault="005B56A3"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CEC-CF2R-</w:t>
    </w:r>
    <w:r>
      <w:rPr>
        <w:rFonts w:ascii="Arial" w:eastAsia="Times New Roman" w:hAnsi="Arial" w:cs="Arial"/>
        <w:sz w:val="14"/>
        <w:szCs w:val="14"/>
      </w:rPr>
      <w:t>MCH-02-E</w:t>
    </w:r>
    <w:r w:rsidRPr="004703E2">
      <w:rPr>
        <w:rFonts w:ascii="Arial" w:eastAsia="Times New Roman" w:hAnsi="Arial" w:cs="Arial"/>
        <w:sz w:val="14"/>
        <w:szCs w:val="14"/>
      </w:rPr>
      <w:t xml:space="preserve"> (Revised </w:t>
    </w:r>
    <w:r>
      <w:rPr>
        <w:rFonts w:ascii="Arial" w:eastAsia="Times New Roman" w:hAnsi="Arial" w:cs="Arial"/>
        <w:sz w:val="14"/>
        <w:szCs w:val="14"/>
      </w:rPr>
      <w:t>01/</w:t>
    </w:r>
    <w:ins w:id="23" w:author="Haider" w:date="2021-08-23T17:21:00Z">
      <w:r w:rsidR="001369BE">
        <w:rPr>
          <w:rFonts w:ascii="Arial" w:eastAsia="Times New Roman" w:hAnsi="Arial" w:cs="Arial"/>
          <w:sz w:val="14"/>
          <w:szCs w:val="14"/>
        </w:rPr>
        <w:t>22</w:t>
      </w:r>
    </w:ins>
    <w:del w:id="24" w:author="Haider" w:date="2021-08-23T17:21:00Z">
      <w:r w:rsidDel="001369BE">
        <w:rPr>
          <w:rFonts w:ascii="Arial" w:eastAsia="Times New Roman" w:hAnsi="Arial" w:cs="Arial"/>
          <w:sz w:val="14"/>
          <w:szCs w:val="14"/>
        </w:rPr>
        <w:delText>20</w:delText>
      </w:r>
    </w:del>
    <w:r w:rsidRPr="004703E2">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5B56A3" w:rsidRPr="00F85124" w14:paraId="46D5A6CF" w14:textId="77777777" w:rsidTr="004703E2">
      <w:trPr>
        <w:cantSplit/>
        <w:trHeight w:val="288"/>
      </w:trPr>
      <w:tc>
        <w:tcPr>
          <w:tcW w:w="4016" w:type="pct"/>
          <w:gridSpan w:val="3"/>
          <w:tcBorders>
            <w:right w:val="nil"/>
          </w:tcBorders>
          <w:vAlign w:val="center"/>
        </w:tcPr>
        <w:p w14:paraId="46D5A6CD" w14:textId="77777777" w:rsidR="005B56A3" w:rsidRPr="00AF7776" w:rsidRDefault="005B56A3"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984" w:type="pct"/>
          <w:tcBorders>
            <w:left w:val="nil"/>
          </w:tcBorders>
          <w:tcMar>
            <w:left w:w="115" w:type="dxa"/>
            <w:right w:w="115" w:type="dxa"/>
          </w:tcMar>
          <w:vAlign w:val="center"/>
        </w:tcPr>
        <w:p w14:paraId="46D5A6CE" w14:textId="77777777" w:rsidR="005B56A3" w:rsidRPr="00AF7776" w:rsidRDefault="005B56A3" w:rsidP="009770D4">
          <w:pPr>
            <w:pStyle w:val="Style18"/>
            <w:rPr>
              <w:rFonts w:asciiTheme="minorHAnsi" w:hAnsiTheme="minorHAnsi"/>
              <w:b/>
              <w:color w:val="auto"/>
              <w:sz w:val="20"/>
              <w:szCs w:val="20"/>
            </w:rPr>
          </w:pPr>
          <w:r w:rsidRPr="00AF7776">
            <w:rPr>
              <w:rFonts w:asciiTheme="minorHAnsi" w:hAnsiTheme="minorHAnsi"/>
              <w:color w:val="auto"/>
              <w:sz w:val="20"/>
              <w:szCs w:val="20"/>
            </w:rPr>
            <w:t>CF2R-MCH-02</w:t>
          </w:r>
          <w:r>
            <w:rPr>
              <w:rFonts w:asciiTheme="minorHAnsi" w:hAnsiTheme="minorHAnsi"/>
              <w:color w:val="auto"/>
              <w:sz w:val="20"/>
              <w:szCs w:val="20"/>
            </w:rPr>
            <w:t>-E</w:t>
          </w:r>
        </w:p>
      </w:tc>
    </w:tr>
    <w:tr w:rsidR="005B56A3" w:rsidRPr="00F85124" w14:paraId="46D5A6D2" w14:textId="77777777" w:rsidTr="00AF7776">
      <w:trPr>
        <w:cantSplit/>
        <w:trHeight w:val="226"/>
      </w:trPr>
      <w:tc>
        <w:tcPr>
          <w:tcW w:w="2500" w:type="pct"/>
          <w:gridSpan w:val="2"/>
          <w:tcBorders>
            <w:right w:val="nil"/>
          </w:tcBorders>
        </w:tcPr>
        <w:p w14:paraId="46D5A6D0" w14:textId="77777777" w:rsidR="005B56A3" w:rsidRPr="00AF7776" w:rsidRDefault="005B56A3" w:rsidP="00AF7776">
          <w:pPr>
            <w:pStyle w:val="Style75"/>
          </w:pPr>
          <w:r>
            <w:t>Whole House Fan</w:t>
          </w:r>
        </w:p>
      </w:tc>
      <w:tc>
        <w:tcPr>
          <w:tcW w:w="2500" w:type="pct"/>
          <w:gridSpan w:val="2"/>
          <w:tcBorders>
            <w:left w:val="nil"/>
          </w:tcBorders>
        </w:tcPr>
        <w:p w14:paraId="46D5A6D1" w14:textId="52B0E8A5" w:rsidR="005B56A3" w:rsidRPr="00AF7776" w:rsidRDefault="005B56A3"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FD3723">
            <w:rPr>
              <w:noProof/>
            </w:rPr>
            <w:t>1</w:t>
          </w:r>
          <w:r w:rsidRPr="00AF7776">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DB7FBD">
            <w:rPr>
              <w:noProof/>
            </w:rPr>
            <w:t>2</w:t>
          </w:r>
          <w:r>
            <w:rPr>
              <w:noProof/>
            </w:rPr>
            <w:fldChar w:fldCharType="end"/>
          </w:r>
          <w:r w:rsidRPr="00F85124">
            <w:t>)</w:t>
          </w:r>
        </w:p>
      </w:tc>
    </w:tr>
    <w:tr w:rsidR="005B56A3" w:rsidRPr="00F85124" w14:paraId="46D5A6D6" w14:textId="77777777" w:rsidTr="004703E2">
      <w:trPr>
        <w:cantSplit/>
        <w:trHeight w:val="288"/>
      </w:trPr>
      <w:tc>
        <w:tcPr>
          <w:tcW w:w="0" w:type="auto"/>
        </w:tcPr>
        <w:p w14:paraId="46D5A6D3" w14:textId="77777777" w:rsidR="005B56A3" w:rsidRPr="009A055C" w:rsidRDefault="005B56A3" w:rsidP="00082521">
          <w:pPr>
            <w:pStyle w:val="Style20"/>
          </w:pPr>
          <w:r w:rsidRPr="009A055C">
            <w:t>Project Name:</w:t>
          </w:r>
        </w:p>
      </w:tc>
      <w:tc>
        <w:tcPr>
          <w:tcW w:w="1655" w:type="pct"/>
          <w:gridSpan w:val="2"/>
        </w:tcPr>
        <w:p w14:paraId="46D5A6D4" w14:textId="77777777" w:rsidR="005B56A3" w:rsidRPr="009A055C" w:rsidRDefault="005B56A3" w:rsidP="00082521">
          <w:pPr>
            <w:pStyle w:val="Style20"/>
          </w:pPr>
          <w:r w:rsidRPr="009A055C">
            <w:t>Enforcement Agency:</w:t>
          </w:r>
        </w:p>
      </w:tc>
      <w:tc>
        <w:tcPr>
          <w:tcW w:w="984" w:type="pct"/>
        </w:tcPr>
        <w:p w14:paraId="46D5A6D5" w14:textId="77777777" w:rsidR="005B56A3" w:rsidRPr="009A055C" w:rsidRDefault="005B56A3" w:rsidP="00082521">
          <w:pPr>
            <w:pStyle w:val="Style20"/>
          </w:pPr>
          <w:r w:rsidRPr="009A055C">
            <w:t>Permit Number:</w:t>
          </w:r>
        </w:p>
      </w:tc>
    </w:tr>
    <w:tr w:rsidR="005B56A3" w:rsidRPr="00F85124" w14:paraId="46D5A6DA" w14:textId="77777777" w:rsidTr="004703E2">
      <w:trPr>
        <w:cantSplit/>
        <w:trHeight w:val="288"/>
      </w:trPr>
      <w:tc>
        <w:tcPr>
          <w:tcW w:w="0" w:type="auto"/>
        </w:tcPr>
        <w:p w14:paraId="46D5A6D7" w14:textId="77777777" w:rsidR="005B56A3" w:rsidRPr="009A055C" w:rsidRDefault="005B56A3" w:rsidP="00082521">
          <w:pPr>
            <w:pStyle w:val="Style20"/>
            <w:rPr>
              <w:vertAlign w:val="superscript"/>
            </w:rPr>
          </w:pPr>
          <w:r w:rsidRPr="009A055C">
            <w:t>Dwelling Address:</w:t>
          </w:r>
        </w:p>
      </w:tc>
      <w:tc>
        <w:tcPr>
          <w:tcW w:w="1655" w:type="pct"/>
          <w:gridSpan w:val="2"/>
        </w:tcPr>
        <w:p w14:paraId="46D5A6D8" w14:textId="77777777" w:rsidR="005B56A3" w:rsidRPr="009A055C" w:rsidRDefault="005B56A3" w:rsidP="00082521">
          <w:pPr>
            <w:pStyle w:val="Style20"/>
            <w:rPr>
              <w:vertAlign w:val="superscript"/>
            </w:rPr>
          </w:pPr>
          <w:r w:rsidRPr="009A055C">
            <w:t>City</w:t>
          </w:r>
          <w:r>
            <w:t>:</w:t>
          </w:r>
        </w:p>
      </w:tc>
      <w:tc>
        <w:tcPr>
          <w:tcW w:w="984" w:type="pct"/>
        </w:tcPr>
        <w:p w14:paraId="46D5A6D9" w14:textId="77777777" w:rsidR="005B56A3" w:rsidRPr="009A055C" w:rsidRDefault="005B56A3" w:rsidP="00082521">
          <w:pPr>
            <w:pStyle w:val="Style20"/>
            <w:rPr>
              <w:vertAlign w:val="superscript"/>
            </w:rPr>
          </w:pPr>
          <w:r w:rsidRPr="009A055C">
            <w:t>Zip Code</w:t>
          </w:r>
          <w:r>
            <w:t>:</w:t>
          </w:r>
        </w:p>
      </w:tc>
    </w:tr>
  </w:tbl>
  <w:p w14:paraId="46D5A6DB" w14:textId="77777777" w:rsidR="005B56A3" w:rsidRPr="00FF77DD" w:rsidRDefault="005B56A3"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5B56A3" w:rsidRPr="002047DE" w14:paraId="46D5A6E1" w14:textId="77777777" w:rsidTr="00660438">
      <w:trPr>
        <w:cantSplit/>
        <w:trHeight w:val="420"/>
      </w:trPr>
      <w:tc>
        <w:tcPr>
          <w:tcW w:w="3700" w:type="pct"/>
          <w:gridSpan w:val="2"/>
          <w:tcBorders>
            <w:right w:val="nil"/>
          </w:tcBorders>
        </w:tcPr>
        <w:p w14:paraId="46D5A6DF" w14:textId="32E83F89" w:rsidR="005B56A3" w:rsidRPr="002047DE" w:rsidRDefault="005B56A3"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5B56A3" w:rsidRPr="002047DE" w:rsidRDefault="005B56A3"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5B56A3"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5B56A3" w:rsidRPr="002047DE" w:rsidRDefault="005B56A3"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77777777" w:rsidR="005B56A3" w:rsidRPr="002047DE" w:rsidRDefault="005B56A3"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FF77DD">
            <w:rPr>
              <w:b/>
              <w:bCs/>
              <w:noProof/>
            </w:rPr>
            <w:t>5</w:t>
          </w:r>
          <w:r>
            <w:rPr>
              <w:b/>
              <w:bCs/>
              <w:noProof/>
            </w:rPr>
            <w:fldChar w:fldCharType="end"/>
          </w:r>
          <w:r w:rsidRPr="002047DE">
            <w:rPr>
              <w:b/>
              <w:bCs/>
            </w:rPr>
            <w:t>)</w:t>
          </w:r>
        </w:p>
      </w:tc>
    </w:tr>
    <w:tr w:rsidR="005B56A3" w:rsidRPr="002047DE" w14:paraId="46D5A6E8" w14:textId="77777777" w:rsidTr="00660438">
      <w:trPr>
        <w:cantSplit/>
        <w:trHeight w:val="504"/>
      </w:trPr>
      <w:tc>
        <w:tcPr>
          <w:tcW w:w="2501" w:type="pct"/>
          <w:tcBorders>
            <w:bottom w:val="single" w:sz="12" w:space="0" w:color="auto"/>
          </w:tcBorders>
        </w:tcPr>
        <w:p w14:paraId="46D5A6E5" w14:textId="77777777" w:rsidR="005B56A3" w:rsidRPr="002047DE" w:rsidRDefault="005B56A3"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5B56A3" w:rsidRPr="002047DE" w:rsidRDefault="005B56A3"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5B56A3" w:rsidRPr="002047DE" w:rsidRDefault="005B56A3" w:rsidP="00660438">
          <w:pPr>
            <w:rPr>
              <w:b/>
              <w:sz w:val="18"/>
              <w:szCs w:val="18"/>
              <w:vertAlign w:val="superscript"/>
            </w:rPr>
          </w:pPr>
          <w:r w:rsidRPr="002047DE">
            <w:rPr>
              <w:b/>
              <w:sz w:val="18"/>
              <w:szCs w:val="18"/>
            </w:rPr>
            <w:t>Permit Number:</w:t>
          </w:r>
        </w:p>
      </w:tc>
    </w:tr>
  </w:tbl>
  <w:p w14:paraId="46D5A6E9" w14:textId="77777777" w:rsidR="005B56A3" w:rsidRDefault="005B56A3"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486D9704" w:rsidR="005B56A3" w:rsidRDefault="005B56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2F47496C" w:rsidR="005B56A3" w:rsidRDefault="005B56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57A74E24" w:rsidR="005B56A3" w:rsidRPr="00496CF1" w:rsidRDefault="005B56A3"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77777777" w:rsidR="005B56A3" w:rsidRPr="00496CF1" w:rsidRDefault="005B56A3"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5B56A3" w:rsidRPr="00496CF1" w14:paraId="46D5A6F3" w14:textId="77777777" w:rsidTr="00082521">
      <w:trPr>
        <w:cantSplit/>
        <w:trHeight w:val="288"/>
      </w:trPr>
      <w:tc>
        <w:tcPr>
          <w:tcW w:w="2500" w:type="pct"/>
          <w:tcBorders>
            <w:right w:val="nil"/>
          </w:tcBorders>
        </w:tcPr>
        <w:p w14:paraId="46D5A6F1" w14:textId="77777777" w:rsidR="005B56A3" w:rsidRPr="00496CF1" w:rsidRDefault="005B56A3"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155BFF17" w:rsidR="005B56A3" w:rsidRPr="00496CF1" w:rsidRDefault="005B56A3"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DB7FBD">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77777777" w:rsidR="005B56A3" w:rsidRPr="00496CF1" w:rsidRDefault="005B56A3"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AB281DD" w:rsidR="005B56A3" w:rsidRDefault="005B56A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2D2CFDE3" w:rsidR="005B56A3" w:rsidRPr="00496CF1" w:rsidRDefault="005B56A3"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77777777" w:rsidR="005B56A3" w:rsidRPr="00496CF1" w:rsidRDefault="005B56A3" w:rsidP="00691CE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w:t>
          </w:r>
        </w:p>
      </w:tc>
    </w:tr>
    <w:tr w:rsidR="005B56A3" w:rsidRPr="00496CF1" w14:paraId="46D5A6FC" w14:textId="77777777" w:rsidTr="00691CEE">
      <w:trPr>
        <w:cantSplit/>
        <w:trHeight w:val="288"/>
      </w:trPr>
      <w:tc>
        <w:tcPr>
          <w:tcW w:w="2500" w:type="pct"/>
          <w:tcBorders>
            <w:right w:val="nil"/>
          </w:tcBorders>
        </w:tcPr>
        <w:p w14:paraId="46D5A6FA" w14:textId="77777777" w:rsidR="005B56A3" w:rsidRPr="00496CF1" w:rsidRDefault="005B56A3"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0B73BE7A" w:rsidR="005B56A3" w:rsidRPr="00496CF1" w:rsidRDefault="005B56A3"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Pr="00EB185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77777777" w:rsidR="005B56A3" w:rsidRPr="00AF7776" w:rsidRDefault="005B56A3"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B56A3"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5CD88D53" w:rsidR="005B56A3" w:rsidRPr="00496CF1" w:rsidRDefault="005B56A3"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77777777" w:rsidR="005B56A3" w:rsidRPr="00496CF1" w:rsidRDefault="005B56A3"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5B56A3" w:rsidRPr="00496CF1" w14:paraId="46D5A704" w14:textId="77777777" w:rsidTr="00082521">
      <w:trPr>
        <w:cantSplit/>
        <w:trHeight w:val="288"/>
      </w:trPr>
      <w:tc>
        <w:tcPr>
          <w:tcW w:w="2500" w:type="pct"/>
          <w:tcBorders>
            <w:right w:val="nil"/>
          </w:tcBorders>
        </w:tcPr>
        <w:p w14:paraId="46D5A702" w14:textId="77777777" w:rsidR="005B56A3" w:rsidRPr="00496CF1" w:rsidRDefault="005B56A3"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2C33EB48" w:rsidR="005B56A3" w:rsidRPr="00496CF1" w:rsidRDefault="005B56A3"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DB7FBD">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77777777" w:rsidR="005B56A3" w:rsidRPr="00FF77DD" w:rsidRDefault="005B56A3"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36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E10CB"/>
    <w:multiLevelType w:val="hybridMultilevel"/>
    <w:tmpl w:val="464A1452"/>
    <w:lvl w:ilvl="0" w:tplc="DE1A35E6">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F46B38"/>
    <w:multiLevelType w:val="hybridMultilevel"/>
    <w:tmpl w:val="DCB4A6E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9"/>
  </w:num>
  <w:num w:numId="3">
    <w:abstractNumId w:val="18"/>
  </w:num>
  <w:num w:numId="4">
    <w:abstractNumId w:val="1"/>
  </w:num>
  <w:num w:numId="5">
    <w:abstractNumId w:val="4"/>
  </w:num>
  <w:num w:numId="6">
    <w:abstractNumId w:val="11"/>
  </w:num>
  <w:num w:numId="7">
    <w:abstractNumId w:val="10"/>
  </w:num>
  <w:num w:numId="8">
    <w:abstractNumId w:val="13"/>
  </w:num>
  <w:num w:numId="9">
    <w:abstractNumId w:val="17"/>
  </w:num>
  <w:num w:numId="10">
    <w:abstractNumId w:val="3"/>
  </w:num>
  <w:num w:numId="11">
    <w:abstractNumId w:val="12"/>
  </w:num>
  <w:num w:numId="12">
    <w:abstractNumId w:val="9"/>
  </w:num>
  <w:num w:numId="13">
    <w:abstractNumId w:val="6"/>
  </w:num>
  <w:num w:numId="14">
    <w:abstractNumId w:val="16"/>
  </w:num>
  <w:num w:numId="15">
    <w:abstractNumId w:val="14"/>
  </w:num>
  <w:num w:numId="16">
    <w:abstractNumId w:val="5"/>
  </w:num>
  <w:num w:numId="17">
    <w:abstractNumId w:val="15"/>
  </w:num>
  <w:num w:numId="18">
    <w:abstractNumId w:val="20"/>
  </w:num>
  <w:num w:numId="19">
    <w:abstractNumId w:val="0"/>
  </w:num>
  <w:num w:numId="20">
    <w:abstractNumId w:val="6"/>
  </w:num>
  <w:num w:numId="21">
    <w:abstractNumId w:val="8"/>
  </w:num>
  <w:num w:numId="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chert, RJ@Energy">
    <w15:presenceInfo w15:providerId="AD" w15:userId="S::RJ.Wichert@energy.ca.gov::120520be-5273-4c80-8edf-6b76cdf54be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rson w15:author="Haider">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1oYEDg8yP28hOpp++wQOFcV54L1wPhjtINH2YA/GZ6P3wikaDHsmZUvV0nwR5jiPup+6lANWCXPwzXkqy8WdrQ==" w:salt="iyvMDm+1pJ5hRffeoAr6kQ=="/>
  <w:defaultTabStop w:val="720"/>
  <w:drawingGridHorizontalSpacing w:val="110"/>
  <w:displayHorizontalDrawingGridEvery w:val="2"/>
  <w:displayVerticalDrawingGridEvery w:val="2"/>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12E"/>
    <w:rsid w:val="00007572"/>
    <w:rsid w:val="000120BF"/>
    <w:rsid w:val="00034496"/>
    <w:rsid w:val="0004608F"/>
    <w:rsid w:val="00053940"/>
    <w:rsid w:val="00082521"/>
    <w:rsid w:val="00084B1C"/>
    <w:rsid w:val="00093CF3"/>
    <w:rsid w:val="000A40F6"/>
    <w:rsid w:val="000B5434"/>
    <w:rsid w:val="000C33A1"/>
    <w:rsid w:val="000E2A00"/>
    <w:rsid w:val="000E4905"/>
    <w:rsid w:val="001005E1"/>
    <w:rsid w:val="00103E04"/>
    <w:rsid w:val="00115849"/>
    <w:rsid w:val="00120F9D"/>
    <w:rsid w:val="001369BE"/>
    <w:rsid w:val="00140921"/>
    <w:rsid w:val="00144A36"/>
    <w:rsid w:val="001615DA"/>
    <w:rsid w:val="001B0FEF"/>
    <w:rsid w:val="001B26D3"/>
    <w:rsid w:val="001D2015"/>
    <w:rsid w:val="001D7EE2"/>
    <w:rsid w:val="001F62B7"/>
    <w:rsid w:val="00200106"/>
    <w:rsid w:val="0020430C"/>
    <w:rsid w:val="002460B8"/>
    <w:rsid w:val="00266994"/>
    <w:rsid w:val="00267060"/>
    <w:rsid w:val="00282D7F"/>
    <w:rsid w:val="00285695"/>
    <w:rsid w:val="002A7B2E"/>
    <w:rsid w:val="002B4B1E"/>
    <w:rsid w:val="0030001B"/>
    <w:rsid w:val="00326C73"/>
    <w:rsid w:val="003339CD"/>
    <w:rsid w:val="00334868"/>
    <w:rsid w:val="00336D4C"/>
    <w:rsid w:val="00342065"/>
    <w:rsid w:val="003441CA"/>
    <w:rsid w:val="0034445F"/>
    <w:rsid w:val="00344536"/>
    <w:rsid w:val="00372A4E"/>
    <w:rsid w:val="003744C7"/>
    <w:rsid w:val="00392ACC"/>
    <w:rsid w:val="003A44AF"/>
    <w:rsid w:val="003A6D01"/>
    <w:rsid w:val="003C013D"/>
    <w:rsid w:val="003C0502"/>
    <w:rsid w:val="003C2ABA"/>
    <w:rsid w:val="003C4F75"/>
    <w:rsid w:val="003C7B4A"/>
    <w:rsid w:val="003F5975"/>
    <w:rsid w:val="003F7629"/>
    <w:rsid w:val="004109DE"/>
    <w:rsid w:val="0041500D"/>
    <w:rsid w:val="004307A0"/>
    <w:rsid w:val="00441822"/>
    <w:rsid w:val="00447FE3"/>
    <w:rsid w:val="00452150"/>
    <w:rsid w:val="0045400A"/>
    <w:rsid w:val="004645C2"/>
    <w:rsid w:val="00466AA0"/>
    <w:rsid w:val="004703E2"/>
    <w:rsid w:val="00470FAD"/>
    <w:rsid w:val="004761C1"/>
    <w:rsid w:val="004875A1"/>
    <w:rsid w:val="00487F56"/>
    <w:rsid w:val="004938A4"/>
    <w:rsid w:val="00495331"/>
    <w:rsid w:val="00495C52"/>
    <w:rsid w:val="00496CF1"/>
    <w:rsid w:val="004D33F4"/>
    <w:rsid w:val="004D3AD2"/>
    <w:rsid w:val="004F4951"/>
    <w:rsid w:val="004F5E6A"/>
    <w:rsid w:val="00505590"/>
    <w:rsid w:val="005057DF"/>
    <w:rsid w:val="00513873"/>
    <w:rsid w:val="0053088B"/>
    <w:rsid w:val="00553E1C"/>
    <w:rsid w:val="00556067"/>
    <w:rsid w:val="005608C4"/>
    <w:rsid w:val="00566A90"/>
    <w:rsid w:val="00572DC4"/>
    <w:rsid w:val="00576FFC"/>
    <w:rsid w:val="0059385B"/>
    <w:rsid w:val="005B56A3"/>
    <w:rsid w:val="005D1615"/>
    <w:rsid w:val="005E66BC"/>
    <w:rsid w:val="005F1444"/>
    <w:rsid w:val="0060558D"/>
    <w:rsid w:val="00611ED6"/>
    <w:rsid w:val="00617077"/>
    <w:rsid w:val="00625042"/>
    <w:rsid w:val="00644136"/>
    <w:rsid w:val="00653598"/>
    <w:rsid w:val="00653DF7"/>
    <w:rsid w:val="00660438"/>
    <w:rsid w:val="006623BE"/>
    <w:rsid w:val="0066251B"/>
    <w:rsid w:val="00662C3C"/>
    <w:rsid w:val="00666CA6"/>
    <w:rsid w:val="006802FC"/>
    <w:rsid w:val="00685AC7"/>
    <w:rsid w:val="006911D3"/>
    <w:rsid w:val="00691CEE"/>
    <w:rsid w:val="006B475F"/>
    <w:rsid w:val="006D3E78"/>
    <w:rsid w:val="007060EC"/>
    <w:rsid w:val="00711DF8"/>
    <w:rsid w:val="00723CEB"/>
    <w:rsid w:val="007304C6"/>
    <w:rsid w:val="007661A2"/>
    <w:rsid w:val="007B6227"/>
    <w:rsid w:val="007D4D06"/>
    <w:rsid w:val="007E2299"/>
    <w:rsid w:val="007E2CAD"/>
    <w:rsid w:val="007F2497"/>
    <w:rsid w:val="007F66DE"/>
    <w:rsid w:val="00802B42"/>
    <w:rsid w:val="0080574E"/>
    <w:rsid w:val="00816B3D"/>
    <w:rsid w:val="008278BD"/>
    <w:rsid w:val="00832D40"/>
    <w:rsid w:val="0083314B"/>
    <w:rsid w:val="00835A59"/>
    <w:rsid w:val="00862D0F"/>
    <w:rsid w:val="00863D38"/>
    <w:rsid w:val="00866CB1"/>
    <w:rsid w:val="008A4463"/>
    <w:rsid w:val="008A5696"/>
    <w:rsid w:val="008A7E6D"/>
    <w:rsid w:val="008B0D71"/>
    <w:rsid w:val="008C407C"/>
    <w:rsid w:val="008C6E49"/>
    <w:rsid w:val="008E225B"/>
    <w:rsid w:val="008E3ECA"/>
    <w:rsid w:val="008F4967"/>
    <w:rsid w:val="009029E7"/>
    <w:rsid w:val="0090410A"/>
    <w:rsid w:val="00905E96"/>
    <w:rsid w:val="0092246A"/>
    <w:rsid w:val="00922B8D"/>
    <w:rsid w:val="00923007"/>
    <w:rsid w:val="00926866"/>
    <w:rsid w:val="00936990"/>
    <w:rsid w:val="009400E2"/>
    <w:rsid w:val="00956A4B"/>
    <w:rsid w:val="009577D0"/>
    <w:rsid w:val="009627CD"/>
    <w:rsid w:val="00963CDB"/>
    <w:rsid w:val="00965B0E"/>
    <w:rsid w:val="009719AD"/>
    <w:rsid w:val="00975975"/>
    <w:rsid w:val="009770D4"/>
    <w:rsid w:val="0098438B"/>
    <w:rsid w:val="00986966"/>
    <w:rsid w:val="009A68BB"/>
    <w:rsid w:val="009C4198"/>
    <w:rsid w:val="009E0BD3"/>
    <w:rsid w:val="009F4A90"/>
    <w:rsid w:val="00A36156"/>
    <w:rsid w:val="00A700B6"/>
    <w:rsid w:val="00A92C10"/>
    <w:rsid w:val="00A946AB"/>
    <w:rsid w:val="00AB4171"/>
    <w:rsid w:val="00AB70C1"/>
    <w:rsid w:val="00AC02C1"/>
    <w:rsid w:val="00AC1CAE"/>
    <w:rsid w:val="00AC4659"/>
    <w:rsid w:val="00AD2A51"/>
    <w:rsid w:val="00AF7776"/>
    <w:rsid w:val="00B0778B"/>
    <w:rsid w:val="00B11D97"/>
    <w:rsid w:val="00B13309"/>
    <w:rsid w:val="00B156CF"/>
    <w:rsid w:val="00B15E24"/>
    <w:rsid w:val="00B17696"/>
    <w:rsid w:val="00B2520A"/>
    <w:rsid w:val="00B42CB9"/>
    <w:rsid w:val="00B477C8"/>
    <w:rsid w:val="00B47F52"/>
    <w:rsid w:val="00B564CE"/>
    <w:rsid w:val="00B63DCB"/>
    <w:rsid w:val="00B82A05"/>
    <w:rsid w:val="00B8572F"/>
    <w:rsid w:val="00B9051E"/>
    <w:rsid w:val="00BB282A"/>
    <w:rsid w:val="00BB712E"/>
    <w:rsid w:val="00BE041F"/>
    <w:rsid w:val="00C25A5C"/>
    <w:rsid w:val="00C45933"/>
    <w:rsid w:val="00C51101"/>
    <w:rsid w:val="00C6014E"/>
    <w:rsid w:val="00C631A6"/>
    <w:rsid w:val="00C73FEB"/>
    <w:rsid w:val="00C76263"/>
    <w:rsid w:val="00C8339F"/>
    <w:rsid w:val="00C95AFA"/>
    <w:rsid w:val="00CB124D"/>
    <w:rsid w:val="00CB5516"/>
    <w:rsid w:val="00CD1198"/>
    <w:rsid w:val="00CE58FB"/>
    <w:rsid w:val="00D1733A"/>
    <w:rsid w:val="00D25FD8"/>
    <w:rsid w:val="00D32FA7"/>
    <w:rsid w:val="00D73292"/>
    <w:rsid w:val="00D7699D"/>
    <w:rsid w:val="00DB7FBD"/>
    <w:rsid w:val="00E06E50"/>
    <w:rsid w:val="00E07683"/>
    <w:rsid w:val="00E10501"/>
    <w:rsid w:val="00E12414"/>
    <w:rsid w:val="00E256C2"/>
    <w:rsid w:val="00E30318"/>
    <w:rsid w:val="00E33591"/>
    <w:rsid w:val="00E4371A"/>
    <w:rsid w:val="00E46381"/>
    <w:rsid w:val="00E55B8F"/>
    <w:rsid w:val="00E7539F"/>
    <w:rsid w:val="00E76ABA"/>
    <w:rsid w:val="00E829F5"/>
    <w:rsid w:val="00E94E5A"/>
    <w:rsid w:val="00EA6CB1"/>
    <w:rsid w:val="00EB185D"/>
    <w:rsid w:val="00EB7DC2"/>
    <w:rsid w:val="00EC5284"/>
    <w:rsid w:val="00EF49C5"/>
    <w:rsid w:val="00EF63E5"/>
    <w:rsid w:val="00F116F6"/>
    <w:rsid w:val="00F15985"/>
    <w:rsid w:val="00F3040E"/>
    <w:rsid w:val="00F3709F"/>
    <w:rsid w:val="00F506B1"/>
    <w:rsid w:val="00F60148"/>
    <w:rsid w:val="00F61B08"/>
    <w:rsid w:val="00F63D86"/>
    <w:rsid w:val="00F822A0"/>
    <w:rsid w:val="00F85ED7"/>
    <w:rsid w:val="00FC45CF"/>
    <w:rsid w:val="00FD3723"/>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46D5A5C1"/>
  <w15:docId w15:val="{2AFAD5C7-3952-4A08-B654-9A4929D6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90"/>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617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BE959-A073-49E6-B8D9-982D40EAE010}">
  <ds:schemaRefs>
    <ds:schemaRef ds:uri="http://schemas.openxmlformats.org/officeDocument/2006/bibliography"/>
  </ds:schemaRefs>
</ds:datastoreItem>
</file>

<file path=customXml/itemProps2.xml><?xml version="1.0" encoding="utf-8"?>
<ds:datastoreItem xmlns:ds="http://schemas.openxmlformats.org/officeDocument/2006/customXml" ds:itemID="{60A0B9A0-4149-4880-9CE3-86A6C3387C25}">
  <ds:schemaRefs>
    <ds:schemaRef ds:uri="http://schemas.openxmlformats.org/officeDocument/2006/bibliography"/>
  </ds:schemaRefs>
</ds:datastoreItem>
</file>

<file path=customXml/itemProps3.xml><?xml version="1.0" encoding="utf-8"?>
<ds:datastoreItem xmlns:ds="http://schemas.openxmlformats.org/officeDocument/2006/customXml" ds:itemID="{CF2C3797-D816-424B-BD11-6520FEC96D4B}">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464428FA-29F9-461E-95AB-335261A8F063}">
  <ds:schemaRefs>
    <ds:schemaRef ds:uri="http://schemas.microsoft.com/sharepoint/v3/contenttype/forms"/>
  </ds:schemaRefs>
</ds:datastoreItem>
</file>

<file path=customXml/itemProps5.xml><?xml version="1.0" encoding="utf-8"?>
<ds:datastoreItem xmlns:ds="http://schemas.openxmlformats.org/officeDocument/2006/customXml" ds:itemID="{6799F066-7772-4EB4-A099-3B682B144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3574</TotalTime>
  <Pages>4</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Geiser, Che@Energy</cp:lastModifiedBy>
  <cp:revision>65</cp:revision>
  <cp:lastPrinted>2013-05-08T17:18:00Z</cp:lastPrinted>
  <dcterms:created xsi:type="dcterms:W3CDTF">2015-06-11T15:11:00Z</dcterms:created>
  <dcterms:modified xsi:type="dcterms:W3CDTF">2022-04-08T19:30:00Z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