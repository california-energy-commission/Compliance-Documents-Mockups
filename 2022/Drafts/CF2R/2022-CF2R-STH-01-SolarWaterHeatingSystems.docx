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31"/>
        <w:gridCol w:w="5924"/>
        <w:gridCol w:w="4235"/>
      </w:tblGrid>
      <w:tr w:rsidR="00A57FCD" w:rsidRPr="002F3D03" w:rsidDel="00C43D65" w14:paraId="7E64DA8A" w14:textId="3FDEBF19" w:rsidTr="00152038">
        <w:trPr>
          <w:trHeight w:val="288"/>
          <w:del w:id="0" w:author="Tam, Danny@Energy" w:date="2022-03-10T19:30:00Z"/>
        </w:trPr>
        <w:tc>
          <w:tcPr>
            <w:tcW w:w="11030" w:type="dxa"/>
            <w:gridSpan w:val="3"/>
            <w:vAlign w:val="center"/>
          </w:tcPr>
          <w:p w14:paraId="7E64DA89" w14:textId="3A393623" w:rsidR="00A57FCD" w:rsidRPr="00A57FCD" w:rsidDel="00C43D65" w:rsidRDefault="00A57FCD" w:rsidP="00307627">
            <w:pPr>
              <w:suppressAutoHyphens/>
              <w:rPr>
                <w:del w:id="1" w:author="Tam, Danny@Energy" w:date="2022-03-10T19:30:00Z"/>
                <w:rFonts w:asciiTheme="minorHAnsi" w:hAnsiTheme="minorHAnsi"/>
                <w:b/>
              </w:rPr>
            </w:pPr>
            <w:del w:id="2" w:author="Tam, Danny@Energy" w:date="2022-03-10T19:30:00Z">
              <w:r w:rsidRPr="00A57FCD" w:rsidDel="00C43D65">
                <w:rPr>
                  <w:rFonts w:asciiTheme="minorHAnsi" w:hAnsiTheme="minorHAnsi"/>
                  <w:b/>
                </w:rPr>
                <w:delText xml:space="preserve">A. </w:delText>
              </w:r>
              <w:r w:rsidR="0098515F" w:rsidRPr="00A6749D" w:rsidDel="00C43D65">
                <w:rPr>
                  <w:rFonts w:asciiTheme="minorHAnsi" w:hAnsiTheme="minorHAnsi"/>
                  <w:b/>
                </w:rPr>
                <w:delText>Solar Water Heating Systems</w:delText>
              </w:r>
            </w:del>
          </w:p>
        </w:tc>
      </w:tr>
      <w:tr w:rsidR="00BD4D76" w:rsidRPr="002F3D03" w:rsidDel="00C43D65" w14:paraId="2EE8CD4B" w14:textId="0876A182" w:rsidTr="00C453CA">
        <w:trPr>
          <w:trHeight w:val="288"/>
          <w:del w:id="3" w:author="Tam, Danny@Energy" w:date="2022-03-10T19:30:00Z"/>
        </w:trPr>
        <w:tc>
          <w:tcPr>
            <w:tcW w:w="636" w:type="dxa"/>
            <w:vAlign w:val="center"/>
          </w:tcPr>
          <w:p w14:paraId="050C22C0" w14:textId="7DC5DFE6" w:rsidR="00BD4D76" w:rsidRPr="00E42BA5" w:rsidDel="00C43D65" w:rsidRDefault="00BD4D76" w:rsidP="00E42BA5">
            <w:pPr>
              <w:suppressAutoHyphens/>
              <w:jc w:val="center"/>
              <w:rPr>
                <w:del w:id="4" w:author="Tam, Danny@Energy" w:date="2022-03-10T19:30:00Z"/>
                <w:rFonts w:asciiTheme="minorHAnsi" w:hAnsiTheme="minorHAnsi"/>
              </w:rPr>
            </w:pPr>
            <w:del w:id="5" w:author="Tam, Danny@Energy" w:date="2022-03-10T19:30:00Z">
              <w:r w:rsidRPr="00E42BA5" w:rsidDel="00C43D65">
                <w:rPr>
                  <w:rFonts w:asciiTheme="minorHAnsi" w:hAnsiTheme="minorHAnsi"/>
                </w:rPr>
                <w:delText>01</w:delText>
              </w:r>
            </w:del>
          </w:p>
        </w:tc>
        <w:tc>
          <w:tcPr>
            <w:tcW w:w="6049" w:type="dxa"/>
            <w:vAlign w:val="center"/>
          </w:tcPr>
          <w:p w14:paraId="3D9DE117" w14:textId="3CFA62D8" w:rsidR="00BD4D76" w:rsidRPr="00C453CA" w:rsidDel="00C43D65" w:rsidRDefault="00BD4D76" w:rsidP="00584E9E">
            <w:pPr>
              <w:suppressAutoHyphens/>
              <w:rPr>
                <w:del w:id="6" w:author="Tam, Danny@Energy" w:date="2022-03-10T19:30:00Z"/>
                <w:rFonts w:asciiTheme="minorHAnsi" w:hAnsiTheme="minorHAnsi"/>
              </w:rPr>
            </w:pPr>
            <w:del w:id="7" w:author="Tam, Danny@Energy" w:date="2022-03-10T19:30:00Z">
              <w:r w:rsidRPr="00C453CA" w:rsidDel="00C43D65">
                <w:rPr>
                  <w:rFonts w:asciiTheme="minorHAnsi" w:hAnsiTheme="minorHAnsi"/>
                </w:rPr>
                <w:delText>Water Heating System ID or Name</w:delText>
              </w:r>
            </w:del>
          </w:p>
        </w:tc>
        <w:tc>
          <w:tcPr>
            <w:tcW w:w="4345" w:type="dxa"/>
            <w:vAlign w:val="center"/>
          </w:tcPr>
          <w:p w14:paraId="7D688CA7" w14:textId="6CAEC98A" w:rsidR="00BD4D76" w:rsidRPr="00A57FCD" w:rsidDel="00C43D65" w:rsidRDefault="00BD4D76" w:rsidP="00307627">
            <w:pPr>
              <w:suppressAutoHyphens/>
              <w:rPr>
                <w:del w:id="8" w:author="Tam, Danny@Energy" w:date="2022-03-10T19:30:00Z"/>
                <w:rFonts w:asciiTheme="minorHAnsi" w:hAnsiTheme="minorHAnsi"/>
                <w:b/>
              </w:rPr>
            </w:pPr>
          </w:p>
        </w:tc>
      </w:tr>
      <w:tr w:rsidR="00956EDC" w:rsidRPr="002F3D03" w:rsidDel="00C43D65" w14:paraId="7E64DA8E" w14:textId="2D133DB3" w:rsidTr="002D7254">
        <w:trPr>
          <w:trHeight w:val="288"/>
          <w:del w:id="9" w:author="Tam, Danny@Energy" w:date="2022-03-10T19:30:00Z"/>
        </w:trPr>
        <w:tc>
          <w:tcPr>
            <w:tcW w:w="636" w:type="dxa"/>
            <w:vAlign w:val="center"/>
          </w:tcPr>
          <w:p w14:paraId="7E64DA8B" w14:textId="71CFC5E9" w:rsidR="00956EDC" w:rsidDel="00C43D65" w:rsidRDefault="00956EDC" w:rsidP="00C52027">
            <w:pPr>
              <w:suppressAutoHyphens/>
              <w:jc w:val="center"/>
              <w:rPr>
                <w:del w:id="10" w:author="Tam, Danny@Energy" w:date="2022-03-10T19:30:00Z"/>
                <w:rFonts w:asciiTheme="minorHAnsi" w:hAnsiTheme="minorHAnsi"/>
              </w:rPr>
            </w:pPr>
            <w:del w:id="11" w:author="Tam, Danny@Energy" w:date="2022-03-10T19:30:00Z">
              <w:r w:rsidDel="00C43D65">
                <w:rPr>
                  <w:rFonts w:asciiTheme="minorHAnsi" w:hAnsiTheme="minorHAnsi"/>
                </w:rPr>
                <w:delText>0</w:delText>
              </w:r>
              <w:r w:rsidR="00BD4D76" w:rsidDel="00C43D65">
                <w:rPr>
                  <w:rFonts w:asciiTheme="minorHAnsi" w:hAnsiTheme="minorHAnsi"/>
                </w:rPr>
                <w:delText>2</w:delText>
              </w:r>
            </w:del>
          </w:p>
        </w:tc>
        <w:tc>
          <w:tcPr>
            <w:tcW w:w="6049" w:type="dxa"/>
            <w:vAlign w:val="center"/>
          </w:tcPr>
          <w:p w14:paraId="7E64DA8C" w14:textId="50F5C768" w:rsidR="00956EDC" w:rsidRPr="002F3D03" w:rsidDel="00C43D65" w:rsidRDefault="000E4A8F" w:rsidP="004C4EAF">
            <w:pPr>
              <w:suppressAutoHyphens/>
              <w:rPr>
                <w:del w:id="12" w:author="Tam, Danny@Energy" w:date="2022-03-10T19:30:00Z"/>
                <w:rFonts w:asciiTheme="minorHAnsi" w:hAnsiTheme="minorHAnsi"/>
              </w:rPr>
            </w:pPr>
            <w:del w:id="13" w:author="Tam, Danny@Energy" w:date="2022-03-10T19:30:00Z">
              <w:r w:rsidDel="00C43D65">
                <w:rPr>
                  <w:rFonts w:asciiTheme="minorHAnsi" w:hAnsiTheme="minorHAnsi"/>
                </w:rPr>
                <w:delText>Climate Zone</w:delText>
              </w:r>
            </w:del>
          </w:p>
        </w:tc>
        <w:tc>
          <w:tcPr>
            <w:tcW w:w="4345" w:type="dxa"/>
            <w:vAlign w:val="center"/>
          </w:tcPr>
          <w:p w14:paraId="7E64DA8D" w14:textId="7FEFC987" w:rsidR="00956EDC" w:rsidRPr="002D7254" w:rsidDel="00C43D65" w:rsidRDefault="00956EDC" w:rsidP="003177CD">
            <w:pPr>
              <w:pStyle w:val="ListParagraph"/>
              <w:suppressAutoHyphens/>
              <w:rPr>
                <w:del w:id="14" w:author="Tam, Danny@Energy" w:date="2022-03-10T19:30:00Z"/>
                <w:rFonts w:asciiTheme="minorHAnsi" w:hAnsiTheme="minorHAnsi"/>
                <w:b/>
              </w:rPr>
            </w:pPr>
          </w:p>
        </w:tc>
      </w:tr>
      <w:tr w:rsidR="005D3506" w:rsidRPr="002F3D03" w:rsidDel="00C43D65" w14:paraId="3B2E0BE1" w14:textId="298DA5F2" w:rsidTr="002D7254">
        <w:trPr>
          <w:trHeight w:val="288"/>
          <w:del w:id="15" w:author="Tam, Danny@Energy" w:date="2022-03-10T19:30:00Z"/>
        </w:trPr>
        <w:tc>
          <w:tcPr>
            <w:tcW w:w="636" w:type="dxa"/>
            <w:vAlign w:val="center"/>
          </w:tcPr>
          <w:p w14:paraId="1089932C" w14:textId="750A50ED" w:rsidR="005D3506" w:rsidDel="00C43D65" w:rsidRDefault="005D3506" w:rsidP="005D3506">
            <w:pPr>
              <w:suppressAutoHyphens/>
              <w:jc w:val="center"/>
              <w:rPr>
                <w:del w:id="16" w:author="Tam, Danny@Energy" w:date="2022-03-10T19:30:00Z"/>
                <w:rFonts w:asciiTheme="minorHAnsi" w:hAnsiTheme="minorHAnsi"/>
              </w:rPr>
            </w:pPr>
            <w:del w:id="17" w:author="Tam, Danny@Energy" w:date="2022-03-10T19:30:00Z">
              <w:r w:rsidDel="00C43D65">
                <w:rPr>
                  <w:rFonts w:asciiTheme="minorHAnsi" w:hAnsiTheme="minorHAnsi"/>
                </w:rPr>
                <w:delText>03</w:delText>
              </w:r>
            </w:del>
          </w:p>
        </w:tc>
        <w:tc>
          <w:tcPr>
            <w:tcW w:w="6049" w:type="dxa"/>
            <w:vAlign w:val="center"/>
          </w:tcPr>
          <w:p w14:paraId="08DFA9FF" w14:textId="5D34D0DD" w:rsidR="005D3506" w:rsidDel="00C43D65" w:rsidRDefault="005D3506" w:rsidP="005D3506">
            <w:pPr>
              <w:suppressAutoHyphens/>
              <w:rPr>
                <w:del w:id="18" w:author="Tam, Danny@Energy" w:date="2022-03-10T19:30:00Z"/>
                <w:rFonts w:asciiTheme="minorHAnsi" w:hAnsiTheme="minorHAnsi"/>
              </w:rPr>
            </w:pPr>
            <w:bookmarkStart w:id="19" w:name="_Hlk86092824"/>
            <w:del w:id="20" w:author="Tam, Danny@Energy" w:date="2022-03-10T19:30:00Z">
              <w:r w:rsidDel="00C43D65">
                <w:rPr>
                  <w:rFonts w:asciiTheme="minorHAnsi" w:hAnsiTheme="minorHAnsi"/>
                </w:rPr>
                <w:delText>Central DHW System Distribution Type</w:delText>
              </w:r>
              <w:bookmarkEnd w:id="19"/>
            </w:del>
          </w:p>
        </w:tc>
        <w:tc>
          <w:tcPr>
            <w:tcW w:w="4345" w:type="dxa"/>
            <w:vAlign w:val="center"/>
          </w:tcPr>
          <w:p w14:paraId="07895928" w14:textId="4E3D87C0" w:rsidR="005D3506" w:rsidRPr="002D7254" w:rsidDel="00C43D65" w:rsidRDefault="005D3506" w:rsidP="005D3506">
            <w:pPr>
              <w:pStyle w:val="ListParagraph"/>
              <w:suppressAutoHyphens/>
              <w:rPr>
                <w:del w:id="21" w:author="Tam, Danny@Energy" w:date="2022-03-10T19:30:00Z"/>
                <w:rFonts w:asciiTheme="minorHAnsi" w:hAnsiTheme="minorHAnsi"/>
                <w:b/>
              </w:rPr>
            </w:pPr>
          </w:p>
        </w:tc>
      </w:tr>
      <w:tr w:rsidR="005D3506" w:rsidRPr="002F3D03" w:rsidDel="00C43D65" w14:paraId="7E64DA92" w14:textId="7AAFD769" w:rsidTr="002D7254">
        <w:trPr>
          <w:trHeight w:val="288"/>
          <w:del w:id="22" w:author="Tam, Danny@Energy" w:date="2022-03-10T19:30:00Z"/>
        </w:trPr>
        <w:tc>
          <w:tcPr>
            <w:tcW w:w="636" w:type="dxa"/>
            <w:vAlign w:val="center"/>
          </w:tcPr>
          <w:p w14:paraId="7E64DA8F" w14:textId="119C5337" w:rsidR="005D3506" w:rsidDel="00C43D65" w:rsidRDefault="005D3506" w:rsidP="005D3506">
            <w:pPr>
              <w:suppressAutoHyphens/>
              <w:jc w:val="center"/>
              <w:rPr>
                <w:del w:id="23" w:author="Tam, Danny@Energy" w:date="2022-03-10T19:30:00Z"/>
                <w:rFonts w:asciiTheme="minorHAnsi" w:hAnsiTheme="minorHAnsi"/>
              </w:rPr>
            </w:pPr>
            <w:del w:id="24" w:author="Tam, Danny@Energy" w:date="2022-03-10T19:30:00Z">
              <w:r w:rsidDel="00C43D65">
                <w:rPr>
                  <w:rFonts w:asciiTheme="minorHAnsi" w:hAnsiTheme="minorHAnsi"/>
                </w:rPr>
                <w:delText>04</w:delText>
              </w:r>
            </w:del>
          </w:p>
        </w:tc>
        <w:tc>
          <w:tcPr>
            <w:tcW w:w="6049" w:type="dxa"/>
            <w:vAlign w:val="center"/>
          </w:tcPr>
          <w:p w14:paraId="7E64DA90" w14:textId="380B2C19" w:rsidR="005D3506" w:rsidDel="00C43D65" w:rsidRDefault="005D3506" w:rsidP="005D3506">
            <w:pPr>
              <w:suppressAutoHyphens/>
              <w:rPr>
                <w:del w:id="25" w:author="Tam, Danny@Energy" w:date="2022-03-10T19:30:00Z"/>
                <w:rFonts w:asciiTheme="minorHAnsi" w:hAnsiTheme="minorHAnsi"/>
              </w:rPr>
            </w:pPr>
            <w:del w:id="26" w:author="Tam, Danny@Energy" w:date="2022-03-10T19:30:00Z">
              <w:r w:rsidRPr="002F3D03" w:rsidDel="00C43D65">
                <w:rPr>
                  <w:rFonts w:asciiTheme="minorHAnsi" w:hAnsiTheme="minorHAnsi"/>
                </w:rPr>
                <w:delText>Certification Type</w:delText>
              </w:r>
            </w:del>
          </w:p>
        </w:tc>
        <w:tc>
          <w:tcPr>
            <w:tcW w:w="4345" w:type="dxa"/>
            <w:vAlign w:val="center"/>
          </w:tcPr>
          <w:p w14:paraId="7E64DA91" w14:textId="1FA7929A" w:rsidR="005D3506" w:rsidRPr="002F3D03" w:rsidDel="00C43D65" w:rsidRDefault="005D3506" w:rsidP="005D3506">
            <w:pPr>
              <w:suppressAutoHyphens/>
              <w:rPr>
                <w:del w:id="27" w:author="Tam, Danny@Energy" w:date="2022-03-10T19:30:00Z"/>
                <w:rFonts w:asciiTheme="minorHAnsi" w:hAnsiTheme="minorHAnsi"/>
              </w:rPr>
            </w:pPr>
          </w:p>
        </w:tc>
      </w:tr>
      <w:tr w:rsidR="005D3506" w:rsidRPr="002F3D03" w:rsidDel="00C43D65" w14:paraId="7E64DA96" w14:textId="61FFF6E3" w:rsidTr="002D7254">
        <w:trPr>
          <w:trHeight w:val="288"/>
          <w:del w:id="28" w:author="Tam, Danny@Energy" w:date="2022-03-10T19:30:00Z"/>
        </w:trPr>
        <w:tc>
          <w:tcPr>
            <w:tcW w:w="636" w:type="dxa"/>
            <w:vAlign w:val="center"/>
          </w:tcPr>
          <w:p w14:paraId="7E64DA93" w14:textId="4911CE13" w:rsidR="005D3506" w:rsidDel="00C43D65" w:rsidRDefault="005D3506" w:rsidP="005D3506">
            <w:pPr>
              <w:suppressAutoHyphens/>
              <w:jc w:val="center"/>
              <w:rPr>
                <w:del w:id="29" w:author="Tam, Danny@Energy" w:date="2022-03-10T19:30:00Z"/>
                <w:rFonts w:asciiTheme="minorHAnsi" w:hAnsiTheme="minorHAnsi"/>
              </w:rPr>
            </w:pPr>
            <w:del w:id="30" w:author="Tam, Danny@Energy" w:date="2022-03-10T19:30:00Z">
              <w:r w:rsidDel="00C43D65">
                <w:rPr>
                  <w:rFonts w:asciiTheme="minorHAnsi" w:hAnsiTheme="minorHAnsi"/>
                </w:rPr>
                <w:delText>05</w:delText>
              </w:r>
            </w:del>
          </w:p>
        </w:tc>
        <w:tc>
          <w:tcPr>
            <w:tcW w:w="6049" w:type="dxa"/>
            <w:vAlign w:val="center"/>
          </w:tcPr>
          <w:p w14:paraId="7E64DA94" w14:textId="7970DD2B" w:rsidR="005D3506" w:rsidRPr="002F3D03" w:rsidDel="00C43D65" w:rsidRDefault="005D3506" w:rsidP="005D3506">
            <w:pPr>
              <w:suppressAutoHyphens/>
              <w:rPr>
                <w:del w:id="31" w:author="Tam, Danny@Energy" w:date="2022-03-10T19:30:00Z"/>
                <w:rFonts w:asciiTheme="minorHAnsi" w:hAnsiTheme="minorHAnsi"/>
              </w:rPr>
            </w:pPr>
            <w:del w:id="32" w:author="Tam, Danny@Energy" w:date="2022-03-10T19:30:00Z">
              <w:r w:rsidDel="00C43D65">
                <w:rPr>
                  <w:rFonts w:asciiTheme="minorHAnsi" w:hAnsiTheme="minorHAnsi"/>
                </w:rPr>
                <w:delText>Certificate of Compliance Type</w:delText>
              </w:r>
            </w:del>
          </w:p>
        </w:tc>
        <w:tc>
          <w:tcPr>
            <w:tcW w:w="4345" w:type="dxa"/>
            <w:vAlign w:val="center"/>
          </w:tcPr>
          <w:p w14:paraId="7E64DA95" w14:textId="79E1AEE8" w:rsidR="005D3506" w:rsidRPr="002F3D03" w:rsidDel="00C43D65" w:rsidRDefault="005D3506" w:rsidP="005D3506">
            <w:pPr>
              <w:suppressAutoHyphens/>
              <w:rPr>
                <w:del w:id="33" w:author="Tam, Danny@Energy" w:date="2022-03-10T19:30:00Z"/>
                <w:rFonts w:asciiTheme="minorHAnsi" w:hAnsiTheme="minorHAnsi"/>
              </w:rPr>
            </w:pPr>
          </w:p>
        </w:tc>
      </w:tr>
      <w:tr w:rsidR="005D3506" w:rsidRPr="002F3D03" w:rsidDel="00C43D65" w14:paraId="7E64DA9A" w14:textId="5E208309" w:rsidTr="002D7254">
        <w:trPr>
          <w:trHeight w:val="288"/>
          <w:del w:id="34" w:author="Tam, Danny@Energy" w:date="2022-03-10T19:30:00Z"/>
        </w:trPr>
        <w:tc>
          <w:tcPr>
            <w:tcW w:w="636" w:type="dxa"/>
            <w:vAlign w:val="center"/>
          </w:tcPr>
          <w:p w14:paraId="7E64DA97" w14:textId="6510C95A" w:rsidR="005D3506" w:rsidRPr="002F3D03" w:rsidDel="00C43D65" w:rsidRDefault="005D3506" w:rsidP="005D3506">
            <w:pPr>
              <w:suppressAutoHyphens/>
              <w:jc w:val="center"/>
              <w:rPr>
                <w:del w:id="35" w:author="Tam, Danny@Energy" w:date="2022-03-10T19:30:00Z"/>
                <w:rFonts w:asciiTheme="minorHAnsi" w:hAnsiTheme="minorHAnsi"/>
              </w:rPr>
            </w:pPr>
            <w:del w:id="36" w:author="Tam, Danny@Energy" w:date="2022-03-10T19:30:00Z">
              <w:r w:rsidDel="00C43D65">
                <w:rPr>
                  <w:rFonts w:asciiTheme="minorHAnsi" w:hAnsiTheme="minorHAnsi"/>
                </w:rPr>
                <w:delText>06</w:delText>
              </w:r>
            </w:del>
          </w:p>
        </w:tc>
        <w:tc>
          <w:tcPr>
            <w:tcW w:w="6049" w:type="dxa"/>
            <w:vAlign w:val="center"/>
          </w:tcPr>
          <w:p w14:paraId="7E64DA98" w14:textId="604579D9" w:rsidR="005D3506" w:rsidRPr="002F3D03" w:rsidDel="00C43D65" w:rsidRDefault="005D3506" w:rsidP="005D3506">
            <w:pPr>
              <w:suppressAutoHyphens/>
              <w:rPr>
                <w:del w:id="37" w:author="Tam, Danny@Energy" w:date="2022-03-10T19:30:00Z"/>
                <w:rFonts w:asciiTheme="minorHAnsi" w:hAnsiTheme="minorHAnsi"/>
              </w:rPr>
            </w:pPr>
            <w:del w:id="38" w:author="Tam, Danny@Energy" w:date="2022-03-10T19:30:00Z">
              <w:r w:rsidRPr="002F3D03" w:rsidDel="00C43D65">
                <w:rPr>
                  <w:rFonts w:asciiTheme="minorHAnsi" w:hAnsiTheme="minorHAnsi"/>
                </w:rPr>
                <w:delText>M</w:delText>
              </w:r>
              <w:r w:rsidDel="00C43D65">
                <w:rPr>
                  <w:rFonts w:asciiTheme="minorHAnsi" w:hAnsiTheme="minorHAnsi"/>
                </w:rPr>
                <w:delText>anufacturer</w:delText>
              </w:r>
              <w:r w:rsidRPr="002F3D03" w:rsidDel="00C43D65">
                <w:rPr>
                  <w:rFonts w:asciiTheme="minorHAnsi" w:hAnsiTheme="minorHAnsi"/>
                </w:rPr>
                <w:delText xml:space="preserve"> Name</w:delText>
              </w:r>
            </w:del>
          </w:p>
        </w:tc>
        <w:tc>
          <w:tcPr>
            <w:tcW w:w="4345" w:type="dxa"/>
            <w:vAlign w:val="center"/>
          </w:tcPr>
          <w:p w14:paraId="7E64DA99" w14:textId="6460516C" w:rsidR="005D3506" w:rsidRPr="002F3D03" w:rsidDel="00C43D65" w:rsidRDefault="005D3506" w:rsidP="005D3506">
            <w:pPr>
              <w:suppressAutoHyphens/>
              <w:rPr>
                <w:del w:id="39" w:author="Tam, Danny@Energy" w:date="2022-03-10T19:30:00Z"/>
                <w:rFonts w:asciiTheme="minorHAnsi" w:hAnsiTheme="minorHAnsi"/>
              </w:rPr>
            </w:pPr>
          </w:p>
        </w:tc>
      </w:tr>
      <w:tr w:rsidR="00865D5E" w:rsidRPr="002F3D03" w:rsidDel="00C43D65" w14:paraId="1AC285DE" w14:textId="65D2DAD2" w:rsidTr="002D7254">
        <w:trPr>
          <w:trHeight w:val="288"/>
          <w:del w:id="40" w:author="Tam, Danny@Energy" w:date="2022-03-10T19:30:00Z"/>
        </w:trPr>
        <w:tc>
          <w:tcPr>
            <w:tcW w:w="636" w:type="dxa"/>
            <w:vAlign w:val="center"/>
          </w:tcPr>
          <w:p w14:paraId="13ECAEDD" w14:textId="313FD7E1" w:rsidR="00865D5E" w:rsidDel="00C43D65" w:rsidRDefault="00865D5E" w:rsidP="00865D5E">
            <w:pPr>
              <w:suppressAutoHyphens/>
              <w:jc w:val="center"/>
              <w:rPr>
                <w:del w:id="41" w:author="Tam, Danny@Energy" w:date="2022-03-10T19:30:00Z"/>
                <w:rFonts w:asciiTheme="minorHAnsi" w:hAnsiTheme="minorHAnsi"/>
              </w:rPr>
            </w:pPr>
            <w:del w:id="42" w:author="Tam, Danny@Energy" w:date="2022-03-10T19:30:00Z">
              <w:r w:rsidDel="00C43D65">
                <w:rPr>
                  <w:rFonts w:asciiTheme="minorHAnsi" w:hAnsiTheme="minorHAnsi"/>
                </w:rPr>
                <w:delText>07</w:delText>
              </w:r>
            </w:del>
          </w:p>
        </w:tc>
        <w:tc>
          <w:tcPr>
            <w:tcW w:w="6049" w:type="dxa"/>
            <w:vAlign w:val="center"/>
          </w:tcPr>
          <w:p w14:paraId="79FD208F" w14:textId="16E7E40C" w:rsidR="00865D5E" w:rsidRPr="002F3D03" w:rsidDel="00C43D65" w:rsidRDefault="00865D5E" w:rsidP="00865D5E">
            <w:pPr>
              <w:suppressAutoHyphens/>
              <w:rPr>
                <w:del w:id="43" w:author="Tam, Danny@Energy" w:date="2022-03-10T19:30:00Z"/>
                <w:rFonts w:asciiTheme="minorHAnsi" w:hAnsiTheme="minorHAnsi"/>
              </w:rPr>
            </w:pPr>
            <w:del w:id="44" w:author="Tam, Danny@Energy" w:date="2022-03-10T19:30:00Z">
              <w:r w:rsidDel="00C43D65">
                <w:rPr>
                  <w:rFonts w:asciiTheme="minorHAnsi" w:hAnsiTheme="minorHAnsi"/>
                </w:rPr>
                <w:delText>Collector Brand</w:delText>
              </w:r>
            </w:del>
          </w:p>
        </w:tc>
        <w:tc>
          <w:tcPr>
            <w:tcW w:w="4345" w:type="dxa"/>
            <w:vAlign w:val="center"/>
          </w:tcPr>
          <w:p w14:paraId="7ED70AB4" w14:textId="59246F68" w:rsidR="00865D5E" w:rsidRPr="002F3D03" w:rsidDel="00C43D65" w:rsidRDefault="00865D5E" w:rsidP="00865D5E">
            <w:pPr>
              <w:suppressAutoHyphens/>
              <w:rPr>
                <w:del w:id="45" w:author="Tam, Danny@Energy" w:date="2022-03-10T19:30:00Z"/>
                <w:rFonts w:asciiTheme="minorHAnsi" w:hAnsiTheme="minorHAnsi"/>
              </w:rPr>
            </w:pPr>
          </w:p>
        </w:tc>
      </w:tr>
      <w:tr w:rsidR="00865D5E" w:rsidRPr="002F3D03" w:rsidDel="00C43D65" w14:paraId="7E64DA9E" w14:textId="7752C2AA" w:rsidTr="002D7254">
        <w:trPr>
          <w:trHeight w:val="288"/>
          <w:del w:id="46" w:author="Tam, Danny@Energy" w:date="2022-03-10T19:30:00Z"/>
        </w:trPr>
        <w:tc>
          <w:tcPr>
            <w:tcW w:w="636" w:type="dxa"/>
            <w:vAlign w:val="center"/>
          </w:tcPr>
          <w:p w14:paraId="7E64DA9B" w14:textId="54775966" w:rsidR="00865D5E" w:rsidRPr="002F3D03" w:rsidDel="00C43D65" w:rsidRDefault="00865D5E" w:rsidP="00865D5E">
            <w:pPr>
              <w:suppressAutoHyphens/>
              <w:jc w:val="center"/>
              <w:rPr>
                <w:del w:id="47" w:author="Tam, Danny@Energy" w:date="2022-03-10T19:30:00Z"/>
                <w:rFonts w:asciiTheme="minorHAnsi" w:hAnsiTheme="minorHAnsi"/>
              </w:rPr>
            </w:pPr>
            <w:del w:id="48" w:author="Tam, Danny@Energy" w:date="2022-03-10T19:30:00Z">
              <w:r w:rsidDel="00C43D65">
                <w:rPr>
                  <w:rFonts w:asciiTheme="minorHAnsi" w:hAnsiTheme="minorHAnsi"/>
                </w:rPr>
                <w:delText>08</w:delText>
              </w:r>
            </w:del>
          </w:p>
        </w:tc>
        <w:tc>
          <w:tcPr>
            <w:tcW w:w="6049" w:type="dxa"/>
            <w:vAlign w:val="center"/>
          </w:tcPr>
          <w:p w14:paraId="7E64DA9C" w14:textId="7602E7B0" w:rsidR="00865D5E" w:rsidRPr="002F3D03" w:rsidDel="00C43D65" w:rsidRDefault="00865D5E" w:rsidP="00865D5E">
            <w:pPr>
              <w:suppressAutoHyphens/>
              <w:rPr>
                <w:del w:id="49" w:author="Tam, Danny@Energy" w:date="2022-03-10T19:30:00Z"/>
                <w:rFonts w:asciiTheme="minorHAnsi" w:hAnsiTheme="minorHAnsi"/>
              </w:rPr>
            </w:pPr>
            <w:del w:id="50" w:author="Tam, Danny@Energy" w:date="2022-03-10T19:30:00Z">
              <w:r w:rsidRPr="002F3D03" w:rsidDel="00C43D65">
                <w:rPr>
                  <w:rFonts w:asciiTheme="minorHAnsi" w:hAnsiTheme="minorHAnsi"/>
                </w:rPr>
                <w:delText>Model Number</w:delText>
              </w:r>
            </w:del>
          </w:p>
        </w:tc>
        <w:tc>
          <w:tcPr>
            <w:tcW w:w="4345" w:type="dxa"/>
            <w:vAlign w:val="center"/>
          </w:tcPr>
          <w:p w14:paraId="7E64DA9D" w14:textId="687F50FC" w:rsidR="00865D5E" w:rsidRPr="002F3D03" w:rsidDel="00C43D65" w:rsidRDefault="00865D5E" w:rsidP="00865D5E">
            <w:pPr>
              <w:suppressAutoHyphens/>
              <w:rPr>
                <w:del w:id="51" w:author="Tam, Danny@Energy" w:date="2022-03-10T19:30:00Z"/>
                <w:rFonts w:asciiTheme="minorHAnsi" w:hAnsiTheme="minorHAnsi"/>
              </w:rPr>
            </w:pPr>
          </w:p>
        </w:tc>
      </w:tr>
      <w:tr w:rsidR="00865D5E" w:rsidRPr="002F3D03" w:rsidDel="00C43D65" w14:paraId="7E64DAA2" w14:textId="7830B964" w:rsidTr="002D7254">
        <w:trPr>
          <w:trHeight w:val="288"/>
          <w:del w:id="52" w:author="Tam, Danny@Energy" w:date="2022-03-10T19:30:00Z"/>
        </w:trPr>
        <w:tc>
          <w:tcPr>
            <w:tcW w:w="636" w:type="dxa"/>
            <w:vAlign w:val="center"/>
          </w:tcPr>
          <w:p w14:paraId="7E64DA9F" w14:textId="31BB3FB4" w:rsidR="00865D5E" w:rsidDel="00C43D65" w:rsidRDefault="00865D5E" w:rsidP="00865D5E">
            <w:pPr>
              <w:suppressAutoHyphens/>
              <w:jc w:val="center"/>
              <w:rPr>
                <w:del w:id="53" w:author="Tam, Danny@Energy" w:date="2022-03-10T19:30:00Z"/>
                <w:rFonts w:asciiTheme="minorHAnsi" w:hAnsiTheme="minorHAnsi"/>
              </w:rPr>
            </w:pPr>
            <w:del w:id="54" w:author="Tam, Danny@Energy" w:date="2022-03-10T19:30:00Z">
              <w:r w:rsidDel="00C43D65">
                <w:rPr>
                  <w:rFonts w:asciiTheme="minorHAnsi" w:hAnsiTheme="minorHAnsi"/>
                </w:rPr>
                <w:delText>09</w:delText>
              </w:r>
            </w:del>
          </w:p>
        </w:tc>
        <w:tc>
          <w:tcPr>
            <w:tcW w:w="6049" w:type="dxa"/>
            <w:vAlign w:val="center"/>
          </w:tcPr>
          <w:p w14:paraId="7E64DAA0" w14:textId="60900791" w:rsidR="00865D5E" w:rsidRPr="002F3D03" w:rsidDel="00C43D65" w:rsidRDefault="00444744" w:rsidP="00865D5E">
            <w:pPr>
              <w:suppressAutoHyphens/>
              <w:rPr>
                <w:del w:id="55" w:author="Tam, Danny@Energy" w:date="2022-03-10T19:30:00Z"/>
                <w:rFonts w:asciiTheme="minorHAnsi" w:hAnsiTheme="minorHAnsi"/>
              </w:rPr>
            </w:pPr>
            <w:del w:id="56" w:author="Tam, Danny@Energy" w:date="2022-03-10T19:30:00Z">
              <w:r w:rsidRPr="00444744" w:rsidDel="00C43D65">
                <w:rPr>
                  <w:rFonts w:asciiTheme="minorHAnsi" w:hAnsiTheme="minorHAnsi"/>
                </w:rPr>
                <w:delText>SRCC/IAPMO</w:delText>
              </w:r>
              <w:r w:rsidR="00865D5E" w:rsidDel="00C43D65">
                <w:rPr>
                  <w:rFonts w:asciiTheme="minorHAnsi" w:hAnsiTheme="minorHAnsi"/>
                </w:rPr>
                <w:delText xml:space="preserve"> Number</w:delText>
              </w:r>
            </w:del>
          </w:p>
        </w:tc>
        <w:tc>
          <w:tcPr>
            <w:tcW w:w="4345" w:type="dxa"/>
            <w:vAlign w:val="center"/>
          </w:tcPr>
          <w:p w14:paraId="7E64DAA1" w14:textId="107F2164" w:rsidR="00865D5E" w:rsidRPr="002F3D03" w:rsidDel="00C43D65" w:rsidRDefault="00865D5E" w:rsidP="00865D5E">
            <w:pPr>
              <w:suppressAutoHyphens/>
              <w:rPr>
                <w:del w:id="57" w:author="Tam, Danny@Energy" w:date="2022-03-10T19:30:00Z"/>
                <w:rFonts w:asciiTheme="minorHAnsi" w:hAnsiTheme="minorHAnsi"/>
              </w:rPr>
            </w:pPr>
          </w:p>
        </w:tc>
      </w:tr>
      <w:tr w:rsidR="00865D5E" w:rsidRPr="002F3D03" w:rsidDel="00C43D65" w14:paraId="7E64DAA6" w14:textId="5E677D3A" w:rsidTr="002D7254">
        <w:trPr>
          <w:trHeight w:val="288"/>
          <w:del w:id="58" w:author="Tam, Danny@Energy" w:date="2022-03-10T19:30:00Z"/>
        </w:trPr>
        <w:tc>
          <w:tcPr>
            <w:tcW w:w="636" w:type="dxa"/>
            <w:vAlign w:val="center"/>
          </w:tcPr>
          <w:p w14:paraId="7E64DAA3" w14:textId="7587CE65" w:rsidR="00865D5E" w:rsidRPr="002F3D03" w:rsidDel="00C43D65" w:rsidRDefault="00865D5E" w:rsidP="00865D5E">
            <w:pPr>
              <w:suppressAutoHyphens/>
              <w:jc w:val="center"/>
              <w:rPr>
                <w:del w:id="59" w:author="Tam, Danny@Energy" w:date="2022-03-10T19:30:00Z"/>
                <w:rFonts w:asciiTheme="minorHAnsi" w:hAnsiTheme="minorHAnsi"/>
              </w:rPr>
            </w:pPr>
            <w:del w:id="60" w:author="Tam, Danny@Energy" w:date="2022-03-10T19:30:00Z">
              <w:r w:rsidDel="00C43D65">
                <w:rPr>
                  <w:rFonts w:asciiTheme="minorHAnsi" w:hAnsiTheme="minorHAnsi"/>
                </w:rPr>
                <w:delText>10</w:delText>
              </w:r>
            </w:del>
          </w:p>
        </w:tc>
        <w:tc>
          <w:tcPr>
            <w:tcW w:w="6049" w:type="dxa"/>
            <w:vAlign w:val="center"/>
          </w:tcPr>
          <w:p w14:paraId="7E64DAA4" w14:textId="299AB469" w:rsidR="00865D5E" w:rsidRPr="002F3D03" w:rsidDel="00C43D65" w:rsidRDefault="00865D5E" w:rsidP="00865D5E">
            <w:pPr>
              <w:suppressAutoHyphens/>
              <w:rPr>
                <w:del w:id="61" w:author="Tam, Danny@Energy" w:date="2022-03-10T19:30:00Z"/>
                <w:rFonts w:asciiTheme="minorHAnsi" w:hAnsiTheme="minorHAnsi"/>
              </w:rPr>
            </w:pPr>
            <w:del w:id="62" w:author="Tam, Danny@Energy" w:date="2022-03-10T19:30:00Z">
              <w:r w:rsidRPr="002F3D03" w:rsidDel="00C43D65">
                <w:rPr>
                  <w:rFonts w:asciiTheme="minorHAnsi" w:hAnsiTheme="minorHAnsi"/>
                </w:rPr>
                <w:delText>Solar Savings Fraction</w:delText>
              </w:r>
              <w:r w:rsidDel="00C43D65">
                <w:rPr>
                  <w:rFonts w:asciiTheme="minorHAnsi" w:hAnsiTheme="minorHAnsi"/>
                </w:rPr>
                <w:delText xml:space="preserve"> from calculator or directly</w:delText>
              </w:r>
              <w:r w:rsidRPr="002F3D03" w:rsidDel="00C43D65">
                <w:rPr>
                  <w:rFonts w:asciiTheme="minorHAnsi" w:hAnsiTheme="minorHAnsi"/>
                </w:rPr>
                <w:delText xml:space="preserve"> </w:delText>
              </w:r>
              <w:r w:rsidDel="00C43D65">
                <w:rPr>
                  <w:rFonts w:asciiTheme="minorHAnsi" w:hAnsiTheme="minorHAnsi"/>
                </w:rPr>
                <w:delText>from SRCC website</w:delText>
              </w:r>
              <w:r w:rsidRPr="00E42BA5" w:rsidDel="00C43D65">
                <w:rPr>
                  <w:rFonts w:asciiTheme="minorHAnsi" w:hAnsiTheme="minorHAnsi"/>
                  <w:vertAlign w:val="superscript"/>
                </w:rPr>
                <w:delText>1</w:delText>
              </w:r>
              <w:r w:rsidRPr="00C453CA" w:rsidDel="00C43D65">
                <w:rPr>
                  <w:rFonts w:asciiTheme="minorHAnsi" w:hAnsiTheme="minorHAnsi"/>
                  <w:vertAlign w:val="superscript"/>
                </w:rPr>
                <w:delText xml:space="preserve"> </w:delText>
              </w:r>
              <w:r w:rsidRPr="002F3D03" w:rsidDel="00C43D65">
                <w:rPr>
                  <w:rFonts w:asciiTheme="minorHAnsi" w:hAnsiTheme="minorHAnsi"/>
                </w:rPr>
                <w:delText>(annual average value)</w:delText>
              </w:r>
            </w:del>
          </w:p>
        </w:tc>
        <w:tc>
          <w:tcPr>
            <w:tcW w:w="4345" w:type="dxa"/>
            <w:vAlign w:val="center"/>
          </w:tcPr>
          <w:p w14:paraId="7E64DAA5" w14:textId="2F07EEF8" w:rsidR="00865D5E" w:rsidRPr="002F3D03" w:rsidDel="00C43D65" w:rsidRDefault="00865D5E" w:rsidP="00865D5E">
            <w:pPr>
              <w:suppressAutoHyphens/>
              <w:rPr>
                <w:del w:id="63" w:author="Tam, Danny@Energy" w:date="2022-03-10T19:30:00Z"/>
                <w:rFonts w:asciiTheme="minorHAnsi" w:hAnsiTheme="minorHAnsi"/>
              </w:rPr>
            </w:pPr>
          </w:p>
        </w:tc>
      </w:tr>
      <w:tr w:rsidR="00865D5E" w:rsidRPr="002F3D03" w:rsidDel="00C43D65" w14:paraId="1A0EE3FC" w14:textId="6BBC2761" w:rsidTr="002D7254">
        <w:trPr>
          <w:trHeight w:val="288"/>
          <w:del w:id="64" w:author="Tam, Danny@Energy" w:date="2022-03-10T19:30:00Z"/>
        </w:trPr>
        <w:tc>
          <w:tcPr>
            <w:tcW w:w="636" w:type="dxa"/>
            <w:vAlign w:val="center"/>
          </w:tcPr>
          <w:p w14:paraId="52D26A07" w14:textId="7283EFB6" w:rsidR="00865D5E" w:rsidDel="00C43D65" w:rsidRDefault="00865D5E" w:rsidP="00865D5E">
            <w:pPr>
              <w:suppressAutoHyphens/>
              <w:jc w:val="center"/>
              <w:rPr>
                <w:del w:id="65" w:author="Tam, Danny@Energy" w:date="2022-03-10T19:30:00Z"/>
                <w:rFonts w:asciiTheme="minorHAnsi" w:hAnsiTheme="minorHAnsi"/>
              </w:rPr>
            </w:pPr>
            <w:del w:id="66" w:author="Tam, Danny@Energy" w:date="2022-03-10T19:30:00Z">
              <w:r w:rsidDel="00C43D65">
                <w:rPr>
                  <w:rFonts w:asciiTheme="minorHAnsi" w:hAnsiTheme="minorHAnsi"/>
                </w:rPr>
                <w:delText>11</w:delText>
              </w:r>
            </w:del>
          </w:p>
        </w:tc>
        <w:tc>
          <w:tcPr>
            <w:tcW w:w="6049" w:type="dxa"/>
            <w:vAlign w:val="center"/>
          </w:tcPr>
          <w:p w14:paraId="6D3A7A23" w14:textId="15E3080F" w:rsidR="00865D5E" w:rsidRPr="002F3D03" w:rsidDel="00C43D65" w:rsidRDefault="00865D5E" w:rsidP="00865D5E">
            <w:pPr>
              <w:suppressAutoHyphens/>
              <w:rPr>
                <w:del w:id="67" w:author="Tam, Danny@Energy" w:date="2022-03-10T19:30:00Z"/>
                <w:rFonts w:asciiTheme="minorHAnsi" w:hAnsiTheme="minorHAnsi"/>
              </w:rPr>
            </w:pPr>
            <w:del w:id="68" w:author="Tam, Danny@Energy" w:date="2022-03-10T19:30:00Z">
              <w:r w:rsidDel="00C43D65">
                <w:rPr>
                  <w:rFonts w:asciiTheme="minorHAnsi" w:hAnsiTheme="minorHAnsi"/>
                </w:rPr>
                <w:delText>Required Solar Savings Fraction</w:delText>
              </w:r>
            </w:del>
          </w:p>
        </w:tc>
        <w:tc>
          <w:tcPr>
            <w:tcW w:w="4345" w:type="dxa"/>
            <w:vAlign w:val="center"/>
          </w:tcPr>
          <w:p w14:paraId="776C8A9F" w14:textId="41B8DB26" w:rsidR="00865D5E" w:rsidRPr="002F3D03" w:rsidDel="00C43D65" w:rsidRDefault="00865D5E" w:rsidP="00865D5E">
            <w:pPr>
              <w:suppressAutoHyphens/>
              <w:rPr>
                <w:del w:id="69" w:author="Tam, Danny@Energy" w:date="2022-03-10T19:30:00Z"/>
                <w:rFonts w:asciiTheme="minorHAnsi" w:hAnsiTheme="minorHAnsi"/>
              </w:rPr>
            </w:pPr>
          </w:p>
        </w:tc>
      </w:tr>
      <w:tr w:rsidR="00865D5E" w:rsidRPr="002F3D03" w:rsidDel="00C43D65" w14:paraId="7E64DAAA" w14:textId="51E057D3" w:rsidTr="002D7254">
        <w:trPr>
          <w:trHeight w:val="288"/>
          <w:del w:id="70" w:author="Tam, Danny@Energy" w:date="2022-03-10T19:30:00Z"/>
        </w:trPr>
        <w:tc>
          <w:tcPr>
            <w:tcW w:w="636" w:type="dxa"/>
            <w:vAlign w:val="center"/>
          </w:tcPr>
          <w:p w14:paraId="7E64DAA7" w14:textId="4856EB4B" w:rsidR="00865D5E" w:rsidRPr="002F3D03" w:rsidDel="00C43D65" w:rsidRDefault="00865D5E" w:rsidP="00865D5E">
            <w:pPr>
              <w:suppressAutoHyphens/>
              <w:jc w:val="center"/>
              <w:rPr>
                <w:del w:id="71" w:author="Tam, Danny@Energy" w:date="2022-03-10T19:30:00Z"/>
                <w:rFonts w:asciiTheme="minorHAnsi" w:hAnsiTheme="minorHAnsi"/>
              </w:rPr>
            </w:pPr>
            <w:del w:id="72" w:author="Tam, Danny@Energy" w:date="2022-03-10T19:30:00Z">
              <w:r w:rsidDel="00C43D65">
                <w:rPr>
                  <w:rFonts w:asciiTheme="minorHAnsi" w:hAnsiTheme="minorHAnsi"/>
                </w:rPr>
                <w:delText>1</w:delText>
              </w:r>
              <w:r w:rsidR="00B31B43" w:rsidDel="00C43D65">
                <w:rPr>
                  <w:rFonts w:asciiTheme="minorHAnsi" w:hAnsiTheme="minorHAnsi"/>
                </w:rPr>
                <w:delText>2</w:delText>
              </w:r>
            </w:del>
          </w:p>
        </w:tc>
        <w:tc>
          <w:tcPr>
            <w:tcW w:w="6049" w:type="dxa"/>
            <w:vAlign w:val="center"/>
          </w:tcPr>
          <w:p w14:paraId="7E64DAA8" w14:textId="16584C9F" w:rsidR="00865D5E" w:rsidDel="00C43D65" w:rsidRDefault="00865D5E" w:rsidP="00865D5E">
            <w:pPr>
              <w:suppressAutoHyphens/>
              <w:rPr>
                <w:del w:id="73" w:author="Tam, Danny@Energy" w:date="2022-03-10T19:30:00Z"/>
                <w:rFonts w:asciiTheme="minorHAnsi" w:hAnsiTheme="minorHAnsi"/>
              </w:rPr>
            </w:pPr>
            <w:del w:id="74" w:author="Tam, Danny@Energy" w:date="2022-03-10T19:30:00Z">
              <w:r w:rsidDel="00C43D65">
                <w:rPr>
                  <w:rFonts w:asciiTheme="minorHAnsi" w:hAnsiTheme="minorHAnsi"/>
                </w:rPr>
                <w:delText>Number</w:delText>
              </w:r>
              <w:r w:rsidRPr="002F3D03" w:rsidDel="00C43D65">
                <w:rPr>
                  <w:rFonts w:asciiTheme="minorHAnsi" w:hAnsiTheme="minorHAnsi"/>
                </w:rPr>
                <w:delText xml:space="preserve"> of Collectors</w:delText>
              </w:r>
            </w:del>
          </w:p>
        </w:tc>
        <w:tc>
          <w:tcPr>
            <w:tcW w:w="4345" w:type="dxa"/>
            <w:vAlign w:val="center"/>
          </w:tcPr>
          <w:p w14:paraId="7E64DAA9" w14:textId="54801CDE" w:rsidR="00865D5E" w:rsidRPr="002F3D03" w:rsidDel="00C43D65" w:rsidRDefault="00865D5E" w:rsidP="00865D5E">
            <w:pPr>
              <w:suppressAutoHyphens/>
              <w:rPr>
                <w:del w:id="75" w:author="Tam, Danny@Energy" w:date="2022-03-10T19:30:00Z"/>
                <w:rFonts w:asciiTheme="minorHAnsi" w:hAnsiTheme="minorHAnsi"/>
              </w:rPr>
            </w:pPr>
          </w:p>
        </w:tc>
      </w:tr>
      <w:tr w:rsidR="00865D5E" w:rsidRPr="002F3D03" w:rsidDel="00C43D65" w14:paraId="7E64DAB2" w14:textId="3CB918F9" w:rsidTr="002D7254">
        <w:trPr>
          <w:trHeight w:val="288"/>
          <w:del w:id="76" w:author="Tam, Danny@Energy" w:date="2022-03-10T19:30:00Z"/>
        </w:trPr>
        <w:tc>
          <w:tcPr>
            <w:tcW w:w="636" w:type="dxa"/>
            <w:vAlign w:val="center"/>
          </w:tcPr>
          <w:p w14:paraId="7E64DAAF" w14:textId="35D71C23" w:rsidR="00865D5E" w:rsidRPr="002F3D03" w:rsidDel="00C43D65" w:rsidRDefault="00865D5E" w:rsidP="0019535F">
            <w:pPr>
              <w:suppressAutoHyphens/>
              <w:jc w:val="center"/>
              <w:rPr>
                <w:del w:id="77" w:author="Tam, Danny@Energy" w:date="2022-03-10T19:30:00Z"/>
                <w:rFonts w:asciiTheme="minorHAnsi" w:hAnsiTheme="minorHAnsi"/>
              </w:rPr>
            </w:pPr>
            <w:del w:id="78" w:author="Tam, Danny@Energy" w:date="2022-03-10T19:30:00Z">
              <w:r w:rsidDel="00C43D65">
                <w:rPr>
                  <w:rFonts w:asciiTheme="minorHAnsi" w:hAnsiTheme="minorHAnsi"/>
                </w:rPr>
                <w:delText>1</w:delText>
              </w:r>
              <w:r w:rsidR="00B31B43" w:rsidDel="00C43D65">
                <w:rPr>
                  <w:rFonts w:asciiTheme="minorHAnsi" w:hAnsiTheme="minorHAnsi"/>
                </w:rPr>
                <w:delText>3</w:delText>
              </w:r>
            </w:del>
          </w:p>
        </w:tc>
        <w:tc>
          <w:tcPr>
            <w:tcW w:w="6049" w:type="dxa"/>
            <w:vAlign w:val="center"/>
          </w:tcPr>
          <w:p w14:paraId="7E64DAB0" w14:textId="15C53C14" w:rsidR="00865D5E" w:rsidRPr="002F3D03" w:rsidDel="00C43D65" w:rsidRDefault="00865D5E" w:rsidP="00865D5E">
            <w:pPr>
              <w:suppressAutoHyphens/>
              <w:rPr>
                <w:del w:id="79" w:author="Tam, Danny@Energy" w:date="2022-03-10T19:30:00Z"/>
                <w:rFonts w:asciiTheme="minorHAnsi" w:hAnsiTheme="minorHAnsi"/>
              </w:rPr>
            </w:pPr>
            <w:del w:id="80" w:author="Tam, Danny@Energy" w:date="2022-03-10T19:30:00Z">
              <w:r w:rsidDel="00C43D65">
                <w:rPr>
                  <w:rFonts w:asciiTheme="minorHAnsi" w:hAnsiTheme="minorHAnsi"/>
                </w:rPr>
                <w:delText>Water Heater Storage Volume (gallons)</w:delText>
              </w:r>
            </w:del>
          </w:p>
        </w:tc>
        <w:tc>
          <w:tcPr>
            <w:tcW w:w="4345" w:type="dxa"/>
            <w:vAlign w:val="center"/>
          </w:tcPr>
          <w:p w14:paraId="7E64DAB1" w14:textId="4A9E79F2" w:rsidR="00865D5E" w:rsidRPr="002F3D03" w:rsidDel="00C43D65" w:rsidRDefault="00865D5E" w:rsidP="00865D5E">
            <w:pPr>
              <w:suppressAutoHyphens/>
              <w:rPr>
                <w:del w:id="81" w:author="Tam, Danny@Energy" w:date="2022-03-10T19:30:00Z"/>
                <w:rFonts w:asciiTheme="minorHAnsi" w:hAnsiTheme="minorHAnsi"/>
              </w:rPr>
            </w:pPr>
          </w:p>
        </w:tc>
      </w:tr>
      <w:tr w:rsidR="00865D5E" w:rsidRPr="002F3D03" w:rsidDel="00C43D65" w14:paraId="7E64DABA" w14:textId="117D56DC" w:rsidTr="002D7254">
        <w:trPr>
          <w:trHeight w:val="288"/>
          <w:del w:id="82" w:author="Tam, Danny@Energy" w:date="2022-03-10T19:30:00Z"/>
        </w:trPr>
        <w:tc>
          <w:tcPr>
            <w:tcW w:w="636" w:type="dxa"/>
            <w:vAlign w:val="center"/>
          </w:tcPr>
          <w:p w14:paraId="7E64DAB7" w14:textId="2F426233" w:rsidR="00865D5E" w:rsidDel="00C43D65" w:rsidRDefault="00865D5E" w:rsidP="0019535F">
            <w:pPr>
              <w:suppressAutoHyphens/>
              <w:jc w:val="center"/>
              <w:rPr>
                <w:del w:id="83" w:author="Tam, Danny@Energy" w:date="2022-03-10T19:30:00Z"/>
                <w:rFonts w:asciiTheme="minorHAnsi" w:hAnsiTheme="minorHAnsi"/>
              </w:rPr>
            </w:pPr>
            <w:del w:id="84" w:author="Tam, Danny@Energy" w:date="2022-03-10T19:30:00Z">
              <w:r w:rsidDel="00C43D65">
                <w:rPr>
                  <w:rFonts w:asciiTheme="minorHAnsi" w:hAnsiTheme="minorHAnsi"/>
                </w:rPr>
                <w:delText>1</w:delText>
              </w:r>
              <w:r w:rsidR="00B31B43" w:rsidDel="00C43D65">
                <w:rPr>
                  <w:rFonts w:asciiTheme="minorHAnsi" w:hAnsiTheme="minorHAnsi"/>
                </w:rPr>
                <w:delText>4</w:delText>
              </w:r>
            </w:del>
          </w:p>
        </w:tc>
        <w:tc>
          <w:tcPr>
            <w:tcW w:w="6049" w:type="dxa"/>
            <w:vAlign w:val="center"/>
          </w:tcPr>
          <w:p w14:paraId="7E64DAB8" w14:textId="37CDBEEA" w:rsidR="00865D5E" w:rsidRPr="002F3D03" w:rsidDel="00C43D65" w:rsidRDefault="00865D5E" w:rsidP="00865D5E">
            <w:pPr>
              <w:suppressAutoHyphens/>
              <w:rPr>
                <w:del w:id="85" w:author="Tam, Danny@Energy" w:date="2022-03-10T19:30:00Z"/>
                <w:rFonts w:asciiTheme="minorHAnsi" w:hAnsiTheme="minorHAnsi"/>
              </w:rPr>
            </w:pPr>
            <w:del w:id="86" w:author="Tam, Danny@Energy" w:date="2022-03-10T19:30:00Z">
              <w:r w:rsidDel="00C43D65">
                <w:rPr>
                  <w:rFonts w:asciiTheme="minorHAnsi" w:hAnsiTheme="minorHAnsi"/>
                </w:rPr>
                <w:delText>Collectors Angle from True North (in Degrees)</w:delText>
              </w:r>
            </w:del>
          </w:p>
        </w:tc>
        <w:tc>
          <w:tcPr>
            <w:tcW w:w="4345" w:type="dxa"/>
            <w:vAlign w:val="center"/>
          </w:tcPr>
          <w:p w14:paraId="7E64DAB9" w14:textId="6B21F9E9" w:rsidR="00865D5E" w:rsidRPr="002F3D03" w:rsidDel="00C43D65" w:rsidRDefault="00865D5E" w:rsidP="00865D5E">
            <w:pPr>
              <w:suppressAutoHyphens/>
              <w:rPr>
                <w:del w:id="87" w:author="Tam, Danny@Energy" w:date="2022-03-10T19:30:00Z"/>
                <w:rFonts w:asciiTheme="minorHAnsi" w:hAnsiTheme="minorHAnsi"/>
              </w:rPr>
            </w:pPr>
          </w:p>
        </w:tc>
      </w:tr>
      <w:tr w:rsidR="00865D5E" w:rsidRPr="002F3D03" w:rsidDel="00C43D65" w14:paraId="7E64DABE" w14:textId="7308BE20" w:rsidTr="002D7254">
        <w:trPr>
          <w:trHeight w:val="288"/>
          <w:del w:id="88" w:author="Tam, Danny@Energy" w:date="2022-03-10T19:30:00Z"/>
        </w:trPr>
        <w:tc>
          <w:tcPr>
            <w:tcW w:w="636" w:type="dxa"/>
            <w:vAlign w:val="center"/>
          </w:tcPr>
          <w:p w14:paraId="7E64DABB" w14:textId="2EDD7466" w:rsidR="00865D5E" w:rsidRPr="002F3D03" w:rsidDel="00C43D65" w:rsidRDefault="00865D5E" w:rsidP="0019535F">
            <w:pPr>
              <w:suppressAutoHyphens/>
              <w:jc w:val="center"/>
              <w:rPr>
                <w:del w:id="89" w:author="Tam, Danny@Energy" w:date="2022-03-10T19:30:00Z"/>
                <w:rFonts w:asciiTheme="minorHAnsi" w:hAnsiTheme="minorHAnsi"/>
              </w:rPr>
            </w:pPr>
            <w:del w:id="90" w:author="Tam, Danny@Energy" w:date="2022-03-10T19:30:00Z">
              <w:r w:rsidDel="00C43D65">
                <w:rPr>
                  <w:rFonts w:asciiTheme="minorHAnsi" w:hAnsiTheme="minorHAnsi"/>
                </w:rPr>
                <w:delText>1</w:delText>
              </w:r>
              <w:r w:rsidR="00B31B43" w:rsidDel="00C43D65">
                <w:rPr>
                  <w:rFonts w:asciiTheme="minorHAnsi" w:hAnsiTheme="minorHAnsi"/>
                </w:rPr>
                <w:delText>5</w:delText>
              </w:r>
            </w:del>
          </w:p>
        </w:tc>
        <w:tc>
          <w:tcPr>
            <w:tcW w:w="6049" w:type="dxa"/>
            <w:vAlign w:val="center"/>
          </w:tcPr>
          <w:p w14:paraId="7E64DABC" w14:textId="7600877E" w:rsidR="00865D5E" w:rsidRPr="002F3D03" w:rsidDel="00C43D65" w:rsidRDefault="00865D5E" w:rsidP="00865D5E">
            <w:pPr>
              <w:suppressAutoHyphens/>
              <w:rPr>
                <w:del w:id="91" w:author="Tam, Danny@Energy" w:date="2022-03-10T19:30:00Z"/>
                <w:rFonts w:asciiTheme="minorHAnsi" w:hAnsiTheme="minorHAnsi"/>
              </w:rPr>
            </w:pPr>
            <w:del w:id="92" w:author="Tam, Danny@Energy" w:date="2022-03-10T19:30:00Z">
              <w:r w:rsidDel="00C43D65">
                <w:rPr>
                  <w:rFonts w:asciiTheme="minorHAnsi" w:hAnsiTheme="minorHAnsi"/>
                </w:rPr>
                <w:delText>Collectors Slope from Horizontal (in Degrees)</w:delText>
              </w:r>
            </w:del>
          </w:p>
        </w:tc>
        <w:tc>
          <w:tcPr>
            <w:tcW w:w="4345" w:type="dxa"/>
            <w:vAlign w:val="center"/>
          </w:tcPr>
          <w:p w14:paraId="7E64DABD" w14:textId="0D5AE4D0" w:rsidR="00865D5E" w:rsidRPr="002D7254" w:rsidDel="00C43D65" w:rsidRDefault="00865D5E" w:rsidP="00865D5E">
            <w:pPr>
              <w:suppressAutoHyphens/>
              <w:rPr>
                <w:del w:id="93" w:author="Tam, Danny@Energy" w:date="2022-03-10T19:30:00Z"/>
                <w:rFonts w:asciiTheme="minorHAnsi" w:hAnsiTheme="minorHAnsi"/>
                <w:b/>
              </w:rPr>
            </w:pPr>
          </w:p>
        </w:tc>
      </w:tr>
      <w:tr w:rsidR="00865D5E" w:rsidRPr="002F3D03" w:rsidDel="00C43D65" w14:paraId="10E77429" w14:textId="0DC371A9" w:rsidTr="002D7254">
        <w:trPr>
          <w:trHeight w:val="288"/>
          <w:del w:id="94" w:author="Tam, Danny@Energy" w:date="2022-03-10T19:30:00Z"/>
        </w:trPr>
        <w:tc>
          <w:tcPr>
            <w:tcW w:w="636" w:type="dxa"/>
            <w:vAlign w:val="center"/>
          </w:tcPr>
          <w:p w14:paraId="25932FD8" w14:textId="529AA88C" w:rsidR="00865D5E" w:rsidDel="00C43D65" w:rsidRDefault="00865D5E" w:rsidP="0019535F">
            <w:pPr>
              <w:suppressAutoHyphens/>
              <w:jc w:val="center"/>
              <w:rPr>
                <w:del w:id="95" w:author="Tam, Danny@Energy" w:date="2022-03-10T19:30:00Z"/>
                <w:rFonts w:asciiTheme="minorHAnsi" w:hAnsiTheme="minorHAnsi"/>
              </w:rPr>
            </w:pPr>
            <w:del w:id="96" w:author="Tam, Danny@Energy" w:date="2022-03-10T19:30:00Z">
              <w:r w:rsidDel="00C43D65">
                <w:rPr>
                  <w:rFonts w:asciiTheme="minorHAnsi" w:hAnsiTheme="minorHAnsi"/>
                </w:rPr>
                <w:delText>1</w:delText>
              </w:r>
              <w:r w:rsidR="00B31B43" w:rsidDel="00C43D65">
                <w:rPr>
                  <w:rFonts w:asciiTheme="minorHAnsi" w:hAnsiTheme="minorHAnsi"/>
                </w:rPr>
                <w:delText>6</w:delText>
              </w:r>
            </w:del>
          </w:p>
        </w:tc>
        <w:tc>
          <w:tcPr>
            <w:tcW w:w="6049" w:type="dxa"/>
            <w:vAlign w:val="center"/>
          </w:tcPr>
          <w:p w14:paraId="1A9F3A00" w14:textId="5C685BD2" w:rsidR="00865D5E" w:rsidDel="00C43D65" w:rsidRDefault="00865D5E" w:rsidP="00865D5E">
            <w:pPr>
              <w:suppressAutoHyphens/>
              <w:rPr>
                <w:del w:id="97" w:author="Tam, Danny@Energy" w:date="2022-03-10T19:30:00Z"/>
                <w:rFonts w:asciiTheme="minorHAnsi" w:hAnsiTheme="minorHAnsi"/>
              </w:rPr>
            </w:pPr>
            <w:del w:id="98" w:author="Tam, Danny@Energy" w:date="2022-03-10T19:30:00Z">
              <w:r w:rsidDel="00C43D65">
                <w:rPr>
                  <w:rFonts w:asciiTheme="minorHAnsi" w:hAnsiTheme="minorHAnsi"/>
                </w:rPr>
                <w:delText>Compliance Statement</w:delText>
              </w:r>
            </w:del>
          </w:p>
        </w:tc>
        <w:tc>
          <w:tcPr>
            <w:tcW w:w="4345" w:type="dxa"/>
            <w:vAlign w:val="center"/>
          </w:tcPr>
          <w:p w14:paraId="6980E53E" w14:textId="2A9769D2" w:rsidR="00865D5E" w:rsidRPr="002D7254" w:rsidDel="00C43D65" w:rsidRDefault="00865D5E" w:rsidP="00865D5E">
            <w:pPr>
              <w:suppressAutoHyphens/>
              <w:rPr>
                <w:del w:id="99" w:author="Tam, Danny@Energy" w:date="2022-03-10T19:30:00Z"/>
                <w:rFonts w:asciiTheme="minorHAnsi" w:hAnsiTheme="minorHAnsi"/>
                <w:b/>
              </w:rPr>
            </w:pPr>
          </w:p>
        </w:tc>
      </w:tr>
      <w:tr w:rsidR="00865D5E" w:rsidRPr="002F3D03" w:rsidDel="00C43D65" w14:paraId="6FC107C2" w14:textId="4A360DE7" w:rsidTr="00166806">
        <w:trPr>
          <w:trHeight w:val="288"/>
          <w:del w:id="100" w:author="Tam, Danny@Energy" w:date="2022-03-10T19:30:00Z"/>
        </w:trPr>
        <w:tc>
          <w:tcPr>
            <w:tcW w:w="11030" w:type="dxa"/>
            <w:gridSpan w:val="3"/>
            <w:vAlign w:val="center"/>
          </w:tcPr>
          <w:p w14:paraId="1006CBB1" w14:textId="1F1D82F7" w:rsidR="00865D5E" w:rsidRPr="00274579" w:rsidDel="00C43D65" w:rsidRDefault="00865D5E" w:rsidP="00865D5E">
            <w:pPr>
              <w:suppressAutoHyphens/>
              <w:rPr>
                <w:del w:id="101" w:author="Tam, Danny@Energy" w:date="2022-03-10T19:30:00Z"/>
                <w:rFonts w:asciiTheme="minorHAnsi" w:hAnsiTheme="minorHAnsi"/>
                <w:b/>
              </w:rPr>
            </w:pPr>
            <w:del w:id="102" w:author="Tam, Danny@Energy" w:date="2022-03-10T19:30:00Z">
              <w:r w:rsidRPr="00E42BA5" w:rsidDel="00C43D65">
                <w:rPr>
                  <w:rFonts w:asciiTheme="minorHAnsi" w:hAnsiTheme="minorHAnsi"/>
                  <w:b/>
                  <w:vertAlign w:val="superscript"/>
                </w:rPr>
                <w:delText xml:space="preserve">1 </w:delText>
              </w:r>
              <w:r w:rsidDel="00C43D65">
                <w:rPr>
                  <w:rFonts w:asciiTheme="minorHAnsi" w:hAnsiTheme="minorHAnsi"/>
                  <w:b/>
                  <w:vertAlign w:val="superscript"/>
                </w:rPr>
                <w:delText xml:space="preserve"> </w:delText>
              </w:r>
              <w:r w:rsidRPr="00E42BA5" w:rsidDel="00C43D65">
                <w:rPr>
                  <w:rFonts w:asciiTheme="minorHAnsi" w:hAnsiTheme="minorHAnsi"/>
                  <w:b/>
                </w:rPr>
                <w:delText>Click for</w:delText>
              </w:r>
              <w:r w:rsidDel="00C43D65">
                <w:rPr>
                  <w:rFonts w:asciiTheme="minorHAnsi" w:hAnsiTheme="minorHAnsi"/>
                  <w:b/>
                  <w:vertAlign w:val="superscript"/>
                </w:rPr>
                <w:delText xml:space="preserve"> </w:delText>
              </w:r>
              <w:r w:rsidR="006D7370" w:rsidDel="00C43D65">
                <w:fldChar w:fldCharType="begin"/>
              </w:r>
              <w:r w:rsidR="006D7370" w:rsidDel="00C43D65">
                <w:delInstrText xml:space="preserve"> HYPERLINK "https://secure.solar-rating.org/Certification/Ratings/RatingsSummaryPage.aspx?type=2" </w:delInstrText>
              </w:r>
              <w:r w:rsidR="006D7370" w:rsidDel="00C43D65">
                <w:fldChar w:fldCharType="separate"/>
              </w:r>
              <w:r w:rsidRPr="00274579" w:rsidDel="00C43D65">
                <w:rPr>
                  <w:rStyle w:val="Hyperlink"/>
                  <w:rFonts w:asciiTheme="minorHAnsi" w:hAnsiTheme="minorHAnsi"/>
                  <w:b/>
                </w:rPr>
                <w:delText>OG-300 Ratings</w:delText>
              </w:r>
              <w:r w:rsidR="006D7370" w:rsidDel="00C43D65">
                <w:rPr>
                  <w:rStyle w:val="Hyperlink"/>
                  <w:rFonts w:asciiTheme="minorHAnsi" w:hAnsiTheme="minorHAnsi"/>
                  <w:b/>
                </w:rPr>
                <w:fldChar w:fldCharType="end"/>
              </w:r>
            </w:del>
          </w:p>
        </w:tc>
      </w:tr>
    </w:tbl>
    <w:p w14:paraId="7E64DABF" w14:textId="77777777" w:rsidR="00E92DE8" w:rsidRDefault="00E92DE8" w:rsidP="00307627">
      <w:pPr>
        <w:ind w:left="317" w:hanging="317"/>
        <w:rPr>
          <w:ins w:id="103" w:author="Tam, Danny@Energy" w:date="2022-03-10T19:30:00Z"/>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F45F0A" w:rsidRPr="00F45F0A" w14:paraId="44D988BA" w14:textId="77777777" w:rsidTr="00003A84">
        <w:trPr>
          <w:cantSplit/>
          <w:trHeight w:val="277"/>
          <w:ins w:id="104" w:author="Tam, Danny@Energy" w:date="2022-03-10T19:31:00Z"/>
        </w:trPr>
        <w:tc>
          <w:tcPr>
            <w:tcW w:w="5000" w:type="pct"/>
            <w:gridSpan w:val="10"/>
            <w:tcBorders>
              <w:top w:val="single" w:sz="4" w:space="0" w:color="auto"/>
              <w:left w:val="single" w:sz="4" w:space="0" w:color="auto"/>
              <w:bottom w:val="single" w:sz="4" w:space="0" w:color="auto"/>
              <w:right w:val="single" w:sz="4" w:space="0" w:color="auto"/>
            </w:tcBorders>
          </w:tcPr>
          <w:p w14:paraId="37390AC9" w14:textId="01A56826" w:rsidR="00F45F0A" w:rsidRPr="00F45F0A" w:rsidRDefault="00F45F0A" w:rsidP="00F45F0A">
            <w:pPr>
              <w:keepNext/>
              <w:tabs>
                <w:tab w:val="left" w:pos="2160"/>
                <w:tab w:val="left" w:pos="2700"/>
                <w:tab w:val="left" w:pos="3420"/>
                <w:tab w:val="left" w:pos="3780"/>
                <w:tab w:val="left" w:pos="5760"/>
                <w:tab w:val="left" w:pos="7212"/>
              </w:tabs>
              <w:rPr>
                <w:ins w:id="105" w:author="Tam, Danny@Energy" w:date="2022-03-10T19:31:00Z"/>
                <w:rFonts w:asciiTheme="minorHAnsi" w:eastAsia="Calibri" w:hAnsiTheme="minorHAnsi" w:cstheme="minorHAnsi"/>
                <w:b/>
              </w:rPr>
            </w:pPr>
            <w:bookmarkStart w:id="106" w:name="_Hlk97833424"/>
            <w:ins w:id="107" w:author="Tam, Danny@Energy" w:date="2022-03-10T19:31:00Z">
              <w:r w:rsidRPr="00F45F0A">
                <w:rPr>
                  <w:rFonts w:asciiTheme="minorHAnsi" w:eastAsia="Calibri" w:hAnsiTheme="minorHAnsi" w:cstheme="minorHAnsi"/>
                  <w:b/>
                </w:rPr>
                <w:t xml:space="preserve">A. Design </w:t>
              </w:r>
            </w:ins>
            <w:ins w:id="108" w:author="Tam, Danny@Energy" w:date="2022-03-10T19:32:00Z">
              <w:r w:rsidR="00FF3589">
                <w:rPr>
                  <w:rFonts w:asciiTheme="minorHAnsi" w:eastAsia="Calibri" w:hAnsiTheme="minorHAnsi" w:cstheme="minorHAnsi"/>
                  <w:b/>
                </w:rPr>
                <w:t>Solar</w:t>
              </w:r>
            </w:ins>
            <w:ins w:id="109" w:author="Tam, Danny@Energy" w:date="2022-03-10T19:31:00Z">
              <w:r w:rsidRPr="00F45F0A">
                <w:rPr>
                  <w:rFonts w:asciiTheme="minorHAnsi" w:eastAsia="Calibri" w:hAnsiTheme="minorHAnsi" w:cstheme="minorHAnsi"/>
                  <w:b/>
                </w:rPr>
                <w:t xml:space="preserve"> Water Heating Systems Information </w:t>
              </w:r>
            </w:ins>
          </w:p>
          <w:p w14:paraId="225F80B6" w14:textId="07AA60B7" w:rsidR="00F45F0A" w:rsidRPr="00F45F0A" w:rsidDel="00237BB2" w:rsidRDefault="00F45F0A" w:rsidP="00F45F0A">
            <w:pPr>
              <w:keepNext/>
              <w:tabs>
                <w:tab w:val="left" w:pos="2160"/>
                <w:tab w:val="left" w:pos="2700"/>
                <w:tab w:val="left" w:pos="3420"/>
                <w:tab w:val="left" w:pos="3780"/>
                <w:tab w:val="left" w:pos="5760"/>
                <w:tab w:val="left" w:pos="7212"/>
              </w:tabs>
              <w:rPr>
                <w:ins w:id="110" w:author="Tam, Danny@Energy" w:date="2022-03-10T19:31:00Z"/>
                <w:rFonts w:asciiTheme="minorHAnsi" w:hAnsiTheme="minorHAnsi" w:cstheme="minorHAnsi"/>
                <w:sz w:val="18"/>
              </w:rPr>
            </w:pPr>
          </w:p>
        </w:tc>
      </w:tr>
      <w:tr w:rsidR="005A3251" w:rsidRPr="00F45F0A" w14:paraId="204BD4FE" w14:textId="77777777" w:rsidTr="005A3251">
        <w:trPr>
          <w:cantSplit/>
          <w:trHeight w:val="277"/>
          <w:ins w:id="111" w:author="Tam, Danny@Energy" w:date="2022-03-10T19:31:00Z"/>
        </w:trPr>
        <w:tc>
          <w:tcPr>
            <w:tcW w:w="481" w:type="pct"/>
            <w:tcBorders>
              <w:top w:val="single" w:sz="4" w:space="0" w:color="auto"/>
              <w:left w:val="single" w:sz="4" w:space="0" w:color="auto"/>
              <w:bottom w:val="single" w:sz="4" w:space="0" w:color="auto"/>
              <w:right w:val="single" w:sz="4" w:space="0" w:color="auto"/>
            </w:tcBorders>
          </w:tcPr>
          <w:p w14:paraId="685F33C4"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12" w:author="Tam, Danny@Energy" w:date="2022-03-10T19:31:00Z"/>
                <w:rFonts w:asciiTheme="minorHAnsi" w:hAnsiTheme="minorHAnsi" w:cstheme="minorHAnsi"/>
                <w:sz w:val="18"/>
              </w:rPr>
            </w:pPr>
            <w:ins w:id="113" w:author="Tam, Danny@Energy" w:date="2022-03-10T19:31:00Z">
              <w:r w:rsidRPr="00F45F0A">
                <w:rPr>
                  <w:rFonts w:asciiTheme="minorHAnsi" w:hAnsiTheme="minorHAnsi" w:cstheme="minorHAnsi"/>
                  <w:sz w:val="18"/>
                </w:rPr>
                <w:t>01</w:t>
              </w:r>
            </w:ins>
          </w:p>
        </w:tc>
        <w:tc>
          <w:tcPr>
            <w:tcW w:w="642" w:type="pct"/>
            <w:tcBorders>
              <w:top w:val="single" w:sz="4" w:space="0" w:color="auto"/>
              <w:left w:val="single" w:sz="4" w:space="0" w:color="auto"/>
              <w:bottom w:val="single" w:sz="4" w:space="0" w:color="auto"/>
              <w:right w:val="single" w:sz="4" w:space="0" w:color="auto"/>
            </w:tcBorders>
            <w:vAlign w:val="center"/>
          </w:tcPr>
          <w:p w14:paraId="2751CB22"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14" w:author="Tam, Danny@Energy" w:date="2022-03-10T19:31:00Z"/>
                <w:rFonts w:asciiTheme="minorHAnsi" w:hAnsiTheme="minorHAnsi" w:cstheme="minorHAnsi"/>
                <w:sz w:val="18"/>
              </w:rPr>
            </w:pPr>
            <w:ins w:id="115" w:author="Tam, Danny@Energy" w:date="2022-03-10T19:31:00Z">
              <w:r w:rsidRPr="00F45F0A">
                <w:rPr>
                  <w:rFonts w:asciiTheme="minorHAnsi" w:hAnsiTheme="minorHAnsi" w:cstheme="minorHAnsi"/>
                  <w:sz w:val="18"/>
                </w:rPr>
                <w:t>02</w:t>
              </w:r>
            </w:ins>
          </w:p>
        </w:tc>
        <w:tc>
          <w:tcPr>
            <w:tcW w:w="500" w:type="pct"/>
            <w:tcBorders>
              <w:top w:val="single" w:sz="4" w:space="0" w:color="auto"/>
              <w:left w:val="single" w:sz="4" w:space="0" w:color="auto"/>
              <w:bottom w:val="single" w:sz="4" w:space="0" w:color="auto"/>
              <w:right w:val="single" w:sz="4" w:space="0" w:color="auto"/>
            </w:tcBorders>
            <w:vAlign w:val="center"/>
          </w:tcPr>
          <w:p w14:paraId="07EAA488"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16" w:author="Tam, Danny@Energy" w:date="2022-03-10T19:31:00Z"/>
                <w:rFonts w:asciiTheme="minorHAnsi" w:hAnsiTheme="minorHAnsi" w:cstheme="minorHAnsi"/>
                <w:sz w:val="18"/>
              </w:rPr>
            </w:pPr>
            <w:ins w:id="117" w:author="Tam, Danny@Energy" w:date="2022-03-10T19:31:00Z">
              <w:r w:rsidRPr="00F45F0A">
                <w:rPr>
                  <w:rFonts w:asciiTheme="minorHAnsi" w:hAnsiTheme="minorHAnsi" w:cstheme="minorHAnsi"/>
                  <w:sz w:val="18"/>
                </w:rPr>
                <w:t>03</w:t>
              </w:r>
            </w:ins>
          </w:p>
        </w:tc>
        <w:tc>
          <w:tcPr>
            <w:tcW w:w="500" w:type="pct"/>
            <w:tcBorders>
              <w:top w:val="single" w:sz="4" w:space="0" w:color="auto"/>
              <w:left w:val="single" w:sz="4" w:space="0" w:color="auto"/>
              <w:bottom w:val="single" w:sz="4" w:space="0" w:color="auto"/>
              <w:right w:val="single" w:sz="4" w:space="0" w:color="auto"/>
            </w:tcBorders>
            <w:vAlign w:val="center"/>
          </w:tcPr>
          <w:p w14:paraId="4FB6AC54"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18" w:author="Tam, Danny@Energy" w:date="2022-03-10T19:31:00Z"/>
                <w:rFonts w:asciiTheme="minorHAnsi" w:hAnsiTheme="minorHAnsi" w:cstheme="minorHAnsi"/>
                <w:sz w:val="18"/>
              </w:rPr>
            </w:pPr>
            <w:ins w:id="119" w:author="Tam, Danny@Energy" w:date="2022-03-10T19:31:00Z">
              <w:r w:rsidRPr="00F45F0A">
                <w:rPr>
                  <w:rFonts w:asciiTheme="minorHAnsi" w:hAnsiTheme="minorHAnsi" w:cstheme="minorHAnsi"/>
                  <w:sz w:val="18"/>
                </w:rPr>
                <w:t>04</w:t>
              </w:r>
            </w:ins>
          </w:p>
        </w:tc>
        <w:tc>
          <w:tcPr>
            <w:tcW w:w="459" w:type="pct"/>
            <w:tcBorders>
              <w:top w:val="single" w:sz="4" w:space="0" w:color="auto"/>
              <w:left w:val="single" w:sz="4" w:space="0" w:color="auto"/>
              <w:bottom w:val="single" w:sz="4" w:space="0" w:color="auto"/>
              <w:right w:val="single" w:sz="4" w:space="0" w:color="auto"/>
            </w:tcBorders>
            <w:vAlign w:val="center"/>
          </w:tcPr>
          <w:p w14:paraId="2DFDF1D3"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20" w:author="Tam, Danny@Energy" w:date="2022-03-10T19:31:00Z"/>
                <w:rFonts w:asciiTheme="minorHAnsi" w:eastAsiaTheme="majorEastAsia" w:hAnsiTheme="minorHAnsi" w:cstheme="minorHAnsi"/>
                <w:b/>
                <w:bCs/>
                <w:color w:val="4F81BD" w:themeColor="accent1"/>
                <w:sz w:val="18"/>
              </w:rPr>
            </w:pPr>
            <w:ins w:id="121" w:author="Tam, Danny@Energy" w:date="2022-03-10T19:31:00Z">
              <w:r w:rsidRPr="00F45F0A">
                <w:rPr>
                  <w:rFonts w:asciiTheme="minorHAnsi" w:hAnsiTheme="minorHAnsi" w:cstheme="minorHAnsi"/>
                  <w:sz w:val="18"/>
                </w:rPr>
                <w:t>05</w:t>
              </w:r>
            </w:ins>
          </w:p>
        </w:tc>
        <w:tc>
          <w:tcPr>
            <w:tcW w:w="418" w:type="pct"/>
            <w:tcBorders>
              <w:top w:val="single" w:sz="4" w:space="0" w:color="auto"/>
              <w:left w:val="single" w:sz="4" w:space="0" w:color="auto"/>
              <w:bottom w:val="single" w:sz="4" w:space="0" w:color="auto"/>
              <w:right w:val="single" w:sz="4" w:space="0" w:color="auto"/>
            </w:tcBorders>
            <w:vAlign w:val="center"/>
          </w:tcPr>
          <w:p w14:paraId="0233074B"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22" w:author="Tam, Danny@Energy" w:date="2022-03-10T19:31:00Z"/>
                <w:rFonts w:asciiTheme="minorHAnsi" w:eastAsiaTheme="majorEastAsia" w:hAnsiTheme="minorHAnsi" w:cstheme="minorHAnsi"/>
                <w:b/>
                <w:bCs/>
                <w:color w:val="4F81BD" w:themeColor="accent1"/>
                <w:sz w:val="18"/>
              </w:rPr>
            </w:pPr>
            <w:ins w:id="123" w:author="Tam, Danny@Energy" w:date="2022-03-10T19:31:00Z">
              <w:r w:rsidRPr="00F45F0A">
                <w:rPr>
                  <w:rFonts w:asciiTheme="minorHAnsi" w:hAnsiTheme="minorHAnsi" w:cstheme="minorHAnsi"/>
                  <w:sz w:val="18"/>
                </w:rPr>
                <w:t>06</w:t>
              </w:r>
            </w:ins>
          </w:p>
        </w:tc>
        <w:tc>
          <w:tcPr>
            <w:tcW w:w="459" w:type="pct"/>
            <w:tcBorders>
              <w:top w:val="single" w:sz="4" w:space="0" w:color="auto"/>
              <w:left w:val="single" w:sz="4" w:space="0" w:color="auto"/>
              <w:bottom w:val="single" w:sz="4" w:space="0" w:color="auto"/>
              <w:right w:val="single" w:sz="4" w:space="0" w:color="auto"/>
            </w:tcBorders>
            <w:vAlign w:val="center"/>
          </w:tcPr>
          <w:p w14:paraId="7AAB8157"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24" w:author="Tam, Danny@Energy" w:date="2022-03-10T19:31:00Z"/>
                <w:rFonts w:asciiTheme="minorHAnsi" w:eastAsiaTheme="majorEastAsia" w:hAnsiTheme="minorHAnsi" w:cstheme="minorHAnsi"/>
                <w:b/>
                <w:bCs/>
                <w:color w:val="4F81BD" w:themeColor="accent1"/>
                <w:sz w:val="18"/>
              </w:rPr>
            </w:pPr>
            <w:ins w:id="125" w:author="Tam, Danny@Energy" w:date="2022-03-10T19:31:00Z">
              <w:r w:rsidRPr="00F45F0A">
                <w:rPr>
                  <w:rFonts w:asciiTheme="minorHAnsi" w:hAnsiTheme="minorHAnsi" w:cstheme="minorHAnsi"/>
                  <w:sz w:val="18"/>
                </w:rPr>
                <w:t>07</w:t>
              </w:r>
            </w:ins>
          </w:p>
        </w:tc>
        <w:tc>
          <w:tcPr>
            <w:tcW w:w="457" w:type="pct"/>
            <w:tcBorders>
              <w:top w:val="single" w:sz="4" w:space="0" w:color="auto"/>
              <w:left w:val="single" w:sz="4" w:space="0" w:color="auto"/>
              <w:bottom w:val="single" w:sz="4" w:space="0" w:color="auto"/>
              <w:right w:val="single" w:sz="4" w:space="0" w:color="auto"/>
            </w:tcBorders>
            <w:vAlign w:val="center"/>
          </w:tcPr>
          <w:p w14:paraId="208DD02F"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26" w:author="Tam, Danny@Energy" w:date="2022-03-10T19:31:00Z"/>
                <w:rFonts w:asciiTheme="minorHAnsi" w:eastAsiaTheme="majorEastAsia" w:hAnsiTheme="minorHAnsi" w:cstheme="minorHAnsi"/>
                <w:b/>
                <w:bCs/>
                <w:color w:val="4F81BD" w:themeColor="accent1"/>
                <w:sz w:val="18"/>
              </w:rPr>
            </w:pPr>
            <w:ins w:id="127" w:author="Tam, Danny@Energy" w:date="2022-03-10T19:31:00Z">
              <w:r w:rsidRPr="00F45F0A">
                <w:rPr>
                  <w:rFonts w:asciiTheme="minorHAnsi" w:hAnsiTheme="minorHAnsi" w:cstheme="minorHAnsi"/>
                  <w:sz w:val="18"/>
                </w:rPr>
                <w:t>08</w:t>
              </w:r>
            </w:ins>
          </w:p>
        </w:tc>
        <w:tc>
          <w:tcPr>
            <w:tcW w:w="584" w:type="pct"/>
            <w:tcBorders>
              <w:top w:val="single" w:sz="4" w:space="0" w:color="auto"/>
              <w:left w:val="single" w:sz="4" w:space="0" w:color="auto"/>
              <w:bottom w:val="single" w:sz="4" w:space="0" w:color="auto"/>
              <w:right w:val="single" w:sz="4" w:space="0" w:color="auto"/>
            </w:tcBorders>
          </w:tcPr>
          <w:p w14:paraId="7B7862ED"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28" w:author="Tam, Danny@Energy" w:date="2022-03-10T19:31:00Z"/>
                <w:rFonts w:asciiTheme="minorHAnsi" w:hAnsiTheme="minorHAnsi" w:cstheme="minorHAnsi"/>
                <w:sz w:val="18"/>
              </w:rPr>
            </w:pPr>
            <w:ins w:id="129" w:author="Tam, Danny@Energy" w:date="2022-03-10T19:31:00Z">
              <w:r w:rsidRPr="00F45F0A">
                <w:rPr>
                  <w:rFonts w:asciiTheme="minorHAnsi" w:hAnsiTheme="minorHAnsi" w:cstheme="minorHAnsi"/>
                  <w:sz w:val="18"/>
                </w:rPr>
                <w:t>09</w:t>
              </w:r>
            </w:ins>
          </w:p>
        </w:tc>
        <w:tc>
          <w:tcPr>
            <w:tcW w:w="500" w:type="pct"/>
            <w:tcBorders>
              <w:top w:val="single" w:sz="4" w:space="0" w:color="auto"/>
              <w:left w:val="single" w:sz="4" w:space="0" w:color="auto"/>
              <w:bottom w:val="single" w:sz="4" w:space="0" w:color="auto"/>
              <w:right w:val="single" w:sz="4" w:space="0" w:color="auto"/>
            </w:tcBorders>
          </w:tcPr>
          <w:p w14:paraId="547825B8"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30" w:author="Tam, Danny@Energy" w:date="2022-03-10T19:31:00Z"/>
                <w:rFonts w:asciiTheme="minorHAnsi" w:hAnsiTheme="minorHAnsi" w:cstheme="minorHAnsi"/>
                <w:sz w:val="18"/>
              </w:rPr>
            </w:pPr>
            <w:ins w:id="131" w:author="Tam, Danny@Energy" w:date="2022-03-10T19:31:00Z">
              <w:r w:rsidRPr="00F45F0A">
                <w:rPr>
                  <w:rFonts w:asciiTheme="minorHAnsi" w:hAnsiTheme="minorHAnsi" w:cstheme="minorHAnsi"/>
                  <w:sz w:val="18"/>
                </w:rPr>
                <w:t>10</w:t>
              </w:r>
            </w:ins>
          </w:p>
        </w:tc>
      </w:tr>
      <w:tr w:rsidR="005A3251" w:rsidRPr="00F45F0A" w14:paraId="1F09C5D9" w14:textId="77777777" w:rsidTr="005A3251">
        <w:trPr>
          <w:cantSplit/>
          <w:trHeight w:val="288"/>
          <w:ins w:id="132" w:author="Tam, Danny@Energy" w:date="2022-03-10T19:31:00Z"/>
        </w:trPr>
        <w:tc>
          <w:tcPr>
            <w:tcW w:w="481" w:type="pct"/>
            <w:tcBorders>
              <w:top w:val="single" w:sz="4" w:space="0" w:color="auto"/>
              <w:left w:val="single" w:sz="4" w:space="0" w:color="auto"/>
              <w:bottom w:val="single" w:sz="4" w:space="0" w:color="auto"/>
              <w:right w:val="single" w:sz="4" w:space="0" w:color="auto"/>
            </w:tcBorders>
            <w:vAlign w:val="bottom"/>
          </w:tcPr>
          <w:p w14:paraId="1836E340" w14:textId="61600E33" w:rsidR="00F45F0A" w:rsidRPr="00F45F0A" w:rsidRDefault="00036259" w:rsidP="00F45F0A">
            <w:pPr>
              <w:keepNext/>
              <w:tabs>
                <w:tab w:val="left" w:pos="2160"/>
                <w:tab w:val="left" w:pos="2700"/>
                <w:tab w:val="left" w:pos="3420"/>
                <w:tab w:val="left" w:pos="3780"/>
                <w:tab w:val="left" w:pos="5760"/>
                <w:tab w:val="left" w:pos="7212"/>
              </w:tabs>
              <w:jc w:val="center"/>
              <w:rPr>
                <w:ins w:id="133" w:author="Tam, Danny@Energy" w:date="2022-03-10T19:31:00Z"/>
                <w:rFonts w:asciiTheme="minorHAnsi" w:hAnsiTheme="minorHAnsi" w:cstheme="minorHAnsi"/>
                <w:sz w:val="18"/>
              </w:rPr>
            </w:pPr>
            <w:ins w:id="134" w:author="Tam, Danny@Energy" w:date="2022-03-10T19:32:00Z">
              <w:r>
                <w:rPr>
                  <w:rFonts w:asciiTheme="minorHAnsi" w:hAnsiTheme="minorHAnsi" w:cstheme="minorHAnsi"/>
                  <w:sz w:val="18"/>
                </w:rPr>
                <w:t>System</w:t>
              </w:r>
            </w:ins>
            <w:ins w:id="135" w:author="Tam, Danny@Energy" w:date="2022-03-10T19:31:00Z">
              <w:r w:rsidR="00F45F0A" w:rsidRPr="00F45F0A">
                <w:rPr>
                  <w:rFonts w:asciiTheme="minorHAnsi" w:hAnsiTheme="minorHAnsi" w:cstheme="minorHAnsi"/>
                  <w:sz w:val="18"/>
                </w:rPr>
                <w:t xml:space="preserve"> Name</w:t>
              </w:r>
            </w:ins>
          </w:p>
        </w:tc>
        <w:tc>
          <w:tcPr>
            <w:tcW w:w="642" w:type="pct"/>
            <w:tcBorders>
              <w:top w:val="single" w:sz="4" w:space="0" w:color="auto"/>
              <w:left w:val="single" w:sz="4" w:space="0" w:color="auto"/>
              <w:bottom w:val="single" w:sz="4" w:space="0" w:color="auto"/>
              <w:right w:val="single" w:sz="4" w:space="0" w:color="auto"/>
            </w:tcBorders>
            <w:vAlign w:val="bottom"/>
          </w:tcPr>
          <w:p w14:paraId="0CB8D2F6" w14:textId="668A4EDC" w:rsidR="00F45F0A" w:rsidRPr="00F45F0A" w:rsidRDefault="00036259" w:rsidP="00F45F0A">
            <w:pPr>
              <w:keepNext/>
              <w:tabs>
                <w:tab w:val="left" w:pos="2160"/>
                <w:tab w:val="left" w:pos="2700"/>
                <w:tab w:val="left" w:pos="3420"/>
                <w:tab w:val="left" w:pos="3780"/>
                <w:tab w:val="left" w:pos="5760"/>
                <w:tab w:val="left" w:pos="7212"/>
              </w:tabs>
              <w:jc w:val="center"/>
              <w:rPr>
                <w:ins w:id="136" w:author="Tam, Danny@Energy" w:date="2022-03-10T19:31:00Z"/>
                <w:rFonts w:asciiTheme="minorHAnsi" w:hAnsiTheme="minorHAnsi" w:cstheme="minorHAnsi"/>
                <w:sz w:val="18"/>
              </w:rPr>
            </w:pPr>
            <w:ins w:id="137" w:author="Tam, Danny@Energy" w:date="2022-03-10T19:33:00Z">
              <w:r>
                <w:rPr>
                  <w:rFonts w:asciiTheme="minorHAnsi" w:hAnsiTheme="minorHAnsi" w:cstheme="minorHAnsi"/>
                  <w:sz w:val="18"/>
                </w:rPr>
                <w:t>Collector Manufacturer</w:t>
              </w:r>
            </w:ins>
          </w:p>
        </w:tc>
        <w:tc>
          <w:tcPr>
            <w:tcW w:w="500" w:type="pct"/>
            <w:tcBorders>
              <w:top w:val="single" w:sz="4" w:space="0" w:color="auto"/>
              <w:left w:val="single" w:sz="4" w:space="0" w:color="auto"/>
              <w:bottom w:val="single" w:sz="4" w:space="0" w:color="auto"/>
              <w:right w:val="single" w:sz="4" w:space="0" w:color="auto"/>
            </w:tcBorders>
            <w:vAlign w:val="bottom"/>
          </w:tcPr>
          <w:p w14:paraId="2981F080" w14:textId="4D431EDA" w:rsidR="00F45F0A" w:rsidRPr="00F45F0A" w:rsidRDefault="00036259" w:rsidP="00F45F0A">
            <w:pPr>
              <w:keepNext/>
              <w:tabs>
                <w:tab w:val="left" w:pos="2160"/>
                <w:tab w:val="left" w:pos="2700"/>
                <w:tab w:val="left" w:pos="3420"/>
                <w:tab w:val="left" w:pos="3780"/>
                <w:tab w:val="left" w:pos="5760"/>
                <w:tab w:val="left" w:pos="7212"/>
              </w:tabs>
              <w:jc w:val="center"/>
              <w:rPr>
                <w:ins w:id="138" w:author="Tam, Danny@Energy" w:date="2022-03-10T19:31:00Z"/>
                <w:rFonts w:asciiTheme="minorHAnsi" w:hAnsiTheme="minorHAnsi" w:cstheme="minorHAnsi"/>
                <w:sz w:val="18"/>
              </w:rPr>
            </w:pPr>
            <w:ins w:id="139" w:author="Tam, Danny@Energy" w:date="2022-03-10T19:33:00Z">
              <w:r>
                <w:rPr>
                  <w:rFonts w:asciiTheme="minorHAnsi" w:hAnsiTheme="minorHAnsi" w:cstheme="minorHAnsi"/>
                  <w:sz w:val="18"/>
                </w:rPr>
                <w:t>Collector Brand</w:t>
              </w:r>
            </w:ins>
          </w:p>
        </w:tc>
        <w:tc>
          <w:tcPr>
            <w:tcW w:w="500" w:type="pct"/>
            <w:tcBorders>
              <w:top w:val="single" w:sz="4" w:space="0" w:color="auto"/>
              <w:left w:val="single" w:sz="4" w:space="0" w:color="auto"/>
              <w:bottom w:val="single" w:sz="4" w:space="0" w:color="auto"/>
              <w:right w:val="single" w:sz="4" w:space="0" w:color="auto"/>
            </w:tcBorders>
            <w:vAlign w:val="bottom"/>
          </w:tcPr>
          <w:p w14:paraId="78F41CC3" w14:textId="7B94D252" w:rsidR="00F45F0A" w:rsidRPr="00F45F0A" w:rsidRDefault="00036259" w:rsidP="00F45F0A">
            <w:pPr>
              <w:keepNext/>
              <w:tabs>
                <w:tab w:val="left" w:pos="2160"/>
                <w:tab w:val="left" w:pos="2700"/>
                <w:tab w:val="left" w:pos="3420"/>
                <w:tab w:val="left" w:pos="3780"/>
                <w:tab w:val="left" w:pos="5760"/>
                <w:tab w:val="left" w:pos="7212"/>
              </w:tabs>
              <w:jc w:val="center"/>
              <w:rPr>
                <w:ins w:id="140" w:author="Tam, Danny@Energy" w:date="2022-03-10T19:31:00Z"/>
                <w:rFonts w:asciiTheme="minorHAnsi" w:hAnsiTheme="minorHAnsi" w:cstheme="minorHAnsi"/>
                <w:sz w:val="18"/>
              </w:rPr>
            </w:pPr>
            <w:ins w:id="141" w:author="Tam, Danny@Energy" w:date="2022-03-10T19:33:00Z">
              <w:r>
                <w:rPr>
                  <w:rFonts w:asciiTheme="minorHAnsi" w:hAnsiTheme="minorHAnsi" w:cstheme="minorHAnsi"/>
                  <w:sz w:val="18"/>
                </w:rPr>
                <w:t>Collector Model</w:t>
              </w:r>
            </w:ins>
          </w:p>
        </w:tc>
        <w:tc>
          <w:tcPr>
            <w:tcW w:w="459" w:type="pct"/>
            <w:tcBorders>
              <w:top w:val="single" w:sz="4" w:space="0" w:color="auto"/>
              <w:left w:val="single" w:sz="4" w:space="0" w:color="auto"/>
              <w:bottom w:val="single" w:sz="4" w:space="0" w:color="auto"/>
              <w:right w:val="single" w:sz="4" w:space="0" w:color="auto"/>
            </w:tcBorders>
            <w:vAlign w:val="bottom"/>
          </w:tcPr>
          <w:p w14:paraId="480062DE" w14:textId="66318F46" w:rsidR="00F45F0A" w:rsidRPr="00F45F0A" w:rsidRDefault="005A3251" w:rsidP="00F45F0A">
            <w:pPr>
              <w:keepNext/>
              <w:tabs>
                <w:tab w:val="left" w:pos="2160"/>
                <w:tab w:val="left" w:pos="2700"/>
                <w:tab w:val="left" w:pos="3420"/>
                <w:tab w:val="left" w:pos="3780"/>
                <w:tab w:val="left" w:pos="5760"/>
                <w:tab w:val="left" w:pos="7212"/>
              </w:tabs>
              <w:jc w:val="center"/>
              <w:rPr>
                <w:ins w:id="142" w:author="Tam, Danny@Energy" w:date="2022-03-10T19:31:00Z"/>
                <w:rFonts w:asciiTheme="minorHAnsi" w:hAnsiTheme="minorHAnsi" w:cstheme="minorHAnsi"/>
                <w:sz w:val="18"/>
              </w:rPr>
            </w:pPr>
            <w:ins w:id="143" w:author="Tam, Danny@Energy" w:date="2022-03-10T19:36:00Z">
              <w:r>
                <w:rPr>
                  <w:rFonts w:asciiTheme="minorHAnsi" w:hAnsiTheme="minorHAnsi" w:cstheme="minorHAnsi"/>
                  <w:sz w:val="18"/>
                </w:rPr>
                <w:t>#</w:t>
              </w:r>
            </w:ins>
            <w:ins w:id="144" w:author="Tam, Danny@Energy" w:date="2022-03-10T19:33:00Z">
              <w:r w:rsidR="00036259">
                <w:rPr>
                  <w:rFonts w:asciiTheme="minorHAnsi" w:hAnsiTheme="minorHAnsi" w:cstheme="minorHAnsi"/>
                  <w:sz w:val="18"/>
                </w:rPr>
                <w:t xml:space="preserve"> </w:t>
              </w:r>
              <w:proofErr w:type="gramStart"/>
              <w:r w:rsidR="00036259">
                <w:rPr>
                  <w:rFonts w:asciiTheme="minorHAnsi" w:hAnsiTheme="minorHAnsi" w:cstheme="minorHAnsi"/>
                  <w:sz w:val="18"/>
                </w:rPr>
                <w:t>of</w:t>
              </w:r>
              <w:proofErr w:type="gramEnd"/>
              <w:r w:rsidR="00036259">
                <w:rPr>
                  <w:rFonts w:asciiTheme="minorHAnsi" w:hAnsiTheme="minorHAnsi" w:cstheme="minorHAnsi"/>
                  <w:sz w:val="18"/>
                </w:rPr>
                <w:t xml:space="preserve"> Collectors</w:t>
              </w:r>
            </w:ins>
          </w:p>
        </w:tc>
        <w:tc>
          <w:tcPr>
            <w:tcW w:w="418" w:type="pct"/>
            <w:tcBorders>
              <w:top w:val="single" w:sz="4" w:space="0" w:color="auto"/>
              <w:left w:val="single" w:sz="4" w:space="0" w:color="auto"/>
              <w:bottom w:val="single" w:sz="4" w:space="0" w:color="auto"/>
              <w:right w:val="single" w:sz="4" w:space="0" w:color="auto"/>
            </w:tcBorders>
            <w:vAlign w:val="bottom"/>
          </w:tcPr>
          <w:p w14:paraId="51DDCC91" w14:textId="1076ADBD" w:rsidR="00F45F0A" w:rsidRPr="00F45F0A" w:rsidRDefault="00036259" w:rsidP="00F45F0A">
            <w:pPr>
              <w:keepNext/>
              <w:tabs>
                <w:tab w:val="left" w:pos="2160"/>
                <w:tab w:val="left" w:pos="2700"/>
                <w:tab w:val="left" w:pos="3420"/>
                <w:tab w:val="left" w:pos="3780"/>
                <w:tab w:val="left" w:pos="5760"/>
                <w:tab w:val="left" w:pos="7212"/>
              </w:tabs>
              <w:jc w:val="center"/>
              <w:rPr>
                <w:ins w:id="145" w:author="Tam, Danny@Energy" w:date="2022-03-10T19:31:00Z"/>
                <w:rFonts w:asciiTheme="minorHAnsi" w:hAnsiTheme="minorHAnsi" w:cstheme="minorHAnsi"/>
                <w:sz w:val="18"/>
              </w:rPr>
            </w:pPr>
            <w:ins w:id="146" w:author="Tam, Danny@Energy" w:date="2022-03-10T19:33:00Z">
              <w:r>
                <w:rPr>
                  <w:rFonts w:asciiTheme="minorHAnsi" w:hAnsiTheme="minorHAnsi" w:cstheme="minorHAnsi"/>
                  <w:sz w:val="18"/>
                </w:rPr>
                <w:t>Azimuth from North</w:t>
              </w:r>
            </w:ins>
          </w:p>
        </w:tc>
        <w:tc>
          <w:tcPr>
            <w:tcW w:w="459" w:type="pct"/>
            <w:tcBorders>
              <w:top w:val="single" w:sz="4" w:space="0" w:color="auto"/>
              <w:left w:val="single" w:sz="4" w:space="0" w:color="auto"/>
              <w:bottom w:val="single" w:sz="4" w:space="0" w:color="auto"/>
              <w:right w:val="single" w:sz="4" w:space="0" w:color="auto"/>
            </w:tcBorders>
            <w:vAlign w:val="bottom"/>
          </w:tcPr>
          <w:p w14:paraId="44FDC26C" w14:textId="711D3434" w:rsidR="00F45F0A" w:rsidRPr="00F45F0A" w:rsidRDefault="00036259" w:rsidP="00F45F0A">
            <w:pPr>
              <w:keepNext/>
              <w:tabs>
                <w:tab w:val="left" w:pos="2160"/>
                <w:tab w:val="left" w:pos="2700"/>
                <w:tab w:val="left" w:pos="3420"/>
                <w:tab w:val="left" w:pos="3780"/>
                <w:tab w:val="left" w:pos="5760"/>
                <w:tab w:val="left" w:pos="7212"/>
              </w:tabs>
              <w:jc w:val="center"/>
              <w:rPr>
                <w:ins w:id="147" w:author="Tam, Danny@Energy" w:date="2022-03-10T19:31:00Z"/>
                <w:rFonts w:asciiTheme="minorHAnsi" w:hAnsiTheme="minorHAnsi" w:cstheme="minorHAnsi"/>
                <w:sz w:val="18"/>
              </w:rPr>
            </w:pPr>
            <w:ins w:id="148" w:author="Tam, Danny@Energy" w:date="2022-03-10T19:33:00Z">
              <w:r>
                <w:rPr>
                  <w:rFonts w:asciiTheme="minorHAnsi" w:hAnsiTheme="minorHAnsi" w:cstheme="minorHAnsi"/>
                  <w:sz w:val="18"/>
                </w:rPr>
                <w:t>Tilt from Horizontal</w:t>
              </w:r>
            </w:ins>
          </w:p>
        </w:tc>
        <w:tc>
          <w:tcPr>
            <w:tcW w:w="457" w:type="pct"/>
            <w:tcBorders>
              <w:top w:val="single" w:sz="4" w:space="0" w:color="auto"/>
              <w:left w:val="single" w:sz="4" w:space="0" w:color="auto"/>
              <w:bottom w:val="single" w:sz="4" w:space="0" w:color="auto"/>
              <w:right w:val="single" w:sz="4" w:space="0" w:color="auto"/>
            </w:tcBorders>
            <w:vAlign w:val="bottom"/>
          </w:tcPr>
          <w:p w14:paraId="56188AB7" w14:textId="552103ED" w:rsidR="00F45F0A" w:rsidRPr="00F45F0A" w:rsidRDefault="00036259" w:rsidP="00F45F0A">
            <w:pPr>
              <w:keepNext/>
              <w:tabs>
                <w:tab w:val="left" w:pos="2160"/>
                <w:tab w:val="left" w:pos="2700"/>
                <w:tab w:val="left" w:pos="3420"/>
                <w:tab w:val="left" w:pos="3780"/>
                <w:tab w:val="left" w:pos="5760"/>
                <w:tab w:val="left" w:pos="7212"/>
              </w:tabs>
              <w:jc w:val="center"/>
              <w:rPr>
                <w:ins w:id="149" w:author="Tam, Danny@Energy" w:date="2022-03-10T19:31:00Z"/>
                <w:rFonts w:asciiTheme="minorHAnsi" w:hAnsiTheme="minorHAnsi" w:cstheme="minorHAnsi"/>
                <w:sz w:val="18"/>
              </w:rPr>
            </w:pPr>
            <w:ins w:id="150" w:author="Tam, Danny@Energy" w:date="2022-03-10T19:34:00Z">
              <w:r>
                <w:rPr>
                  <w:rFonts w:asciiTheme="minorHAnsi" w:hAnsiTheme="minorHAnsi" w:cstheme="minorHAnsi"/>
                  <w:sz w:val="18"/>
                </w:rPr>
                <w:t>Tank Volume (gal)</w:t>
              </w:r>
            </w:ins>
          </w:p>
        </w:tc>
        <w:tc>
          <w:tcPr>
            <w:tcW w:w="584" w:type="pct"/>
            <w:tcBorders>
              <w:top w:val="single" w:sz="4" w:space="0" w:color="auto"/>
              <w:left w:val="single" w:sz="4" w:space="0" w:color="auto"/>
              <w:bottom w:val="single" w:sz="4" w:space="0" w:color="auto"/>
              <w:right w:val="single" w:sz="4" w:space="0" w:color="auto"/>
            </w:tcBorders>
            <w:vAlign w:val="bottom"/>
          </w:tcPr>
          <w:p w14:paraId="2213AEA4" w14:textId="343AA6DF" w:rsidR="00F45F0A" w:rsidRPr="00F45F0A" w:rsidRDefault="00036259" w:rsidP="00F45F0A">
            <w:pPr>
              <w:keepNext/>
              <w:tabs>
                <w:tab w:val="left" w:pos="2160"/>
                <w:tab w:val="left" w:pos="2700"/>
                <w:tab w:val="left" w:pos="3420"/>
                <w:tab w:val="left" w:pos="3780"/>
                <w:tab w:val="left" w:pos="5760"/>
                <w:tab w:val="left" w:pos="7212"/>
              </w:tabs>
              <w:jc w:val="center"/>
              <w:rPr>
                <w:ins w:id="151" w:author="Tam, Danny@Energy" w:date="2022-03-10T19:31:00Z"/>
                <w:rFonts w:asciiTheme="minorHAnsi" w:hAnsiTheme="minorHAnsi" w:cstheme="minorHAnsi"/>
                <w:sz w:val="18"/>
              </w:rPr>
            </w:pPr>
            <w:ins w:id="152" w:author="Tam, Danny@Energy" w:date="2022-03-10T19:34:00Z">
              <w:r>
                <w:rPr>
                  <w:rFonts w:asciiTheme="minorHAnsi" w:hAnsiTheme="minorHAnsi" w:cstheme="minorHAnsi"/>
                  <w:sz w:val="18"/>
                </w:rPr>
                <w:t>SRCC/IAPMO Number</w:t>
              </w:r>
            </w:ins>
          </w:p>
        </w:tc>
        <w:tc>
          <w:tcPr>
            <w:tcW w:w="500" w:type="pct"/>
            <w:tcBorders>
              <w:top w:val="single" w:sz="4" w:space="0" w:color="auto"/>
              <w:left w:val="single" w:sz="4" w:space="0" w:color="auto"/>
              <w:bottom w:val="single" w:sz="4" w:space="0" w:color="auto"/>
              <w:right w:val="single" w:sz="4" w:space="0" w:color="auto"/>
            </w:tcBorders>
            <w:vAlign w:val="bottom"/>
          </w:tcPr>
          <w:p w14:paraId="681F97A7" w14:textId="0D67461E" w:rsidR="00F45F0A" w:rsidRPr="00F45F0A" w:rsidRDefault="00036259" w:rsidP="00F45F0A">
            <w:pPr>
              <w:keepNext/>
              <w:tabs>
                <w:tab w:val="left" w:pos="2160"/>
                <w:tab w:val="left" w:pos="2700"/>
                <w:tab w:val="left" w:pos="3420"/>
                <w:tab w:val="left" w:pos="3780"/>
                <w:tab w:val="left" w:pos="5760"/>
                <w:tab w:val="left" w:pos="7212"/>
              </w:tabs>
              <w:jc w:val="center"/>
              <w:rPr>
                <w:ins w:id="153" w:author="Tam, Danny@Energy" w:date="2022-03-10T19:31:00Z"/>
                <w:rFonts w:asciiTheme="minorHAnsi" w:hAnsiTheme="minorHAnsi" w:cstheme="minorHAnsi"/>
                <w:sz w:val="18"/>
              </w:rPr>
            </w:pPr>
            <w:ins w:id="154" w:author="Tam, Danny@Energy" w:date="2022-03-10T19:34:00Z">
              <w:r>
                <w:rPr>
                  <w:rFonts w:asciiTheme="minorHAnsi" w:hAnsiTheme="minorHAnsi" w:cstheme="minorHAnsi"/>
                  <w:sz w:val="18"/>
                </w:rPr>
                <w:t>Solar Savings Fraction</w:t>
              </w:r>
            </w:ins>
          </w:p>
        </w:tc>
      </w:tr>
      <w:tr w:rsidR="005A3251" w:rsidRPr="00F45F0A" w14:paraId="534AD947" w14:textId="77777777" w:rsidTr="005A3251">
        <w:trPr>
          <w:cantSplit/>
          <w:trHeight w:val="246"/>
          <w:ins w:id="155" w:author="Tam, Danny@Energy" w:date="2022-03-10T19:31:00Z"/>
        </w:trPr>
        <w:tc>
          <w:tcPr>
            <w:tcW w:w="481" w:type="pct"/>
            <w:tcBorders>
              <w:top w:val="single" w:sz="4" w:space="0" w:color="auto"/>
              <w:left w:val="single" w:sz="4" w:space="0" w:color="auto"/>
              <w:bottom w:val="single" w:sz="4" w:space="0" w:color="auto"/>
              <w:right w:val="single" w:sz="4" w:space="0" w:color="auto"/>
            </w:tcBorders>
          </w:tcPr>
          <w:p w14:paraId="54F7EA0D"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56" w:author="Tam, Danny@Energy" w:date="2022-03-10T19:31:00Z"/>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45DAD4DB"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57" w:author="Tam, Danny@Energy" w:date="2022-03-10T19:31: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7724B11E"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58" w:author="Tam, Danny@Energy" w:date="2022-03-10T19:31: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55ABCAC0"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59" w:author="Tam, Danny@Energy" w:date="2022-03-10T19:31: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3A8E1585"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0" w:author="Tam, Danny@Energy" w:date="2022-03-10T19:31:00Z"/>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77DC6D20"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1" w:author="Tam, Danny@Energy" w:date="2022-03-10T19:31: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E534E59"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2" w:author="Tam, Danny@Energy" w:date="2022-03-10T19:31:00Z"/>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CF19190"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3" w:author="Tam, Danny@Energy" w:date="2022-03-10T19:31:00Z"/>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1A6A0400"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4" w:author="Tam, Danny@Energy" w:date="2022-03-10T19:31: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702840CD"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5" w:author="Tam, Danny@Energy" w:date="2022-03-10T19:31:00Z"/>
                <w:rFonts w:asciiTheme="minorHAnsi" w:hAnsiTheme="minorHAnsi" w:cstheme="minorHAnsi"/>
              </w:rPr>
            </w:pPr>
          </w:p>
        </w:tc>
      </w:tr>
      <w:tr w:rsidR="005A3251" w:rsidRPr="00F45F0A" w14:paraId="0C7C2E70" w14:textId="77777777" w:rsidTr="005A3251">
        <w:trPr>
          <w:cantSplit/>
          <w:trHeight w:val="255"/>
          <w:ins w:id="166" w:author="Tam, Danny@Energy" w:date="2022-03-10T19:31:00Z"/>
        </w:trPr>
        <w:tc>
          <w:tcPr>
            <w:tcW w:w="481" w:type="pct"/>
            <w:tcBorders>
              <w:top w:val="single" w:sz="4" w:space="0" w:color="auto"/>
              <w:left w:val="single" w:sz="4" w:space="0" w:color="auto"/>
              <w:bottom w:val="single" w:sz="4" w:space="0" w:color="auto"/>
              <w:right w:val="single" w:sz="4" w:space="0" w:color="auto"/>
            </w:tcBorders>
          </w:tcPr>
          <w:p w14:paraId="797E6CB4"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7" w:author="Tam, Danny@Energy" w:date="2022-03-10T19:31:00Z"/>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021D3586"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8" w:author="Tam, Danny@Energy" w:date="2022-03-10T19:31: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59AFA2C"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69" w:author="Tam, Danny@Energy" w:date="2022-03-10T19:31: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57C2F13"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0" w:author="Tam, Danny@Energy" w:date="2022-03-10T19:31: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826A226"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1" w:author="Tam, Danny@Energy" w:date="2022-03-10T19:31:00Z"/>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5D277920"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2" w:author="Tam, Danny@Energy" w:date="2022-03-10T19:31: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4E5E9AFD"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3" w:author="Tam, Danny@Energy" w:date="2022-03-10T19:31:00Z"/>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1E6CB800"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4" w:author="Tam, Danny@Energy" w:date="2022-03-10T19:31:00Z"/>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4BDB948B"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5" w:author="Tam, Danny@Energy" w:date="2022-03-10T19:31: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41DE6958" w14:textId="77777777" w:rsidR="00F45F0A" w:rsidRPr="00F45F0A" w:rsidRDefault="00F45F0A" w:rsidP="00F45F0A">
            <w:pPr>
              <w:keepNext/>
              <w:tabs>
                <w:tab w:val="left" w:pos="2160"/>
                <w:tab w:val="left" w:pos="2700"/>
                <w:tab w:val="left" w:pos="3420"/>
                <w:tab w:val="left" w:pos="3780"/>
                <w:tab w:val="left" w:pos="5760"/>
                <w:tab w:val="left" w:pos="7212"/>
              </w:tabs>
              <w:jc w:val="center"/>
              <w:rPr>
                <w:ins w:id="176" w:author="Tam, Danny@Energy" w:date="2022-03-10T19:31:00Z"/>
                <w:rFonts w:asciiTheme="minorHAnsi" w:hAnsiTheme="minorHAnsi" w:cstheme="minorHAnsi"/>
              </w:rPr>
            </w:pPr>
          </w:p>
        </w:tc>
      </w:tr>
      <w:bookmarkEnd w:id="106"/>
    </w:tbl>
    <w:p w14:paraId="1BE49EBF" w14:textId="77777777" w:rsidR="00C43D65" w:rsidRDefault="00C43D65" w:rsidP="00307627">
      <w:pPr>
        <w:ind w:left="317" w:hanging="317"/>
        <w:rPr>
          <w:ins w:id="177" w:author="Tam, Danny@Energy" w:date="2022-03-10T19:30:00Z"/>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5A3251" w:rsidRPr="00F45F0A" w14:paraId="062FCF4F" w14:textId="77777777" w:rsidTr="00003A84">
        <w:trPr>
          <w:cantSplit/>
          <w:trHeight w:val="277"/>
          <w:ins w:id="178" w:author="Tam, Danny@Energy" w:date="2022-03-10T19:36:00Z"/>
        </w:trPr>
        <w:tc>
          <w:tcPr>
            <w:tcW w:w="5000" w:type="pct"/>
            <w:gridSpan w:val="10"/>
            <w:tcBorders>
              <w:top w:val="single" w:sz="4" w:space="0" w:color="auto"/>
              <w:left w:val="single" w:sz="4" w:space="0" w:color="auto"/>
              <w:bottom w:val="single" w:sz="4" w:space="0" w:color="auto"/>
              <w:right w:val="single" w:sz="4" w:space="0" w:color="auto"/>
            </w:tcBorders>
          </w:tcPr>
          <w:p w14:paraId="75E095E5" w14:textId="44535D24" w:rsidR="005A3251" w:rsidRPr="00F45F0A" w:rsidRDefault="005A3251" w:rsidP="00003A84">
            <w:pPr>
              <w:keepNext/>
              <w:tabs>
                <w:tab w:val="left" w:pos="2160"/>
                <w:tab w:val="left" w:pos="2700"/>
                <w:tab w:val="left" w:pos="3420"/>
                <w:tab w:val="left" w:pos="3780"/>
                <w:tab w:val="left" w:pos="5760"/>
                <w:tab w:val="left" w:pos="7212"/>
              </w:tabs>
              <w:rPr>
                <w:ins w:id="179" w:author="Tam, Danny@Energy" w:date="2022-03-10T19:36:00Z"/>
                <w:rFonts w:asciiTheme="minorHAnsi" w:eastAsia="Calibri" w:hAnsiTheme="minorHAnsi" w:cstheme="minorHAnsi"/>
                <w:b/>
              </w:rPr>
            </w:pPr>
            <w:bookmarkStart w:id="180" w:name="_Hlk97833865"/>
            <w:ins w:id="181" w:author="Tam, Danny@Energy" w:date="2022-03-10T19:36:00Z">
              <w:r>
                <w:rPr>
                  <w:rFonts w:asciiTheme="minorHAnsi" w:eastAsia="Calibri" w:hAnsiTheme="minorHAnsi" w:cstheme="minorHAnsi"/>
                  <w:b/>
                </w:rPr>
                <w:t>B</w:t>
              </w:r>
              <w:r w:rsidRPr="00F45F0A">
                <w:rPr>
                  <w:rFonts w:asciiTheme="minorHAnsi" w:eastAsia="Calibri" w:hAnsiTheme="minorHAnsi" w:cstheme="minorHAnsi"/>
                  <w:b/>
                </w:rPr>
                <w:t xml:space="preserve">. </w:t>
              </w:r>
              <w:r>
                <w:rPr>
                  <w:rFonts w:asciiTheme="minorHAnsi" w:eastAsia="Calibri" w:hAnsiTheme="minorHAnsi" w:cstheme="minorHAnsi"/>
                  <w:b/>
                </w:rPr>
                <w:t>Installed</w:t>
              </w:r>
              <w:r w:rsidRPr="00F45F0A">
                <w:rPr>
                  <w:rFonts w:asciiTheme="minorHAnsi" w:eastAsia="Calibri" w:hAnsiTheme="minorHAnsi" w:cstheme="minorHAnsi"/>
                  <w:b/>
                </w:rPr>
                <w:t xml:space="preserve">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ins>
          </w:p>
          <w:p w14:paraId="43E36894" w14:textId="77777777" w:rsidR="005A3251" w:rsidRPr="00F45F0A" w:rsidDel="00237BB2" w:rsidRDefault="005A3251" w:rsidP="00003A84">
            <w:pPr>
              <w:keepNext/>
              <w:tabs>
                <w:tab w:val="left" w:pos="2160"/>
                <w:tab w:val="left" w:pos="2700"/>
                <w:tab w:val="left" w:pos="3420"/>
                <w:tab w:val="left" w:pos="3780"/>
                <w:tab w:val="left" w:pos="5760"/>
                <w:tab w:val="left" w:pos="7212"/>
              </w:tabs>
              <w:rPr>
                <w:ins w:id="182" w:author="Tam, Danny@Energy" w:date="2022-03-10T19:36:00Z"/>
                <w:rFonts w:asciiTheme="minorHAnsi" w:hAnsiTheme="minorHAnsi" w:cstheme="minorHAnsi"/>
                <w:sz w:val="18"/>
              </w:rPr>
            </w:pPr>
          </w:p>
        </w:tc>
      </w:tr>
      <w:tr w:rsidR="005A3251" w:rsidRPr="00F45F0A" w14:paraId="41C10C05" w14:textId="77777777" w:rsidTr="005A3251">
        <w:trPr>
          <w:cantSplit/>
          <w:trHeight w:val="277"/>
          <w:ins w:id="183" w:author="Tam, Danny@Energy" w:date="2022-03-10T19:36:00Z"/>
        </w:trPr>
        <w:tc>
          <w:tcPr>
            <w:tcW w:w="481" w:type="pct"/>
            <w:tcBorders>
              <w:top w:val="single" w:sz="4" w:space="0" w:color="auto"/>
              <w:left w:val="single" w:sz="4" w:space="0" w:color="auto"/>
              <w:bottom w:val="single" w:sz="4" w:space="0" w:color="auto"/>
              <w:right w:val="single" w:sz="4" w:space="0" w:color="auto"/>
            </w:tcBorders>
          </w:tcPr>
          <w:p w14:paraId="7330BF7F"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84" w:author="Tam, Danny@Energy" w:date="2022-03-10T19:36:00Z"/>
                <w:rFonts w:asciiTheme="minorHAnsi" w:hAnsiTheme="minorHAnsi" w:cstheme="minorHAnsi"/>
                <w:sz w:val="18"/>
              </w:rPr>
            </w:pPr>
            <w:ins w:id="185" w:author="Tam, Danny@Energy" w:date="2022-03-10T19:36:00Z">
              <w:r w:rsidRPr="00F45F0A">
                <w:rPr>
                  <w:rFonts w:asciiTheme="minorHAnsi" w:hAnsiTheme="minorHAnsi" w:cstheme="minorHAnsi"/>
                  <w:sz w:val="18"/>
                </w:rPr>
                <w:t>01</w:t>
              </w:r>
            </w:ins>
          </w:p>
        </w:tc>
        <w:tc>
          <w:tcPr>
            <w:tcW w:w="642" w:type="pct"/>
            <w:tcBorders>
              <w:top w:val="single" w:sz="4" w:space="0" w:color="auto"/>
              <w:left w:val="single" w:sz="4" w:space="0" w:color="auto"/>
              <w:bottom w:val="single" w:sz="4" w:space="0" w:color="auto"/>
              <w:right w:val="single" w:sz="4" w:space="0" w:color="auto"/>
            </w:tcBorders>
            <w:vAlign w:val="center"/>
          </w:tcPr>
          <w:p w14:paraId="302F5503"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86" w:author="Tam, Danny@Energy" w:date="2022-03-10T19:36:00Z"/>
                <w:rFonts w:asciiTheme="minorHAnsi" w:hAnsiTheme="minorHAnsi" w:cstheme="minorHAnsi"/>
                <w:sz w:val="18"/>
              </w:rPr>
            </w:pPr>
            <w:ins w:id="187" w:author="Tam, Danny@Energy" w:date="2022-03-10T19:36:00Z">
              <w:r w:rsidRPr="00F45F0A">
                <w:rPr>
                  <w:rFonts w:asciiTheme="minorHAnsi" w:hAnsiTheme="minorHAnsi" w:cstheme="minorHAnsi"/>
                  <w:sz w:val="18"/>
                </w:rPr>
                <w:t>02</w:t>
              </w:r>
            </w:ins>
          </w:p>
        </w:tc>
        <w:tc>
          <w:tcPr>
            <w:tcW w:w="500" w:type="pct"/>
            <w:tcBorders>
              <w:top w:val="single" w:sz="4" w:space="0" w:color="auto"/>
              <w:left w:val="single" w:sz="4" w:space="0" w:color="auto"/>
              <w:bottom w:val="single" w:sz="4" w:space="0" w:color="auto"/>
              <w:right w:val="single" w:sz="4" w:space="0" w:color="auto"/>
            </w:tcBorders>
            <w:vAlign w:val="center"/>
          </w:tcPr>
          <w:p w14:paraId="22DD20E5"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88" w:author="Tam, Danny@Energy" w:date="2022-03-10T19:36:00Z"/>
                <w:rFonts w:asciiTheme="minorHAnsi" w:hAnsiTheme="minorHAnsi" w:cstheme="minorHAnsi"/>
                <w:sz w:val="18"/>
              </w:rPr>
            </w:pPr>
            <w:ins w:id="189" w:author="Tam, Danny@Energy" w:date="2022-03-10T19:36:00Z">
              <w:r w:rsidRPr="00F45F0A">
                <w:rPr>
                  <w:rFonts w:asciiTheme="minorHAnsi" w:hAnsiTheme="minorHAnsi" w:cstheme="minorHAnsi"/>
                  <w:sz w:val="18"/>
                </w:rPr>
                <w:t>03</w:t>
              </w:r>
            </w:ins>
          </w:p>
        </w:tc>
        <w:tc>
          <w:tcPr>
            <w:tcW w:w="500" w:type="pct"/>
            <w:tcBorders>
              <w:top w:val="single" w:sz="4" w:space="0" w:color="auto"/>
              <w:left w:val="single" w:sz="4" w:space="0" w:color="auto"/>
              <w:bottom w:val="single" w:sz="4" w:space="0" w:color="auto"/>
              <w:right w:val="single" w:sz="4" w:space="0" w:color="auto"/>
            </w:tcBorders>
            <w:vAlign w:val="center"/>
          </w:tcPr>
          <w:p w14:paraId="1843ABA3"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90" w:author="Tam, Danny@Energy" w:date="2022-03-10T19:36:00Z"/>
                <w:rFonts w:asciiTheme="minorHAnsi" w:hAnsiTheme="minorHAnsi" w:cstheme="minorHAnsi"/>
                <w:sz w:val="18"/>
              </w:rPr>
            </w:pPr>
            <w:ins w:id="191" w:author="Tam, Danny@Energy" w:date="2022-03-10T19:36:00Z">
              <w:r w:rsidRPr="00F45F0A">
                <w:rPr>
                  <w:rFonts w:asciiTheme="minorHAnsi" w:hAnsiTheme="minorHAnsi" w:cstheme="minorHAnsi"/>
                  <w:sz w:val="18"/>
                </w:rPr>
                <w:t>04</w:t>
              </w:r>
            </w:ins>
          </w:p>
        </w:tc>
        <w:tc>
          <w:tcPr>
            <w:tcW w:w="459" w:type="pct"/>
            <w:tcBorders>
              <w:top w:val="single" w:sz="4" w:space="0" w:color="auto"/>
              <w:left w:val="single" w:sz="4" w:space="0" w:color="auto"/>
              <w:bottom w:val="single" w:sz="4" w:space="0" w:color="auto"/>
              <w:right w:val="single" w:sz="4" w:space="0" w:color="auto"/>
            </w:tcBorders>
            <w:vAlign w:val="center"/>
          </w:tcPr>
          <w:p w14:paraId="771C59C3"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92" w:author="Tam, Danny@Energy" w:date="2022-03-10T19:36:00Z"/>
                <w:rFonts w:asciiTheme="minorHAnsi" w:eastAsiaTheme="majorEastAsia" w:hAnsiTheme="minorHAnsi" w:cstheme="minorHAnsi"/>
                <w:b/>
                <w:bCs/>
                <w:color w:val="4F81BD" w:themeColor="accent1"/>
                <w:sz w:val="18"/>
              </w:rPr>
            </w:pPr>
            <w:ins w:id="193" w:author="Tam, Danny@Energy" w:date="2022-03-10T19:36:00Z">
              <w:r w:rsidRPr="00F45F0A">
                <w:rPr>
                  <w:rFonts w:asciiTheme="minorHAnsi" w:hAnsiTheme="minorHAnsi" w:cstheme="minorHAnsi"/>
                  <w:sz w:val="18"/>
                </w:rPr>
                <w:t>05</w:t>
              </w:r>
            </w:ins>
          </w:p>
        </w:tc>
        <w:tc>
          <w:tcPr>
            <w:tcW w:w="418" w:type="pct"/>
            <w:tcBorders>
              <w:top w:val="single" w:sz="4" w:space="0" w:color="auto"/>
              <w:left w:val="single" w:sz="4" w:space="0" w:color="auto"/>
              <w:bottom w:val="single" w:sz="4" w:space="0" w:color="auto"/>
              <w:right w:val="single" w:sz="4" w:space="0" w:color="auto"/>
            </w:tcBorders>
            <w:vAlign w:val="center"/>
          </w:tcPr>
          <w:p w14:paraId="15AC8DF8"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94" w:author="Tam, Danny@Energy" w:date="2022-03-10T19:36:00Z"/>
                <w:rFonts w:asciiTheme="minorHAnsi" w:eastAsiaTheme="majorEastAsia" w:hAnsiTheme="minorHAnsi" w:cstheme="minorHAnsi"/>
                <w:b/>
                <w:bCs/>
                <w:color w:val="4F81BD" w:themeColor="accent1"/>
                <w:sz w:val="18"/>
              </w:rPr>
            </w:pPr>
            <w:ins w:id="195" w:author="Tam, Danny@Energy" w:date="2022-03-10T19:36:00Z">
              <w:r w:rsidRPr="00F45F0A">
                <w:rPr>
                  <w:rFonts w:asciiTheme="minorHAnsi" w:hAnsiTheme="minorHAnsi" w:cstheme="minorHAnsi"/>
                  <w:sz w:val="18"/>
                </w:rPr>
                <w:t>06</w:t>
              </w:r>
            </w:ins>
          </w:p>
        </w:tc>
        <w:tc>
          <w:tcPr>
            <w:tcW w:w="459" w:type="pct"/>
            <w:tcBorders>
              <w:top w:val="single" w:sz="4" w:space="0" w:color="auto"/>
              <w:left w:val="single" w:sz="4" w:space="0" w:color="auto"/>
              <w:bottom w:val="single" w:sz="4" w:space="0" w:color="auto"/>
              <w:right w:val="single" w:sz="4" w:space="0" w:color="auto"/>
            </w:tcBorders>
            <w:vAlign w:val="center"/>
          </w:tcPr>
          <w:p w14:paraId="17CF2DF3"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96" w:author="Tam, Danny@Energy" w:date="2022-03-10T19:36:00Z"/>
                <w:rFonts w:asciiTheme="minorHAnsi" w:eastAsiaTheme="majorEastAsia" w:hAnsiTheme="minorHAnsi" w:cstheme="minorHAnsi"/>
                <w:b/>
                <w:bCs/>
                <w:color w:val="4F81BD" w:themeColor="accent1"/>
                <w:sz w:val="18"/>
              </w:rPr>
            </w:pPr>
            <w:ins w:id="197" w:author="Tam, Danny@Energy" w:date="2022-03-10T19:36:00Z">
              <w:r w:rsidRPr="00F45F0A">
                <w:rPr>
                  <w:rFonts w:asciiTheme="minorHAnsi" w:hAnsiTheme="minorHAnsi" w:cstheme="minorHAnsi"/>
                  <w:sz w:val="18"/>
                </w:rPr>
                <w:t>07</w:t>
              </w:r>
            </w:ins>
          </w:p>
        </w:tc>
        <w:tc>
          <w:tcPr>
            <w:tcW w:w="457" w:type="pct"/>
            <w:tcBorders>
              <w:top w:val="single" w:sz="4" w:space="0" w:color="auto"/>
              <w:left w:val="single" w:sz="4" w:space="0" w:color="auto"/>
              <w:bottom w:val="single" w:sz="4" w:space="0" w:color="auto"/>
              <w:right w:val="single" w:sz="4" w:space="0" w:color="auto"/>
            </w:tcBorders>
            <w:vAlign w:val="center"/>
          </w:tcPr>
          <w:p w14:paraId="0222885E"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198" w:author="Tam, Danny@Energy" w:date="2022-03-10T19:36:00Z"/>
                <w:rFonts w:asciiTheme="minorHAnsi" w:eastAsiaTheme="majorEastAsia" w:hAnsiTheme="minorHAnsi" w:cstheme="minorHAnsi"/>
                <w:b/>
                <w:bCs/>
                <w:color w:val="4F81BD" w:themeColor="accent1"/>
                <w:sz w:val="18"/>
              </w:rPr>
            </w:pPr>
            <w:ins w:id="199" w:author="Tam, Danny@Energy" w:date="2022-03-10T19:36:00Z">
              <w:r w:rsidRPr="00F45F0A">
                <w:rPr>
                  <w:rFonts w:asciiTheme="minorHAnsi" w:hAnsiTheme="minorHAnsi" w:cstheme="minorHAnsi"/>
                  <w:sz w:val="18"/>
                </w:rPr>
                <w:t>08</w:t>
              </w:r>
            </w:ins>
          </w:p>
        </w:tc>
        <w:tc>
          <w:tcPr>
            <w:tcW w:w="584" w:type="pct"/>
            <w:tcBorders>
              <w:top w:val="single" w:sz="4" w:space="0" w:color="auto"/>
              <w:left w:val="single" w:sz="4" w:space="0" w:color="auto"/>
              <w:bottom w:val="single" w:sz="4" w:space="0" w:color="auto"/>
              <w:right w:val="single" w:sz="4" w:space="0" w:color="auto"/>
            </w:tcBorders>
          </w:tcPr>
          <w:p w14:paraId="01D61D66"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00" w:author="Tam, Danny@Energy" w:date="2022-03-10T19:36:00Z"/>
                <w:rFonts w:asciiTheme="minorHAnsi" w:hAnsiTheme="minorHAnsi" w:cstheme="minorHAnsi"/>
                <w:sz w:val="18"/>
              </w:rPr>
            </w:pPr>
            <w:ins w:id="201" w:author="Tam, Danny@Energy" w:date="2022-03-10T19:36:00Z">
              <w:r w:rsidRPr="00F45F0A">
                <w:rPr>
                  <w:rFonts w:asciiTheme="minorHAnsi" w:hAnsiTheme="minorHAnsi" w:cstheme="minorHAnsi"/>
                  <w:sz w:val="18"/>
                </w:rPr>
                <w:t>09</w:t>
              </w:r>
            </w:ins>
          </w:p>
        </w:tc>
        <w:tc>
          <w:tcPr>
            <w:tcW w:w="500" w:type="pct"/>
            <w:tcBorders>
              <w:top w:val="single" w:sz="4" w:space="0" w:color="auto"/>
              <w:left w:val="single" w:sz="4" w:space="0" w:color="auto"/>
              <w:bottom w:val="single" w:sz="4" w:space="0" w:color="auto"/>
              <w:right w:val="single" w:sz="4" w:space="0" w:color="auto"/>
            </w:tcBorders>
          </w:tcPr>
          <w:p w14:paraId="0E327BB8"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02" w:author="Tam, Danny@Energy" w:date="2022-03-10T19:36:00Z"/>
                <w:rFonts w:asciiTheme="minorHAnsi" w:hAnsiTheme="minorHAnsi" w:cstheme="minorHAnsi"/>
                <w:sz w:val="18"/>
              </w:rPr>
            </w:pPr>
            <w:ins w:id="203" w:author="Tam, Danny@Energy" w:date="2022-03-10T19:36:00Z">
              <w:r w:rsidRPr="00F45F0A">
                <w:rPr>
                  <w:rFonts w:asciiTheme="minorHAnsi" w:hAnsiTheme="minorHAnsi" w:cstheme="minorHAnsi"/>
                  <w:sz w:val="18"/>
                </w:rPr>
                <w:t>10</w:t>
              </w:r>
            </w:ins>
          </w:p>
        </w:tc>
      </w:tr>
      <w:tr w:rsidR="005A3251" w:rsidRPr="00F45F0A" w14:paraId="2D15C93E" w14:textId="77777777" w:rsidTr="005A3251">
        <w:trPr>
          <w:cantSplit/>
          <w:trHeight w:val="288"/>
          <w:ins w:id="204" w:author="Tam, Danny@Energy" w:date="2022-03-10T19:36:00Z"/>
        </w:trPr>
        <w:tc>
          <w:tcPr>
            <w:tcW w:w="481" w:type="pct"/>
            <w:tcBorders>
              <w:top w:val="single" w:sz="4" w:space="0" w:color="auto"/>
              <w:left w:val="single" w:sz="4" w:space="0" w:color="auto"/>
              <w:bottom w:val="single" w:sz="4" w:space="0" w:color="auto"/>
              <w:right w:val="single" w:sz="4" w:space="0" w:color="auto"/>
            </w:tcBorders>
            <w:vAlign w:val="bottom"/>
          </w:tcPr>
          <w:p w14:paraId="25F6E74A"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05" w:author="Tam, Danny@Energy" w:date="2022-03-10T19:36:00Z"/>
                <w:rFonts w:asciiTheme="minorHAnsi" w:hAnsiTheme="minorHAnsi" w:cstheme="minorHAnsi"/>
                <w:sz w:val="18"/>
              </w:rPr>
            </w:pPr>
            <w:ins w:id="206" w:author="Tam, Danny@Energy" w:date="2022-03-10T19:36:00Z">
              <w:r>
                <w:rPr>
                  <w:rFonts w:asciiTheme="minorHAnsi" w:hAnsiTheme="minorHAnsi" w:cstheme="minorHAnsi"/>
                  <w:sz w:val="18"/>
                </w:rPr>
                <w:t>System</w:t>
              </w:r>
              <w:r w:rsidRPr="00F45F0A">
                <w:rPr>
                  <w:rFonts w:asciiTheme="minorHAnsi" w:hAnsiTheme="minorHAnsi" w:cstheme="minorHAnsi"/>
                  <w:sz w:val="18"/>
                </w:rPr>
                <w:t xml:space="preserve"> Name</w:t>
              </w:r>
            </w:ins>
          </w:p>
        </w:tc>
        <w:tc>
          <w:tcPr>
            <w:tcW w:w="642" w:type="pct"/>
            <w:tcBorders>
              <w:top w:val="single" w:sz="4" w:space="0" w:color="auto"/>
              <w:left w:val="single" w:sz="4" w:space="0" w:color="auto"/>
              <w:bottom w:val="single" w:sz="4" w:space="0" w:color="auto"/>
              <w:right w:val="single" w:sz="4" w:space="0" w:color="auto"/>
            </w:tcBorders>
            <w:vAlign w:val="bottom"/>
          </w:tcPr>
          <w:p w14:paraId="0C13D07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07" w:author="Tam, Danny@Energy" w:date="2022-03-10T19:36:00Z"/>
                <w:rFonts w:asciiTheme="minorHAnsi" w:hAnsiTheme="minorHAnsi" w:cstheme="minorHAnsi"/>
                <w:sz w:val="18"/>
              </w:rPr>
            </w:pPr>
            <w:ins w:id="208" w:author="Tam, Danny@Energy" w:date="2022-03-10T19:36:00Z">
              <w:r>
                <w:rPr>
                  <w:rFonts w:asciiTheme="minorHAnsi" w:hAnsiTheme="minorHAnsi" w:cstheme="minorHAnsi"/>
                  <w:sz w:val="18"/>
                </w:rPr>
                <w:t>Collector Manufacturer</w:t>
              </w:r>
            </w:ins>
          </w:p>
        </w:tc>
        <w:tc>
          <w:tcPr>
            <w:tcW w:w="500" w:type="pct"/>
            <w:tcBorders>
              <w:top w:val="single" w:sz="4" w:space="0" w:color="auto"/>
              <w:left w:val="single" w:sz="4" w:space="0" w:color="auto"/>
              <w:bottom w:val="single" w:sz="4" w:space="0" w:color="auto"/>
              <w:right w:val="single" w:sz="4" w:space="0" w:color="auto"/>
            </w:tcBorders>
            <w:vAlign w:val="bottom"/>
          </w:tcPr>
          <w:p w14:paraId="6F31ED46"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09" w:author="Tam, Danny@Energy" w:date="2022-03-10T19:36:00Z"/>
                <w:rFonts w:asciiTheme="minorHAnsi" w:hAnsiTheme="minorHAnsi" w:cstheme="minorHAnsi"/>
                <w:sz w:val="18"/>
              </w:rPr>
            </w:pPr>
            <w:ins w:id="210" w:author="Tam, Danny@Energy" w:date="2022-03-10T19:36:00Z">
              <w:r>
                <w:rPr>
                  <w:rFonts w:asciiTheme="minorHAnsi" w:hAnsiTheme="minorHAnsi" w:cstheme="minorHAnsi"/>
                  <w:sz w:val="18"/>
                </w:rPr>
                <w:t>Collector Brand</w:t>
              </w:r>
            </w:ins>
          </w:p>
        </w:tc>
        <w:tc>
          <w:tcPr>
            <w:tcW w:w="500" w:type="pct"/>
            <w:tcBorders>
              <w:top w:val="single" w:sz="4" w:space="0" w:color="auto"/>
              <w:left w:val="single" w:sz="4" w:space="0" w:color="auto"/>
              <w:bottom w:val="single" w:sz="4" w:space="0" w:color="auto"/>
              <w:right w:val="single" w:sz="4" w:space="0" w:color="auto"/>
            </w:tcBorders>
            <w:vAlign w:val="bottom"/>
          </w:tcPr>
          <w:p w14:paraId="69689A87"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11" w:author="Tam, Danny@Energy" w:date="2022-03-10T19:36:00Z"/>
                <w:rFonts w:asciiTheme="minorHAnsi" w:hAnsiTheme="minorHAnsi" w:cstheme="minorHAnsi"/>
                <w:sz w:val="18"/>
              </w:rPr>
            </w:pPr>
            <w:ins w:id="212" w:author="Tam, Danny@Energy" w:date="2022-03-10T19:36:00Z">
              <w:r>
                <w:rPr>
                  <w:rFonts w:asciiTheme="minorHAnsi" w:hAnsiTheme="minorHAnsi" w:cstheme="minorHAnsi"/>
                  <w:sz w:val="18"/>
                </w:rPr>
                <w:t>Collector Model</w:t>
              </w:r>
            </w:ins>
          </w:p>
        </w:tc>
        <w:tc>
          <w:tcPr>
            <w:tcW w:w="459" w:type="pct"/>
            <w:tcBorders>
              <w:top w:val="single" w:sz="4" w:space="0" w:color="auto"/>
              <w:left w:val="single" w:sz="4" w:space="0" w:color="auto"/>
              <w:bottom w:val="single" w:sz="4" w:space="0" w:color="auto"/>
              <w:right w:val="single" w:sz="4" w:space="0" w:color="auto"/>
            </w:tcBorders>
            <w:vAlign w:val="bottom"/>
          </w:tcPr>
          <w:p w14:paraId="6CFD0FDF"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13" w:author="Tam, Danny@Energy" w:date="2022-03-10T19:36:00Z"/>
                <w:rFonts w:asciiTheme="minorHAnsi" w:hAnsiTheme="minorHAnsi" w:cstheme="minorHAnsi"/>
                <w:sz w:val="18"/>
              </w:rPr>
            </w:pPr>
            <w:ins w:id="214" w:author="Tam, Danny@Energy" w:date="2022-03-10T19:36:00Z">
              <w:r>
                <w:rPr>
                  <w:rFonts w:asciiTheme="minorHAnsi" w:hAnsiTheme="minorHAnsi" w:cstheme="minorHAnsi"/>
                  <w:sz w:val="18"/>
                </w:rPr>
                <w:t xml:space="preserve"># </w:t>
              </w:r>
              <w:proofErr w:type="gramStart"/>
              <w:r>
                <w:rPr>
                  <w:rFonts w:asciiTheme="minorHAnsi" w:hAnsiTheme="minorHAnsi" w:cstheme="minorHAnsi"/>
                  <w:sz w:val="18"/>
                </w:rPr>
                <w:t>of</w:t>
              </w:r>
              <w:proofErr w:type="gramEnd"/>
              <w:r>
                <w:rPr>
                  <w:rFonts w:asciiTheme="minorHAnsi" w:hAnsiTheme="minorHAnsi" w:cstheme="minorHAnsi"/>
                  <w:sz w:val="18"/>
                </w:rPr>
                <w:t xml:space="preserve"> Collectors</w:t>
              </w:r>
            </w:ins>
          </w:p>
        </w:tc>
        <w:tc>
          <w:tcPr>
            <w:tcW w:w="418" w:type="pct"/>
            <w:tcBorders>
              <w:top w:val="single" w:sz="4" w:space="0" w:color="auto"/>
              <w:left w:val="single" w:sz="4" w:space="0" w:color="auto"/>
              <w:bottom w:val="single" w:sz="4" w:space="0" w:color="auto"/>
              <w:right w:val="single" w:sz="4" w:space="0" w:color="auto"/>
            </w:tcBorders>
            <w:vAlign w:val="bottom"/>
          </w:tcPr>
          <w:p w14:paraId="4356CE41" w14:textId="37D9FBBD" w:rsidR="005A3251" w:rsidRPr="00F45F0A" w:rsidRDefault="005A3251" w:rsidP="00003A84">
            <w:pPr>
              <w:keepNext/>
              <w:tabs>
                <w:tab w:val="left" w:pos="2160"/>
                <w:tab w:val="left" w:pos="2700"/>
                <w:tab w:val="left" w:pos="3420"/>
                <w:tab w:val="left" w:pos="3780"/>
                <w:tab w:val="left" w:pos="5760"/>
                <w:tab w:val="left" w:pos="7212"/>
              </w:tabs>
              <w:jc w:val="center"/>
              <w:rPr>
                <w:ins w:id="215" w:author="Tam, Danny@Energy" w:date="2022-03-10T19:36:00Z"/>
                <w:rFonts w:asciiTheme="minorHAnsi" w:hAnsiTheme="minorHAnsi" w:cstheme="minorHAnsi"/>
                <w:sz w:val="18"/>
              </w:rPr>
            </w:pPr>
            <w:ins w:id="216" w:author="Tam, Danny@Energy" w:date="2022-03-10T19:36:00Z">
              <w:r>
                <w:rPr>
                  <w:rFonts w:asciiTheme="minorHAnsi" w:hAnsiTheme="minorHAnsi" w:cstheme="minorHAnsi"/>
                  <w:sz w:val="18"/>
                </w:rPr>
                <w:t>Azimuth from North</w:t>
              </w:r>
            </w:ins>
          </w:p>
        </w:tc>
        <w:tc>
          <w:tcPr>
            <w:tcW w:w="459" w:type="pct"/>
            <w:tcBorders>
              <w:top w:val="single" w:sz="4" w:space="0" w:color="auto"/>
              <w:left w:val="single" w:sz="4" w:space="0" w:color="auto"/>
              <w:bottom w:val="single" w:sz="4" w:space="0" w:color="auto"/>
              <w:right w:val="single" w:sz="4" w:space="0" w:color="auto"/>
            </w:tcBorders>
            <w:vAlign w:val="bottom"/>
          </w:tcPr>
          <w:p w14:paraId="74337159"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17" w:author="Tam, Danny@Energy" w:date="2022-03-10T19:36:00Z"/>
                <w:rFonts w:asciiTheme="minorHAnsi" w:hAnsiTheme="minorHAnsi" w:cstheme="minorHAnsi"/>
                <w:sz w:val="18"/>
              </w:rPr>
            </w:pPr>
            <w:ins w:id="218" w:author="Tam, Danny@Energy" w:date="2022-03-10T19:36:00Z">
              <w:r>
                <w:rPr>
                  <w:rFonts w:asciiTheme="minorHAnsi" w:hAnsiTheme="minorHAnsi" w:cstheme="minorHAnsi"/>
                  <w:sz w:val="18"/>
                </w:rPr>
                <w:t>Tilt from Horizontal</w:t>
              </w:r>
            </w:ins>
          </w:p>
        </w:tc>
        <w:tc>
          <w:tcPr>
            <w:tcW w:w="457" w:type="pct"/>
            <w:tcBorders>
              <w:top w:val="single" w:sz="4" w:space="0" w:color="auto"/>
              <w:left w:val="single" w:sz="4" w:space="0" w:color="auto"/>
              <w:bottom w:val="single" w:sz="4" w:space="0" w:color="auto"/>
              <w:right w:val="single" w:sz="4" w:space="0" w:color="auto"/>
            </w:tcBorders>
            <w:vAlign w:val="bottom"/>
          </w:tcPr>
          <w:p w14:paraId="74904616"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19" w:author="Tam, Danny@Energy" w:date="2022-03-10T19:36:00Z"/>
                <w:rFonts w:asciiTheme="minorHAnsi" w:hAnsiTheme="minorHAnsi" w:cstheme="minorHAnsi"/>
                <w:sz w:val="18"/>
              </w:rPr>
            </w:pPr>
            <w:ins w:id="220" w:author="Tam, Danny@Energy" w:date="2022-03-10T19:36:00Z">
              <w:r>
                <w:rPr>
                  <w:rFonts w:asciiTheme="minorHAnsi" w:hAnsiTheme="minorHAnsi" w:cstheme="minorHAnsi"/>
                  <w:sz w:val="18"/>
                </w:rPr>
                <w:t>Tank Volume (gal)</w:t>
              </w:r>
            </w:ins>
          </w:p>
        </w:tc>
        <w:tc>
          <w:tcPr>
            <w:tcW w:w="584" w:type="pct"/>
            <w:tcBorders>
              <w:top w:val="single" w:sz="4" w:space="0" w:color="auto"/>
              <w:left w:val="single" w:sz="4" w:space="0" w:color="auto"/>
              <w:bottom w:val="single" w:sz="4" w:space="0" w:color="auto"/>
              <w:right w:val="single" w:sz="4" w:space="0" w:color="auto"/>
            </w:tcBorders>
            <w:vAlign w:val="bottom"/>
          </w:tcPr>
          <w:p w14:paraId="5DDDA36A"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21" w:author="Tam, Danny@Energy" w:date="2022-03-10T19:36:00Z"/>
                <w:rFonts w:asciiTheme="minorHAnsi" w:hAnsiTheme="minorHAnsi" w:cstheme="minorHAnsi"/>
                <w:sz w:val="18"/>
              </w:rPr>
            </w:pPr>
            <w:ins w:id="222" w:author="Tam, Danny@Energy" w:date="2022-03-10T19:36:00Z">
              <w:r>
                <w:rPr>
                  <w:rFonts w:asciiTheme="minorHAnsi" w:hAnsiTheme="minorHAnsi" w:cstheme="minorHAnsi"/>
                  <w:sz w:val="18"/>
                </w:rPr>
                <w:t>SRCC/IAPMO Number</w:t>
              </w:r>
            </w:ins>
          </w:p>
        </w:tc>
        <w:tc>
          <w:tcPr>
            <w:tcW w:w="500" w:type="pct"/>
            <w:tcBorders>
              <w:top w:val="single" w:sz="4" w:space="0" w:color="auto"/>
              <w:left w:val="single" w:sz="4" w:space="0" w:color="auto"/>
              <w:bottom w:val="single" w:sz="4" w:space="0" w:color="auto"/>
              <w:right w:val="single" w:sz="4" w:space="0" w:color="auto"/>
            </w:tcBorders>
            <w:vAlign w:val="bottom"/>
          </w:tcPr>
          <w:p w14:paraId="1AD3093A"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23" w:author="Tam, Danny@Energy" w:date="2022-03-10T19:36:00Z"/>
                <w:rFonts w:asciiTheme="minorHAnsi" w:hAnsiTheme="minorHAnsi" w:cstheme="minorHAnsi"/>
                <w:sz w:val="18"/>
              </w:rPr>
            </w:pPr>
            <w:ins w:id="224" w:author="Tam, Danny@Energy" w:date="2022-03-10T19:36:00Z">
              <w:r>
                <w:rPr>
                  <w:rFonts w:asciiTheme="minorHAnsi" w:hAnsiTheme="minorHAnsi" w:cstheme="minorHAnsi"/>
                  <w:sz w:val="18"/>
                </w:rPr>
                <w:t>Solar Savings Fraction</w:t>
              </w:r>
            </w:ins>
          </w:p>
        </w:tc>
      </w:tr>
      <w:tr w:rsidR="005A3251" w:rsidRPr="00F45F0A" w14:paraId="3E98E9B9" w14:textId="77777777" w:rsidTr="005A3251">
        <w:trPr>
          <w:cantSplit/>
          <w:trHeight w:val="246"/>
          <w:ins w:id="225" w:author="Tam, Danny@Energy" w:date="2022-03-10T19:36:00Z"/>
        </w:trPr>
        <w:tc>
          <w:tcPr>
            <w:tcW w:w="481" w:type="pct"/>
            <w:tcBorders>
              <w:top w:val="single" w:sz="4" w:space="0" w:color="auto"/>
              <w:left w:val="single" w:sz="4" w:space="0" w:color="auto"/>
              <w:bottom w:val="single" w:sz="4" w:space="0" w:color="auto"/>
              <w:right w:val="single" w:sz="4" w:space="0" w:color="auto"/>
            </w:tcBorders>
          </w:tcPr>
          <w:p w14:paraId="37D61AD4"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26" w:author="Tam, Danny@Energy" w:date="2022-03-10T19:36:00Z"/>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2BCFFF8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27" w:author="Tam, Danny@Energy" w:date="2022-03-10T19:36: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658B711A"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28" w:author="Tam, Danny@Energy" w:date="2022-03-10T19:36: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17EEB15"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29" w:author="Tam, Danny@Energy" w:date="2022-03-10T19:36: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D0D4909"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0" w:author="Tam, Danny@Energy" w:date="2022-03-10T19:36:00Z"/>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31B7D841"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1" w:author="Tam, Danny@Energy" w:date="2022-03-10T19:36: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74F0045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2" w:author="Tam, Danny@Energy" w:date="2022-03-10T19:36:00Z"/>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6E439F4"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3" w:author="Tam, Danny@Energy" w:date="2022-03-10T19:36:00Z"/>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6C901B48"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4" w:author="Tam, Danny@Energy" w:date="2022-03-10T19:36: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6F738A98"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5" w:author="Tam, Danny@Energy" w:date="2022-03-10T19:36:00Z"/>
                <w:rFonts w:asciiTheme="minorHAnsi" w:hAnsiTheme="minorHAnsi" w:cstheme="minorHAnsi"/>
              </w:rPr>
            </w:pPr>
          </w:p>
        </w:tc>
      </w:tr>
      <w:tr w:rsidR="005A3251" w:rsidRPr="00F45F0A" w14:paraId="4612723C" w14:textId="77777777" w:rsidTr="005A3251">
        <w:trPr>
          <w:cantSplit/>
          <w:trHeight w:val="255"/>
          <w:ins w:id="236" w:author="Tam, Danny@Energy" w:date="2022-03-10T19:36:00Z"/>
        </w:trPr>
        <w:tc>
          <w:tcPr>
            <w:tcW w:w="481" w:type="pct"/>
            <w:tcBorders>
              <w:top w:val="single" w:sz="4" w:space="0" w:color="auto"/>
              <w:left w:val="single" w:sz="4" w:space="0" w:color="auto"/>
              <w:bottom w:val="single" w:sz="4" w:space="0" w:color="auto"/>
              <w:right w:val="single" w:sz="4" w:space="0" w:color="auto"/>
            </w:tcBorders>
          </w:tcPr>
          <w:p w14:paraId="0B4B2578"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7" w:author="Tam, Danny@Energy" w:date="2022-03-10T19:36:00Z"/>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5CE9161A"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8" w:author="Tam, Danny@Energy" w:date="2022-03-10T19:36: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7501D569"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39" w:author="Tam, Danny@Energy" w:date="2022-03-10T19:36: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6265018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0" w:author="Tam, Danny@Energy" w:date="2022-03-10T19:36: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7F940F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1" w:author="Tam, Danny@Energy" w:date="2022-03-10T19:36:00Z"/>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103ED752"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2" w:author="Tam, Danny@Energy" w:date="2022-03-10T19:36: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55D71B1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3" w:author="Tam, Danny@Energy" w:date="2022-03-10T19:36:00Z"/>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837F576"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4" w:author="Tam, Danny@Energy" w:date="2022-03-10T19:36:00Z"/>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55D0861C"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5" w:author="Tam, Danny@Energy" w:date="2022-03-10T19:36: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3BB5BCA2" w14:textId="77777777" w:rsidR="005A3251" w:rsidRPr="00F45F0A" w:rsidRDefault="005A3251" w:rsidP="00003A84">
            <w:pPr>
              <w:keepNext/>
              <w:tabs>
                <w:tab w:val="left" w:pos="2160"/>
                <w:tab w:val="left" w:pos="2700"/>
                <w:tab w:val="left" w:pos="3420"/>
                <w:tab w:val="left" w:pos="3780"/>
                <w:tab w:val="left" w:pos="5760"/>
                <w:tab w:val="left" w:pos="7212"/>
              </w:tabs>
              <w:jc w:val="center"/>
              <w:rPr>
                <w:ins w:id="246" w:author="Tam, Danny@Energy" w:date="2022-03-10T19:36:00Z"/>
                <w:rFonts w:asciiTheme="minorHAnsi" w:hAnsiTheme="minorHAnsi" w:cstheme="minorHAnsi"/>
              </w:rPr>
            </w:pPr>
          </w:p>
        </w:tc>
      </w:tr>
      <w:bookmarkEnd w:id="180"/>
    </w:tbl>
    <w:p w14:paraId="3053E776" w14:textId="77777777" w:rsidR="00C43D65" w:rsidRDefault="00C43D65" w:rsidP="00307627">
      <w:pPr>
        <w:ind w:left="317" w:hanging="317"/>
        <w:rPr>
          <w:ins w:id="247" w:author="Tam, Danny@Energy" w:date="2022-03-10T19:36:00Z"/>
          <w:rFonts w:asciiTheme="minorHAnsi" w:hAnsiTheme="minorHAnsi"/>
        </w:rPr>
      </w:pPr>
    </w:p>
    <w:p w14:paraId="610CAE11" w14:textId="2960585A" w:rsidR="005A3251" w:rsidRPr="002F3D03" w:rsidDel="006F0558" w:rsidRDefault="005A3251" w:rsidP="00307627">
      <w:pPr>
        <w:ind w:left="317" w:hanging="317"/>
        <w:rPr>
          <w:del w:id="248" w:author="Tam, Danny@Energy" w:date="2022-03-10T19:37:00Z"/>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9"/>
        <w:gridCol w:w="10561"/>
      </w:tblGrid>
      <w:tr w:rsidR="00ED261F" w:rsidRPr="002F3D03" w:rsidDel="00CD7443" w14:paraId="7E64DAC2" w14:textId="685470CB" w:rsidTr="005B3839">
        <w:trPr>
          <w:del w:id="249" w:author="Tam, Danny@Energy" w:date="2022-03-10T19:41:00Z"/>
        </w:trPr>
        <w:tc>
          <w:tcPr>
            <w:tcW w:w="11040" w:type="dxa"/>
            <w:gridSpan w:val="2"/>
            <w:vAlign w:val="center"/>
          </w:tcPr>
          <w:p w14:paraId="7BEB458A" w14:textId="10F1E7C9" w:rsidR="0098515F" w:rsidDel="00CD7443" w:rsidRDefault="00405947" w:rsidP="00405947">
            <w:pPr>
              <w:suppressAutoHyphens/>
              <w:rPr>
                <w:del w:id="250" w:author="Tam, Danny@Energy" w:date="2022-03-10T19:41:00Z"/>
                <w:rFonts w:asciiTheme="minorHAnsi" w:hAnsiTheme="minorHAnsi"/>
                <w:i/>
              </w:rPr>
            </w:pPr>
            <w:del w:id="251" w:author="Tam, Danny@Energy" w:date="2022-03-10T19:37:00Z">
              <w:r w:rsidDel="006F0558">
                <w:rPr>
                  <w:rFonts w:asciiTheme="minorHAnsi" w:hAnsiTheme="minorHAnsi"/>
                  <w:b/>
                </w:rPr>
                <w:delText>B</w:delText>
              </w:r>
            </w:del>
            <w:del w:id="252" w:author="Tam, Danny@Energy" w:date="2022-03-10T19:41:00Z">
              <w:r w:rsidDel="00CD7443">
                <w:rPr>
                  <w:rFonts w:asciiTheme="minorHAnsi" w:hAnsiTheme="minorHAnsi"/>
                  <w:b/>
                </w:rPr>
                <w:delText xml:space="preserve">. </w:delText>
              </w:r>
              <w:r w:rsidR="0098515F" w:rsidRPr="00A6749D" w:rsidDel="00CD7443">
                <w:rPr>
                  <w:rFonts w:asciiTheme="minorHAnsi" w:hAnsiTheme="minorHAnsi"/>
                  <w:b/>
                </w:rPr>
                <w:delText>OG-100 Certified Collectors</w:delText>
              </w:r>
              <w:r w:rsidR="0098515F" w:rsidRPr="002F3D03" w:rsidDel="00CD7443">
                <w:rPr>
                  <w:rFonts w:asciiTheme="minorHAnsi" w:hAnsiTheme="minorHAnsi"/>
                  <w:b/>
                </w:rPr>
                <w:delText xml:space="preserve"> </w:delText>
              </w:r>
            </w:del>
          </w:p>
          <w:p w14:paraId="7E64DAC1" w14:textId="2B4745FB" w:rsidR="00ED261F" w:rsidRPr="00405947" w:rsidDel="00CD7443" w:rsidRDefault="00405947" w:rsidP="00405947">
            <w:pPr>
              <w:suppressAutoHyphens/>
              <w:rPr>
                <w:del w:id="253" w:author="Tam, Danny@Energy" w:date="2022-03-10T19:41:00Z"/>
                <w:rFonts w:asciiTheme="minorHAnsi" w:hAnsiTheme="minorHAnsi"/>
                <w:i/>
              </w:rPr>
            </w:pPr>
            <w:del w:id="254" w:author="Tam, Danny@Energy" w:date="2022-03-10T19:41:00Z">
              <w:r w:rsidRPr="00405947" w:rsidDel="00CD7443">
                <w:rPr>
                  <w:rFonts w:asciiTheme="minorHAnsi" w:hAnsiTheme="minorHAnsi"/>
                  <w:i/>
                </w:rPr>
                <w:delText>T</w:delText>
              </w:r>
              <w:r w:rsidR="00ED261F" w:rsidRPr="00405947" w:rsidDel="00CD7443">
                <w:rPr>
                  <w:rFonts w:asciiTheme="minorHAnsi" w:hAnsiTheme="minorHAnsi"/>
                  <w:i/>
                </w:rPr>
                <w:delText>he installed system shall meet the following eligibility criteria:</w:delText>
              </w:r>
            </w:del>
          </w:p>
        </w:tc>
      </w:tr>
      <w:tr w:rsidR="00A57FCD" w:rsidRPr="002F3D03" w:rsidDel="00CD7443" w14:paraId="7E64DAC5" w14:textId="729680F2" w:rsidTr="005B3839">
        <w:trPr>
          <w:trHeight w:val="60"/>
          <w:del w:id="255" w:author="Tam, Danny@Energy" w:date="2022-03-10T19:41:00Z"/>
        </w:trPr>
        <w:tc>
          <w:tcPr>
            <w:tcW w:w="479" w:type="dxa"/>
            <w:vAlign w:val="center"/>
          </w:tcPr>
          <w:p w14:paraId="7E64DAC3" w14:textId="39D58D7B" w:rsidR="00A57FCD" w:rsidRPr="002F3D03" w:rsidDel="00CD7443" w:rsidRDefault="00C52027" w:rsidP="00C52027">
            <w:pPr>
              <w:suppressAutoHyphens/>
              <w:jc w:val="center"/>
              <w:rPr>
                <w:del w:id="256" w:author="Tam, Danny@Energy" w:date="2022-03-10T19:41:00Z"/>
                <w:rFonts w:asciiTheme="minorHAnsi" w:hAnsiTheme="minorHAnsi"/>
              </w:rPr>
            </w:pPr>
            <w:del w:id="257" w:author="Tam, Danny@Energy" w:date="2022-03-10T19:41:00Z">
              <w:r w:rsidDel="00CD7443">
                <w:rPr>
                  <w:rFonts w:asciiTheme="minorHAnsi" w:hAnsiTheme="minorHAnsi"/>
                </w:rPr>
                <w:delText>01</w:delText>
              </w:r>
            </w:del>
          </w:p>
        </w:tc>
        <w:tc>
          <w:tcPr>
            <w:tcW w:w="10561" w:type="dxa"/>
          </w:tcPr>
          <w:p w14:paraId="7E64DAC4" w14:textId="55C14590" w:rsidR="00A57FCD" w:rsidRPr="002F3D03" w:rsidDel="00CD7443" w:rsidRDefault="00A57FCD" w:rsidP="00307627">
            <w:pPr>
              <w:suppressAutoHyphens/>
              <w:rPr>
                <w:del w:id="258" w:author="Tam, Danny@Energy" w:date="2022-03-10T19:41:00Z"/>
                <w:rFonts w:asciiTheme="minorHAnsi" w:hAnsiTheme="minorHAnsi"/>
              </w:rPr>
            </w:pPr>
            <w:del w:id="259" w:author="Tam, Danny@Energy" w:date="2022-03-10T19:41:00Z">
              <w:r w:rsidRPr="002F3D03" w:rsidDel="00CD7443">
                <w:rPr>
                  <w:rFonts w:asciiTheme="minorHAnsi" w:hAnsiTheme="minorHAnsi"/>
                </w:rPr>
                <w:delText>System is installed at the same orientation as modeled.</w:delText>
              </w:r>
            </w:del>
          </w:p>
        </w:tc>
      </w:tr>
      <w:tr w:rsidR="00A57FCD" w:rsidRPr="002F3D03" w:rsidDel="00CD7443" w14:paraId="7E64DAC8" w14:textId="1BC13646" w:rsidTr="005B3839">
        <w:trPr>
          <w:del w:id="260" w:author="Tam, Danny@Energy" w:date="2022-03-10T19:41:00Z"/>
        </w:trPr>
        <w:tc>
          <w:tcPr>
            <w:tcW w:w="479" w:type="dxa"/>
            <w:vAlign w:val="center"/>
          </w:tcPr>
          <w:p w14:paraId="7E64DAC6" w14:textId="61911B05" w:rsidR="00A57FCD" w:rsidRPr="002F3D03" w:rsidDel="00CD7443" w:rsidRDefault="00C52027" w:rsidP="00C52027">
            <w:pPr>
              <w:suppressAutoHyphens/>
              <w:jc w:val="center"/>
              <w:rPr>
                <w:del w:id="261" w:author="Tam, Danny@Energy" w:date="2022-03-10T19:41:00Z"/>
                <w:rFonts w:asciiTheme="minorHAnsi" w:hAnsiTheme="minorHAnsi"/>
              </w:rPr>
            </w:pPr>
            <w:del w:id="262" w:author="Tam, Danny@Energy" w:date="2022-03-10T19:41:00Z">
              <w:r w:rsidDel="00CD7443">
                <w:rPr>
                  <w:rFonts w:asciiTheme="minorHAnsi" w:hAnsiTheme="minorHAnsi"/>
                </w:rPr>
                <w:delText>02</w:delText>
              </w:r>
            </w:del>
          </w:p>
        </w:tc>
        <w:tc>
          <w:tcPr>
            <w:tcW w:w="10561" w:type="dxa"/>
          </w:tcPr>
          <w:p w14:paraId="7E64DAC7" w14:textId="565BD32D" w:rsidR="00A57FCD" w:rsidRPr="002F3D03" w:rsidDel="00CD7443" w:rsidRDefault="00A57FCD" w:rsidP="00307627">
            <w:pPr>
              <w:suppressAutoHyphens/>
              <w:rPr>
                <w:del w:id="263" w:author="Tam, Danny@Energy" w:date="2022-03-10T19:41:00Z"/>
                <w:rFonts w:asciiTheme="minorHAnsi" w:hAnsiTheme="minorHAnsi"/>
              </w:rPr>
            </w:pPr>
            <w:del w:id="264" w:author="Tam, Danny@Energy" w:date="2022-03-10T19:41:00Z">
              <w:r w:rsidRPr="002F3D03" w:rsidDel="00CD7443">
                <w:rPr>
                  <w:rFonts w:asciiTheme="minorHAnsi" w:hAnsiTheme="minorHAnsi"/>
                </w:rPr>
                <w:delText>System is installed at the same tilt as modeled.</w:delText>
              </w:r>
            </w:del>
          </w:p>
        </w:tc>
      </w:tr>
      <w:tr w:rsidR="00A57FCD" w:rsidRPr="002F3D03" w:rsidDel="00CD7443" w14:paraId="7E64DACB" w14:textId="74C19A93" w:rsidTr="005B3839">
        <w:trPr>
          <w:trHeight w:val="197"/>
          <w:del w:id="265" w:author="Tam, Danny@Energy" w:date="2022-03-10T19:41:00Z"/>
        </w:trPr>
        <w:tc>
          <w:tcPr>
            <w:tcW w:w="479" w:type="dxa"/>
            <w:vAlign w:val="center"/>
          </w:tcPr>
          <w:p w14:paraId="7E64DAC9" w14:textId="1E4A6093" w:rsidR="00A57FCD" w:rsidRPr="002F3D03" w:rsidDel="00CD7443" w:rsidRDefault="00C52027" w:rsidP="00C52027">
            <w:pPr>
              <w:suppressAutoHyphens/>
              <w:jc w:val="center"/>
              <w:rPr>
                <w:del w:id="266" w:author="Tam, Danny@Energy" w:date="2022-03-10T19:41:00Z"/>
                <w:rFonts w:asciiTheme="minorHAnsi" w:hAnsiTheme="minorHAnsi"/>
              </w:rPr>
            </w:pPr>
            <w:del w:id="267" w:author="Tam, Danny@Energy" w:date="2022-03-10T19:41:00Z">
              <w:r w:rsidDel="00CD7443">
                <w:rPr>
                  <w:rFonts w:asciiTheme="minorHAnsi" w:hAnsiTheme="minorHAnsi"/>
                </w:rPr>
                <w:delText>03</w:delText>
              </w:r>
            </w:del>
          </w:p>
        </w:tc>
        <w:tc>
          <w:tcPr>
            <w:tcW w:w="10561" w:type="dxa"/>
          </w:tcPr>
          <w:p w14:paraId="7E64DACA" w14:textId="72C117F9" w:rsidR="00A57FCD" w:rsidRPr="002F3D03" w:rsidDel="00CD7443" w:rsidRDefault="00A57FCD" w:rsidP="00307627">
            <w:pPr>
              <w:suppressAutoHyphens/>
              <w:rPr>
                <w:del w:id="268" w:author="Tam, Danny@Energy" w:date="2022-03-10T19:41:00Z"/>
                <w:rFonts w:asciiTheme="minorHAnsi" w:hAnsiTheme="minorHAnsi"/>
              </w:rPr>
            </w:pPr>
            <w:del w:id="269" w:author="Tam, Danny@Energy" w:date="2022-03-10T19:41:00Z">
              <w:r w:rsidRPr="002F3D03" w:rsidDel="00CD7443">
                <w:rPr>
                  <w:rFonts w:asciiTheme="minorHAnsi" w:hAnsiTheme="minorHAnsi"/>
                </w:rPr>
                <w:delText>The system shall have the same collectors, pumps, controls, storage tank and backup water heater fuel type as the rated condition.</w:delText>
              </w:r>
            </w:del>
          </w:p>
        </w:tc>
      </w:tr>
      <w:tr w:rsidR="00A57FCD" w:rsidRPr="002F3D03" w:rsidDel="00CD7443" w14:paraId="7E64DACE" w14:textId="00D169DE" w:rsidTr="005B3839">
        <w:trPr>
          <w:trHeight w:val="197"/>
          <w:del w:id="270" w:author="Tam, Danny@Energy" w:date="2022-03-10T19:41:00Z"/>
        </w:trPr>
        <w:tc>
          <w:tcPr>
            <w:tcW w:w="479" w:type="dxa"/>
            <w:vAlign w:val="center"/>
          </w:tcPr>
          <w:p w14:paraId="7E64DACC" w14:textId="2703AA71" w:rsidR="00A57FCD" w:rsidRPr="002F3D03" w:rsidDel="00CD7443" w:rsidRDefault="00C52027" w:rsidP="00C52027">
            <w:pPr>
              <w:suppressAutoHyphens/>
              <w:jc w:val="center"/>
              <w:rPr>
                <w:del w:id="271" w:author="Tam, Danny@Energy" w:date="2022-03-10T19:41:00Z"/>
                <w:rFonts w:asciiTheme="minorHAnsi" w:hAnsiTheme="minorHAnsi"/>
              </w:rPr>
            </w:pPr>
            <w:del w:id="272" w:author="Tam, Danny@Energy" w:date="2022-03-10T19:41:00Z">
              <w:r w:rsidDel="00CD7443">
                <w:rPr>
                  <w:rFonts w:asciiTheme="minorHAnsi" w:hAnsiTheme="minorHAnsi"/>
                </w:rPr>
                <w:delText>04</w:delText>
              </w:r>
            </w:del>
          </w:p>
        </w:tc>
        <w:tc>
          <w:tcPr>
            <w:tcW w:w="10561" w:type="dxa"/>
          </w:tcPr>
          <w:p w14:paraId="7E64DACD" w14:textId="798F12CE" w:rsidR="00A57FCD" w:rsidRPr="002F3D03" w:rsidDel="00CD7443" w:rsidRDefault="00A57FCD" w:rsidP="00307627">
            <w:pPr>
              <w:suppressAutoHyphens/>
              <w:rPr>
                <w:del w:id="273" w:author="Tam, Danny@Energy" w:date="2022-03-10T19:41:00Z"/>
                <w:rFonts w:asciiTheme="minorHAnsi" w:hAnsiTheme="minorHAnsi"/>
              </w:rPr>
            </w:pPr>
            <w:del w:id="274" w:author="Tam, Danny@Energy" w:date="2022-03-10T19:41:00Z">
              <w:r w:rsidRPr="002F3D03" w:rsidDel="00CD7443">
                <w:rPr>
                  <w:rFonts w:asciiTheme="minorHAnsi" w:hAnsiTheme="minorHAnsi"/>
                </w:rPr>
                <w:delText xml:space="preserve">The collectors </w:delText>
              </w:r>
              <w:r w:rsidDel="00CD7443">
                <w:rPr>
                  <w:rFonts w:asciiTheme="minorHAnsi" w:hAnsiTheme="minorHAnsi"/>
                </w:rPr>
                <w:delText>are</w:delText>
              </w:r>
              <w:r w:rsidRPr="002F3D03" w:rsidDel="00CD7443">
                <w:rPr>
                  <w:rFonts w:asciiTheme="minorHAnsi" w:hAnsiTheme="minorHAnsi"/>
                </w:rPr>
                <w:delText xml:space="preserve"> located in a position that is not shaded by adjacent buildings or trees.</w:delText>
              </w:r>
            </w:del>
          </w:p>
        </w:tc>
      </w:tr>
      <w:tr w:rsidR="00A57FCD" w:rsidRPr="002F3D03" w:rsidDel="00CD7443" w14:paraId="7E64DAD1" w14:textId="0DCBE3A8" w:rsidTr="005B3839">
        <w:trPr>
          <w:trHeight w:val="197"/>
          <w:del w:id="275" w:author="Tam, Danny@Energy" w:date="2022-03-10T19:41:00Z"/>
        </w:trPr>
        <w:tc>
          <w:tcPr>
            <w:tcW w:w="479" w:type="dxa"/>
            <w:vAlign w:val="center"/>
          </w:tcPr>
          <w:p w14:paraId="7E64DACF" w14:textId="624EB443" w:rsidR="00A57FCD" w:rsidRPr="002F3D03" w:rsidDel="00CD7443" w:rsidRDefault="00C52027" w:rsidP="00C52027">
            <w:pPr>
              <w:suppressAutoHyphens/>
              <w:jc w:val="center"/>
              <w:rPr>
                <w:del w:id="276" w:author="Tam, Danny@Energy" w:date="2022-03-10T19:41:00Z"/>
                <w:rFonts w:asciiTheme="minorHAnsi" w:hAnsiTheme="minorHAnsi"/>
              </w:rPr>
            </w:pPr>
            <w:del w:id="277" w:author="Tam, Danny@Energy" w:date="2022-03-10T19:41:00Z">
              <w:r w:rsidDel="00CD7443">
                <w:rPr>
                  <w:rFonts w:asciiTheme="minorHAnsi" w:hAnsiTheme="minorHAnsi"/>
                </w:rPr>
                <w:lastRenderedPageBreak/>
                <w:delText>05</w:delText>
              </w:r>
            </w:del>
          </w:p>
        </w:tc>
        <w:tc>
          <w:tcPr>
            <w:tcW w:w="10561" w:type="dxa"/>
          </w:tcPr>
          <w:p w14:paraId="7E64DAD0" w14:textId="44B278AA" w:rsidR="00A57FCD" w:rsidRPr="002F3D03" w:rsidDel="00CD7443" w:rsidRDefault="00A57FCD" w:rsidP="0081508B">
            <w:pPr>
              <w:suppressAutoHyphens/>
              <w:rPr>
                <w:del w:id="278" w:author="Tam, Danny@Energy" w:date="2022-03-10T19:41:00Z"/>
                <w:rFonts w:asciiTheme="minorHAnsi" w:hAnsiTheme="minorHAnsi"/>
              </w:rPr>
            </w:pPr>
            <w:del w:id="279" w:author="Tam, Danny@Energy" w:date="2022-03-10T19:41:00Z">
              <w:r w:rsidRPr="002F3D03" w:rsidDel="00CD7443">
                <w:rPr>
                  <w:rFonts w:asciiTheme="minorHAnsi" w:hAnsiTheme="minorHAnsi"/>
                </w:rPr>
                <w:delText>Backup Storage tanks are insulated with either an internal R-</w:delText>
              </w:r>
              <w:r w:rsidR="0081508B" w:rsidRPr="002F3D03" w:rsidDel="00CD7443">
                <w:rPr>
                  <w:rFonts w:asciiTheme="minorHAnsi" w:hAnsiTheme="minorHAnsi"/>
                </w:rPr>
                <w:delText>1</w:delText>
              </w:r>
              <w:r w:rsidR="0081508B" w:rsidDel="00CD7443">
                <w:rPr>
                  <w:rFonts w:asciiTheme="minorHAnsi" w:hAnsiTheme="minorHAnsi"/>
                </w:rPr>
                <w:delText>6</w:delText>
              </w:r>
              <w:r w:rsidR="0081508B" w:rsidRPr="002F3D03" w:rsidDel="00CD7443">
                <w:rPr>
                  <w:rFonts w:asciiTheme="minorHAnsi" w:hAnsiTheme="minorHAnsi"/>
                </w:rPr>
                <w:delText xml:space="preserve"> </w:delText>
              </w:r>
              <w:r w:rsidRPr="002F3D03" w:rsidDel="00CD7443">
                <w:rPr>
                  <w:rFonts w:asciiTheme="minorHAnsi" w:hAnsiTheme="minorHAnsi"/>
                </w:rPr>
                <w:delText>(labeled on tank)</w:delText>
              </w:r>
              <w:r w:rsidR="008E7E5B" w:rsidDel="00CD7443">
                <w:rPr>
                  <w:rFonts w:asciiTheme="minorHAnsi" w:hAnsiTheme="minorHAnsi"/>
                </w:rPr>
                <w:delText>,</w:delText>
              </w:r>
              <w:r w:rsidRPr="002F3D03" w:rsidDel="00CD7443">
                <w:rPr>
                  <w:rFonts w:asciiTheme="minorHAnsi" w:hAnsiTheme="minorHAnsi"/>
                </w:rPr>
                <w:delText xml:space="preserve"> or external R-</w:delText>
              </w:r>
            </w:del>
            <w:ins w:id="280" w:author="Alhabibi, Haider@Energy" w:date="2021-10-25T16:21:00Z">
              <w:del w:id="281" w:author="Tam, Danny@Energy" w:date="2022-03-10T19:41:00Z">
                <w:r w:rsidR="00E533C3" w:rsidDel="00CD7443">
                  <w:rPr>
                    <w:rFonts w:asciiTheme="minorHAnsi" w:hAnsiTheme="minorHAnsi"/>
                  </w:rPr>
                  <w:delText>3.5</w:delText>
                </w:r>
              </w:del>
            </w:ins>
            <w:del w:id="282" w:author="Tam, Danny@Energy" w:date="2022-03-10T19:41:00Z">
              <w:r w:rsidR="0081508B" w:rsidDel="00CD7443">
                <w:rPr>
                  <w:rFonts w:asciiTheme="minorHAnsi" w:hAnsiTheme="minorHAnsi"/>
                </w:rPr>
                <w:delText>12</w:delText>
              </w:r>
              <w:r w:rsidR="0098515F" w:rsidDel="00CD7443">
                <w:rPr>
                  <w:rFonts w:asciiTheme="minorHAnsi" w:hAnsiTheme="minorHAnsi"/>
                </w:rPr>
                <w:delText>.</w:delText>
              </w:r>
            </w:del>
          </w:p>
        </w:tc>
      </w:tr>
      <w:tr w:rsidR="000A0E1E" w:rsidRPr="002F3D03" w:rsidDel="00CD7443" w14:paraId="7E64DAD3" w14:textId="64CFB991" w:rsidTr="002D7254">
        <w:trPr>
          <w:trHeight w:val="242"/>
          <w:del w:id="283" w:author="Tam, Danny@Energy" w:date="2022-03-10T19:41:00Z"/>
        </w:trPr>
        <w:tc>
          <w:tcPr>
            <w:tcW w:w="11040" w:type="dxa"/>
            <w:gridSpan w:val="2"/>
            <w:vAlign w:val="center"/>
          </w:tcPr>
          <w:p w14:paraId="7E64DAD2" w14:textId="48A1087F" w:rsidR="000A0E1E" w:rsidRPr="000D4D8A" w:rsidDel="00CD7443" w:rsidRDefault="000D4D8A" w:rsidP="002D7254">
            <w:pPr>
              <w:spacing w:line="276" w:lineRule="auto"/>
              <w:rPr>
                <w:del w:id="284" w:author="Tam, Danny@Energy" w:date="2022-03-10T19:41:00Z"/>
                <w:rFonts w:ascii="Calibri" w:eastAsia="Calibri" w:hAnsi="Calibri"/>
                <w:sz w:val="22"/>
                <w:szCs w:val="22"/>
              </w:rPr>
            </w:pPr>
            <w:del w:id="285" w:author="Tam, Danny@Energy" w:date="2022-03-10T19:41:00Z">
              <w:r w:rsidRPr="000D4D8A" w:rsidDel="00CD7443">
                <w:rPr>
                  <w:rFonts w:ascii="Calibri" w:eastAsia="Calibri" w:hAnsi="Calibri"/>
                  <w:b/>
                  <w:sz w:val="18"/>
                  <w:szCs w:val="18"/>
                </w:rPr>
                <w:delText>The responsible person’s signature on this compliance document affirms that all applicable requirements in this table have been met</w:delText>
              </w:r>
              <w:r w:rsidDel="00CD7443">
                <w:rPr>
                  <w:rFonts w:ascii="Calibri" w:eastAsia="Calibri" w:hAnsi="Calibri"/>
                  <w:b/>
                  <w:sz w:val="18"/>
                  <w:szCs w:val="18"/>
                </w:rPr>
                <w:delText>.</w:delText>
              </w:r>
            </w:del>
          </w:p>
        </w:tc>
      </w:tr>
    </w:tbl>
    <w:p w14:paraId="7E64DAD4" w14:textId="77777777" w:rsidR="00ED261F" w:rsidRPr="002F3D03" w:rsidRDefault="00ED261F" w:rsidP="00307627">
      <w:pPr>
        <w:suppressAutoHyphens/>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573"/>
      </w:tblGrid>
      <w:tr w:rsidR="00ED261F" w:rsidRPr="002F3D03" w:rsidDel="00CD7443" w14:paraId="7E64DAD7" w14:textId="4CF9A1D3" w:rsidTr="005B3839">
        <w:trPr>
          <w:del w:id="286" w:author="Tam, Danny@Energy" w:date="2022-03-10T19:40:00Z"/>
        </w:trPr>
        <w:tc>
          <w:tcPr>
            <w:tcW w:w="11040" w:type="dxa"/>
            <w:gridSpan w:val="2"/>
            <w:vAlign w:val="center"/>
          </w:tcPr>
          <w:p w14:paraId="6AA8E853" w14:textId="41295FAD" w:rsidR="0098515F" w:rsidDel="00CD7443" w:rsidRDefault="00405947" w:rsidP="00405947">
            <w:pPr>
              <w:suppressAutoHyphens/>
              <w:rPr>
                <w:del w:id="287" w:author="Tam, Danny@Energy" w:date="2022-03-10T19:40:00Z"/>
                <w:rFonts w:asciiTheme="minorHAnsi" w:hAnsiTheme="minorHAnsi"/>
                <w:i/>
              </w:rPr>
            </w:pPr>
            <w:del w:id="288" w:author="Tam, Danny@Energy" w:date="2022-03-10T19:37:00Z">
              <w:r w:rsidDel="006F0558">
                <w:rPr>
                  <w:rFonts w:asciiTheme="minorHAnsi" w:hAnsiTheme="minorHAnsi"/>
                  <w:b/>
                </w:rPr>
                <w:delText>C</w:delText>
              </w:r>
            </w:del>
            <w:del w:id="289" w:author="Tam, Danny@Energy" w:date="2022-03-10T19:40:00Z">
              <w:r w:rsidDel="00CD7443">
                <w:rPr>
                  <w:rFonts w:asciiTheme="minorHAnsi" w:hAnsiTheme="minorHAnsi"/>
                  <w:b/>
                </w:rPr>
                <w:delText xml:space="preserve">. </w:delText>
              </w:r>
              <w:r w:rsidRPr="002F3D03" w:rsidDel="00CD7443">
                <w:rPr>
                  <w:rFonts w:asciiTheme="minorHAnsi" w:hAnsiTheme="minorHAnsi"/>
                  <w:b/>
                </w:rPr>
                <w:delText xml:space="preserve">OG-300 </w:delText>
              </w:r>
              <w:r w:rsidR="0098515F" w:rsidDel="00CD7443">
                <w:rPr>
                  <w:rFonts w:asciiTheme="minorHAnsi" w:hAnsiTheme="minorHAnsi"/>
                  <w:b/>
                </w:rPr>
                <w:delText>Certified Systems</w:delText>
              </w:r>
              <w:r w:rsidR="0098515F" w:rsidRPr="002F3D03" w:rsidDel="00CD7443">
                <w:rPr>
                  <w:rFonts w:asciiTheme="minorHAnsi" w:hAnsiTheme="minorHAnsi"/>
                  <w:b/>
                </w:rPr>
                <w:delText xml:space="preserve"> </w:delText>
              </w:r>
            </w:del>
          </w:p>
          <w:p w14:paraId="7E64DAD6" w14:textId="67BCB1B0" w:rsidR="00ED261F" w:rsidRPr="00405947" w:rsidDel="00CD7443" w:rsidRDefault="00405947" w:rsidP="00405947">
            <w:pPr>
              <w:suppressAutoHyphens/>
              <w:rPr>
                <w:del w:id="290" w:author="Tam, Danny@Energy" w:date="2022-03-10T19:40:00Z"/>
                <w:rFonts w:asciiTheme="minorHAnsi" w:hAnsiTheme="minorHAnsi"/>
                <w:b/>
                <w:i/>
              </w:rPr>
            </w:pPr>
            <w:del w:id="291" w:author="Tam, Danny@Energy" w:date="2022-03-10T19:40:00Z">
              <w:r w:rsidRPr="00405947" w:rsidDel="00CD7443">
                <w:rPr>
                  <w:rFonts w:asciiTheme="minorHAnsi" w:hAnsiTheme="minorHAnsi"/>
                  <w:i/>
                </w:rPr>
                <w:delText>T</w:delText>
              </w:r>
              <w:r w:rsidR="00ED261F" w:rsidRPr="00405947" w:rsidDel="00CD7443">
                <w:rPr>
                  <w:rFonts w:asciiTheme="minorHAnsi" w:hAnsiTheme="minorHAnsi"/>
                  <w:i/>
                </w:rPr>
                <w:delText>he installed system shall meet the following eligibility criteria:</w:delText>
              </w:r>
            </w:del>
          </w:p>
        </w:tc>
      </w:tr>
      <w:tr w:rsidR="00A57FCD" w:rsidRPr="002F3D03" w:rsidDel="00CD7443" w14:paraId="7E64DADA" w14:textId="368053F6" w:rsidTr="005B3839">
        <w:trPr>
          <w:del w:id="292" w:author="Tam, Danny@Energy" w:date="2022-03-10T19:40:00Z"/>
        </w:trPr>
        <w:tc>
          <w:tcPr>
            <w:tcW w:w="467" w:type="dxa"/>
            <w:vAlign w:val="center"/>
          </w:tcPr>
          <w:p w14:paraId="7E64DAD8" w14:textId="71049CA6" w:rsidR="00A57FCD" w:rsidRPr="008C2DA9" w:rsidDel="00CD7443" w:rsidRDefault="00C52027" w:rsidP="00C52027">
            <w:pPr>
              <w:suppressAutoHyphens/>
              <w:jc w:val="center"/>
              <w:rPr>
                <w:del w:id="293" w:author="Tam, Danny@Energy" w:date="2022-03-10T19:40:00Z"/>
                <w:rFonts w:asciiTheme="minorHAnsi" w:hAnsiTheme="minorHAnsi"/>
              </w:rPr>
            </w:pPr>
            <w:del w:id="294" w:author="Tam, Danny@Energy" w:date="2022-03-10T19:40:00Z">
              <w:r w:rsidRPr="008C2DA9" w:rsidDel="00CD7443">
                <w:rPr>
                  <w:rFonts w:asciiTheme="minorHAnsi" w:hAnsiTheme="minorHAnsi"/>
                </w:rPr>
                <w:delText>01</w:delText>
              </w:r>
            </w:del>
          </w:p>
        </w:tc>
        <w:tc>
          <w:tcPr>
            <w:tcW w:w="10573" w:type="dxa"/>
          </w:tcPr>
          <w:p w14:paraId="7E64DAD9" w14:textId="49E6CE2C" w:rsidR="00A57FCD" w:rsidRPr="002F3D03" w:rsidDel="00CD7443" w:rsidRDefault="00A57FCD" w:rsidP="008E7E5B">
            <w:pPr>
              <w:suppressAutoHyphens/>
              <w:rPr>
                <w:del w:id="295" w:author="Tam, Danny@Energy" w:date="2022-03-10T19:40:00Z"/>
                <w:rFonts w:asciiTheme="minorHAnsi" w:hAnsiTheme="minorHAnsi"/>
              </w:rPr>
            </w:pPr>
            <w:del w:id="296" w:author="Tam, Danny@Energy" w:date="2022-03-10T19:40:00Z">
              <w:r w:rsidRPr="002F3D03" w:rsidDel="00CD7443">
                <w:rPr>
                  <w:rFonts w:asciiTheme="minorHAnsi" w:hAnsiTheme="minorHAnsi"/>
                </w:rPr>
                <w:delText>The collectors shall face within 35</w:delText>
              </w:r>
              <w:r w:rsidR="008E7E5B" w:rsidDel="00CD7443">
                <w:rPr>
                  <w:rFonts w:asciiTheme="minorHAnsi" w:hAnsiTheme="minorHAnsi"/>
                </w:rPr>
                <w:delText>°</w:delText>
              </w:r>
              <w:r w:rsidRPr="002F3D03" w:rsidDel="00CD7443">
                <w:rPr>
                  <w:rFonts w:asciiTheme="minorHAnsi" w:hAnsiTheme="minorHAnsi"/>
                </w:rPr>
                <w:delText xml:space="preserve"> of south and be tilted at a slope of at least 3:12</w:delText>
              </w:r>
              <w:r w:rsidR="0098515F" w:rsidDel="00CD7443">
                <w:rPr>
                  <w:rFonts w:asciiTheme="minorHAnsi" w:hAnsiTheme="minorHAnsi"/>
                </w:rPr>
                <w:delText>.</w:delText>
              </w:r>
            </w:del>
          </w:p>
        </w:tc>
      </w:tr>
      <w:tr w:rsidR="00A57FCD" w:rsidRPr="002F3D03" w:rsidDel="00CD7443" w14:paraId="7E64DADD" w14:textId="2A442815" w:rsidTr="005B3839">
        <w:trPr>
          <w:del w:id="297" w:author="Tam, Danny@Energy" w:date="2022-03-10T19:40:00Z"/>
        </w:trPr>
        <w:tc>
          <w:tcPr>
            <w:tcW w:w="467" w:type="dxa"/>
            <w:vAlign w:val="center"/>
          </w:tcPr>
          <w:p w14:paraId="7E64DADB" w14:textId="538FBAD4" w:rsidR="00A57FCD" w:rsidRPr="002F3D03" w:rsidDel="00CD7443" w:rsidRDefault="00C52027" w:rsidP="00C52027">
            <w:pPr>
              <w:suppressAutoHyphens/>
              <w:jc w:val="center"/>
              <w:rPr>
                <w:del w:id="298" w:author="Tam, Danny@Energy" w:date="2022-03-10T19:40:00Z"/>
                <w:rFonts w:asciiTheme="minorHAnsi" w:hAnsiTheme="minorHAnsi"/>
              </w:rPr>
            </w:pPr>
            <w:del w:id="299" w:author="Tam, Danny@Energy" w:date="2022-03-10T19:40:00Z">
              <w:r w:rsidDel="00CD7443">
                <w:rPr>
                  <w:rFonts w:asciiTheme="minorHAnsi" w:hAnsiTheme="minorHAnsi"/>
                </w:rPr>
                <w:delText>02</w:delText>
              </w:r>
            </w:del>
          </w:p>
        </w:tc>
        <w:tc>
          <w:tcPr>
            <w:tcW w:w="10573" w:type="dxa"/>
          </w:tcPr>
          <w:p w14:paraId="7E64DADC" w14:textId="19A0009C" w:rsidR="00A57FCD" w:rsidRPr="002F3D03" w:rsidDel="00CD7443" w:rsidRDefault="00A57FCD" w:rsidP="00307627">
            <w:pPr>
              <w:suppressAutoHyphens/>
              <w:rPr>
                <w:del w:id="300" w:author="Tam, Danny@Energy" w:date="2022-03-10T19:40:00Z"/>
                <w:rFonts w:asciiTheme="minorHAnsi" w:hAnsiTheme="minorHAnsi"/>
              </w:rPr>
            </w:pPr>
            <w:del w:id="301" w:author="Tam, Danny@Energy" w:date="2022-03-10T19:40:00Z">
              <w:r w:rsidRPr="002F3D03" w:rsidDel="00CD7443">
                <w:rPr>
                  <w:rFonts w:asciiTheme="minorHAnsi" w:hAnsiTheme="minorHAnsi"/>
                </w:rPr>
                <w:delText>The system shall have the same collectors, pumps, controls, storage tank and backup water heater fuel type as the rated condition.</w:delText>
              </w:r>
            </w:del>
          </w:p>
        </w:tc>
      </w:tr>
      <w:tr w:rsidR="00A57FCD" w:rsidRPr="002F3D03" w:rsidDel="00CD7443" w14:paraId="7E64DAE0" w14:textId="4025890B" w:rsidTr="005B3839">
        <w:trPr>
          <w:del w:id="302" w:author="Tam, Danny@Energy" w:date="2022-03-10T19:40:00Z"/>
        </w:trPr>
        <w:tc>
          <w:tcPr>
            <w:tcW w:w="467" w:type="dxa"/>
            <w:vAlign w:val="center"/>
          </w:tcPr>
          <w:p w14:paraId="7E64DADE" w14:textId="23AC73A1" w:rsidR="00A57FCD" w:rsidRPr="002F3D03" w:rsidDel="00CD7443" w:rsidRDefault="00C52027" w:rsidP="00C52027">
            <w:pPr>
              <w:suppressAutoHyphens/>
              <w:jc w:val="center"/>
              <w:rPr>
                <w:del w:id="303" w:author="Tam, Danny@Energy" w:date="2022-03-10T19:40:00Z"/>
                <w:rFonts w:asciiTheme="minorHAnsi" w:hAnsiTheme="minorHAnsi"/>
              </w:rPr>
            </w:pPr>
            <w:del w:id="304" w:author="Tam, Danny@Energy" w:date="2022-03-10T19:40:00Z">
              <w:r w:rsidDel="00CD7443">
                <w:rPr>
                  <w:rFonts w:asciiTheme="minorHAnsi" w:hAnsiTheme="minorHAnsi"/>
                </w:rPr>
                <w:delText>03</w:delText>
              </w:r>
            </w:del>
          </w:p>
        </w:tc>
        <w:tc>
          <w:tcPr>
            <w:tcW w:w="10573" w:type="dxa"/>
          </w:tcPr>
          <w:p w14:paraId="7E64DADF" w14:textId="0F44094D" w:rsidR="00A57FCD" w:rsidRPr="002F3D03" w:rsidDel="00CD7443" w:rsidRDefault="00A57FCD" w:rsidP="00307627">
            <w:pPr>
              <w:suppressAutoHyphens/>
              <w:rPr>
                <w:del w:id="305" w:author="Tam, Danny@Energy" w:date="2022-03-10T19:40:00Z"/>
                <w:rFonts w:asciiTheme="minorHAnsi" w:hAnsiTheme="minorHAnsi"/>
              </w:rPr>
            </w:pPr>
            <w:del w:id="306" w:author="Tam, Danny@Energy" w:date="2022-03-10T19:40:00Z">
              <w:r w:rsidRPr="002F3D03" w:rsidDel="00CD7443">
                <w:rPr>
                  <w:rFonts w:asciiTheme="minorHAnsi" w:hAnsiTheme="minorHAnsi"/>
                </w:rPr>
                <w:delText>The collectors shall be located in a position that is not shaded by adjacent buildings or trees.</w:delText>
              </w:r>
            </w:del>
          </w:p>
        </w:tc>
      </w:tr>
      <w:tr w:rsidR="000D4D8A" w:rsidRPr="002F3D03" w:rsidDel="00CD7443" w14:paraId="7E64DAE2" w14:textId="2D9CFBEE" w:rsidTr="002D7254">
        <w:trPr>
          <w:trHeight w:val="242"/>
          <w:del w:id="307" w:author="Tam, Danny@Energy" w:date="2022-03-10T19:40:00Z"/>
        </w:trPr>
        <w:tc>
          <w:tcPr>
            <w:tcW w:w="11040" w:type="dxa"/>
            <w:gridSpan w:val="2"/>
            <w:vAlign w:val="center"/>
          </w:tcPr>
          <w:p w14:paraId="7E64DAE1" w14:textId="6FD731C3" w:rsidR="000D4D8A" w:rsidRPr="000D4D8A" w:rsidDel="00CD7443" w:rsidRDefault="000D4D8A" w:rsidP="002D7254">
            <w:pPr>
              <w:spacing w:line="276" w:lineRule="auto"/>
              <w:rPr>
                <w:del w:id="308" w:author="Tam, Danny@Energy" w:date="2022-03-10T19:40:00Z"/>
                <w:rFonts w:ascii="Calibri" w:eastAsia="Calibri" w:hAnsi="Calibri"/>
                <w:sz w:val="22"/>
                <w:szCs w:val="22"/>
              </w:rPr>
            </w:pPr>
            <w:del w:id="309" w:author="Tam, Danny@Energy" w:date="2022-03-10T19:40:00Z">
              <w:r w:rsidRPr="000D4D8A" w:rsidDel="00CD7443">
                <w:rPr>
                  <w:rFonts w:ascii="Calibri" w:eastAsia="Calibri" w:hAnsi="Calibri"/>
                  <w:b/>
                  <w:sz w:val="18"/>
                  <w:szCs w:val="18"/>
                </w:rPr>
                <w:delText>The responsible person’s signature on this compliance document affirms that all applicable requirements in this table have been met</w:delText>
              </w:r>
              <w:r w:rsidDel="00CD7443">
                <w:rPr>
                  <w:rFonts w:ascii="Calibri" w:eastAsia="Calibri" w:hAnsi="Calibri"/>
                  <w:b/>
                  <w:sz w:val="18"/>
                  <w:szCs w:val="18"/>
                </w:rPr>
                <w:delText>.</w:delText>
              </w:r>
            </w:del>
          </w:p>
        </w:tc>
      </w:tr>
    </w:tbl>
    <w:p w14:paraId="7E64DAE3" w14:textId="5770CD67" w:rsidR="00E92DE8" w:rsidRPr="002D7254" w:rsidRDefault="00E92DE8" w:rsidP="00307627">
      <w:pPr>
        <w:suppressAutoHyphens/>
        <w:jc w:val="center"/>
        <w:rPr>
          <w:rFonts w:asciiTheme="minorHAnsi" w:hAnsiTheme="minorHAnsi"/>
          <w:b/>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572"/>
      </w:tblGrid>
      <w:tr w:rsidR="005C0D34" w:rsidRPr="002F3D03" w:rsidDel="00253101" w14:paraId="7E64DAE5" w14:textId="4A6E61E7" w:rsidTr="005B3839">
        <w:trPr>
          <w:del w:id="310" w:author="Alhabibi, Haider@Energy" w:date="2022-01-11T22:28:00Z"/>
        </w:trPr>
        <w:tc>
          <w:tcPr>
            <w:tcW w:w="11040" w:type="dxa"/>
            <w:gridSpan w:val="2"/>
            <w:vAlign w:val="center"/>
          </w:tcPr>
          <w:p w14:paraId="7E64DAE4" w14:textId="7846AD2C" w:rsidR="005C0D34" w:rsidRPr="00405947" w:rsidDel="00253101" w:rsidRDefault="00405947" w:rsidP="00746329">
            <w:pPr>
              <w:suppressAutoHyphens/>
              <w:rPr>
                <w:del w:id="311" w:author="Alhabibi, Haider@Energy" w:date="2022-01-11T22:28:00Z"/>
                <w:rFonts w:asciiTheme="minorHAnsi" w:hAnsiTheme="minorHAnsi"/>
                <w:i/>
              </w:rPr>
            </w:pPr>
            <w:del w:id="312" w:author="Alhabibi, Haider@Energy" w:date="2022-01-11T22:28:00Z">
              <w:r w:rsidRPr="00405947" w:rsidDel="00253101">
                <w:rPr>
                  <w:rFonts w:asciiTheme="minorHAnsi" w:hAnsiTheme="minorHAnsi"/>
                  <w:b/>
                </w:rPr>
                <w:delText>D.</w:delText>
              </w:r>
              <w:r w:rsidR="00C52027" w:rsidDel="00253101">
                <w:rPr>
                  <w:rFonts w:asciiTheme="minorHAnsi" w:hAnsiTheme="minorHAnsi"/>
                  <w:b/>
                </w:rPr>
                <w:delText xml:space="preserve"> </w:delText>
              </w:r>
              <w:r w:rsidR="0098515F" w:rsidRPr="00A6749D" w:rsidDel="00253101">
                <w:rPr>
                  <w:rFonts w:asciiTheme="minorHAnsi" w:hAnsiTheme="minorHAnsi"/>
                  <w:b/>
                </w:rPr>
                <w:delText>Sizing Compliance with Multifamily Central System Prescriptive Requirements</w:delText>
              </w:r>
            </w:del>
          </w:p>
        </w:tc>
      </w:tr>
      <w:tr w:rsidR="00A57FCD" w:rsidRPr="002F3D03" w:rsidDel="00253101" w14:paraId="7E64DAE8" w14:textId="6E603954" w:rsidTr="005B3839">
        <w:trPr>
          <w:del w:id="313" w:author="Alhabibi, Haider@Energy" w:date="2022-01-11T22:28:00Z"/>
        </w:trPr>
        <w:tc>
          <w:tcPr>
            <w:tcW w:w="468" w:type="dxa"/>
            <w:vAlign w:val="center"/>
          </w:tcPr>
          <w:p w14:paraId="7E64DAE6" w14:textId="52D259BC" w:rsidR="00A57FCD" w:rsidRPr="002F3D03" w:rsidDel="00253101" w:rsidRDefault="00C52027" w:rsidP="00C52027">
            <w:pPr>
              <w:suppressAutoHyphens/>
              <w:jc w:val="center"/>
              <w:rPr>
                <w:del w:id="314" w:author="Alhabibi, Haider@Energy" w:date="2022-01-11T22:28:00Z"/>
                <w:rFonts w:asciiTheme="minorHAnsi" w:hAnsiTheme="minorHAnsi"/>
              </w:rPr>
            </w:pPr>
            <w:del w:id="315" w:author="Alhabibi, Haider@Energy" w:date="2022-01-11T22:28:00Z">
              <w:r w:rsidDel="00253101">
                <w:rPr>
                  <w:rFonts w:asciiTheme="minorHAnsi" w:hAnsiTheme="minorHAnsi"/>
                </w:rPr>
                <w:delText>01</w:delText>
              </w:r>
            </w:del>
          </w:p>
        </w:tc>
        <w:tc>
          <w:tcPr>
            <w:tcW w:w="10572" w:type="dxa"/>
          </w:tcPr>
          <w:p w14:paraId="7E64DAE7" w14:textId="547D84E5" w:rsidR="00A57FCD" w:rsidRPr="002F3D03" w:rsidDel="00253101" w:rsidRDefault="00A57FCD" w:rsidP="00307627">
            <w:pPr>
              <w:suppressAutoHyphens/>
              <w:rPr>
                <w:del w:id="316" w:author="Alhabibi, Haider@Energy" w:date="2022-01-11T22:28:00Z"/>
                <w:rFonts w:asciiTheme="minorHAnsi" w:hAnsiTheme="minorHAnsi"/>
              </w:rPr>
            </w:pPr>
            <w:del w:id="317" w:author="Alhabibi, Haider@Energy" w:date="2022-01-11T22:28:00Z">
              <w:r w:rsidRPr="002F3D03" w:rsidDel="00253101">
                <w:rPr>
                  <w:rFonts w:asciiTheme="minorHAnsi" w:hAnsiTheme="minorHAnsi"/>
                </w:rPr>
                <w:delText>For climate zones 1 through 9 only - the solar system has an annual solar savings fraction of 0.2</w:delText>
              </w:r>
              <w:r w:rsidR="0098515F" w:rsidDel="00253101">
                <w:rPr>
                  <w:rFonts w:asciiTheme="minorHAnsi" w:hAnsiTheme="minorHAnsi"/>
                </w:rPr>
                <w:delText>.</w:delText>
              </w:r>
            </w:del>
          </w:p>
        </w:tc>
      </w:tr>
      <w:tr w:rsidR="00A57FCD" w:rsidRPr="002F3D03" w:rsidDel="00253101" w14:paraId="7E64DAEB" w14:textId="453B97B4" w:rsidTr="005B3839">
        <w:trPr>
          <w:del w:id="318" w:author="Alhabibi, Haider@Energy" w:date="2022-01-11T22:28:00Z"/>
        </w:trPr>
        <w:tc>
          <w:tcPr>
            <w:tcW w:w="468" w:type="dxa"/>
            <w:vAlign w:val="center"/>
          </w:tcPr>
          <w:p w14:paraId="7E64DAE9" w14:textId="77B901DA" w:rsidR="00A57FCD" w:rsidRPr="002F3D03" w:rsidDel="00253101" w:rsidRDefault="00C52027" w:rsidP="00C52027">
            <w:pPr>
              <w:suppressAutoHyphens/>
              <w:jc w:val="center"/>
              <w:rPr>
                <w:del w:id="319" w:author="Alhabibi, Haider@Energy" w:date="2022-01-11T22:28:00Z"/>
                <w:rFonts w:asciiTheme="minorHAnsi" w:hAnsiTheme="minorHAnsi"/>
              </w:rPr>
            </w:pPr>
            <w:del w:id="320" w:author="Alhabibi, Haider@Energy" w:date="2022-01-11T22:28:00Z">
              <w:r w:rsidDel="00253101">
                <w:rPr>
                  <w:rFonts w:asciiTheme="minorHAnsi" w:hAnsiTheme="minorHAnsi"/>
                </w:rPr>
                <w:delText>02</w:delText>
              </w:r>
            </w:del>
          </w:p>
        </w:tc>
        <w:tc>
          <w:tcPr>
            <w:tcW w:w="10572" w:type="dxa"/>
          </w:tcPr>
          <w:p w14:paraId="7E64DAEA" w14:textId="785DE588" w:rsidR="00A57FCD" w:rsidRPr="002F3D03" w:rsidDel="00253101" w:rsidRDefault="00A57FCD" w:rsidP="00307627">
            <w:pPr>
              <w:suppressAutoHyphens/>
              <w:rPr>
                <w:del w:id="321" w:author="Alhabibi, Haider@Energy" w:date="2022-01-11T22:28:00Z"/>
                <w:rFonts w:asciiTheme="minorHAnsi" w:hAnsiTheme="minorHAnsi"/>
              </w:rPr>
            </w:pPr>
            <w:del w:id="322" w:author="Alhabibi, Haider@Energy" w:date="2022-01-11T22:28:00Z">
              <w:r w:rsidRPr="002F3D03" w:rsidDel="00253101">
                <w:rPr>
                  <w:rFonts w:asciiTheme="minorHAnsi" w:hAnsiTheme="minorHAnsi"/>
                </w:rPr>
                <w:delText>For climate zones 10 through 16 only – the solar system has an annual solar savings fraction of 0.35</w:delText>
              </w:r>
              <w:r w:rsidR="0098515F" w:rsidDel="00253101">
                <w:rPr>
                  <w:rFonts w:asciiTheme="minorHAnsi" w:hAnsiTheme="minorHAnsi"/>
                </w:rPr>
                <w:delText>.</w:delText>
              </w:r>
            </w:del>
          </w:p>
        </w:tc>
      </w:tr>
      <w:tr w:rsidR="000D4D8A" w:rsidRPr="002F3D03" w:rsidDel="00253101" w14:paraId="7E64DAED" w14:textId="38FFDC6F" w:rsidTr="005B3839">
        <w:trPr>
          <w:trHeight w:val="242"/>
          <w:del w:id="323" w:author="Alhabibi, Haider@Energy" w:date="2022-01-11T22:28:00Z"/>
        </w:trPr>
        <w:tc>
          <w:tcPr>
            <w:tcW w:w="11040" w:type="dxa"/>
            <w:gridSpan w:val="2"/>
          </w:tcPr>
          <w:p w14:paraId="7E64DAEC" w14:textId="2579495B" w:rsidR="000D4D8A" w:rsidRPr="000D4D8A" w:rsidDel="00253101" w:rsidRDefault="000D4D8A" w:rsidP="00956EDC">
            <w:pPr>
              <w:spacing w:line="276" w:lineRule="auto"/>
              <w:rPr>
                <w:del w:id="324" w:author="Alhabibi, Haider@Energy" w:date="2022-01-11T22:28:00Z"/>
                <w:rFonts w:ascii="Calibri" w:eastAsia="Calibri" w:hAnsi="Calibri"/>
                <w:sz w:val="22"/>
                <w:szCs w:val="22"/>
              </w:rPr>
            </w:pPr>
            <w:del w:id="325" w:author="Alhabibi, Haider@Energy" w:date="2022-01-11T22:28:00Z">
              <w:r w:rsidRPr="000D4D8A" w:rsidDel="00253101">
                <w:rPr>
                  <w:rFonts w:ascii="Calibri" w:eastAsia="Calibri" w:hAnsi="Calibri"/>
                  <w:b/>
                  <w:sz w:val="18"/>
                  <w:szCs w:val="18"/>
                </w:rPr>
                <w:delText>The responsible person’s signature on this compliance document affirms that all applicable requirements in this table have been met</w:delText>
              </w:r>
              <w:r w:rsidDel="00253101">
                <w:rPr>
                  <w:rFonts w:ascii="Calibri" w:eastAsia="Calibri" w:hAnsi="Calibri"/>
                  <w:b/>
                  <w:sz w:val="18"/>
                  <w:szCs w:val="18"/>
                </w:rPr>
                <w:delText>.</w:delText>
              </w:r>
            </w:del>
          </w:p>
        </w:tc>
      </w:tr>
    </w:tbl>
    <w:p w14:paraId="7E64DAF9" w14:textId="4491AB92" w:rsidR="00D01F35" w:rsidRPr="002D7254" w:rsidRDefault="00D01F35"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b/>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10312"/>
      </w:tblGrid>
      <w:tr w:rsidR="008B7849" w:rsidRPr="002F3D03" w14:paraId="7E64DAFB" w14:textId="77777777" w:rsidTr="00CD7443">
        <w:trPr>
          <w:trHeight w:val="260"/>
        </w:trPr>
        <w:tc>
          <w:tcPr>
            <w:tcW w:w="10790" w:type="dxa"/>
            <w:gridSpan w:val="2"/>
          </w:tcPr>
          <w:p w14:paraId="7E64DAFA" w14:textId="28B77AED" w:rsidR="008B7849" w:rsidRDefault="00AA5469" w:rsidP="004C4EAF">
            <w:pPr>
              <w:keepNext/>
              <w:suppressAutoHyphens/>
              <w:rPr>
                <w:rFonts w:ascii="Calibri" w:hAnsi="Calibri" w:cs="Calibri"/>
                <w:b/>
              </w:rPr>
            </w:pPr>
            <w:del w:id="326" w:author="Tam, Danny@Energy" w:date="2022-03-10T19:41:00Z">
              <w:r w:rsidDel="00CD7443">
                <w:rPr>
                  <w:rFonts w:asciiTheme="minorHAnsi" w:hAnsiTheme="minorHAnsi"/>
                  <w:b/>
                </w:rPr>
                <w:delText>E</w:delText>
              </w:r>
            </w:del>
            <w:ins w:id="327" w:author="Tam, Danny@Energy" w:date="2022-03-10T19:41:00Z">
              <w:r w:rsidR="00CD7443">
                <w:rPr>
                  <w:rFonts w:asciiTheme="minorHAnsi" w:hAnsiTheme="minorHAnsi"/>
                  <w:b/>
                </w:rPr>
                <w:t>C</w:t>
              </w:r>
            </w:ins>
            <w:r w:rsidR="008B7849" w:rsidRPr="00746329">
              <w:rPr>
                <w:rFonts w:asciiTheme="minorHAnsi" w:hAnsiTheme="minorHAnsi"/>
                <w:b/>
              </w:rPr>
              <w:t xml:space="preserve">. </w:t>
            </w:r>
            <w:r w:rsidR="0098515F" w:rsidRPr="00A6749D">
              <w:rPr>
                <w:rFonts w:asciiTheme="minorHAnsi" w:hAnsiTheme="minorHAnsi"/>
                <w:b/>
              </w:rPr>
              <w:t>Mandatory Measures for Solar Water Heating Systems</w:t>
            </w:r>
          </w:p>
        </w:tc>
      </w:tr>
      <w:tr w:rsidR="004C4EAF" w:rsidRPr="002F3D03" w14:paraId="7E64DAFE" w14:textId="77777777" w:rsidTr="00CD7443">
        <w:trPr>
          <w:trHeight w:val="512"/>
        </w:trPr>
        <w:tc>
          <w:tcPr>
            <w:tcW w:w="478" w:type="dxa"/>
            <w:vAlign w:val="center"/>
          </w:tcPr>
          <w:p w14:paraId="7E64DAFC" w14:textId="77777777" w:rsidR="004C4EAF" w:rsidRDefault="004C4EAF" w:rsidP="003E02EC">
            <w:pPr>
              <w:keepNext/>
              <w:ind w:left="12" w:hanging="12"/>
              <w:jc w:val="center"/>
              <w:rPr>
                <w:rFonts w:asciiTheme="minorHAnsi" w:hAnsiTheme="minorHAnsi"/>
              </w:rPr>
            </w:pPr>
            <w:r>
              <w:rPr>
                <w:rFonts w:asciiTheme="minorHAnsi" w:hAnsiTheme="minorHAnsi"/>
              </w:rPr>
              <w:t>01</w:t>
            </w:r>
          </w:p>
        </w:tc>
        <w:tc>
          <w:tcPr>
            <w:tcW w:w="10312" w:type="dxa"/>
          </w:tcPr>
          <w:p w14:paraId="7E64DAFD" w14:textId="260D4FB1" w:rsidR="004C4EAF" w:rsidRDefault="004C4EAF" w:rsidP="004C4EAF">
            <w:pPr>
              <w:keepNext/>
              <w:ind w:left="12" w:hanging="12"/>
              <w:rPr>
                <w:rFonts w:asciiTheme="minorHAnsi" w:hAnsiTheme="minorHAnsi"/>
              </w:rPr>
            </w:pPr>
            <w:r w:rsidRPr="00862D5D">
              <w:rPr>
                <w:rFonts w:ascii="Calibri" w:hAnsi="Calibri" w:cs="Calibri"/>
              </w:rPr>
              <w:t>Backup storage tanks for solar water-heating systems have R-</w:t>
            </w:r>
            <w:ins w:id="328" w:author="Alhabibi, Haider@Energy" w:date="2021-10-25T22:06:00Z">
              <w:r w:rsidR="00642C71">
                <w:rPr>
                  <w:rFonts w:ascii="Calibri" w:hAnsi="Calibri" w:cs="Calibri"/>
                </w:rPr>
                <w:t>3.5</w:t>
              </w:r>
            </w:ins>
            <w:del w:id="329" w:author="Alhabibi, Haider@Energy" w:date="2021-10-25T22:06:00Z">
              <w:r w:rsidRPr="00862D5D" w:rsidDel="00642C71">
                <w:rPr>
                  <w:rFonts w:ascii="Calibri" w:hAnsi="Calibri" w:cs="Calibri"/>
                </w:rPr>
                <w:delText>12</w:delText>
              </w:r>
            </w:del>
            <w:r w:rsidRPr="00862D5D">
              <w:rPr>
                <w:rFonts w:ascii="Calibri" w:hAnsi="Calibri" w:cs="Calibri"/>
              </w:rPr>
              <w:t xml:space="preserve"> external insulation</w:t>
            </w:r>
            <w:r w:rsidR="008E7E5B">
              <w:rPr>
                <w:rFonts w:ascii="Calibri" w:hAnsi="Calibri" w:cs="Calibri"/>
              </w:rPr>
              <w:t>,</w:t>
            </w:r>
            <w:r w:rsidRPr="00862D5D">
              <w:rPr>
                <w:rFonts w:ascii="Calibri" w:hAnsi="Calibri" w:cs="Calibri"/>
              </w:rPr>
              <w:t xml:space="preserve"> or R-16 internal insulation where the internal insulation R-value indicated on the exterior of the tank. (§150.0(j)1)</w:t>
            </w:r>
            <w:r>
              <w:rPr>
                <w:rFonts w:ascii="Calibri" w:hAnsi="Calibri" w:cs="Calibri"/>
              </w:rPr>
              <w:t>.</w:t>
            </w:r>
            <w:del w:id="330" w:author="Alhabibi, Haider@Energy" w:date="2021-10-25T16:41:00Z">
              <w:r w:rsidRPr="00862D5D" w:rsidDel="003F32C0">
                <w:rPr>
                  <w:rFonts w:ascii="Calibri" w:hAnsi="Calibri" w:cs="Calibri"/>
                </w:rPr>
                <w:delText xml:space="preserve">  </w:delText>
              </w:r>
            </w:del>
          </w:p>
        </w:tc>
      </w:tr>
      <w:tr w:rsidR="004C4EAF" w:rsidRPr="002F3D03" w14:paraId="7E64DB01" w14:textId="77777777" w:rsidTr="00CD7443">
        <w:trPr>
          <w:trHeight w:val="278"/>
        </w:trPr>
        <w:tc>
          <w:tcPr>
            <w:tcW w:w="478" w:type="dxa"/>
            <w:vAlign w:val="center"/>
          </w:tcPr>
          <w:p w14:paraId="7E64DAFF" w14:textId="77777777" w:rsidR="004C4EAF" w:rsidRPr="004C4EAF" w:rsidRDefault="004C4EAF" w:rsidP="003E02EC">
            <w:pPr>
              <w:keepNext/>
              <w:ind w:left="317" w:hanging="317"/>
              <w:jc w:val="center"/>
              <w:rPr>
                <w:rFonts w:ascii="Calibri" w:hAnsi="Calibri" w:cs="Calibri"/>
              </w:rPr>
            </w:pPr>
            <w:r w:rsidRPr="004C4EAF">
              <w:rPr>
                <w:rFonts w:ascii="Calibri" w:hAnsi="Calibri" w:cs="Calibri"/>
              </w:rPr>
              <w:t>02</w:t>
            </w:r>
          </w:p>
        </w:tc>
        <w:tc>
          <w:tcPr>
            <w:tcW w:w="10312" w:type="dxa"/>
          </w:tcPr>
          <w:p w14:paraId="7E64DB00" w14:textId="0B7D01DA" w:rsidR="004C4EAF" w:rsidRDefault="004C4EAF" w:rsidP="004C4EAF">
            <w:pPr>
              <w:keepNext/>
              <w:ind w:left="317" w:hanging="317"/>
              <w:rPr>
                <w:rFonts w:ascii="Calibri" w:hAnsi="Calibri" w:cs="Calibri"/>
                <w:b/>
              </w:rPr>
            </w:pPr>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w:t>
            </w:r>
            <w:r w:rsidR="006118A6">
              <w:rPr>
                <w:rFonts w:ascii="Calibri" w:hAnsi="Calibri" w:cs="Calibri"/>
              </w:rPr>
              <w:t>.0</w:t>
            </w:r>
            <w:r w:rsidRPr="00862D5D">
              <w:rPr>
                <w:rFonts w:ascii="Calibri" w:hAnsi="Calibri" w:cs="Calibri"/>
              </w:rPr>
              <w:t>(j)2A)</w:t>
            </w:r>
            <w:r w:rsidR="0098515F">
              <w:rPr>
                <w:rFonts w:ascii="Calibri" w:hAnsi="Calibri" w:cs="Calibri"/>
              </w:rPr>
              <w:t>.</w:t>
            </w:r>
          </w:p>
        </w:tc>
      </w:tr>
      <w:tr w:rsidR="00DA4C78" w:rsidRPr="002F3D03" w14:paraId="3FFBCA99" w14:textId="77777777" w:rsidTr="00FF3589">
        <w:trPr>
          <w:trHeight w:val="278"/>
          <w:ins w:id="331" w:author="Tam, Danny@Energy" w:date="2022-03-10T19:39:00Z"/>
        </w:trPr>
        <w:tc>
          <w:tcPr>
            <w:tcW w:w="478" w:type="dxa"/>
            <w:vAlign w:val="center"/>
          </w:tcPr>
          <w:p w14:paraId="4911E6FF" w14:textId="2B6C320E" w:rsidR="00DA4C78" w:rsidRPr="004C4EAF" w:rsidRDefault="00DA4C78" w:rsidP="003E02EC">
            <w:pPr>
              <w:keepNext/>
              <w:ind w:left="317" w:hanging="317"/>
              <w:jc w:val="center"/>
              <w:rPr>
                <w:ins w:id="332" w:author="Tam, Danny@Energy" w:date="2022-03-10T19:39:00Z"/>
                <w:rFonts w:ascii="Calibri" w:hAnsi="Calibri" w:cs="Calibri"/>
              </w:rPr>
            </w:pPr>
            <w:ins w:id="333" w:author="Tam, Danny@Energy" w:date="2022-03-10T19:39:00Z">
              <w:r>
                <w:rPr>
                  <w:rFonts w:ascii="Calibri" w:hAnsi="Calibri" w:cs="Calibri"/>
                </w:rPr>
                <w:t>03</w:t>
              </w:r>
            </w:ins>
          </w:p>
        </w:tc>
        <w:tc>
          <w:tcPr>
            <w:tcW w:w="10312" w:type="dxa"/>
          </w:tcPr>
          <w:p w14:paraId="4ED79855" w14:textId="419B9C5B" w:rsidR="00DA4C78" w:rsidRPr="00862D5D" w:rsidRDefault="00DA4C78" w:rsidP="004C4EAF">
            <w:pPr>
              <w:keepNext/>
              <w:ind w:left="317" w:hanging="317"/>
              <w:rPr>
                <w:ins w:id="334" w:author="Tam, Danny@Energy" w:date="2022-03-10T19:39:00Z"/>
                <w:rFonts w:ascii="Calibri" w:hAnsi="Calibri" w:cs="Calibri"/>
              </w:rPr>
            </w:pPr>
            <w:ins w:id="335" w:author="Tam, Danny@Energy" w:date="2022-03-10T19:39:00Z">
              <w:r w:rsidRPr="00DA4C78">
                <w:rPr>
                  <w:rFonts w:ascii="Calibri" w:hAnsi="Calibri" w:cs="Calibri"/>
                </w:rPr>
                <w:t xml:space="preserve">The collectors </w:t>
              </w:r>
              <w:proofErr w:type="gramStart"/>
              <w:r w:rsidRPr="00DA4C78">
                <w:rPr>
                  <w:rFonts w:ascii="Calibri" w:hAnsi="Calibri" w:cs="Calibri"/>
                </w:rPr>
                <w:t>are located in</w:t>
              </w:r>
              <w:proofErr w:type="gramEnd"/>
              <w:r w:rsidRPr="00DA4C78">
                <w:rPr>
                  <w:rFonts w:ascii="Calibri" w:hAnsi="Calibri" w:cs="Calibri"/>
                </w:rPr>
                <w:t xml:space="preserve"> a position that is not shaded by adjacent buildings or trees.</w:t>
              </w:r>
            </w:ins>
          </w:p>
        </w:tc>
      </w:tr>
      <w:tr w:rsidR="00DA4C78" w:rsidRPr="002F3D03" w14:paraId="20FC1AB6" w14:textId="77777777" w:rsidTr="00FF3589">
        <w:trPr>
          <w:trHeight w:val="278"/>
          <w:ins w:id="336" w:author="Tam, Danny@Energy" w:date="2022-03-10T19:39:00Z"/>
        </w:trPr>
        <w:tc>
          <w:tcPr>
            <w:tcW w:w="478" w:type="dxa"/>
            <w:vAlign w:val="center"/>
          </w:tcPr>
          <w:p w14:paraId="30139861" w14:textId="2AEBFFE5" w:rsidR="00DA4C78" w:rsidRPr="004C4EAF" w:rsidRDefault="00CD7443" w:rsidP="003E02EC">
            <w:pPr>
              <w:keepNext/>
              <w:ind w:left="317" w:hanging="317"/>
              <w:jc w:val="center"/>
              <w:rPr>
                <w:ins w:id="337" w:author="Tam, Danny@Energy" w:date="2022-03-10T19:39:00Z"/>
                <w:rFonts w:ascii="Calibri" w:hAnsi="Calibri" w:cs="Calibri"/>
              </w:rPr>
            </w:pPr>
            <w:ins w:id="338" w:author="Tam, Danny@Energy" w:date="2022-03-10T19:40:00Z">
              <w:r>
                <w:rPr>
                  <w:rFonts w:ascii="Calibri" w:hAnsi="Calibri" w:cs="Calibri"/>
                </w:rPr>
                <w:t>04</w:t>
              </w:r>
            </w:ins>
          </w:p>
        </w:tc>
        <w:tc>
          <w:tcPr>
            <w:tcW w:w="10312" w:type="dxa"/>
          </w:tcPr>
          <w:p w14:paraId="7AC98B90" w14:textId="50662C10" w:rsidR="00DA4C78" w:rsidRPr="00862D5D" w:rsidRDefault="00CD7443" w:rsidP="004C4EAF">
            <w:pPr>
              <w:keepNext/>
              <w:ind w:left="317" w:hanging="317"/>
              <w:rPr>
                <w:ins w:id="339" w:author="Tam, Danny@Energy" w:date="2022-03-10T19:39:00Z"/>
                <w:rFonts w:ascii="Calibri" w:hAnsi="Calibri" w:cs="Calibri"/>
              </w:rPr>
            </w:pPr>
            <w:ins w:id="340" w:author="Tam, Danny@Energy" w:date="2022-03-10T19:40:00Z">
              <w:r w:rsidRPr="00CD7443">
                <w:rPr>
                  <w:rFonts w:ascii="Calibri" w:hAnsi="Calibri" w:cs="Calibri"/>
                  <w:b/>
                  <w:bCs/>
                </w:rPr>
                <w:t>OG-300 System only</w:t>
              </w:r>
              <w:r>
                <w:rPr>
                  <w:rFonts w:ascii="Calibri" w:hAnsi="Calibri" w:cs="Calibri"/>
                </w:rPr>
                <w:t xml:space="preserve"> - </w:t>
              </w:r>
              <w:r w:rsidRPr="002F3D03">
                <w:rPr>
                  <w:rFonts w:asciiTheme="minorHAnsi" w:hAnsiTheme="minorHAnsi"/>
                </w:rPr>
                <w:t>The collectors shall face within 35</w:t>
              </w:r>
              <w:r>
                <w:rPr>
                  <w:rFonts w:asciiTheme="minorHAnsi" w:hAnsiTheme="minorHAnsi"/>
                </w:rPr>
                <w:t>°</w:t>
              </w:r>
              <w:r w:rsidRPr="002F3D03">
                <w:rPr>
                  <w:rFonts w:asciiTheme="minorHAnsi" w:hAnsiTheme="minorHAnsi"/>
                </w:rPr>
                <w:t xml:space="preserve"> of south and be tilted at a slope of at least 3:12</w:t>
              </w:r>
              <w:r>
                <w:rPr>
                  <w:rFonts w:asciiTheme="minorHAnsi" w:hAnsiTheme="minorHAnsi"/>
                </w:rPr>
                <w:t>.</w:t>
              </w:r>
            </w:ins>
          </w:p>
        </w:tc>
      </w:tr>
      <w:tr w:rsidR="003E02EC" w:rsidRPr="002F3D03" w:rsidDel="00FF3589" w14:paraId="7E64DB04" w14:textId="2672610E" w:rsidTr="00CD7443">
        <w:trPr>
          <w:trHeight w:val="242"/>
          <w:del w:id="341" w:author="Tam, Danny@Energy" w:date="2022-03-10T19:32:00Z"/>
        </w:trPr>
        <w:tc>
          <w:tcPr>
            <w:tcW w:w="478" w:type="dxa"/>
            <w:vAlign w:val="center"/>
          </w:tcPr>
          <w:p w14:paraId="7E64DB02" w14:textId="2FDAE54C" w:rsidR="003E02EC" w:rsidRPr="003E02EC" w:rsidDel="00FF3589" w:rsidRDefault="003E02EC" w:rsidP="003E02EC">
            <w:pPr>
              <w:keepNext/>
              <w:ind w:left="317" w:hanging="317"/>
              <w:jc w:val="center"/>
              <w:rPr>
                <w:del w:id="342" w:author="Tam, Danny@Energy" w:date="2022-03-10T19:32:00Z"/>
                <w:rFonts w:ascii="Calibri" w:hAnsi="Calibri" w:cs="Calibri"/>
              </w:rPr>
            </w:pPr>
            <w:del w:id="343" w:author="Tam, Danny@Energy" w:date="2022-03-10T19:32:00Z">
              <w:r w:rsidRPr="003E02EC" w:rsidDel="00FF3589">
                <w:rPr>
                  <w:rFonts w:ascii="Calibri" w:hAnsi="Calibri" w:cs="Calibri"/>
                </w:rPr>
                <w:delText>03</w:delText>
              </w:r>
            </w:del>
          </w:p>
        </w:tc>
        <w:tc>
          <w:tcPr>
            <w:tcW w:w="10312" w:type="dxa"/>
          </w:tcPr>
          <w:p w14:paraId="7E64DB03" w14:textId="67864E2F" w:rsidR="003E02EC" w:rsidDel="00FF3589" w:rsidRDefault="003E02EC" w:rsidP="00E41E25">
            <w:pPr>
              <w:keepNext/>
              <w:rPr>
                <w:del w:id="344" w:author="Tam, Danny@Energy" w:date="2022-03-10T19:32:00Z"/>
                <w:rFonts w:ascii="Calibri" w:hAnsi="Calibri" w:cs="Calibri"/>
                <w:b/>
              </w:rPr>
            </w:pPr>
            <w:del w:id="345" w:author="Tam, Danny@Energy" w:date="2022-03-10T19:32:00Z">
              <w:r w:rsidRPr="00862D5D" w:rsidDel="00FF3589">
                <w:rPr>
                  <w:rFonts w:ascii="Calibri" w:hAnsi="Calibri" w:cs="Calibri"/>
                </w:rPr>
                <w:delText>Solar water-heating system and/or</w:delText>
              </w:r>
              <w:r w:rsidR="008E7E5B" w:rsidDel="00FF3589">
                <w:rPr>
                  <w:rFonts w:ascii="Calibri" w:hAnsi="Calibri" w:cs="Calibri"/>
                </w:rPr>
                <w:delText xml:space="preserve"> </w:delText>
              </w:r>
              <w:r w:rsidRPr="00862D5D" w:rsidDel="00FF3589">
                <w:rPr>
                  <w:rFonts w:ascii="Calibri" w:hAnsi="Calibri" w:cs="Calibri"/>
                </w:rPr>
                <w:delText xml:space="preserve">collectors are certified by the Solar Rating and Certification Corporation. </w:delText>
              </w:r>
              <w:r w:rsidR="00E41E25" w:rsidDel="00FF3589">
                <w:rPr>
                  <w:rFonts w:ascii="Calibri" w:hAnsi="Calibri" w:cs="Calibri"/>
                </w:rPr>
                <w:delText>(</w:delText>
              </w:r>
              <w:r w:rsidRPr="00862D5D" w:rsidDel="00FF3589">
                <w:rPr>
                  <w:rFonts w:ascii="Calibri" w:hAnsi="Calibri" w:cs="Calibri"/>
                </w:rPr>
                <w:delText>§150.0(n))</w:delText>
              </w:r>
              <w:r w:rsidDel="00FF3589">
                <w:rPr>
                  <w:rFonts w:ascii="Calibri" w:hAnsi="Calibri" w:cs="Calibri"/>
                </w:rPr>
                <w:delText>.</w:delText>
              </w:r>
            </w:del>
          </w:p>
        </w:tc>
      </w:tr>
      <w:tr w:rsidR="000D4D8A" w:rsidRPr="002F3D03" w14:paraId="7E64DB06" w14:textId="77777777" w:rsidTr="00CD7443">
        <w:trPr>
          <w:trHeight w:val="242"/>
        </w:trPr>
        <w:tc>
          <w:tcPr>
            <w:tcW w:w="10790" w:type="dxa"/>
            <w:gridSpan w:val="2"/>
            <w:vAlign w:val="center"/>
          </w:tcPr>
          <w:p w14:paraId="7E64DB05" w14:textId="77777777" w:rsidR="000D4D8A" w:rsidRPr="000D4D8A" w:rsidRDefault="000D4D8A" w:rsidP="002D7254">
            <w:pPr>
              <w:spacing w:line="276" w:lineRule="auto"/>
              <w:rPr>
                <w:rFonts w:ascii="Calibri" w:eastAsia="Calibri" w:hAnsi="Calibri"/>
                <w:sz w:val="22"/>
                <w:szCs w:val="22"/>
              </w:rPr>
            </w:pPr>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p>
        </w:tc>
      </w:tr>
    </w:tbl>
    <w:p w14:paraId="7E64DB07" w14:textId="4A38A8E0" w:rsidR="0093044D" w:rsidRDefault="0093044D" w:rsidP="00440C5D">
      <w:pPr>
        <w:tabs>
          <w:tab w:val="left" w:pos="-720"/>
          <w:tab w:val="left" w:pos="0"/>
          <w:tab w:val="left" w:pos="25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rPr>
      </w:pPr>
    </w:p>
    <w:p w14:paraId="7AB36D84" w14:textId="77777777" w:rsidR="0093044D" w:rsidRDefault="0093044D">
      <w:pPr>
        <w:rPr>
          <w:rFonts w:asciiTheme="minorHAnsi" w:hAnsiTheme="minorHAnsi"/>
        </w:rPr>
      </w:pPr>
      <w:r>
        <w:rPr>
          <w:rFonts w:asciiTheme="minorHAnsi" w:hAnsiTheme="minorHAnsi"/>
        </w:rPr>
        <w:br w:type="page"/>
      </w:r>
    </w:p>
    <w:p w14:paraId="7E64DB08" w14:textId="77777777" w:rsidR="00746329" w:rsidRPr="00127AE3" w:rsidRDefault="00746329" w:rsidP="00746329">
      <w:pPr>
        <w:contextualSpacing/>
        <w:rPr>
          <w:sz w:val="2"/>
          <w:szCs w:val="2"/>
        </w:rPr>
      </w:pPr>
    </w:p>
    <w:tbl>
      <w:tblPr>
        <w:tblW w:w="5000" w:type="pct"/>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7"/>
        <w:gridCol w:w="266"/>
        <w:gridCol w:w="2486"/>
        <w:gridCol w:w="2871"/>
      </w:tblGrid>
      <w:tr w:rsidR="0022762B" w:rsidRPr="009E2C1C" w14:paraId="7E64DB0A" w14:textId="77777777" w:rsidTr="000F1514">
        <w:trPr>
          <w:trHeight w:val="350"/>
        </w:trPr>
        <w:tc>
          <w:tcPr>
            <w:tcW w:w="10972" w:type="dxa"/>
            <w:gridSpan w:val="4"/>
            <w:vAlign w:val="center"/>
          </w:tcPr>
          <w:p w14:paraId="7E64DB09" w14:textId="77777777" w:rsidR="0022762B" w:rsidRPr="009351D2" w:rsidRDefault="0022762B" w:rsidP="00956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cs="Arial"/>
                <w:b/>
              </w:rPr>
            </w:pPr>
            <w:r w:rsidRPr="00E136A4">
              <w:rPr>
                <w:rFonts w:asciiTheme="minorHAnsi" w:hAnsiTheme="minorHAnsi" w:cs="Arial"/>
                <w:b/>
                <w:caps/>
                <w:sz w:val="18"/>
                <w:szCs w:val="18"/>
              </w:rPr>
              <w:t>Documentation Author's Declaration Statement</w:t>
            </w:r>
          </w:p>
        </w:tc>
      </w:tr>
      <w:tr w:rsidR="0022762B" w:rsidRPr="00FD7A7F" w14:paraId="7E64DB0C" w14:textId="77777777" w:rsidTr="002D7254">
        <w:trPr>
          <w:trHeight w:hRule="exact" w:val="325"/>
        </w:trPr>
        <w:tc>
          <w:tcPr>
            <w:tcW w:w="10972" w:type="dxa"/>
            <w:gridSpan w:val="4"/>
            <w:vAlign w:val="center"/>
          </w:tcPr>
          <w:p w14:paraId="7E64DB0B" w14:textId="77777777" w:rsidR="0022762B" w:rsidRPr="003010EE" w:rsidRDefault="0022762B" w:rsidP="002D7254">
            <w:pPr>
              <w:pStyle w:val="Heading3"/>
              <w:numPr>
                <w:ilvl w:val="0"/>
                <w:numId w:val="31"/>
              </w:numPr>
              <w:spacing w:before="0"/>
              <w:ind w:right="90"/>
              <w:rPr>
                <w:rFonts w:asciiTheme="minorHAnsi" w:hAnsiTheme="minorHAnsi"/>
                <w:sz w:val="18"/>
                <w:szCs w:val="18"/>
              </w:rPr>
            </w:pPr>
            <w:r w:rsidRPr="003010EE">
              <w:rPr>
                <w:rFonts w:asciiTheme="minorHAnsi" w:hAnsiTheme="minorHAnsi"/>
                <w:sz w:val="18"/>
                <w:szCs w:val="18"/>
              </w:rPr>
              <w:t>I certify that this Certificate of Installation documentation is accurate and complete.</w:t>
            </w:r>
          </w:p>
        </w:tc>
      </w:tr>
      <w:tr w:rsidR="0022762B" w:rsidRPr="00B272DC" w14:paraId="7E64DB0F" w14:textId="77777777" w:rsidTr="005B3839">
        <w:trPr>
          <w:trHeight w:val="360"/>
        </w:trPr>
        <w:tc>
          <w:tcPr>
            <w:tcW w:w="5528" w:type="dxa"/>
            <w:gridSpan w:val="2"/>
          </w:tcPr>
          <w:p w14:paraId="7E64DB0D" w14:textId="77777777" w:rsidR="0022762B" w:rsidRPr="00B272DC" w:rsidRDefault="0022762B" w:rsidP="00956EDC">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Name:</w:t>
            </w:r>
          </w:p>
        </w:tc>
        <w:tc>
          <w:tcPr>
            <w:tcW w:w="5444" w:type="dxa"/>
            <w:gridSpan w:val="2"/>
          </w:tcPr>
          <w:p w14:paraId="7E64DB0E" w14:textId="77777777" w:rsidR="0022762B" w:rsidRPr="00B272DC" w:rsidRDefault="0022762B" w:rsidP="00956EDC">
            <w:pPr>
              <w:keepNext/>
              <w:rPr>
                <w:rFonts w:asciiTheme="minorHAnsi" w:hAnsiTheme="minorHAnsi"/>
                <w:sz w:val="14"/>
                <w:szCs w:val="14"/>
              </w:rPr>
            </w:pPr>
            <w:r>
              <w:rPr>
                <w:rFonts w:asciiTheme="minorHAnsi" w:hAnsiTheme="minorHAnsi"/>
                <w:sz w:val="14"/>
                <w:szCs w:val="14"/>
              </w:rPr>
              <w:t xml:space="preserve">Documentation Author </w:t>
            </w:r>
            <w:r w:rsidRPr="00B272DC">
              <w:rPr>
                <w:rFonts w:asciiTheme="minorHAnsi" w:hAnsiTheme="minorHAnsi"/>
                <w:sz w:val="14"/>
                <w:szCs w:val="14"/>
              </w:rPr>
              <w:t>Signature:</w:t>
            </w:r>
          </w:p>
        </w:tc>
      </w:tr>
      <w:tr w:rsidR="0022762B" w:rsidRPr="00B272DC" w14:paraId="7E64DB12" w14:textId="77777777" w:rsidTr="005B3839">
        <w:trPr>
          <w:trHeight w:val="360"/>
        </w:trPr>
        <w:tc>
          <w:tcPr>
            <w:tcW w:w="5528" w:type="dxa"/>
            <w:gridSpan w:val="2"/>
          </w:tcPr>
          <w:p w14:paraId="7E64DB10" w14:textId="77777777" w:rsidR="0022762B" w:rsidRPr="00B272DC" w:rsidRDefault="0022762B" w:rsidP="00956EDC">
            <w:pPr>
              <w:keepNext/>
              <w:rPr>
                <w:rFonts w:asciiTheme="minorHAnsi" w:hAnsiTheme="minorHAnsi"/>
                <w:sz w:val="14"/>
                <w:szCs w:val="14"/>
              </w:rPr>
            </w:pPr>
            <w:r>
              <w:rPr>
                <w:rFonts w:asciiTheme="minorHAnsi" w:hAnsiTheme="minorHAnsi"/>
                <w:sz w:val="14"/>
                <w:szCs w:val="14"/>
              </w:rPr>
              <w:t>Documentation Author Company Name</w:t>
            </w:r>
            <w:r w:rsidRPr="00B272DC">
              <w:rPr>
                <w:rFonts w:asciiTheme="minorHAnsi" w:hAnsiTheme="minorHAnsi"/>
                <w:sz w:val="14"/>
                <w:szCs w:val="14"/>
              </w:rPr>
              <w:t>:</w:t>
            </w:r>
          </w:p>
        </w:tc>
        <w:tc>
          <w:tcPr>
            <w:tcW w:w="5444" w:type="dxa"/>
            <w:gridSpan w:val="2"/>
          </w:tcPr>
          <w:p w14:paraId="7E64DB11"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Date</w:t>
            </w:r>
            <w:r>
              <w:rPr>
                <w:rFonts w:asciiTheme="minorHAnsi" w:hAnsiTheme="minorHAnsi"/>
                <w:sz w:val="14"/>
                <w:szCs w:val="14"/>
              </w:rPr>
              <w:t xml:space="preserve"> Signed</w:t>
            </w:r>
            <w:r w:rsidRPr="00B272DC">
              <w:rPr>
                <w:rFonts w:asciiTheme="minorHAnsi" w:hAnsiTheme="minorHAnsi"/>
                <w:sz w:val="14"/>
                <w:szCs w:val="14"/>
              </w:rPr>
              <w:t>:</w:t>
            </w:r>
          </w:p>
        </w:tc>
      </w:tr>
      <w:tr w:rsidR="0022762B" w:rsidRPr="00B272DC" w14:paraId="7E64DB15" w14:textId="77777777" w:rsidTr="005B3839">
        <w:trPr>
          <w:trHeight w:val="360"/>
        </w:trPr>
        <w:tc>
          <w:tcPr>
            <w:tcW w:w="5528" w:type="dxa"/>
            <w:gridSpan w:val="2"/>
          </w:tcPr>
          <w:p w14:paraId="7E64DB13"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Address:</w:t>
            </w:r>
          </w:p>
        </w:tc>
        <w:tc>
          <w:tcPr>
            <w:tcW w:w="5444" w:type="dxa"/>
            <w:gridSpan w:val="2"/>
          </w:tcPr>
          <w:p w14:paraId="7E64DB14"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CEA/</w:t>
            </w:r>
            <w:r>
              <w:rPr>
                <w:rFonts w:asciiTheme="minorHAnsi" w:hAnsiTheme="minorHAnsi"/>
                <w:sz w:val="14"/>
                <w:szCs w:val="14"/>
              </w:rPr>
              <w:t>HERS Certification I</w:t>
            </w:r>
            <w:r w:rsidRPr="00B272DC">
              <w:rPr>
                <w:rFonts w:asciiTheme="minorHAnsi" w:hAnsiTheme="minorHAnsi"/>
                <w:sz w:val="14"/>
                <w:szCs w:val="14"/>
              </w:rPr>
              <w:t>dentification (If applicable):</w:t>
            </w:r>
          </w:p>
        </w:tc>
      </w:tr>
      <w:tr w:rsidR="0022762B" w:rsidRPr="00B272DC" w14:paraId="7E64DB18" w14:textId="77777777" w:rsidTr="005B3839">
        <w:trPr>
          <w:trHeight w:val="360"/>
        </w:trPr>
        <w:tc>
          <w:tcPr>
            <w:tcW w:w="5528" w:type="dxa"/>
            <w:gridSpan w:val="2"/>
          </w:tcPr>
          <w:p w14:paraId="7E64DB16"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City/State/Zip:</w:t>
            </w:r>
          </w:p>
        </w:tc>
        <w:tc>
          <w:tcPr>
            <w:tcW w:w="5444" w:type="dxa"/>
            <w:gridSpan w:val="2"/>
          </w:tcPr>
          <w:p w14:paraId="7E64DB17" w14:textId="77777777" w:rsidR="0022762B" w:rsidRPr="00B272DC" w:rsidRDefault="0022762B" w:rsidP="00956EDC">
            <w:pPr>
              <w:keepNext/>
              <w:rPr>
                <w:rFonts w:asciiTheme="minorHAnsi" w:hAnsiTheme="minorHAnsi"/>
                <w:sz w:val="14"/>
                <w:szCs w:val="14"/>
              </w:rPr>
            </w:pPr>
            <w:r w:rsidRPr="00B272DC">
              <w:rPr>
                <w:rFonts w:asciiTheme="minorHAnsi" w:hAnsiTheme="minorHAnsi"/>
                <w:sz w:val="14"/>
                <w:szCs w:val="14"/>
              </w:rPr>
              <w:t>Phone:</w:t>
            </w:r>
          </w:p>
        </w:tc>
      </w:tr>
      <w:tr w:rsidR="0022762B" w:rsidRPr="008E6C57" w14:paraId="7E64DB1A" w14:textId="77777777" w:rsidTr="005B3839">
        <w:tblPrEx>
          <w:tblCellMar>
            <w:left w:w="115" w:type="dxa"/>
            <w:right w:w="115" w:type="dxa"/>
          </w:tblCellMar>
        </w:tblPrEx>
        <w:trPr>
          <w:trHeight w:val="296"/>
        </w:trPr>
        <w:tc>
          <w:tcPr>
            <w:tcW w:w="10972" w:type="dxa"/>
            <w:gridSpan w:val="4"/>
            <w:vAlign w:val="center"/>
          </w:tcPr>
          <w:p w14:paraId="7E64DB19" w14:textId="77777777" w:rsidR="0022762B" w:rsidRDefault="0022762B" w:rsidP="00956EDC">
            <w:pPr>
              <w:keepNext/>
              <w:tabs>
                <w:tab w:val="left" w:pos="-720"/>
                <w:tab w:val="left" w:pos="-9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rFonts w:asciiTheme="minorHAnsi" w:hAnsiTheme="minorHAnsi"/>
                <w:sz w:val="18"/>
                <w:szCs w:val="18"/>
              </w:rPr>
            </w:pPr>
            <w:r>
              <w:rPr>
                <w:rFonts w:asciiTheme="minorHAnsi" w:hAnsiTheme="minorHAnsi" w:cs="Arial"/>
                <w:b/>
                <w:caps/>
                <w:sz w:val="18"/>
                <w:szCs w:val="18"/>
              </w:rPr>
              <w:t xml:space="preserve">Responsible Person's </w:t>
            </w:r>
            <w:r w:rsidRPr="008E6C57">
              <w:rPr>
                <w:rFonts w:asciiTheme="minorHAnsi" w:hAnsiTheme="minorHAnsi" w:cs="Arial"/>
                <w:b/>
                <w:caps/>
                <w:sz w:val="18"/>
                <w:szCs w:val="18"/>
              </w:rPr>
              <w:t>Declaration statement</w:t>
            </w:r>
          </w:p>
        </w:tc>
      </w:tr>
      <w:tr w:rsidR="0022762B" w:rsidRPr="008E6C57" w14:paraId="7E64DB21" w14:textId="77777777" w:rsidTr="005B3839">
        <w:tblPrEx>
          <w:tblCellMar>
            <w:left w:w="115" w:type="dxa"/>
            <w:right w:w="115" w:type="dxa"/>
          </w:tblCellMar>
        </w:tblPrEx>
        <w:trPr>
          <w:trHeight w:val="504"/>
        </w:trPr>
        <w:tc>
          <w:tcPr>
            <w:tcW w:w="10972" w:type="dxa"/>
            <w:gridSpan w:val="4"/>
          </w:tcPr>
          <w:p w14:paraId="638538C9" w14:textId="77777777" w:rsidR="00161F98" w:rsidRDefault="00161F98" w:rsidP="00161F98">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08E06BE9" w14:textId="77777777" w:rsidR="00161F98" w:rsidRDefault="00161F98" w:rsidP="00161F98">
            <w:pPr>
              <w:pStyle w:val="Heading3"/>
              <w:numPr>
                <w:ilvl w:val="0"/>
                <w:numId w:val="46"/>
              </w:numPr>
              <w:tabs>
                <w:tab w:val="num" w:pos="1800"/>
              </w:tabs>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24988AE9" w14:textId="77777777" w:rsidR="00161F98" w:rsidRDefault="00161F98" w:rsidP="00161F98">
            <w:pPr>
              <w:keepNext/>
              <w:widowControl w:val="0"/>
              <w:numPr>
                <w:ilvl w:val="0"/>
                <w:numId w:val="46"/>
              </w:numPr>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0B15C824" w14:textId="77777777" w:rsidR="00161F98" w:rsidRDefault="00161F98" w:rsidP="00161F98">
            <w:pPr>
              <w:pStyle w:val="ListParagraph"/>
              <w:keepNext/>
              <w:numPr>
                <w:ilvl w:val="0"/>
                <w:numId w:val="46"/>
              </w:numPr>
              <w:autoSpaceDE w:val="0"/>
              <w:autoSpaceDN w:val="0"/>
              <w:adjustRightInd w:val="0"/>
              <w:ind w:right="90"/>
              <w:rPr>
                <w:rFonts w:asciiTheme="minorHAnsi" w:hAnsiTheme="minorHAnsi"/>
                <w:sz w:val="18"/>
                <w:szCs w:val="22"/>
              </w:rPr>
            </w:pPr>
            <w:r>
              <w:rPr>
                <w:rFonts w:asciiTheme="minorHAnsi" w:hAnsiTheme="minorHAnsi"/>
                <w:sz w:val="18"/>
                <w:szCs w:val="22"/>
              </w:rPr>
              <w:t xml:space="preserve">The constructed or installed features, materials, </w:t>
            </w:r>
            <w:proofErr w:type="gramStart"/>
            <w:r>
              <w:rPr>
                <w:rFonts w:asciiTheme="minorHAnsi" w:hAnsiTheme="minorHAnsi"/>
                <w:sz w:val="18"/>
                <w:szCs w:val="22"/>
              </w:rPr>
              <w:t>components</w:t>
            </w:r>
            <w:proofErr w:type="gramEnd"/>
            <w:r>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E64DB20" w14:textId="67B1BB8C" w:rsidR="0022762B" w:rsidRPr="00975DC6" w:rsidRDefault="00161F98" w:rsidP="002D7254">
            <w:pPr>
              <w:pStyle w:val="ListParagraph"/>
              <w:keepNext/>
              <w:numPr>
                <w:ilvl w:val="0"/>
                <w:numId w:val="40"/>
              </w:numPr>
            </w:pPr>
            <w:r>
              <w:rPr>
                <w:rFonts w:asciiTheme="minorHAnsi" w:hAnsiTheme="minorHAnsi"/>
                <w:sz w:val="18"/>
              </w:rPr>
              <w:t xml:space="preserve">I will ensure that a registered copy of this Certificate of Installation shall be posted or made available with the building permit(s) issued for the </w:t>
            </w:r>
            <w:proofErr w:type="gramStart"/>
            <w:r>
              <w:rPr>
                <w:rFonts w:asciiTheme="minorHAnsi" w:hAnsiTheme="minorHAnsi"/>
                <w:sz w:val="18"/>
              </w:rPr>
              <w:t>building, and</w:t>
            </w:r>
            <w:proofErr w:type="gramEnd"/>
            <w:r>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22762B" w:rsidRPr="00B272DC" w14:paraId="7E64DB24" w14:textId="77777777" w:rsidTr="005B3839">
        <w:tblPrEx>
          <w:tblCellMar>
            <w:left w:w="108" w:type="dxa"/>
            <w:right w:w="108" w:type="dxa"/>
          </w:tblCellMar>
        </w:tblPrEx>
        <w:trPr>
          <w:trHeight w:val="360"/>
        </w:trPr>
        <w:tc>
          <w:tcPr>
            <w:tcW w:w="5258" w:type="dxa"/>
          </w:tcPr>
          <w:p w14:paraId="7E64DB22" w14:textId="77777777" w:rsidR="0022762B" w:rsidRPr="00B272DC" w:rsidRDefault="0022762B" w:rsidP="00956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Name:</w:t>
            </w:r>
          </w:p>
        </w:tc>
        <w:tc>
          <w:tcPr>
            <w:tcW w:w="5714" w:type="dxa"/>
            <w:gridSpan w:val="3"/>
          </w:tcPr>
          <w:p w14:paraId="7E64DB23" w14:textId="77777777" w:rsidR="0022762B" w:rsidRPr="00B272DC" w:rsidRDefault="0022762B" w:rsidP="00956EDC">
            <w:pPr>
              <w:keepNext/>
              <w:tabs>
                <w:tab w:val="left" w:pos="-720"/>
                <w:tab w:val="left" w:pos="0"/>
                <w:tab w:val="left" w:pos="252"/>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 xml:space="preserve">Responsible </w:t>
            </w:r>
            <w:r>
              <w:rPr>
                <w:rFonts w:asciiTheme="minorHAnsi" w:hAnsiTheme="minorHAnsi"/>
                <w:sz w:val="14"/>
                <w:szCs w:val="14"/>
              </w:rPr>
              <w:t>Builder/I</w:t>
            </w:r>
            <w:r w:rsidRPr="00997081">
              <w:rPr>
                <w:rFonts w:asciiTheme="minorHAnsi" w:hAnsiTheme="minorHAnsi"/>
                <w:sz w:val="14"/>
                <w:szCs w:val="14"/>
              </w:rPr>
              <w:t xml:space="preserve">nstaller </w:t>
            </w:r>
            <w:r w:rsidRPr="00B272DC">
              <w:rPr>
                <w:rFonts w:asciiTheme="minorHAnsi" w:hAnsiTheme="minorHAnsi"/>
                <w:sz w:val="14"/>
                <w:szCs w:val="14"/>
              </w:rPr>
              <w:t>Signature:</w:t>
            </w:r>
          </w:p>
        </w:tc>
      </w:tr>
      <w:tr w:rsidR="0022762B" w:rsidRPr="00B272DC" w14:paraId="7E64DB27" w14:textId="77777777" w:rsidTr="005B3839">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B25" w14:textId="74E191A0"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Company Name: (Installing Subcontractor or General Contractor or Builder/Owner)</w:t>
            </w:r>
          </w:p>
        </w:tc>
        <w:tc>
          <w:tcPr>
            <w:tcW w:w="5714" w:type="dxa"/>
            <w:gridSpan w:val="3"/>
            <w:tcBorders>
              <w:top w:val="single" w:sz="4" w:space="0" w:color="auto"/>
              <w:left w:val="single" w:sz="4" w:space="0" w:color="auto"/>
              <w:bottom w:val="single" w:sz="4" w:space="0" w:color="auto"/>
              <w:right w:val="single" w:sz="4" w:space="0" w:color="auto"/>
            </w:tcBorders>
          </w:tcPr>
          <w:p w14:paraId="7E64DB26"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Position With Company (Title):</w:t>
            </w:r>
          </w:p>
        </w:tc>
      </w:tr>
      <w:tr w:rsidR="0022762B" w:rsidRPr="00B272DC" w14:paraId="7E64DB2A" w14:textId="77777777" w:rsidTr="005B3839">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B28"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Address:</w:t>
            </w:r>
          </w:p>
        </w:tc>
        <w:tc>
          <w:tcPr>
            <w:tcW w:w="5714" w:type="dxa"/>
            <w:gridSpan w:val="3"/>
            <w:tcBorders>
              <w:top w:val="single" w:sz="4" w:space="0" w:color="auto"/>
              <w:left w:val="single" w:sz="4" w:space="0" w:color="auto"/>
              <w:bottom w:val="single" w:sz="4" w:space="0" w:color="auto"/>
              <w:right w:val="single" w:sz="4" w:space="0" w:color="auto"/>
            </w:tcBorders>
          </w:tcPr>
          <w:p w14:paraId="7E64DB29"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CSLB License:</w:t>
            </w:r>
          </w:p>
        </w:tc>
      </w:tr>
      <w:tr w:rsidR="0022762B" w:rsidRPr="00B272DC" w14:paraId="7E64DB2E" w14:textId="77777777" w:rsidTr="005B3839">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B2B"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47600B">
              <w:rPr>
                <w:rFonts w:asciiTheme="minorHAnsi" w:hAnsiTheme="minorHAnsi"/>
                <w:sz w:val="14"/>
                <w:szCs w:val="14"/>
              </w:rPr>
              <w:t>City/State/Zip:</w:t>
            </w:r>
          </w:p>
        </w:tc>
        <w:tc>
          <w:tcPr>
            <w:tcW w:w="2799" w:type="dxa"/>
            <w:gridSpan w:val="2"/>
            <w:tcBorders>
              <w:top w:val="single" w:sz="4" w:space="0" w:color="auto"/>
              <w:left w:val="single" w:sz="4" w:space="0" w:color="auto"/>
              <w:bottom w:val="single" w:sz="4" w:space="0" w:color="auto"/>
              <w:right w:val="single" w:sz="4" w:space="0" w:color="auto"/>
            </w:tcBorders>
          </w:tcPr>
          <w:p w14:paraId="7E64DB2C" w14:textId="2A2366BF"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Pr>
                <w:rFonts w:asciiTheme="minorHAnsi" w:hAnsiTheme="minorHAnsi"/>
                <w:sz w:val="14"/>
                <w:szCs w:val="14"/>
              </w:rPr>
              <w:t>Phone</w:t>
            </w:r>
            <w:r w:rsidR="006F1A1E">
              <w:rPr>
                <w:rFonts w:asciiTheme="minorHAnsi" w:hAnsiTheme="minorHAnsi"/>
                <w:sz w:val="14"/>
                <w:szCs w:val="14"/>
              </w:rPr>
              <w:t>:</w:t>
            </w:r>
          </w:p>
        </w:tc>
        <w:tc>
          <w:tcPr>
            <w:tcW w:w="2915" w:type="dxa"/>
            <w:tcBorders>
              <w:top w:val="single" w:sz="4" w:space="0" w:color="auto"/>
              <w:left w:val="single" w:sz="4" w:space="0" w:color="auto"/>
              <w:bottom w:val="single" w:sz="4" w:space="0" w:color="auto"/>
              <w:right w:val="single" w:sz="4" w:space="0" w:color="auto"/>
            </w:tcBorders>
          </w:tcPr>
          <w:p w14:paraId="7E64DB2D" w14:textId="77777777" w:rsidR="0022762B" w:rsidRPr="00B272DC" w:rsidRDefault="0022762B" w:rsidP="00956EDC">
            <w:pPr>
              <w:keepNext/>
              <w:tabs>
                <w:tab w:val="left" w:pos="-720"/>
                <w:tab w:val="left" w:pos="0"/>
                <w:tab w:val="left" w:pos="252"/>
                <w:tab w:val="left" w:pos="5112"/>
                <w:tab w:val="left" w:pos="6822"/>
                <w:tab w:val="left" w:pos="8100"/>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spacing w:after="60"/>
              <w:ind w:right="90"/>
              <w:rPr>
                <w:rFonts w:asciiTheme="minorHAnsi" w:hAnsiTheme="minorHAnsi"/>
                <w:sz w:val="14"/>
                <w:szCs w:val="14"/>
              </w:rPr>
            </w:pPr>
            <w:r w:rsidRPr="00B272DC">
              <w:rPr>
                <w:rFonts w:asciiTheme="minorHAnsi" w:hAnsiTheme="minorHAnsi"/>
                <w:sz w:val="14"/>
                <w:szCs w:val="14"/>
              </w:rPr>
              <w:t>Date Signed:</w:t>
            </w:r>
          </w:p>
        </w:tc>
      </w:tr>
    </w:tbl>
    <w:p w14:paraId="7E64DB2F" w14:textId="77777777" w:rsidR="00004076" w:rsidRPr="002F3D03" w:rsidRDefault="00004076" w:rsidP="00004076">
      <w:pPr>
        <w:rPr>
          <w:rFonts w:asciiTheme="minorHAnsi" w:hAnsiTheme="minorHAnsi"/>
        </w:rPr>
      </w:pPr>
    </w:p>
    <w:p w14:paraId="7E64DB30" w14:textId="77777777" w:rsidR="00D01F35" w:rsidRPr="002F3D03" w:rsidRDefault="00D01F35" w:rsidP="00AC4B48">
      <w:pPr>
        <w:rPr>
          <w:rFonts w:asciiTheme="minorHAnsi" w:hAnsiTheme="minorHAnsi"/>
        </w:rPr>
      </w:pPr>
    </w:p>
    <w:p w14:paraId="7E64DB31" w14:textId="77777777" w:rsidR="00004076" w:rsidRPr="002F3D03" w:rsidRDefault="00004076" w:rsidP="00AC4B48">
      <w:pPr>
        <w:rPr>
          <w:rFonts w:asciiTheme="minorHAnsi" w:hAnsiTheme="minorHAnsi"/>
        </w:rPr>
        <w:sectPr w:rsidR="00004076" w:rsidRPr="002F3D03" w:rsidSect="002A29A8">
          <w:headerReference w:type="even" r:id="rId12"/>
          <w:headerReference w:type="default" r:id="rId13"/>
          <w:footerReference w:type="even" r:id="rId14"/>
          <w:footerReference w:type="default" r:id="rId15"/>
          <w:headerReference w:type="first" r:id="rId16"/>
          <w:footerReference w:type="first" r:id="rId17"/>
          <w:pgSz w:w="12240" w:h="15840" w:code="1"/>
          <w:pgMar w:top="720" w:right="720" w:bottom="720" w:left="720" w:header="432" w:footer="432" w:gutter="0"/>
          <w:cols w:space="720"/>
          <w:docGrid w:linePitch="272"/>
        </w:sectPr>
      </w:pPr>
    </w:p>
    <w:p w14:paraId="7E64DB33" w14:textId="6EA70BE3" w:rsidR="00477D56" w:rsidRPr="00397CEB" w:rsidRDefault="005B3839" w:rsidP="002D7254">
      <w:pPr>
        <w:jc w:val="center"/>
        <w:rPr>
          <w:rFonts w:asciiTheme="minorHAnsi" w:hAnsiTheme="minorHAnsi"/>
          <w:b/>
        </w:rPr>
      </w:pPr>
      <w:r w:rsidRPr="005B3839">
        <w:rPr>
          <w:rFonts w:asciiTheme="minorHAnsi" w:hAnsiTheme="minorHAnsi"/>
          <w:b/>
          <w:bCs/>
        </w:rPr>
        <w:lastRenderedPageBreak/>
        <w:t>CF2R-STH-01</w:t>
      </w:r>
      <w:r w:rsidR="006F1A1E">
        <w:rPr>
          <w:rFonts w:asciiTheme="minorHAnsi" w:hAnsiTheme="minorHAnsi"/>
          <w:b/>
          <w:bCs/>
        </w:rPr>
        <w:t>-H User Instructions</w:t>
      </w:r>
    </w:p>
    <w:p w14:paraId="7E64DB34" w14:textId="77777777" w:rsidR="000A0E1E" w:rsidRPr="002F3D03" w:rsidRDefault="000A0E1E" w:rsidP="00AC4B48">
      <w:pPr>
        <w:rPr>
          <w:rFonts w:asciiTheme="minorHAnsi" w:hAnsiTheme="minorHAnsi"/>
        </w:rPr>
      </w:pPr>
    </w:p>
    <w:p w14:paraId="7E64DB35" w14:textId="5846B4C9" w:rsidR="00AC4B48" w:rsidRDefault="006F1A1E" w:rsidP="00AC4B48">
      <w:pPr>
        <w:rPr>
          <w:rFonts w:asciiTheme="minorHAnsi" w:hAnsiTheme="minorHAnsi"/>
          <w:b/>
        </w:rPr>
      </w:pPr>
      <w:r>
        <w:rPr>
          <w:rFonts w:asciiTheme="minorHAnsi" w:hAnsiTheme="minorHAnsi"/>
          <w:b/>
        </w:rPr>
        <w:t xml:space="preserve">Section A. </w:t>
      </w:r>
      <w:ins w:id="355" w:author="Tam, Danny@Energy" w:date="2022-03-10T20:00:00Z">
        <w:r w:rsidR="00A57671" w:rsidRPr="00F45F0A">
          <w:rPr>
            <w:rFonts w:asciiTheme="minorHAnsi" w:eastAsia="Calibri" w:hAnsiTheme="minorHAnsi" w:cstheme="minorHAnsi"/>
            <w:b/>
          </w:rPr>
          <w:t xml:space="preserve">Design </w:t>
        </w:r>
        <w:r w:rsidR="00A57671">
          <w:rPr>
            <w:rFonts w:asciiTheme="minorHAnsi" w:eastAsia="Calibri" w:hAnsiTheme="minorHAnsi" w:cstheme="minorHAnsi"/>
            <w:b/>
          </w:rPr>
          <w:t>Solar</w:t>
        </w:r>
        <w:r w:rsidR="00A57671" w:rsidRPr="00F45F0A">
          <w:rPr>
            <w:rFonts w:asciiTheme="minorHAnsi" w:eastAsia="Calibri" w:hAnsiTheme="minorHAnsi" w:cstheme="minorHAnsi"/>
            <w:b/>
          </w:rPr>
          <w:t xml:space="preserve"> Water Heating Systems Information</w:t>
        </w:r>
      </w:ins>
      <w:del w:id="356" w:author="Tam, Danny@Energy" w:date="2022-03-10T20:00:00Z">
        <w:r w:rsidR="0023630F" w:rsidDel="00A57671">
          <w:rPr>
            <w:rFonts w:asciiTheme="minorHAnsi" w:hAnsiTheme="minorHAnsi"/>
            <w:b/>
          </w:rPr>
          <w:delText>Solar Water Heating Systems</w:delText>
        </w:r>
      </w:del>
    </w:p>
    <w:p w14:paraId="2A0A925D" w14:textId="74F2DED0" w:rsidR="00584E9E" w:rsidDel="007E21AF" w:rsidRDefault="00584E9E" w:rsidP="00293608">
      <w:pPr>
        <w:numPr>
          <w:ilvl w:val="0"/>
          <w:numId w:val="30"/>
        </w:numPr>
        <w:rPr>
          <w:del w:id="357" w:author="Tam, Danny@Energy" w:date="2022-03-10T20:00:00Z"/>
          <w:rFonts w:asciiTheme="minorHAnsi" w:hAnsiTheme="minorHAnsi"/>
        </w:rPr>
      </w:pPr>
      <w:del w:id="358" w:author="Tam, Danny@Energy" w:date="2022-03-10T20:00:00Z">
        <w:r w:rsidRPr="00CD6B17" w:rsidDel="007E21AF">
          <w:rPr>
            <w:rFonts w:asciiTheme="minorHAnsi" w:hAnsiTheme="minorHAnsi"/>
          </w:rPr>
          <w:delText>Water Heating System ID or Name</w:delText>
        </w:r>
        <w:r w:rsidDel="007E21AF">
          <w:rPr>
            <w:rFonts w:asciiTheme="minorHAnsi" w:hAnsiTheme="minorHAnsi"/>
          </w:rPr>
          <w:delText xml:space="preserve"> - </w:delText>
        </w:r>
        <w:r w:rsidDel="007E21AF">
          <w:rPr>
            <w:rFonts w:ascii="Calibri" w:hAnsi="Calibri"/>
          </w:rPr>
          <w:delText xml:space="preserve">This field is filled out automatically from CF1R. </w:delText>
        </w:r>
      </w:del>
    </w:p>
    <w:p w14:paraId="241A033D" w14:textId="699ECC30" w:rsidR="000E4A8F" w:rsidDel="007E21AF" w:rsidRDefault="000E4A8F" w:rsidP="00293608">
      <w:pPr>
        <w:numPr>
          <w:ilvl w:val="0"/>
          <w:numId w:val="30"/>
        </w:numPr>
        <w:rPr>
          <w:del w:id="359" w:author="Tam, Danny@Energy" w:date="2022-03-10T20:00:00Z"/>
          <w:rFonts w:asciiTheme="minorHAnsi" w:hAnsiTheme="minorHAnsi"/>
        </w:rPr>
      </w:pPr>
      <w:del w:id="360" w:author="Tam, Danny@Energy" w:date="2022-03-10T20:00:00Z">
        <w:r w:rsidDel="007E21AF">
          <w:rPr>
            <w:rFonts w:asciiTheme="minorHAnsi" w:hAnsiTheme="minorHAnsi"/>
          </w:rPr>
          <w:delText xml:space="preserve">Climate Zone – </w:delText>
        </w:r>
        <w:r w:rsidR="0097054E" w:rsidDel="007E21AF">
          <w:rPr>
            <w:rFonts w:ascii="Calibri" w:hAnsi="Calibri"/>
          </w:rPr>
          <w:delText>This field is filled out automatically</w:delText>
        </w:r>
        <w:r w:rsidR="0062222C" w:rsidDel="007E21AF">
          <w:rPr>
            <w:rFonts w:ascii="Calibri" w:hAnsi="Calibri"/>
          </w:rPr>
          <w:delText xml:space="preserve"> from CF1R.</w:delText>
        </w:r>
      </w:del>
    </w:p>
    <w:p w14:paraId="57661D77" w14:textId="58C58404" w:rsidR="00B94F6A" w:rsidRPr="00B94F6A" w:rsidDel="007E21AF" w:rsidRDefault="00B94F6A">
      <w:pPr>
        <w:pStyle w:val="ListParagraph"/>
        <w:numPr>
          <w:ilvl w:val="0"/>
          <w:numId w:val="30"/>
        </w:numPr>
        <w:rPr>
          <w:ins w:id="361" w:author="Alhabibi, Haider@Energy" w:date="2021-10-25T22:28:00Z"/>
          <w:del w:id="362" w:author="Tam, Danny@Energy" w:date="2022-03-10T20:00:00Z"/>
          <w:rFonts w:asciiTheme="minorHAnsi" w:hAnsiTheme="minorHAnsi"/>
        </w:rPr>
        <w:pPrChange w:id="363" w:author="Alhabibi, Haider@Energy" w:date="2021-10-25T22:28:00Z">
          <w:pPr>
            <w:numPr>
              <w:numId w:val="30"/>
            </w:numPr>
            <w:ind w:left="1080" w:hanging="360"/>
          </w:pPr>
        </w:pPrChange>
      </w:pPr>
      <w:ins w:id="364" w:author="Alhabibi, Haider@Energy" w:date="2021-10-25T22:29:00Z">
        <w:del w:id="365" w:author="Tam, Danny@Energy" w:date="2022-03-10T20:00:00Z">
          <w:r w:rsidRPr="00B94F6A" w:rsidDel="007E21AF">
            <w:rPr>
              <w:rFonts w:asciiTheme="minorHAnsi" w:hAnsiTheme="minorHAnsi"/>
            </w:rPr>
            <w:delText xml:space="preserve">Central DHW System Distribution Type: </w:delText>
          </w:r>
        </w:del>
      </w:ins>
      <w:ins w:id="366" w:author="Alhabibi, Haider@Energy" w:date="2021-10-25T22:28:00Z">
        <w:del w:id="367" w:author="Tam, Danny@Energy" w:date="2022-03-10T20:00:00Z">
          <w:r w:rsidRPr="00B94F6A" w:rsidDel="007E21AF">
            <w:rPr>
              <w:rFonts w:asciiTheme="minorHAnsi" w:hAnsiTheme="minorHAnsi"/>
            </w:rPr>
            <w:delText xml:space="preserve">This field is filled out automatically from CF1R. </w:delText>
          </w:r>
        </w:del>
      </w:ins>
    </w:p>
    <w:p w14:paraId="7E64DB37" w14:textId="6290577E" w:rsidR="00293608" w:rsidDel="007E21AF" w:rsidRDefault="00293608" w:rsidP="00293608">
      <w:pPr>
        <w:numPr>
          <w:ilvl w:val="0"/>
          <w:numId w:val="30"/>
        </w:numPr>
        <w:rPr>
          <w:del w:id="368" w:author="Tam, Danny@Energy" w:date="2022-03-10T20:00:00Z"/>
          <w:rFonts w:asciiTheme="minorHAnsi" w:hAnsiTheme="minorHAnsi"/>
        </w:rPr>
      </w:pPr>
      <w:del w:id="369" w:author="Tam, Danny@Energy" w:date="2022-03-10T20:00:00Z">
        <w:r w:rsidRPr="002F3D03" w:rsidDel="007E21AF">
          <w:rPr>
            <w:rFonts w:asciiTheme="minorHAnsi" w:hAnsiTheme="minorHAnsi"/>
          </w:rPr>
          <w:delText>Certification Type – Select either OG100 or OG</w:delText>
        </w:r>
        <w:r w:rsidDel="007E21AF">
          <w:rPr>
            <w:rFonts w:asciiTheme="minorHAnsi" w:hAnsiTheme="minorHAnsi"/>
          </w:rPr>
          <w:delText xml:space="preserve"> 300 test procedure based on CF1R</w:delText>
        </w:r>
        <w:r w:rsidRPr="002F3D03" w:rsidDel="007E21AF">
          <w:rPr>
            <w:rFonts w:asciiTheme="minorHAnsi" w:hAnsiTheme="minorHAnsi"/>
          </w:rPr>
          <w:delText xml:space="preserve"> submitted.</w:delText>
        </w:r>
        <w:r w:rsidDel="007E21AF">
          <w:rPr>
            <w:rFonts w:asciiTheme="minorHAnsi" w:hAnsiTheme="minorHAnsi"/>
          </w:rPr>
          <w:delText xml:space="preserve"> For Systems that use the OG-100 method the program used to calculate the solar fraction should be listed.</w:delText>
        </w:r>
      </w:del>
    </w:p>
    <w:p w14:paraId="7E64DB38" w14:textId="5408D7F7" w:rsidR="005A4C6F" w:rsidDel="007E21AF" w:rsidRDefault="00C67923" w:rsidP="00293608">
      <w:pPr>
        <w:numPr>
          <w:ilvl w:val="0"/>
          <w:numId w:val="30"/>
        </w:numPr>
        <w:rPr>
          <w:del w:id="370" w:author="Tam, Danny@Energy" w:date="2022-03-10T20:00:00Z"/>
          <w:rFonts w:asciiTheme="minorHAnsi" w:hAnsiTheme="minorHAnsi"/>
        </w:rPr>
      </w:pPr>
      <w:del w:id="371" w:author="Tam, Danny@Energy" w:date="2022-03-10T20:00:00Z">
        <w:r w:rsidDel="007E21AF">
          <w:rPr>
            <w:rFonts w:asciiTheme="minorHAnsi" w:hAnsiTheme="minorHAnsi"/>
          </w:rPr>
          <w:delText xml:space="preserve">Central DHW System Distribution Type: </w:delText>
        </w:r>
        <w:r w:rsidR="005A4C6F" w:rsidRPr="002F3D03" w:rsidDel="007E21AF">
          <w:rPr>
            <w:rFonts w:asciiTheme="minorHAnsi" w:hAnsiTheme="minorHAnsi"/>
          </w:rPr>
          <w:delText>Fro</w:delText>
        </w:r>
        <w:r w:rsidR="005A4C6F" w:rsidDel="007E21AF">
          <w:rPr>
            <w:rFonts w:asciiTheme="minorHAnsi" w:hAnsiTheme="minorHAnsi"/>
          </w:rPr>
          <w:delText xml:space="preserve">m Certificate of Compliance.  </w:delText>
        </w:r>
      </w:del>
    </w:p>
    <w:p w14:paraId="7E64DB39" w14:textId="08E8F109" w:rsidR="00293608" w:rsidRPr="002F3D03" w:rsidDel="007E21AF" w:rsidRDefault="00293608" w:rsidP="00293608">
      <w:pPr>
        <w:numPr>
          <w:ilvl w:val="0"/>
          <w:numId w:val="30"/>
        </w:numPr>
        <w:rPr>
          <w:del w:id="372" w:author="Tam, Danny@Energy" w:date="2022-03-10T20:00:00Z"/>
          <w:rFonts w:asciiTheme="minorHAnsi" w:hAnsiTheme="minorHAnsi"/>
        </w:rPr>
      </w:pPr>
      <w:del w:id="373" w:author="Tam, Danny@Energy" w:date="2022-03-10T20:00:00Z">
        <w:r w:rsidDel="007E21AF">
          <w:rPr>
            <w:rFonts w:asciiTheme="minorHAnsi" w:hAnsiTheme="minorHAnsi" w:cs="Arial"/>
          </w:rPr>
          <w:delText>Certificate of Compliance Type: Choices are performance or prescriptive</w:delText>
        </w:r>
        <w:r w:rsidR="00852424" w:rsidDel="007E21AF">
          <w:rPr>
            <w:rFonts w:asciiTheme="minorHAnsi" w:hAnsiTheme="minorHAnsi" w:cs="Arial"/>
          </w:rPr>
          <w:delText xml:space="preserve"> new construction</w:delText>
        </w:r>
        <w:r w:rsidDel="007E21AF">
          <w:rPr>
            <w:rFonts w:asciiTheme="minorHAnsi" w:hAnsiTheme="minorHAnsi" w:cs="Arial"/>
          </w:rPr>
          <w:delText>.</w:delText>
        </w:r>
      </w:del>
    </w:p>
    <w:p w14:paraId="7E64DB3A" w14:textId="38922D77" w:rsidR="00AC4B48" w:rsidRPr="002F3D03" w:rsidDel="007E21AF" w:rsidRDefault="00074F87" w:rsidP="00896A94">
      <w:pPr>
        <w:numPr>
          <w:ilvl w:val="0"/>
          <w:numId w:val="30"/>
        </w:numPr>
        <w:rPr>
          <w:del w:id="374" w:author="Tam, Danny@Energy" w:date="2022-03-10T20:00:00Z"/>
          <w:rFonts w:asciiTheme="minorHAnsi" w:hAnsiTheme="minorHAnsi"/>
        </w:rPr>
      </w:pPr>
      <w:del w:id="375" w:author="Tam, Danny@Energy" w:date="2022-03-10T20:00:00Z">
        <w:r w:rsidRPr="002F3D03" w:rsidDel="007E21AF">
          <w:rPr>
            <w:rFonts w:asciiTheme="minorHAnsi" w:hAnsiTheme="minorHAnsi"/>
          </w:rPr>
          <w:delText>Manufacturer Name - Fro</w:delText>
        </w:r>
        <w:r w:rsidR="0087268B" w:rsidDel="007E21AF">
          <w:rPr>
            <w:rFonts w:asciiTheme="minorHAnsi" w:hAnsiTheme="minorHAnsi"/>
          </w:rPr>
          <w:delText xml:space="preserve">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511E0C" w:rsidDel="007E21AF">
          <w:rPr>
            <w:rFonts w:asciiTheme="minorHAnsi" w:hAnsiTheme="minorHAnsi"/>
          </w:rPr>
          <w:delText xml:space="preserve"> for OG-100 system, or user input for OG-300 system</w:delText>
        </w:r>
        <w:r w:rsidR="008E7E5B" w:rsidDel="007E21AF">
          <w:rPr>
            <w:rFonts w:asciiTheme="minorHAnsi" w:hAnsiTheme="minorHAnsi"/>
          </w:rPr>
          <w:delText>.</w:delText>
        </w:r>
      </w:del>
    </w:p>
    <w:p w14:paraId="7E64DB3B" w14:textId="47961D29" w:rsidR="00074F87" w:rsidDel="007E21AF" w:rsidRDefault="00074F87" w:rsidP="00511E0C">
      <w:pPr>
        <w:numPr>
          <w:ilvl w:val="0"/>
          <w:numId w:val="30"/>
        </w:numPr>
        <w:rPr>
          <w:del w:id="376" w:author="Tam, Danny@Energy" w:date="2022-03-10T20:00:00Z"/>
          <w:rFonts w:asciiTheme="minorHAnsi" w:hAnsiTheme="minorHAnsi"/>
        </w:rPr>
      </w:pPr>
      <w:del w:id="377" w:author="Tam, Danny@Energy" w:date="2022-03-10T20:00:00Z">
        <w:r w:rsidRPr="00511E0C" w:rsidDel="007E21AF">
          <w:rPr>
            <w:rFonts w:asciiTheme="minorHAnsi" w:hAnsiTheme="minorHAnsi"/>
          </w:rPr>
          <w:delText xml:space="preserve">Model Number - </w:delText>
        </w:r>
        <w:r w:rsidR="0087268B" w:rsidRPr="00511E0C" w:rsidDel="007E21AF">
          <w:rPr>
            <w:rFonts w:asciiTheme="minorHAnsi" w:hAnsiTheme="minorHAnsi"/>
          </w:rPr>
          <w:delText xml:space="preserve">From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511E0C" w:rsidRPr="00BC6B1A" w:rsidDel="007E21AF">
          <w:rPr>
            <w:rFonts w:asciiTheme="minorHAnsi" w:hAnsiTheme="minorHAnsi"/>
          </w:rPr>
          <w:delText xml:space="preserve"> for OG-100 system, or user input for OG-300 system.</w:delText>
        </w:r>
      </w:del>
    </w:p>
    <w:p w14:paraId="7E64DB3C" w14:textId="07B210C3" w:rsidR="0087268B" w:rsidRPr="002F3D03" w:rsidDel="007E21AF" w:rsidRDefault="0087268B" w:rsidP="00896A94">
      <w:pPr>
        <w:numPr>
          <w:ilvl w:val="0"/>
          <w:numId w:val="30"/>
        </w:numPr>
        <w:rPr>
          <w:del w:id="378" w:author="Tam, Danny@Energy" w:date="2022-03-10T20:00:00Z"/>
          <w:rFonts w:asciiTheme="minorHAnsi" w:hAnsiTheme="minorHAnsi"/>
        </w:rPr>
      </w:pPr>
      <w:del w:id="379" w:author="Tam, Danny@Energy" w:date="2022-03-10T20:00:00Z">
        <w:r w:rsidDel="007E21AF">
          <w:rPr>
            <w:rFonts w:asciiTheme="minorHAnsi" w:hAnsiTheme="minorHAnsi"/>
          </w:rPr>
          <w:delText xml:space="preserve">Certification Number - </w:delText>
        </w:r>
        <w:r w:rsidRPr="002F3D03" w:rsidDel="007E21AF">
          <w:rPr>
            <w:rFonts w:asciiTheme="minorHAnsi" w:hAnsiTheme="minorHAnsi"/>
          </w:rPr>
          <w:delText>Fro</w:delText>
        </w:r>
        <w:r w:rsidDel="007E21AF">
          <w:rPr>
            <w:rFonts w:asciiTheme="minorHAnsi" w:hAnsiTheme="minorHAnsi"/>
          </w:rPr>
          <w:delText xml:space="preserve">m Certificate of Compliance </w:delText>
        </w:r>
        <w:r w:rsidR="009E4E57" w:rsidDel="007E21AF">
          <w:rPr>
            <w:rFonts w:asciiTheme="minorHAnsi" w:hAnsiTheme="minorHAnsi"/>
          </w:rPr>
          <w:delText>CF1R</w:delText>
        </w:r>
        <w:r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Del="007E21AF">
          <w:rPr>
            <w:rFonts w:asciiTheme="minorHAnsi" w:hAnsiTheme="minorHAnsi"/>
          </w:rPr>
          <w:delText>E</w:delText>
        </w:r>
        <w:r w:rsidR="00603A8D" w:rsidRPr="00603A8D" w:rsidDel="007E21AF">
          <w:rPr>
            <w:rFonts w:asciiTheme="minorHAnsi" w:hAnsiTheme="minorHAnsi"/>
          </w:rPr>
          <w:delText xml:space="preserve"> </w:delText>
        </w:r>
        <w:r w:rsidR="00603A8D" w:rsidRPr="00BC6B1A" w:rsidDel="007E21AF">
          <w:rPr>
            <w:rFonts w:asciiTheme="minorHAnsi" w:hAnsiTheme="minorHAnsi"/>
          </w:rPr>
          <w:delText>for OG-100 system, or user input for OG-300 system</w:delText>
        </w:r>
        <w:r w:rsidR="008E7E5B" w:rsidDel="007E21AF">
          <w:rPr>
            <w:rFonts w:asciiTheme="minorHAnsi" w:hAnsiTheme="minorHAnsi"/>
          </w:rPr>
          <w:delText>.</w:delText>
        </w:r>
      </w:del>
    </w:p>
    <w:p w14:paraId="7E64DB3D" w14:textId="318814BE" w:rsidR="00074F87" w:rsidDel="007E21AF" w:rsidRDefault="00074F87" w:rsidP="00896A94">
      <w:pPr>
        <w:numPr>
          <w:ilvl w:val="0"/>
          <w:numId w:val="30"/>
        </w:numPr>
        <w:rPr>
          <w:del w:id="380" w:author="Tam, Danny@Energy" w:date="2022-03-10T20:00:00Z"/>
          <w:rFonts w:asciiTheme="minorHAnsi" w:hAnsiTheme="minorHAnsi"/>
        </w:rPr>
      </w:pPr>
      <w:del w:id="381" w:author="Tam, Danny@Energy" w:date="2022-03-10T20:00:00Z">
        <w:r w:rsidRPr="002F3D03" w:rsidDel="007E21AF">
          <w:rPr>
            <w:rFonts w:asciiTheme="minorHAnsi" w:hAnsiTheme="minorHAnsi"/>
          </w:rPr>
          <w:delText xml:space="preserve">Solar </w:delText>
        </w:r>
        <w:r w:rsidR="00603A8D" w:rsidDel="007E21AF">
          <w:rPr>
            <w:rFonts w:asciiTheme="minorHAnsi" w:hAnsiTheme="minorHAnsi"/>
          </w:rPr>
          <w:delText xml:space="preserve">Savings </w:delText>
        </w:r>
        <w:r w:rsidRPr="002F3D03" w:rsidDel="007E21AF">
          <w:rPr>
            <w:rFonts w:asciiTheme="minorHAnsi" w:hAnsiTheme="minorHAnsi"/>
          </w:rPr>
          <w:delText xml:space="preserve">Fraction - </w:delText>
        </w:r>
        <w:r w:rsidR="0087268B" w:rsidRPr="002F3D03" w:rsidDel="007E21AF">
          <w:rPr>
            <w:rFonts w:asciiTheme="minorHAnsi" w:hAnsiTheme="minorHAnsi"/>
          </w:rPr>
          <w:delText>Fro</w:delText>
        </w:r>
        <w:r w:rsidR="0087268B" w:rsidDel="007E21AF">
          <w:rPr>
            <w:rFonts w:asciiTheme="minorHAnsi" w:hAnsiTheme="minorHAnsi"/>
          </w:rPr>
          <w:delText xml:space="preserve">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603A8D" w:rsidRPr="00603A8D" w:rsidDel="007E21AF">
          <w:rPr>
            <w:rFonts w:asciiTheme="minorHAnsi" w:hAnsiTheme="minorHAnsi"/>
          </w:rPr>
          <w:delText xml:space="preserve"> </w:delText>
        </w:r>
        <w:r w:rsidR="00603A8D" w:rsidRPr="00BC6B1A" w:rsidDel="007E21AF">
          <w:rPr>
            <w:rFonts w:asciiTheme="minorHAnsi" w:hAnsiTheme="minorHAnsi"/>
          </w:rPr>
          <w:delText xml:space="preserve">for OG-100 system, or user input </w:delText>
        </w:r>
        <w:r w:rsidR="00603A8D" w:rsidDel="007E21AF">
          <w:rPr>
            <w:rFonts w:asciiTheme="minorHAnsi" w:hAnsiTheme="minorHAnsi"/>
          </w:rPr>
          <w:delText xml:space="preserve">of solar fraction value from SRCC certification </w:delText>
        </w:r>
        <w:r w:rsidR="00603A8D" w:rsidRPr="00BC6B1A" w:rsidDel="007E21AF">
          <w:rPr>
            <w:rFonts w:asciiTheme="minorHAnsi" w:hAnsiTheme="minorHAnsi"/>
          </w:rPr>
          <w:delText>for OG-300 system</w:delText>
        </w:r>
        <w:r w:rsidR="008E7E5B" w:rsidDel="007E21AF">
          <w:rPr>
            <w:rFonts w:asciiTheme="minorHAnsi" w:hAnsiTheme="minorHAnsi"/>
          </w:rPr>
          <w:delText>.</w:delText>
        </w:r>
      </w:del>
    </w:p>
    <w:p w14:paraId="5A900D77" w14:textId="092B7130" w:rsidR="00AC54CB" w:rsidRPr="002F3D03" w:rsidDel="007E21AF" w:rsidRDefault="00AC54CB" w:rsidP="00896A94">
      <w:pPr>
        <w:numPr>
          <w:ilvl w:val="0"/>
          <w:numId w:val="30"/>
        </w:numPr>
        <w:rPr>
          <w:del w:id="382" w:author="Tam, Danny@Energy" w:date="2022-03-10T20:00:00Z"/>
          <w:rFonts w:asciiTheme="minorHAnsi" w:hAnsiTheme="minorHAnsi"/>
        </w:rPr>
      </w:pPr>
      <w:del w:id="383" w:author="Tam, Danny@Energy" w:date="2022-03-10T20:00:00Z">
        <w:r w:rsidDel="007E21AF">
          <w:rPr>
            <w:rFonts w:asciiTheme="minorHAnsi" w:hAnsiTheme="minorHAnsi"/>
          </w:rPr>
          <w:delText>Required Solar Savings Fraction</w:delText>
        </w:r>
        <w:r w:rsidR="00C3693B" w:rsidDel="007E21AF">
          <w:rPr>
            <w:rFonts w:asciiTheme="minorHAnsi" w:hAnsiTheme="minorHAnsi"/>
          </w:rPr>
          <w:delText xml:space="preserve"> </w:delText>
        </w:r>
        <w:r w:rsidR="00437D63" w:rsidDel="007E21AF">
          <w:rPr>
            <w:rFonts w:asciiTheme="minorHAnsi" w:hAnsiTheme="minorHAnsi"/>
          </w:rPr>
          <w:delText>–</w:delText>
        </w:r>
        <w:r w:rsidR="00C3693B" w:rsidDel="007E21AF">
          <w:rPr>
            <w:rFonts w:asciiTheme="minorHAnsi" w:hAnsiTheme="minorHAnsi"/>
          </w:rPr>
          <w:delText xml:space="preserve"> </w:delText>
        </w:r>
        <w:r w:rsidR="00437D63" w:rsidDel="007E21AF">
          <w:rPr>
            <w:rFonts w:asciiTheme="minorHAnsi" w:hAnsiTheme="minorHAnsi"/>
          </w:rPr>
          <w:delText>This is a calculated field based on answer in A04.</w:delText>
        </w:r>
      </w:del>
    </w:p>
    <w:p w14:paraId="7E64DB3E" w14:textId="27029D67" w:rsidR="00074F87" w:rsidRPr="002F3D03" w:rsidDel="007E21AF" w:rsidRDefault="00074F87" w:rsidP="00896A94">
      <w:pPr>
        <w:numPr>
          <w:ilvl w:val="0"/>
          <w:numId w:val="30"/>
        </w:numPr>
        <w:rPr>
          <w:del w:id="384" w:author="Tam, Danny@Energy" w:date="2022-03-10T20:00:00Z"/>
          <w:rFonts w:asciiTheme="minorHAnsi" w:hAnsiTheme="minorHAnsi"/>
        </w:rPr>
      </w:pPr>
      <w:del w:id="385" w:author="Tam, Danny@Energy" w:date="2022-03-10T20:00:00Z">
        <w:r w:rsidRPr="002F3D03" w:rsidDel="007E21AF">
          <w:rPr>
            <w:rFonts w:asciiTheme="minorHAnsi" w:hAnsiTheme="minorHAnsi"/>
          </w:rPr>
          <w:delText xml:space="preserve">Number of Collectors - </w:delText>
        </w:r>
        <w:r w:rsidR="0087268B" w:rsidRPr="002F3D03" w:rsidDel="007E21AF">
          <w:rPr>
            <w:rFonts w:asciiTheme="minorHAnsi" w:hAnsiTheme="minorHAnsi"/>
          </w:rPr>
          <w:delText>Fro</w:delText>
        </w:r>
        <w:r w:rsidR="0087268B" w:rsidDel="007E21AF">
          <w:rPr>
            <w:rFonts w:asciiTheme="minorHAnsi" w:hAnsiTheme="minorHAnsi"/>
          </w:rPr>
          <w:delText xml:space="preserve">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8B0962" w:rsidDel="007E21AF">
          <w:rPr>
            <w:rFonts w:asciiTheme="minorHAnsi" w:hAnsiTheme="minorHAnsi"/>
          </w:rPr>
          <w:delText>. N/A for OG-300 systems.</w:delText>
        </w:r>
      </w:del>
    </w:p>
    <w:p w14:paraId="7E64DB3F" w14:textId="603FE3B7" w:rsidR="0087268B" w:rsidDel="007E21AF" w:rsidRDefault="00074F87" w:rsidP="00896A94">
      <w:pPr>
        <w:numPr>
          <w:ilvl w:val="0"/>
          <w:numId w:val="30"/>
        </w:numPr>
        <w:rPr>
          <w:del w:id="386" w:author="Tam, Danny@Energy" w:date="2022-03-10T20:00:00Z"/>
          <w:rFonts w:asciiTheme="minorHAnsi" w:hAnsiTheme="minorHAnsi"/>
        </w:rPr>
      </w:pPr>
      <w:del w:id="387" w:author="Tam, Danny@Energy" w:date="2022-03-10T20:00:00Z">
        <w:r w:rsidRPr="0087268B" w:rsidDel="007E21AF">
          <w:rPr>
            <w:rFonts w:asciiTheme="minorHAnsi" w:hAnsiTheme="minorHAnsi"/>
          </w:rPr>
          <w:delText xml:space="preserve">Collector </w:delText>
        </w:r>
        <w:r w:rsidR="00C67923" w:rsidDel="007E21AF">
          <w:rPr>
            <w:rFonts w:asciiTheme="minorHAnsi" w:hAnsiTheme="minorHAnsi"/>
          </w:rPr>
          <w:delText xml:space="preserve">Area </w:delText>
        </w:r>
        <w:r w:rsidR="008B0962" w:rsidDel="007E21AF">
          <w:rPr>
            <w:rFonts w:asciiTheme="minorHAnsi" w:hAnsiTheme="minorHAnsi"/>
          </w:rPr>
          <w:delText>(ft</w:delText>
        </w:r>
        <w:r w:rsidR="008B0962" w:rsidDel="007E21AF">
          <w:rPr>
            <w:rFonts w:asciiTheme="minorHAnsi" w:hAnsiTheme="minorHAnsi"/>
            <w:vertAlign w:val="superscript"/>
          </w:rPr>
          <w:delText>2</w:delText>
        </w:r>
        <w:r w:rsidR="008B0962" w:rsidDel="007E21AF">
          <w:rPr>
            <w:rFonts w:asciiTheme="minorHAnsi" w:hAnsiTheme="minorHAnsi"/>
          </w:rPr>
          <w:delText>)</w:delText>
        </w:r>
        <w:r w:rsidR="00C67923" w:rsidRPr="0087268B" w:rsidDel="007E21AF">
          <w:rPr>
            <w:rFonts w:asciiTheme="minorHAnsi" w:hAnsiTheme="minorHAnsi"/>
          </w:rPr>
          <w:delText xml:space="preserve"> </w:delText>
        </w:r>
        <w:r w:rsidRPr="0087268B" w:rsidDel="007E21AF">
          <w:rPr>
            <w:rFonts w:asciiTheme="minorHAnsi" w:hAnsiTheme="minorHAnsi"/>
          </w:rPr>
          <w:delText xml:space="preserve">- </w:delText>
        </w:r>
        <w:r w:rsidR="0087268B" w:rsidRPr="002F3D03" w:rsidDel="007E21AF">
          <w:rPr>
            <w:rFonts w:asciiTheme="minorHAnsi" w:hAnsiTheme="minorHAnsi"/>
          </w:rPr>
          <w:delText>Fro</w:delText>
        </w:r>
        <w:r w:rsidR="0087268B" w:rsidDel="007E21AF">
          <w:rPr>
            <w:rFonts w:asciiTheme="minorHAnsi" w:hAnsiTheme="minorHAnsi"/>
          </w:rPr>
          <w:delText xml:space="preserve">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8B0962" w:rsidDel="007E21AF">
          <w:rPr>
            <w:rFonts w:asciiTheme="minorHAnsi" w:hAnsiTheme="minorHAnsi"/>
          </w:rPr>
          <w:delText>. N/A for OG-300 systems.</w:delText>
        </w:r>
      </w:del>
    </w:p>
    <w:p w14:paraId="7E64DB40" w14:textId="6B6ED909" w:rsidR="00CE2ADC" w:rsidDel="007E21AF" w:rsidRDefault="00CE2ADC" w:rsidP="00896A94">
      <w:pPr>
        <w:numPr>
          <w:ilvl w:val="0"/>
          <w:numId w:val="30"/>
        </w:numPr>
        <w:rPr>
          <w:del w:id="388" w:author="Tam, Danny@Energy" w:date="2022-03-10T20:00:00Z"/>
          <w:rFonts w:asciiTheme="minorHAnsi" w:hAnsiTheme="minorHAnsi"/>
        </w:rPr>
      </w:pPr>
      <w:del w:id="389" w:author="Tam, Danny@Energy" w:date="2022-03-10T20:00:00Z">
        <w:r w:rsidDel="007E21AF">
          <w:rPr>
            <w:rFonts w:asciiTheme="minorHAnsi" w:hAnsiTheme="minorHAnsi"/>
          </w:rPr>
          <w:delText xml:space="preserve">Water Heater Storage Volume (gallons) - </w:delText>
        </w:r>
        <w:r w:rsidRPr="002F3D03" w:rsidDel="007E21AF">
          <w:rPr>
            <w:rFonts w:asciiTheme="minorHAnsi" w:hAnsiTheme="minorHAnsi"/>
          </w:rPr>
          <w:delText>Fro</w:delText>
        </w:r>
        <w:r w:rsidDel="007E21AF">
          <w:rPr>
            <w:rFonts w:asciiTheme="minorHAnsi" w:hAnsiTheme="minorHAnsi"/>
          </w:rPr>
          <w:delText>m Certificate of Compliance CF1R-STH-0</w:delText>
        </w:r>
        <w:r w:rsidR="000F7C75" w:rsidDel="007E21AF">
          <w:rPr>
            <w:rFonts w:asciiTheme="minorHAnsi" w:hAnsiTheme="minorHAnsi"/>
          </w:rPr>
          <w:delText>1</w:delText>
        </w:r>
        <w:r w:rsidR="0023630F" w:rsidDel="007E21AF">
          <w:rPr>
            <w:rFonts w:asciiTheme="minorHAnsi" w:hAnsiTheme="minorHAnsi"/>
          </w:rPr>
          <w:delText>-</w:delText>
        </w:r>
        <w:r w:rsidDel="007E21AF">
          <w:rPr>
            <w:rFonts w:asciiTheme="minorHAnsi" w:hAnsiTheme="minorHAnsi"/>
          </w:rPr>
          <w:delText>E</w:delText>
        </w:r>
        <w:r w:rsidR="008B0962" w:rsidDel="007E21AF">
          <w:rPr>
            <w:rFonts w:asciiTheme="minorHAnsi" w:hAnsiTheme="minorHAnsi"/>
          </w:rPr>
          <w:delText>. N/A for OG-300 systems.</w:delText>
        </w:r>
      </w:del>
    </w:p>
    <w:p w14:paraId="7E64DB41" w14:textId="213486E4" w:rsidR="00CE2ADC" w:rsidDel="007E21AF" w:rsidRDefault="00CE2ADC" w:rsidP="00896A94">
      <w:pPr>
        <w:numPr>
          <w:ilvl w:val="0"/>
          <w:numId w:val="30"/>
        </w:numPr>
        <w:rPr>
          <w:del w:id="390" w:author="Tam, Danny@Energy" w:date="2022-03-10T20:00:00Z"/>
          <w:rFonts w:asciiTheme="minorHAnsi" w:hAnsiTheme="minorHAnsi"/>
        </w:rPr>
      </w:pPr>
      <w:del w:id="391" w:author="Tam, Danny@Energy" w:date="2022-03-10T20:00:00Z">
        <w:r w:rsidDel="007E21AF">
          <w:rPr>
            <w:rFonts w:asciiTheme="minorHAnsi" w:hAnsiTheme="minorHAnsi"/>
          </w:rPr>
          <w:delText xml:space="preserve">Secondary Storage Tank Volume (gallons) - </w:delText>
        </w:r>
        <w:r w:rsidRPr="002F3D03" w:rsidDel="007E21AF">
          <w:rPr>
            <w:rFonts w:asciiTheme="minorHAnsi" w:hAnsiTheme="minorHAnsi"/>
          </w:rPr>
          <w:delText>Fro</w:delText>
        </w:r>
        <w:r w:rsidDel="007E21AF">
          <w:rPr>
            <w:rFonts w:asciiTheme="minorHAnsi" w:hAnsiTheme="minorHAnsi"/>
          </w:rPr>
          <w:delText>m Certificate of Compliance CF1R-STH-0</w:delText>
        </w:r>
        <w:r w:rsidR="000F7C75" w:rsidDel="007E21AF">
          <w:rPr>
            <w:rFonts w:asciiTheme="minorHAnsi" w:hAnsiTheme="minorHAnsi"/>
          </w:rPr>
          <w:delText>1</w:delText>
        </w:r>
        <w:r w:rsidR="0023630F" w:rsidDel="007E21AF">
          <w:rPr>
            <w:rFonts w:asciiTheme="minorHAnsi" w:hAnsiTheme="minorHAnsi"/>
          </w:rPr>
          <w:delText>-</w:delText>
        </w:r>
        <w:r w:rsidDel="007E21AF">
          <w:rPr>
            <w:rFonts w:asciiTheme="minorHAnsi" w:hAnsiTheme="minorHAnsi"/>
          </w:rPr>
          <w:delText>E</w:delText>
        </w:r>
        <w:r w:rsidR="008B0962" w:rsidDel="007E21AF">
          <w:rPr>
            <w:rFonts w:asciiTheme="minorHAnsi" w:hAnsiTheme="minorHAnsi"/>
          </w:rPr>
          <w:delText>. N/A for OG-300 systems.</w:delText>
        </w:r>
      </w:del>
    </w:p>
    <w:p w14:paraId="7E64DB43" w14:textId="405A5A48" w:rsidR="00274A8C" w:rsidRPr="002F3D03" w:rsidDel="007E21AF" w:rsidRDefault="00CE2ADC" w:rsidP="00603A8D">
      <w:pPr>
        <w:numPr>
          <w:ilvl w:val="0"/>
          <w:numId w:val="30"/>
        </w:numPr>
        <w:rPr>
          <w:del w:id="392" w:author="Tam, Danny@Energy" w:date="2022-03-10T20:00:00Z"/>
          <w:rFonts w:asciiTheme="minorHAnsi" w:hAnsiTheme="minorHAnsi"/>
        </w:rPr>
      </w:pPr>
      <w:del w:id="393" w:author="Tam, Danny@Energy" w:date="2022-03-10T20:00:00Z">
        <w:r w:rsidDel="007E21AF">
          <w:rPr>
            <w:rFonts w:asciiTheme="minorHAnsi" w:hAnsiTheme="minorHAnsi"/>
          </w:rPr>
          <w:delText xml:space="preserve">Collectors </w:delText>
        </w:r>
        <w:r w:rsidR="008B0962" w:rsidDel="007E21AF">
          <w:rPr>
            <w:rFonts w:asciiTheme="minorHAnsi" w:hAnsiTheme="minorHAnsi"/>
          </w:rPr>
          <w:delText>A</w:delText>
        </w:r>
        <w:r w:rsidDel="007E21AF">
          <w:rPr>
            <w:rFonts w:asciiTheme="minorHAnsi" w:hAnsiTheme="minorHAnsi"/>
          </w:rPr>
          <w:delText xml:space="preserve">ngle from </w:delText>
        </w:r>
        <w:r w:rsidR="008B0962" w:rsidDel="007E21AF">
          <w:rPr>
            <w:rFonts w:asciiTheme="minorHAnsi" w:hAnsiTheme="minorHAnsi"/>
          </w:rPr>
          <w:delText>T</w:delText>
        </w:r>
        <w:r w:rsidDel="007E21AF">
          <w:rPr>
            <w:rFonts w:asciiTheme="minorHAnsi" w:hAnsiTheme="minorHAnsi"/>
          </w:rPr>
          <w:delText xml:space="preserve">rue </w:delText>
        </w:r>
        <w:r w:rsidR="008B0962" w:rsidDel="007E21AF">
          <w:rPr>
            <w:rFonts w:asciiTheme="minorHAnsi" w:hAnsiTheme="minorHAnsi"/>
          </w:rPr>
          <w:delText>N</w:delText>
        </w:r>
        <w:r w:rsidDel="007E21AF">
          <w:rPr>
            <w:rFonts w:asciiTheme="minorHAnsi" w:hAnsiTheme="minorHAnsi"/>
          </w:rPr>
          <w:delText xml:space="preserve">orth </w:delText>
        </w:r>
        <w:r w:rsidR="008B0962" w:rsidDel="007E21AF">
          <w:rPr>
            <w:rFonts w:asciiTheme="minorHAnsi" w:hAnsiTheme="minorHAnsi"/>
          </w:rPr>
          <w:delText>(</w:delText>
        </w:r>
        <w:r w:rsidDel="007E21AF">
          <w:rPr>
            <w:rFonts w:asciiTheme="minorHAnsi" w:hAnsiTheme="minorHAnsi"/>
          </w:rPr>
          <w:delText>in degrees</w:delText>
        </w:r>
        <w:r w:rsidR="008B0962" w:rsidDel="007E21AF">
          <w:rPr>
            <w:rFonts w:asciiTheme="minorHAnsi" w:hAnsiTheme="minorHAnsi"/>
          </w:rPr>
          <w:delText>)</w:delText>
        </w:r>
        <w:r w:rsidR="00274A8C" w:rsidRPr="002F3D03" w:rsidDel="007E21AF">
          <w:rPr>
            <w:rFonts w:asciiTheme="minorHAnsi" w:hAnsiTheme="minorHAnsi"/>
          </w:rPr>
          <w:delText xml:space="preserve"> - </w:delText>
        </w:r>
        <w:r w:rsidR="0087268B" w:rsidRPr="002F3D03" w:rsidDel="007E21AF">
          <w:rPr>
            <w:rFonts w:asciiTheme="minorHAnsi" w:hAnsiTheme="minorHAnsi"/>
          </w:rPr>
          <w:delText>Fro</w:delText>
        </w:r>
        <w:r w:rsidR="0087268B" w:rsidDel="007E21AF">
          <w:rPr>
            <w:rFonts w:asciiTheme="minorHAnsi" w:hAnsiTheme="minorHAnsi"/>
          </w:rPr>
          <w:delText xml:space="preserve">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603A8D" w:rsidRPr="00603A8D" w:rsidDel="007E21AF">
          <w:rPr>
            <w:rFonts w:asciiTheme="minorHAnsi" w:hAnsiTheme="minorHAnsi"/>
          </w:rPr>
          <w:delText>, or user input</w:delText>
        </w:r>
        <w:r w:rsidR="00603A8D" w:rsidDel="007E21AF">
          <w:rPr>
            <w:rFonts w:asciiTheme="minorHAnsi" w:hAnsiTheme="minorHAnsi"/>
          </w:rPr>
          <w:delText xml:space="preserve"> </w:delText>
        </w:r>
        <w:r w:rsidR="008B0962" w:rsidDel="007E21AF">
          <w:rPr>
            <w:rFonts w:asciiTheme="minorHAnsi" w:hAnsiTheme="minorHAnsi"/>
          </w:rPr>
          <w:delText>for OG-300 systems.</w:delText>
        </w:r>
      </w:del>
    </w:p>
    <w:p w14:paraId="7E64DB44" w14:textId="35967460" w:rsidR="00274A8C" w:rsidDel="007E21AF" w:rsidRDefault="00CE2ADC" w:rsidP="00896A94">
      <w:pPr>
        <w:numPr>
          <w:ilvl w:val="0"/>
          <w:numId w:val="30"/>
        </w:numPr>
        <w:rPr>
          <w:del w:id="394" w:author="Tam, Danny@Energy" w:date="2022-03-10T20:00:00Z"/>
          <w:rFonts w:asciiTheme="minorHAnsi" w:hAnsiTheme="minorHAnsi"/>
        </w:rPr>
      </w:pPr>
      <w:del w:id="395" w:author="Tam, Danny@Energy" w:date="2022-03-10T20:00:00Z">
        <w:r w:rsidDel="007E21AF">
          <w:rPr>
            <w:rFonts w:asciiTheme="minorHAnsi" w:hAnsiTheme="minorHAnsi"/>
          </w:rPr>
          <w:delText xml:space="preserve">Collectors </w:delText>
        </w:r>
        <w:r w:rsidR="008E7E5B" w:rsidDel="007E21AF">
          <w:rPr>
            <w:rFonts w:asciiTheme="minorHAnsi" w:hAnsiTheme="minorHAnsi"/>
          </w:rPr>
          <w:delText>S</w:delText>
        </w:r>
        <w:r w:rsidDel="007E21AF">
          <w:rPr>
            <w:rFonts w:asciiTheme="minorHAnsi" w:hAnsiTheme="minorHAnsi"/>
          </w:rPr>
          <w:delText xml:space="preserve">lope from </w:delText>
        </w:r>
        <w:r w:rsidR="008E7E5B" w:rsidDel="007E21AF">
          <w:rPr>
            <w:rFonts w:asciiTheme="minorHAnsi" w:hAnsiTheme="minorHAnsi"/>
          </w:rPr>
          <w:delText>H</w:delText>
        </w:r>
        <w:r w:rsidDel="007E21AF">
          <w:rPr>
            <w:rFonts w:asciiTheme="minorHAnsi" w:hAnsiTheme="minorHAnsi"/>
          </w:rPr>
          <w:delText xml:space="preserve">orizontal </w:delText>
        </w:r>
        <w:r w:rsidR="008E7E5B" w:rsidDel="007E21AF">
          <w:rPr>
            <w:rFonts w:asciiTheme="minorHAnsi" w:hAnsiTheme="minorHAnsi"/>
          </w:rPr>
          <w:delText>(</w:delText>
        </w:r>
        <w:r w:rsidDel="007E21AF">
          <w:rPr>
            <w:rFonts w:asciiTheme="minorHAnsi" w:hAnsiTheme="minorHAnsi"/>
          </w:rPr>
          <w:delText>in degrees</w:delText>
        </w:r>
        <w:r w:rsidR="008E7E5B" w:rsidDel="007E21AF">
          <w:rPr>
            <w:rFonts w:asciiTheme="minorHAnsi" w:hAnsiTheme="minorHAnsi"/>
          </w:rPr>
          <w:delText>)</w:delText>
        </w:r>
        <w:r w:rsidDel="007E21AF">
          <w:rPr>
            <w:rFonts w:asciiTheme="minorHAnsi" w:hAnsiTheme="minorHAnsi"/>
          </w:rPr>
          <w:delText xml:space="preserve"> </w:delText>
        </w:r>
        <w:r w:rsidR="00274A8C" w:rsidRPr="002F3D03" w:rsidDel="007E21AF">
          <w:rPr>
            <w:rFonts w:asciiTheme="minorHAnsi" w:hAnsiTheme="minorHAnsi"/>
          </w:rPr>
          <w:delText xml:space="preserve">- </w:delText>
        </w:r>
        <w:r w:rsidR="0087268B" w:rsidRPr="002F3D03" w:rsidDel="007E21AF">
          <w:rPr>
            <w:rFonts w:asciiTheme="minorHAnsi" w:hAnsiTheme="minorHAnsi"/>
          </w:rPr>
          <w:delText>Fro</w:delText>
        </w:r>
        <w:r w:rsidR="0087268B" w:rsidDel="007E21AF">
          <w:rPr>
            <w:rFonts w:asciiTheme="minorHAnsi" w:hAnsiTheme="minorHAnsi"/>
          </w:rPr>
          <w:delText xml:space="preserve">m Certificate of Compliance </w:delText>
        </w:r>
        <w:r w:rsidR="009E4E57" w:rsidDel="007E21AF">
          <w:rPr>
            <w:rFonts w:asciiTheme="minorHAnsi" w:hAnsiTheme="minorHAnsi"/>
          </w:rPr>
          <w:delText>CF1R</w:delText>
        </w:r>
        <w:r w:rsidR="0087268B" w:rsidDel="007E21AF">
          <w:rPr>
            <w:rFonts w:asciiTheme="minorHAnsi" w:hAnsiTheme="minorHAnsi"/>
          </w:rPr>
          <w:delText>-STH-0</w:delText>
        </w:r>
        <w:r w:rsidR="000F7C75" w:rsidDel="007E21AF">
          <w:rPr>
            <w:rFonts w:asciiTheme="minorHAnsi" w:hAnsiTheme="minorHAnsi"/>
          </w:rPr>
          <w:delText>1</w:delText>
        </w:r>
        <w:r w:rsidR="0023630F" w:rsidDel="007E21AF">
          <w:rPr>
            <w:rFonts w:asciiTheme="minorHAnsi" w:hAnsiTheme="minorHAnsi"/>
          </w:rPr>
          <w:delText>-</w:delText>
        </w:r>
        <w:r w:rsidR="0087268B" w:rsidDel="007E21AF">
          <w:rPr>
            <w:rFonts w:asciiTheme="minorHAnsi" w:hAnsiTheme="minorHAnsi"/>
          </w:rPr>
          <w:delText>E</w:delText>
        </w:r>
        <w:r w:rsidR="00603A8D" w:rsidRPr="00603A8D" w:rsidDel="007E21AF">
          <w:rPr>
            <w:rFonts w:asciiTheme="minorHAnsi" w:hAnsiTheme="minorHAnsi"/>
          </w:rPr>
          <w:delText>, or user input</w:delText>
        </w:r>
        <w:r w:rsidR="00603A8D" w:rsidDel="007E21AF">
          <w:rPr>
            <w:rFonts w:asciiTheme="minorHAnsi" w:hAnsiTheme="minorHAnsi"/>
          </w:rPr>
          <w:delText xml:space="preserve"> </w:delText>
        </w:r>
        <w:r w:rsidR="008B0962" w:rsidDel="007E21AF">
          <w:rPr>
            <w:rFonts w:asciiTheme="minorHAnsi" w:hAnsiTheme="minorHAnsi"/>
          </w:rPr>
          <w:delText>for OG-300 systems.</w:delText>
        </w:r>
      </w:del>
    </w:p>
    <w:p w14:paraId="764271CC" w14:textId="4F0DD71F" w:rsidR="004847D3" w:rsidRPr="004847D3" w:rsidRDefault="00AC54CB" w:rsidP="004847D3">
      <w:pPr>
        <w:tabs>
          <w:tab w:val="left" w:pos="-720"/>
          <w:tab w:val="left" w:pos="5112"/>
          <w:tab w:val="left" w:pos="6822"/>
          <w:tab w:val="left" w:pos="8082"/>
          <w:tab w:val="left" w:pos="8910"/>
          <w:tab w:val="left" w:pos="10080"/>
          <w:tab w:val="left" w:pos="10800"/>
          <w:tab w:val="left" w:pos="11520"/>
          <w:tab w:val="left" w:pos="12240"/>
          <w:tab w:val="left" w:pos="12960"/>
          <w:tab w:val="left" w:pos="13680"/>
          <w:tab w:val="left" w:pos="14400"/>
          <w:tab w:val="left" w:pos="15120"/>
          <w:tab w:val="left" w:pos="15840"/>
          <w:tab w:val="left" w:pos="16560"/>
          <w:tab w:val="left" w:pos="17280"/>
          <w:tab w:val="left" w:pos="18000"/>
          <w:tab w:val="left" w:pos="18720"/>
          <w:tab w:val="left" w:pos="30672"/>
        </w:tabs>
        <w:suppressAutoHyphens/>
        <w:rPr>
          <w:ins w:id="396" w:author="Tam, Danny@Energy" w:date="2022-03-10T20:01:00Z"/>
          <w:rFonts w:asciiTheme="minorHAnsi" w:eastAsia="Calibri" w:hAnsiTheme="minorHAnsi" w:cstheme="minorHAnsi"/>
          <w:sz w:val="18"/>
          <w:szCs w:val="18"/>
        </w:rPr>
      </w:pPr>
      <w:del w:id="397" w:author="Tam, Danny@Energy" w:date="2022-03-10T20:00:00Z">
        <w:r w:rsidDel="007E21AF">
          <w:rPr>
            <w:rFonts w:asciiTheme="minorHAnsi" w:hAnsiTheme="minorHAnsi"/>
          </w:rPr>
          <w:delText>Compliance Statement</w:delText>
        </w:r>
        <w:r w:rsidR="0062222C" w:rsidDel="007E21AF">
          <w:rPr>
            <w:rFonts w:asciiTheme="minorHAnsi" w:hAnsiTheme="minorHAnsi"/>
          </w:rPr>
          <w:delText xml:space="preserve"> - </w:delText>
        </w:r>
        <w:r w:rsidR="0062222C" w:rsidRPr="00541D86" w:rsidDel="007E21AF">
          <w:rPr>
            <w:rFonts w:asciiTheme="minorHAnsi" w:hAnsiTheme="minorHAnsi"/>
            <w:szCs w:val="18"/>
          </w:rPr>
          <w:delText>This field is automatically populated based on the inputs to rows</w:delText>
        </w:r>
        <w:r w:rsidR="008C5E35" w:rsidDel="007E21AF">
          <w:rPr>
            <w:rFonts w:asciiTheme="minorHAnsi" w:hAnsiTheme="minorHAnsi"/>
            <w:szCs w:val="18"/>
          </w:rPr>
          <w:delText xml:space="preserve"> </w:delText>
        </w:r>
        <w:r w:rsidR="003B0C78" w:rsidDel="007E21AF">
          <w:rPr>
            <w:rFonts w:asciiTheme="minorHAnsi" w:hAnsiTheme="minorHAnsi"/>
            <w:szCs w:val="18"/>
          </w:rPr>
          <w:delText>A08 and A09.</w:delText>
        </w:r>
      </w:del>
      <w:ins w:id="398" w:author="Tam, Danny@Energy" w:date="2022-03-10T20:01:00Z">
        <w:r w:rsidR="004847D3" w:rsidRPr="004847D3">
          <w:rPr>
            <w:rFonts w:asciiTheme="minorHAnsi" w:eastAsia="Calibri" w:hAnsiTheme="minorHAnsi" w:cstheme="minorHAnsi"/>
            <w:sz w:val="18"/>
            <w:szCs w:val="18"/>
          </w:rPr>
          <w:t xml:space="preserve"> This table reports the water heating system features that were specified on the registered CF1R compliance document for this project. This section is for </w:t>
        </w:r>
        <w:r w:rsidR="00026DB9">
          <w:rPr>
            <w:rFonts w:asciiTheme="minorHAnsi" w:eastAsia="Calibri" w:hAnsiTheme="minorHAnsi" w:cstheme="minorHAnsi"/>
            <w:sz w:val="18"/>
            <w:szCs w:val="18"/>
          </w:rPr>
          <w:t>i</w:t>
        </w:r>
        <w:r w:rsidR="004847D3" w:rsidRPr="004847D3">
          <w:rPr>
            <w:rFonts w:asciiTheme="minorHAnsi" w:eastAsia="Calibri" w:hAnsiTheme="minorHAnsi" w:cstheme="minorHAnsi"/>
            <w:sz w:val="18"/>
            <w:szCs w:val="18"/>
          </w:rPr>
          <w:t>nformation/verification purposes only and requires no user input.</w:t>
        </w:r>
      </w:ins>
    </w:p>
    <w:p w14:paraId="5C354D3B" w14:textId="6E149C76" w:rsidR="00AC54CB" w:rsidRPr="002F3D03" w:rsidRDefault="00AC54CB" w:rsidP="004847D3">
      <w:pPr>
        <w:ind w:left="1080"/>
        <w:rPr>
          <w:rFonts w:asciiTheme="minorHAnsi" w:hAnsiTheme="minorHAnsi"/>
        </w:rPr>
      </w:pPr>
    </w:p>
    <w:p w14:paraId="7E64DB46" w14:textId="6129E04E" w:rsidR="00274A8C" w:rsidRPr="002F3D03" w:rsidRDefault="006F1A1E" w:rsidP="00E42BA5">
      <w:pPr>
        <w:spacing w:before="120"/>
        <w:rPr>
          <w:rFonts w:asciiTheme="minorHAnsi" w:hAnsiTheme="minorHAnsi"/>
          <w:b/>
        </w:rPr>
      </w:pPr>
      <w:r>
        <w:rPr>
          <w:rFonts w:asciiTheme="minorHAnsi" w:hAnsiTheme="minorHAnsi"/>
          <w:b/>
        </w:rPr>
        <w:t>Section B.</w:t>
      </w:r>
      <w:r w:rsidR="008B7849">
        <w:rPr>
          <w:rFonts w:asciiTheme="minorHAnsi" w:hAnsiTheme="minorHAnsi"/>
          <w:b/>
        </w:rPr>
        <w:t xml:space="preserve"> </w:t>
      </w:r>
      <w:ins w:id="399" w:author="Tam, Danny@Energy" w:date="2022-03-10T20:00:00Z">
        <w:r w:rsidR="00A57671">
          <w:rPr>
            <w:rFonts w:asciiTheme="minorHAnsi" w:eastAsia="Calibri" w:hAnsiTheme="minorHAnsi" w:cstheme="minorHAnsi"/>
            <w:b/>
          </w:rPr>
          <w:t>Installed</w:t>
        </w:r>
        <w:r w:rsidR="00A57671" w:rsidRPr="00F45F0A">
          <w:rPr>
            <w:rFonts w:asciiTheme="minorHAnsi" w:eastAsia="Calibri" w:hAnsiTheme="minorHAnsi" w:cstheme="minorHAnsi"/>
            <w:b/>
          </w:rPr>
          <w:t xml:space="preserve"> </w:t>
        </w:r>
        <w:r w:rsidR="00A57671">
          <w:rPr>
            <w:rFonts w:asciiTheme="minorHAnsi" w:eastAsia="Calibri" w:hAnsiTheme="minorHAnsi" w:cstheme="minorHAnsi"/>
            <w:b/>
          </w:rPr>
          <w:t>Solar</w:t>
        </w:r>
        <w:r w:rsidR="00A57671" w:rsidRPr="00F45F0A">
          <w:rPr>
            <w:rFonts w:asciiTheme="minorHAnsi" w:eastAsia="Calibri" w:hAnsiTheme="minorHAnsi" w:cstheme="minorHAnsi"/>
            <w:b/>
          </w:rPr>
          <w:t xml:space="preserve"> Water Heating Systems Information</w:t>
        </w:r>
      </w:ins>
      <w:del w:id="400" w:author="Tam, Danny@Energy" w:date="2022-03-10T20:00:00Z">
        <w:r w:rsidR="008B7849" w:rsidRPr="002F3D03" w:rsidDel="00A57671">
          <w:rPr>
            <w:rFonts w:asciiTheme="minorHAnsi" w:hAnsiTheme="minorHAnsi"/>
            <w:b/>
          </w:rPr>
          <w:delText xml:space="preserve">OG-100 </w:delText>
        </w:r>
        <w:r w:rsidDel="00A57671">
          <w:rPr>
            <w:rFonts w:asciiTheme="minorHAnsi" w:hAnsiTheme="minorHAnsi"/>
            <w:b/>
          </w:rPr>
          <w:delText>Certified Collectors</w:delText>
        </w:r>
        <w:r w:rsidR="008B7849" w:rsidRPr="002F3D03" w:rsidDel="00A57671">
          <w:rPr>
            <w:rFonts w:asciiTheme="minorHAnsi" w:hAnsiTheme="minorHAnsi"/>
            <w:b/>
          </w:rPr>
          <w:delText xml:space="preserve"> </w:delText>
        </w:r>
        <w:r w:rsidR="00274A8C" w:rsidRPr="002F3D03" w:rsidDel="00A57671">
          <w:rPr>
            <w:rFonts w:asciiTheme="minorHAnsi" w:hAnsiTheme="minorHAnsi"/>
            <w:b/>
          </w:rPr>
          <w:delText>- the installed system shall meet the following eligibility criteria</w:delText>
        </w:r>
      </w:del>
    </w:p>
    <w:p w14:paraId="7E64DB47" w14:textId="2DC4BEF8" w:rsidR="00274A8C" w:rsidRPr="002F3D03" w:rsidDel="000F1894" w:rsidRDefault="00274A8C" w:rsidP="00A57FCD">
      <w:pPr>
        <w:numPr>
          <w:ilvl w:val="0"/>
          <w:numId w:val="33"/>
        </w:numPr>
        <w:rPr>
          <w:del w:id="401" w:author="Tam, Danny@Energy" w:date="2022-03-10T19:43:00Z"/>
          <w:rFonts w:asciiTheme="minorHAnsi" w:hAnsiTheme="minorHAnsi"/>
        </w:rPr>
      </w:pPr>
      <w:del w:id="402" w:author="Tam, Danny@Energy" w:date="2022-03-10T19:43:00Z">
        <w:r w:rsidRPr="002F3D03" w:rsidDel="000F1894">
          <w:rPr>
            <w:rFonts w:asciiTheme="minorHAnsi" w:hAnsiTheme="minorHAnsi"/>
          </w:rPr>
          <w:delText>Collector System orientation from true south is within 5</w:delText>
        </w:r>
        <w:r w:rsidR="008E7E5B" w:rsidDel="000F1894">
          <w:rPr>
            <w:rFonts w:asciiTheme="minorHAnsi" w:hAnsiTheme="minorHAnsi"/>
          </w:rPr>
          <w:delText>°</w:delText>
        </w:r>
        <w:r w:rsidRPr="002F3D03" w:rsidDel="000F1894">
          <w:rPr>
            <w:rFonts w:asciiTheme="minorHAnsi" w:hAnsiTheme="minorHAnsi"/>
          </w:rPr>
          <w:delText xml:space="preserve"> of the value listed above. Declination from true north for the site should be calculated and included in this measurement </w:delText>
        </w:r>
      </w:del>
    </w:p>
    <w:p w14:paraId="7E64DB48" w14:textId="05C8F7E3" w:rsidR="00274A8C" w:rsidRPr="002F3D03" w:rsidDel="000F1894" w:rsidRDefault="00274A8C" w:rsidP="00A57FCD">
      <w:pPr>
        <w:numPr>
          <w:ilvl w:val="0"/>
          <w:numId w:val="33"/>
        </w:numPr>
        <w:rPr>
          <w:del w:id="403" w:author="Tam, Danny@Energy" w:date="2022-03-10T19:43:00Z"/>
          <w:rFonts w:asciiTheme="minorHAnsi" w:hAnsiTheme="minorHAnsi"/>
        </w:rPr>
      </w:pPr>
      <w:del w:id="404" w:author="Tam, Danny@Energy" w:date="2022-03-10T19:43:00Z">
        <w:r w:rsidRPr="002F3D03" w:rsidDel="000F1894">
          <w:rPr>
            <w:rFonts w:asciiTheme="minorHAnsi" w:hAnsiTheme="minorHAnsi"/>
          </w:rPr>
          <w:delText>Collector should be modeled with a tilt within 10</w:delText>
        </w:r>
        <w:r w:rsidR="008E7E5B" w:rsidDel="000F1894">
          <w:rPr>
            <w:rFonts w:asciiTheme="minorHAnsi" w:hAnsiTheme="minorHAnsi"/>
          </w:rPr>
          <w:delText>°</w:delText>
        </w:r>
        <w:r w:rsidRPr="002F3D03" w:rsidDel="000F1894">
          <w:rPr>
            <w:rFonts w:asciiTheme="minorHAnsi" w:hAnsiTheme="minorHAnsi"/>
          </w:rPr>
          <w:delText xml:space="preserve"> </w:delText>
        </w:r>
        <w:r w:rsidR="00A81A26" w:rsidDel="000F1894">
          <w:rPr>
            <w:rFonts w:asciiTheme="minorHAnsi" w:hAnsiTheme="minorHAnsi"/>
          </w:rPr>
          <w:delText>of</w:delText>
        </w:r>
        <w:r w:rsidRPr="002F3D03" w:rsidDel="000F1894">
          <w:rPr>
            <w:rFonts w:asciiTheme="minorHAnsi" w:hAnsiTheme="minorHAnsi"/>
          </w:rPr>
          <w:delText xml:space="preserve"> the value listed above.</w:delText>
        </w:r>
      </w:del>
    </w:p>
    <w:p w14:paraId="7E64DB49" w14:textId="1D24D177" w:rsidR="00274A8C" w:rsidRPr="002F3D03" w:rsidDel="000F1894" w:rsidRDefault="00B63773" w:rsidP="00A57FCD">
      <w:pPr>
        <w:numPr>
          <w:ilvl w:val="0"/>
          <w:numId w:val="33"/>
        </w:numPr>
        <w:rPr>
          <w:del w:id="405" w:author="Tam, Danny@Energy" w:date="2022-03-10T19:43:00Z"/>
          <w:rFonts w:asciiTheme="minorHAnsi" w:hAnsiTheme="minorHAnsi"/>
        </w:rPr>
      </w:pPr>
      <w:del w:id="406" w:author="Tam, Danny@Energy" w:date="2022-03-10T19:43:00Z">
        <w:r w:rsidRPr="002F3D03" w:rsidDel="000F1894">
          <w:rPr>
            <w:rFonts w:asciiTheme="minorHAnsi" w:hAnsiTheme="minorHAnsi"/>
          </w:rPr>
          <w:delText xml:space="preserve">The system shall have the same collectors, pumps, controls, storage tank and backup water heater fuel type as the rated condition.  </w:delText>
        </w:r>
      </w:del>
    </w:p>
    <w:p w14:paraId="7E64DB4A" w14:textId="0C3D9698" w:rsidR="00B63773" w:rsidRPr="002F3D03" w:rsidDel="000F1894" w:rsidRDefault="00B63773" w:rsidP="00A57FCD">
      <w:pPr>
        <w:numPr>
          <w:ilvl w:val="0"/>
          <w:numId w:val="33"/>
        </w:numPr>
        <w:rPr>
          <w:del w:id="407" w:author="Tam, Danny@Energy" w:date="2022-03-10T19:43:00Z"/>
          <w:rFonts w:asciiTheme="minorHAnsi" w:hAnsiTheme="minorHAnsi"/>
        </w:rPr>
      </w:pPr>
      <w:del w:id="408" w:author="Tam, Danny@Energy" w:date="2022-03-10T19:43:00Z">
        <w:r w:rsidRPr="002F3D03" w:rsidDel="000F1894">
          <w:rPr>
            <w:rFonts w:asciiTheme="minorHAnsi" w:hAnsiTheme="minorHAnsi"/>
          </w:rPr>
          <w:delText>The collectors shall be located in a position that is not shaded by adjacent buildings or trees between 9:00 AM and 3:00 PM. Inspect site to determine if any structural component of the building, adjacent structures, or tree may shade the collector area.</w:delText>
        </w:r>
      </w:del>
    </w:p>
    <w:p w14:paraId="7E64DB4B" w14:textId="10C7A5E3" w:rsidR="00896A94" w:rsidRPr="002F3D03" w:rsidDel="000F1894" w:rsidRDefault="00896A94" w:rsidP="00A57FCD">
      <w:pPr>
        <w:numPr>
          <w:ilvl w:val="0"/>
          <w:numId w:val="33"/>
        </w:numPr>
        <w:rPr>
          <w:del w:id="409" w:author="Tam, Danny@Energy" w:date="2022-03-10T19:43:00Z"/>
          <w:rFonts w:asciiTheme="minorHAnsi" w:hAnsiTheme="minorHAnsi"/>
        </w:rPr>
      </w:pPr>
      <w:del w:id="410" w:author="Tam, Danny@Energy" w:date="2022-03-10T19:43:00Z">
        <w:r w:rsidRPr="002F3D03" w:rsidDel="000F1894">
          <w:rPr>
            <w:rFonts w:asciiTheme="minorHAnsi" w:hAnsiTheme="minorHAnsi"/>
          </w:rPr>
          <w:delText>Backup Storage tanks are insulated with either an internal R-</w:delText>
        </w:r>
      </w:del>
      <w:ins w:id="411" w:author="Alhabibi, Haider@Energy" w:date="2021-10-25T23:33:00Z">
        <w:del w:id="412" w:author="Tam, Danny@Energy" w:date="2022-03-10T19:43:00Z">
          <w:r w:rsidR="00C21F8F" w:rsidDel="000F1894">
            <w:rPr>
              <w:rFonts w:asciiTheme="minorHAnsi" w:hAnsiTheme="minorHAnsi"/>
            </w:rPr>
            <w:delText>16</w:delText>
          </w:r>
        </w:del>
      </w:ins>
      <w:del w:id="413" w:author="Tam, Danny@Energy" w:date="2022-03-10T19:43:00Z">
        <w:r w:rsidRPr="002F3D03" w:rsidDel="000F1894">
          <w:rPr>
            <w:rFonts w:asciiTheme="minorHAnsi" w:hAnsiTheme="minorHAnsi"/>
          </w:rPr>
          <w:delText>13 (labeled on tank)</w:delText>
        </w:r>
        <w:r w:rsidR="008E7E5B" w:rsidDel="000F1894">
          <w:rPr>
            <w:rFonts w:asciiTheme="minorHAnsi" w:hAnsiTheme="minorHAnsi"/>
          </w:rPr>
          <w:delText>,</w:delText>
        </w:r>
        <w:r w:rsidRPr="002F3D03" w:rsidDel="000F1894">
          <w:rPr>
            <w:rFonts w:asciiTheme="minorHAnsi" w:hAnsiTheme="minorHAnsi"/>
          </w:rPr>
          <w:delText xml:space="preserve"> or external R-</w:delText>
        </w:r>
      </w:del>
      <w:ins w:id="414" w:author="Alhabibi, Haider@Energy" w:date="2021-10-25T23:33:00Z">
        <w:del w:id="415" w:author="Tam, Danny@Energy" w:date="2022-03-10T19:43:00Z">
          <w:r w:rsidR="00A600F2" w:rsidDel="000F1894">
            <w:rPr>
              <w:rFonts w:asciiTheme="minorHAnsi" w:hAnsiTheme="minorHAnsi"/>
            </w:rPr>
            <w:delText>3.5</w:delText>
          </w:r>
        </w:del>
      </w:ins>
      <w:del w:id="416" w:author="Tam, Danny@Energy" w:date="2022-03-10T19:43:00Z">
        <w:r w:rsidRPr="002F3D03" w:rsidDel="000F1894">
          <w:rPr>
            <w:rFonts w:asciiTheme="minorHAnsi" w:hAnsiTheme="minorHAnsi"/>
          </w:rPr>
          <w:delText>16</w:delText>
        </w:r>
        <w:r w:rsidR="008E7E5B" w:rsidDel="000F1894">
          <w:rPr>
            <w:rFonts w:asciiTheme="minorHAnsi" w:hAnsiTheme="minorHAnsi"/>
          </w:rPr>
          <w:delText>.</w:delText>
        </w:r>
      </w:del>
    </w:p>
    <w:p w14:paraId="7E64DB4D" w14:textId="09256621" w:rsidR="00896A94" w:rsidRPr="002F3D03" w:rsidDel="000F1894" w:rsidRDefault="006F1A1E">
      <w:pPr>
        <w:spacing w:before="120"/>
        <w:rPr>
          <w:del w:id="417" w:author="Tam, Danny@Energy" w:date="2022-03-10T19:43:00Z"/>
          <w:rFonts w:asciiTheme="minorHAnsi" w:hAnsiTheme="minorHAnsi"/>
          <w:b/>
        </w:rPr>
      </w:pPr>
      <w:del w:id="418" w:author="Tam, Danny@Energy" w:date="2022-03-10T19:43:00Z">
        <w:r w:rsidDel="000F1894">
          <w:rPr>
            <w:rFonts w:asciiTheme="minorHAnsi" w:hAnsiTheme="minorHAnsi"/>
            <w:b/>
          </w:rPr>
          <w:delText xml:space="preserve">Section C. </w:delText>
        </w:r>
        <w:r w:rsidR="008B7849" w:rsidRPr="002F3D03" w:rsidDel="000F1894">
          <w:rPr>
            <w:rFonts w:asciiTheme="minorHAnsi" w:hAnsiTheme="minorHAnsi"/>
            <w:b/>
          </w:rPr>
          <w:delText xml:space="preserve">OG-300 </w:delText>
        </w:r>
        <w:r w:rsidDel="000F1894">
          <w:rPr>
            <w:rFonts w:asciiTheme="minorHAnsi" w:hAnsiTheme="minorHAnsi"/>
            <w:b/>
          </w:rPr>
          <w:delText>Certified Systems</w:delText>
        </w:r>
        <w:r w:rsidR="008B7849" w:rsidRPr="002F3D03" w:rsidDel="000F1894">
          <w:rPr>
            <w:rFonts w:asciiTheme="minorHAnsi" w:hAnsiTheme="minorHAnsi"/>
            <w:b/>
          </w:rPr>
          <w:delText xml:space="preserve"> </w:delText>
        </w:r>
        <w:r w:rsidR="00896A94" w:rsidRPr="002F3D03" w:rsidDel="000F1894">
          <w:rPr>
            <w:rFonts w:asciiTheme="minorHAnsi" w:hAnsiTheme="minorHAnsi"/>
            <w:b/>
          </w:rPr>
          <w:delText>- the installed system shall meet the following eligibility criteria:</w:delText>
        </w:r>
      </w:del>
    </w:p>
    <w:p w14:paraId="7E64DB4E" w14:textId="30EB2A0F" w:rsidR="00DA43C5" w:rsidRPr="002F3D03" w:rsidDel="000F1894" w:rsidRDefault="00DA43C5" w:rsidP="00DA43C5">
      <w:pPr>
        <w:numPr>
          <w:ilvl w:val="0"/>
          <w:numId w:val="35"/>
        </w:numPr>
        <w:rPr>
          <w:del w:id="419" w:author="Tam, Danny@Energy" w:date="2022-03-10T19:43:00Z"/>
          <w:rFonts w:asciiTheme="minorHAnsi" w:hAnsiTheme="minorHAnsi"/>
        </w:rPr>
      </w:pPr>
      <w:del w:id="420" w:author="Tam, Danny@Energy" w:date="2022-03-10T19:43:00Z">
        <w:r w:rsidRPr="002F3D03" w:rsidDel="000F1894">
          <w:rPr>
            <w:rFonts w:asciiTheme="minorHAnsi" w:hAnsiTheme="minorHAnsi"/>
          </w:rPr>
          <w:delText xml:space="preserve">Collector System orientation </w:delText>
        </w:r>
        <w:r w:rsidDel="000F1894">
          <w:rPr>
            <w:rFonts w:asciiTheme="minorHAnsi" w:hAnsiTheme="minorHAnsi"/>
          </w:rPr>
          <w:delText>shall be within 35</w:delText>
        </w:r>
        <w:r w:rsidR="008E7E5B" w:rsidDel="000F1894">
          <w:rPr>
            <w:rFonts w:asciiTheme="minorHAnsi" w:hAnsiTheme="minorHAnsi"/>
          </w:rPr>
          <w:delText>°</w:delText>
        </w:r>
        <w:r w:rsidDel="000F1894">
          <w:rPr>
            <w:rFonts w:asciiTheme="minorHAnsi" w:hAnsiTheme="minorHAnsi"/>
          </w:rPr>
          <w:delText xml:space="preserve"> </w:delText>
        </w:r>
        <w:r w:rsidRPr="002F3D03" w:rsidDel="000F1894">
          <w:rPr>
            <w:rFonts w:asciiTheme="minorHAnsi" w:hAnsiTheme="minorHAnsi"/>
          </w:rPr>
          <w:delText>from true south Declination from true north for the site should be calculated and included in this measurement</w:delText>
        </w:r>
        <w:r w:rsidR="00A81A26" w:rsidDel="000F1894">
          <w:rPr>
            <w:rFonts w:asciiTheme="minorHAnsi" w:hAnsiTheme="minorHAnsi"/>
          </w:rPr>
          <w:delText xml:space="preserve">.  </w:delText>
        </w:r>
        <w:r w:rsidRPr="002F3D03" w:rsidDel="000F1894">
          <w:rPr>
            <w:rFonts w:asciiTheme="minorHAnsi" w:hAnsiTheme="minorHAnsi"/>
          </w:rPr>
          <w:delText xml:space="preserve"> </w:delText>
        </w:r>
      </w:del>
    </w:p>
    <w:p w14:paraId="7E64DB4F" w14:textId="39D873BA" w:rsidR="00A81A26" w:rsidDel="000F1894" w:rsidRDefault="00DA43C5" w:rsidP="00DA43C5">
      <w:pPr>
        <w:numPr>
          <w:ilvl w:val="0"/>
          <w:numId w:val="35"/>
        </w:numPr>
        <w:rPr>
          <w:del w:id="421" w:author="Tam, Danny@Energy" w:date="2022-03-10T19:43:00Z"/>
          <w:rFonts w:asciiTheme="minorHAnsi" w:hAnsiTheme="minorHAnsi"/>
        </w:rPr>
      </w:pPr>
      <w:del w:id="422" w:author="Tam, Danny@Energy" w:date="2022-03-10T19:43:00Z">
        <w:r w:rsidRPr="00A81A26" w:rsidDel="000F1894">
          <w:rPr>
            <w:rFonts w:asciiTheme="minorHAnsi" w:hAnsiTheme="minorHAnsi"/>
          </w:rPr>
          <w:delText>Collector</w:delText>
        </w:r>
        <w:r w:rsidR="00A81A26" w:rsidRPr="00A81A26" w:rsidDel="000F1894">
          <w:rPr>
            <w:rFonts w:asciiTheme="minorHAnsi" w:hAnsiTheme="minorHAnsi"/>
          </w:rPr>
          <w:delText>s</w:delText>
        </w:r>
        <w:r w:rsidRPr="00A81A26" w:rsidDel="000F1894">
          <w:rPr>
            <w:rFonts w:asciiTheme="minorHAnsi" w:hAnsiTheme="minorHAnsi"/>
          </w:rPr>
          <w:delText xml:space="preserve"> should be </w:delText>
        </w:r>
        <w:r w:rsidR="00A81A26" w:rsidRPr="00A81A26" w:rsidDel="000F1894">
          <w:rPr>
            <w:rFonts w:asciiTheme="minorHAnsi" w:hAnsiTheme="minorHAnsi"/>
          </w:rPr>
          <w:delText>tilted be tilted at a slope of at least 3:12.</w:delText>
        </w:r>
      </w:del>
    </w:p>
    <w:p w14:paraId="7E64DB50" w14:textId="59971106" w:rsidR="00DA43C5" w:rsidRPr="002F3D03" w:rsidDel="000F1894" w:rsidRDefault="00A81A26" w:rsidP="00DA43C5">
      <w:pPr>
        <w:numPr>
          <w:ilvl w:val="0"/>
          <w:numId w:val="35"/>
        </w:numPr>
        <w:rPr>
          <w:del w:id="423" w:author="Tam, Danny@Energy" w:date="2022-03-10T19:43:00Z"/>
          <w:rFonts w:asciiTheme="minorHAnsi" w:hAnsiTheme="minorHAnsi"/>
        </w:rPr>
      </w:pPr>
      <w:del w:id="424" w:author="Tam, Danny@Energy" w:date="2022-03-10T19:43:00Z">
        <w:r w:rsidRPr="00A81A26" w:rsidDel="000F1894">
          <w:rPr>
            <w:rFonts w:asciiTheme="minorHAnsi" w:hAnsiTheme="minorHAnsi"/>
          </w:rPr>
          <w:delText xml:space="preserve"> </w:delText>
        </w:r>
        <w:r w:rsidR="00DA43C5" w:rsidRPr="00A81A26" w:rsidDel="000F1894">
          <w:rPr>
            <w:rFonts w:asciiTheme="minorHAnsi" w:hAnsiTheme="minorHAnsi"/>
          </w:rPr>
          <w:delText xml:space="preserve">The system shall have the same collectors, pumps, controls, storage tank and backup water heater fuel type as the rated condition.  </w:delText>
        </w:r>
      </w:del>
    </w:p>
    <w:p w14:paraId="4AF40F9A" w14:textId="42DF4BA4" w:rsidR="00A172C7" w:rsidRPr="00A172C7" w:rsidRDefault="00DA43C5" w:rsidP="00A172C7">
      <w:pPr>
        <w:keepNext/>
        <w:rPr>
          <w:ins w:id="425" w:author="Tam, Danny@Energy" w:date="2022-03-10T20:02:00Z"/>
          <w:rFonts w:asciiTheme="minorHAnsi" w:eastAsia="Calibri" w:hAnsiTheme="minorHAnsi" w:cstheme="minorHAnsi"/>
          <w:sz w:val="18"/>
          <w:szCs w:val="18"/>
        </w:rPr>
      </w:pPr>
      <w:del w:id="426" w:author="Tam, Danny@Energy" w:date="2022-03-10T19:43:00Z">
        <w:r w:rsidRPr="002F3D03" w:rsidDel="000F1894">
          <w:rPr>
            <w:rFonts w:asciiTheme="minorHAnsi" w:hAnsiTheme="minorHAnsi"/>
          </w:rPr>
          <w:delText xml:space="preserve">The collectors shall be located in a position that is not shaded by adjacent buildings or trees between 9:00 AM and 3:00 PM. Inspect site to determine if any structural component of the building, adjacent structures, </w:delText>
        </w:r>
      </w:del>
      <w:ins w:id="427" w:author="Tam, Danny@Energy" w:date="2022-03-10T20:02:00Z">
        <w:r w:rsidR="00A172C7" w:rsidRPr="00A172C7">
          <w:rPr>
            <w:rFonts w:asciiTheme="minorHAnsi" w:eastAsia="Calibri" w:hAnsiTheme="minorHAnsi" w:cstheme="minorHAnsi"/>
            <w:sz w:val="18"/>
            <w:szCs w:val="18"/>
          </w:rPr>
          <w:t xml:space="preserve">This table reports the water heating system information </w:t>
        </w:r>
        <w:r w:rsidR="00A172C7" w:rsidRPr="00A172C7">
          <w:rPr>
            <w:rFonts w:asciiTheme="minorHAnsi" w:eastAsia="Calibri" w:hAnsiTheme="minorHAnsi" w:cstheme="minorHAnsi"/>
            <w:sz w:val="18"/>
            <w:szCs w:val="18"/>
          </w:rPr>
          <w:lastRenderedPageBreak/>
          <w:t>that is being installed. Require one line for each installed water heater.</w:t>
        </w:r>
      </w:ins>
      <w:ins w:id="428" w:author="Tam, Danny@Energy" w:date="2022-03-10T20:50:00Z">
        <w:r w:rsidR="007B0847">
          <w:rPr>
            <w:rFonts w:asciiTheme="minorHAnsi" w:eastAsia="Calibri" w:hAnsiTheme="minorHAnsi" w:cstheme="minorHAnsi"/>
            <w:sz w:val="18"/>
            <w:szCs w:val="18"/>
          </w:rPr>
          <w:t xml:space="preserve">  For OG-100 systems, the installed system must match the designed in Table A. </w:t>
        </w:r>
      </w:ins>
    </w:p>
    <w:p w14:paraId="10077551" w14:textId="07E480E8" w:rsidR="00A172C7" w:rsidRPr="00A172C7" w:rsidRDefault="00A172C7" w:rsidP="00A172C7">
      <w:pPr>
        <w:keepNext/>
        <w:ind w:left="720" w:hanging="450"/>
        <w:rPr>
          <w:ins w:id="429" w:author="Tam, Danny@Energy" w:date="2022-03-10T20:02:00Z"/>
          <w:rFonts w:asciiTheme="minorHAnsi" w:eastAsia="Calibri" w:hAnsiTheme="minorHAnsi" w:cstheme="minorHAnsi"/>
          <w:sz w:val="18"/>
          <w:szCs w:val="18"/>
        </w:rPr>
      </w:pPr>
      <w:ins w:id="430" w:author="Tam, Danny@Energy" w:date="2022-03-10T20:02:00Z">
        <w:r w:rsidRPr="00A172C7">
          <w:rPr>
            <w:rFonts w:asciiTheme="minorHAnsi" w:eastAsia="Calibri" w:hAnsiTheme="minorHAnsi" w:cstheme="minorHAnsi"/>
            <w:sz w:val="18"/>
            <w:szCs w:val="18"/>
          </w:rPr>
          <w:t xml:space="preserve">01 </w:t>
        </w:r>
        <w:r>
          <w:rPr>
            <w:rFonts w:asciiTheme="minorHAnsi" w:eastAsia="Calibri" w:hAnsiTheme="minorHAnsi" w:cstheme="minorHAnsi"/>
            <w:sz w:val="18"/>
            <w:szCs w:val="18"/>
          </w:rPr>
          <w:t>System</w:t>
        </w:r>
        <w:r w:rsidRPr="00A172C7">
          <w:rPr>
            <w:rFonts w:asciiTheme="minorHAnsi" w:eastAsia="Calibri" w:hAnsiTheme="minorHAnsi" w:cstheme="minorHAnsi"/>
            <w:sz w:val="18"/>
            <w:szCs w:val="18"/>
          </w:rPr>
          <w:t xml:space="preserve"> Name - Reference information from Table A.</w:t>
        </w:r>
      </w:ins>
    </w:p>
    <w:p w14:paraId="092C6D42" w14:textId="5A79E5BB" w:rsidR="00A172C7" w:rsidRPr="00A172C7" w:rsidRDefault="00A172C7" w:rsidP="00A172C7">
      <w:pPr>
        <w:keepNext/>
        <w:ind w:left="720" w:hanging="450"/>
        <w:rPr>
          <w:ins w:id="431" w:author="Tam, Danny@Energy" w:date="2022-03-10T20:02:00Z"/>
          <w:rFonts w:asciiTheme="minorHAnsi" w:eastAsia="Calibri" w:hAnsiTheme="minorHAnsi" w:cstheme="minorHAnsi"/>
          <w:sz w:val="18"/>
          <w:szCs w:val="18"/>
        </w:rPr>
      </w:pPr>
      <w:ins w:id="432" w:author="Tam, Danny@Energy" w:date="2022-03-10T20:02:00Z">
        <w:r w:rsidRPr="00A172C7">
          <w:rPr>
            <w:rFonts w:asciiTheme="minorHAnsi" w:eastAsia="Calibri" w:hAnsiTheme="minorHAnsi" w:cstheme="minorHAnsi"/>
            <w:sz w:val="18"/>
            <w:szCs w:val="18"/>
          </w:rPr>
          <w:t xml:space="preserve">02 </w:t>
        </w:r>
        <w:r w:rsidR="009A3AEA">
          <w:rPr>
            <w:rFonts w:asciiTheme="minorHAnsi" w:eastAsia="Calibri" w:hAnsiTheme="minorHAnsi" w:cstheme="minorHAnsi"/>
            <w:sz w:val="18"/>
            <w:szCs w:val="18"/>
          </w:rPr>
          <w:t xml:space="preserve">Collector </w:t>
        </w:r>
      </w:ins>
      <w:ins w:id="433" w:author="Tam, Danny@Energy" w:date="2022-03-10T20:03:00Z">
        <w:r w:rsidR="009A3AEA">
          <w:rPr>
            <w:rFonts w:asciiTheme="minorHAnsi" w:eastAsia="Calibri" w:hAnsiTheme="minorHAnsi" w:cstheme="minorHAnsi"/>
            <w:sz w:val="18"/>
            <w:szCs w:val="18"/>
          </w:rPr>
          <w:t>Manufacturer</w:t>
        </w:r>
      </w:ins>
      <w:ins w:id="434" w:author="Tam, Danny@Energy" w:date="2022-03-10T20:02:00Z">
        <w:r w:rsidRPr="00A172C7">
          <w:rPr>
            <w:rFonts w:asciiTheme="minorHAnsi" w:eastAsia="Calibri" w:hAnsiTheme="minorHAnsi" w:cstheme="minorHAnsi"/>
            <w:sz w:val="18"/>
            <w:szCs w:val="18"/>
          </w:rPr>
          <w:t xml:space="preserve"> – </w:t>
        </w:r>
      </w:ins>
      <w:ins w:id="435" w:author="Tam, Danny@Energy" w:date="2022-03-10T20:48:00Z">
        <w:r w:rsidR="00616F72">
          <w:rPr>
            <w:rFonts w:asciiTheme="minorHAnsi" w:eastAsia="Calibri" w:hAnsiTheme="minorHAnsi" w:cstheme="minorHAnsi"/>
            <w:sz w:val="18"/>
            <w:szCs w:val="18"/>
          </w:rPr>
          <w:t>User input for OG-300 systems.</w:t>
        </w:r>
      </w:ins>
    </w:p>
    <w:p w14:paraId="086845BC" w14:textId="29E40429" w:rsidR="00A172C7" w:rsidRPr="00A172C7" w:rsidRDefault="00A172C7" w:rsidP="00A172C7">
      <w:pPr>
        <w:keepNext/>
        <w:ind w:left="720" w:hanging="450"/>
        <w:rPr>
          <w:ins w:id="436" w:author="Tam, Danny@Energy" w:date="2022-03-10T20:02:00Z"/>
          <w:rFonts w:asciiTheme="minorHAnsi" w:eastAsia="Calibri" w:hAnsiTheme="minorHAnsi" w:cstheme="minorHAnsi"/>
          <w:sz w:val="18"/>
          <w:szCs w:val="18"/>
        </w:rPr>
      </w:pPr>
      <w:ins w:id="437" w:author="Tam, Danny@Energy" w:date="2022-03-10T20:02:00Z">
        <w:r w:rsidRPr="00A172C7">
          <w:rPr>
            <w:rFonts w:asciiTheme="minorHAnsi" w:eastAsia="Calibri" w:hAnsiTheme="minorHAnsi" w:cstheme="minorHAnsi"/>
            <w:sz w:val="18"/>
            <w:szCs w:val="18"/>
          </w:rPr>
          <w:t xml:space="preserve">03 </w:t>
        </w:r>
      </w:ins>
      <w:ins w:id="438" w:author="Tam, Danny@Energy" w:date="2022-03-10T20:47:00Z">
        <w:r w:rsidR="0043234A">
          <w:rPr>
            <w:rFonts w:asciiTheme="minorHAnsi" w:eastAsia="Calibri" w:hAnsiTheme="minorHAnsi" w:cstheme="minorHAnsi"/>
            <w:sz w:val="18"/>
            <w:szCs w:val="18"/>
          </w:rPr>
          <w:t>Collector Brand</w:t>
        </w:r>
      </w:ins>
      <w:ins w:id="439" w:author="Tam, Danny@Energy" w:date="2022-03-10T20:02:00Z">
        <w:r w:rsidRPr="00A172C7">
          <w:rPr>
            <w:rFonts w:asciiTheme="minorHAnsi" w:eastAsia="Calibri" w:hAnsiTheme="minorHAnsi" w:cstheme="minorHAnsi"/>
            <w:sz w:val="18"/>
            <w:szCs w:val="18"/>
          </w:rPr>
          <w:t xml:space="preserve"> – </w:t>
        </w:r>
      </w:ins>
      <w:ins w:id="440" w:author="Tam, Danny@Energy" w:date="2022-03-10T20:48:00Z">
        <w:r w:rsidR="00616F72">
          <w:rPr>
            <w:rFonts w:asciiTheme="minorHAnsi" w:eastAsia="Calibri" w:hAnsiTheme="minorHAnsi" w:cstheme="minorHAnsi"/>
            <w:sz w:val="18"/>
            <w:szCs w:val="18"/>
          </w:rPr>
          <w:t>User input for OG-300 systems.</w:t>
        </w:r>
      </w:ins>
    </w:p>
    <w:p w14:paraId="368945D0" w14:textId="77777777" w:rsidR="00616F72" w:rsidRPr="00A172C7" w:rsidRDefault="00A172C7" w:rsidP="00616F72">
      <w:pPr>
        <w:keepNext/>
        <w:ind w:left="720" w:hanging="450"/>
        <w:rPr>
          <w:ins w:id="441" w:author="Tam, Danny@Energy" w:date="2022-03-10T20:48:00Z"/>
          <w:rFonts w:asciiTheme="minorHAnsi" w:eastAsia="Calibri" w:hAnsiTheme="minorHAnsi" w:cstheme="minorHAnsi"/>
          <w:sz w:val="18"/>
          <w:szCs w:val="18"/>
        </w:rPr>
      </w:pPr>
      <w:ins w:id="442" w:author="Tam, Danny@Energy" w:date="2022-03-10T20:02:00Z">
        <w:r w:rsidRPr="00A172C7">
          <w:rPr>
            <w:rFonts w:asciiTheme="minorHAnsi" w:eastAsia="Calibri" w:hAnsiTheme="minorHAnsi" w:cstheme="minorHAnsi"/>
            <w:sz w:val="18"/>
            <w:szCs w:val="18"/>
          </w:rPr>
          <w:t xml:space="preserve">04 </w:t>
        </w:r>
      </w:ins>
      <w:ins w:id="443" w:author="Tam, Danny@Energy" w:date="2022-03-10T20:48:00Z">
        <w:r w:rsidR="00616F72">
          <w:rPr>
            <w:rFonts w:asciiTheme="minorHAnsi" w:eastAsia="Calibri" w:hAnsiTheme="minorHAnsi" w:cstheme="minorHAnsi"/>
            <w:sz w:val="18"/>
            <w:szCs w:val="18"/>
          </w:rPr>
          <w:t xml:space="preserve">Collector Model </w:t>
        </w:r>
      </w:ins>
      <w:ins w:id="444" w:author="Tam, Danny@Energy" w:date="2022-03-10T20:02:00Z">
        <w:r w:rsidRPr="00A172C7">
          <w:rPr>
            <w:rFonts w:asciiTheme="minorHAnsi" w:eastAsia="Calibri" w:hAnsiTheme="minorHAnsi" w:cstheme="minorHAnsi"/>
            <w:sz w:val="18"/>
            <w:szCs w:val="18"/>
          </w:rPr>
          <w:t xml:space="preserve">– </w:t>
        </w:r>
      </w:ins>
      <w:ins w:id="445" w:author="Tam, Danny@Energy" w:date="2022-03-10T20:48:00Z">
        <w:r w:rsidR="00616F72">
          <w:rPr>
            <w:rFonts w:asciiTheme="minorHAnsi" w:eastAsia="Calibri" w:hAnsiTheme="minorHAnsi" w:cstheme="minorHAnsi"/>
            <w:sz w:val="18"/>
            <w:szCs w:val="18"/>
          </w:rPr>
          <w:t>User input for OG-300 systems.</w:t>
        </w:r>
      </w:ins>
    </w:p>
    <w:p w14:paraId="1C11B4E7" w14:textId="31D6B133" w:rsidR="00A172C7" w:rsidRPr="00A172C7" w:rsidRDefault="00A172C7" w:rsidP="00A172C7">
      <w:pPr>
        <w:keepNext/>
        <w:ind w:left="720" w:hanging="450"/>
        <w:rPr>
          <w:ins w:id="446" w:author="Tam, Danny@Energy" w:date="2022-03-10T20:02:00Z"/>
          <w:rFonts w:asciiTheme="minorHAnsi" w:eastAsia="Calibri" w:hAnsiTheme="minorHAnsi" w:cstheme="minorHAnsi"/>
          <w:sz w:val="18"/>
          <w:szCs w:val="18"/>
        </w:rPr>
      </w:pPr>
      <w:ins w:id="447" w:author="Tam, Danny@Energy" w:date="2022-03-10T20:02:00Z">
        <w:r w:rsidRPr="00A172C7">
          <w:rPr>
            <w:rFonts w:asciiTheme="minorHAnsi" w:eastAsia="Calibri" w:hAnsiTheme="minorHAnsi" w:cstheme="minorHAnsi"/>
            <w:sz w:val="18"/>
            <w:szCs w:val="18"/>
          </w:rPr>
          <w:t xml:space="preserve">05 # of </w:t>
        </w:r>
      </w:ins>
      <w:ins w:id="448" w:author="Tam, Danny@Energy" w:date="2022-03-10T20:48:00Z">
        <w:r w:rsidR="007B0847">
          <w:rPr>
            <w:rFonts w:asciiTheme="minorHAnsi" w:eastAsia="Calibri" w:hAnsiTheme="minorHAnsi" w:cstheme="minorHAnsi"/>
            <w:sz w:val="18"/>
            <w:szCs w:val="18"/>
          </w:rPr>
          <w:t>Collectors</w:t>
        </w:r>
      </w:ins>
      <w:ins w:id="449" w:author="Tam, Danny@Energy" w:date="2022-03-10T20:02:00Z">
        <w:r w:rsidRPr="00A172C7">
          <w:rPr>
            <w:rFonts w:asciiTheme="minorHAnsi" w:eastAsia="Calibri" w:hAnsiTheme="minorHAnsi" w:cstheme="minorHAnsi"/>
            <w:sz w:val="18"/>
            <w:szCs w:val="18"/>
          </w:rPr>
          <w:t xml:space="preserve"> – </w:t>
        </w:r>
      </w:ins>
      <w:ins w:id="450" w:author="Tam, Danny@Energy" w:date="2022-03-10T20:49:00Z">
        <w:r w:rsidR="007B0847">
          <w:rPr>
            <w:rFonts w:asciiTheme="minorHAnsi" w:eastAsia="Calibri" w:hAnsiTheme="minorHAnsi" w:cstheme="minorHAnsi"/>
            <w:sz w:val="18"/>
            <w:szCs w:val="18"/>
          </w:rPr>
          <w:t>User input for OG-300 systems.</w:t>
        </w:r>
      </w:ins>
    </w:p>
    <w:p w14:paraId="6E55C773" w14:textId="0A04E03E" w:rsidR="00A172C7" w:rsidRPr="00A172C7" w:rsidRDefault="00A172C7" w:rsidP="00A172C7">
      <w:pPr>
        <w:keepNext/>
        <w:ind w:left="720" w:hanging="450"/>
        <w:rPr>
          <w:ins w:id="451" w:author="Tam, Danny@Energy" w:date="2022-03-10T20:02:00Z"/>
          <w:rFonts w:asciiTheme="minorHAnsi" w:eastAsia="Calibri" w:hAnsiTheme="minorHAnsi" w:cstheme="minorHAnsi"/>
          <w:sz w:val="18"/>
          <w:szCs w:val="18"/>
        </w:rPr>
      </w:pPr>
      <w:ins w:id="452" w:author="Tam, Danny@Energy" w:date="2022-03-10T20:02:00Z">
        <w:r w:rsidRPr="00A172C7">
          <w:rPr>
            <w:rFonts w:asciiTheme="minorHAnsi" w:eastAsia="Calibri" w:hAnsiTheme="minorHAnsi" w:cstheme="minorHAnsi"/>
            <w:sz w:val="18"/>
            <w:szCs w:val="18"/>
          </w:rPr>
          <w:t xml:space="preserve">06 </w:t>
        </w:r>
      </w:ins>
      <w:ins w:id="453" w:author="Tam, Danny@Energy" w:date="2022-03-10T20:49:00Z">
        <w:r w:rsidR="007B0847">
          <w:rPr>
            <w:rFonts w:asciiTheme="minorHAnsi" w:eastAsia="Calibri" w:hAnsiTheme="minorHAnsi" w:cstheme="minorHAnsi"/>
            <w:sz w:val="18"/>
            <w:szCs w:val="18"/>
          </w:rPr>
          <w:t>Azimuth from North - User input for OG-300 systems. Must be between 145 to 215 degrees from North</w:t>
        </w:r>
      </w:ins>
    </w:p>
    <w:p w14:paraId="6BD17632" w14:textId="25A062C1" w:rsidR="00A172C7" w:rsidRPr="00A172C7" w:rsidRDefault="00A172C7" w:rsidP="007B0847">
      <w:pPr>
        <w:keepNext/>
        <w:ind w:left="720" w:hanging="450"/>
        <w:rPr>
          <w:ins w:id="454" w:author="Tam, Danny@Energy" w:date="2022-03-10T20:02:00Z"/>
          <w:rFonts w:asciiTheme="minorHAnsi" w:eastAsia="Calibri" w:hAnsiTheme="minorHAnsi" w:cstheme="minorHAnsi"/>
          <w:sz w:val="18"/>
          <w:szCs w:val="18"/>
        </w:rPr>
      </w:pPr>
      <w:ins w:id="455" w:author="Tam, Danny@Energy" w:date="2022-03-10T20:02:00Z">
        <w:r w:rsidRPr="00A172C7">
          <w:rPr>
            <w:rFonts w:asciiTheme="minorHAnsi" w:eastAsia="Calibri" w:hAnsiTheme="minorHAnsi" w:cstheme="minorHAnsi"/>
            <w:sz w:val="18"/>
            <w:szCs w:val="18"/>
          </w:rPr>
          <w:t xml:space="preserve">07 </w:t>
        </w:r>
      </w:ins>
      <w:ins w:id="456" w:author="Tam, Danny@Energy" w:date="2022-03-10T20:49:00Z">
        <w:r w:rsidR="007B0847">
          <w:rPr>
            <w:rFonts w:asciiTheme="minorHAnsi" w:eastAsia="Calibri" w:hAnsiTheme="minorHAnsi" w:cstheme="minorHAnsi"/>
            <w:sz w:val="18"/>
            <w:szCs w:val="18"/>
          </w:rPr>
          <w:t>Tilt from</w:t>
        </w:r>
      </w:ins>
      <w:ins w:id="457" w:author="Tam, Danny@Energy" w:date="2022-03-10T20:50:00Z">
        <w:r w:rsidR="007B0847">
          <w:rPr>
            <w:rFonts w:asciiTheme="minorHAnsi" w:eastAsia="Calibri" w:hAnsiTheme="minorHAnsi" w:cstheme="minorHAnsi"/>
            <w:sz w:val="18"/>
            <w:szCs w:val="18"/>
          </w:rPr>
          <w:t xml:space="preserve"> Horizontal - User input for OG-300 systems. Must be between 145 to 215 degrees from North</w:t>
        </w:r>
      </w:ins>
    </w:p>
    <w:p w14:paraId="5DB039E6" w14:textId="7EC0398E" w:rsidR="00A172C7" w:rsidRPr="00A172C7" w:rsidRDefault="00A172C7" w:rsidP="00A172C7">
      <w:pPr>
        <w:keepNext/>
        <w:ind w:left="720" w:hanging="450"/>
        <w:rPr>
          <w:ins w:id="458" w:author="Tam, Danny@Energy" w:date="2022-03-10T20:02:00Z"/>
          <w:rFonts w:asciiTheme="minorHAnsi" w:eastAsia="Calibri" w:hAnsiTheme="minorHAnsi" w:cstheme="minorHAnsi"/>
          <w:sz w:val="18"/>
          <w:szCs w:val="18"/>
        </w:rPr>
      </w:pPr>
      <w:ins w:id="459" w:author="Tam, Danny@Energy" w:date="2022-03-10T20:02:00Z">
        <w:r w:rsidRPr="00A172C7">
          <w:rPr>
            <w:rFonts w:asciiTheme="minorHAnsi" w:eastAsia="Calibri" w:hAnsiTheme="minorHAnsi" w:cstheme="minorHAnsi"/>
            <w:sz w:val="18"/>
            <w:szCs w:val="18"/>
          </w:rPr>
          <w:t xml:space="preserve">08 </w:t>
        </w:r>
      </w:ins>
      <w:ins w:id="460" w:author="Tam, Danny@Energy" w:date="2022-03-10T20:50:00Z">
        <w:r w:rsidR="007B0847">
          <w:rPr>
            <w:rFonts w:asciiTheme="minorHAnsi" w:eastAsia="Calibri" w:hAnsiTheme="minorHAnsi" w:cstheme="minorHAnsi"/>
            <w:sz w:val="18"/>
            <w:szCs w:val="18"/>
          </w:rPr>
          <w:t>SRCC</w:t>
        </w:r>
      </w:ins>
      <w:ins w:id="461" w:author="Tam, Danny@Energy" w:date="2022-03-10T20:51:00Z">
        <w:r w:rsidR="007B0847">
          <w:rPr>
            <w:rFonts w:asciiTheme="minorHAnsi" w:eastAsia="Calibri" w:hAnsiTheme="minorHAnsi" w:cstheme="minorHAnsi"/>
            <w:sz w:val="18"/>
            <w:szCs w:val="18"/>
          </w:rPr>
          <w:t>/IAPMO Number - User input for OG-300 systems.</w:t>
        </w:r>
      </w:ins>
    </w:p>
    <w:p w14:paraId="2306D5DC" w14:textId="5DE4910B" w:rsidR="007B0847" w:rsidRPr="00A172C7" w:rsidRDefault="00A172C7" w:rsidP="007B0847">
      <w:pPr>
        <w:keepNext/>
        <w:ind w:left="720" w:hanging="450"/>
        <w:rPr>
          <w:ins w:id="462" w:author="Tam, Danny@Energy" w:date="2022-03-10T20:51:00Z"/>
          <w:rFonts w:asciiTheme="minorHAnsi" w:eastAsia="Calibri" w:hAnsiTheme="minorHAnsi" w:cstheme="minorHAnsi"/>
          <w:sz w:val="18"/>
          <w:szCs w:val="18"/>
        </w:rPr>
      </w:pPr>
      <w:ins w:id="463" w:author="Tam, Danny@Energy" w:date="2022-03-10T20:02:00Z">
        <w:r w:rsidRPr="00A172C7">
          <w:rPr>
            <w:rFonts w:asciiTheme="minorHAnsi" w:eastAsia="Calibri" w:hAnsiTheme="minorHAnsi" w:cstheme="minorHAnsi"/>
            <w:sz w:val="18"/>
            <w:szCs w:val="18"/>
          </w:rPr>
          <w:t xml:space="preserve">09 </w:t>
        </w:r>
      </w:ins>
      <w:ins w:id="464" w:author="Tam, Danny@Energy" w:date="2022-03-10T20:51:00Z">
        <w:r w:rsidR="007B0847">
          <w:rPr>
            <w:rFonts w:asciiTheme="minorHAnsi" w:eastAsia="Calibri" w:hAnsiTheme="minorHAnsi" w:cstheme="minorHAnsi"/>
            <w:sz w:val="18"/>
            <w:szCs w:val="18"/>
          </w:rPr>
          <w:t>Solar Savings Fraction - User input for OG-300 systems. Must be equal or better than the solar savings fraction in Table A</w:t>
        </w:r>
      </w:ins>
    </w:p>
    <w:p w14:paraId="331D12D8" w14:textId="58472A11" w:rsidR="00A172C7" w:rsidRPr="00A172C7" w:rsidRDefault="00A172C7" w:rsidP="007B0847">
      <w:pPr>
        <w:keepNext/>
        <w:ind w:left="720" w:hanging="450"/>
        <w:rPr>
          <w:ins w:id="465" w:author="Tam, Danny@Energy" w:date="2022-03-10T20:02:00Z"/>
          <w:rFonts w:asciiTheme="minorHAnsi" w:eastAsia="Calibri" w:hAnsiTheme="minorHAnsi" w:cstheme="minorHAnsi"/>
          <w:sz w:val="18"/>
          <w:szCs w:val="18"/>
        </w:rPr>
      </w:pPr>
    </w:p>
    <w:p w14:paraId="7E64DB51" w14:textId="7D68C60D" w:rsidR="00896A94" w:rsidDel="000F1894" w:rsidRDefault="00896A94" w:rsidP="00723F39">
      <w:pPr>
        <w:numPr>
          <w:ilvl w:val="0"/>
          <w:numId w:val="35"/>
        </w:numPr>
        <w:rPr>
          <w:del w:id="466" w:author="Tam, Danny@Energy" w:date="2022-03-10T19:43:00Z"/>
          <w:rFonts w:asciiTheme="minorHAnsi" w:hAnsiTheme="minorHAnsi"/>
        </w:rPr>
      </w:pPr>
    </w:p>
    <w:p w14:paraId="7E64DB53" w14:textId="62558BCC" w:rsidR="008B7849" w:rsidRPr="00405947" w:rsidDel="00253101" w:rsidRDefault="006F1A1E" w:rsidP="00E42BA5">
      <w:pPr>
        <w:suppressAutoHyphens/>
        <w:spacing w:before="120"/>
        <w:rPr>
          <w:del w:id="467" w:author="Alhabibi, Haider@Energy" w:date="2022-01-11T22:29:00Z"/>
          <w:rFonts w:asciiTheme="minorHAnsi" w:hAnsiTheme="minorHAnsi"/>
          <w:b/>
        </w:rPr>
      </w:pPr>
      <w:del w:id="468" w:author="Alhabibi, Haider@Energy" w:date="2022-01-11T22:29:00Z">
        <w:r w:rsidDel="00253101">
          <w:rPr>
            <w:rFonts w:asciiTheme="minorHAnsi" w:hAnsiTheme="minorHAnsi"/>
            <w:b/>
          </w:rPr>
          <w:delText>Section D. Sizing Compliance with Multifamily Central System Prescriptive Requirements</w:delText>
        </w:r>
      </w:del>
    </w:p>
    <w:p w14:paraId="7E64DB54" w14:textId="2D03CB22" w:rsidR="00723F39" w:rsidRPr="002F3D03" w:rsidDel="00253101" w:rsidRDefault="00A47D4D" w:rsidP="00723F39">
      <w:pPr>
        <w:numPr>
          <w:ilvl w:val="0"/>
          <w:numId w:val="36"/>
        </w:numPr>
        <w:rPr>
          <w:del w:id="469" w:author="Alhabibi, Haider@Energy" w:date="2022-01-11T22:29:00Z"/>
          <w:rFonts w:asciiTheme="minorHAnsi" w:hAnsiTheme="minorHAnsi"/>
        </w:rPr>
      </w:pPr>
      <w:del w:id="470" w:author="Alhabibi, Haider@Energy" w:date="2022-01-11T22:29:00Z">
        <w:r w:rsidRPr="002F3D03" w:rsidDel="00253101">
          <w:rPr>
            <w:rFonts w:asciiTheme="minorHAnsi" w:hAnsiTheme="minorHAnsi"/>
          </w:rPr>
          <w:delText>For climate zones 1 through 9 only - the solar system has an annual solar savings fraction of 0.2</w:delText>
        </w:r>
        <w:r w:rsidR="00723F39" w:rsidRPr="002F3D03" w:rsidDel="00253101">
          <w:rPr>
            <w:rFonts w:asciiTheme="minorHAnsi" w:hAnsiTheme="minorHAnsi"/>
          </w:rPr>
          <w:delText>.</w:delText>
        </w:r>
        <w:r w:rsidDel="00253101">
          <w:rPr>
            <w:rFonts w:asciiTheme="minorHAnsi" w:hAnsiTheme="minorHAnsi"/>
          </w:rPr>
          <w:delText xml:space="preserve"> </w:delText>
        </w:r>
        <w:r w:rsidRPr="002F3D03" w:rsidDel="00253101">
          <w:rPr>
            <w:rFonts w:asciiTheme="minorHAnsi" w:hAnsiTheme="minorHAnsi"/>
          </w:rPr>
          <w:delText>For climate zones 10 through 16 only – the solar system has an annual solar savings fraction of 0.35</w:delText>
        </w:r>
      </w:del>
    </w:p>
    <w:p w14:paraId="7E64DB5A" w14:textId="1A02E666" w:rsidR="008B7849" w:rsidRDefault="006F1A1E" w:rsidP="00E42BA5">
      <w:pPr>
        <w:spacing w:before="120"/>
        <w:rPr>
          <w:rFonts w:asciiTheme="minorHAnsi" w:hAnsiTheme="minorHAnsi"/>
          <w:b/>
        </w:rPr>
      </w:pPr>
      <w:r>
        <w:rPr>
          <w:rFonts w:asciiTheme="minorHAnsi" w:hAnsiTheme="minorHAnsi"/>
          <w:b/>
        </w:rPr>
        <w:t xml:space="preserve">Section </w:t>
      </w:r>
      <w:del w:id="471" w:author="Tam, Danny@Energy" w:date="2022-03-10T19:43:00Z">
        <w:r w:rsidR="00AA5469" w:rsidDel="000F1894">
          <w:rPr>
            <w:rFonts w:asciiTheme="minorHAnsi" w:hAnsiTheme="minorHAnsi"/>
            <w:b/>
          </w:rPr>
          <w:delText>E</w:delText>
        </w:r>
      </w:del>
      <w:ins w:id="472" w:author="Tam, Danny@Energy" w:date="2022-03-10T19:43:00Z">
        <w:r w:rsidR="000F1894">
          <w:rPr>
            <w:rFonts w:asciiTheme="minorHAnsi" w:hAnsiTheme="minorHAnsi"/>
            <w:b/>
          </w:rPr>
          <w:t>C</w:t>
        </w:r>
      </w:ins>
      <w:r>
        <w:rPr>
          <w:rFonts w:asciiTheme="minorHAnsi" w:hAnsiTheme="minorHAnsi"/>
          <w:b/>
        </w:rPr>
        <w:t>. Mandatory Measures for Solar Water Heating Systems</w:t>
      </w:r>
    </w:p>
    <w:p w14:paraId="7E64DB5B" w14:textId="622CFED8" w:rsidR="008B7849" w:rsidRPr="00397CEB" w:rsidDel="00E325F7" w:rsidRDefault="00397CEB" w:rsidP="00397CEB">
      <w:pPr>
        <w:pStyle w:val="ListParagraph"/>
        <w:numPr>
          <w:ilvl w:val="0"/>
          <w:numId w:val="39"/>
        </w:numPr>
        <w:rPr>
          <w:del w:id="473" w:author="Tam, Danny@Energy" w:date="2022-03-10T19:41:00Z"/>
          <w:rFonts w:asciiTheme="minorHAnsi" w:hAnsiTheme="minorHAnsi"/>
        </w:rPr>
      </w:pPr>
      <w:del w:id="474" w:author="Tam, Danny@Energy" w:date="2022-03-10T19:41:00Z">
        <w:r w:rsidRPr="00397CEB" w:rsidDel="00E325F7">
          <w:rPr>
            <w:rFonts w:asciiTheme="minorHAnsi" w:hAnsiTheme="minorHAnsi"/>
          </w:rPr>
          <w:delText>Verify that collectors are SRCC certified</w:delText>
        </w:r>
        <w:r w:rsidR="008E7E5B" w:rsidDel="00E325F7">
          <w:rPr>
            <w:rFonts w:asciiTheme="minorHAnsi" w:hAnsiTheme="minorHAnsi"/>
          </w:rPr>
          <w:delText>.</w:delText>
        </w:r>
      </w:del>
    </w:p>
    <w:p w14:paraId="7E64DB5C" w14:textId="15A5D03E" w:rsidR="00397CEB" w:rsidRPr="00397CEB" w:rsidRDefault="00397CEB" w:rsidP="00397CEB">
      <w:pPr>
        <w:pStyle w:val="ListParagraph"/>
        <w:numPr>
          <w:ilvl w:val="0"/>
          <w:numId w:val="39"/>
        </w:numPr>
        <w:rPr>
          <w:rFonts w:asciiTheme="minorHAnsi" w:hAnsiTheme="minorHAnsi"/>
        </w:rPr>
      </w:pPr>
      <w:r w:rsidRPr="00397CEB">
        <w:rPr>
          <w:rFonts w:asciiTheme="minorHAnsi" w:hAnsiTheme="minorHAnsi"/>
        </w:rPr>
        <w:t>Verify that all storage tanks that are part of the solar system are insulated with either R-</w:t>
      </w:r>
      <w:ins w:id="475" w:author="Alhabibi, Haider@Energy" w:date="2021-10-25T22:07:00Z">
        <w:r w:rsidR="00433096">
          <w:rPr>
            <w:rFonts w:asciiTheme="minorHAnsi" w:hAnsiTheme="minorHAnsi"/>
          </w:rPr>
          <w:t>3.5</w:t>
        </w:r>
      </w:ins>
      <w:del w:id="476" w:author="Alhabibi, Haider@Energy" w:date="2021-10-25T22:07:00Z">
        <w:r w:rsidRPr="00397CEB" w:rsidDel="00433096">
          <w:rPr>
            <w:rFonts w:asciiTheme="minorHAnsi" w:hAnsiTheme="minorHAnsi"/>
          </w:rPr>
          <w:delText>12</w:delText>
        </w:r>
      </w:del>
      <w:r w:rsidRPr="00397CEB">
        <w:rPr>
          <w:rFonts w:asciiTheme="minorHAnsi" w:hAnsiTheme="minorHAnsi"/>
        </w:rPr>
        <w:t xml:space="preserve"> external insulation or labeled that they have at least R-19 internal insulation</w:t>
      </w:r>
      <w:r w:rsidR="008E7E5B">
        <w:rPr>
          <w:rFonts w:asciiTheme="minorHAnsi" w:hAnsiTheme="minorHAnsi"/>
        </w:rPr>
        <w:t>.</w:t>
      </w:r>
    </w:p>
    <w:p w14:paraId="7E64DB5D" w14:textId="5037B3DE" w:rsidR="00397CEB" w:rsidRPr="00397CEB" w:rsidRDefault="00397CEB" w:rsidP="00397CEB">
      <w:pPr>
        <w:pStyle w:val="ListParagraph"/>
        <w:numPr>
          <w:ilvl w:val="0"/>
          <w:numId w:val="39"/>
        </w:numPr>
        <w:rPr>
          <w:rFonts w:asciiTheme="minorHAnsi" w:hAnsiTheme="minorHAnsi"/>
        </w:rPr>
      </w:pPr>
      <w:r w:rsidRPr="00397CEB">
        <w:rPr>
          <w:rFonts w:asciiTheme="minorHAnsi" w:hAnsiTheme="minorHAnsi"/>
        </w:rPr>
        <w:t xml:space="preserve">Verify that all piping in the solar system meets minimal insulation levels per </w:t>
      </w:r>
      <w:r w:rsidRPr="00397CEB">
        <w:rPr>
          <w:rFonts w:ascii="Calibri" w:hAnsi="Calibri" w:cs="Calibri"/>
        </w:rPr>
        <w:t>§150</w:t>
      </w:r>
      <w:r w:rsidR="00A016C9">
        <w:rPr>
          <w:rFonts w:ascii="Calibri" w:hAnsi="Calibri" w:cs="Calibri"/>
        </w:rPr>
        <w:t>.0</w:t>
      </w:r>
      <w:r w:rsidRPr="00397CEB">
        <w:rPr>
          <w:rFonts w:ascii="Calibri" w:hAnsi="Calibri" w:cs="Calibri"/>
        </w:rPr>
        <w:t>(j)2A</w:t>
      </w:r>
      <w:r w:rsidR="008E7E5B">
        <w:rPr>
          <w:rFonts w:ascii="Calibri" w:hAnsi="Calibri" w:cs="Calibri"/>
        </w:rPr>
        <w:t>.</w:t>
      </w:r>
    </w:p>
    <w:p w14:paraId="77EE93F7" w14:textId="77777777" w:rsidR="00746329" w:rsidRDefault="00746329" w:rsidP="008B7849">
      <w:pPr>
        <w:rPr>
          <w:ins w:id="477" w:author="Tam, Danny@Energy" w:date="2022-03-10T19:41:00Z"/>
          <w:rFonts w:asciiTheme="minorHAnsi" w:hAnsiTheme="minorHAnsi"/>
        </w:rPr>
      </w:pPr>
    </w:p>
    <w:p w14:paraId="6D7EEE43" w14:textId="098CB793" w:rsidR="00E325F7" w:rsidRPr="000F1894" w:rsidRDefault="00E325F7" w:rsidP="000F1894">
      <w:pPr>
        <w:pStyle w:val="ListParagraph"/>
        <w:numPr>
          <w:ilvl w:val="0"/>
          <w:numId w:val="39"/>
        </w:numPr>
        <w:rPr>
          <w:ins w:id="478" w:author="Tam, Danny@Energy" w:date="2022-03-10T19:41:00Z"/>
          <w:rFonts w:asciiTheme="minorHAnsi" w:hAnsiTheme="minorHAnsi"/>
        </w:rPr>
      </w:pPr>
      <w:ins w:id="479" w:author="Tam, Danny@Energy" w:date="2022-03-10T19:41:00Z">
        <w:r w:rsidRPr="000F1894">
          <w:rPr>
            <w:rFonts w:asciiTheme="minorHAnsi" w:hAnsiTheme="minorHAnsi"/>
          </w:rPr>
          <w:t xml:space="preserve">The collectors shall </w:t>
        </w:r>
        <w:proofErr w:type="gramStart"/>
        <w:r w:rsidRPr="000F1894">
          <w:rPr>
            <w:rFonts w:asciiTheme="minorHAnsi" w:hAnsiTheme="minorHAnsi"/>
          </w:rPr>
          <w:t>be located in</w:t>
        </w:r>
        <w:proofErr w:type="gramEnd"/>
        <w:r w:rsidRPr="000F1894">
          <w:rPr>
            <w:rFonts w:asciiTheme="minorHAnsi" w:hAnsiTheme="minorHAnsi"/>
          </w:rPr>
          <w:t xml:space="preserve"> a position that is not shaded by adjacent buildings or trees between 9:00 AM and 3:00 PM. Inspect site to determine if any structural component of the building, adjacent structures, or tree may shade the collector area.</w:t>
        </w:r>
      </w:ins>
    </w:p>
    <w:p w14:paraId="172E2CC7" w14:textId="77777777" w:rsidR="00E325F7" w:rsidRDefault="00E325F7" w:rsidP="008B7849">
      <w:pPr>
        <w:rPr>
          <w:ins w:id="480" w:author="Tam, Danny@Energy" w:date="2022-03-10T19:42:00Z"/>
          <w:rFonts w:asciiTheme="minorHAnsi" w:hAnsiTheme="minorHAnsi"/>
        </w:rPr>
      </w:pPr>
    </w:p>
    <w:p w14:paraId="448CAADB" w14:textId="17923F65" w:rsidR="00E325F7" w:rsidRPr="000F1894" w:rsidRDefault="00E325F7" w:rsidP="000F1894">
      <w:pPr>
        <w:pStyle w:val="ListParagraph"/>
        <w:numPr>
          <w:ilvl w:val="0"/>
          <w:numId w:val="39"/>
        </w:numPr>
        <w:rPr>
          <w:ins w:id="481" w:author="Tam, Danny@Energy" w:date="2022-03-10T19:42:00Z"/>
          <w:rFonts w:asciiTheme="minorHAnsi" w:hAnsiTheme="minorHAnsi"/>
        </w:rPr>
      </w:pPr>
      <w:ins w:id="482" w:author="Tam, Danny@Energy" w:date="2022-03-10T19:42:00Z">
        <w:r w:rsidRPr="000F1894">
          <w:rPr>
            <w:rFonts w:asciiTheme="minorHAnsi" w:hAnsiTheme="minorHAnsi"/>
          </w:rPr>
          <w:t xml:space="preserve"> OG-300 System only - Collector System orientation shall be within 35° from true south Declination from true north for the site should be calculated and included in this measurement.   </w:t>
        </w:r>
      </w:ins>
    </w:p>
    <w:p w14:paraId="7E64DB5F" w14:textId="6383738A" w:rsidR="00E325F7" w:rsidRDefault="00E325F7" w:rsidP="008B7849">
      <w:pPr>
        <w:rPr>
          <w:rFonts w:asciiTheme="minorHAnsi" w:hAnsiTheme="minorHAnsi"/>
        </w:rPr>
        <w:sectPr w:rsidR="00E325F7" w:rsidSect="002A29A8">
          <w:headerReference w:type="even" r:id="rId18"/>
          <w:headerReference w:type="default" r:id="rId19"/>
          <w:footerReference w:type="default" r:id="rId20"/>
          <w:headerReference w:type="first" r:id="rId21"/>
          <w:pgSz w:w="12240" w:h="15840" w:code="1"/>
          <w:pgMar w:top="720" w:right="720" w:bottom="720" w:left="720" w:header="576" w:footer="576" w:gutter="0"/>
          <w:pgNumType w:start="1"/>
          <w:cols w:space="720"/>
          <w:docGrid w:linePitch="272"/>
        </w:sectPr>
      </w:pPr>
    </w:p>
    <w:tbl>
      <w:tblPr>
        <w:tblW w:w="5106" w:type="pct"/>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642"/>
        <w:gridCol w:w="4683"/>
        <w:gridCol w:w="5694"/>
      </w:tblGrid>
      <w:tr w:rsidR="005A4C6F" w:rsidRPr="002F3D03" w:rsidDel="00A57671" w14:paraId="7E64DB61" w14:textId="7259D6DB" w:rsidTr="00C453CA">
        <w:trPr>
          <w:trHeight w:val="288"/>
          <w:del w:id="487" w:author="Tam, Danny@Energy" w:date="2022-03-10T19:59:00Z"/>
        </w:trPr>
        <w:tc>
          <w:tcPr>
            <w:tcW w:w="11264" w:type="dxa"/>
            <w:gridSpan w:val="3"/>
            <w:vAlign w:val="center"/>
          </w:tcPr>
          <w:p w14:paraId="7E64DB60" w14:textId="1E2AFDDD" w:rsidR="005A4C6F" w:rsidRPr="00A57FCD" w:rsidDel="00A57671" w:rsidRDefault="005A4C6F" w:rsidP="002D7254">
            <w:pPr>
              <w:suppressAutoHyphens/>
              <w:rPr>
                <w:del w:id="488" w:author="Tam, Danny@Energy" w:date="2022-03-10T19:59:00Z"/>
                <w:rFonts w:asciiTheme="minorHAnsi" w:hAnsiTheme="minorHAnsi"/>
                <w:b/>
              </w:rPr>
            </w:pPr>
            <w:del w:id="489" w:author="Tam, Danny@Energy" w:date="2022-03-10T19:59:00Z">
              <w:r w:rsidRPr="00A57FCD" w:rsidDel="00A57671">
                <w:rPr>
                  <w:rFonts w:asciiTheme="minorHAnsi" w:hAnsiTheme="minorHAnsi"/>
                  <w:b/>
                </w:rPr>
                <w:lastRenderedPageBreak/>
                <w:delText xml:space="preserve">A. </w:delText>
              </w:r>
              <w:r w:rsidR="0075385D" w:rsidDel="00A57671">
                <w:rPr>
                  <w:rFonts w:asciiTheme="minorHAnsi" w:hAnsiTheme="minorHAnsi"/>
                  <w:b/>
                </w:rPr>
                <w:delText>Solar Water Heating Systems</w:delText>
              </w:r>
            </w:del>
          </w:p>
        </w:tc>
      </w:tr>
      <w:tr w:rsidR="00584E9E" w:rsidRPr="002F3D03" w:rsidDel="00A57671" w14:paraId="20E71129" w14:textId="7EB3998A" w:rsidTr="00C453CA">
        <w:trPr>
          <w:trHeight w:val="288"/>
          <w:del w:id="490" w:author="Tam, Danny@Energy" w:date="2022-03-10T19:59:00Z"/>
        </w:trPr>
        <w:tc>
          <w:tcPr>
            <w:tcW w:w="650" w:type="dxa"/>
            <w:vAlign w:val="center"/>
          </w:tcPr>
          <w:p w14:paraId="2B5F2678" w14:textId="0CCC440E" w:rsidR="00584E9E" w:rsidRPr="00E42BA5" w:rsidDel="00A57671" w:rsidRDefault="00584E9E" w:rsidP="00E42BA5">
            <w:pPr>
              <w:suppressAutoHyphens/>
              <w:jc w:val="center"/>
              <w:rPr>
                <w:del w:id="491" w:author="Tam, Danny@Energy" w:date="2022-03-10T19:59:00Z"/>
                <w:rFonts w:asciiTheme="minorHAnsi" w:hAnsiTheme="minorHAnsi"/>
              </w:rPr>
            </w:pPr>
            <w:del w:id="492" w:author="Tam, Danny@Energy" w:date="2022-03-10T19:59:00Z">
              <w:r w:rsidRPr="00E42BA5" w:rsidDel="00A57671">
                <w:rPr>
                  <w:rFonts w:asciiTheme="minorHAnsi" w:hAnsiTheme="minorHAnsi"/>
                </w:rPr>
                <w:delText>01</w:delText>
              </w:r>
            </w:del>
          </w:p>
        </w:tc>
        <w:tc>
          <w:tcPr>
            <w:tcW w:w="4810" w:type="dxa"/>
            <w:vAlign w:val="center"/>
          </w:tcPr>
          <w:p w14:paraId="7C539C50" w14:textId="47E26041" w:rsidR="00584E9E" w:rsidRPr="00C453CA" w:rsidDel="00A57671" w:rsidRDefault="00584E9E" w:rsidP="003273A9">
            <w:pPr>
              <w:suppressAutoHyphens/>
              <w:rPr>
                <w:del w:id="493" w:author="Tam, Danny@Energy" w:date="2022-03-10T19:59:00Z"/>
                <w:rFonts w:asciiTheme="minorHAnsi" w:hAnsiTheme="minorHAnsi"/>
              </w:rPr>
            </w:pPr>
            <w:del w:id="494" w:author="Tam, Danny@Energy" w:date="2022-03-10T19:59:00Z">
              <w:r w:rsidRPr="00C453CA" w:rsidDel="00A57671">
                <w:rPr>
                  <w:rFonts w:asciiTheme="minorHAnsi" w:hAnsiTheme="minorHAnsi"/>
                </w:rPr>
                <w:delText>Water Heating System ID or Name</w:delText>
              </w:r>
            </w:del>
          </w:p>
        </w:tc>
        <w:tc>
          <w:tcPr>
            <w:tcW w:w="5804" w:type="dxa"/>
            <w:vAlign w:val="center"/>
          </w:tcPr>
          <w:p w14:paraId="472CE8AD" w14:textId="716D0707" w:rsidR="00584E9E" w:rsidRPr="00A57FCD" w:rsidDel="00A57671" w:rsidRDefault="00584E9E" w:rsidP="002D7254">
            <w:pPr>
              <w:suppressAutoHyphens/>
              <w:rPr>
                <w:del w:id="495" w:author="Tam, Danny@Energy" w:date="2022-03-10T19:59:00Z"/>
                <w:rFonts w:asciiTheme="minorHAnsi" w:hAnsiTheme="minorHAnsi"/>
                <w:b/>
              </w:rPr>
            </w:pPr>
            <w:del w:id="496" w:author="Tam, Danny@Energy" w:date="2022-03-10T19:59:00Z">
              <w:r w:rsidRPr="00CD6B17" w:rsidDel="00A57671">
                <w:rPr>
                  <w:rFonts w:asciiTheme="minorHAnsi" w:hAnsiTheme="minorHAnsi"/>
                  <w:szCs w:val="18"/>
                </w:rPr>
                <w:delText>&lt;&lt;auto filled text: referenced from CF1R&gt;&gt;</w:delText>
              </w:r>
            </w:del>
          </w:p>
        </w:tc>
      </w:tr>
      <w:tr w:rsidR="005A4C6F" w:rsidRPr="002F3D03" w:rsidDel="00A57671" w14:paraId="7E64DB67" w14:textId="164753C6" w:rsidTr="00C453CA">
        <w:trPr>
          <w:trHeight w:val="288"/>
          <w:del w:id="497" w:author="Tam, Danny@Energy" w:date="2022-03-10T19:59:00Z"/>
        </w:trPr>
        <w:tc>
          <w:tcPr>
            <w:tcW w:w="650" w:type="dxa"/>
            <w:vAlign w:val="center"/>
          </w:tcPr>
          <w:p w14:paraId="7E64DB62" w14:textId="621A38F5" w:rsidR="005A4C6F" w:rsidDel="00A57671" w:rsidRDefault="005A4C6F" w:rsidP="003177CD">
            <w:pPr>
              <w:suppressAutoHyphens/>
              <w:jc w:val="center"/>
              <w:rPr>
                <w:del w:id="498" w:author="Tam, Danny@Energy" w:date="2022-03-10T19:59:00Z"/>
                <w:rFonts w:asciiTheme="minorHAnsi" w:hAnsiTheme="minorHAnsi"/>
              </w:rPr>
            </w:pPr>
            <w:del w:id="499" w:author="Tam, Danny@Energy" w:date="2022-03-10T19:59:00Z">
              <w:r w:rsidDel="00A57671">
                <w:rPr>
                  <w:rFonts w:asciiTheme="minorHAnsi" w:hAnsiTheme="minorHAnsi"/>
                </w:rPr>
                <w:delText>0</w:delText>
              </w:r>
              <w:r w:rsidR="00584E9E" w:rsidDel="00A57671">
                <w:rPr>
                  <w:rFonts w:asciiTheme="minorHAnsi" w:hAnsiTheme="minorHAnsi"/>
                </w:rPr>
                <w:delText>2</w:delText>
              </w:r>
            </w:del>
          </w:p>
        </w:tc>
        <w:tc>
          <w:tcPr>
            <w:tcW w:w="4810" w:type="dxa"/>
            <w:vAlign w:val="center"/>
          </w:tcPr>
          <w:p w14:paraId="7E64DB63" w14:textId="03652229" w:rsidR="005A4C6F" w:rsidRPr="002F3D03" w:rsidDel="00A57671" w:rsidRDefault="003B0C78" w:rsidP="003177CD">
            <w:pPr>
              <w:suppressAutoHyphens/>
              <w:rPr>
                <w:del w:id="500" w:author="Tam, Danny@Energy" w:date="2022-03-10T19:59:00Z"/>
                <w:rFonts w:asciiTheme="minorHAnsi" w:hAnsiTheme="minorHAnsi"/>
              </w:rPr>
            </w:pPr>
            <w:del w:id="501" w:author="Tam, Danny@Energy" w:date="2022-03-10T19:59:00Z">
              <w:r w:rsidDel="00A57671">
                <w:rPr>
                  <w:rFonts w:asciiTheme="minorHAnsi" w:hAnsiTheme="minorHAnsi"/>
                </w:rPr>
                <w:delText>Climate Zone</w:delText>
              </w:r>
            </w:del>
          </w:p>
        </w:tc>
        <w:tc>
          <w:tcPr>
            <w:tcW w:w="5804" w:type="dxa"/>
            <w:vAlign w:val="center"/>
          </w:tcPr>
          <w:p w14:paraId="7E64DB66" w14:textId="6DF2CA49" w:rsidR="005A4C6F" w:rsidRPr="002F3D03" w:rsidDel="00A57671" w:rsidRDefault="003B0C78" w:rsidP="00C453CA">
            <w:pPr>
              <w:rPr>
                <w:del w:id="502" w:author="Tam, Danny@Energy" w:date="2022-03-10T19:59:00Z"/>
              </w:rPr>
            </w:pPr>
            <w:del w:id="503" w:author="Tam, Danny@Energy" w:date="2022-03-10T19:59:00Z">
              <w:r w:rsidRPr="00E42BA5" w:rsidDel="00A57671">
                <w:rPr>
                  <w:rFonts w:asciiTheme="minorHAnsi" w:hAnsiTheme="minorHAnsi"/>
                  <w:szCs w:val="18"/>
                </w:rPr>
                <w:delText>&lt;&lt;auto filled text: referenced from CF1R&gt;&gt;</w:delText>
              </w:r>
            </w:del>
          </w:p>
        </w:tc>
      </w:tr>
      <w:tr w:rsidR="005D3506" w:rsidRPr="002F3D03" w:rsidDel="00A57671" w14:paraId="66A3E9B3" w14:textId="7059DB75" w:rsidTr="00C453CA">
        <w:trPr>
          <w:trHeight w:val="288"/>
          <w:del w:id="504" w:author="Tam, Danny@Energy" w:date="2022-03-10T19:59:00Z"/>
        </w:trPr>
        <w:tc>
          <w:tcPr>
            <w:tcW w:w="650" w:type="dxa"/>
            <w:vAlign w:val="center"/>
          </w:tcPr>
          <w:p w14:paraId="239CB791" w14:textId="58CABF77" w:rsidR="005D3506" w:rsidDel="00A57671" w:rsidRDefault="005D3506" w:rsidP="005D3506">
            <w:pPr>
              <w:suppressAutoHyphens/>
              <w:jc w:val="center"/>
              <w:rPr>
                <w:del w:id="505" w:author="Tam, Danny@Energy" w:date="2022-03-10T19:59:00Z"/>
                <w:rFonts w:asciiTheme="minorHAnsi" w:hAnsiTheme="minorHAnsi"/>
              </w:rPr>
            </w:pPr>
            <w:del w:id="506" w:author="Tam, Danny@Energy" w:date="2022-03-10T19:59:00Z">
              <w:r w:rsidDel="00A57671">
                <w:rPr>
                  <w:rFonts w:asciiTheme="minorHAnsi" w:hAnsiTheme="minorHAnsi"/>
                </w:rPr>
                <w:delText>03</w:delText>
              </w:r>
            </w:del>
          </w:p>
        </w:tc>
        <w:tc>
          <w:tcPr>
            <w:tcW w:w="4810" w:type="dxa"/>
            <w:vAlign w:val="center"/>
          </w:tcPr>
          <w:p w14:paraId="4E3B0E04" w14:textId="6E8F5E19" w:rsidR="005D3506" w:rsidDel="00A57671" w:rsidRDefault="005D3506" w:rsidP="005D3506">
            <w:pPr>
              <w:suppressAutoHyphens/>
              <w:rPr>
                <w:del w:id="507" w:author="Tam, Danny@Energy" w:date="2022-03-10T19:59:00Z"/>
                <w:rFonts w:asciiTheme="minorHAnsi" w:hAnsiTheme="minorHAnsi"/>
              </w:rPr>
            </w:pPr>
            <w:del w:id="508" w:author="Tam, Danny@Energy" w:date="2022-03-10T19:59:00Z">
              <w:r w:rsidDel="00A57671">
                <w:rPr>
                  <w:rFonts w:asciiTheme="minorHAnsi" w:hAnsiTheme="minorHAnsi"/>
                </w:rPr>
                <w:delText>Central DHW System Distribution Type</w:delText>
              </w:r>
            </w:del>
          </w:p>
        </w:tc>
        <w:tc>
          <w:tcPr>
            <w:tcW w:w="5804" w:type="dxa"/>
            <w:vAlign w:val="center"/>
          </w:tcPr>
          <w:p w14:paraId="4A958F36" w14:textId="50B2A467" w:rsidR="005D3506" w:rsidDel="00A57671" w:rsidRDefault="005D3506" w:rsidP="005D3506">
            <w:pPr>
              <w:pStyle w:val="ListParagraph"/>
              <w:suppressAutoHyphens/>
              <w:ind w:left="0"/>
              <w:rPr>
                <w:del w:id="509" w:author="Tam, Danny@Energy" w:date="2022-03-10T19:59:00Z"/>
                <w:rFonts w:asciiTheme="minorHAnsi" w:hAnsiTheme="minorHAnsi"/>
              </w:rPr>
            </w:pPr>
            <w:del w:id="510" w:author="Tam, Danny@Energy" w:date="2022-03-10T19:59:00Z">
              <w:r w:rsidRPr="00B23E93" w:rsidDel="00A57671">
                <w:rPr>
                  <w:rFonts w:asciiTheme="minorHAnsi" w:hAnsiTheme="minorHAnsi"/>
                </w:rPr>
                <w:delText>&lt;&lt;</w:delText>
              </w:r>
              <w:r w:rsidRPr="00C51873" w:rsidDel="00A57671">
                <w:rPr>
                  <w:rFonts w:asciiTheme="minorHAnsi" w:hAnsiTheme="minorHAnsi"/>
                  <w:szCs w:val="18"/>
                </w:rPr>
                <w:delText xml:space="preserve">auto filled text: referenced from </w:delText>
              </w:r>
              <w:r w:rsidRPr="00B23E93" w:rsidDel="00A57671">
                <w:rPr>
                  <w:rFonts w:asciiTheme="minorHAnsi" w:hAnsiTheme="minorHAnsi"/>
                </w:rPr>
                <w:delText>CF1R</w:delText>
              </w:r>
              <w:r w:rsidDel="00A57671">
                <w:rPr>
                  <w:rFonts w:asciiTheme="minorHAnsi" w:hAnsiTheme="minorHAnsi"/>
                </w:rPr>
                <w:delText>&gt;&gt;</w:delText>
              </w:r>
            </w:del>
          </w:p>
        </w:tc>
      </w:tr>
      <w:tr w:rsidR="005D3506" w:rsidRPr="002F3D03" w:rsidDel="00A57671" w14:paraId="7E64DB6B" w14:textId="32218B29" w:rsidTr="00C453CA">
        <w:trPr>
          <w:trHeight w:val="288"/>
          <w:del w:id="511" w:author="Tam, Danny@Energy" w:date="2022-03-10T19:59:00Z"/>
        </w:trPr>
        <w:tc>
          <w:tcPr>
            <w:tcW w:w="650" w:type="dxa"/>
            <w:vAlign w:val="center"/>
          </w:tcPr>
          <w:p w14:paraId="7E64DB68" w14:textId="6C611277" w:rsidR="005D3506" w:rsidDel="00A57671" w:rsidRDefault="005D3506" w:rsidP="005D3506">
            <w:pPr>
              <w:suppressAutoHyphens/>
              <w:jc w:val="center"/>
              <w:rPr>
                <w:del w:id="512" w:author="Tam, Danny@Energy" w:date="2022-03-10T19:59:00Z"/>
                <w:rFonts w:asciiTheme="minorHAnsi" w:hAnsiTheme="minorHAnsi"/>
              </w:rPr>
            </w:pPr>
            <w:del w:id="513" w:author="Tam, Danny@Energy" w:date="2022-03-10T19:59:00Z">
              <w:r w:rsidDel="00A57671">
                <w:rPr>
                  <w:rFonts w:asciiTheme="minorHAnsi" w:hAnsiTheme="minorHAnsi"/>
                </w:rPr>
                <w:delText>04</w:delText>
              </w:r>
            </w:del>
          </w:p>
        </w:tc>
        <w:tc>
          <w:tcPr>
            <w:tcW w:w="4810" w:type="dxa"/>
            <w:vAlign w:val="center"/>
          </w:tcPr>
          <w:p w14:paraId="7E64DB69" w14:textId="387022A8" w:rsidR="005D3506" w:rsidDel="00A57671" w:rsidRDefault="005D3506" w:rsidP="005D3506">
            <w:pPr>
              <w:suppressAutoHyphens/>
              <w:rPr>
                <w:del w:id="514" w:author="Tam, Danny@Energy" w:date="2022-03-10T19:59:00Z"/>
                <w:rFonts w:asciiTheme="minorHAnsi" w:hAnsiTheme="minorHAnsi"/>
              </w:rPr>
            </w:pPr>
            <w:del w:id="515" w:author="Tam, Danny@Energy" w:date="2022-03-10T19:59:00Z">
              <w:r w:rsidRPr="002F3D03" w:rsidDel="00A57671">
                <w:rPr>
                  <w:rFonts w:asciiTheme="minorHAnsi" w:hAnsiTheme="minorHAnsi"/>
                </w:rPr>
                <w:delText>Certification Type</w:delText>
              </w:r>
            </w:del>
          </w:p>
        </w:tc>
        <w:tc>
          <w:tcPr>
            <w:tcW w:w="5804" w:type="dxa"/>
            <w:vAlign w:val="center"/>
          </w:tcPr>
          <w:p w14:paraId="48D45C87" w14:textId="0DE63ED6" w:rsidR="005D3506" w:rsidRPr="005D3506" w:rsidDel="00A57671" w:rsidRDefault="005D3506" w:rsidP="005D3506">
            <w:pPr>
              <w:suppressAutoHyphens/>
              <w:rPr>
                <w:del w:id="516" w:author="Tam, Danny@Energy" w:date="2022-03-10T19:59:00Z"/>
                <w:rFonts w:asciiTheme="minorHAnsi" w:hAnsiTheme="minorHAnsi"/>
              </w:rPr>
            </w:pPr>
            <w:del w:id="517" w:author="Tam, Danny@Energy" w:date="2022-03-10T19:59:00Z">
              <w:r w:rsidDel="00A57671">
                <w:rPr>
                  <w:rFonts w:asciiTheme="minorHAnsi" w:hAnsiTheme="minorHAnsi"/>
                </w:rPr>
                <w:delText>&lt;&lt;if A03 = N/A, then user drop down select OG-100 or OG-300</w:delText>
              </w:r>
              <w:r w:rsidRPr="005D3506" w:rsidDel="00A57671">
                <w:rPr>
                  <w:rFonts w:asciiTheme="minorHAnsi" w:hAnsiTheme="minorHAnsi"/>
                </w:rPr>
                <w:delText xml:space="preserve">; </w:delText>
              </w:r>
            </w:del>
          </w:p>
          <w:p w14:paraId="7E64DB6A" w14:textId="1704E713" w:rsidR="005D3506" w:rsidRPr="005D3506" w:rsidDel="00A57671" w:rsidRDefault="005D3506" w:rsidP="005D3506">
            <w:pPr>
              <w:suppressAutoHyphens/>
              <w:rPr>
                <w:del w:id="518" w:author="Tam, Danny@Energy" w:date="2022-03-10T19:59:00Z"/>
                <w:rFonts w:asciiTheme="minorHAnsi" w:hAnsiTheme="minorHAnsi"/>
              </w:rPr>
            </w:pPr>
            <w:del w:id="519" w:author="Tam, Danny@Energy" w:date="2022-03-10T19:59:00Z">
              <w:r w:rsidRPr="005D3506" w:rsidDel="00A57671">
                <w:rPr>
                  <w:rFonts w:asciiTheme="minorHAnsi" w:hAnsiTheme="minorHAnsi"/>
                </w:rPr>
                <w:delText>Else value = OG-100</w:delText>
              </w:r>
              <w:r w:rsidDel="00A57671">
                <w:rPr>
                  <w:rFonts w:asciiTheme="minorHAnsi" w:hAnsiTheme="minorHAnsi"/>
                </w:rPr>
                <w:delText>&gt;&gt;</w:delText>
              </w:r>
            </w:del>
          </w:p>
        </w:tc>
      </w:tr>
      <w:tr w:rsidR="005D3506" w:rsidRPr="002F3D03" w:rsidDel="00A57671" w14:paraId="7E64DB6F" w14:textId="39CA43C1" w:rsidTr="00C453CA">
        <w:trPr>
          <w:trHeight w:val="288"/>
          <w:del w:id="520" w:author="Tam, Danny@Energy" w:date="2022-03-10T19:59:00Z"/>
        </w:trPr>
        <w:tc>
          <w:tcPr>
            <w:tcW w:w="650" w:type="dxa"/>
            <w:vAlign w:val="center"/>
          </w:tcPr>
          <w:p w14:paraId="7E64DB6C" w14:textId="163A182C" w:rsidR="005D3506" w:rsidDel="00A57671" w:rsidRDefault="005D3506" w:rsidP="005D3506">
            <w:pPr>
              <w:suppressAutoHyphens/>
              <w:jc w:val="center"/>
              <w:rPr>
                <w:del w:id="521" w:author="Tam, Danny@Energy" w:date="2022-03-10T19:59:00Z"/>
                <w:rFonts w:asciiTheme="minorHAnsi" w:hAnsiTheme="minorHAnsi"/>
              </w:rPr>
            </w:pPr>
            <w:del w:id="522" w:author="Tam, Danny@Energy" w:date="2022-03-10T19:59:00Z">
              <w:r w:rsidDel="00A57671">
                <w:rPr>
                  <w:rFonts w:asciiTheme="minorHAnsi" w:hAnsiTheme="minorHAnsi"/>
                </w:rPr>
                <w:delText>05</w:delText>
              </w:r>
            </w:del>
          </w:p>
        </w:tc>
        <w:tc>
          <w:tcPr>
            <w:tcW w:w="4810" w:type="dxa"/>
            <w:vAlign w:val="center"/>
          </w:tcPr>
          <w:p w14:paraId="7E64DB6D" w14:textId="0F2CE54F" w:rsidR="005D3506" w:rsidRPr="002F3D03" w:rsidDel="00A57671" w:rsidRDefault="005D3506" w:rsidP="005D3506">
            <w:pPr>
              <w:suppressAutoHyphens/>
              <w:rPr>
                <w:del w:id="523" w:author="Tam, Danny@Energy" w:date="2022-03-10T19:59:00Z"/>
                <w:rFonts w:asciiTheme="minorHAnsi" w:hAnsiTheme="minorHAnsi"/>
              </w:rPr>
            </w:pPr>
            <w:del w:id="524" w:author="Tam, Danny@Energy" w:date="2022-03-10T19:59:00Z">
              <w:r w:rsidDel="00A57671">
                <w:rPr>
                  <w:rFonts w:asciiTheme="minorHAnsi" w:hAnsiTheme="minorHAnsi"/>
                </w:rPr>
                <w:delText>Certificate of Compliance Type</w:delText>
              </w:r>
            </w:del>
          </w:p>
        </w:tc>
        <w:tc>
          <w:tcPr>
            <w:tcW w:w="5804" w:type="dxa"/>
            <w:vAlign w:val="center"/>
          </w:tcPr>
          <w:p w14:paraId="7E64DB6E" w14:textId="5349302E" w:rsidR="005D3506" w:rsidRPr="00B23E93" w:rsidDel="00A57671" w:rsidRDefault="005D3506" w:rsidP="005D3506">
            <w:pPr>
              <w:spacing w:after="60"/>
              <w:rPr>
                <w:del w:id="525" w:author="Tam, Danny@Energy" w:date="2022-03-10T19:59:00Z"/>
                <w:rFonts w:asciiTheme="minorHAnsi" w:hAnsiTheme="minorHAnsi"/>
              </w:rPr>
            </w:pPr>
            <w:del w:id="526" w:author="Tam, Danny@Energy" w:date="2022-03-10T19:59:00Z">
              <w:r w:rsidRPr="00B23E93" w:rsidDel="00A57671">
                <w:rPr>
                  <w:rFonts w:asciiTheme="minorHAnsi" w:hAnsiTheme="minorHAnsi"/>
                </w:rPr>
                <w:delText>&lt;&lt; reference text from CF1R document type property:  allowed valu</w:delText>
              </w:r>
              <w:r w:rsidDel="00A57671">
                <w:rPr>
                  <w:rFonts w:asciiTheme="minorHAnsi" w:hAnsiTheme="minorHAnsi"/>
                </w:rPr>
                <w:delText>es: P</w:delText>
              </w:r>
              <w:r w:rsidRPr="00B23E93" w:rsidDel="00A57671">
                <w:rPr>
                  <w:rFonts w:asciiTheme="minorHAnsi" w:hAnsiTheme="minorHAnsi"/>
                </w:rPr>
                <w:delText xml:space="preserve">erformance or </w:delText>
              </w:r>
              <w:r w:rsidDel="00A57671">
                <w:rPr>
                  <w:rFonts w:asciiTheme="minorHAnsi" w:hAnsiTheme="minorHAnsi"/>
                </w:rPr>
                <w:delText>P</w:delText>
              </w:r>
              <w:r w:rsidRPr="00B23E93" w:rsidDel="00A57671">
                <w:rPr>
                  <w:rFonts w:asciiTheme="minorHAnsi" w:hAnsiTheme="minorHAnsi"/>
                </w:rPr>
                <w:delText>rescriptive</w:delText>
              </w:r>
              <w:r w:rsidDel="00A57671">
                <w:rPr>
                  <w:rFonts w:asciiTheme="minorHAnsi" w:hAnsiTheme="minorHAnsi"/>
                </w:rPr>
                <w:delText>NewConstruction&gt;&gt;</w:delText>
              </w:r>
            </w:del>
          </w:p>
        </w:tc>
      </w:tr>
      <w:tr w:rsidR="005D3506" w:rsidRPr="002F3D03" w:rsidDel="00A57671" w14:paraId="7E64DB73" w14:textId="0450747D" w:rsidTr="00C453CA">
        <w:trPr>
          <w:trHeight w:val="288"/>
          <w:del w:id="527" w:author="Tam, Danny@Energy" w:date="2022-03-10T19:59:00Z"/>
        </w:trPr>
        <w:tc>
          <w:tcPr>
            <w:tcW w:w="650" w:type="dxa"/>
            <w:vAlign w:val="center"/>
          </w:tcPr>
          <w:p w14:paraId="7E64DB70" w14:textId="5DFB41A3" w:rsidR="005D3506" w:rsidRPr="002F3D03" w:rsidDel="00A57671" w:rsidRDefault="005D3506" w:rsidP="005D3506">
            <w:pPr>
              <w:suppressAutoHyphens/>
              <w:jc w:val="center"/>
              <w:rPr>
                <w:del w:id="528" w:author="Tam, Danny@Energy" w:date="2022-03-10T19:59:00Z"/>
                <w:rFonts w:asciiTheme="minorHAnsi" w:hAnsiTheme="minorHAnsi"/>
              </w:rPr>
            </w:pPr>
            <w:del w:id="529" w:author="Tam, Danny@Energy" w:date="2022-03-10T19:59:00Z">
              <w:r w:rsidDel="00A57671">
                <w:rPr>
                  <w:rFonts w:asciiTheme="minorHAnsi" w:hAnsiTheme="minorHAnsi"/>
                </w:rPr>
                <w:delText>06</w:delText>
              </w:r>
            </w:del>
          </w:p>
        </w:tc>
        <w:tc>
          <w:tcPr>
            <w:tcW w:w="4810" w:type="dxa"/>
            <w:vAlign w:val="center"/>
          </w:tcPr>
          <w:p w14:paraId="7E64DB71" w14:textId="31958FBA" w:rsidR="005D3506" w:rsidRPr="002F3D03" w:rsidDel="00A57671" w:rsidRDefault="005D3506" w:rsidP="005D3506">
            <w:pPr>
              <w:suppressAutoHyphens/>
              <w:rPr>
                <w:del w:id="530" w:author="Tam, Danny@Energy" w:date="2022-03-10T19:59:00Z"/>
                <w:rFonts w:asciiTheme="minorHAnsi" w:hAnsiTheme="minorHAnsi"/>
              </w:rPr>
            </w:pPr>
            <w:del w:id="531" w:author="Tam, Danny@Energy" w:date="2022-03-10T19:59:00Z">
              <w:r w:rsidRPr="002F3D03" w:rsidDel="00A57671">
                <w:rPr>
                  <w:rFonts w:asciiTheme="minorHAnsi" w:hAnsiTheme="minorHAnsi"/>
                </w:rPr>
                <w:delText>M</w:delText>
              </w:r>
              <w:r w:rsidDel="00A57671">
                <w:rPr>
                  <w:rFonts w:asciiTheme="minorHAnsi" w:hAnsiTheme="minorHAnsi"/>
                </w:rPr>
                <w:delText>anufacturer</w:delText>
              </w:r>
              <w:r w:rsidRPr="002F3D03" w:rsidDel="00A57671">
                <w:rPr>
                  <w:rFonts w:asciiTheme="minorHAnsi" w:hAnsiTheme="minorHAnsi"/>
                </w:rPr>
                <w:delText xml:space="preserve"> Name</w:delText>
              </w:r>
            </w:del>
          </w:p>
        </w:tc>
        <w:tc>
          <w:tcPr>
            <w:tcW w:w="5804" w:type="dxa"/>
            <w:vAlign w:val="center"/>
          </w:tcPr>
          <w:p w14:paraId="7E64DB72" w14:textId="4A4641A0" w:rsidR="005D3506" w:rsidDel="00A57671" w:rsidRDefault="005D3506" w:rsidP="00BC7C93">
            <w:pPr>
              <w:suppressAutoHyphens/>
              <w:rPr>
                <w:del w:id="532" w:author="Tam, Danny@Energy" w:date="2022-03-10T19:59:00Z"/>
                <w:rFonts w:asciiTheme="minorHAnsi" w:hAnsiTheme="minorHAnsi"/>
              </w:rPr>
            </w:pPr>
            <w:del w:id="533" w:author="Tam, Danny@Energy" w:date="2022-03-10T19:59:00Z">
              <w:r w:rsidDel="00A57671">
                <w:rPr>
                  <w:rFonts w:asciiTheme="minorHAnsi" w:hAnsiTheme="minorHAnsi"/>
                </w:rPr>
                <w:delText>&lt;&lt;</w:delText>
              </w:r>
              <w:r w:rsidR="00537F20" w:rsidDel="00A57671">
                <w:rPr>
                  <w:rFonts w:asciiTheme="minorHAnsi" w:hAnsiTheme="minorHAnsi"/>
                </w:rPr>
                <w:delText>From CF1R</w:delText>
              </w:r>
              <w:r w:rsidR="00865D5E" w:rsidDel="00A57671">
                <w:rPr>
                  <w:rFonts w:asciiTheme="minorHAnsi" w:hAnsiTheme="minorHAnsi"/>
                </w:rPr>
                <w:delText>-PRF</w:delText>
              </w:r>
              <w:r w:rsidR="00537F20" w:rsidDel="00A57671">
                <w:rPr>
                  <w:rFonts w:asciiTheme="minorHAnsi" w:hAnsiTheme="minorHAnsi"/>
                </w:rPr>
                <w:delText xml:space="preserve">; elseif prescriptive, </w:delText>
              </w:r>
              <w:r w:rsidR="00BC7C93" w:rsidDel="00A57671">
                <w:rPr>
                  <w:rFonts w:asciiTheme="minorHAnsi" w:hAnsiTheme="minorHAnsi"/>
                </w:rPr>
                <w:delText>f</w:delText>
              </w:r>
              <w:r w:rsidDel="00A57671">
                <w:rPr>
                  <w:rFonts w:asciiTheme="minorHAnsi" w:hAnsiTheme="minorHAnsi"/>
                </w:rPr>
                <w:delText xml:space="preserve">rom CF1R-STH-01; else user input if </w:delText>
              </w:r>
              <w:r w:rsidRPr="00E42BA5" w:rsidDel="00A57671">
                <w:rPr>
                  <w:rFonts w:asciiTheme="minorHAnsi" w:hAnsiTheme="minorHAnsi"/>
                  <w:i/>
                </w:rPr>
                <w:delText>SRCC Certification Type</w:delText>
              </w:r>
              <w:r w:rsidDel="00A57671">
                <w:rPr>
                  <w:rFonts w:asciiTheme="minorHAnsi" w:hAnsiTheme="minorHAnsi"/>
                </w:rPr>
                <w:delText xml:space="preserve"> = OG-300&gt;&gt;</w:delText>
              </w:r>
            </w:del>
          </w:p>
        </w:tc>
      </w:tr>
      <w:tr w:rsidR="00CD4750" w:rsidRPr="002F3D03" w:rsidDel="00A57671" w14:paraId="51D8569A" w14:textId="03B452AF" w:rsidTr="00C453CA">
        <w:trPr>
          <w:trHeight w:val="288"/>
          <w:del w:id="534" w:author="Tam, Danny@Energy" w:date="2022-03-10T19:59:00Z"/>
        </w:trPr>
        <w:tc>
          <w:tcPr>
            <w:tcW w:w="650" w:type="dxa"/>
            <w:vAlign w:val="center"/>
          </w:tcPr>
          <w:p w14:paraId="39F72785" w14:textId="769A0AAA" w:rsidR="00CD4750" w:rsidDel="00A57671" w:rsidRDefault="00CD4750" w:rsidP="005D3506">
            <w:pPr>
              <w:suppressAutoHyphens/>
              <w:jc w:val="center"/>
              <w:rPr>
                <w:del w:id="535" w:author="Tam, Danny@Energy" w:date="2022-03-10T19:59:00Z"/>
                <w:rFonts w:asciiTheme="minorHAnsi" w:hAnsiTheme="minorHAnsi"/>
              </w:rPr>
            </w:pPr>
            <w:del w:id="536" w:author="Tam, Danny@Energy" w:date="2022-03-10T19:59:00Z">
              <w:r w:rsidDel="00A57671">
                <w:rPr>
                  <w:rFonts w:asciiTheme="minorHAnsi" w:hAnsiTheme="minorHAnsi"/>
                </w:rPr>
                <w:delText>07</w:delText>
              </w:r>
            </w:del>
          </w:p>
        </w:tc>
        <w:tc>
          <w:tcPr>
            <w:tcW w:w="4810" w:type="dxa"/>
            <w:vAlign w:val="center"/>
          </w:tcPr>
          <w:p w14:paraId="59B3E48B" w14:textId="7D5B73C4" w:rsidR="00CD4750" w:rsidRPr="002F3D03" w:rsidDel="00A57671" w:rsidRDefault="00CD4750" w:rsidP="005D3506">
            <w:pPr>
              <w:suppressAutoHyphens/>
              <w:rPr>
                <w:del w:id="537" w:author="Tam, Danny@Energy" w:date="2022-03-10T19:59:00Z"/>
                <w:rFonts w:asciiTheme="minorHAnsi" w:hAnsiTheme="minorHAnsi"/>
              </w:rPr>
            </w:pPr>
            <w:del w:id="538" w:author="Tam, Danny@Energy" w:date="2022-03-10T19:59:00Z">
              <w:r w:rsidDel="00A57671">
                <w:rPr>
                  <w:rFonts w:asciiTheme="minorHAnsi" w:hAnsiTheme="minorHAnsi"/>
                </w:rPr>
                <w:delText>Collector Brand</w:delText>
              </w:r>
            </w:del>
          </w:p>
        </w:tc>
        <w:tc>
          <w:tcPr>
            <w:tcW w:w="5804" w:type="dxa"/>
            <w:vAlign w:val="center"/>
          </w:tcPr>
          <w:p w14:paraId="6553906B" w14:textId="0F0D1391" w:rsidR="00CD4750" w:rsidDel="00A57671" w:rsidRDefault="00CD4750" w:rsidP="00537F20">
            <w:pPr>
              <w:suppressAutoHyphens/>
              <w:rPr>
                <w:del w:id="539" w:author="Tam, Danny@Energy" w:date="2022-03-10T19:59:00Z"/>
                <w:rFonts w:asciiTheme="minorHAnsi" w:hAnsiTheme="minorHAnsi"/>
              </w:rPr>
            </w:pPr>
            <w:del w:id="540" w:author="Tam, Danny@Energy" w:date="2022-03-10T19:59:00Z">
              <w:r w:rsidRPr="00CD4750" w:rsidDel="00A57671">
                <w:rPr>
                  <w:rFonts w:asciiTheme="minorHAnsi" w:hAnsiTheme="minorHAnsi"/>
                </w:rPr>
                <w:delText>&lt;&lt;F</w:delText>
              </w:r>
              <w:r w:rsidR="00865D5E" w:rsidDel="00A57671">
                <w:rPr>
                  <w:rFonts w:asciiTheme="minorHAnsi" w:hAnsiTheme="minorHAnsi"/>
                </w:rPr>
                <w:delText xml:space="preserve">rom CF1R-PRF; elseif prescriptive, </w:delText>
              </w:r>
              <w:r w:rsidRPr="00CD4750" w:rsidDel="00A57671">
                <w:rPr>
                  <w:rFonts w:asciiTheme="minorHAnsi" w:hAnsiTheme="minorHAnsi"/>
                </w:rPr>
                <w:delText>from CF1R-STH-01; else user input if SRCC Certification Type = OG-300&gt;&gt;</w:delText>
              </w:r>
            </w:del>
          </w:p>
        </w:tc>
      </w:tr>
      <w:tr w:rsidR="005D3506" w:rsidRPr="002F3D03" w:rsidDel="00A57671" w14:paraId="7E64DB77" w14:textId="7F42BAF1" w:rsidTr="00C453CA">
        <w:trPr>
          <w:trHeight w:val="288"/>
          <w:del w:id="541" w:author="Tam, Danny@Energy" w:date="2022-03-10T19:59:00Z"/>
        </w:trPr>
        <w:tc>
          <w:tcPr>
            <w:tcW w:w="650" w:type="dxa"/>
            <w:vAlign w:val="center"/>
          </w:tcPr>
          <w:p w14:paraId="7E64DB74" w14:textId="618806AB" w:rsidR="005D3506" w:rsidRPr="002F3D03" w:rsidDel="00A57671" w:rsidRDefault="005D3506" w:rsidP="005D3506">
            <w:pPr>
              <w:suppressAutoHyphens/>
              <w:jc w:val="center"/>
              <w:rPr>
                <w:del w:id="542" w:author="Tam, Danny@Energy" w:date="2022-03-10T19:59:00Z"/>
                <w:rFonts w:asciiTheme="minorHAnsi" w:hAnsiTheme="minorHAnsi"/>
              </w:rPr>
            </w:pPr>
            <w:del w:id="543" w:author="Tam, Danny@Energy" w:date="2022-03-10T19:59:00Z">
              <w:r w:rsidDel="00A57671">
                <w:rPr>
                  <w:rFonts w:asciiTheme="minorHAnsi" w:hAnsiTheme="minorHAnsi"/>
                </w:rPr>
                <w:delText>0</w:delText>
              </w:r>
              <w:r w:rsidR="00865D5E" w:rsidDel="00A57671">
                <w:rPr>
                  <w:rFonts w:asciiTheme="minorHAnsi" w:hAnsiTheme="minorHAnsi"/>
                </w:rPr>
                <w:delText>8</w:delText>
              </w:r>
            </w:del>
          </w:p>
        </w:tc>
        <w:tc>
          <w:tcPr>
            <w:tcW w:w="4810" w:type="dxa"/>
            <w:vAlign w:val="center"/>
          </w:tcPr>
          <w:p w14:paraId="7E64DB75" w14:textId="2C2DAE12" w:rsidR="005D3506" w:rsidRPr="002F3D03" w:rsidDel="00A57671" w:rsidRDefault="005D3506" w:rsidP="005D3506">
            <w:pPr>
              <w:suppressAutoHyphens/>
              <w:rPr>
                <w:del w:id="544" w:author="Tam, Danny@Energy" w:date="2022-03-10T19:59:00Z"/>
                <w:rFonts w:asciiTheme="minorHAnsi" w:hAnsiTheme="minorHAnsi"/>
              </w:rPr>
            </w:pPr>
            <w:del w:id="545" w:author="Tam, Danny@Energy" w:date="2022-03-10T19:59:00Z">
              <w:r w:rsidRPr="002F3D03" w:rsidDel="00A57671">
                <w:rPr>
                  <w:rFonts w:asciiTheme="minorHAnsi" w:hAnsiTheme="minorHAnsi"/>
                </w:rPr>
                <w:delText>Model Number</w:delText>
              </w:r>
            </w:del>
          </w:p>
        </w:tc>
        <w:tc>
          <w:tcPr>
            <w:tcW w:w="5804" w:type="dxa"/>
            <w:vAlign w:val="center"/>
          </w:tcPr>
          <w:p w14:paraId="7E64DB76" w14:textId="73723406" w:rsidR="005D3506" w:rsidDel="00A57671" w:rsidRDefault="005D3506" w:rsidP="004875E3">
            <w:pPr>
              <w:suppressAutoHyphens/>
              <w:rPr>
                <w:del w:id="546" w:author="Tam, Danny@Energy" w:date="2022-03-10T19:59:00Z"/>
                <w:rFonts w:asciiTheme="minorHAnsi" w:hAnsiTheme="minorHAnsi"/>
              </w:rPr>
            </w:pPr>
            <w:del w:id="547" w:author="Tam, Danny@Energy" w:date="2022-03-10T19:59:00Z">
              <w:r w:rsidDel="00A57671">
                <w:rPr>
                  <w:rFonts w:asciiTheme="minorHAnsi" w:hAnsiTheme="minorHAnsi"/>
                </w:rPr>
                <w:delText>&lt;&lt;</w:delText>
              </w:r>
              <w:r w:rsidR="004875E3" w:rsidDel="00A57671">
                <w:rPr>
                  <w:rFonts w:asciiTheme="minorHAnsi" w:hAnsiTheme="minorHAnsi"/>
                </w:rPr>
                <w:delText>From CF1R</w:delText>
              </w:r>
              <w:r w:rsidR="00865D5E" w:rsidDel="00A57671">
                <w:rPr>
                  <w:rFonts w:asciiTheme="minorHAnsi" w:hAnsiTheme="minorHAnsi"/>
                </w:rPr>
                <w:delText>-PRF</w:delText>
              </w:r>
              <w:r w:rsidR="004875E3" w:rsidDel="00A57671">
                <w:rPr>
                  <w:rFonts w:asciiTheme="minorHAnsi" w:hAnsiTheme="minorHAnsi"/>
                </w:rPr>
                <w:delText>; elseif prescriptive, f</w:delText>
              </w:r>
              <w:r w:rsidDel="00A57671">
                <w:rPr>
                  <w:rFonts w:asciiTheme="minorHAnsi" w:hAnsiTheme="minorHAnsi"/>
                </w:rPr>
                <w:delText xml:space="preserve">rom CF1R-STH-01; else user input if </w:delText>
              </w:r>
              <w:r w:rsidRPr="000029FB" w:rsidDel="00A57671">
                <w:rPr>
                  <w:rFonts w:asciiTheme="minorHAnsi" w:hAnsiTheme="minorHAnsi"/>
                  <w:i/>
                </w:rPr>
                <w:delText>SRCC Certification Type</w:delText>
              </w:r>
              <w:r w:rsidDel="00A57671">
                <w:rPr>
                  <w:rFonts w:asciiTheme="minorHAnsi" w:hAnsiTheme="minorHAnsi"/>
                </w:rPr>
                <w:delText xml:space="preserve">  = OG-300&gt;&gt;</w:delText>
              </w:r>
            </w:del>
          </w:p>
        </w:tc>
      </w:tr>
      <w:tr w:rsidR="005D3506" w:rsidRPr="002F3D03" w:rsidDel="00A57671" w14:paraId="7E64DB7B" w14:textId="1E7C1081" w:rsidTr="00C453CA">
        <w:trPr>
          <w:trHeight w:val="288"/>
          <w:del w:id="548" w:author="Tam, Danny@Energy" w:date="2022-03-10T19:59:00Z"/>
        </w:trPr>
        <w:tc>
          <w:tcPr>
            <w:tcW w:w="650" w:type="dxa"/>
            <w:vAlign w:val="center"/>
          </w:tcPr>
          <w:p w14:paraId="7E64DB78" w14:textId="2E3E7F82" w:rsidR="005D3506" w:rsidDel="00A57671" w:rsidRDefault="005D3506" w:rsidP="005D3506">
            <w:pPr>
              <w:suppressAutoHyphens/>
              <w:jc w:val="center"/>
              <w:rPr>
                <w:del w:id="549" w:author="Tam, Danny@Energy" w:date="2022-03-10T19:59:00Z"/>
                <w:rFonts w:asciiTheme="minorHAnsi" w:hAnsiTheme="minorHAnsi"/>
              </w:rPr>
            </w:pPr>
            <w:del w:id="550" w:author="Tam, Danny@Energy" w:date="2022-03-10T19:59:00Z">
              <w:r w:rsidDel="00A57671">
                <w:rPr>
                  <w:rFonts w:asciiTheme="minorHAnsi" w:hAnsiTheme="minorHAnsi"/>
                </w:rPr>
                <w:delText>0</w:delText>
              </w:r>
              <w:r w:rsidR="00865D5E" w:rsidDel="00A57671">
                <w:rPr>
                  <w:rFonts w:asciiTheme="minorHAnsi" w:hAnsiTheme="minorHAnsi"/>
                </w:rPr>
                <w:delText>9</w:delText>
              </w:r>
            </w:del>
          </w:p>
        </w:tc>
        <w:tc>
          <w:tcPr>
            <w:tcW w:w="4810" w:type="dxa"/>
            <w:vAlign w:val="center"/>
          </w:tcPr>
          <w:p w14:paraId="7E64DB79" w14:textId="5F06E646" w:rsidR="005D3506" w:rsidRPr="002F3D03" w:rsidDel="00A57671" w:rsidRDefault="004875E3" w:rsidP="005D3506">
            <w:pPr>
              <w:suppressAutoHyphens/>
              <w:rPr>
                <w:del w:id="551" w:author="Tam, Danny@Energy" w:date="2022-03-10T19:59:00Z"/>
                <w:rFonts w:asciiTheme="minorHAnsi" w:hAnsiTheme="minorHAnsi"/>
              </w:rPr>
            </w:pPr>
            <w:del w:id="552" w:author="Tam, Danny@Energy" w:date="2022-03-10T19:59:00Z">
              <w:r w:rsidDel="00A57671">
                <w:rPr>
                  <w:rFonts w:asciiTheme="minorHAnsi" w:hAnsiTheme="minorHAnsi"/>
                </w:rPr>
                <w:delText xml:space="preserve">SRCC/IAPMO </w:delText>
              </w:r>
              <w:r w:rsidR="005D3506" w:rsidDel="00A57671">
                <w:rPr>
                  <w:rFonts w:asciiTheme="minorHAnsi" w:hAnsiTheme="minorHAnsi"/>
                </w:rPr>
                <w:delText>Number</w:delText>
              </w:r>
            </w:del>
          </w:p>
        </w:tc>
        <w:tc>
          <w:tcPr>
            <w:tcW w:w="5804" w:type="dxa"/>
            <w:vAlign w:val="center"/>
          </w:tcPr>
          <w:p w14:paraId="7E64DB7A" w14:textId="5D5B9BFD" w:rsidR="005D3506" w:rsidDel="00A57671" w:rsidRDefault="005D3506" w:rsidP="005D3506">
            <w:pPr>
              <w:suppressAutoHyphens/>
              <w:rPr>
                <w:del w:id="553" w:author="Tam, Danny@Energy" w:date="2022-03-10T19:59:00Z"/>
                <w:rFonts w:asciiTheme="minorHAnsi" w:hAnsiTheme="minorHAnsi"/>
              </w:rPr>
            </w:pPr>
            <w:del w:id="554" w:author="Tam, Danny@Energy" w:date="2022-03-10T19:59:00Z">
              <w:r w:rsidDel="00A57671">
                <w:rPr>
                  <w:rFonts w:asciiTheme="minorHAnsi" w:hAnsiTheme="minorHAnsi"/>
                </w:rPr>
                <w:delText>&lt;&lt;</w:delText>
              </w:r>
              <w:r w:rsidR="004875E3" w:rsidDel="00A57671">
                <w:rPr>
                  <w:rFonts w:asciiTheme="minorHAnsi" w:hAnsiTheme="minorHAnsi"/>
                </w:rPr>
                <w:delText>From CF1R</w:delText>
              </w:r>
              <w:r w:rsidR="00865D5E" w:rsidDel="00A57671">
                <w:rPr>
                  <w:rFonts w:asciiTheme="minorHAnsi" w:hAnsiTheme="minorHAnsi"/>
                </w:rPr>
                <w:delText>-PRF</w:delText>
              </w:r>
              <w:r w:rsidR="004875E3" w:rsidDel="00A57671">
                <w:rPr>
                  <w:rFonts w:asciiTheme="minorHAnsi" w:hAnsiTheme="minorHAnsi"/>
                </w:rPr>
                <w:delText>; elseif prescriptive, f</w:delText>
              </w:r>
              <w:r w:rsidDel="00A57671">
                <w:rPr>
                  <w:rFonts w:asciiTheme="minorHAnsi" w:hAnsiTheme="minorHAnsi"/>
                </w:rPr>
                <w:delText xml:space="preserve">rom CF1R-STH-01; else user input if </w:delText>
              </w:r>
              <w:r w:rsidRPr="000029FB" w:rsidDel="00A57671">
                <w:rPr>
                  <w:rFonts w:asciiTheme="minorHAnsi" w:hAnsiTheme="minorHAnsi"/>
                  <w:i/>
                </w:rPr>
                <w:delText>SRCC Certification Type</w:delText>
              </w:r>
              <w:r w:rsidDel="00A57671">
                <w:rPr>
                  <w:rFonts w:asciiTheme="minorHAnsi" w:hAnsiTheme="minorHAnsi"/>
                </w:rPr>
                <w:delText xml:space="preserve"> = OG-300&gt;&gt;</w:delText>
              </w:r>
            </w:del>
          </w:p>
        </w:tc>
      </w:tr>
      <w:tr w:rsidR="005D3506" w:rsidRPr="002F3D03" w:rsidDel="00A57671" w14:paraId="7E64DB7F" w14:textId="2AF9387C" w:rsidTr="00C453CA">
        <w:trPr>
          <w:trHeight w:val="288"/>
          <w:del w:id="555" w:author="Tam, Danny@Energy" w:date="2022-03-10T19:59:00Z"/>
        </w:trPr>
        <w:tc>
          <w:tcPr>
            <w:tcW w:w="650" w:type="dxa"/>
            <w:vAlign w:val="center"/>
          </w:tcPr>
          <w:p w14:paraId="7E64DB7C" w14:textId="30169CE8" w:rsidR="005D3506" w:rsidRPr="002F3D03" w:rsidDel="00A57671" w:rsidRDefault="00865D5E" w:rsidP="005D3506">
            <w:pPr>
              <w:suppressAutoHyphens/>
              <w:jc w:val="center"/>
              <w:rPr>
                <w:del w:id="556" w:author="Tam, Danny@Energy" w:date="2022-03-10T19:59:00Z"/>
                <w:rFonts w:asciiTheme="minorHAnsi" w:hAnsiTheme="minorHAnsi"/>
              </w:rPr>
            </w:pPr>
            <w:del w:id="557" w:author="Tam, Danny@Energy" w:date="2022-03-10T19:59:00Z">
              <w:r w:rsidDel="00A57671">
                <w:rPr>
                  <w:rFonts w:asciiTheme="minorHAnsi" w:hAnsiTheme="minorHAnsi"/>
                </w:rPr>
                <w:delText>10</w:delText>
              </w:r>
            </w:del>
          </w:p>
        </w:tc>
        <w:tc>
          <w:tcPr>
            <w:tcW w:w="4810" w:type="dxa"/>
            <w:vAlign w:val="center"/>
          </w:tcPr>
          <w:p w14:paraId="7E64DB7D" w14:textId="66571D5A" w:rsidR="005D3506" w:rsidRPr="002F3D03" w:rsidDel="00A57671" w:rsidRDefault="005D3506" w:rsidP="005D3506">
            <w:pPr>
              <w:suppressAutoHyphens/>
              <w:rPr>
                <w:del w:id="558" w:author="Tam, Danny@Energy" w:date="2022-03-10T19:59:00Z"/>
                <w:rFonts w:asciiTheme="minorHAnsi" w:hAnsiTheme="minorHAnsi"/>
              </w:rPr>
            </w:pPr>
            <w:del w:id="559" w:author="Tam, Danny@Energy" w:date="2022-03-10T19:59:00Z">
              <w:r w:rsidRPr="002F3D03" w:rsidDel="00A57671">
                <w:rPr>
                  <w:rFonts w:asciiTheme="minorHAnsi" w:hAnsiTheme="minorHAnsi"/>
                </w:rPr>
                <w:delText>Solar Savings Fraction</w:delText>
              </w:r>
              <w:r w:rsidDel="00A57671">
                <w:rPr>
                  <w:rFonts w:asciiTheme="minorHAnsi" w:hAnsiTheme="minorHAnsi"/>
                </w:rPr>
                <w:delText xml:space="preserve"> from calculator or directly from website</w:delText>
              </w:r>
              <w:r w:rsidRPr="002F3D03" w:rsidDel="00A57671">
                <w:rPr>
                  <w:rFonts w:asciiTheme="minorHAnsi" w:hAnsiTheme="minorHAnsi"/>
                </w:rPr>
                <w:delText xml:space="preserve"> (annual average value)</w:delText>
              </w:r>
            </w:del>
          </w:p>
        </w:tc>
        <w:tc>
          <w:tcPr>
            <w:tcW w:w="5804" w:type="dxa"/>
            <w:vAlign w:val="center"/>
          </w:tcPr>
          <w:p w14:paraId="7E64DB7E" w14:textId="426EAD40" w:rsidR="005D3506" w:rsidDel="00A57671" w:rsidRDefault="005D3506" w:rsidP="005D3506">
            <w:pPr>
              <w:suppressAutoHyphens/>
              <w:rPr>
                <w:del w:id="560" w:author="Tam, Danny@Energy" w:date="2022-03-10T19:59:00Z"/>
                <w:rFonts w:asciiTheme="minorHAnsi" w:hAnsiTheme="minorHAnsi"/>
              </w:rPr>
            </w:pPr>
            <w:del w:id="561" w:author="Tam, Danny@Energy" w:date="2022-03-10T19:59:00Z">
              <w:r w:rsidDel="00A57671">
                <w:rPr>
                  <w:rFonts w:asciiTheme="minorHAnsi" w:hAnsiTheme="minorHAnsi"/>
                </w:rPr>
                <w:delText>&lt;&lt;</w:delText>
              </w:r>
              <w:r w:rsidR="00416A5D" w:rsidRPr="00416A5D" w:rsidDel="00A57671">
                <w:rPr>
                  <w:rFonts w:asciiTheme="minorHAnsi" w:hAnsiTheme="minorHAnsi"/>
                </w:rPr>
                <w:delText xml:space="preserve"> if performance and </w:delText>
              </w:r>
              <w:r w:rsidR="00416A5D" w:rsidRPr="00416A5D" w:rsidDel="00A57671">
                <w:rPr>
                  <w:rFonts w:asciiTheme="minorHAnsi" w:hAnsiTheme="minorHAnsi"/>
                  <w:i/>
                  <w:iCs/>
                </w:rPr>
                <w:delText>SRRC Certification Type</w:delText>
              </w:r>
              <w:r w:rsidR="00416A5D" w:rsidRPr="00416A5D" w:rsidDel="00A57671">
                <w:rPr>
                  <w:rFonts w:asciiTheme="minorHAnsi" w:hAnsiTheme="minorHAnsi"/>
                </w:rPr>
                <w:delText xml:space="preserve"> = OG-100,</w:delText>
              </w:r>
              <w:r w:rsidR="00416A5D" w:rsidDel="00A57671">
                <w:rPr>
                  <w:rFonts w:asciiTheme="minorHAnsi" w:hAnsiTheme="minorHAnsi"/>
                </w:rPr>
                <w:delText xml:space="preserve"> f</w:delText>
              </w:r>
              <w:r w:rsidR="004875E3" w:rsidDel="00A57671">
                <w:rPr>
                  <w:rFonts w:asciiTheme="minorHAnsi" w:hAnsiTheme="minorHAnsi"/>
                </w:rPr>
                <w:delText>rom CF1R</w:delText>
              </w:r>
              <w:r w:rsidR="00865D5E" w:rsidDel="00A57671">
                <w:rPr>
                  <w:rFonts w:asciiTheme="minorHAnsi" w:hAnsiTheme="minorHAnsi"/>
                </w:rPr>
                <w:delText>-PRF</w:delText>
              </w:r>
              <w:r w:rsidR="004875E3" w:rsidDel="00A57671">
                <w:rPr>
                  <w:rFonts w:asciiTheme="minorHAnsi" w:hAnsiTheme="minorHAnsi"/>
                </w:rPr>
                <w:delText xml:space="preserve">; </w:delText>
              </w:r>
              <w:r w:rsidR="00416A5D" w:rsidRPr="00416A5D" w:rsidDel="00A57671">
                <w:rPr>
                  <w:rFonts w:asciiTheme="minorHAnsi" w:hAnsiTheme="minorHAnsi"/>
                </w:rPr>
                <w:delText xml:space="preserve">if performance and </w:delText>
              </w:r>
              <w:r w:rsidR="00416A5D" w:rsidRPr="00416A5D" w:rsidDel="00A57671">
                <w:rPr>
                  <w:rFonts w:asciiTheme="minorHAnsi" w:hAnsiTheme="minorHAnsi"/>
                  <w:i/>
                  <w:iCs/>
                </w:rPr>
                <w:delText>SRRC Certification Type</w:delText>
              </w:r>
              <w:r w:rsidR="00416A5D" w:rsidRPr="00416A5D" w:rsidDel="00A57671">
                <w:rPr>
                  <w:rFonts w:asciiTheme="minorHAnsi" w:hAnsiTheme="minorHAnsi"/>
                </w:rPr>
                <w:delText xml:space="preserve"> = OG-300, then user input;</w:delText>
              </w:r>
              <w:r w:rsidR="00416A5D" w:rsidDel="00A57671">
                <w:rPr>
                  <w:rFonts w:asciiTheme="minorHAnsi" w:hAnsiTheme="minorHAnsi"/>
                </w:rPr>
                <w:delText xml:space="preserve"> </w:delText>
              </w:r>
              <w:r w:rsidR="004875E3" w:rsidDel="00A57671">
                <w:rPr>
                  <w:rFonts w:asciiTheme="minorHAnsi" w:hAnsiTheme="minorHAnsi"/>
                </w:rPr>
                <w:delText>elseif prescriptive, f</w:delText>
              </w:r>
              <w:r w:rsidDel="00A57671">
                <w:rPr>
                  <w:rFonts w:asciiTheme="minorHAnsi" w:hAnsiTheme="minorHAnsi"/>
                </w:rPr>
                <w:delText>rom CF1R-STH-01&gt;&gt;</w:delText>
              </w:r>
            </w:del>
          </w:p>
        </w:tc>
      </w:tr>
      <w:tr w:rsidR="005D3506" w:rsidRPr="002F3D03" w:rsidDel="00A57671" w14:paraId="1614ADEC" w14:textId="553CDAD3" w:rsidTr="00C453CA">
        <w:trPr>
          <w:trHeight w:val="288"/>
          <w:del w:id="562" w:author="Tam, Danny@Energy" w:date="2022-03-10T19:59:00Z"/>
        </w:trPr>
        <w:tc>
          <w:tcPr>
            <w:tcW w:w="650" w:type="dxa"/>
            <w:vAlign w:val="center"/>
          </w:tcPr>
          <w:p w14:paraId="0868CB26" w14:textId="0CD50667" w:rsidR="005D3506" w:rsidDel="00A57671" w:rsidRDefault="005D3506" w:rsidP="005D3506">
            <w:pPr>
              <w:suppressAutoHyphens/>
              <w:jc w:val="center"/>
              <w:rPr>
                <w:del w:id="563" w:author="Tam, Danny@Energy" w:date="2022-03-10T19:59:00Z"/>
                <w:rFonts w:asciiTheme="minorHAnsi" w:hAnsiTheme="minorHAnsi"/>
              </w:rPr>
            </w:pPr>
            <w:del w:id="564" w:author="Tam, Danny@Energy" w:date="2022-03-10T19:59:00Z">
              <w:r w:rsidDel="00A57671">
                <w:rPr>
                  <w:rFonts w:asciiTheme="minorHAnsi" w:hAnsiTheme="minorHAnsi"/>
                </w:rPr>
                <w:delText>1</w:delText>
              </w:r>
              <w:r w:rsidR="00865D5E" w:rsidDel="00A57671">
                <w:rPr>
                  <w:rFonts w:asciiTheme="minorHAnsi" w:hAnsiTheme="minorHAnsi"/>
                </w:rPr>
                <w:delText>1</w:delText>
              </w:r>
            </w:del>
          </w:p>
        </w:tc>
        <w:tc>
          <w:tcPr>
            <w:tcW w:w="4810" w:type="dxa"/>
            <w:vAlign w:val="center"/>
          </w:tcPr>
          <w:p w14:paraId="3746228F" w14:textId="75510548" w:rsidR="005D3506" w:rsidRPr="002F3D03" w:rsidDel="00A57671" w:rsidRDefault="005D3506" w:rsidP="005D3506">
            <w:pPr>
              <w:suppressAutoHyphens/>
              <w:rPr>
                <w:del w:id="565" w:author="Tam, Danny@Energy" w:date="2022-03-10T19:59:00Z"/>
                <w:rFonts w:asciiTheme="minorHAnsi" w:hAnsiTheme="minorHAnsi"/>
              </w:rPr>
            </w:pPr>
            <w:del w:id="566" w:author="Tam, Danny@Energy" w:date="2022-03-10T19:59:00Z">
              <w:r w:rsidDel="00A57671">
                <w:rPr>
                  <w:rFonts w:asciiTheme="minorHAnsi" w:hAnsiTheme="minorHAnsi"/>
                </w:rPr>
                <w:delText>Required Solar Savings Fraction</w:delText>
              </w:r>
            </w:del>
          </w:p>
        </w:tc>
        <w:tc>
          <w:tcPr>
            <w:tcW w:w="5804" w:type="dxa"/>
            <w:vAlign w:val="center"/>
          </w:tcPr>
          <w:p w14:paraId="18A892CE" w14:textId="6D1EE4CF" w:rsidR="005D3506" w:rsidDel="00A57671" w:rsidRDefault="005D3506" w:rsidP="005D3506">
            <w:pPr>
              <w:suppressAutoHyphens/>
              <w:rPr>
                <w:del w:id="567" w:author="Tam, Danny@Energy" w:date="2022-03-10T19:59:00Z"/>
                <w:rFonts w:asciiTheme="minorHAnsi" w:hAnsiTheme="minorHAnsi"/>
              </w:rPr>
            </w:pPr>
            <w:del w:id="568" w:author="Tam, Danny@Energy" w:date="2022-03-10T19:59:00Z">
              <w:r w:rsidDel="00A57671">
                <w:rPr>
                  <w:rFonts w:asciiTheme="minorHAnsi" w:hAnsiTheme="minorHAnsi"/>
                </w:rPr>
                <w:delText xml:space="preserve">&lt;&lt;From CF1R-PRF-01, elseif </w:delText>
              </w:r>
              <w:r w:rsidRPr="007919B1" w:rsidDel="00A57671">
                <w:rPr>
                  <w:rFonts w:asciiTheme="minorHAnsi" w:hAnsiTheme="minorHAnsi"/>
                </w:rPr>
                <w:delText xml:space="preserve">Prescriptive </w:delText>
              </w:r>
              <w:r w:rsidDel="00A57671">
                <w:rPr>
                  <w:rFonts w:asciiTheme="minorHAnsi" w:hAnsiTheme="minorHAnsi"/>
                </w:rPr>
                <w:delText xml:space="preserve">and </w:delText>
              </w:r>
              <w:r w:rsidRPr="00E42BA5" w:rsidDel="00A57671">
                <w:rPr>
                  <w:rFonts w:asciiTheme="minorHAnsi" w:hAnsiTheme="minorHAnsi"/>
                  <w:i/>
                </w:rPr>
                <w:delText>Climate Zone</w:delText>
              </w:r>
              <w:r w:rsidDel="00A57671">
                <w:rPr>
                  <w:rFonts w:asciiTheme="minorHAnsi" w:hAnsiTheme="minorHAnsi"/>
                </w:rPr>
                <w:delText xml:space="preserve"> = 1-9, display “0.2” or if </w:delText>
              </w:r>
              <w:r w:rsidRPr="000029FB" w:rsidDel="00A57671">
                <w:rPr>
                  <w:rFonts w:asciiTheme="minorHAnsi" w:hAnsiTheme="minorHAnsi"/>
                  <w:i/>
                </w:rPr>
                <w:delText>Climate Zone</w:delText>
              </w:r>
              <w:r w:rsidDel="00A57671">
                <w:rPr>
                  <w:rFonts w:asciiTheme="minorHAnsi" w:hAnsiTheme="minorHAnsi"/>
                </w:rPr>
                <w:delText xml:space="preserve"> = 10-16, display “0.35”&gt;&gt;</w:delText>
              </w:r>
            </w:del>
          </w:p>
        </w:tc>
      </w:tr>
      <w:tr w:rsidR="005D3506" w:rsidRPr="002F3D03" w:rsidDel="00A57671" w14:paraId="7E64DB83" w14:textId="745AD673" w:rsidTr="00C453CA">
        <w:trPr>
          <w:trHeight w:val="288"/>
          <w:del w:id="569" w:author="Tam, Danny@Energy" w:date="2022-03-10T19:59:00Z"/>
        </w:trPr>
        <w:tc>
          <w:tcPr>
            <w:tcW w:w="650" w:type="dxa"/>
            <w:vAlign w:val="center"/>
          </w:tcPr>
          <w:p w14:paraId="7E64DB80" w14:textId="2951BA3F" w:rsidR="005D3506" w:rsidRPr="002F3D03" w:rsidDel="00A57671" w:rsidRDefault="005D3506" w:rsidP="0019535F">
            <w:pPr>
              <w:suppressAutoHyphens/>
              <w:jc w:val="center"/>
              <w:rPr>
                <w:del w:id="570" w:author="Tam, Danny@Energy" w:date="2022-03-10T19:59:00Z"/>
                <w:rFonts w:asciiTheme="minorHAnsi" w:hAnsiTheme="minorHAnsi"/>
              </w:rPr>
            </w:pPr>
            <w:del w:id="571" w:author="Tam, Danny@Energy" w:date="2022-03-10T19:59:00Z">
              <w:r w:rsidDel="00A57671">
                <w:rPr>
                  <w:rFonts w:asciiTheme="minorHAnsi" w:hAnsiTheme="minorHAnsi"/>
                </w:rPr>
                <w:delText>1</w:delText>
              </w:r>
              <w:r w:rsidR="00B31B43" w:rsidDel="00A57671">
                <w:rPr>
                  <w:rFonts w:asciiTheme="minorHAnsi" w:hAnsiTheme="minorHAnsi"/>
                </w:rPr>
                <w:delText>2</w:delText>
              </w:r>
            </w:del>
          </w:p>
        </w:tc>
        <w:tc>
          <w:tcPr>
            <w:tcW w:w="4810" w:type="dxa"/>
            <w:vAlign w:val="center"/>
          </w:tcPr>
          <w:p w14:paraId="7E64DB81" w14:textId="59D821B4" w:rsidR="005D3506" w:rsidDel="00A57671" w:rsidRDefault="005D3506" w:rsidP="005D3506">
            <w:pPr>
              <w:suppressAutoHyphens/>
              <w:rPr>
                <w:del w:id="572" w:author="Tam, Danny@Energy" w:date="2022-03-10T19:59:00Z"/>
                <w:rFonts w:asciiTheme="minorHAnsi" w:hAnsiTheme="minorHAnsi"/>
              </w:rPr>
            </w:pPr>
            <w:del w:id="573" w:author="Tam, Danny@Energy" w:date="2022-03-10T19:59:00Z">
              <w:r w:rsidDel="00A57671">
                <w:rPr>
                  <w:rFonts w:asciiTheme="minorHAnsi" w:hAnsiTheme="minorHAnsi"/>
                </w:rPr>
                <w:delText xml:space="preserve">Number </w:delText>
              </w:r>
              <w:r w:rsidRPr="002F3D03" w:rsidDel="00A57671">
                <w:rPr>
                  <w:rFonts w:asciiTheme="minorHAnsi" w:hAnsiTheme="minorHAnsi"/>
                </w:rPr>
                <w:delText>of Collectors</w:delText>
              </w:r>
              <w:r w:rsidDel="00A57671">
                <w:rPr>
                  <w:rFonts w:asciiTheme="minorHAnsi" w:hAnsiTheme="minorHAnsi"/>
                </w:rPr>
                <w:delText>:</w:delText>
              </w:r>
            </w:del>
          </w:p>
        </w:tc>
        <w:tc>
          <w:tcPr>
            <w:tcW w:w="5804" w:type="dxa"/>
            <w:vAlign w:val="center"/>
          </w:tcPr>
          <w:p w14:paraId="7E64DB82" w14:textId="4B96D449" w:rsidR="005D3506" w:rsidDel="00A57671" w:rsidRDefault="005D3506" w:rsidP="005D3506">
            <w:pPr>
              <w:suppressAutoHyphens/>
              <w:rPr>
                <w:del w:id="574" w:author="Tam, Danny@Energy" w:date="2022-03-10T19:59:00Z"/>
                <w:rFonts w:asciiTheme="minorHAnsi" w:hAnsiTheme="minorHAnsi"/>
              </w:rPr>
            </w:pPr>
            <w:del w:id="575" w:author="Tam, Danny@Energy" w:date="2022-03-10T19:59:00Z">
              <w:r w:rsidDel="00A57671">
                <w:rPr>
                  <w:rFonts w:asciiTheme="minorHAnsi" w:hAnsiTheme="minorHAnsi"/>
                </w:rPr>
                <w:delText>&lt;&lt;</w:delText>
              </w:r>
              <w:r w:rsidR="004875E3" w:rsidDel="00A57671">
                <w:rPr>
                  <w:rFonts w:asciiTheme="minorHAnsi" w:hAnsiTheme="minorHAnsi"/>
                </w:rPr>
                <w:delText>From CF1R</w:delText>
              </w:r>
              <w:r w:rsidR="00865D5E" w:rsidDel="00A57671">
                <w:rPr>
                  <w:rFonts w:asciiTheme="minorHAnsi" w:hAnsiTheme="minorHAnsi"/>
                </w:rPr>
                <w:delText>-PRF</w:delText>
              </w:r>
              <w:r w:rsidR="004875E3" w:rsidDel="00A57671">
                <w:rPr>
                  <w:rFonts w:asciiTheme="minorHAnsi" w:hAnsiTheme="minorHAnsi"/>
                </w:rPr>
                <w:delText>; elseif prescriptive, f</w:delText>
              </w:r>
              <w:r w:rsidDel="00A57671">
                <w:rPr>
                  <w:rFonts w:asciiTheme="minorHAnsi" w:hAnsiTheme="minorHAnsi"/>
                </w:rPr>
                <w:delText xml:space="preserve">rom CF1R-STH-01, or N/A if </w:delText>
              </w:r>
              <w:r w:rsidRPr="000029FB" w:rsidDel="00A57671">
                <w:rPr>
                  <w:rFonts w:asciiTheme="minorHAnsi" w:hAnsiTheme="minorHAnsi"/>
                  <w:i/>
                </w:rPr>
                <w:delText>SRCC Certification Type</w:delText>
              </w:r>
              <w:r w:rsidDel="00A57671">
                <w:rPr>
                  <w:rFonts w:asciiTheme="minorHAnsi" w:hAnsiTheme="minorHAnsi"/>
                </w:rPr>
                <w:delText xml:space="preserve"> = OG-300&gt;&gt;</w:delText>
              </w:r>
            </w:del>
          </w:p>
        </w:tc>
      </w:tr>
      <w:tr w:rsidR="005D3506" w:rsidRPr="002F3D03" w:rsidDel="00A57671" w14:paraId="7E64DB8B" w14:textId="2835C92A" w:rsidTr="00C453CA">
        <w:trPr>
          <w:trHeight w:val="288"/>
          <w:del w:id="576" w:author="Tam, Danny@Energy" w:date="2022-03-10T19:59:00Z"/>
        </w:trPr>
        <w:tc>
          <w:tcPr>
            <w:tcW w:w="650" w:type="dxa"/>
            <w:vAlign w:val="center"/>
          </w:tcPr>
          <w:p w14:paraId="7E64DB88" w14:textId="5736B909" w:rsidR="005D3506" w:rsidRPr="002F3D03" w:rsidDel="00A57671" w:rsidRDefault="005D3506" w:rsidP="0019535F">
            <w:pPr>
              <w:suppressAutoHyphens/>
              <w:jc w:val="center"/>
              <w:rPr>
                <w:del w:id="577" w:author="Tam, Danny@Energy" w:date="2022-03-10T19:59:00Z"/>
                <w:rFonts w:asciiTheme="minorHAnsi" w:hAnsiTheme="minorHAnsi"/>
              </w:rPr>
            </w:pPr>
            <w:del w:id="578" w:author="Tam, Danny@Energy" w:date="2022-03-10T19:59:00Z">
              <w:r w:rsidDel="00A57671">
                <w:rPr>
                  <w:rFonts w:asciiTheme="minorHAnsi" w:hAnsiTheme="minorHAnsi"/>
                </w:rPr>
                <w:delText>1</w:delText>
              </w:r>
              <w:r w:rsidR="00B31B43" w:rsidDel="00A57671">
                <w:rPr>
                  <w:rFonts w:asciiTheme="minorHAnsi" w:hAnsiTheme="minorHAnsi"/>
                </w:rPr>
                <w:delText>3</w:delText>
              </w:r>
            </w:del>
          </w:p>
        </w:tc>
        <w:tc>
          <w:tcPr>
            <w:tcW w:w="4810" w:type="dxa"/>
            <w:vAlign w:val="center"/>
          </w:tcPr>
          <w:p w14:paraId="7E64DB89" w14:textId="502AAEA6" w:rsidR="005D3506" w:rsidRPr="002F3D03" w:rsidDel="00A57671" w:rsidRDefault="005D3506" w:rsidP="005D3506">
            <w:pPr>
              <w:suppressAutoHyphens/>
              <w:rPr>
                <w:del w:id="579" w:author="Tam, Danny@Energy" w:date="2022-03-10T19:59:00Z"/>
                <w:rFonts w:asciiTheme="minorHAnsi" w:hAnsiTheme="minorHAnsi"/>
              </w:rPr>
            </w:pPr>
            <w:del w:id="580" w:author="Tam, Danny@Energy" w:date="2022-03-10T19:59:00Z">
              <w:r w:rsidDel="00A57671">
                <w:rPr>
                  <w:rFonts w:asciiTheme="minorHAnsi" w:hAnsiTheme="minorHAnsi"/>
                </w:rPr>
                <w:delText>Water Heater Storage Volume</w:delText>
              </w:r>
              <w:r w:rsidRPr="002F3D03" w:rsidDel="00A57671">
                <w:rPr>
                  <w:rFonts w:asciiTheme="minorHAnsi" w:hAnsiTheme="minorHAnsi"/>
                </w:rPr>
                <w:delText xml:space="preserve"> (gallons)</w:delText>
              </w:r>
            </w:del>
          </w:p>
        </w:tc>
        <w:tc>
          <w:tcPr>
            <w:tcW w:w="5804" w:type="dxa"/>
            <w:vAlign w:val="center"/>
          </w:tcPr>
          <w:p w14:paraId="7E64DB8A" w14:textId="7A7CFE54" w:rsidR="005D3506" w:rsidDel="00A57671" w:rsidRDefault="005D3506" w:rsidP="005D3506">
            <w:pPr>
              <w:suppressAutoHyphens/>
              <w:rPr>
                <w:del w:id="581" w:author="Tam, Danny@Energy" w:date="2022-03-10T19:59:00Z"/>
                <w:rFonts w:asciiTheme="minorHAnsi" w:hAnsiTheme="minorHAnsi"/>
              </w:rPr>
            </w:pPr>
            <w:del w:id="582" w:author="Tam, Danny@Energy" w:date="2022-03-10T19:59:00Z">
              <w:r w:rsidDel="00A57671">
                <w:rPr>
                  <w:rFonts w:asciiTheme="minorHAnsi" w:hAnsiTheme="minorHAnsi"/>
                </w:rPr>
                <w:delText>&lt;&lt;</w:delText>
              </w:r>
              <w:r w:rsidR="004875E3" w:rsidDel="00A57671">
                <w:rPr>
                  <w:rFonts w:asciiTheme="minorHAnsi" w:hAnsiTheme="minorHAnsi"/>
                </w:rPr>
                <w:delText>From CF1R</w:delText>
              </w:r>
              <w:r w:rsidR="00865D5E" w:rsidDel="00A57671">
                <w:rPr>
                  <w:rFonts w:asciiTheme="minorHAnsi" w:hAnsiTheme="minorHAnsi"/>
                </w:rPr>
                <w:delText>-PRF</w:delText>
              </w:r>
              <w:r w:rsidR="004875E3" w:rsidDel="00A57671">
                <w:rPr>
                  <w:rFonts w:asciiTheme="minorHAnsi" w:hAnsiTheme="minorHAnsi"/>
                </w:rPr>
                <w:delText>; elseif prescriptive, f</w:delText>
              </w:r>
              <w:r w:rsidDel="00A57671">
                <w:rPr>
                  <w:rFonts w:asciiTheme="minorHAnsi" w:hAnsiTheme="minorHAnsi"/>
                </w:rPr>
                <w:delText xml:space="preserve">rom CF1R-STH-01, or N/A if </w:delText>
              </w:r>
              <w:r w:rsidRPr="000029FB" w:rsidDel="00A57671">
                <w:rPr>
                  <w:rFonts w:asciiTheme="minorHAnsi" w:hAnsiTheme="minorHAnsi"/>
                  <w:i/>
                </w:rPr>
                <w:delText>SRCC Certification Type</w:delText>
              </w:r>
              <w:r w:rsidDel="00A57671">
                <w:rPr>
                  <w:rFonts w:asciiTheme="minorHAnsi" w:hAnsiTheme="minorHAnsi"/>
                </w:rPr>
                <w:delText xml:space="preserve"> = OG-300&gt;&gt;</w:delText>
              </w:r>
            </w:del>
          </w:p>
        </w:tc>
      </w:tr>
      <w:tr w:rsidR="005D3506" w:rsidRPr="002F3D03" w:rsidDel="00A57671" w14:paraId="7E64DB93" w14:textId="50AE94BE" w:rsidTr="00C453CA">
        <w:trPr>
          <w:trHeight w:val="288"/>
          <w:del w:id="583" w:author="Tam, Danny@Energy" w:date="2022-03-10T19:59:00Z"/>
        </w:trPr>
        <w:tc>
          <w:tcPr>
            <w:tcW w:w="650" w:type="dxa"/>
            <w:vAlign w:val="center"/>
          </w:tcPr>
          <w:p w14:paraId="7E64DB90" w14:textId="3F115A0E" w:rsidR="005D3506" w:rsidRPr="002F3D03" w:rsidDel="00A57671" w:rsidRDefault="005D3506" w:rsidP="0019535F">
            <w:pPr>
              <w:suppressAutoHyphens/>
              <w:jc w:val="center"/>
              <w:rPr>
                <w:del w:id="584" w:author="Tam, Danny@Energy" w:date="2022-03-10T19:59:00Z"/>
                <w:rFonts w:asciiTheme="minorHAnsi" w:hAnsiTheme="minorHAnsi"/>
              </w:rPr>
            </w:pPr>
            <w:del w:id="585" w:author="Tam, Danny@Energy" w:date="2022-03-10T19:59:00Z">
              <w:r w:rsidDel="00A57671">
                <w:rPr>
                  <w:rFonts w:asciiTheme="minorHAnsi" w:hAnsiTheme="minorHAnsi"/>
                </w:rPr>
                <w:delText>1</w:delText>
              </w:r>
              <w:r w:rsidR="00B31B43" w:rsidDel="00A57671">
                <w:rPr>
                  <w:rFonts w:asciiTheme="minorHAnsi" w:hAnsiTheme="minorHAnsi"/>
                </w:rPr>
                <w:delText>4</w:delText>
              </w:r>
            </w:del>
          </w:p>
        </w:tc>
        <w:tc>
          <w:tcPr>
            <w:tcW w:w="4810" w:type="dxa"/>
            <w:vAlign w:val="center"/>
          </w:tcPr>
          <w:p w14:paraId="7E64DB91" w14:textId="1F5FE382" w:rsidR="005D3506" w:rsidRPr="002F3D03" w:rsidDel="00A57671" w:rsidRDefault="005D3506" w:rsidP="005D3506">
            <w:pPr>
              <w:suppressAutoHyphens/>
              <w:rPr>
                <w:del w:id="586" w:author="Tam, Danny@Energy" w:date="2022-03-10T19:59:00Z"/>
                <w:rFonts w:asciiTheme="minorHAnsi" w:hAnsiTheme="minorHAnsi"/>
              </w:rPr>
            </w:pPr>
            <w:del w:id="587" w:author="Tam, Danny@Energy" w:date="2022-03-10T19:59:00Z">
              <w:r w:rsidDel="00A57671">
                <w:rPr>
                  <w:rFonts w:asciiTheme="minorHAnsi" w:hAnsiTheme="minorHAnsi"/>
                </w:rPr>
                <w:delText>Collectors Angle from True North (in Degrees)</w:delText>
              </w:r>
            </w:del>
          </w:p>
        </w:tc>
        <w:tc>
          <w:tcPr>
            <w:tcW w:w="5804" w:type="dxa"/>
            <w:vAlign w:val="center"/>
          </w:tcPr>
          <w:p w14:paraId="7E64DB92" w14:textId="44A6DE65" w:rsidR="005D3506" w:rsidDel="00A57671" w:rsidRDefault="005D3506" w:rsidP="005D3506">
            <w:pPr>
              <w:suppressAutoHyphens/>
              <w:rPr>
                <w:del w:id="588" w:author="Tam, Danny@Energy" w:date="2022-03-10T19:59:00Z"/>
                <w:rFonts w:asciiTheme="minorHAnsi" w:hAnsiTheme="minorHAnsi"/>
              </w:rPr>
            </w:pPr>
            <w:del w:id="589" w:author="Tam, Danny@Energy" w:date="2022-03-10T19:59:00Z">
              <w:r w:rsidDel="00A57671">
                <w:rPr>
                  <w:rFonts w:asciiTheme="minorHAnsi" w:hAnsiTheme="minorHAnsi"/>
                </w:rPr>
                <w:delText>&lt;&lt;</w:delText>
              </w:r>
              <w:r w:rsidR="004875E3" w:rsidDel="00A57671">
                <w:rPr>
                  <w:rFonts w:asciiTheme="minorHAnsi" w:hAnsiTheme="minorHAnsi"/>
                </w:rPr>
                <w:delText>From CF1R</w:delText>
              </w:r>
              <w:r w:rsidR="00865D5E" w:rsidDel="00A57671">
                <w:rPr>
                  <w:rFonts w:asciiTheme="minorHAnsi" w:hAnsiTheme="minorHAnsi"/>
                </w:rPr>
                <w:delText>-PRF</w:delText>
              </w:r>
              <w:r w:rsidR="004875E3" w:rsidDel="00A57671">
                <w:rPr>
                  <w:rFonts w:asciiTheme="minorHAnsi" w:hAnsiTheme="minorHAnsi"/>
                </w:rPr>
                <w:delText>; elseif prescriptive, f</w:delText>
              </w:r>
              <w:r w:rsidDel="00A57671">
                <w:rPr>
                  <w:rFonts w:asciiTheme="minorHAnsi" w:hAnsiTheme="minorHAnsi"/>
                </w:rPr>
                <w:delText xml:space="preserve">rom CF1R-STH-01, or user input if </w:delText>
              </w:r>
              <w:r w:rsidRPr="000029FB" w:rsidDel="00A57671">
                <w:rPr>
                  <w:rFonts w:asciiTheme="minorHAnsi" w:hAnsiTheme="minorHAnsi"/>
                  <w:i/>
                </w:rPr>
                <w:delText>SRCC Certification Type</w:delText>
              </w:r>
              <w:r w:rsidDel="00A57671">
                <w:rPr>
                  <w:rFonts w:asciiTheme="minorHAnsi" w:hAnsiTheme="minorHAnsi"/>
                </w:rPr>
                <w:delText xml:space="preserve"> = OG-300&gt;&gt;&gt;&gt;</w:delText>
              </w:r>
            </w:del>
          </w:p>
        </w:tc>
      </w:tr>
      <w:tr w:rsidR="005D3506" w:rsidRPr="002F3D03" w:rsidDel="00A57671" w14:paraId="7E64DB97" w14:textId="10326956" w:rsidTr="00C453CA">
        <w:trPr>
          <w:trHeight w:val="288"/>
          <w:del w:id="590" w:author="Tam, Danny@Energy" w:date="2022-03-10T19:59:00Z"/>
        </w:trPr>
        <w:tc>
          <w:tcPr>
            <w:tcW w:w="650" w:type="dxa"/>
            <w:vAlign w:val="center"/>
          </w:tcPr>
          <w:p w14:paraId="7E64DB94" w14:textId="4FCF02F2" w:rsidR="005D3506" w:rsidRPr="002F3D03" w:rsidDel="00A57671" w:rsidRDefault="005D3506" w:rsidP="0019535F">
            <w:pPr>
              <w:suppressAutoHyphens/>
              <w:jc w:val="center"/>
              <w:rPr>
                <w:del w:id="591" w:author="Tam, Danny@Energy" w:date="2022-03-10T19:59:00Z"/>
                <w:rFonts w:asciiTheme="minorHAnsi" w:hAnsiTheme="minorHAnsi"/>
              </w:rPr>
            </w:pPr>
            <w:del w:id="592" w:author="Tam, Danny@Energy" w:date="2022-03-10T19:59:00Z">
              <w:r w:rsidDel="00A57671">
                <w:rPr>
                  <w:rFonts w:asciiTheme="minorHAnsi" w:hAnsiTheme="minorHAnsi"/>
                </w:rPr>
                <w:delText>1</w:delText>
              </w:r>
              <w:r w:rsidR="00B31B43" w:rsidDel="00A57671">
                <w:rPr>
                  <w:rFonts w:asciiTheme="minorHAnsi" w:hAnsiTheme="minorHAnsi"/>
                </w:rPr>
                <w:delText>5</w:delText>
              </w:r>
            </w:del>
          </w:p>
        </w:tc>
        <w:tc>
          <w:tcPr>
            <w:tcW w:w="4810" w:type="dxa"/>
            <w:vAlign w:val="center"/>
          </w:tcPr>
          <w:p w14:paraId="7E64DB95" w14:textId="45543620" w:rsidR="005D3506" w:rsidRPr="002F3D03" w:rsidDel="00A57671" w:rsidRDefault="005D3506" w:rsidP="005D3506">
            <w:pPr>
              <w:suppressAutoHyphens/>
              <w:rPr>
                <w:del w:id="593" w:author="Tam, Danny@Energy" w:date="2022-03-10T19:59:00Z"/>
                <w:rFonts w:asciiTheme="minorHAnsi" w:hAnsiTheme="minorHAnsi"/>
              </w:rPr>
            </w:pPr>
            <w:del w:id="594" w:author="Tam, Danny@Energy" w:date="2022-03-10T19:59:00Z">
              <w:r w:rsidDel="00A57671">
                <w:rPr>
                  <w:rFonts w:asciiTheme="minorHAnsi" w:hAnsiTheme="minorHAnsi"/>
                </w:rPr>
                <w:delText>Collectors Slope from Horizontal (in Degrees)</w:delText>
              </w:r>
            </w:del>
          </w:p>
        </w:tc>
        <w:tc>
          <w:tcPr>
            <w:tcW w:w="5804" w:type="dxa"/>
            <w:vAlign w:val="center"/>
          </w:tcPr>
          <w:p w14:paraId="7E64DB96" w14:textId="775843EA" w:rsidR="005D3506" w:rsidDel="00A57671" w:rsidRDefault="005D3506" w:rsidP="005D3506">
            <w:pPr>
              <w:suppressAutoHyphens/>
              <w:rPr>
                <w:del w:id="595" w:author="Tam, Danny@Energy" w:date="2022-03-10T19:59:00Z"/>
                <w:rFonts w:asciiTheme="minorHAnsi" w:hAnsiTheme="minorHAnsi"/>
              </w:rPr>
            </w:pPr>
            <w:del w:id="596" w:author="Tam, Danny@Energy" w:date="2022-03-10T19:59:00Z">
              <w:r w:rsidDel="00A57671">
                <w:rPr>
                  <w:rFonts w:asciiTheme="minorHAnsi" w:hAnsiTheme="minorHAnsi"/>
                </w:rPr>
                <w:delText>&lt;&lt;</w:delText>
              </w:r>
              <w:r w:rsidR="004875E3" w:rsidDel="00A57671">
                <w:rPr>
                  <w:rFonts w:asciiTheme="minorHAnsi" w:hAnsiTheme="minorHAnsi"/>
                </w:rPr>
                <w:delText>From CF1R</w:delText>
              </w:r>
              <w:r w:rsidR="00865D5E" w:rsidDel="00A57671">
                <w:rPr>
                  <w:rFonts w:asciiTheme="minorHAnsi" w:hAnsiTheme="minorHAnsi"/>
                </w:rPr>
                <w:delText>-PRF</w:delText>
              </w:r>
              <w:r w:rsidR="004875E3" w:rsidDel="00A57671">
                <w:rPr>
                  <w:rFonts w:asciiTheme="minorHAnsi" w:hAnsiTheme="minorHAnsi"/>
                </w:rPr>
                <w:delText>; elseif prescriptive, f</w:delText>
              </w:r>
              <w:r w:rsidDel="00A57671">
                <w:rPr>
                  <w:rFonts w:asciiTheme="minorHAnsi" w:hAnsiTheme="minorHAnsi"/>
                </w:rPr>
                <w:delText xml:space="preserve">rom CF1R-STH-01, or user input if </w:delText>
              </w:r>
              <w:r w:rsidRPr="000029FB" w:rsidDel="00A57671">
                <w:rPr>
                  <w:rFonts w:asciiTheme="minorHAnsi" w:hAnsiTheme="minorHAnsi"/>
                  <w:i/>
                </w:rPr>
                <w:delText>SRCC Certification Type</w:delText>
              </w:r>
              <w:r w:rsidDel="00A57671">
                <w:rPr>
                  <w:rFonts w:asciiTheme="minorHAnsi" w:hAnsiTheme="minorHAnsi"/>
                </w:rPr>
                <w:delText xml:space="preserve"> = OG-300&gt;&gt;&gt;&gt;</w:delText>
              </w:r>
            </w:del>
          </w:p>
        </w:tc>
      </w:tr>
      <w:tr w:rsidR="005D3506" w:rsidRPr="002F3D03" w:rsidDel="00A57671" w14:paraId="724A1D8B" w14:textId="5A880D51" w:rsidTr="00C453CA">
        <w:trPr>
          <w:trHeight w:val="288"/>
          <w:del w:id="597" w:author="Tam, Danny@Energy" w:date="2022-03-10T19:59:00Z"/>
        </w:trPr>
        <w:tc>
          <w:tcPr>
            <w:tcW w:w="650" w:type="dxa"/>
            <w:vAlign w:val="center"/>
          </w:tcPr>
          <w:p w14:paraId="2275357E" w14:textId="031AFBA2" w:rsidR="005D3506" w:rsidDel="00A57671" w:rsidRDefault="005D3506" w:rsidP="0019535F">
            <w:pPr>
              <w:suppressAutoHyphens/>
              <w:jc w:val="center"/>
              <w:rPr>
                <w:del w:id="598" w:author="Tam, Danny@Energy" w:date="2022-03-10T19:59:00Z"/>
                <w:rFonts w:asciiTheme="minorHAnsi" w:hAnsiTheme="minorHAnsi"/>
              </w:rPr>
            </w:pPr>
            <w:del w:id="599" w:author="Tam, Danny@Energy" w:date="2022-03-10T19:59:00Z">
              <w:r w:rsidDel="00A57671">
                <w:rPr>
                  <w:rFonts w:asciiTheme="minorHAnsi" w:hAnsiTheme="minorHAnsi"/>
                </w:rPr>
                <w:delText>1</w:delText>
              </w:r>
              <w:r w:rsidR="00B31B43" w:rsidDel="00A57671">
                <w:rPr>
                  <w:rFonts w:asciiTheme="minorHAnsi" w:hAnsiTheme="minorHAnsi"/>
                </w:rPr>
                <w:delText>6</w:delText>
              </w:r>
            </w:del>
          </w:p>
        </w:tc>
        <w:tc>
          <w:tcPr>
            <w:tcW w:w="4810" w:type="dxa"/>
            <w:vAlign w:val="center"/>
          </w:tcPr>
          <w:p w14:paraId="0591DA13" w14:textId="130E851E" w:rsidR="005D3506" w:rsidDel="00A57671" w:rsidRDefault="005D3506" w:rsidP="005D3506">
            <w:pPr>
              <w:suppressAutoHyphens/>
              <w:rPr>
                <w:del w:id="600" w:author="Tam, Danny@Energy" w:date="2022-03-10T19:59:00Z"/>
                <w:rFonts w:asciiTheme="minorHAnsi" w:hAnsiTheme="minorHAnsi"/>
              </w:rPr>
            </w:pPr>
            <w:del w:id="601" w:author="Tam, Danny@Energy" w:date="2022-03-10T19:59:00Z">
              <w:r w:rsidDel="00A57671">
                <w:rPr>
                  <w:rFonts w:asciiTheme="minorHAnsi" w:hAnsiTheme="minorHAnsi"/>
                </w:rPr>
                <w:delText>Compliance Statement</w:delText>
              </w:r>
            </w:del>
          </w:p>
        </w:tc>
        <w:tc>
          <w:tcPr>
            <w:tcW w:w="5804" w:type="dxa"/>
            <w:vAlign w:val="center"/>
          </w:tcPr>
          <w:p w14:paraId="4767C053" w14:textId="464EDD2E" w:rsidR="005D3506" w:rsidDel="00A57671" w:rsidRDefault="005D3506" w:rsidP="005D3506">
            <w:pPr>
              <w:suppressAutoHyphens/>
              <w:rPr>
                <w:del w:id="602" w:author="Tam, Danny@Energy" w:date="2022-03-10T19:59:00Z"/>
                <w:rFonts w:asciiTheme="minorHAnsi" w:hAnsiTheme="minorHAnsi"/>
              </w:rPr>
            </w:pPr>
            <w:del w:id="603" w:author="Tam, Danny@Energy" w:date="2022-03-10T19:59:00Z">
              <w:r w:rsidDel="00A57671">
                <w:rPr>
                  <w:rFonts w:asciiTheme="minorHAnsi" w:hAnsiTheme="minorHAnsi"/>
                </w:rPr>
                <w:delText xml:space="preserve">&lt;&lt; if </w:delText>
              </w:r>
              <w:r w:rsidRPr="00E42BA5" w:rsidDel="00A57671">
                <w:rPr>
                  <w:rFonts w:asciiTheme="minorHAnsi" w:hAnsiTheme="minorHAnsi"/>
                </w:rPr>
                <w:delText>A</w:delText>
              </w:r>
              <w:r w:rsidR="00B31B43" w:rsidDel="00A57671">
                <w:rPr>
                  <w:rFonts w:asciiTheme="minorHAnsi" w:hAnsiTheme="minorHAnsi"/>
                </w:rPr>
                <w:delText>10</w:delText>
              </w:r>
              <w:r w:rsidRPr="00274579" w:rsidDel="00A57671">
                <w:rPr>
                  <w:rFonts w:asciiTheme="minorHAnsi" w:hAnsiTheme="minorHAnsi"/>
                </w:rPr>
                <w:delText xml:space="preserve"> </w:delText>
              </w:r>
              <w:r w:rsidRPr="00274579" w:rsidDel="00A57671">
                <w:rPr>
                  <w:rFonts w:asciiTheme="minorHAnsi" w:hAnsiTheme="minorHAnsi" w:cstheme="minorHAnsi"/>
                </w:rPr>
                <w:delText>≥</w:delText>
              </w:r>
              <w:r w:rsidRPr="00274579" w:rsidDel="00A57671">
                <w:rPr>
                  <w:rFonts w:asciiTheme="minorHAnsi" w:hAnsiTheme="minorHAnsi"/>
                </w:rPr>
                <w:delText xml:space="preserve"> </w:delText>
              </w:r>
              <w:r w:rsidDel="00A57671">
                <w:rPr>
                  <w:rFonts w:asciiTheme="minorHAnsi" w:hAnsiTheme="minorHAnsi"/>
                </w:rPr>
                <w:delText>A1</w:delText>
              </w:r>
              <w:r w:rsidR="00B31B43" w:rsidDel="00A57671">
                <w:rPr>
                  <w:rFonts w:asciiTheme="minorHAnsi" w:hAnsiTheme="minorHAnsi"/>
                </w:rPr>
                <w:delText>1</w:delText>
              </w:r>
              <w:r w:rsidRPr="00274579" w:rsidDel="00A57671">
                <w:rPr>
                  <w:rFonts w:asciiTheme="minorHAnsi" w:hAnsiTheme="minorHAnsi"/>
                </w:rPr>
                <w:delText>,</w:delText>
              </w:r>
              <w:r w:rsidDel="00A57671">
                <w:rPr>
                  <w:rFonts w:asciiTheme="minorHAnsi" w:hAnsiTheme="minorHAnsi"/>
                </w:rPr>
                <w:delText xml:space="preserve"> show “Solar water heater system complies”, else show “Solar water heater system does not comply”&gt;&gt;</w:delText>
              </w:r>
            </w:del>
          </w:p>
        </w:tc>
      </w:tr>
      <w:tr w:rsidR="005D3506" w:rsidRPr="002F3D03" w:rsidDel="00A57671" w14:paraId="587C09C4" w14:textId="09E9472A" w:rsidTr="00C453CA">
        <w:trPr>
          <w:trHeight w:val="288"/>
          <w:del w:id="604" w:author="Tam, Danny@Energy" w:date="2022-03-10T19:59:00Z"/>
        </w:trPr>
        <w:tc>
          <w:tcPr>
            <w:tcW w:w="11264" w:type="dxa"/>
            <w:gridSpan w:val="3"/>
            <w:vAlign w:val="center"/>
          </w:tcPr>
          <w:p w14:paraId="0E2C671A" w14:textId="2EC30025" w:rsidR="005D3506" w:rsidDel="00A57671" w:rsidRDefault="005D3506" w:rsidP="005D3506">
            <w:pPr>
              <w:suppressAutoHyphens/>
              <w:rPr>
                <w:del w:id="605" w:author="Tam, Danny@Energy" w:date="2022-03-10T19:59:00Z"/>
                <w:rFonts w:asciiTheme="minorHAnsi" w:hAnsiTheme="minorHAnsi"/>
              </w:rPr>
            </w:pPr>
            <w:del w:id="606" w:author="Tam, Danny@Energy" w:date="2022-03-10T19:59:00Z">
              <w:r w:rsidRPr="00A1090B" w:rsidDel="00A57671">
                <w:rPr>
                  <w:rFonts w:asciiTheme="minorHAnsi" w:hAnsiTheme="minorHAnsi"/>
                  <w:b/>
                  <w:vertAlign w:val="superscript"/>
                </w:rPr>
                <w:delText xml:space="preserve">1 </w:delText>
              </w:r>
              <w:r w:rsidDel="00A57671">
                <w:rPr>
                  <w:rFonts w:asciiTheme="minorHAnsi" w:hAnsiTheme="minorHAnsi"/>
                  <w:b/>
                  <w:vertAlign w:val="superscript"/>
                </w:rPr>
                <w:delText xml:space="preserve"> </w:delText>
              </w:r>
              <w:r w:rsidRPr="00A1090B" w:rsidDel="00A57671">
                <w:rPr>
                  <w:rFonts w:asciiTheme="minorHAnsi" w:hAnsiTheme="minorHAnsi"/>
                  <w:b/>
                </w:rPr>
                <w:delText>Click for</w:delText>
              </w:r>
              <w:r w:rsidDel="00A57671">
                <w:rPr>
                  <w:rFonts w:asciiTheme="minorHAnsi" w:hAnsiTheme="minorHAnsi"/>
                  <w:b/>
                  <w:vertAlign w:val="superscript"/>
                </w:rPr>
                <w:delText xml:space="preserve"> </w:delText>
              </w:r>
              <w:r w:rsidR="006D7370" w:rsidDel="00A57671">
                <w:fldChar w:fldCharType="begin"/>
              </w:r>
              <w:r w:rsidR="006D7370" w:rsidDel="00A57671">
                <w:delInstrText xml:space="preserve"> HYPERLINK "https://secure.solar-rating.org/Certification/Ratings/RatingsSummaryPage.aspx?type=2" </w:delInstrText>
              </w:r>
              <w:r w:rsidR="006D7370" w:rsidDel="00A57671">
                <w:fldChar w:fldCharType="separate"/>
              </w:r>
              <w:r w:rsidRPr="00274579" w:rsidDel="00A57671">
                <w:rPr>
                  <w:rStyle w:val="Hyperlink"/>
                  <w:rFonts w:asciiTheme="minorHAnsi" w:hAnsiTheme="minorHAnsi"/>
                  <w:b/>
                </w:rPr>
                <w:delText>SRCC OG-300 Ratings</w:delText>
              </w:r>
              <w:r w:rsidR="006D7370" w:rsidDel="00A57671">
                <w:rPr>
                  <w:rStyle w:val="Hyperlink"/>
                  <w:rFonts w:asciiTheme="minorHAnsi" w:hAnsiTheme="minorHAnsi"/>
                  <w:b/>
                </w:rPr>
                <w:fldChar w:fldCharType="end"/>
              </w:r>
            </w:del>
          </w:p>
        </w:tc>
      </w:tr>
    </w:tbl>
    <w:p w14:paraId="7E64DB99" w14:textId="77777777" w:rsidR="005A4C6F" w:rsidRDefault="005A4C6F" w:rsidP="008B7849">
      <w:pPr>
        <w:rPr>
          <w:ins w:id="607" w:author="Tam, Danny@Energy" w:date="2022-03-10T19:43:00Z"/>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0F1894" w:rsidRPr="00F45F0A" w14:paraId="36708424" w14:textId="77777777" w:rsidTr="00003A84">
        <w:trPr>
          <w:cantSplit/>
          <w:trHeight w:val="277"/>
          <w:ins w:id="608" w:author="Tam, Danny@Energy" w:date="2022-03-10T19:43:00Z"/>
        </w:trPr>
        <w:tc>
          <w:tcPr>
            <w:tcW w:w="5000" w:type="pct"/>
            <w:gridSpan w:val="10"/>
            <w:tcBorders>
              <w:top w:val="single" w:sz="4" w:space="0" w:color="auto"/>
              <w:left w:val="single" w:sz="4" w:space="0" w:color="auto"/>
              <w:bottom w:val="single" w:sz="4" w:space="0" w:color="auto"/>
              <w:right w:val="single" w:sz="4" w:space="0" w:color="auto"/>
            </w:tcBorders>
          </w:tcPr>
          <w:p w14:paraId="33BD3787" w14:textId="77777777" w:rsidR="000F1894" w:rsidRPr="00F45F0A" w:rsidRDefault="000F1894" w:rsidP="00003A84">
            <w:pPr>
              <w:keepNext/>
              <w:tabs>
                <w:tab w:val="left" w:pos="2160"/>
                <w:tab w:val="left" w:pos="2700"/>
                <w:tab w:val="left" w:pos="3420"/>
                <w:tab w:val="left" w:pos="3780"/>
                <w:tab w:val="left" w:pos="5760"/>
                <w:tab w:val="left" w:pos="7212"/>
              </w:tabs>
              <w:rPr>
                <w:ins w:id="609" w:author="Tam, Danny@Energy" w:date="2022-03-10T19:43:00Z"/>
                <w:rFonts w:asciiTheme="minorHAnsi" w:eastAsia="Calibri" w:hAnsiTheme="minorHAnsi" w:cstheme="minorHAnsi"/>
                <w:b/>
              </w:rPr>
            </w:pPr>
            <w:ins w:id="610" w:author="Tam, Danny@Energy" w:date="2022-03-10T19:43:00Z">
              <w:r w:rsidRPr="00F45F0A">
                <w:rPr>
                  <w:rFonts w:asciiTheme="minorHAnsi" w:eastAsia="Calibri" w:hAnsiTheme="minorHAnsi" w:cstheme="minorHAnsi"/>
                  <w:b/>
                </w:rPr>
                <w:t xml:space="preserve">A. Design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ins>
          </w:p>
          <w:p w14:paraId="7D07FC8C" w14:textId="77777777" w:rsidR="000F1894" w:rsidRPr="00F45F0A" w:rsidDel="00237BB2" w:rsidRDefault="000F1894" w:rsidP="00003A84">
            <w:pPr>
              <w:keepNext/>
              <w:tabs>
                <w:tab w:val="left" w:pos="2160"/>
                <w:tab w:val="left" w:pos="2700"/>
                <w:tab w:val="left" w:pos="3420"/>
                <w:tab w:val="left" w:pos="3780"/>
                <w:tab w:val="left" w:pos="5760"/>
                <w:tab w:val="left" w:pos="7212"/>
              </w:tabs>
              <w:rPr>
                <w:ins w:id="611" w:author="Tam, Danny@Energy" w:date="2022-03-10T19:43:00Z"/>
                <w:rFonts w:asciiTheme="minorHAnsi" w:hAnsiTheme="minorHAnsi" w:cstheme="minorHAnsi"/>
                <w:sz w:val="18"/>
              </w:rPr>
            </w:pPr>
          </w:p>
        </w:tc>
      </w:tr>
      <w:tr w:rsidR="000F1894" w:rsidRPr="00F45F0A" w14:paraId="1DC21237" w14:textId="77777777" w:rsidTr="00003A84">
        <w:trPr>
          <w:cantSplit/>
          <w:trHeight w:val="277"/>
          <w:ins w:id="612" w:author="Tam, Danny@Energy" w:date="2022-03-10T19:43:00Z"/>
        </w:trPr>
        <w:tc>
          <w:tcPr>
            <w:tcW w:w="481" w:type="pct"/>
            <w:tcBorders>
              <w:top w:val="single" w:sz="4" w:space="0" w:color="auto"/>
              <w:left w:val="single" w:sz="4" w:space="0" w:color="auto"/>
              <w:bottom w:val="single" w:sz="4" w:space="0" w:color="auto"/>
              <w:right w:val="single" w:sz="4" w:space="0" w:color="auto"/>
            </w:tcBorders>
          </w:tcPr>
          <w:p w14:paraId="158A2788"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13" w:author="Tam, Danny@Energy" w:date="2022-03-10T19:43:00Z"/>
                <w:rFonts w:asciiTheme="minorHAnsi" w:hAnsiTheme="minorHAnsi" w:cstheme="minorHAnsi"/>
                <w:sz w:val="18"/>
              </w:rPr>
            </w:pPr>
            <w:ins w:id="614" w:author="Tam, Danny@Energy" w:date="2022-03-10T19:43:00Z">
              <w:r w:rsidRPr="00F45F0A">
                <w:rPr>
                  <w:rFonts w:asciiTheme="minorHAnsi" w:hAnsiTheme="minorHAnsi" w:cstheme="minorHAnsi"/>
                  <w:sz w:val="18"/>
                </w:rPr>
                <w:t>01</w:t>
              </w:r>
            </w:ins>
          </w:p>
        </w:tc>
        <w:tc>
          <w:tcPr>
            <w:tcW w:w="642" w:type="pct"/>
            <w:tcBorders>
              <w:top w:val="single" w:sz="4" w:space="0" w:color="auto"/>
              <w:left w:val="single" w:sz="4" w:space="0" w:color="auto"/>
              <w:bottom w:val="single" w:sz="4" w:space="0" w:color="auto"/>
              <w:right w:val="single" w:sz="4" w:space="0" w:color="auto"/>
            </w:tcBorders>
            <w:vAlign w:val="center"/>
          </w:tcPr>
          <w:p w14:paraId="701B46B3"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15" w:author="Tam, Danny@Energy" w:date="2022-03-10T19:43:00Z"/>
                <w:rFonts w:asciiTheme="minorHAnsi" w:hAnsiTheme="minorHAnsi" w:cstheme="minorHAnsi"/>
                <w:sz w:val="18"/>
              </w:rPr>
            </w:pPr>
            <w:ins w:id="616" w:author="Tam, Danny@Energy" w:date="2022-03-10T19:43:00Z">
              <w:r w:rsidRPr="00F45F0A">
                <w:rPr>
                  <w:rFonts w:asciiTheme="minorHAnsi" w:hAnsiTheme="minorHAnsi" w:cstheme="minorHAnsi"/>
                  <w:sz w:val="18"/>
                </w:rPr>
                <w:t>02</w:t>
              </w:r>
            </w:ins>
          </w:p>
        </w:tc>
        <w:tc>
          <w:tcPr>
            <w:tcW w:w="500" w:type="pct"/>
            <w:tcBorders>
              <w:top w:val="single" w:sz="4" w:space="0" w:color="auto"/>
              <w:left w:val="single" w:sz="4" w:space="0" w:color="auto"/>
              <w:bottom w:val="single" w:sz="4" w:space="0" w:color="auto"/>
              <w:right w:val="single" w:sz="4" w:space="0" w:color="auto"/>
            </w:tcBorders>
            <w:vAlign w:val="center"/>
          </w:tcPr>
          <w:p w14:paraId="61742701"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17" w:author="Tam, Danny@Energy" w:date="2022-03-10T19:43:00Z"/>
                <w:rFonts w:asciiTheme="minorHAnsi" w:hAnsiTheme="minorHAnsi" w:cstheme="minorHAnsi"/>
                <w:sz w:val="18"/>
              </w:rPr>
            </w:pPr>
            <w:ins w:id="618" w:author="Tam, Danny@Energy" w:date="2022-03-10T19:43:00Z">
              <w:r w:rsidRPr="00F45F0A">
                <w:rPr>
                  <w:rFonts w:asciiTheme="minorHAnsi" w:hAnsiTheme="minorHAnsi" w:cstheme="minorHAnsi"/>
                  <w:sz w:val="18"/>
                </w:rPr>
                <w:t>03</w:t>
              </w:r>
            </w:ins>
          </w:p>
        </w:tc>
        <w:tc>
          <w:tcPr>
            <w:tcW w:w="500" w:type="pct"/>
            <w:tcBorders>
              <w:top w:val="single" w:sz="4" w:space="0" w:color="auto"/>
              <w:left w:val="single" w:sz="4" w:space="0" w:color="auto"/>
              <w:bottom w:val="single" w:sz="4" w:space="0" w:color="auto"/>
              <w:right w:val="single" w:sz="4" w:space="0" w:color="auto"/>
            </w:tcBorders>
            <w:vAlign w:val="center"/>
          </w:tcPr>
          <w:p w14:paraId="40093372"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19" w:author="Tam, Danny@Energy" w:date="2022-03-10T19:43:00Z"/>
                <w:rFonts w:asciiTheme="minorHAnsi" w:hAnsiTheme="minorHAnsi" w:cstheme="minorHAnsi"/>
                <w:sz w:val="18"/>
              </w:rPr>
            </w:pPr>
            <w:ins w:id="620" w:author="Tam, Danny@Energy" w:date="2022-03-10T19:43:00Z">
              <w:r w:rsidRPr="00F45F0A">
                <w:rPr>
                  <w:rFonts w:asciiTheme="minorHAnsi" w:hAnsiTheme="minorHAnsi" w:cstheme="minorHAnsi"/>
                  <w:sz w:val="18"/>
                </w:rPr>
                <w:t>04</w:t>
              </w:r>
            </w:ins>
          </w:p>
        </w:tc>
        <w:tc>
          <w:tcPr>
            <w:tcW w:w="459" w:type="pct"/>
            <w:tcBorders>
              <w:top w:val="single" w:sz="4" w:space="0" w:color="auto"/>
              <w:left w:val="single" w:sz="4" w:space="0" w:color="auto"/>
              <w:bottom w:val="single" w:sz="4" w:space="0" w:color="auto"/>
              <w:right w:val="single" w:sz="4" w:space="0" w:color="auto"/>
            </w:tcBorders>
            <w:vAlign w:val="center"/>
          </w:tcPr>
          <w:p w14:paraId="3C076D56"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21" w:author="Tam, Danny@Energy" w:date="2022-03-10T19:43:00Z"/>
                <w:rFonts w:asciiTheme="minorHAnsi" w:eastAsiaTheme="majorEastAsia" w:hAnsiTheme="minorHAnsi" w:cstheme="minorHAnsi"/>
                <w:b/>
                <w:bCs/>
                <w:color w:val="4F81BD" w:themeColor="accent1"/>
                <w:sz w:val="18"/>
              </w:rPr>
            </w:pPr>
            <w:ins w:id="622" w:author="Tam, Danny@Energy" w:date="2022-03-10T19:43:00Z">
              <w:r w:rsidRPr="00F45F0A">
                <w:rPr>
                  <w:rFonts w:asciiTheme="minorHAnsi" w:hAnsiTheme="minorHAnsi" w:cstheme="minorHAnsi"/>
                  <w:sz w:val="18"/>
                </w:rPr>
                <w:t>05</w:t>
              </w:r>
            </w:ins>
          </w:p>
        </w:tc>
        <w:tc>
          <w:tcPr>
            <w:tcW w:w="418" w:type="pct"/>
            <w:tcBorders>
              <w:top w:val="single" w:sz="4" w:space="0" w:color="auto"/>
              <w:left w:val="single" w:sz="4" w:space="0" w:color="auto"/>
              <w:bottom w:val="single" w:sz="4" w:space="0" w:color="auto"/>
              <w:right w:val="single" w:sz="4" w:space="0" w:color="auto"/>
            </w:tcBorders>
            <w:vAlign w:val="center"/>
          </w:tcPr>
          <w:p w14:paraId="03FA5CAE"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23" w:author="Tam, Danny@Energy" w:date="2022-03-10T19:43:00Z"/>
                <w:rFonts w:asciiTheme="minorHAnsi" w:eastAsiaTheme="majorEastAsia" w:hAnsiTheme="minorHAnsi" w:cstheme="minorHAnsi"/>
                <w:b/>
                <w:bCs/>
                <w:color w:val="4F81BD" w:themeColor="accent1"/>
                <w:sz w:val="18"/>
              </w:rPr>
            </w:pPr>
            <w:ins w:id="624" w:author="Tam, Danny@Energy" w:date="2022-03-10T19:43:00Z">
              <w:r w:rsidRPr="00F45F0A">
                <w:rPr>
                  <w:rFonts w:asciiTheme="minorHAnsi" w:hAnsiTheme="minorHAnsi" w:cstheme="minorHAnsi"/>
                  <w:sz w:val="18"/>
                </w:rPr>
                <w:t>06</w:t>
              </w:r>
            </w:ins>
          </w:p>
        </w:tc>
        <w:tc>
          <w:tcPr>
            <w:tcW w:w="459" w:type="pct"/>
            <w:tcBorders>
              <w:top w:val="single" w:sz="4" w:space="0" w:color="auto"/>
              <w:left w:val="single" w:sz="4" w:space="0" w:color="auto"/>
              <w:bottom w:val="single" w:sz="4" w:space="0" w:color="auto"/>
              <w:right w:val="single" w:sz="4" w:space="0" w:color="auto"/>
            </w:tcBorders>
            <w:vAlign w:val="center"/>
          </w:tcPr>
          <w:p w14:paraId="36C229EC"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25" w:author="Tam, Danny@Energy" w:date="2022-03-10T19:43:00Z"/>
                <w:rFonts w:asciiTheme="minorHAnsi" w:eastAsiaTheme="majorEastAsia" w:hAnsiTheme="minorHAnsi" w:cstheme="minorHAnsi"/>
                <w:b/>
                <w:bCs/>
                <w:color w:val="4F81BD" w:themeColor="accent1"/>
                <w:sz w:val="18"/>
              </w:rPr>
            </w:pPr>
            <w:ins w:id="626" w:author="Tam, Danny@Energy" w:date="2022-03-10T19:43:00Z">
              <w:r w:rsidRPr="00F45F0A">
                <w:rPr>
                  <w:rFonts w:asciiTheme="minorHAnsi" w:hAnsiTheme="minorHAnsi" w:cstheme="minorHAnsi"/>
                  <w:sz w:val="18"/>
                </w:rPr>
                <w:t>07</w:t>
              </w:r>
            </w:ins>
          </w:p>
        </w:tc>
        <w:tc>
          <w:tcPr>
            <w:tcW w:w="457" w:type="pct"/>
            <w:tcBorders>
              <w:top w:val="single" w:sz="4" w:space="0" w:color="auto"/>
              <w:left w:val="single" w:sz="4" w:space="0" w:color="auto"/>
              <w:bottom w:val="single" w:sz="4" w:space="0" w:color="auto"/>
              <w:right w:val="single" w:sz="4" w:space="0" w:color="auto"/>
            </w:tcBorders>
            <w:vAlign w:val="center"/>
          </w:tcPr>
          <w:p w14:paraId="51CF0ABD"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27" w:author="Tam, Danny@Energy" w:date="2022-03-10T19:43:00Z"/>
                <w:rFonts w:asciiTheme="minorHAnsi" w:eastAsiaTheme="majorEastAsia" w:hAnsiTheme="minorHAnsi" w:cstheme="minorHAnsi"/>
                <w:b/>
                <w:bCs/>
                <w:color w:val="4F81BD" w:themeColor="accent1"/>
                <w:sz w:val="18"/>
              </w:rPr>
            </w:pPr>
            <w:ins w:id="628" w:author="Tam, Danny@Energy" w:date="2022-03-10T19:43:00Z">
              <w:r w:rsidRPr="00F45F0A">
                <w:rPr>
                  <w:rFonts w:asciiTheme="minorHAnsi" w:hAnsiTheme="minorHAnsi" w:cstheme="minorHAnsi"/>
                  <w:sz w:val="18"/>
                </w:rPr>
                <w:t>08</w:t>
              </w:r>
            </w:ins>
          </w:p>
        </w:tc>
        <w:tc>
          <w:tcPr>
            <w:tcW w:w="584" w:type="pct"/>
            <w:tcBorders>
              <w:top w:val="single" w:sz="4" w:space="0" w:color="auto"/>
              <w:left w:val="single" w:sz="4" w:space="0" w:color="auto"/>
              <w:bottom w:val="single" w:sz="4" w:space="0" w:color="auto"/>
              <w:right w:val="single" w:sz="4" w:space="0" w:color="auto"/>
            </w:tcBorders>
          </w:tcPr>
          <w:p w14:paraId="0EDBE3DB"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29" w:author="Tam, Danny@Energy" w:date="2022-03-10T19:43:00Z"/>
                <w:rFonts w:asciiTheme="minorHAnsi" w:hAnsiTheme="minorHAnsi" w:cstheme="minorHAnsi"/>
                <w:sz w:val="18"/>
              </w:rPr>
            </w:pPr>
            <w:ins w:id="630" w:author="Tam, Danny@Energy" w:date="2022-03-10T19:43:00Z">
              <w:r w:rsidRPr="00F45F0A">
                <w:rPr>
                  <w:rFonts w:asciiTheme="minorHAnsi" w:hAnsiTheme="minorHAnsi" w:cstheme="minorHAnsi"/>
                  <w:sz w:val="18"/>
                </w:rPr>
                <w:t>09</w:t>
              </w:r>
            </w:ins>
          </w:p>
        </w:tc>
        <w:tc>
          <w:tcPr>
            <w:tcW w:w="500" w:type="pct"/>
            <w:tcBorders>
              <w:top w:val="single" w:sz="4" w:space="0" w:color="auto"/>
              <w:left w:val="single" w:sz="4" w:space="0" w:color="auto"/>
              <w:bottom w:val="single" w:sz="4" w:space="0" w:color="auto"/>
              <w:right w:val="single" w:sz="4" w:space="0" w:color="auto"/>
            </w:tcBorders>
          </w:tcPr>
          <w:p w14:paraId="24C11151"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31" w:author="Tam, Danny@Energy" w:date="2022-03-10T19:43:00Z"/>
                <w:rFonts w:asciiTheme="minorHAnsi" w:hAnsiTheme="minorHAnsi" w:cstheme="minorHAnsi"/>
                <w:sz w:val="18"/>
              </w:rPr>
            </w:pPr>
            <w:ins w:id="632" w:author="Tam, Danny@Energy" w:date="2022-03-10T19:43:00Z">
              <w:r w:rsidRPr="00F45F0A">
                <w:rPr>
                  <w:rFonts w:asciiTheme="minorHAnsi" w:hAnsiTheme="minorHAnsi" w:cstheme="minorHAnsi"/>
                  <w:sz w:val="18"/>
                </w:rPr>
                <w:t>10</w:t>
              </w:r>
            </w:ins>
          </w:p>
        </w:tc>
      </w:tr>
      <w:tr w:rsidR="000F1894" w:rsidRPr="00F45F0A" w14:paraId="12A804A6" w14:textId="77777777" w:rsidTr="00003A84">
        <w:trPr>
          <w:cantSplit/>
          <w:trHeight w:val="288"/>
          <w:ins w:id="633" w:author="Tam, Danny@Energy" w:date="2022-03-10T19:43:00Z"/>
        </w:trPr>
        <w:tc>
          <w:tcPr>
            <w:tcW w:w="481" w:type="pct"/>
            <w:tcBorders>
              <w:top w:val="single" w:sz="4" w:space="0" w:color="auto"/>
              <w:left w:val="single" w:sz="4" w:space="0" w:color="auto"/>
              <w:bottom w:val="single" w:sz="4" w:space="0" w:color="auto"/>
              <w:right w:val="single" w:sz="4" w:space="0" w:color="auto"/>
            </w:tcBorders>
            <w:vAlign w:val="bottom"/>
          </w:tcPr>
          <w:p w14:paraId="39418DE4"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34" w:author="Tam, Danny@Energy" w:date="2022-03-10T19:43:00Z"/>
                <w:rFonts w:asciiTheme="minorHAnsi" w:hAnsiTheme="minorHAnsi" w:cstheme="minorHAnsi"/>
                <w:sz w:val="18"/>
              </w:rPr>
            </w:pPr>
            <w:ins w:id="635" w:author="Tam, Danny@Energy" w:date="2022-03-10T19:43:00Z">
              <w:r>
                <w:rPr>
                  <w:rFonts w:asciiTheme="minorHAnsi" w:hAnsiTheme="minorHAnsi" w:cstheme="minorHAnsi"/>
                  <w:sz w:val="18"/>
                </w:rPr>
                <w:t>System</w:t>
              </w:r>
              <w:r w:rsidRPr="00F45F0A">
                <w:rPr>
                  <w:rFonts w:asciiTheme="minorHAnsi" w:hAnsiTheme="minorHAnsi" w:cstheme="minorHAnsi"/>
                  <w:sz w:val="18"/>
                </w:rPr>
                <w:t xml:space="preserve"> Name</w:t>
              </w:r>
            </w:ins>
          </w:p>
        </w:tc>
        <w:tc>
          <w:tcPr>
            <w:tcW w:w="642" w:type="pct"/>
            <w:tcBorders>
              <w:top w:val="single" w:sz="4" w:space="0" w:color="auto"/>
              <w:left w:val="single" w:sz="4" w:space="0" w:color="auto"/>
              <w:bottom w:val="single" w:sz="4" w:space="0" w:color="auto"/>
              <w:right w:val="single" w:sz="4" w:space="0" w:color="auto"/>
            </w:tcBorders>
            <w:vAlign w:val="bottom"/>
          </w:tcPr>
          <w:p w14:paraId="22ED295D"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36" w:author="Tam, Danny@Energy" w:date="2022-03-10T19:43:00Z"/>
                <w:rFonts w:asciiTheme="minorHAnsi" w:hAnsiTheme="minorHAnsi" w:cstheme="minorHAnsi"/>
                <w:sz w:val="18"/>
              </w:rPr>
            </w:pPr>
            <w:ins w:id="637" w:author="Tam, Danny@Energy" w:date="2022-03-10T19:43:00Z">
              <w:r>
                <w:rPr>
                  <w:rFonts w:asciiTheme="minorHAnsi" w:hAnsiTheme="minorHAnsi" w:cstheme="minorHAnsi"/>
                  <w:sz w:val="18"/>
                </w:rPr>
                <w:t>Collector Manufacturer</w:t>
              </w:r>
            </w:ins>
          </w:p>
        </w:tc>
        <w:tc>
          <w:tcPr>
            <w:tcW w:w="500" w:type="pct"/>
            <w:tcBorders>
              <w:top w:val="single" w:sz="4" w:space="0" w:color="auto"/>
              <w:left w:val="single" w:sz="4" w:space="0" w:color="auto"/>
              <w:bottom w:val="single" w:sz="4" w:space="0" w:color="auto"/>
              <w:right w:val="single" w:sz="4" w:space="0" w:color="auto"/>
            </w:tcBorders>
            <w:vAlign w:val="bottom"/>
          </w:tcPr>
          <w:p w14:paraId="7F589DD6"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38" w:author="Tam, Danny@Energy" w:date="2022-03-10T19:43:00Z"/>
                <w:rFonts w:asciiTheme="minorHAnsi" w:hAnsiTheme="minorHAnsi" w:cstheme="minorHAnsi"/>
                <w:sz w:val="18"/>
              </w:rPr>
            </w:pPr>
            <w:ins w:id="639" w:author="Tam, Danny@Energy" w:date="2022-03-10T19:43:00Z">
              <w:r>
                <w:rPr>
                  <w:rFonts w:asciiTheme="minorHAnsi" w:hAnsiTheme="minorHAnsi" w:cstheme="minorHAnsi"/>
                  <w:sz w:val="18"/>
                </w:rPr>
                <w:t>Collector Brand</w:t>
              </w:r>
            </w:ins>
          </w:p>
        </w:tc>
        <w:tc>
          <w:tcPr>
            <w:tcW w:w="500" w:type="pct"/>
            <w:tcBorders>
              <w:top w:val="single" w:sz="4" w:space="0" w:color="auto"/>
              <w:left w:val="single" w:sz="4" w:space="0" w:color="auto"/>
              <w:bottom w:val="single" w:sz="4" w:space="0" w:color="auto"/>
              <w:right w:val="single" w:sz="4" w:space="0" w:color="auto"/>
            </w:tcBorders>
            <w:vAlign w:val="bottom"/>
          </w:tcPr>
          <w:p w14:paraId="05AC1EC5"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40" w:author="Tam, Danny@Energy" w:date="2022-03-10T19:43:00Z"/>
                <w:rFonts w:asciiTheme="minorHAnsi" w:hAnsiTheme="minorHAnsi" w:cstheme="minorHAnsi"/>
                <w:sz w:val="18"/>
              </w:rPr>
            </w:pPr>
            <w:ins w:id="641" w:author="Tam, Danny@Energy" w:date="2022-03-10T19:43:00Z">
              <w:r>
                <w:rPr>
                  <w:rFonts w:asciiTheme="minorHAnsi" w:hAnsiTheme="minorHAnsi" w:cstheme="minorHAnsi"/>
                  <w:sz w:val="18"/>
                </w:rPr>
                <w:t>Collector Model</w:t>
              </w:r>
            </w:ins>
          </w:p>
        </w:tc>
        <w:tc>
          <w:tcPr>
            <w:tcW w:w="459" w:type="pct"/>
            <w:tcBorders>
              <w:top w:val="single" w:sz="4" w:space="0" w:color="auto"/>
              <w:left w:val="single" w:sz="4" w:space="0" w:color="auto"/>
              <w:bottom w:val="single" w:sz="4" w:space="0" w:color="auto"/>
              <w:right w:val="single" w:sz="4" w:space="0" w:color="auto"/>
            </w:tcBorders>
            <w:vAlign w:val="bottom"/>
          </w:tcPr>
          <w:p w14:paraId="37252124"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42" w:author="Tam, Danny@Energy" w:date="2022-03-10T19:43:00Z"/>
                <w:rFonts w:asciiTheme="minorHAnsi" w:hAnsiTheme="minorHAnsi" w:cstheme="minorHAnsi"/>
                <w:sz w:val="18"/>
              </w:rPr>
            </w:pPr>
            <w:ins w:id="643" w:author="Tam, Danny@Energy" w:date="2022-03-10T19:43:00Z">
              <w:r>
                <w:rPr>
                  <w:rFonts w:asciiTheme="minorHAnsi" w:hAnsiTheme="minorHAnsi" w:cstheme="minorHAnsi"/>
                  <w:sz w:val="18"/>
                </w:rPr>
                <w:t xml:space="preserve"># </w:t>
              </w:r>
              <w:proofErr w:type="gramStart"/>
              <w:r>
                <w:rPr>
                  <w:rFonts w:asciiTheme="minorHAnsi" w:hAnsiTheme="minorHAnsi" w:cstheme="minorHAnsi"/>
                  <w:sz w:val="18"/>
                </w:rPr>
                <w:t>of</w:t>
              </w:r>
              <w:proofErr w:type="gramEnd"/>
              <w:r>
                <w:rPr>
                  <w:rFonts w:asciiTheme="minorHAnsi" w:hAnsiTheme="minorHAnsi" w:cstheme="minorHAnsi"/>
                  <w:sz w:val="18"/>
                </w:rPr>
                <w:t xml:space="preserve"> Collectors</w:t>
              </w:r>
            </w:ins>
          </w:p>
        </w:tc>
        <w:tc>
          <w:tcPr>
            <w:tcW w:w="418" w:type="pct"/>
            <w:tcBorders>
              <w:top w:val="single" w:sz="4" w:space="0" w:color="auto"/>
              <w:left w:val="single" w:sz="4" w:space="0" w:color="auto"/>
              <w:bottom w:val="single" w:sz="4" w:space="0" w:color="auto"/>
              <w:right w:val="single" w:sz="4" w:space="0" w:color="auto"/>
            </w:tcBorders>
            <w:vAlign w:val="bottom"/>
          </w:tcPr>
          <w:p w14:paraId="2675370C" w14:textId="70ABA491" w:rsidR="000F1894" w:rsidRPr="00F45F0A" w:rsidRDefault="000F1894" w:rsidP="00003A84">
            <w:pPr>
              <w:keepNext/>
              <w:tabs>
                <w:tab w:val="left" w:pos="2160"/>
                <w:tab w:val="left" w:pos="2700"/>
                <w:tab w:val="left" w:pos="3420"/>
                <w:tab w:val="left" w:pos="3780"/>
                <w:tab w:val="left" w:pos="5760"/>
                <w:tab w:val="left" w:pos="7212"/>
              </w:tabs>
              <w:jc w:val="center"/>
              <w:rPr>
                <w:ins w:id="644" w:author="Tam, Danny@Energy" w:date="2022-03-10T19:43:00Z"/>
                <w:rFonts w:asciiTheme="minorHAnsi" w:hAnsiTheme="minorHAnsi" w:cstheme="minorHAnsi"/>
                <w:sz w:val="18"/>
              </w:rPr>
            </w:pPr>
            <w:ins w:id="645" w:author="Tam, Danny@Energy" w:date="2022-03-10T19:43:00Z">
              <w:r>
                <w:rPr>
                  <w:rFonts w:asciiTheme="minorHAnsi" w:hAnsiTheme="minorHAnsi" w:cstheme="minorHAnsi"/>
                  <w:sz w:val="18"/>
                </w:rPr>
                <w:t>Azimuth from North</w:t>
              </w:r>
            </w:ins>
          </w:p>
        </w:tc>
        <w:tc>
          <w:tcPr>
            <w:tcW w:w="459" w:type="pct"/>
            <w:tcBorders>
              <w:top w:val="single" w:sz="4" w:space="0" w:color="auto"/>
              <w:left w:val="single" w:sz="4" w:space="0" w:color="auto"/>
              <w:bottom w:val="single" w:sz="4" w:space="0" w:color="auto"/>
              <w:right w:val="single" w:sz="4" w:space="0" w:color="auto"/>
            </w:tcBorders>
            <w:vAlign w:val="bottom"/>
          </w:tcPr>
          <w:p w14:paraId="79CDA072"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46" w:author="Tam, Danny@Energy" w:date="2022-03-10T19:43:00Z"/>
                <w:rFonts w:asciiTheme="minorHAnsi" w:hAnsiTheme="minorHAnsi" w:cstheme="minorHAnsi"/>
                <w:sz w:val="18"/>
              </w:rPr>
            </w:pPr>
            <w:ins w:id="647" w:author="Tam, Danny@Energy" w:date="2022-03-10T19:43:00Z">
              <w:r>
                <w:rPr>
                  <w:rFonts w:asciiTheme="minorHAnsi" w:hAnsiTheme="minorHAnsi" w:cstheme="minorHAnsi"/>
                  <w:sz w:val="18"/>
                </w:rPr>
                <w:t>Tilt from Horizontal</w:t>
              </w:r>
            </w:ins>
          </w:p>
        </w:tc>
        <w:tc>
          <w:tcPr>
            <w:tcW w:w="457" w:type="pct"/>
            <w:tcBorders>
              <w:top w:val="single" w:sz="4" w:space="0" w:color="auto"/>
              <w:left w:val="single" w:sz="4" w:space="0" w:color="auto"/>
              <w:bottom w:val="single" w:sz="4" w:space="0" w:color="auto"/>
              <w:right w:val="single" w:sz="4" w:space="0" w:color="auto"/>
            </w:tcBorders>
            <w:vAlign w:val="bottom"/>
          </w:tcPr>
          <w:p w14:paraId="6091347E"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48" w:author="Tam, Danny@Energy" w:date="2022-03-10T19:43:00Z"/>
                <w:rFonts w:asciiTheme="minorHAnsi" w:hAnsiTheme="minorHAnsi" w:cstheme="minorHAnsi"/>
                <w:sz w:val="18"/>
              </w:rPr>
            </w:pPr>
            <w:ins w:id="649" w:author="Tam, Danny@Energy" w:date="2022-03-10T19:43:00Z">
              <w:r>
                <w:rPr>
                  <w:rFonts w:asciiTheme="minorHAnsi" w:hAnsiTheme="minorHAnsi" w:cstheme="minorHAnsi"/>
                  <w:sz w:val="18"/>
                </w:rPr>
                <w:t>Tank Volume (gal)</w:t>
              </w:r>
            </w:ins>
          </w:p>
        </w:tc>
        <w:tc>
          <w:tcPr>
            <w:tcW w:w="584" w:type="pct"/>
            <w:tcBorders>
              <w:top w:val="single" w:sz="4" w:space="0" w:color="auto"/>
              <w:left w:val="single" w:sz="4" w:space="0" w:color="auto"/>
              <w:bottom w:val="single" w:sz="4" w:space="0" w:color="auto"/>
              <w:right w:val="single" w:sz="4" w:space="0" w:color="auto"/>
            </w:tcBorders>
            <w:vAlign w:val="bottom"/>
          </w:tcPr>
          <w:p w14:paraId="3D97A203"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50" w:author="Tam, Danny@Energy" w:date="2022-03-10T19:43:00Z"/>
                <w:rFonts w:asciiTheme="minorHAnsi" w:hAnsiTheme="minorHAnsi" w:cstheme="minorHAnsi"/>
                <w:sz w:val="18"/>
              </w:rPr>
            </w:pPr>
            <w:ins w:id="651" w:author="Tam, Danny@Energy" w:date="2022-03-10T19:43:00Z">
              <w:r>
                <w:rPr>
                  <w:rFonts w:asciiTheme="minorHAnsi" w:hAnsiTheme="minorHAnsi" w:cstheme="minorHAnsi"/>
                  <w:sz w:val="18"/>
                </w:rPr>
                <w:t>SRCC/IAPMO Number</w:t>
              </w:r>
            </w:ins>
          </w:p>
        </w:tc>
        <w:tc>
          <w:tcPr>
            <w:tcW w:w="500" w:type="pct"/>
            <w:tcBorders>
              <w:top w:val="single" w:sz="4" w:space="0" w:color="auto"/>
              <w:left w:val="single" w:sz="4" w:space="0" w:color="auto"/>
              <w:bottom w:val="single" w:sz="4" w:space="0" w:color="auto"/>
              <w:right w:val="single" w:sz="4" w:space="0" w:color="auto"/>
            </w:tcBorders>
            <w:vAlign w:val="bottom"/>
          </w:tcPr>
          <w:p w14:paraId="7D2F1791"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52" w:author="Tam, Danny@Energy" w:date="2022-03-10T19:43:00Z"/>
                <w:rFonts w:asciiTheme="minorHAnsi" w:hAnsiTheme="minorHAnsi" w:cstheme="minorHAnsi"/>
                <w:sz w:val="18"/>
              </w:rPr>
            </w:pPr>
            <w:ins w:id="653" w:author="Tam, Danny@Energy" w:date="2022-03-10T19:43:00Z">
              <w:r>
                <w:rPr>
                  <w:rFonts w:asciiTheme="minorHAnsi" w:hAnsiTheme="minorHAnsi" w:cstheme="minorHAnsi"/>
                  <w:sz w:val="18"/>
                </w:rPr>
                <w:t>Solar Savings Fraction</w:t>
              </w:r>
            </w:ins>
          </w:p>
        </w:tc>
      </w:tr>
      <w:tr w:rsidR="006A748D" w:rsidRPr="00F45F0A" w14:paraId="41E8BA1C" w14:textId="77777777" w:rsidTr="006A748D">
        <w:trPr>
          <w:cantSplit/>
          <w:trHeight w:val="246"/>
          <w:ins w:id="654" w:author="Tam, Danny@Energy" w:date="2022-03-10T19:43:00Z"/>
        </w:trPr>
        <w:tc>
          <w:tcPr>
            <w:tcW w:w="481" w:type="pct"/>
            <w:tcBorders>
              <w:top w:val="single" w:sz="4" w:space="0" w:color="auto"/>
              <w:left w:val="single" w:sz="4" w:space="0" w:color="auto"/>
              <w:bottom w:val="single" w:sz="4" w:space="0" w:color="auto"/>
              <w:right w:val="single" w:sz="4" w:space="0" w:color="auto"/>
            </w:tcBorders>
          </w:tcPr>
          <w:p w14:paraId="52C7083B" w14:textId="0299D8D6" w:rsidR="006A748D" w:rsidRPr="00F45F0A" w:rsidRDefault="006A748D" w:rsidP="006A748D">
            <w:pPr>
              <w:keepNext/>
              <w:tabs>
                <w:tab w:val="left" w:pos="2160"/>
                <w:tab w:val="left" w:pos="2700"/>
                <w:tab w:val="left" w:pos="3420"/>
                <w:tab w:val="left" w:pos="3780"/>
                <w:tab w:val="left" w:pos="5760"/>
                <w:tab w:val="left" w:pos="7212"/>
              </w:tabs>
              <w:jc w:val="center"/>
              <w:rPr>
                <w:ins w:id="655" w:author="Tam, Danny@Energy" w:date="2022-03-10T19:43:00Z"/>
                <w:rFonts w:asciiTheme="minorHAnsi" w:hAnsiTheme="minorHAnsi" w:cstheme="minorHAnsi"/>
              </w:rPr>
            </w:pPr>
            <w:ins w:id="656" w:author="Tam, Danny@Energy" w:date="2022-03-10T19:48:00Z">
              <w:r w:rsidRPr="0030376F">
                <w:rPr>
                  <w:rFonts w:asciiTheme="minorHAnsi" w:hAnsiTheme="minorHAnsi" w:cstheme="minorHAnsi"/>
                  <w:sz w:val="18"/>
                </w:rPr>
                <w:t>&lt;&lt;reference value from CF1R&gt;&gt;</w:t>
              </w:r>
            </w:ins>
          </w:p>
        </w:tc>
        <w:tc>
          <w:tcPr>
            <w:tcW w:w="642" w:type="pct"/>
            <w:tcBorders>
              <w:top w:val="single" w:sz="4" w:space="0" w:color="auto"/>
              <w:left w:val="single" w:sz="4" w:space="0" w:color="auto"/>
              <w:bottom w:val="single" w:sz="4" w:space="0" w:color="auto"/>
              <w:right w:val="single" w:sz="4" w:space="0" w:color="auto"/>
            </w:tcBorders>
          </w:tcPr>
          <w:p w14:paraId="3893948E" w14:textId="6C4A580B" w:rsidR="006A748D" w:rsidRPr="00F45F0A" w:rsidRDefault="006A748D" w:rsidP="006A748D">
            <w:pPr>
              <w:keepNext/>
              <w:tabs>
                <w:tab w:val="left" w:pos="2160"/>
                <w:tab w:val="left" w:pos="2700"/>
                <w:tab w:val="left" w:pos="3420"/>
                <w:tab w:val="left" w:pos="3780"/>
                <w:tab w:val="left" w:pos="5760"/>
                <w:tab w:val="left" w:pos="7212"/>
              </w:tabs>
              <w:jc w:val="center"/>
              <w:rPr>
                <w:ins w:id="657" w:author="Tam, Danny@Energy" w:date="2022-03-10T19:43:00Z"/>
                <w:rFonts w:asciiTheme="minorHAnsi" w:hAnsiTheme="minorHAnsi" w:cstheme="minorHAnsi"/>
              </w:rPr>
            </w:pPr>
            <w:ins w:id="658" w:author="Tam, Danny@Energy" w:date="2022-03-10T19:49:00Z">
              <w:r w:rsidRPr="00745571">
                <w:rPr>
                  <w:rFonts w:asciiTheme="minorHAnsi" w:hAnsiTheme="minorHAnsi" w:cstheme="minorHAnsi"/>
                  <w:sz w:val="18"/>
                </w:rPr>
                <w:t>&lt;&lt;reference value from CF1R&gt;&gt;</w:t>
              </w:r>
            </w:ins>
          </w:p>
        </w:tc>
        <w:tc>
          <w:tcPr>
            <w:tcW w:w="500" w:type="pct"/>
            <w:tcBorders>
              <w:top w:val="single" w:sz="4" w:space="0" w:color="auto"/>
              <w:left w:val="single" w:sz="4" w:space="0" w:color="auto"/>
              <w:bottom w:val="single" w:sz="4" w:space="0" w:color="auto"/>
              <w:right w:val="single" w:sz="4" w:space="0" w:color="auto"/>
            </w:tcBorders>
          </w:tcPr>
          <w:p w14:paraId="10B6CC41" w14:textId="7B209DF9" w:rsidR="006A748D" w:rsidRPr="00F45F0A" w:rsidRDefault="006A748D" w:rsidP="006A748D">
            <w:pPr>
              <w:keepNext/>
              <w:tabs>
                <w:tab w:val="left" w:pos="2160"/>
                <w:tab w:val="left" w:pos="2700"/>
                <w:tab w:val="left" w:pos="3420"/>
                <w:tab w:val="left" w:pos="3780"/>
                <w:tab w:val="left" w:pos="5760"/>
                <w:tab w:val="left" w:pos="7212"/>
              </w:tabs>
              <w:jc w:val="center"/>
              <w:rPr>
                <w:ins w:id="659" w:author="Tam, Danny@Energy" w:date="2022-03-10T19:43:00Z"/>
                <w:rFonts w:asciiTheme="minorHAnsi" w:hAnsiTheme="minorHAnsi" w:cstheme="minorHAnsi"/>
              </w:rPr>
            </w:pPr>
            <w:ins w:id="660" w:author="Tam, Danny@Energy" w:date="2022-03-10T19:49:00Z">
              <w:r w:rsidRPr="00745571">
                <w:rPr>
                  <w:rFonts w:asciiTheme="minorHAnsi" w:hAnsiTheme="minorHAnsi" w:cstheme="minorHAnsi"/>
                  <w:sz w:val="18"/>
                </w:rPr>
                <w:t>&lt;&lt;reference value from CF1R&gt;&gt;</w:t>
              </w:r>
            </w:ins>
          </w:p>
        </w:tc>
        <w:tc>
          <w:tcPr>
            <w:tcW w:w="500" w:type="pct"/>
            <w:tcBorders>
              <w:top w:val="single" w:sz="4" w:space="0" w:color="auto"/>
              <w:left w:val="single" w:sz="4" w:space="0" w:color="auto"/>
              <w:bottom w:val="single" w:sz="4" w:space="0" w:color="auto"/>
              <w:right w:val="single" w:sz="4" w:space="0" w:color="auto"/>
            </w:tcBorders>
          </w:tcPr>
          <w:p w14:paraId="4FC683B9" w14:textId="2D594821" w:rsidR="006A748D" w:rsidRPr="00F45F0A" w:rsidRDefault="006A748D" w:rsidP="006A748D">
            <w:pPr>
              <w:keepNext/>
              <w:tabs>
                <w:tab w:val="left" w:pos="2160"/>
                <w:tab w:val="left" w:pos="2700"/>
                <w:tab w:val="left" w:pos="3420"/>
                <w:tab w:val="left" w:pos="3780"/>
                <w:tab w:val="left" w:pos="5760"/>
                <w:tab w:val="left" w:pos="7212"/>
              </w:tabs>
              <w:jc w:val="center"/>
              <w:rPr>
                <w:ins w:id="661" w:author="Tam, Danny@Energy" w:date="2022-03-10T19:43:00Z"/>
                <w:rFonts w:asciiTheme="minorHAnsi" w:hAnsiTheme="minorHAnsi" w:cstheme="minorHAnsi"/>
              </w:rPr>
            </w:pPr>
            <w:ins w:id="662" w:author="Tam, Danny@Energy" w:date="2022-03-10T19:49:00Z">
              <w:r w:rsidRPr="00745571">
                <w:rPr>
                  <w:rFonts w:asciiTheme="minorHAnsi" w:hAnsiTheme="minorHAnsi" w:cstheme="minorHAnsi"/>
                  <w:sz w:val="18"/>
                </w:rPr>
                <w:t>&lt;&lt;reference value from CF1R&gt;&gt;</w:t>
              </w:r>
            </w:ins>
          </w:p>
        </w:tc>
        <w:tc>
          <w:tcPr>
            <w:tcW w:w="459" w:type="pct"/>
            <w:tcBorders>
              <w:top w:val="single" w:sz="4" w:space="0" w:color="auto"/>
              <w:left w:val="single" w:sz="4" w:space="0" w:color="auto"/>
              <w:bottom w:val="single" w:sz="4" w:space="0" w:color="auto"/>
              <w:right w:val="single" w:sz="4" w:space="0" w:color="auto"/>
            </w:tcBorders>
          </w:tcPr>
          <w:p w14:paraId="0DB82D32" w14:textId="5530D867" w:rsidR="006A748D" w:rsidRPr="00F45F0A" w:rsidRDefault="006A748D" w:rsidP="006A748D">
            <w:pPr>
              <w:keepNext/>
              <w:tabs>
                <w:tab w:val="left" w:pos="2160"/>
                <w:tab w:val="left" w:pos="2700"/>
                <w:tab w:val="left" w:pos="3420"/>
                <w:tab w:val="left" w:pos="3780"/>
                <w:tab w:val="left" w:pos="5760"/>
                <w:tab w:val="left" w:pos="7212"/>
              </w:tabs>
              <w:jc w:val="center"/>
              <w:rPr>
                <w:ins w:id="663" w:author="Tam, Danny@Energy" w:date="2022-03-10T19:43:00Z"/>
                <w:rFonts w:asciiTheme="minorHAnsi" w:hAnsiTheme="minorHAnsi" w:cstheme="minorHAnsi"/>
              </w:rPr>
            </w:pPr>
            <w:ins w:id="664" w:author="Tam, Danny@Energy" w:date="2022-03-10T19:49:00Z">
              <w:r w:rsidRPr="00745571">
                <w:rPr>
                  <w:rFonts w:asciiTheme="minorHAnsi" w:hAnsiTheme="minorHAnsi" w:cstheme="minorHAnsi"/>
                  <w:sz w:val="18"/>
                </w:rPr>
                <w:t>&lt;&lt;reference value from CF1R&gt;&gt;</w:t>
              </w:r>
            </w:ins>
          </w:p>
        </w:tc>
        <w:tc>
          <w:tcPr>
            <w:tcW w:w="418" w:type="pct"/>
            <w:tcBorders>
              <w:top w:val="single" w:sz="4" w:space="0" w:color="auto"/>
              <w:left w:val="single" w:sz="4" w:space="0" w:color="auto"/>
              <w:bottom w:val="single" w:sz="4" w:space="0" w:color="auto"/>
              <w:right w:val="single" w:sz="4" w:space="0" w:color="auto"/>
            </w:tcBorders>
          </w:tcPr>
          <w:p w14:paraId="6DAA9A99" w14:textId="4DEACD05" w:rsidR="006A748D" w:rsidRPr="00F45F0A" w:rsidRDefault="006A748D" w:rsidP="006A748D">
            <w:pPr>
              <w:keepNext/>
              <w:tabs>
                <w:tab w:val="left" w:pos="2160"/>
                <w:tab w:val="left" w:pos="2700"/>
                <w:tab w:val="left" w:pos="3420"/>
                <w:tab w:val="left" w:pos="3780"/>
                <w:tab w:val="left" w:pos="5760"/>
                <w:tab w:val="left" w:pos="7212"/>
              </w:tabs>
              <w:jc w:val="center"/>
              <w:rPr>
                <w:ins w:id="665" w:author="Tam, Danny@Energy" w:date="2022-03-10T19:43:00Z"/>
                <w:rFonts w:asciiTheme="minorHAnsi" w:hAnsiTheme="minorHAnsi" w:cstheme="minorHAnsi"/>
              </w:rPr>
            </w:pPr>
            <w:ins w:id="666" w:author="Tam, Danny@Energy" w:date="2022-03-10T19:49:00Z">
              <w:r w:rsidRPr="00745571">
                <w:rPr>
                  <w:rFonts w:asciiTheme="minorHAnsi" w:hAnsiTheme="minorHAnsi" w:cstheme="minorHAnsi"/>
                  <w:sz w:val="18"/>
                </w:rPr>
                <w:t>&lt;&lt;reference value from CF1R&gt;&gt;</w:t>
              </w:r>
            </w:ins>
          </w:p>
        </w:tc>
        <w:tc>
          <w:tcPr>
            <w:tcW w:w="459" w:type="pct"/>
            <w:tcBorders>
              <w:top w:val="single" w:sz="4" w:space="0" w:color="auto"/>
              <w:left w:val="single" w:sz="4" w:space="0" w:color="auto"/>
              <w:bottom w:val="single" w:sz="4" w:space="0" w:color="auto"/>
              <w:right w:val="single" w:sz="4" w:space="0" w:color="auto"/>
            </w:tcBorders>
          </w:tcPr>
          <w:p w14:paraId="44F9CBB4" w14:textId="43C81E58" w:rsidR="006A748D" w:rsidRPr="00F45F0A" w:rsidRDefault="006A748D" w:rsidP="006A748D">
            <w:pPr>
              <w:keepNext/>
              <w:tabs>
                <w:tab w:val="left" w:pos="2160"/>
                <w:tab w:val="left" w:pos="2700"/>
                <w:tab w:val="left" w:pos="3420"/>
                <w:tab w:val="left" w:pos="3780"/>
                <w:tab w:val="left" w:pos="5760"/>
                <w:tab w:val="left" w:pos="7212"/>
              </w:tabs>
              <w:jc w:val="center"/>
              <w:rPr>
                <w:ins w:id="667" w:author="Tam, Danny@Energy" w:date="2022-03-10T19:43:00Z"/>
                <w:rFonts w:asciiTheme="minorHAnsi" w:hAnsiTheme="minorHAnsi" w:cstheme="minorHAnsi"/>
              </w:rPr>
            </w:pPr>
            <w:ins w:id="668" w:author="Tam, Danny@Energy" w:date="2022-03-10T19:49:00Z">
              <w:r w:rsidRPr="00745571">
                <w:rPr>
                  <w:rFonts w:asciiTheme="minorHAnsi" w:hAnsiTheme="minorHAnsi" w:cstheme="minorHAnsi"/>
                  <w:sz w:val="18"/>
                </w:rPr>
                <w:t>&lt;&lt;reference value from CF1R&gt;&gt;</w:t>
              </w:r>
            </w:ins>
          </w:p>
        </w:tc>
        <w:tc>
          <w:tcPr>
            <w:tcW w:w="457" w:type="pct"/>
            <w:tcBorders>
              <w:top w:val="single" w:sz="4" w:space="0" w:color="auto"/>
              <w:left w:val="single" w:sz="4" w:space="0" w:color="auto"/>
              <w:bottom w:val="single" w:sz="4" w:space="0" w:color="auto"/>
              <w:right w:val="single" w:sz="4" w:space="0" w:color="auto"/>
            </w:tcBorders>
          </w:tcPr>
          <w:p w14:paraId="3E08966D" w14:textId="6F40F487" w:rsidR="006A748D" w:rsidRPr="00F45F0A" w:rsidRDefault="006A748D" w:rsidP="006A748D">
            <w:pPr>
              <w:keepNext/>
              <w:tabs>
                <w:tab w:val="left" w:pos="2160"/>
                <w:tab w:val="left" w:pos="2700"/>
                <w:tab w:val="left" w:pos="3420"/>
                <w:tab w:val="left" w:pos="3780"/>
                <w:tab w:val="left" w:pos="5760"/>
                <w:tab w:val="left" w:pos="7212"/>
              </w:tabs>
              <w:jc w:val="center"/>
              <w:rPr>
                <w:ins w:id="669" w:author="Tam, Danny@Energy" w:date="2022-03-10T19:43:00Z"/>
                <w:rFonts w:asciiTheme="minorHAnsi" w:hAnsiTheme="minorHAnsi" w:cstheme="minorHAnsi"/>
              </w:rPr>
            </w:pPr>
            <w:ins w:id="670" w:author="Tam, Danny@Energy" w:date="2022-03-10T19:49:00Z">
              <w:r w:rsidRPr="00745571">
                <w:rPr>
                  <w:rFonts w:asciiTheme="minorHAnsi" w:hAnsiTheme="minorHAnsi" w:cstheme="minorHAnsi"/>
                  <w:sz w:val="18"/>
                </w:rPr>
                <w:t>&lt;&lt;reference value from CF1R&gt;&gt;</w:t>
              </w:r>
            </w:ins>
          </w:p>
        </w:tc>
        <w:tc>
          <w:tcPr>
            <w:tcW w:w="584" w:type="pct"/>
            <w:tcBorders>
              <w:top w:val="single" w:sz="4" w:space="0" w:color="auto"/>
              <w:left w:val="single" w:sz="4" w:space="0" w:color="auto"/>
              <w:bottom w:val="single" w:sz="4" w:space="0" w:color="auto"/>
              <w:right w:val="single" w:sz="4" w:space="0" w:color="auto"/>
            </w:tcBorders>
          </w:tcPr>
          <w:p w14:paraId="6A7FABDC" w14:textId="29F1C1BA" w:rsidR="006A748D" w:rsidRPr="00F45F0A" w:rsidRDefault="006A748D" w:rsidP="006A748D">
            <w:pPr>
              <w:keepNext/>
              <w:tabs>
                <w:tab w:val="left" w:pos="2160"/>
                <w:tab w:val="left" w:pos="2700"/>
                <w:tab w:val="left" w:pos="3420"/>
                <w:tab w:val="left" w:pos="3780"/>
                <w:tab w:val="left" w:pos="5760"/>
                <w:tab w:val="left" w:pos="7212"/>
              </w:tabs>
              <w:jc w:val="center"/>
              <w:rPr>
                <w:ins w:id="671" w:author="Tam, Danny@Energy" w:date="2022-03-10T19:43:00Z"/>
                <w:rFonts w:asciiTheme="minorHAnsi" w:hAnsiTheme="minorHAnsi" w:cstheme="minorHAnsi"/>
              </w:rPr>
            </w:pPr>
            <w:ins w:id="672" w:author="Tam, Danny@Energy" w:date="2022-03-10T19:49:00Z">
              <w:r w:rsidRPr="00745571">
                <w:rPr>
                  <w:rFonts w:asciiTheme="minorHAnsi" w:hAnsiTheme="minorHAnsi" w:cstheme="minorHAnsi"/>
                  <w:sz w:val="18"/>
                </w:rPr>
                <w:t>&lt;&lt;reference value from CF1R&gt;&gt;</w:t>
              </w:r>
            </w:ins>
          </w:p>
        </w:tc>
        <w:tc>
          <w:tcPr>
            <w:tcW w:w="500" w:type="pct"/>
            <w:tcBorders>
              <w:top w:val="single" w:sz="4" w:space="0" w:color="auto"/>
              <w:left w:val="single" w:sz="4" w:space="0" w:color="auto"/>
              <w:bottom w:val="single" w:sz="4" w:space="0" w:color="auto"/>
              <w:right w:val="single" w:sz="4" w:space="0" w:color="auto"/>
            </w:tcBorders>
          </w:tcPr>
          <w:p w14:paraId="3EF11613" w14:textId="3AA1B897" w:rsidR="006A748D" w:rsidRPr="00F45F0A" w:rsidRDefault="006A748D" w:rsidP="006A748D">
            <w:pPr>
              <w:keepNext/>
              <w:tabs>
                <w:tab w:val="left" w:pos="2160"/>
                <w:tab w:val="left" w:pos="2700"/>
                <w:tab w:val="left" w:pos="3420"/>
                <w:tab w:val="left" w:pos="3780"/>
                <w:tab w:val="left" w:pos="5760"/>
                <w:tab w:val="left" w:pos="7212"/>
              </w:tabs>
              <w:jc w:val="center"/>
              <w:rPr>
                <w:ins w:id="673" w:author="Tam, Danny@Energy" w:date="2022-03-10T19:43:00Z"/>
                <w:rFonts w:asciiTheme="minorHAnsi" w:hAnsiTheme="minorHAnsi" w:cstheme="minorHAnsi"/>
              </w:rPr>
            </w:pPr>
            <w:ins w:id="674" w:author="Tam, Danny@Energy" w:date="2022-03-10T19:49:00Z">
              <w:r w:rsidRPr="00745571">
                <w:rPr>
                  <w:rFonts w:asciiTheme="minorHAnsi" w:hAnsiTheme="minorHAnsi" w:cstheme="minorHAnsi"/>
                  <w:sz w:val="18"/>
                </w:rPr>
                <w:t>&lt;&lt;reference value from CF1R&gt;&gt;</w:t>
              </w:r>
            </w:ins>
          </w:p>
        </w:tc>
      </w:tr>
      <w:tr w:rsidR="000F1894" w:rsidRPr="00F45F0A" w14:paraId="41088C69" w14:textId="77777777" w:rsidTr="00003A84">
        <w:trPr>
          <w:cantSplit/>
          <w:trHeight w:val="255"/>
          <w:ins w:id="675" w:author="Tam, Danny@Energy" w:date="2022-03-10T19:43:00Z"/>
        </w:trPr>
        <w:tc>
          <w:tcPr>
            <w:tcW w:w="481" w:type="pct"/>
            <w:tcBorders>
              <w:top w:val="single" w:sz="4" w:space="0" w:color="auto"/>
              <w:left w:val="single" w:sz="4" w:space="0" w:color="auto"/>
              <w:bottom w:val="single" w:sz="4" w:space="0" w:color="auto"/>
              <w:right w:val="single" w:sz="4" w:space="0" w:color="auto"/>
            </w:tcBorders>
          </w:tcPr>
          <w:p w14:paraId="18388A88"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76" w:author="Tam, Danny@Energy" w:date="2022-03-10T19:43:00Z"/>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4C274C63"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77" w:author="Tam, Danny@Energy" w:date="2022-03-10T19:43: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AAA48A9"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78" w:author="Tam, Danny@Energy" w:date="2022-03-10T19:43: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1B234F1"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79" w:author="Tam, Danny@Energy" w:date="2022-03-10T19:43: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7CA5C834"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80" w:author="Tam, Danny@Energy" w:date="2022-03-10T19:43:00Z"/>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7EFE7E1B"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81" w:author="Tam, Danny@Energy" w:date="2022-03-10T19:43: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0438BE89"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82" w:author="Tam, Danny@Energy" w:date="2022-03-10T19:43:00Z"/>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0FF2307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83" w:author="Tam, Danny@Energy" w:date="2022-03-10T19:43:00Z"/>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5939FC8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84" w:author="Tam, Danny@Energy" w:date="2022-03-10T19:43: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099A2D5"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85" w:author="Tam, Danny@Energy" w:date="2022-03-10T19:43:00Z"/>
                <w:rFonts w:asciiTheme="minorHAnsi" w:hAnsiTheme="minorHAnsi" w:cstheme="minorHAnsi"/>
              </w:rPr>
            </w:pPr>
          </w:p>
        </w:tc>
      </w:tr>
    </w:tbl>
    <w:p w14:paraId="0A7EE1CC" w14:textId="77777777" w:rsidR="000F1894" w:rsidRDefault="000F1894" w:rsidP="008B7849">
      <w:pPr>
        <w:rPr>
          <w:ins w:id="686" w:author="Tam, Danny@Energy" w:date="2022-03-10T19:43:00Z"/>
          <w:rFonts w:asciiTheme="minorHAnsi" w:hAnsiTheme="minorHAnsi"/>
        </w:rPr>
      </w:pPr>
    </w:p>
    <w:tbl>
      <w:tblPr>
        <w:tblW w:w="5000" w:type="pct"/>
        <w:tblBorders>
          <w:top w:val="single" w:sz="8" w:space="0" w:color="auto"/>
          <w:left w:val="single" w:sz="8" w:space="0" w:color="auto"/>
          <w:bottom w:val="single" w:sz="8" w:space="0" w:color="auto"/>
          <w:right w:val="single" w:sz="8" w:space="0" w:color="auto"/>
          <w:insideH w:val="single" w:sz="6" w:space="0" w:color="auto"/>
          <w:insideV w:val="single" w:sz="6" w:space="0" w:color="auto"/>
        </w:tblBorders>
        <w:tblLayout w:type="fixed"/>
        <w:tblLook w:val="0000" w:firstRow="0" w:lastRow="0" w:firstColumn="0" w:lastColumn="0" w:noHBand="0" w:noVBand="0"/>
      </w:tblPr>
      <w:tblGrid>
        <w:gridCol w:w="1038"/>
        <w:gridCol w:w="1385"/>
        <w:gridCol w:w="1079"/>
        <w:gridCol w:w="1079"/>
        <w:gridCol w:w="991"/>
        <w:gridCol w:w="902"/>
        <w:gridCol w:w="991"/>
        <w:gridCol w:w="986"/>
        <w:gridCol w:w="1260"/>
        <w:gridCol w:w="1079"/>
      </w:tblGrid>
      <w:tr w:rsidR="000F1894" w:rsidRPr="00F45F0A" w14:paraId="1ED161FD" w14:textId="77777777" w:rsidTr="00003A84">
        <w:trPr>
          <w:cantSplit/>
          <w:trHeight w:val="277"/>
          <w:ins w:id="687" w:author="Tam, Danny@Energy" w:date="2022-03-10T19:44:00Z"/>
        </w:trPr>
        <w:tc>
          <w:tcPr>
            <w:tcW w:w="5000" w:type="pct"/>
            <w:gridSpan w:val="10"/>
            <w:tcBorders>
              <w:top w:val="single" w:sz="4" w:space="0" w:color="auto"/>
              <w:left w:val="single" w:sz="4" w:space="0" w:color="auto"/>
              <w:bottom w:val="single" w:sz="4" w:space="0" w:color="auto"/>
              <w:right w:val="single" w:sz="4" w:space="0" w:color="auto"/>
            </w:tcBorders>
          </w:tcPr>
          <w:p w14:paraId="443EAC1B" w14:textId="77777777" w:rsidR="000F1894" w:rsidRPr="00F45F0A" w:rsidRDefault="000F1894" w:rsidP="00003A84">
            <w:pPr>
              <w:keepNext/>
              <w:tabs>
                <w:tab w:val="left" w:pos="2160"/>
                <w:tab w:val="left" w:pos="2700"/>
                <w:tab w:val="left" w:pos="3420"/>
                <w:tab w:val="left" w:pos="3780"/>
                <w:tab w:val="left" w:pos="5760"/>
                <w:tab w:val="left" w:pos="7212"/>
              </w:tabs>
              <w:rPr>
                <w:ins w:id="688" w:author="Tam, Danny@Energy" w:date="2022-03-10T19:44:00Z"/>
                <w:rFonts w:asciiTheme="minorHAnsi" w:eastAsia="Calibri" w:hAnsiTheme="minorHAnsi" w:cstheme="minorHAnsi"/>
                <w:b/>
              </w:rPr>
            </w:pPr>
            <w:ins w:id="689" w:author="Tam, Danny@Energy" w:date="2022-03-10T19:44:00Z">
              <w:r>
                <w:rPr>
                  <w:rFonts w:asciiTheme="minorHAnsi" w:eastAsia="Calibri" w:hAnsiTheme="minorHAnsi" w:cstheme="minorHAnsi"/>
                  <w:b/>
                </w:rPr>
                <w:lastRenderedPageBreak/>
                <w:t>B</w:t>
              </w:r>
              <w:r w:rsidRPr="00F45F0A">
                <w:rPr>
                  <w:rFonts w:asciiTheme="minorHAnsi" w:eastAsia="Calibri" w:hAnsiTheme="minorHAnsi" w:cstheme="minorHAnsi"/>
                  <w:b/>
                </w:rPr>
                <w:t xml:space="preserve">. </w:t>
              </w:r>
              <w:r>
                <w:rPr>
                  <w:rFonts w:asciiTheme="minorHAnsi" w:eastAsia="Calibri" w:hAnsiTheme="minorHAnsi" w:cstheme="minorHAnsi"/>
                  <w:b/>
                </w:rPr>
                <w:t>Installed</w:t>
              </w:r>
              <w:r w:rsidRPr="00F45F0A">
                <w:rPr>
                  <w:rFonts w:asciiTheme="minorHAnsi" w:eastAsia="Calibri" w:hAnsiTheme="minorHAnsi" w:cstheme="minorHAnsi"/>
                  <w:b/>
                </w:rPr>
                <w:t xml:space="preserve"> </w:t>
              </w:r>
              <w:r>
                <w:rPr>
                  <w:rFonts w:asciiTheme="minorHAnsi" w:eastAsia="Calibri" w:hAnsiTheme="minorHAnsi" w:cstheme="minorHAnsi"/>
                  <w:b/>
                </w:rPr>
                <w:t>Solar</w:t>
              </w:r>
              <w:r w:rsidRPr="00F45F0A">
                <w:rPr>
                  <w:rFonts w:asciiTheme="minorHAnsi" w:eastAsia="Calibri" w:hAnsiTheme="minorHAnsi" w:cstheme="minorHAnsi"/>
                  <w:b/>
                </w:rPr>
                <w:t xml:space="preserve"> Water Heating Systems Information </w:t>
              </w:r>
            </w:ins>
          </w:p>
          <w:p w14:paraId="335D56A2" w14:textId="77777777" w:rsidR="000F1894" w:rsidRPr="00F45F0A" w:rsidDel="00237BB2" w:rsidRDefault="000F1894" w:rsidP="00003A84">
            <w:pPr>
              <w:keepNext/>
              <w:tabs>
                <w:tab w:val="left" w:pos="2160"/>
                <w:tab w:val="left" w:pos="2700"/>
                <w:tab w:val="left" w:pos="3420"/>
                <w:tab w:val="left" w:pos="3780"/>
                <w:tab w:val="left" w:pos="5760"/>
                <w:tab w:val="left" w:pos="7212"/>
              </w:tabs>
              <w:rPr>
                <w:ins w:id="690" w:author="Tam, Danny@Energy" w:date="2022-03-10T19:44:00Z"/>
                <w:rFonts w:asciiTheme="minorHAnsi" w:hAnsiTheme="minorHAnsi" w:cstheme="minorHAnsi"/>
                <w:sz w:val="18"/>
              </w:rPr>
            </w:pPr>
          </w:p>
        </w:tc>
      </w:tr>
      <w:tr w:rsidR="000F1894" w:rsidRPr="00F45F0A" w14:paraId="7E7B92F3" w14:textId="77777777" w:rsidTr="00003A84">
        <w:trPr>
          <w:cantSplit/>
          <w:trHeight w:val="277"/>
          <w:ins w:id="691" w:author="Tam, Danny@Energy" w:date="2022-03-10T19:44:00Z"/>
        </w:trPr>
        <w:tc>
          <w:tcPr>
            <w:tcW w:w="481" w:type="pct"/>
            <w:tcBorders>
              <w:top w:val="single" w:sz="4" w:space="0" w:color="auto"/>
              <w:left w:val="single" w:sz="4" w:space="0" w:color="auto"/>
              <w:bottom w:val="single" w:sz="4" w:space="0" w:color="auto"/>
              <w:right w:val="single" w:sz="4" w:space="0" w:color="auto"/>
            </w:tcBorders>
          </w:tcPr>
          <w:p w14:paraId="61A8F848"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92" w:author="Tam, Danny@Energy" w:date="2022-03-10T19:44:00Z"/>
                <w:rFonts w:asciiTheme="minorHAnsi" w:hAnsiTheme="minorHAnsi" w:cstheme="minorHAnsi"/>
                <w:sz w:val="18"/>
              </w:rPr>
            </w:pPr>
            <w:ins w:id="693" w:author="Tam, Danny@Energy" w:date="2022-03-10T19:44:00Z">
              <w:r w:rsidRPr="00F45F0A">
                <w:rPr>
                  <w:rFonts w:asciiTheme="minorHAnsi" w:hAnsiTheme="minorHAnsi" w:cstheme="minorHAnsi"/>
                  <w:sz w:val="18"/>
                </w:rPr>
                <w:t>01</w:t>
              </w:r>
            </w:ins>
          </w:p>
        </w:tc>
        <w:tc>
          <w:tcPr>
            <w:tcW w:w="642" w:type="pct"/>
            <w:tcBorders>
              <w:top w:val="single" w:sz="4" w:space="0" w:color="auto"/>
              <w:left w:val="single" w:sz="4" w:space="0" w:color="auto"/>
              <w:bottom w:val="single" w:sz="4" w:space="0" w:color="auto"/>
              <w:right w:val="single" w:sz="4" w:space="0" w:color="auto"/>
            </w:tcBorders>
            <w:vAlign w:val="center"/>
          </w:tcPr>
          <w:p w14:paraId="2A49C60A"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94" w:author="Tam, Danny@Energy" w:date="2022-03-10T19:44:00Z"/>
                <w:rFonts w:asciiTheme="minorHAnsi" w:hAnsiTheme="minorHAnsi" w:cstheme="minorHAnsi"/>
                <w:sz w:val="18"/>
              </w:rPr>
            </w:pPr>
            <w:ins w:id="695" w:author="Tam, Danny@Energy" w:date="2022-03-10T19:44:00Z">
              <w:r w:rsidRPr="00F45F0A">
                <w:rPr>
                  <w:rFonts w:asciiTheme="minorHAnsi" w:hAnsiTheme="minorHAnsi" w:cstheme="minorHAnsi"/>
                  <w:sz w:val="18"/>
                </w:rPr>
                <w:t>02</w:t>
              </w:r>
            </w:ins>
          </w:p>
        </w:tc>
        <w:tc>
          <w:tcPr>
            <w:tcW w:w="500" w:type="pct"/>
            <w:tcBorders>
              <w:top w:val="single" w:sz="4" w:space="0" w:color="auto"/>
              <w:left w:val="single" w:sz="4" w:space="0" w:color="auto"/>
              <w:bottom w:val="single" w:sz="4" w:space="0" w:color="auto"/>
              <w:right w:val="single" w:sz="4" w:space="0" w:color="auto"/>
            </w:tcBorders>
            <w:vAlign w:val="center"/>
          </w:tcPr>
          <w:p w14:paraId="6B3F25FA"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96" w:author="Tam, Danny@Energy" w:date="2022-03-10T19:44:00Z"/>
                <w:rFonts w:asciiTheme="minorHAnsi" w:hAnsiTheme="minorHAnsi" w:cstheme="minorHAnsi"/>
                <w:sz w:val="18"/>
              </w:rPr>
            </w:pPr>
            <w:ins w:id="697" w:author="Tam, Danny@Energy" w:date="2022-03-10T19:44:00Z">
              <w:r w:rsidRPr="00F45F0A">
                <w:rPr>
                  <w:rFonts w:asciiTheme="minorHAnsi" w:hAnsiTheme="minorHAnsi" w:cstheme="minorHAnsi"/>
                  <w:sz w:val="18"/>
                </w:rPr>
                <w:t>03</w:t>
              </w:r>
            </w:ins>
          </w:p>
        </w:tc>
        <w:tc>
          <w:tcPr>
            <w:tcW w:w="500" w:type="pct"/>
            <w:tcBorders>
              <w:top w:val="single" w:sz="4" w:space="0" w:color="auto"/>
              <w:left w:val="single" w:sz="4" w:space="0" w:color="auto"/>
              <w:bottom w:val="single" w:sz="4" w:space="0" w:color="auto"/>
              <w:right w:val="single" w:sz="4" w:space="0" w:color="auto"/>
            </w:tcBorders>
            <w:vAlign w:val="center"/>
          </w:tcPr>
          <w:p w14:paraId="70A0D86F"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698" w:author="Tam, Danny@Energy" w:date="2022-03-10T19:44:00Z"/>
                <w:rFonts w:asciiTheme="minorHAnsi" w:hAnsiTheme="minorHAnsi" w:cstheme="minorHAnsi"/>
                <w:sz w:val="18"/>
              </w:rPr>
            </w:pPr>
            <w:ins w:id="699" w:author="Tam, Danny@Energy" w:date="2022-03-10T19:44:00Z">
              <w:r w:rsidRPr="00F45F0A">
                <w:rPr>
                  <w:rFonts w:asciiTheme="minorHAnsi" w:hAnsiTheme="minorHAnsi" w:cstheme="minorHAnsi"/>
                  <w:sz w:val="18"/>
                </w:rPr>
                <w:t>04</w:t>
              </w:r>
            </w:ins>
          </w:p>
        </w:tc>
        <w:tc>
          <w:tcPr>
            <w:tcW w:w="459" w:type="pct"/>
            <w:tcBorders>
              <w:top w:val="single" w:sz="4" w:space="0" w:color="auto"/>
              <w:left w:val="single" w:sz="4" w:space="0" w:color="auto"/>
              <w:bottom w:val="single" w:sz="4" w:space="0" w:color="auto"/>
              <w:right w:val="single" w:sz="4" w:space="0" w:color="auto"/>
            </w:tcBorders>
            <w:vAlign w:val="center"/>
          </w:tcPr>
          <w:p w14:paraId="659C1AD3"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00" w:author="Tam, Danny@Energy" w:date="2022-03-10T19:44:00Z"/>
                <w:rFonts w:asciiTheme="minorHAnsi" w:eastAsiaTheme="majorEastAsia" w:hAnsiTheme="minorHAnsi" w:cstheme="minorHAnsi"/>
                <w:b/>
                <w:bCs/>
                <w:color w:val="4F81BD" w:themeColor="accent1"/>
                <w:sz w:val="18"/>
              </w:rPr>
            </w:pPr>
            <w:ins w:id="701" w:author="Tam, Danny@Energy" w:date="2022-03-10T19:44:00Z">
              <w:r w:rsidRPr="00F45F0A">
                <w:rPr>
                  <w:rFonts w:asciiTheme="minorHAnsi" w:hAnsiTheme="minorHAnsi" w:cstheme="minorHAnsi"/>
                  <w:sz w:val="18"/>
                </w:rPr>
                <w:t>05</w:t>
              </w:r>
            </w:ins>
          </w:p>
        </w:tc>
        <w:tc>
          <w:tcPr>
            <w:tcW w:w="418" w:type="pct"/>
            <w:tcBorders>
              <w:top w:val="single" w:sz="4" w:space="0" w:color="auto"/>
              <w:left w:val="single" w:sz="4" w:space="0" w:color="auto"/>
              <w:bottom w:val="single" w:sz="4" w:space="0" w:color="auto"/>
              <w:right w:val="single" w:sz="4" w:space="0" w:color="auto"/>
            </w:tcBorders>
            <w:vAlign w:val="center"/>
          </w:tcPr>
          <w:p w14:paraId="30BDFE46"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02" w:author="Tam, Danny@Energy" w:date="2022-03-10T19:44:00Z"/>
                <w:rFonts w:asciiTheme="minorHAnsi" w:eastAsiaTheme="majorEastAsia" w:hAnsiTheme="minorHAnsi" w:cstheme="minorHAnsi"/>
                <w:b/>
                <w:bCs/>
                <w:color w:val="4F81BD" w:themeColor="accent1"/>
                <w:sz w:val="18"/>
              </w:rPr>
            </w:pPr>
            <w:ins w:id="703" w:author="Tam, Danny@Energy" w:date="2022-03-10T19:44:00Z">
              <w:r w:rsidRPr="00F45F0A">
                <w:rPr>
                  <w:rFonts w:asciiTheme="minorHAnsi" w:hAnsiTheme="minorHAnsi" w:cstheme="minorHAnsi"/>
                  <w:sz w:val="18"/>
                </w:rPr>
                <w:t>06</w:t>
              </w:r>
            </w:ins>
          </w:p>
        </w:tc>
        <w:tc>
          <w:tcPr>
            <w:tcW w:w="459" w:type="pct"/>
            <w:tcBorders>
              <w:top w:val="single" w:sz="4" w:space="0" w:color="auto"/>
              <w:left w:val="single" w:sz="4" w:space="0" w:color="auto"/>
              <w:bottom w:val="single" w:sz="4" w:space="0" w:color="auto"/>
              <w:right w:val="single" w:sz="4" w:space="0" w:color="auto"/>
            </w:tcBorders>
            <w:vAlign w:val="center"/>
          </w:tcPr>
          <w:p w14:paraId="03D0934F"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04" w:author="Tam, Danny@Energy" w:date="2022-03-10T19:44:00Z"/>
                <w:rFonts w:asciiTheme="minorHAnsi" w:eastAsiaTheme="majorEastAsia" w:hAnsiTheme="minorHAnsi" w:cstheme="minorHAnsi"/>
                <w:b/>
                <w:bCs/>
                <w:color w:val="4F81BD" w:themeColor="accent1"/>
                <w:sz w:val="18"/>
              </w:rPr>
            </w:pPr>
            <w:ins w:id="705" w:author="Tam, Danny@Energy" w:date="2022-03-10T19:44:00Z">
              <w:r w:rsidRPr="00F45F0A">
                <w:rPr>
                  <w:rFonts w:asciiTheme="minorHAnsi" w:hAnsiTheme="minorHAnsi" w:cstheme="minorHAnsi"/>
                  <w:sz w:val="18"/>
                </w:rPr>
                <w:t>07</w:t>
              </w:r>
            </w:ins>
          </w:p>
        </w:tc>
        <w:tc>
          <w:tcPr>
            <w:tcW w:w="457" w:type="pct"/>
            <w:tcBorders>
              <w:top w:val="single" w:sz="4" w:space="0" w:color="auto"/>
              <w:left w:val="single" w:sz="4" w:space="0" w:color="auto"/>
              <w:bottom w:val="single" w:sz="4" w:space="0" w:color="auto"/>
              <w:right w:val="single" w:sz="4" w:space="0" w:color="auto"/>
            </w:tcBorders>
            <w:vAlign w:val="center"/>
          </w:tcPr>
          <w:p w14:paraId="73AFE2F0"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06" w:author="Tam, Danny@Energy" w:date="2022-03-10T19:44:00Z"/>
                <w:rFonts w:asciiTheme="minorHAnsi" w:eastAsiaTheme="majorEastAsia" w:hAnsiTheme="minorHAnsi" w:cstheme="minorHAnsi"/>
                <w:b/>
                <w:bCs/>
                <w:color w:val="4F81BD" w:themeColor="accent1"/>
                <w:sz w:val="18"/>
              </w:rPr>
            </w:pPr>
            <w:ins w:id="707" w:author="Tam, Danny@Energy" w:date="2022-03-10T19:44:00Z">
              <w:r w:rsidRPr="00F45F0A">
                <w:rPr>
                  <w:rFonts w:asciiTheme="minorHAnsi" w:hAnsiTheme="minorHAnsi" w:cstheme="minorHAnsi"/>
                  <w:sz w:val="18"/>
                </w:rPr>
                <w:t>08</w:t>
              </w:r>
            </w:ins>
          </w:p>
        </w:tc>
        <w:tc>
          <w:tcPr>
            <w:tcW w:w="584" w:type="pct"/>
            <w:tcBorders>
              <w:top w:val="single" w:sz="4" w:space="0" w:color="auto"/>
              <w:left w:val="single" w:sz="4" w:space="0" w:color="auto"/>
              <w:bottom w:val="single" w:sz="4" w:space="0" w:color="auto"/>
              <w:right w:val="single" w:sz="4" w:space="0" w:color="auto"/>
            </w:tcBorders>
          </w:tcPr>
          <w:p w14:paraId="3DA1F598"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08" w:author="Tam, Danny@Energy" w:date="2022-03-10T19:44:00Z"/>
                <w:rFonts w:asciiTheme="minorHAnsi" w:hAnsiTheme="minorHAnsi" w:cstheme="minorHAnsi"/>
                <w:sz w:val="18"/>
              </w:rPr>
            </w:pPr>
            <w:ins w:id="709" w:author="Tam, Danny@Energy" w:date="2022-03-10T19:44:00Z">
              <w:r w:rsidRPr="00F45F0A">
                <w:rPr>
                  <w:rFonts w:asciiTheme="minorHAnsi" w:hAnsiTheme="minorHAnsi" w:cstheme="minorHAnsi"/>
                  <w:sz w:val="18"/>
                </w:rPr>
                <w:t>09</w:t>
              </w:r>
            </w:ins>
          </w:p>
        </w:tc>
        <w:tc>
          <w:tcPr>
            <w:tcW w:w="500" w:type="pct"/>
            <w:tcBorders>
              <w:top w:val="single" w:sz="4" w:space="0" w:color="auto"/>
              <w:left w:val="single" w:sz="4" w:space="0" w:color="auto"/>
              <w:bottom w:val="single" w:sz="4" w:space="0" w:color="auto"/>
              <w:right w:val="single" w:sz="4" w:space="0" w:color="auto"/>
            </w:tcBorders>
          </w:tcPr>
          <w:p w14:paraId="09578AFC"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10" w:author="Tam, Danny@Energy" w:date="2022-03-10T19:44:00Z"/>
                <w:rFonts w:asciiTheme="minorHAnsi" w:hAnsiTheme="minorHAnsi" w:cstheme="minorHAnsi"/>
                <w:sz w:val="18"/>
              </w:rPr>
            </w:pPr>
            <w:ins w:id="711" w:author="Tam, Danny@Energy" w:date="2022-03-10T19:44:00Z">
              <w:r w:rsidRPr="00F45F0A">
                <w:rPr>
                  <w:rFonts w:asciiTheme="minorHAnsi" w:hAnsiTheme="minorHAnsi" w:cstheme="minorHAnsi"/>
                  <w:sz w:val="18"/>
                </w:rPr>
                <w:t>10</w:t>
              </w:r>
            </w:ins>
          </w:p>
        </w:tc>
      </w:tr>
      <w:tr w:rsidR="000F1894" w:rsidRPr="00F45F0A" w14:paraId="461594D0" w14:textId="77777777" w:rsidTr="00003A84">
        <w:trPr>
          <w:cantSplit/>
          <w:trHeight w:val="288"/>
          <w:ins w:id="712" w:author="Tam, Danny@Energy" w:date="2022-03-10T19:44:00Z"/>
        </w:trPr>
        <w:tc>
          <w:tcPr>
            <w:tcW w:w="481" w:type="pct"/>
            <w:tcBorders>
              <w:top w:val="single" w:sz="4" w:space="0" w:color="auto"/>
              <w:left w:val="single" w:sz="4" w:space="0" w:color="auto"/>
              <w:bottom w:val="single" w:sz="4" w:space="0" w:color="auto"/>
              <w:right w:val="single" w:sz="4" w:space="0" w:color="auto"/>
            </w:tcBorders>
            <w:vAlign w:val="bottom"/>
          </w:tcPr>
          <w:p w14:paraId="65C17753"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13" w:author="Tam, Danny@Energy" w:date="2022-03-10T19:44:00Z"/>
                <w:rFonts w:asciiTheme="minorHAnsi" w:hAnsiTheme="minorHAnsi" w:cstheme="minorHAnsi"/>
                <w:sz w:val="18"/>
              </w:rPr>
            </w:pPr>
            <w:ins w:id="714" w:author="Tam, Danny@Energy" w:date="2022-03-10T19:44:00Z">
              <w:r>
                <w:rPr>
                  <w:rFonts w:asciiTheme="minorHAnsi" w:hAnsiTheme="minorHAnsi" w:cstheme="minorHAnsi"/>
                  <w:sz w:val="18"/>
                </w:rPr>
                <w:t>System</w:t>
              </w:r>
              <w:r w:rsidRPr="00F45F0A">
                <w:rPr>
                  <w:rFonts w:asciiTheme="minorHAnsi" w:hAnsiTheme="minorHAnsi" w:cstheme="minorHAnsi"/>
                  <w:sz w:val="18"/>
                </w:rPr>
                <w:t xml:space="preserve"> Name</w:t>
              </w:r>
            </w:ins>
          </w:p>
        </w:tc>
        <w:tc>
          <w:tcPr>
            <w:tcW w:w="642" w:type="pct"/>
            <w:tcBorders>
              <w:top w:val="single" w:sz="4" w:space="0" w:color="auto"/>
              <w:left w:val="single" w:sz="4" w:space="0" w:color="auto"/>
              <w:bottom w:val="single" w:sz="4" w:space="0" w:color="auto"/>
              <w:right w:val="single" w:sz="4" w:space="0" w:color="auto"/>
            </w:tcBorders>
            <w:vAlign w:val="bottom"/>
          </w:tcPr>
          <w:p w14:paraId="4A0B9F84"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15" w:author="Tam, Danny@Energy" w:date="2022-03-10T19:44:00Z"/>
                <w:rFonts w:asciiTheme="minorHAnsi" w:hAnsiTheme="minorHAnsi" w:cstheme="minorHAnsi"/>
                <w:sz w:val="18"/>
              </w:rPr>
            </w:pPr>
            <w:ins w:id="716" w:author="Tam, Danny@Energy" w:date="2022-03-10T19:44:00Z">
              <w:r>
                <w:rPr>
                  <w:rFonts w:asciiTheme="minorHAnsi" w:hAnsiTheme="minorHAnsi" w:cstheme="minorHAnsi"/>
                  <w:sz w:val="18"/>
                </w:rPr>
                <w:t>Collector Manufacturer</w:t>
              </w:r>
            </w:ins>
          </w:p>
        </w:tc>
        <w:tc>
          <w:tcPr>
            <w:tcW w:w="500" w:type="pct"/>
            <w:tcBorders>
              <w:top w:val="single" w:sz="4" w:space="0" w:color="auto"/>
              <w:left w:val="single" w:sz="4" w:space="0" w:color="auto"/>
              <w:bottom w:val="single" w:sz="4" w:space="0" w:color="auto"/>
              <w:right w:val="single" w:sz="4" w:space="0" w:color="auto"/>
            </w:tcBorders>
            <w:vAlign w:val="bottom"/>
          </w:tcPr>
          <w:p w14:paraId="3AF3682A"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17" w:author="Tam, Danny@Energy" w:date="2022-03-10T19:44:00Z"/>
                <w:rFonts w:asciiTheme="minorHAnsi" w:hAnsiTheme="minorHAnsi" w:cstheme="minorHAnsi"/>
                <w:sz w:val="18"/>
              </w:rPr>
            </w:pPr>
            <w:ins w:id="718" w:author="Tam, Danny@Energy" w:date="2022-03-10T19:44:00Z">
              <w:r>
                <w:rPr>
                  <w:rFonts w:asciiTheme="minorHAnsi" w:hAnsiTheme="minorHAnsi" w:cstheme="minorHAnsi"/>
                  <w:sz w:val="18"/>
                </w:rPr>
                <w:t>Collector Brand</w:t>
              </w:r>
            </w:ins>
          </w:p>
        </w:tc>
        <w:tc>
          <w:tcPr>
            <w:tcW w:w="500" w:type="pct"/>
            <w:tcBorders>
              <w:top w:val="single" w:sz="4" w:space="0" w:color="auto"/>
              <w:left w:val="single" w:sz="4" w:space="0" w:color="auto"/>
              <w:bottom w:val="single" w:sz="4" w:space="0" w:color="auto"/>
              <w:right w:val="single" w:sz="4" w:space="0" w:color="auto"/>
            </w:tcBorders>
            <w:vAlign w:val="bottom"/>
          </w:tcPr>
          <w:p w14:paraId="26EFEB9A"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19" w:author="Tam, Danny@Energy" w:date="2022-03-10T19:44:00Z"/>
                <w:rFonts w:asciiTheme="minorHAnsi" w:hAnsiTheme="minorHAnsi" w:cstheme="minorHAnsi"/>
                <w:sz w:val="18"/>
              </w:rPr>
            </w:pPr>
            <w:ins w:id="720" w:author="Tam, Danny@Energy" w:date="2022-03-10T19:44:00Z">
              <w:r>
                <w:rPr>
                  <w:rFonts w:asciiTheme="minorHAnsi" w:hAnsiTheme="minorHAnsi" w:cstheme="minorHAnsi"/>
                  <w:sz w:val="18"/>
                </w:rPr>
                <w:t>Collector Model</w:t>
              </w:r>
            </w:ins>
          </w:p>
        </w:tc>
        <w:tc>
          <w:tcPr>
            <w:tcW w:w="459" w:type="pct"/>
            <w:tcBorders>
              <w:top w:val="single" w:sz="4" w:space="0" w:color="auto"/>
              <w:left w:val="single" w:sz="4" w:space="0" w:color="auto"/>
              <w:bottom w:val="single" w:sz="4" w:space="0" w:color="auto"/>
              <w:right w:val="single" w:sz="4" w:space="0" w:color="auto"/>
            </w:tcBorders>
            <w:vAlign w:val="bottom"/>
          </w:tcPr>
          <w:p w14:paraId="5D2E2C5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21" w:author="Tam, Danny@Energy" w:date="2022-03-10T19:44:00Z"/>
                <w:rFonts w:asciiTheme="minorHAnsi" w:hAnsiTheme="minorHAnsi" w:cstheme="minorHAnsi"/>
                <w:sz w:val="18"/>
              </w:rPr>
            </w:pPr>
            <w:ins w:id="722" w:author="Tam, Danny@Energy" w:date="2022-03-10T19:44:00Z">
              <w:r>
                <w:rPr>
                  <w:rFonts w:asciiTheme="minorHAnsi" w:hAnsiTheme="minorHAnsi" w:cstheme="minorHAnsi"/>
                  <w:sz w:val="18"/>
                </w:rPr>
                <w:t xml:space="preserve"># </w:t>
              </w:r>
              <w:proofErr w:type="gramStart"/>
              <w:r>
                <w:rPr>
                  <w:rFonts w:asciiTheme="minorHAnsi" w:hAnsiTheme="minorHAnsi" w:cstheme="minorHAnsi"/>
                  <w:sz w:val="18"/>
                </w:rPr>
                <w:t>of</w:t>
              </w:r>
              <w:proofErr w:type="gramEnd"/>
              <w:r>
                <w:rPr>
                  <w:rFonts w:asciiTheme="minorHAnsi" w:hAnsiTheme="minorHAnsi" w:cstheme="minorHAnsi"/>
                  <w:sz w:val="18"/>
                </w:rPr>
                <w:t xml:space="preserve"> Collectors</w:t>
              </w:r>
            </w:ins>
          </w:p>
        </w:tc>
        <w:tc>
          <w:tcPr>
            <w:tcW w:w="418" w:type="pct"/>
            <w:tcBorders>
              <w:top w:val="single" w:sz="4" w:space="0" w:color="auto"/>
              <w:left w:val="single" w:sz="4" w:space="0" w:color="auto"/>
              <w:bottom w:val="single" w:sz="4" w:space="0" w:color="auto"/>
              <w:right w:val="single" w:sz="4" w:space="0" w:color="auto"/>
            </w:tcBorders>
            <w:vAlign w:val="bottom"/>
          </w:tcPr>
          <w:p w14:paraId="4F67E4B0" w14:textId="7BCA747E" w:rsidR="000F1894" w:rsidRPr="00F45F0A" w:rsidRDefault="000F1894" w:rsidP="00003A84">
            <w:pPr>
              <w:keepNext/>
              <w:tabs>
                <w:tab w:val="left" w:pos="2160"/>
                <w:tab w:val="left" w:pos="2700"/>
                <w:tab w:val="left" w:pos="3420"/>
                <w:tab w:val="left" w:pos="3780"/>
                <w:tab w:val="left" w:pos="5760"/>
                <w:tab w:val="left" w:pos="7212"/>
              </w:tabs>
              <w:jc w:val="center"/>
              <w:rPr>
                <w:ins w:id="723" w:author="Tam, Danny@Energy" w:date="2022-03-10T19:44:00Z"/>
                <w:rFonts w:asciiTheme="minorHAnsi" w:hAnsiTheme="minorHAnsi" w:cstheme="minorHAnsi"/>
                <w:sz w:val="18"/>
              </w:rPr>
            </w:pPr>
            <w:ins w:id="724" w:author="Tam, Danny@Energy" w:date="2022-03-10T19:44:00Z">
              <w:r>
                <w:rPr>
                  <w:rFonts w:asciiTheme="minorHAnsi" w:hAnsiTheme="minorHAnsi" w:cstheme="minorHAnsi"/>
                  <w:sz w:val="18"/>
                </w:rPr>
                <w:t>Azimuth from North</w:t>
              </w:r>
            </w:ins>
          </w:p>
        </w:tc>
        <w:tc>
          <w:tcPr>
            <w:tcW w:w="459" w:type="pct"/>
            <w:tcBorders>
              <w:top w:val="single" w:sz="4" w:space="0" w:color="auto"/>
              <w:left w:val="single" w:sz="4" w:space="0" w:color="auto"/>
              <w:bottom w:val="single" w:sz="4" w:space="0" w:color="auto"/>
              <w:right w:val="single" w:sz="4" w:space="0" w:color="auto"/>
            </w:tcBorders>
            <w:vAlign w:val="bottom"/>
          </w:tcPr>
          <w:p w14:paraId="5FBD2108"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25" w:author="Tam, Danny@Energy" w:date="2022-03-10T19:44:00Z"/>
                <w:rFonts w:asciiTheme="minorHAnsi" w:hAnsiTheme="minorHAnsi" w:cstheme="minorHAnsi"/>
                <w:sz w:val="18"/>
              </w:rPr>
            </w:pPr>
            <w:ins w:id="726" w:author="Tam, Danny@Energy" w:date="2022-03-10T19:44:00Z">
              <w:r>
                <w:rPr>
                  <w:rFonts w:asciiTheme="minorHAnsi" w:hAnsiTheme="minorHAnsi" w:cstheme="minorHAnsi"/>
                  <w:sz w:val="18"/>
                </w:rPr>
                <w:t>Tilt from Horizontal</w:t>
              </w:r>
            </w:ins>
          </w:p>
        </w:tc>
        <w:tc>
          <w:tcPr>
            <w:tcW w:w="457" w:type="pct"/>
            <w:tcBorders>
              <w:top w:val="single" w:sz="4" w:space="0" w:color="auto"/>
              <w:left w:val="single" w:sz="4" w:space="0" w:color="auto"/>
              <w:bottom w:val="single" w:sz="4" w:space="0" w:color="auto"/>
              <w:right w:val="single" w:sz="4" w:space="0" w:color="auto"/>
            </w:tcBorders>
            <w:vAlign w:val="bottom"/>
          </w:tcPr>
          <w:p w14:paraId="75A91BBA"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27" w:author="Tam, Danny@Energy" w:date="2022-03-10T19:44:00Z"/>
                <w:rFonts w:asciiTheme="minorHAnsi" w:hAnsiTheme="minorHAnsi" w:cstheme="minorHAnsi"/>
                <w:sz w:val="18"/>
              </w:rPr>
            </w:pPr>
            <w:ins w:id="728" w:author="Tam, Danny@Energy" w:date="2022-03-10T19:44:00Z">
              <w:r>
                <w:rPr>
                  <w:rFonts w:asciiTheme="minorHAnsi" w:hAnsiTheme="minorHAnsi" w:cstheme="minorHAnsi"/>
                  <w:sz w:val="18"/>
                </w:rPr>
                <w:t>Tank Volume (gal)</w:t>
              </w:r>
            </w:ins>
          </w:p>
        </w:tc>
        <w:tc>
          <w:tcPr>
            <w:tcW w:w="584" w:type="pct"/>
            <w:tcBorders>
              <w:top w:val="single" w:sz="4" w:space="0" w:color="auto"/>
              <w:left w:val="single" w:sz="4" w:space="0" w:color="auto"/>
              <w:bottom w:val="single" w:sz="4" w:space="0" w:color="auto"/>
              <w:right w:val="single" w:sz="4" w:space="0" w:color="auto"/>
            </w:tcBorders>
            <w:vAlign w:val="bottom"/>
          </w:tcPr>
          <w:p w14:paraId="73999704"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29" w:author="Tam, Danny@Energy" w:date="2022-03-10T19:44:00Z"/>
                <w:rFonts w:asciiTheme="minorHAnsi" w:hAnsiTheme="minorHAnsi" w:cstheme="minorHAnsi"/>
                <w:sz w:val="18"/>
              </w:rPr>
            </w:pPr>
            <w:ins w:id="730" w:author="Tam, Danny@Energy" w:date="2022-03-10T19:44:00Z">
              <w:r>
                <w:rPr>
                  <w:rFonts w:asciiTheme="minorHAnsi" w:hAnsiTheme="minorHAnsi" w:cstheme="minorHAnsi"/>
                  <w:sz w:val="18"/>
                </w:rPr>
                <w:t>SRCC/IAPMO Number</w:t>
              </w:r>
            </w:ins>
          </w:p>
        </w:tc>
        <w:tc>
          <w:tcPr>
            <w:tcW w:w="500" w:type="pct"/>
            <w:tcBorders>
              <w:top w:val="single" w:sz="4" w:space="0" w:color="auto"/>
              <w:left w:val="single" w:sz="4" w:space="0" w:color="auto"/>
              <w:bottom w:val="single" w:sz="4" w:space="0" w:color="auto"/>
              <w:right w:val="single" w:sz="4" w:space="0" w:color="auto"/>
            </w:tcBorders>
            <w:vAlign w:val="bottom"/>
          </w:tcPr>
          <w:p w14:paraId="66437CBF"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31" w:author="Tam, Danny@Energy" w:date="2022-03-10T19:44:00Z"/>
                <w:rFonts w:asciiTheme="minorHAnsi" w:hAnsiTheme="minorHAnsi" w:cstheme="minorHAnsi"/>
                <w:sz w:val="18"/>
              </w:rPr>
            </w:pPr>
            <w:ins w:id="732" w:author="Tam, Danny@Energy" w:date="2022-03-10T19:44:00Z">
              <w:r>
                <w:rPr>
                  <w:rFonts w:asciiTheme="minorHAnsi" w:hAnsiTheme="minorHAnsi" w:cstheme="minorHAnsi"/>
                  <w:sz w:val="18"/>
                </w:rPr>
                <w:t>Solar Savings Fraction</w:t>
              </w:r>
            </w:ins>
          </w:p>
        </w:tc>
      </w:tr>
      <w:tr w:rsidR="000F1894" w:rsidRPr="00F45F0A" w14:paraId="1380D4BA" w14:textId="77777777" w:rsidTr="00003A84">
        <w:trPr>
          <w:cantSplit/>
          <w:trHeight w:val="246"/>
          <w:ins w:id="733" w:author="Tam, Danny@Energy" w:date="2022-03-10T19:44:00Z"/>
        </w:trPr>
        <w:tc>
          <w:tcPr>
            <w:tcW w:w="481" w:type="pct"/>
            <w:tcBorders>
              <w:top w:val="single" w:sz="4" w:space="0" w:color="auto"/>
              <w:left w:val="single" w:sz="4" w:space="0" w:color="auto"/>
              <w:bottom w:val="single" w:sz="4" w:space="0" w:color="auto"/>
              <w:right w:val="single" w:sz="4" w:space="0" w:color="auto"/>
            </w:tcBorders>
          </w:tcPr>
          <w:p w14:paraId="44FAB8D8" w14:textId="0EEE20B0" w:rsidR="000F1894" w:rsidRPr="00F45F0A" w:rsidRDefault="006A748D" w:rsidP="00003A84">
            <w:pPr>
              <w:keepNext/>
              <w:tabs>
                <w:tab w:val="left" w:pos="2160"/>
                <w:tab w:val="left" w:pos="2700"/>
                <w:tab w:val="left" w:pos="3420"/>
                <w:tab w:val="left" w:pos="3780"/>
                <w:tab w:val="left" w:pos="5760"/>
                <w:tab w:val="left" w:pos="7212"/>
              </w:tabs>
              <w:jc w:val="center"/>
              <w:rPr>
                <w:ins w:id="734" w:author="Tam, Danny@Energy" w:date="2022-03-10T19:44:00Z"/>
                <w:rFonts w:asciiTheme="minorHAnsi" w:hAnsiTheme="minorHAnsi" w:cstheme="minorHAnsi"/>
              </w:rPr>
            </w:pPr>
            <w:ins w:id="735" w:author="Tam, Danny@Energy" w:date="2022-03-10T19:50:00Z">
              <w:r w:rsidRPr="0030376F">
                <w:rPr>
                  <w:rFonts w:asciiTheme="minorHAnsi" w:hAnsiTheme="minorHAnsi" w:cstheme="minorHAnsi"/>
                  <w:sz w:val="18"/>
                </w:rPr>
                <w:t xml:space="preserve">&lt;&lt;reference value from </w:t>
              </w:r>
              <w:r>
                <w:rPr>
                  <w:rFonts w:asciiTheme="minorHAnsi" w:hAnsiTheme="minorHAnsi" w:cstheme="minorHAnsi"/>
                  <w:sz w:val="18"/>
                </w:rPr>
                <w:t>A01</w:t>
              </w:r>
              <w:r w:rsidRPr="0030376F">
                <w:rPr>
                  <w:rFonts w:asciiTheme="minorHAnsi" w:hAnsiTheme="minorHAnsi" w:cstheme="minorHAnsi"/>
                  <w:sz w:val="18"/>
                </w:rPr>
                <w:t>&gt;&gt;</w:t>
              </w:r>
            </w:ins>
          </w:p>
        </w:tc>
        <w:tc>
          <w:tcPr>
            <w:tcW w:w="642" w:type="pct"/>
            <w:tcBorders>
              <w:top w:val="single" w:sz="4" w:space="0" w:color="auto"/>
              <w:left w:val="single" w:sz="4" w:space="0" w:color="auto"/>
              <w:bottom w:val="single" w:sz="4" w:space="0" w:color="auto"/>
              <w:right w:val="single" w:sz="4" w:space="0" w:color="auto"/>
            </w:tcBorders>
            <w:vAlign w:val="center"/>
          </w:tcPr>
          <w:p w14:paraId="619202AB" w14:textId="2DD5623F" w:rsidR="000F1894" w:rsidRPr="00F45F0A" w:rsidRDefault="00616F72" w:rsidP="00003A84">
            <w:pPr>
              <w:keepNext/>
              <w:tabs>
                <w:tab w:val="left" w:pos="2160"/>
                <w:tab w:val="left" w:pos="2700"/>
                <w:tab w:val="left" w:pos="3420"/>
                <w:tab w:val="left" w:pos="3780"/>
                <w:tab w:val="left" w:pos="5760"/>
                <w:tab w:val="left" w:pos="7212"/>
              </w:tabs>
              <w:jc w:val="center"/>
              <w:rPr>
                <w:ins w:id="736" w:author="Tam, Danny@Energy" w:date="2022-03-10T19:44:00Z"/>
                <w:rFonts w:asciiTheme="minorHAnsi" w:hAnsiTheme="minorHAnsi" w:cstheme="minorHAnsi"/>
              </w:rPr>
            </w:pPr>
            <w:ins w:id="737" w:author="Tam, Danny@Energy" w:date="2022-03-10T20:47:00Z">
              <w:r w:rsidRPr="00175C86">
                <w:rPr>
                  <w:rFonts w:asciiTheme="minorHAnsi" w:hAnsiTheme="minorHAnsi" w:cstheme="minorHAnsi"/>
                  <w:sz w:val="18"/>
                </w:rPr>
                <w:t>&lt;&lt;If A02 = “OG-300 rated system”, then user input; else reference value from A03</w:t>
              </w:r>
            </w:ins>
          </w:p>
        </w:tc>
        <w:tc>
          <w:tcPr>
            <w:tcW w:w="500" w:type="pct"/>
            <w:tcBorders>
              <w:top w:val="single" w:sz="4" w:space="0" w:color="auto"/>
              <w:left w:val="single" w:sz="4" w:space="0" w:color="auto"/>
              <w:bottom w:val="single" w:sz="4" w:space="0" w:color="auto"/>
              <w:right w:val="single" w:sz="4" w:space="0" w:color="auto"/>
            </w:tcBorders>
            <w:vAlign w:val="center"/>
          </w:tcPr>
          <w:p w14:paraId="397D4FE9" w14:textId="1F12AAC5" w:rsidR="000F1894" w:rsidRPr="00175C86" w:rsidRDefault="00175C86" w:rsidP="00003A84">
            <w:pPr>
              <w:keepNext/>
              <w:tabs>
                <w:tab w:val="left" w:pos="2160"/>
                <w:tab w:val="left" w:pos="2700"/>
                <w:tab w:val="left" w:pos="3420"/>
                <w:tab w:val="left" w:pos="3780"/>
                <w:tab w:val="left" w:pos="5760"/>
                <w:tab w:val="left" w:pos="7212"/>
              </w:tabs>
              <w:jc w:val="center"/>
              <w:rPr>
                <w:ins w:id="738" w:author="Tam, Danny@Energy" w:date="2022-03-10T19:44:00Z"/>
                <w:rFonts w:asciiTheme="minorHAnsi" w:hAnsiTheme="minorHAnsi" w:cstheme="minorHAnsi"/>
                <w:sz w:val="18"/>
              </w:rPr>
            </w:pPr>
            <w:ins w:id="739" w:author="Tam, Danny@Energy" w:date="2022-03-10T19:50:00Z">
              <w:r w:rsidRPr="00175C86">
                <w:rPr>
                  <w:rFonts w:asciiTheme="minorHAnsi" w:hAnsiTheme="minorHAnsi" w:cstheme="minorHAnsi"/>
                  <w:sz w:val="18"/>
                </w:rPr>
                <w:t xml:space="preserve">&lt;&lt;If </w:t>
              </w:r>
            </w:ins>
            <w:ins w:id="740" w:author="Tam, Danny@Energy" w:date="2022-03-10T19:51:00Z">
              <w:r w:rsidRPr="00175C86">
                <w:rPr>
                  <w:rFonts w:asciiTheme="minorHAnsi" w:hAnsiTheme="minorHAnsi" w:cstheme="minorHAnsi"/>
                  <w:sz w:val="18"/>
                </w:rPr>
                <w:t>A02 = “OG-300 rated system”, then user input; else reference value from A03</w:t>
              </w:r>
            </w:ins>
          </w:p>
        </w:tc>
        <w:tc>
          <w:tcPr>
            <w:tcW w:w="500" w:type="pct"/>
            <w:tcBorders>
              <w:top w:val="single" w:sz="4" w:space="0" w:color="auto"/>
              <w:left w:val="single" w:sz="4" w:space="0" w:color="auto"/>
              <w:bottom w:val="single" w:sz="4" w:space="0" w:color="auto"/>
              <w:right w:val="single" w:sz="4" w:space="0" w:color="auto"/>
            </w:tcBorders>
            <w:vAlign w:val="center"/>
          </w:tcPr>
          <w:p w14:paraId="176F65CE" w14:textId="325D0EC0" w:rsidR="000F1894" w:rsidRPr="00F45F0A" w:rsidRDefault="00175C86" w:rsidP="00003A84">
            <w:pPr>
              <w:keepNext/>
              <w:tabs>
                <w:tab w:val="left" w:pos="2160"/>
                <w:tab w:val="left" w:pos="2700"/>
                <w:tab w:val="left" w:pos="3420"/>
                <w:tab w:val="left" w:pos="3780"/>
                <w:tab w:val="left" w:pos="5760"/>
                <w:tab w:val="left" w:pos="7212"/>
              </w:tabs>
              <w:jc w:val="center"/>
              <w:rPr>
                <w:ins w:id="741" w:author="Tam, Danny@Energy" w:date="2022-03-10T19:44:00Z"/>
                <w:rFonts w:asciiTheme="minorHAnsi" w:hAnsiTheme="minorHAnsi" w:cstheme="minorHAnsi"/>
              </w:rPr>
            </w:pPr>
            <w:ins w:id="742" w:author="Tam, Danny@Energy" w:date="2022-03-10T19:53:00Z">
              <w:r w:rsidRPr="00175C86">
                <w:rPr>
                  <w:rFonts w:asciiTheme="minorHAnsi" w:hAnsiTheme="minorHAnsi" w:cstheme="minorHAnsi"/>
                  <w:sz w:val="18"/>
                </w:rPr>
                <w:t>&lt;&lt;If A02 = “OG-300 rated system”, then user input; else reference value from A0</w:t>
              </w:r>
            </w:ins>
            <w:ins w:id="743" w:author="Tam, Danny@Energy" w:date="2022-03-10T19:56:00Z">
              <w:r w:rsidR="008D68F8">
                <w:rPr>
                  <w:rFonts w:asciiTheme="minorHAnsi" w:hAnsiTheme="minorHAnsi" w:cstheme="minorHAnsi"/>
                  <w:sz w:val="18"/>
                </w:rPr>
                <w:t>4</w:t>
              </w:r>
            </w:ins>
          </w:p>
        </w:tc>
        <w:tc>
          <w:tcPr>
            <w:tcW w:w="459" w:type="pct"/>
            <w:tcBorders>
              <w:top w:val="single" w:sz="4" w:space="0" w:color="auto"/>
              <w:left w:val="single" w:sz="4" w:space="0" w:color="auto"/>
              <w:bottom w:val="single" w:sz="4" w:space="0" w:color="auto"/>
              <w:right w:val="single" w:sz="4" w:space="0" w:color="auto"/>
            </w:tcBorders>
            <w:vAlign w:val="center"/>
          </w:tcPr>
          <w:p w14:paraId="27A1403E" w14:textId="121B7025" w:rsidR="000F1894" w:rsidRPr="00F45F0A" w:rsidRDefault="00175C86" w:rsidP="00003A84">
            <w:pPr>
              <w:keepNext/>
              <w:tabs>
                <w:tab w:val="left" w:pos="2160"/>
                <w:tab w:val="left" w:pos="2700"/>
                <w:tab w:val="left" w:pos="3420"/>
                <w:tab w:val="left" w:pos="3780"/>
                <w:tab w:val="left" w:pos="5760"/>
                <w:tab w:val="left" w:pos="7212"/>
              </w:tabs>
              <w:jc w:val="center"/>
              <w:rPr>
                <w:ins w:id="744" w:author="Tam, Danny@Energy" w:date="2022-03-10T19:44:00Z"/>
                <w:rFonts w:asciiTheme="minorHAnsi" w:hAnsiTheme="minorHAnsi" w:cstheme="minorHAnsi"/>
              </w:rPr>
            </w:pPr>
            <w:ins w:id="745" w:author="Tam, Danny@Energy" w:date="2022-03-10T19:53:00Z">
              <w:r w:rsidRPr="00175C86">
                <w:rPr>
                  <w:rFonts w:asciiTheme="minorHAnsi" w:hAnsiTheme="minorHAnsi" w:cstheme="minorHAnsi"/>
                  <w:sz w:val="18"/>
                </w:rPr>
                <w:t>&lt;&lt;If A02 = “OG-300 rated system”, then user input; else reference value from A0</w:t>
              </w:r>
            </w:ins>
            <w:ins w:id="746" w:author="Tam, Danny@Energy" w:date="2022-03-10T19:55:00Z">
              <w:r w:rsidR="00E020AC">
                <w:rPr>
                  <w:rFonts w:asciiTheme="minorHAnsi" w:hAnsiTheme="minorHAnsi" w:cstheme="minorHAnsi"/>
                  <w:sz w:val="18"/>
                </w:rPr>
                <w:t>5</w:t>
              </w:r>
            </w:ins>
          </w:p>
        </w:tc>
        <w:tc>
          <w:tcPr>
            <w:tcW w:w="418" w:type="pct"/>
            <w:tcBorders>
              <w:top w:val="single" w:sz="4" w:space="0" w:color="auto"/>
              <w:left w:val="single" w:sz="4" w:space="0" w:color="auto"/>
              <w:bottom w:val="single" w:sz="4" w:space="0" w:color="auto"/>
              <w:right w:val="single" w:sz="4" w:space="0" w:color="auto"/>
            </w:tcBorders>
            <w:vAlign w:val="center"/>
          </w:tcPr>
          <w:p w14:paraId="702A4B09" w14:textId="2A08E15F" w:rsidR="000F1894" w:rsidRPr="00F45F0A" w:rsidRDefault="009E7687" w:rsidP="00003A84">
            <w:pPr>
              <w:keepNext/>
              <w:tabs>
                <w:tab w:val="left" w:pos="2160"/>
                <w:tab w:val="left" w:pos="2700"/>
                <w:tab w:val="left" w:pos="3420"/>
                <w:tab w:val="left" w:pos="3780"/>
                <w:tab w:val="left" w:pos="5760"/>
                <w:tab w:val="left" w:pos="7212"/>
              </w:tabs>
              <w:jc w:val="center"/>
              <w:rPr>
                <w:ins w:id="747" w:author="Tam, Danny@Energy" w:date="2022-03-10T19:44:00Z"/>
                <w:rFonts w:asciiTheme="minorHAnsi" w:hAnsiTheme="minorHAnsi" w:cstheme="minorHAnsi"/>
              </w:rPr>
            </w:pPr>
            <w:ins w:id="748" w:author="Tam, Danny@Energy" w:date="2022-03-10T19:53:00Z">
              <w:r w:rsidRPr="00175C86">
                <w:rPr>
                  <w:rFonts w:asciiTheme="minorHAnsi" w:hAnsiTheme="minorHAnsi" w:cstheme="minorHAnsi"/>
                  <w:sz w:val="18"/>
                </w:rPr>
                <w:t>&lt;&lt;If A02 = “OG-300 rated system”, then user input</w:t>
              </w:r>
            </w:ins>
            <w:ins w:id="749" w:author="Tam, Danny@Energy" w:date="2022-03-10T19:57:00Z">
              <w:r w:rsidR="000B1E0E">
                <w:rPr>
                  <w:rFonts w:asciiTheme="minorHAnsi" w:hAnsiTheme="minorHAnsi" w:cstheme="minorHAnsi"/>
                  <w:sz w:val="18"/>
                </w:rPr>
                <w:t xml:space="preserve"> </w:t>
              </w:r>
            </w:ins>
            <w:ins w:id="750" w:author="Tam, Danny@Energy" w:date="2022-03-10T19:58:00Z">
              <w:r w:rsidR="00DF04DA">
                <w:rPr>
                  <w:rFonts w:asciiTheme="minorHAnsi" w:hAnsiTheme="minorHAnsi" w:cstheme="minorHAnsi"/>
                  <w:sz w:val="18"/>
                </w:rPr>
                <w:t>145</w:t>
              </w:r>
            </w:ins>
            <w:ins w:id="751" w:author="Tam, Danny@Energy" w:date="2022-03-10T19:57:00Z">
              <w:r w:rsidR="000B1E0E">
                <w:rPr>
                  <w:rFonts w:asciiTheme="minorHAnsi" w:hAnsiTheme="minorHAnsi" w:cstheme="minorHAnsi"/>
                  <w:sz w:val="18"/>
                </w:rPr>
                <w:t>≤B06≤</w:t>
              </w:r>
              <w:r w:rsidR="000478A3">
                <w:rPr>
                  <w:rFonts w:asciiTheme="minorHAnsi" w:hAnsiTheme="minorHAnsi" w:cstheme="minorHAnsi"/>
                  <w:sz w:val="18"/>
                </w:rPr>
                <w:t>215</w:t>
              </w:r>
            </w:ins>
            <w:ins w:id="752" w:author="Tam, Danny@Energy" w:date="2022-03-10T19:53:00Z">
              <w:r w:rsidRPr="00175C86">
                <w:rPr>
                  <w:rFonts w:asciiTheme="minorHAnsi" w:hAnsiTheme="minorHAnsi" w:cstheme="minorHAnsi"/>
                  <w:sz w:val="18"/>
                </w:rPr>
                <w:t>; else reference value from A0</w:t>
              </w:r>
            </w:ins>
            <w:ins w:id="753" w:author="Tam, Danny@Energy" w:date="2022-03-10T19:55:00Z">
              <w:r w:rsidR="00E020AC">
                <w:rPr>
                  <w:rFonts w:asciiTheme="minorHAnsi" w:hAnsiTheme="minorHAnsi" w:cstheme="minorHAnsi"/>
                  <w:sz w:val="18"/>
                </w:rPr>
                <w:t>6</w:t>
              </w:r>
            </w:ins>
          </w:p>
        </w:tc>
        <w:tc>
          <w:tcPr>
            <w:tcW w:w="459" w:type="pct"/>
            <w:tcBorders>
              <w:top w:val="single" w:sz="4" w:space="0" w:color="auto"/>
              <w:left w:val="single" w:sz="4" w:space="0" w:color="auto"/>
              <w:bottom w:val="single" w:sz="4" w:space="0" w:color="auto"/>
              <w:right w:val="single" w:sz="4" w:space="0" w:color="auto"/>
            </w:tcBorders>
            <w:vAlign w:val="center"/>
          </w:tcPr>
          <w:p w14:paraId="218D812C" w14:textId="2EDBC254" w:rsidR="000F1894" w:rsidRPr="00F45F0A" w:rsidRDefault="009E7687" w:rsidP="00003A84">
            <w:pPr>
              <w:keepNext/>
              <w:tabs>
                <w:tab w:val="left" w:pos="2160"/>
                <w:tab w:val="left" w:pos="2700"/>
                <w:tab w:val="left" w:pos="3420"/>
                <w:tab w:val="left" w:pos="3780"/>
                <w:tab w:val="left" w:pos="5760"/>
                <w:tab w:val="left" w:pos="7212"/>
              </w:tabs>
              <w:jc w:val="center"/>
              <w:rPr>
                <w:ins w:id="754" w:author="Tam, Danny@Energy" w:date="2022-03-10T19:44:00Z"/>
                <w:rFonts w:asciiTheme="minorHAnsi" w:hAnsiTheme="minorHAnsi" w:cstheme="minorHAnsi"/>
              </w:rPr>
            </w:pPr>
            <w:ins w:id="755" w:author="Tam, Danny@Energy" w:date="2022-03-10T19:53:00Z">
              <w:r w:rsidRPr="00175C86">
                <w:rPr>
                  <w:rFonts w:asciiTheme="minorHAnsi" w:hAnsiTheme="minorHAnsi" w:cstheme="minorHAnsi"/>
                  <w:sz w:val="18"/>
                </w:rPr>
                <w:t>&lt;&lt;If A02 = “OG-300 rated system”, then user input</w:t>
              </w:r>
            </w:ins>
            <w:ins w:id="756" w:author="Tam, Danny@Energy" w:date="2022-03-10T19:59:00Z">
              <w:r w:rsidR="007A7767">
                <w:rPr>
                  <w:rFonts w:asciiTheme="minorHAnsi" w:hAnsiTheme="minorHAnsi" w:cstheme="minorHAnsi"/>
                  <w:sz w:val="18"/>
                </w:rPr>
                <w:t xml:space="preserve"> </w:t>
              </w:r>
              <w:r w:rsidR="00CA1366">
                <w:rPr>
                  <w:rFonts w:asciiTheme="minorHAnsi" w:hAnsiTheme="minorHAnsi" w:cstheme="minorHAnsi"/>
                  <w:sz w:val="18"/>
                </w:rPr>
                <w:t>B07≤14</w:t>
              </w:r>
            </w:ins>
            <w:ins w:id="757" w:author="Tam, Danny@Energy" w:date="2022-03-10T19:53:00Z">
              <w:r w:rsidRPr="00175C86">
                <w:rPr>
                  <w:rFonts w:asciiTheme="minorHAnsi" w:hAnsiTheme="minorHAnsi" w:cstheme="minorHAnsi"/>
                  <w:sz w:val="18"/>
                </w:rPr>
                <w:t>; else reference value from A0</w:t>
              </w:r>
            </w:ins>
            <w:ins w:id="758" w:author="Tam, Danny@Energy" w:date="2022-03-10T19:55:00Z">
              <w:r w:rsidR="00E020AC">
                <w:rPr>
                  <w:rFonts w:asciiTheme="minorHAnsi" w:hAnsiTheme="minorHAnsi" w:cstheme="minorHAnsi"/>
                  <w:sz w:val="18"/>
                </w:rPr>
                <w:t>7</w:t>
              </w:r>
            </w:ins>
          </w:p>
        </w:tc>
        <w:tc>
          <w:tcPr>
            <w:tcW w:w="457" w:type="pct"/>
            <w:tcBorders>
              <w:top w:val="single" w:sz="4" w:space="0" w:color="auto"/>
              <w:left w:val="single" w:sz="4" w:space="0" w:color="auto"/>
              <w:bottom w:val="single" w:sz="4" w:space="0" w:color="auto"/>
              <w:right w:val="single" w:sz="4" w:space="0" w:color="auto"/>
            </w:tcBorders>
            <w:vAlign w:val="center"/>
          </w:tcPr>
          <w:p w14:paraId="4CA133D9" w14:textId="23FE71EF" w:rsidR="000F1894" w:rsidRPr="00F45F0A" w:rsidRDefault="009E7687" w:rsidP="00003A84">
            <w:pPr>
              <w:keepNext/>
              <w:tabs>
                <w:tab w:val="left" w:pos="2160"/>
                <w:tab w:val="left" w:pos="2700"/>
                <w:tab w:val="left" w:pos="3420"/>
                <w:tab w:val="left" w:pos="3780"/>
                <w:tab w:val="left" w:pos="5760"/>
                <w:tab w:val="left" w:pos="7212"/>
              </w:tabs>
              <w:jc w:val="center"/>
              <w:rPr>
                <w:ins w:id="759" w:author="Tam, Danny@Energy" w:date="2022-03-10T19:44:00Z"/>
                <w:rFonts w:asciiTheme="minorHAnsi" w:hAnsiTheme="minorHAnsi" w:cstheme="minorHAnsi"/>
              </w:rPr>
            </w:pPr>
            <w:ins w:id="760" w:author="Tam, Danny@Energy" w:date="2022-03-10T19:53:00Z">
              <w:r w:rsidRPr="00175C86">
                <w:rPr>
                  <w:rFonts w:asciiTheme="minorHAnsi" w:hAnsiTheme="minorHAnsi" w:cstheme="minorHAnsi"/>
                  <w:sz w:val="18"/>
                </w:rPr>
                <w:t>&lt;&lt;If A02 = “OG-300 rated system”, then user input; else reference value from A</w:t>
              </w:r>
            </w:ins>
            <w:ins w:id="761" w:author="Tam, Danny@Energy" w:date="2022-03-10T19:55:00Z">
              <w:r w:rsidR="00E020AC">
                <w:rPr>
                  <w:rFonts w:asciiTheme="minorHAnsi" w:hAnsiTheme="minorHAnsi" w:cstheme="minorHAnsi"/>
                  <w:sz w:val="18"/>
                </w:rPr>
                <w:t>08</w:t>
              </w:r>
            </w:ins>
          </w:p>
        </w:tc>
        <w:tc>
          <w:tcPr>
            <w:tcW w:w="584" w:type="pct"/>
            <w:tcBorders>
              <w:top w:val="single" w:sz="4" w:space="0" w:color="auto"/>
              <w:left w:val="single" w:sz="4" w:space="0" w:color="auto"/>
              <w:bottom w:val="single" w:sz="4" w:space="0" w:color="auto"/>
              <w:right w:val="single" w:sz="4" w:space="0" w:color="auto"/>
            </w:tcBorders>
          </w:tcPr>
          <w:p w14:paraId="5F4EF4E1" w14:textId="3FDC7F6B" w:rsidR="000F1894" w:rsidRPr="00F45F0A" w:rsidRDefault="009E7687" w:rsidP="00003A84">
            <w:pPr>
              <w:keepNext/>
              <w:tabs>
                <w:tab w:val="left" w:pos="2160"/>
                <w:tab w:val="left" w:pos="2700"/>
                <w:tab w:val="left" w:pos="3420"/>
                <w:tab w:val="left" w:pos="3780"/>
                <w:tab w:val="left" w:pos="5760"/>
                <w:tab w:val="left" w:pos="7212"/>
              </w:tabs>
              <w:jc w:val="center"/>
              <w:rPr>
                <w:ins w:id="762" w:author="Tam, Danny@Energy" w:date="2022-03-10T19:44:00Z"/>
                <w:rFonts w:asciiTheme="minorHAnsi" w:hAnsiTheme="minorHAnsi" w:cstheme="minorHAnsi"/>
              </w:rPr>
            </w:pPr>
            <w:ins w:id="763" w:author="Tam, Danny@Energy" w:date="2022-03-10T19:53:00Z">
              <w:r w:rsidRPr="00175C86">
                <w:rPr>
                  <w:rFonts w:asciiTheme="minorHAnsi" w:hAnsiTheme="minorHAnsi" w:cstheme="minorHAnsi"/>
                  <w:sz w:val="18"/>
                </w:rPr>
                <w:t>&lt;&lt;If A02 = “OG-300 rated system”, then user input; else reference value from A</w:t>
              </w:r>
            </w:ins>
            <w:ins w:id="764" w:author="Tam, Danny@Energy" w:date="2022-03-10T19:55:00Z">
              <w:r w:rsidR="00FC0734">
                <w:rPr>
                  <w:rFonts w:asciiTheme="minorHAnsi" w:hAnsiTheme="minorHAnsi" w:cstheme="minorHAnsi"/>
                  <w:sz w:val="18"/>
                </w:rPr>
                <w:t>09</w:t>
              </w:r>
            </w:ins>
          </w:p>
        </w:tc>
        <w:tc>
          <w:tcPr>
            <w:tcW w:w="500" w:type="pct"/>
            <w:tcBorders>
              <w:top w:val="single" w:sz="4" w:space="0" w:color="auto"/>
              <w:left w:val="single" w:sz="4" w:space="0" w:color="auto"/>
              <w:bottom w:val="single" w:sz="4" w:space="0" w:color="auto"/>
              <w:right w:val="single" w:sz="4" w:space="0" w:color="auto"/>
            </w:tcBorders>
          </w:tcPr>
          <w:p w14:paraId="73154EE6" w14:textId="09C4508D" w:rsidR="000F1894" w:rsidRPr="00F45F0A" w:rsidRDefault="009E7687" w:rsidP="00003A84">
            <w:pPr>
              <w:keepNext/>
              <w:tabs>
                <w:tab w:val="left" w:pos="2160"/>
                <w:tab w:val="left" w:pos="2700"/>
                <w:tab w:val="left" w:pos="3420"/>
                <w:tab w:val="left" w:pos="3780"/>
                <w:tab w:val="left" w:pos="5760"/>
                <w:tab w:val="left" w:pos="7212"/>
              </w:tabs>
              <w:jc w:val="center"/>
              <w:rPr>
                <w:ins w:id="765" w:author="Tam, Danny@Energy" w:date="2022-03-10T19:44:00Z"/>
                <w:rFonts w:asciiTheme="minorHAnsi" w:hAnsiTheme="minorHAnsi" w:cstheme="minorHAnsi"/>
              </w:rPr>
            </w:pPr>
            <w:ins w:id="766" w:author="Tam, Danny@Energy" w:date="2022-03-10T19:53:00Z">
              <w:r w:rsidRPr="00175C86">
                <w:rPr>
                  <w:rFonts w:asciiTheme="minorHAnsi" w:hAnsiTheme="minorHAnsi" w:cstheme="minorHAnsi"/>
                  <w:sz w:val="18"/>
                </w:rPr>
                <w:t>&lt;&lt;If A02 = “OG-300 rated system”, then user input</w:t>
              </w:r>
            </w:ins>
            <w:ins w:id="767" w:author="Tam, Danny@Energy" w:date="2022-03-10T19:54:00Z">
              <w:r w:rsidR="00FC0734">
                <w:rPr>
                  <w:rFonts w:asciiTheme="minorHAnsi" w:hAnsiTheme="minorHAnsi" w:cstheme="minorHAnsi"/>
                  <w:sz w:val="18"/>
                </w:rPr>
                <w:t xml:space="preserve"> B10</w:t>
              </w:r>
            </w:ins>
            <w:ins w:id="768" w:author="Tam, Danny@Energy" w:date="2022-03-10T19:55:00Z">
              <w:r w:rsidR="00FC0734">
                <w:rPr>
                  <w:rFonts w:asciiTheme="minorHAnsi" w:hAnsiTheme="minorHAnsi" w:cstheme="minorHAnsi"/>
                  <w:sz w:val="18"/>
                </w:rPr>
                <w:t xml:space="preserve"> </w:t>
              </w:r>
            </w:ins>
            <w:ins w:id="769" w:author="Tam, Danny@Energy" w:date="2022-03-10T19:54:00Z">
              <w:r w:rsidR="00FC0734">
                <w:rPr>
                  <w:rFonts w:asciiTheme="minorHAnsi" w:hAnsiTheme="minorHAnsi" w:cstheme="minorHAnsi"/>
                  <w:sz w:val="18"/>
                </w:rPr>
                <w:t>≥</w:t>
              </w:r>
            </w:ins>
            <w:ins w:id="770" w:author="Tam, Danny@Energy" w:date="2022-03-10T19:55:00Z">
              <w:r w:rsidR="00FC0734">
                <w:rPr>
                  <w:rFonts w:asciiTheme="minorHAnsi" w:hAnsiTheme="minorHAnsi" w:cstheme="minorHAnsi"/>
                  <w:sz w:val="18"/>
                </w:rPr>
                <w:t xml:space="preserve"> </w:t>
              </w:r>
            </w:ins>
            <w:ins w:id="771" w:author="Tam, Danny@Energy" w:date="2022-03-10T19:54:00Z">
              <w:r w:rsidR="00FC0734">
                <w:rPr>
                  <w:rFonts w:asciiTheme="minorHAnsi" w:hAnsiTheme="minorHAnsi" w:cstheme="minorHAnsi"/>
                  <w:sz w:val="18"/>
                </w:rPr>
                <w:t>A10</w:t>
              </w:r>
            </w:ins>
            <w:ins w:id="772" w:author="Tam, Danny@Energy" w:date="2022-03-10T19:53:00Z">
              <w:r w:rsidRPr="00175C86">
                <w:rPr>
                  <w:rFonts w:asciiTheme="minorHAnsi" w:hAnsiTheme="minorHAnsi" w:cstheme="minorHAnsi"/>
                  <w:sz w:val="18"/>
                </w:rPr>
                <w:t>; else reference value from A</w:t>
              </w:r>
            </w:ins>
            <w:ins w:id="773" w:author="Tam, Danny@Energy" w:date="2022-03-10T19:55:00Z">
              <w:r w:rsidR="00FC0734">
                <w:rPr>
                  <w:rFonts w:asciiTheme="minorHAnsi" w:hAnsiTheme="minorHAnsi" w:cstheme="minorHAnsi"/>
                  <w:sz w:val="18"/>
                </w:rPr>
                <w:t>10</w:t>
              </w:r>
            </w:ins>
          </w:p>
        </w:tc>
      </w:tr>
      <w:tr w:rsidR="000F1894" w:rsidRPr="00F45F0A" w14:paraId="7D719FE8" w14:textId="77777777" w:rsidTr="00003A84">
        <w:trPr>
          <w:cantSplit/>
          <w:trHeight w:val="255"/>
          <w:ins w:id="774" w:author="Tam, Danny@Energy" w:date="2022-03-10T19:44:00Z"/>
        </w:trPr>
        <w:tc>
          <w:tcPr>
            <w:tcW w:w="481" w:type="pct"/>
            <w:tcBorders>
              <w:top w:val="single" w:sz="4" w:space="0" w:color="auto"/>
              <w:left w:val="single" w:sz="4" w:space="0" w:color="auto"/>
              <w:bottom w:val="single" w:sz="4" w:space="0" w:color="auto"/>
              <w:right w:val="single" w:sz="4" w:space="0" w:color="auto"/>
            </w:tcBorders>
          </w:tcPr>
          <w:p w14:paraId="506DB11F"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75" w:author="Tam, Danny@Energy" w:date="2022-03-10T19:44:00Z"/>
                <w:rFonts w:asciiTheme="minorHAnsi" w:hAnsiTheme="minorHAnsi" w:cstheme="minorHAnsi"/>
              </w:rPr>
            </w:pPr>
          </w:p>
        </w:tc>
        <w:tc>
          <w:tcPr>
            <w:tcW w:w="642" w:type="pct"/>
            <w:tcBorders>
              <w:top w:val="single" w:sz="4" w:space="0" w:color="auto"/>
              <w:left w:val="single" w:sz="4" w:space="0" w:color="auto"/>
              <w:bottom w:val="single" w:sz="4" w:space="0" w:color="auto"/>
              <w:right w:val="single" w:sz="4" w:space="0" w:color="auto"/>
            </w:tcBorders>
            <w:vAlign w:val="center"/>
          </w:tcPr>
          <w:p w14:paraId="1B30CC0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76" w:author="Tam, Danny@Energy" w:date="2022-03-10T19:44: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3A0FF33F"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77" w:author="Tam, Danny@Energy" w:date="2022-03-10T19:44: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vAlign w:val="center"/>
          </w:tcPr>
          <w:p w14:paraId="10F3956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78" w:author="Tam, Danny@Energy" w:date="2022-03-10T19:44: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BB737E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79" w:author="Tam, Danny@Energy" w:date="2022-03-10T19:44:00Z"/>
                <w:rFonts w:asciiTheme="minorHAnsi" w:hAnsiTheme="minorHAnsi" w:cstheme="minorHAnsi"/>
              </w:rPr>
            </w:pPr>
          </w:p>
        </w:tc>
        <w:tc>
          <w:tcPr>
            <w:tcW w:w="418" w:type="pct"/>
            <w:tcBorders>
              <w:top w:val="single" w:sz="4" w:space="0" w:color="auto"/>
              <w:left w:val="single" w:sz="4" w:space="0" w:color="auto"/>
              <w:bottom w:val="single" w:sz="4" w:space="0" w:color="auto"/>
              <w:right w:val="single" w:sz="4" w:space="0" w:color="auto"/>
            </w:tcBorders>
            <w:vAlign w:val="center"/>
          </w:tcPr>
          <w:p w14:paraId="6EE88E8E"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80" w:author="Tam, Danny@Energy" w:date="2022-03-10T19:44:00Z"/>
                <w:rFonts w:asciiTheme="minorHAnsi" w:hAnsiTheme="minorHAnsi" w:cstheme="minorHAnsi"/>
              </w:rPr>
            </w:pPr>
          </w:p>
        </w:tc>
        <w:tc>
          <w:tcPr>
            <w:tcW w:w="459" w:type="pct"/>
            <w:tcBorders>
              <w:top w:val="single" w:sz="4" w:space="0" w:color="auto"/>
              <w:left w:val="single" w:sz="4" w:space="0" w:color="auto"/>
              <w:bottom w:val="single" w:sz="4" w:space="0" w:color="auto"/>
              <w:right w:val="single" w:sz="4" w:space="0" w:color="auto"/>
            </w:tcBorders>
            <w:vAlign w:val="center"/>
          </w:tcPr>
          <w:p w14:paraId="6AB1BE51"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81" w:author="Tam, Danny@Energy" w:date="2022-03-10T19:44:00Z"/>
                <w:rFonts w:asciiTheme="minorHAnsi" w:hAnsiTheme="minorHAnsi" w:cstheme="minorHAnsi"/>
              </w:rPr>
            </w:pPr>
          </w:p>
        </w:tc>
        <w:tc>
          <w:tcPr>
            <w:tcW w:w="457" w:type="pct"/>
            <w:tcBorders>
              <w:top w:val="single" w:sz="4" w:space="0" w:color="auto"/>
              <w:left w:val="single" w:sz="4" w:space="0" w:color="auto"/>
              <w:bottom w:val="single" w:sz="4" w:space="0" w:color="auto"/>
              <w:right w:val="single" w:sz="4" w:space="0" w:color="auto"/>
            </w:tcBorders>
            <w:vAlign w:val="center"/>
          </w:tcPr>
          <w:p w14:paraId="3FDF1672"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82" w:author="Tam, Danny@Energy" w:date="2022-03-10T19:44:00Z"/>
                <w:rFonts w:asciiTheme="minorHAnsi" w:hAnsiTheme="minorHAnsi" w:cstheme="minorHAnsi"/>
              </w:rPr>
            </w:pPr>
          </w:p>
        </w:tc>
        <w:tc>
          <w:tcPr>
            <w:tcW w:w="584" w:type="pct"/>
            <w:tcBorders>
              <w:top w:val="single" w:sz="4" w:space="0" w:color="auto"/>
              <w:left w:val="single" w:sz="4" w:space="0" w:color="auto"/>
              <w:bottom w:val="single" w:sz="4" w:space="0" w:color="auto"/>
              <w:right w:val="single" w:sz="4" w:space="0" w:color="auto"/>
            </w:tcBorders>
          </w:tcPr>
          <w:p w14:paraId="6C6CF844"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83" w:author="Tam, Danny@Energy" w:date="2022-03-10T19:44:00Z"/>
                <w:rFonts w:asciiTheme="minorHAnsi" w:hAnsiTheme="minorHAnsi" w:cstheme="minorHAnsi"/>
              </w:rPr>
            </w:pPr>
          </w:p>
        </w:tc>
        <w:tc>
          <w:tcPr>
            <w:tcW w:w="500" w:type="pct"/>
            <w:tcBorders>
              <w:top w:val="single" w:sz="4" w:space="0" w:color="auto"/>
              <w:left w:val="single" w:sz="4" w:space="0" w:color="auto"/>
              <w:bottom w:val="single" w:sz="4" w:space="0" w:color="auto"/>
              <w:right w:val="single" w:sz="4" w:space="0" w:color="auto"/>
            </w:tcBorders>
          </w:tcPr>
          <w:p w14:paraId="2B7D3547" w14:textId="77777777" w:rsidR="000F1894" w:rsidRPr="00F45F0A" w:rsidRDefault="000F1894" w:rsidP="00003A84">
            <w:pPr>
              <w:keepNext/>
              <w:tabs>
                <w:tab w:val="left" w:pos="2160"/>
                <w:tab w:val="left" w:pos="2700"/>
                <w:tab w:val="left" w:pos="3420"/>
                <w:tab w:val="left" w:pos="3780"/>
                <w:tab w:val="left" w:pos="5760"/>
                <w:tab w:val="left" w:pos="7212"/>
              </w:tabs>
              <w:jc w:val="center"/>
              <w:rPr>
                <w:ins w:id="784" w:author="Tam, Danny@Energy" w:date="2022-03-10T19:44:00Z"/>
                <w:rFonts w:asciiTheme="minorHAnsi" w:hAnsiTheme="minorHAnsi" w:cstheme="minorHAnsi"/>
              </w:rPr>
            </w:pPr>
          </w:p>
        </w:tc>
      </w:tr>
    </w:tbl>
    <w:p w14:paraId="009AB7A1" w14:textId="77777777" w:rsidR="000F1894" w:rsidRDefault="000F1894" w:rsidP="008B7849">
      <w:pPr>
        <w:rPr>
          <w:ins w:id="785" w:author="Tam, Danny@Energy" w:date="2022-03-10T19:44:00Z"/>
          <w:rFonts w:asciiTheme="minorHAnsi" w:hAnsiTheme="minorHAnsi"/>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
        <w:gridCol w:w="10312"/>
      </w:tblGrid>
      <w:tr w:rsidR="006A748D" w:rsidRPr="002F3D03" w14:paraId="774AA962" w14:textId="77777777" w:rsidTr="00003A84">
        <w:trPr>
          <w:trHeight w:val="260"/>
          <w:ins w:id="786" w:author="Tam, Danny@Energy" w:date="2022-03-10T19:49:00Z"/>
        </w:trPr>
        <w:tc>
          <w:tcPr>
            <w:tcW w:w="10790" w:type="dxa"/>
            <w:gridSpan w:val="2"/>
          </w:tcPr>
          <w:p w14:paraId="0810604A" w14:textId="77777777" w:rsidR="006A748D" w:rsidRDefault="006A748D" w:rsidP="00003A84">
            <w:pPr>
              <w:keepNext/>
              <w:suppressAutoHyphens/>
              <w:rPr>
                <w:ins w:id="787" w:author="Tam, Danny@Energy" w:date="2022-03-10T19:49:00Z"/>
                <w:rFonts w:ascii="Calibri" w:hAnsi="Calibri" w:cs="Calibri"/>
                <w:b/>
              </w:rPr>
            </w:pPr>
            <w:ins w:id="788" w:author="Tam, Danny@Energy" w:date="2022-03-10T19:49:00Z">
              <w:r>
                <w:rPr>
                  <w:rFonts w:asciiTheme="minorHAnsi" w:hAnsiTheme="minorHAnsi"/>
                  <w:b/>
                </w:rPr>
                <w:t>C</w:t>
              </w:r>
              <w:r w:rsidRPr="00746329">
                <w:rPr>
                  <w:rFonts w:asciiTheme="minorHAnsi" w:hAnsiTheme="minorHAnsi"/>
                  <w:b/>
                </w:rPr>
                <w:t xml:space="preserve">. </w:t>
              </w:r>
              <w:r w:rsidRPr="00A6749D">
                <w:rPr>
                  <w:rFonts w:asciiTheme="minorHAnsi" w:hAnsiTheme="minorHAnsi"/>
                  <w:b/>
                </w:rPr>
                <w:t>Mandatory Measures for Solar Water Heating Systems</w:t>
              </w:r>
            </w:ins>
          </w:p>
        </w:tc>
      </w:tr>
      <w:tr w:rsidR="006A748D" w:rsidRPr="002F3D03" w14:paraId="0EB13CA3" w14:textId="77777777" w:rsidTr="00003A84">
        <w:trPr>
          <w:trHeight w:val="512"/>
          <w:ins w:id="789" w:author="Tam, Danny@Energy" w:date="2022-03-10T19:49:00Z"/>
        </w:trPr>
        <w:tc>
          <w:tcPr>
            <w:tcW w:w="478" w:type="dxa"/>
            <w:vAlign w:val="center"/>
          </w:tcPr>
          <w:p w14:paraId="0650FEC7" w14:textId="77777777" w:rsidR="006A748D" w:rsidRDefault="006A748D" w:rsidP="00003A84">
            <w:pPr>
              <w:keepNext/>
              <w:ind w:left="12" w:hanging="12"/>
              <w:jc w:val="center"/>
              <w:rPr>
                <w:ins w:id="790" w:author="Tam, Danny@Energy" w:date="2022-03-10T19:49:00Z"/>
                <w:rFonts w:asciiTheme="minorHAnsi" w:hAnsiTheme="minorHAnsi"/>
              </w:rPr>
            </w:pPr>
            <w:ins w:id="791" w:author="Tam, Danny@Energy" w:date="2022-03-10T19:49:00Z">
              <w:r>
                <w:rPr>
                  <w:rFonts w:asciiTheme="minorHAnsi" w:hAnsiTheme="minorHAnsi"/>
                </w:rPr>
                <w:t>01</w:t>
              </w:r>
            </w:ins>
          </w:p>
        </w:tc>
        <w:tc>
          <w:tcPr>
            <w:tcW w:w="10312" w:type="dxa"/>
          </w:tcPr>
          <w:p w14:paraId="6C4ADA9A" w14:textId="77777777" w:rsidR="006A748D" w:rsidRDefault="006A748D" w:rsidP="00003A84">
            <w:pPr>
              <w:keepNext/>
              <w:ind w:left="12" w:hanging="12"/>
              <w:rPr>
                <w:ins w:id="792" w:author="Tam, Danny@Energy" w:date="2022-03-10T19:49:00Z"/>
                <w:rFonts w:asciiTheme="minorHAnsi" w:hAnsiTheme="minorHAnsi"/>
              </w:rPr>
            </w:pPr>
            <w:ins w:id="793" w:author="Tam, Danny@Energy" w:date="2022-03-10T19:49:00Z">
              <w:r w:rsidRPr="00862D5D">
                <w:rPr>
                  <w:rFonts w:ascii="Calibri" w:hAnsi="Calibri" w:cs="Calibri"/>
                </w:rPr>
                <w:t>Backup storage tanks for solar water-heating systems have R-</w:t>
              </w:r>
              <w:r>
                <w:rPr>
                  <w:rFonts w:ascii="Calibri" w:hAnsi="Calibri" w:cs="Calibri"/>
                </w:rPr>
                <w:t>3.5</w:t>
              </w:r>
              <w:r w:rsidRPr="00862D5D">
                <w:rPr>
                  <w:rFonts w:ascii="Calibri" w:hAnsi="Calibri" w:cs="Calibri"/>
                </w:rPr>
                <w:t xml:space="preserve"> external insulation</w:t>
              </w:r>
              <w:r>
                <w:rPr>
                  <w:rFonts w:ascii="Calibri" w:hAnsi="Calibri" w:cs="Calibri"/>
                </w:rPr>
                <w:t>,</w:t>
              </w:r>
              <w:r w:rsidRPr="00862D5D">
                <w:rPr>
                  <w:rFonts w:ascii="Calibri" w:hAnsi="Calibri" w:cs="Calibri"/>
                </w:rPr>
                <w:t xml:space="preserve"> or R-16 internal insulation where the internal insulation R-value indicated on the exterior of the tank. (§150.0(j)1)</w:t>
              </w:r>
              <w:r>
                <w:rPr>
                  <w:rFonts w:ascii="Calibri" w:hAnsi="Calibri" w:cs="Calibri"/>
                </w:rPr>
                <w:t>.</w:t>
              </w:r>
            </w:ins>
          </w:p>
        </w:tc>
      </w:tr>
      <w:tr w:rsidR="006A748D" w:rsidRPr="002F3D03" w14:paraId="14E78098" w14:textId="77777777" w:rsidTr="00003A84">
        <w:trPr>
          <w:trHeight w:val="278"/>
          <w:ins w:id="794" w:author="Tam, Danny@Energy" w:date="2022-03-10T19:49:00Z"/>
        </w:trPr>
        <w:tc>
          <w:tcPr>
            <w:tcW w:w="478" w:type="dxa"/>
            <w:vAlign w:val="center"/>
          </w:tcPr>
          <w:p w14:paraId="406FE1E7" w14:textId="77777777" w:rsidR="006A748D" w:rsidRPr="004C4EAF" w:rsidRDefault="006A748D" w:rsidP="00003A84">
            <w:pPr>
              <w:keepNext/>
              <w:ind w:left="317" w:hanging="317"/>
              <w:jc w:val="center"/>
              <w:rPr>
                <w:ins w:id="795" w:author="Tam, Danny@Energy" w:date="2022-03-10T19:49:00Z"/>
                <w:rFonts w:ascii="Calibri" w:hAnsi="Calibri" w:cs="Calibri"/>
              </w:rPr>
            </w:pPr>
            <w:ins w:id="796" w:author="Tam, Danny@Energy" w:date="2022-03-10T19:49:00Z">
              <w:r w:rsidRPr="004C4EAF">
                <w:rPr>
                  <w:rFonts w:ascii="Calibri" w:hAnsi="Calibri" w:cs="Calibri"/>
                </w:rPr>
                <w:t>02</w:t>
              </w:r>
            </w:ins>
          </w:p>
        </w:tc>
        <w:tc>
          <w:tcPr>
            <w:tcW w:w="10312" w:type="dxa"/>
          </w:tcPr>
          <w:p w14:paraId="1F3A2699" w14:textId="77777777" w:rsidR="006A748D" w:rsidRDefault="006A748D" w:rsidP="00003A84">
            <w:pPr>
              <w:keepNext/>
              <w:ind w:left="317" w:hanging="317"/>
              <w:rPr>
                <w:ins w:id="797" w:author="Tam, Danny@Energy" w:date="2022-03-10T19:49:00Z"/>
                <w:rFonts w:ascii="Calibri" w:hAnsi="Calibri" w:cs="Calibri"/>
                <w:b/>
              </w:rPr>
            </w:pPr>
            <w:ins w:id="798" w:author="Tam, Danny@Energy" w:date="2022-03-10T19:49:00Z">
              <w:r w:rsidRPr="00862D5D">
                <w:rPr>
                  <w:rFonts w:ascii="Calibri" w:hAnsi="Calibri" w:cs="Calibri"/>
                </w:rPr>
                <w:t xml:space="preserve">All domestic hot water piping (including solar) shall be </w:t>
              </w:r>
              <w:r>
                <w:rPr>
                  <w:rFonts w:ascii="Calibri" w:hAnsi="Calibri" w:cs="Calibri"/>
                </w:rPr>
                <w:t>i</w:t>
              </w:r>
              <w:r w:rsidRPr="00862D5D">
                <w:rPr>
                  <w:rFonts w:ascii="Calibri" w:hAnsi="Calibri" w:cs="Calibri"/>
                </w:rPr>
                <w:t>nsulated (§150</w:t>
              </w:r>
              <w:r>
                <w:rPr>
                  <w:rFonts w:ascii="Calibri" w:hAnsi="Calibri" w:cs="Calibri"/>
                </w:rPr>
                <w:t>.0</w:t>
              </w:r>
              <w:r w:rsidRPr="00862D5D">
                <w:rPr>
                  <w:rFonts w:ascii="Calibri" w:hAnsi="Calibri" w:cs="Calibri"/>
                </w:rPr>
                <w:t>(j)2A)</w:t>
              </w:r>
              <w:r>
                <w:rPr>
                  <w:rFonts w:ascii="Calibri" w:hAnsi="Calibri" w:cs="Calibri"/>
                </w:rPr>
                <w:t>.</w:t>
              </w:r>
            </w:ins>
          </w:p>
        </w:tc>
      </w:tr>
      <w:tr w:rsidR="006A748D" w:rsidRPr="002F3D03" w14:paraId="4E946E57" w14:textId="77777777" w:rsidTr="00003A84">
        <w:trPr>
          <w:trHeight w:val="278"/>
          <w:ins w:id="799" w:author="Tam, Danny@Energy" w:date="2022-03-10T19:49:00Z"/>
        </w:trPr>
        <w:tc>
          <w:tcPr>
            <w:tcW w:w="478" w:type="dxa"/>
            <w:vAlign w:val="center"/>
          </w:tcPr>
          <w:p w14:paraId="103D05DD" w14:textId="77777777" w:rsidR="006A748D" w:rsidRPr="004C4EAF" w:rsidRDefault="006A748D" w:rsidP="00003A84">
            <w:pPr>
              <w:keepNext/>
              <w:ind w:left="317" w:hanging="317"/>
              <w:jc w:val="center"/>
              <w:rPr>
                <w:ins w:id="800" w:author="Tam, Danny@Energy" w:date="2022-03-10T19:49:00Z"/>
                <w:rFonts w:ascii="Calibri" w:hAnsi="Calibri" w:cs="Calibri"/>
              </w:rPr>
            </w:pPr>
            <w:ins w:id="801" w:author="Tam, Danny@Energy" w:date="2022-03-10T19:49:00Z">
              <w:r>
                <w:rPr>
                  <w:rFonts w:ascii="Calibri" w:hAnsi="Calibri" w:cs="Calibri"/>
                </w:rPr>
                <w:t>03</w:t>
              </w:r>
            </w:ins>
          </w:p>
        </w:tc>
        <w:tc>
          <w:tcPr>
            <w:tcW w:w="10312" w:type="dxa"/>
          </w:tcPr>
          <w:p w14:paraId="10169D12" w14:textId="77777777" w:rsidR="006A748D" w:rsidRPr="00862D5D" w:rsidRDefault="006A748D" w:rsidP="00003A84">
            <w:pPr>
              <w:keepNext/>
              <w:ind w:left="317" w:hanging="317"/>
              <w:rPr>
                <w:ins w:id="802" w:author="Tam, Danny@Energy" w:date="2022-03-10T19:49:00Z"/>
                <w:rFonts w:ascii="Calibri" w:hAnsi="Calibri" w:cs="Calibri"/>
              </w:rPr>
            </w:pPr>
            <w:ins w:id="803" w:author="Tam, Danny@Energy" w:date="2022-03-10T19:49:00Z">
              <w:r w:rsidRPr="00DA4C78">
                <w:rPr>
                  <w:rFonts w:ascii="Calibri" w:hAnsi="Calibri" w:cs="Calibri"/>
                </w:rPr>
                <w:t xml:space="preserve">The collectors </w:t>
              </w:r>
              <w:proofErr w:type="gramStart"/>
              <w:r w:rsidRPr="00DA4C78">
                <w:rPr>
                  <w:rFonts w:ascii="Calibri" w:hAnsi="Calibri" w:cs="Calibri"/>
                </w:rPr>
                <w:t>are located in</w:t>
              </w:r>
              <w:proofErr w:type="gramEnd"/>
              <w:r w:rsidRPr="00DA4C78">
                <w:rPr>
                  <w:rFonts w:ascii="Calibri" w:hAnsi="Calibri" w:cs="Calibri"/>
                </w:rPr>
                <w:t xml:space="preserve"> a position that is not shaded by adjacent buildings or trees.</w:t>
              </w:r>
            </w:ins>
          </w:p>
        </w:tc>
      </w:tr>
      <w:tr w:rsidR="006A748D" w:rsidRPr="002F3D03" w14:paraId="686BB4DA" w14:textId="77777777" w:rsidTr="00003A84">
        <w:trPr>
          <w:trHeight w:val="278"/>
          <w:ins w:id="804" w:author="Tam, Danny@Energy" w:date="2022-03-10T19:49:00Z"/>
        </w:trPr>
        <w:tc>
          <w:tcPr>
            <w:tcW w:w="478" w:type="dxa"/>
            <w:vAlign w:val="center"/>
          </w:tcPr>
          <w:p w14:paraId="2F59DF4A" w14:textId="77777777" w:rsidR="006A748D" w:rsidRPr="004C4EAF" w:rsidRDefault="006A748D" w:rsidP="00003A84">
            <w:pPr>
              <w:keepNext/>
              <w:ind w:left="317" w:hanging="317"/>
              <w:jc w:val="center"/>
              <w:rPr>
                <w:ins w:id="805" w:author="Tam, Danny@Energy" w:date="2022-03-10T19:49:00Z"/>
                <w:rFonts w:ascii="Calibri" w:hAnsi="Calibri" w:cs="Calibri"/>
              </w:rPr>
            </w:pPr>
            <w:ins w:id="806" w:author="Tam, Danny@Energy" w:date="2022-03-10T19:49:00Z">
              <w:r>
                <w:rPr>
                  <w:rFonts w:ascii="Calibri" w:hAnsi="Calibri" w:cs="Calibri"/>
                </w:rPr>
                <w:t>04</w:t>
              </w:r>
            </w:ins>
          </w:p>
        </w:tc>
        <w:tc>
          <w:tcPr>
            <w:tcW w:w="10312" w:type="dxa"/>
          </w:tcPr>
          <w:p w14:paraId="25D7F200" w14:textId="77777777" w:rsidR="006A748D" w:rsidRPr="00862D5D" w:rsidRDefault="006A748D" w:rsidP="00003A84">
            <w:pPr>
              <w:keepNext/>
              <w:ind w:left="317" w:hanging="317"/>
              <w:rPr>
                <w:ins w:id="807" w:author="Tam, Danny@Energy" w:date="2022-03-10T19:49:00Z"/>
                <w:rFonts w:ascii="Calibri" w:hAnsi="Calibri" w:cs="Calibri"/>
              </w:rPr>
            </w:pPr>
            <w:ins w:id="808" w:author="Tam, Danny@Energy" w:date="2022-03-10T19:49:00Z">
              <w:r w:rsidRPr="00CD7443">
                <w:rPr>
                  <w:rFonts w:ascii="Calibri" w:hAnsi="Calibri" w:cs="Calibri"/>
                  <w:b/>
                  <w:bCs/>
                </w:rPr>
                <w:t>OG-300 System only</w:t>
              </w:r>
              <w:r>
                <w:rPr>
                  <w:rFonts w:ascii="Calibri" w:hAnsi="Calibri" w:cs="Calibri"/>
                </w:rPr>
                <w:t xml:space="preserve"> - </w:t>
              </w:r>
              <w:r w:rsidRPr="002F3D03">
                <w:rPr>
                  <w:rFonts w:asciiTheme="minorHAnsi" w:hAnsiTheme="minorHAnsi"/>
                </w:rPr>
                <w:t>The collectors shall face within 35</w:t>
              </w:r>
              <w:r>
                <w:rPr>
                  <w:rFonts w:asciiTheme="minorHAnsi" w:hAnsiTheme="minorHAnsi"/>
                </w:rPr>
                <w:t>°</w:t>
              </w:r>
              <w:r w:rsidRPr="002F3D03">
                <w:rPr>
                  <w:rFonts w:asciiTheme="minorHAnsi" w:hAnsiTheme="minorHAnsi"/>
                </w:rPr>
                <w:t xml:space="preserve"> of south and be tilted at a slope of at least 3:12</w:t>
              </w:r>
              <w:r>
                <w:rPr>
                  <w:rFonts w:asciiTheme="minorHAnsi" w:hAnsiTheme="minorHAnsi"/>
                </w:rPr>
                <w:t>.</w:t>
              </w:r>
            </w:ins>
          </w:p>
        </w:tc>
      </w:tr>
      <w:tr w:rsidR="006A748D" w:rsidRPr="002F3D03" w14:paraId="0B6D518E" w14:textId="77777777" w:rsidTr="00003A84">
        <w:trPr>
          <w:trHeight w:val="242"/>
          <w:ins w:id="809" w:author="Tam, Danny@Energy" w:date="2022-03-10T19:49:00Z"/>
        </w:trPr>
        <w:tc>
          <w:tcPr>
            <w:tcW w:w="10790" w:type="dxa"/>
            <w:gridSpan w:val="2"/>
            <w:vAlign w:val="center"/>
          </w:tcPr>
          <w:p w14:paraId="0705FAA5" w14:textId="77777777" w:rsidR="006A748D" w:rsidRPr="000D4D8A" w:rsidRDefault="006A748D" w:rsidP="00003A84">
            <w:pPr>
              <w:spacing w:line="276" w:lineRule="auto"/>
              <w:rPr>
                <w:ins w:id="810" w:author="Tam, Danny@Energy" w:date="2022-03-10T19:49:00Z"/>
                <w:rFonts w:ascii="Calibri" w:eastAsia="Calibri" w:hAnsi="Calibri"/>
                <w:sz w:val="22"/>
                <w:szCs w:val="22"/>
              </w:rPr>
            </w:pPr>
            <w:ins w:id="811" w:author="Tam, Danny@Energy" w:date="2022-03-10T19:49:00Z">
              <w:r w:rsidRPr="000D4D8A">
                <w:rPr>
                  <w:rFonts w:ascii="Calibri" w:eastAsia="Calibri" w:hAnsi="Calibri"/>
                  <w:b/>
                  <w:sz w:val="18"/>
                  <w:szCs w:val="18"/>
                </w:rPr>
                <w:t>The responsible person’s signature on this compliance document affirms that all applicable requirements in this table have been met</w:t>
              </w:r>
              <w:r>
                <w:rPr>
                  <w:rFonts w:ascii="Calibri" w:eastAsia="Calibri" w:hAnsi="Calibri"/>
                  <w:b/>
                  <w:sz w:val="18"/>
                  <w:szCs w:val="18"/>
                </w:rPr>
                <w:t>.</w:t>
              </w:r>
            </w:ins>
          </w:p>
        </w:tc>
      </w:tr>
    </w:tbl>
    <w:p w14:paraId="56A8DA9A" w14:textId="77777777" w:rsidR="000F1894" w:rsidRDefault="000F1894" w:rsidP="008B7849">
      <w:pPr>
        <w:rPr>
          <w:ins w:id="812" w:author="Tam, Danny@Energy" w:date="2022-03-10T19:49:00Z"/>
          <w:rFonts w:asciiTheme="minorHAnsi" w:hAnsiTheme="minorHAnsi"/>
        </w:rPr>
      </w:pPr>
    </w:p>
    <w:p w14:paraId="5B029673" w14:textId="77777777" w:rsidR="006A748D" w:rsidRDefault="006A748D" w:rsidP="008B7849">
      <w:pPr>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9"/>
        <w:gridCol w:w="10561"/>
      </w:tblGrid>
      <w:tr w:rsidR="00C52027" w:rsidRPr="002F3D03" w:rsidDel="006A748D" w14:paraId="7E64DB9E" w14:textId="7A9BFA4F" w:rsidTr="00FF1569">
        <w:trPr>
          <w:del w:id="813" w:author="Tam, Danny@Energy" w:date="2022-03-10T19:49:00Z"/>
        </w:trPr>
        <w:tc>
          <w:tcPr>
            <w:tcW w:w="11040" w:type="dxa"/>
            <w:gridSpan w:val="2"/>
            <w:vAlign w:val="center"/>
          </w:tcPr>
          <w:p w14:paraId="7E64DB9A" w14:textId="577CE021" w:rsidR="00C52027" w:rsidDel="006A748D" w:rsidRDefault="00C52027" w:rsidP="00C52027">
            <w:pPr>
              <w:suppressAutoHyphens/>
              <w:rPr>
                <w:del w:id="814" w:author="Tam, Danny@Energy" w:date="2022-03-10T19:49:00Z"/>
                <w:rFonts w:asciiTheme="minorHAnsi" w:hAnsiTheme="minorHAnsi"/>
                <w:b/>
              </w:rPr>
            </w:pPr>
            <w:del w:id="815" w:author="Tam, Danny@Energy" w:date="2022-03-10T19:49:00Z">
              <w:r w:rsidDel="006A748D">
                <w:rPr>
                  <w:rFonts w:asciiTheme="minorHAnsi" w:hAnsiTheme="minorHAnsi"/>
                  <w:b/>
                </w:rPr>
                <w:delText xml:space="preserve">B. </w:delText>
              </w:r>
              <w:r w:rsidRPr="002F3D03" w:rsidDel="006A748D">
                <w:rPr>
                  <w:rFonts w:asciiTheme="minorHAnsi" w:hAnsiTheme="minorHAnsi"/>
                  <w:b/>
                </w:rPr>
                <w:delText xml:space="preserve">OG-100 </w:delText>
              </w:r>
              <w:r w:rsidR="002D7254" w:rsidDel="006A748D">
                <w:rPr>
                  <w:rFonts w:asciiTheme="minorHAnsi" w:hAnsiTheme="minorHAnsi"/>
                  <w:b/>
                </w:rPr>
                <w:delText>Certified Collectors</w:delText>
              </w:r>
            </w:del>
          </w:p>
          <w:p w14:paraId="7E64DB9B" w14:textId="4BE691BB" w:rsidR="00152038" w:rsidDel="006A748D" w:rsidRDefault="00C52027" w:rsidP="004C4EAF">
            <w:pPr>
              <w:rPr>
                <w:del w:id="816" w:author="Tam, Danny@Energy" w:date="2022-03-10T19:49:00Z"/>
                <w:rFonts w:asciiTheme="minorHAnsi" w:hAnsiTheme="minorHAnsi"/>
                <w:i/>
              </w:rPr>
            </w:pPr>
            <w:del w:id="817" w:author="Tam, Danny@Energy" w:date="2022-03-10T19:49:00Z">
              <w:r w:rsidRPr="00405947" w:rsidDel="006A748D">
                <w:rPr>
                  <w:rFonts w:asciiTheme="minorHAnsi" w:hAnsiTheme="minorHAnsi"/>
                  <w:i/>
                </w:rPr>
                <w:delText>The installed system shall meet the following eligibility criteria:</w:delText>
              </w:r>
              <w:r w:rsidR="004C4EAF" w:rsidDel="006A748D">
                <w:rPr>
                  <w:rFonts w:asciiTheme="minorHAnsi" w:hAnsiTheme="minorHAnsi"/>
                  <w:i/>
                </w:rPr>
                <w:delText xml:space="preserve">    </w:delText>
              </w:r>
            </w:del>
          </w:p>
          <w:p w14:paraId="7E64DB9D" w14:textId="00ACA754" w:rsidR="00C52027" w:rsidRPr="00405947" w:rsidDel="006A748D" w:rsidRDefault="00152038" w:rsidP="002D7254">
            <w:pPr>
              <w:rPr>
                <w:del w:id="818" w:author="Tam, Danny@Energy" w:date="2022-03-10T19:49:00Z"/>
                <w:rFonts w:asciiTheme="minorHAnsi" w:hAnsiTheme="minorHAnsi"/>
                <w:i/>
              </w:rPr>
            </w:pPr>
            <w:del w:id="819" w:author="Tam, Danny@Energy" w:date="2022-03-10T19:49:00Z">
              <w:r w:rsidDel="006A748D">
                <w:rPr>
                  <w:rFonts w:asciiTheme="minorHAnsi" w:hAnsiTheme="minorHAnsi"/>
                  <w:sz w:val="18"/>
                  <w:szCs w:val="18"/>
                </w:rPr>
                <w:delText>&lt;&lt;</w:delText>
              </w:r>
              <w:r w:rsidRPr="002F3D13" w:rsidDel="006A748D">
                <w:rPr>
                  <w:rFonts w:asciiTheme="minorHAnsi" w:hAnsiTheme="minorHAnsi"/>
                  <w:sz w:val="18"/>
                  <w:szCs w:val="18"/>
                </w:rPr>
                <w:delText>if</w:delText>
              </w:r>
              <w:r w:rsidDel="006A748D">
                <w:rPr>
                  <w:rFonts w:asciiTheme="minorHAnsi" w:hAnsiTheme="minorHAnsi"/>
                  <w:sz w:val="18"/>
                  <w:szCs w:val="18"/>
                </w:rPr>
                <w:delText xml:space="preserve"> O</w:delText>
              </w:r>
              <w:r w:rsidR="00293608" w:rsidDel="006A748D">
                <w:rPr>
                  <w:rFonts w:asciiTheme="minorHAnsi" w:hAnsiTheme="minorHAnsi"/>
                  <w:sz w:val="18"/>
                  <w:szCs w:val="18"/>
                </w:rPr>
                <w:delText xml:space="preserve">G-100 is not selected in </w:delText>
              </w:r>
              <w:r w:rsidR="005F0505" w:rsidRPr="000029FB" w:rsidDel="006A748D">
                <w:rPr>
                  <w:rFonts w:asciiTheme="minorHAnsi" w:hAnsiTheme="minorHAnsi"/>
                  <w:i/>
                </w:rPr>
                <w:delText>SRCC Certification Type</w:delText>
              </w:r>
              <w:r w:rsidR="005F0505" w:rsidDel="006A748D">
                <w:rPr>
                  <w:rFonts w:asciiTheme="minorHAnsi" w:hAnsiTheme="minorHAnsi"/>
                </w:rPr>
                <w:delText xml:space="preserve"> from Table A</w:delText>
              </w:r>
              <w:r w:rsidDel="006A748D">
                <w:rPr>
                  <w:rFonts w:asciiTheme="minorHAnsi" w:hAnsiTheme="minorHAnsi"/>
                  <w:sz w:val="18"/>
                  <w:szCs w:val="18"/>
                </w:rPr>
                <w:delText xml:space="preserve">, </w:delText>
              </w:r>
              <w:r w:rsidRPr="00125E71" w:rsidDel="006A748D">
                <w:rPr>
                  <w:rFonts w:ascii="Calibri" w:hAnsi="Calibri"/>
                  <w:sz w:val="18"/>
                  <w:szCs w:val="18"/>
                </w:rPr>
                <w:delText>then display the "section does not apply" message&gt;&gt;</w:delText>
              </w:r>
            </w:del>
          </w:p>
        </w:tc>
      </w:tr>
      <w:tr w:rsidR="00C52027" w:rsidRPr="002F3D03" w:rsidDel="006A748D" w14:paraId="7E64DBA1" w14:textId="7DDD69F0" w:rsidTr="00FF1569">
        <w:trPr>
          <w:trHeight w:val="60"/>
          <w:del w:id="820" w:author="Tam, Danny@Energy" w:date="2022-03-10T19:49:00Z"/>
        </w:trPr>
        <w:tc>
          <w:tcPr>
            <w:tcW w:w="479" w:type="dxa"/>
            <w:vAlign w:val="center"/>
          </w:tcPr>
          <w:p w14:paraId="7E64DB9F" w14:textId="1330D828" w:rsidR="00C52027" w:rsidRPr="002F3D03" w:rsidDel="006A748D" w:rsidRDefault="00A6036E" w:rsidP="00A6036E">
            <w:pPr>
              <w:suppressAutoHyphens/>
              <w:jc w:val="center"/>
              <w:rPr>
                <w:del w:id="821" w:author="Tam, Danny@Energy" w:date="2022-03-10T19:49:00Z"/>
                <w:rFonts w:asciiTheme="minorHAnsi" w:hAnsiTheme="minorHAnsi"/>
              </w:rPr>
            </w:pPr>
            <w:del w:id="822" w:author="Tam, Danny@Energy" w:date="2022-03-10T19:49:00Z">
              <w:r w:rsidDel="006A748D">
                <w:rPr>
                  <w:rFonts w:asciiTheme="minorHAnsi" w:hAnsiTheme="minorHAnsi"/>
                </w:rPr>
                <w:delText>01</w:delText>
              </w:r>
            </w:del>
          </w:p>
        </w:tc>
        <w:tc>
          <w:tcPr>
            <w:tcW w:w="10561" w:type="dxa"/>
          </w:tcPr>
          <w:p w14:paraId="7E64DBA0" w14:textId="03375C52" w:rsidR="00C52027" w:rsidRPr="002F3D03" w:rsidDel="006A748D" w:rsidRDefault="00C52027" w:rsidP="00C52027">
            <w:pPr>
              <w:suppressAutoHyphens/>
              <w:rPr>
                <w:del w:id="823" w:author="Tam, Danny@Energy" w:date="2022-03-10T19:49:00Z"/>
                <w:rFonts w:asciiTheme="minorHAnsi" w:hAnsiTheme="minorHAnsi"/>
              </w:rPr>
            </w:pPr>
            <w:del w:id="824" w:author="Tam, Danny@Energy" w:date="2022-03-10T19:49:00Z">
              <w:r w:rsidRPr="002F3D03" w:rsidDel="006A748D">
                <w:rPr>
                  <w:rFonts w:asciiTheme="minorHAnsi" w:hAnsiTheme="minorHAnsi"/>
                </w:rPr>
                <w:delText>System is installed at the same orientation as modeled.</w:delText>
              </w:r>
            </w:del>
          </w:p>
        </w:tc>
      </w:tr>
      <w:tr w:rsidR="00C52027" w:rsidRPr="002F3D03" w:rsidDel="006A748D" w14:paraId="7E64DBA4" w14:textId="4CF8E15D" w:rsidTr="00FF1569">
        <w:trPr>
          <w:del w:id="825" w:author="Tam, Danny@Energy" w:date="2022-03-10T19:49:00Z"/>
        </w:trPr>
        <w:tc>
          <w:tcPr>
            <w:tcW w:w="479" w:type="dxa"/>
            <w:vAlign w:val="center"/>
          </w:tcPr>
          <w:p w14:paraId="7E64DBA2" w14:textId="5D993748" w:rsidR="00C52027" w:rsidRPr="002F3D03" w:rsidDel="006A748D" w:rsidRDefault="00A6036E" w:rsidP="00A6036E">
            <w:pPr>
              <w:suppressAutoHyphens/>
              <w:jc w:val="center"/>
              <w:rPr>
                <w:del w:id="826" w:author="Tam, Danny@Energy" w:date="2022-03-10T19:49:00Z"/>
                <w:rFonts w:asciiTheme="minorHAnsi" w:hAnsiTheme="minorHAnsi"/>
              </w:rPr>
            </w:pPr>
            <w:del w:id="827" w:author="Tam, Danny@Energy" w:date="2022-03-10T19:49:00Z">
              <w:r w:rsidDel="006A748D">
                <w:rPr>
                  <w:rFonts w:asciiTheme="minorHAnsi" w:hAnsiTheme="minorHAnsi"/>
                </w:rPr>
                <w:delText>02</w:delText>
              </w:r>
            </w:del>
          </w:p>
        </w:tc>
        <w:tc>
          <w:tcPr>
            <w:tcW w:w="10561" w:type="dxa"/>
          </w:tcPr>
          <w:p w14:paraId="7E64DBA3" w14:textId="1C0A29F8" w:rsidR="00C52027" w:rsidRPr="002F3D03" w:rsidDel="006A748D" w:rsidRDefault="00C52027" w:rsidP="00C52027">
            <w:pPr>
              <w:suppressAutoHyphens/>
              <w:rPr>
                <w:del w:id="828" w:author="Tam, Danny@Energy" w:date="2022-03-10T19:49:00Z"/>
                <w:rFonts w:asciiTheme="minorHAnsi" w:hAnsiTheme="minorHAnsi"/>
              </w:rPr>
            </w:pPr>
            <w:del w:id="829" w:author="Tam, Danny@Energy" w:date="2022-03-10T19:49:00Z">
              <w:r w:rsidRPr="002F3D03" w:rsidDel="006A748D">
                <w:rPr>
                  <w:rFonts w:asciiTheme="minorHAnsi" w:hAnsiTheme="minorHAnsi"/>
                </w:rPr>
                <w:delText>System is installed at the same tilt as modeled.</w:delText>
              </w:r>
            </w:del>
          </w:p>
        </w:tc>
      </w:tr>
      <w:tr w:rsidR="00C52027" w:rsidRPr="002F3D03" w:rsidDel="006A748D" w14:paraId="7E64DBA7" w14:textId="14D0246C" w:rsidTr="00FF1569">
        <w:trPr>
          <w:trHeight w:val="197"/>
          <w:del w:id="830" w:author="Tam, Danny@Energy" w:date="2022-03-10T19:49:00Z"/>
        </w:trPr>
        <w:tc>
          <w:tcPr>
            <w:tcW w:w="479" w:type="dxa"/>
            <w:vAlign w:val="center"/>
          </w:tcPr>
          <w:p w14:paraId="7E64DBA5" w14:textId="7CC51C91" w:rsidR="00C52027" w:rsidRPr="002F3D03" w:rsidDel="006A748D" w:rsidRDefault="00A6036E" w:rsidP="00A6036E">
            <w:pPr>
              <w:suppressAutoHyphens/>
              <w:jc w:val="center"/>
              <w:rPr>
                <w:del w:id="831" w:author="Tam, Danny@Energy" w:date="2022-03-10T19:49:00Z"/>
                <w:rFonts w:asciiTheme="minorHAnsi" w:hAnsiTheme="minorHAnsi"/>
              </w:rPr>
            </w:pPr>
            <w:del w:id="832" w:author="Tam, Danny@Energy" w:date="2022-03-10T19:49:00Z">
              <w:r w:rsidDel="006A748D">
                <w:rPr>
                  <w:rFonts w:asciiTheme="minorHAnsi" w:hAnsiTheme="minorHAnsi"/>
                </w:rPr>
                <w:delText>03</w:delText>
              </w:r>
            </w:del>
          </w:p>
        </w:tc>
        <w:tc>
          <w:tcPr>
            <w:tcW w:w="10561" w:type="dxa"/>
          </w:tcPr>
          <w:p w14:paraId="7E64DBA6" w14:textId="5F673103" w:rsidR="00C52027" w:rsidRPr="002F3D03" w:rsidDel="006A748D" w:rsidRDefault="00C52027" w:rsidP="00C52027">
            <w:pPr>
              <w:suppressAutoHyphens/>
              <w:rPr>
                <w:del w:id="833" w:author="Tam, Danny@Energy" w:date="2022-03-10T19:49:00Z"/>
                <w:rFonts w:asciiTheme="minorHAnsi" w:hAnsiTheme="minorHAnsi"/>
              </w:rPr>
            </w:pPr>
            <w:del w:id="834" w:author="Tam, Danny@Energy" w:date="2022-03-10T19:49:00Z">
              <w:r w:rsidRPr="002F3D03" w:rsidDel="006A748D">
                <w:rPr>
                  <w:rFonts w:asciiTheme="minorHAnsi" w:hAnsiTheme="minorHAnsi"/>
                </w:rPr>
                <w:delText>The system shall have the same collectors, pumps, controls, storage tank and backup water heater fuel type as the rated condition.</w:delText>
              </w:r>
            </w:del>
          </w:p>
        </w:tc>
      </w:tr>
      <w:tr w:rsidR="00C52027" w:rsidRPr="002F3D03" w:rsidDel="006A748D" w14:paraId="7E64DBAA" w14:textId="689B10E7" w:rsidTr="00FF1569">
        <w:trPr>
          <w:trHeight w:val="197"/>
          <w:del w:id="835" w:author="Tam, Danny@Energy" w:date="2022-03-10T19:49:00Z"/>
        </w:trPr>
        <w:tc>
          <w:tcPr>
            <w:tcW w:w="479" w:type="dxa"/>
            <w:vAlign w:val="center"/>
          </w:tcPr>
          <w:p w14:paraId="7E64DBA8" w14:textId="1D718770" w:rsidR="00C52027" w:rsidRPr="002F3D03" w:rsidDel="006A748D" w:rsidRDefault="00A6036E" w:rsidP="00A6036E">
            <w:pPr>
              <w:suppressAutoHyphens/>
              <w:jc w:val="center"/>
              <w:rPr>
                <w:del w:id="836" w:author="Tam, Danny@Energy" w:date="2022-03-10T19:49:00Z"/>
                <w:rFonts w:asciiTheme="minorHAnsi" w:hAnsiTheme="minorHAnsi"/>
              </w:rPr>
            </w:pPr>
            <w:del w:id="837" w:author="Tam, Danny@Energy" w:date="2022-03-10T19:49:00Z">
              <w:r w:rsidDel="006A748D">
                <w:rPr>
                  <w:rFonts w:asciiTheme="minorHAnsi" w:hAnsiTheme="minorHAnsi"/>
                </w:rPr>
                <w:delText>04</w:delText>
              </w:r>
            </w:del>
          </w:p>
        </w:tc>
        <w:tc>
          <w:tcPr>
            <w:tcW w:w="10561" w:type="dxa"/>
          </w:tcPr>
          <w:p w14:paraId="7E64DBA9" w14:textId="39360643" w:rsidR="00C52027" w:rsidRPr="002F3D03" w:rsidDel="006A748D" w:rsidRDefault="00C52027" w:rsidP="00C52027">
            <w:pPr>
              <w:suppressAutoHyphens/>
              <w:rPr>
                <w:del w:id="838" w:author="Tam, Danny@Energy" w:date="2022-03-10T19:49:00Z"/>
                <w:rFonts w:asciiTheme="minorHAnsi" w:hAnsiTheme="minorHAnsi"/>
              </w:rPr>
            </w:pPr>
            <w:del w:id="839" w:author="Tam, Danny@Energy" w:date="2022-03-10T19:49:00Z">
              <w:r w:rsidRPr="002F3D03" w:rsidDel="006A748D">
                <w:rPr>
                  <w:rFonts w:asciiTheme="minorHAnsi" w:hAnsiTheme="minorHAnsi"/>
                </w:rPr>
                <w:delText xml:space="preserve">The collectors </w:delText>
              </w:r>
              <w:r w:rsidDel="006A748D">
                <w:rPr>
                  <w:rFonts w:asciiTheme="minorHAnsi" w:hAnsiTheme="minorHAnsi"/>
                </w:rPr>
                <w:delText>are</w:delText>
              </w:r>
              <w:r w:rsidRPr="002F3D03" w:rsidDel="006A748D">
                <w:rPr>
                  <w:rFonts w:asciiTheme="minorHAnsi" w:hAnsiTheme="minorHAnsi"/>
                </w:rPr>
                <w:delText xml:space="preserve"> located in a position that is not shaded by adjacent buildings or trees.</w:delText>
              </w:r>
            </w:del>
          </w:p>
        </w:tc>
      </w:tr>
      <w:tr w:rsidR="00C52027" w:rsidRPr="002F3D03" w:rsidDel="006A748D" w14:paraId="7E64DBAD" w14:textId="73DE80A6" w:rsidTr="00FF1569">
        <w:trPr>
          <w:trHeight w:val="197"/>
          <w:del w:id="840" w:author="Tam, Danny@Energy" w:date="2022-03-10T19:49:00Z"/>
        </w:trPr>
        <w:tc>
          <w:tcPr>
            <w:tcW w:w="479" w:type="dxa"/>
            <w:vAlign w:val="center"/>
          </w:tcPr>
          <w:p w14:paraId="7E64DBAB" w14:textId="17A6C0DA" w:rsidR="00C52027" w:rsidRPr="002F3D03" w:rsidDel="006A748D" w:rsidRDefault="00A6036E" w:rsidP="00A6036E">
            <w:pPr>
              <w:suppressAutoHyphens/>
              <w:jc w:val="center"/>
              <w:rPr>
                <w:del w:id="841" w:author="Tam, Danny@Energy" w:date="2022-03-10T19:49:00Z"/>
                <w:rFonts w:asciiTheme="minorHAnsi" w:hAnsiTheme="minorHAnsi"/>
              </w:rPr>
            </w:pPr>
            <w:del w:id="842" w:author="Tam, Danny@Energy" w:date="2022-03-10T19:49:00Z">
              <w:r w:rsidDel="006A748D">
                <w:rPr>
                  <w:rFonts w:asciiTheme="minorHAnsi" w:hAnsiTheme="minorHAnsi"/>
                </w:rPr>
                <w:delText>05</w:delText>
              </w:r>
            </w:del>
          </w:p>
        </w:tc>
        <w:tc>
          <w:tcPr>
            <w:tcW w:w="10561" w:type="dxa"/>
          </w:tcPr>
          <w:p w14:paraId="7E64DBAC" w14:textId="6D2D09D1" w:rsidR="00C52027" w:rsidRPr="002F3D03" w:rsidDel="006A748D" w:rsidRDefault="00C52027" w:rsidP="0081508B">
            <w:pPr>
              <w:suppressAutoHyphens/>
              <w:rPr>
                <w:del w:id="843" w:author="Tam, Danny@Energy" w:date="2022-03-10T19:49:00Z"/>
                <w:rFonts w:asciiTheme="minorHAnsi" w:hAnsiTheme="minorHAnsi"/>
              </w:rPr>
            </w:pPr>
            <w:del w:id="844" w:author="Tam, Danny@Energy" w:date="2022-03-10T19:49:00Z">
              <w:r w:rsidRPr="002F3D03" w:rsidDel="006A748D">
                <w:rPr>
                  <w:rFonts w:asciiTheme="minorHAnsi" w:hAnsiTheme="minorHAnsi"/>
                </w:rPr>
                <w:delText>Backup Storage tanks are insulated with either an internal R-</w:delText>
              </w:r>
              <w:r w:rsidR="0081508B" w:rsidDel="006A748D">
                <w:rPr>
                  <w:rFonts w:asciiTheme="minorHAnsi" w:hAnsiTheme="minorHAnsi"/>
                </w:rPr>
                <w:delText>16</w:delText>
              </w:r>
              <w:r w:rsidR="0081508B" w:rsidRPr="002F3D03" w:rsidDel="006A748D">
                <w:rPr>
                  <w:rFonts w:asciiTheme="minorHAnsi" w:hAnsiTheme="minorHAnsi"/>
                </w:rPr>
                <w:delText xml:space="preserve"> </w:delText>
              </w:r>
              <w:r w:rsidRPr="002F3D03" w:rsidDel="006A748D">
                <w:rPr>
                  <w:rFonts w:asciiTheme="minorHAnsi" w:hAnsiTheme="minorHAnsi"/>
                </w:rPr>
                <w:delText>(labeled on tank)</w:delText>
              </w:r>
              <w:r w:rsidR="008E7E5B" w:rsidDel="006A748D">
                <w:rPr>
                  <w:rFonts w:asciiTheme="minorHAnsi" w:hAnsiTheme="minorHAnsi"/>
                </w:rPr>
                <w:delText>,</w:delText>
              </w:r>
              <w:r w:rsidRPr="002F3D03" w:rsidDel="006A748D">
                <w:rPr>
                  <w:rFonts w:asciiTheme="minorHAnsi" w:hAnsiTheme="minorHAnsi"/>
                </w:rPr>
                <w:delText xml:space="preserve"> or external R-</w:delText>
              </w:r>
            </w:del>
            <w:ins w:id="845" w:author="Alhabibi, Haider@Energy" w:date="2021-10-25T23:35:00Z">
              <w:del w:id="846" w:author="Tam, Danny@Energy" w:date="2022-03-10T19:49:00Z">
                <w:r w:rsidR="005369BA" w:rsidDel="006A748D">
                  <w:rPr>
                    <w:rFonts w:asciiTheme="minorHAnsi" w:hAnsiTheme="minorHAnsi"/>
                  </w:rPr>
                  <w:delText>3.5</w:delText>
                </w:r>
              </w:del>
            </w:ins>
            <w:del w:id="847" w:author="Tam, Danny@Energy" w:date="2022-03-10T19:49:00Z">
              <w:r w:rsidR="0081508B" w:rsidDel="006A748D">
                <w:rPr>
                  <w:rFonts w:asciiTheme="minorHAnsi" w:hAnsiTheme="minorHAnsi"/>
                </w:rPr>
                <w:delText>12</w:delText>
              </w:r>
            </w:del>
          </w:p>
        </w:tc>
      </w:tr>
      <w:tr w:rsidR="00C52027" w:rsidRPr="002F3D03" w:rsidDel="006A748D" w14:paraId="7E64DBAF" w14:textId="2CA6442D" w:rsidTr="00FF1569">
        <w:trPr>
          <w:trHeight w:val="158"/>
          <w:del w:id="848" w:author="Tam, Danny@Energy" w:date="2022-03-10T19:49:00Z"/>
        </w:trPr>
        <w:tc>
          <w:tcPr>
            <w:tcW w:w="11040" w:type="dxa"/>
            <w:gridSpan w:val="2"/>
          </w:tcPr>
          <w:p w14:paraId="7E64DBAE" w14:textId="514A5B88" w:rsidR="00C52027" w:rsidRPr="002F3D03" w:rsidDel="006A748D" w:rsidRDefault="000D4D8A" w:rsidP="000D4D8A">
            <w:pPr>
              <w:spacing w:line="276" w:lineRule="auto"/>
              <w:rPr>
                <w:del w:id="849" w:author="Tam, Danny@Energy" w:date="2022-03-10T19:49:00Z"/>
                <w:rFonts w:asciiTheme="minorHAnsi" w:hAnsiTheme="minorHAnsi"/>
              </w:rPr>
            </w:pPr>
            <w:del w:id="850" w:author="Tam, Danny@Energy" w:date="2022-03-10T19:49:00Z">
              <w:r w:rsidRPr="000D4D8A" w:rsidDel="006A748D">
                <w:rPr>
                  <w:rFonts w:ascii="Calibri" w:eastAsia="Calibri" w:hAnsi="Calibri"/>
                  <w:b/>
                  <w:sz w:val="18"/>
                  <w:szCs w:val="18"/>
                </w:rPr>
                <w:delText xml:space="preserve">The responsible person’s signature on this compliance document affirms that all applicable requirements in this table have been met. </w:delText>
              </w:r>
            </w:del>
          </w:p>
        </w:tc>
      </w:tr>
    </w:tbl>
    <w:p w14:paraId="7E64DBB0" w14:textId="77777777" w:rsidR="00C52027" w:rsidRDefault="00C52027" w:rsidP="008B7849">
      <w:pPr>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7"/>
        <w:gridCol w:w="10573"/>
      </w:tblGrid>
      <w:tr w:rsidR="00C52027" w:rsidRPr="002F3D03" w:rsidDel="006A748D" w14:paraId="7E64DBB5" w14:textId="70E31719" w:rsidTr="00FF1569">
        <w:trPr>
          <w:del w:id="851" w:author="Tam, Danny@Energy" w:date="2022-03-10T19:49:00Z"/>
        </w:trPr>
        <w:tc>
          <w:tcPr>
            <w:tcW w:w="11040" w:type="dxa"/>
            <w:gridSpan w:val="2"/>
            <w:vAlign w:val="center"/>
          </w:tcPr>
          <w:p w14:paraId="7E64DBB1" w14:textId="1AFF17AD" w:rsidR="00C52027" w:rsidDel="006A748D" w:rsidRDefault="00C52027" w:rsidP="00C52027">
            <w:pPr>
              <w:suppressAutoHyphens/>
              <w:rPr>
                <w:del w:id="852" w:author="Tam, Danny@Energy" w:date="2022-03-10T19:49:00Z"/>
                <w:rFonts w:asciiTheme="minorHAnsi" w:hAnsiTheme="minorHAnsi"/>
                <w:b/>
              </w:rPr>
            </w:pPr>
            <w:del w:id="853" w:author="Tam, Danny@Energy" w:date="2022-03-10T19:49:00Z">
              <w:r w:rsidDel="006A748D">
                <w:rPr>
                  <w:rFonts w:asciiTheme="minorHAnsi" w:hAnsiTheme="minorHAnsi"/>
                  <w:b/>
                </w:rPr>
                <w:delText xml:space="preserve">C. </w:delText>
              </w:r>
              <w:r w:rsidRPr="002F3D03" w:rsidDel="006A748D">
                <w:rPr>
                  <w:rFonts w:asciiTheme="minorHAnsi" w:hAnsiTheme="minorHAnsi"/>
                  <w:b/>
                </w:rPr>
                <w:delText xml:space="preserve">OG-300 </w:delText>
              </w:r>
              <w:r w:rsidR="002D7254" w:rsidDel="006A748D">
                <w:rPr>
                  <w:rFonts w:asciiTheme="minorHAnsi" w:hAnsiTheme="minorHAnsi"/>
                  <w:b/>
                </w:rPr>
                <w:delText>Certified Systems</w:delText>
              </w:r>
            </w:del>
          </w:p>
          <w:p w14:paraId="7E64DBB2" w14:textId="67035B2D" w:rsidR="00152038" w:rsidDel="006A748D" w:rsidRDefault="00C52027" w:rsidP="004C4EAF">
            <w:pPr>
              <w:suppressAutoHyphens/>
              <w:rPr>
                <w:del w:id="854" w:author="Tam, Danny@Energy" w:date="2022-03-10T19:49:00Z"/>
                <w:rFonts w:asciiTheme="minorHAnsi" w:hAnsiTheme="minorHAnsi"/>
                <w:i/>
              </w:rPr>
            </w:pPr>
            <w:del w:id="855" w:author="Tam, Danny@Energy" w:date="2022-03-10T19:49:00Z">
              <w:r w:rsidRPr="00405947" w:rsidDel="006A748D">
                <w:rPr>
                  <w:rFonts w:asciiTheme="minorHAnsi" w:hAnsiTheme="minorHAnsi"/>
                  <w:i/>
                </w:rPr>
                <w:delText>The installed system shall meet the following eligibility criteria:</w:delText>
              </w:r>
              <w:r w:rsidR="004C4EAF" w:rsidDel="006A748D">
                <w:rPr>
                  <w:rFonts w:asciiTheme="minorHAnsi" w:hAnsiTheme="minorHAnsi"/>
                  <w:i/>
                </w:rPr>
                <w:delText xml:space="preserve">   </w:delText>
              </w:r>
            </w:del>
          </w:p>
          <w:p w14:paraId="7E64DBB4" w14:textId="5B589899" w:rsidR="00C52027" w:rsidRPr="00405947" w:rsidDel="006A748D" w:rsidRDefault="00152038" w:rsidP="002D7254">
            <w:pPr>
              <w:suppressAutoHyphens/>
              <w:rPr>
                <w:del w:id="856" w:author="Tam, Danny@Energy" w:date="2022-03-10T19:49:00Z"/>
                <w:rFonts w:asciiTheme="minorHAnsi" w:hAnsiTheme="minorHAnsi"/>
                <w:b/>
                <w:i/>
              </w:rPr>
            </w:pPr>
            <w:del w:id="857" w:author="Tam, Danny@Energy" w:date="2022-03-10T19:49:00Z">
              <w:r w:rsidDel="006A748D">
                <w:rPr>
                  <w:rFonts w:asciiTheme="minorHAnsi" w:hAnsiTheme="minorHAnsi"/>
                  <w:sz w:val="18"/>
                  <w:szCs w:val="18"/>
                </w:rPr>
                <w:delText>&lt;&lt;</w:delText>
              </w:r>
              <w:r w:rsidRPr="002F3D13" w:rsidDel="006A748D">
                <w:rPr>
                  <w:rFonts w:asciiTheme="minorHAnsi" w:hAnsiTheme="minorHAnsi"/>
                  <w:sz w:val="18"/>
                  <w:szCs w:val="18"/>
                </w:rPr>
                <w:delText xml:space="preserve">if </w:delText>
              </w:r>
              <w:r w:rsidDel="006A748D">
                <w:rPr>
                  <w:rFonts w:asciiTheme="minorHAnsi" w:hAnsiTheme="minorHAnsi"/>
                  <w:sz w:val="18"/>
                  <w:szCs w:val="18"/>
                </w:rPr>
                <w:delText>OG-300</w:delText>
              </w:r>
              <w:r w:rsidRPr="002F3D13" w:rsidDel="006A748D">
                <w:rPr>
                  <w:rFonts w:asciiTheme="minorHAnsi" w:hAnsiTheme="minorHAnsi"/>
                  <w:sz w:val="18"/>
                  <w:szCs w:val="18"/>
                </w:rPr>
                <w:delText xml:space="preserve"> is </w:delText>
              </w:r>
              <w:r w:rsidDel="006A748D">
                <w:rPr>
                  <w:rFonts w:asciiTheme="minorHAnsi" w:hAnsiTheme="minorHAnsi"/>
                  <w:sz w:val="18"/>
                  <w:szCs w:val="18"/>
                </w:rPr>
                <w:delText xml:space="preserve">not </w:delText>
              </w:r>
              <w:r w:rsidRPr="002F3D13" w:rsidDel="006A748D">
                <w:rPr>
                  <w:rFonts w:asciiTheme="minorHAnsi" w:hAnsiTheme="minorHAnsi"/>
                  <w:sz w:val="18"/>
                  <w:szCs w:val="18"/>
                </w:rPr>
                <w:delText xml:space="preserve">selected in </w:delText>
              </w:r>
              <w:r w:rsidR="005F0505" w:rsidRPr="000029FB" w:rsidDel="006A748D">
                <w:rPr>
                  <w:rFonts w:asciiTheme="minorHAnsi" w:hAnsiTheme="minorHAnsi"/>
                  <w:i/>
                </w:rPr>
                <w:delText>SRCC Certification Type</w:delText>
              </w:r>
              <w:r w:rsidR="005F0505" w:rsidDel="006A748D">
                <w:rPr>
                  <w:rFonts w:asciiTheme="minorHAnsi" w:hAnsiTheme="minorHAnsi"/>
                </w:rPr>
                <w:delText xml:space="preserve"> from Table A</w:delText>
              </w:r>
              <w:r w:rsidDel="006A748D">
                <w:rPr>
                  <w:rFonts w:asciiTheme="minorHAnsi" w:hAnsiTheme="minorHAnsi"/>
                  <w:sz w:val="18"/>
                  <w:szCs w:val="18"/>
                </w:rPr>
                <w:delText xml:space="preserve">, </w:delText>
              </w:r>
              <w:r w:rsidRPr="00125E71" w:rsidDel="006A748D">
                <w:rPr>
                  <w:rFonts w:ascii="Calibri" w:hAnsi="Calibri"/>
                  <w:sz w:val="18"/>
                  <w:szCs w:val="18"/>
                </w:rPr>
                <w:delText>then display the "section does not apply" message&gt;&gt;</w:delText>
              </w:r>
            </w:del>
          </w:p>
        </w:tc>
      </w:tr>
      <w:tr w:rsidR="00C52027" w:rsidRPr="002F3D03" w:rsidDel="006A748D" w14:paraId="7E64DBB8" w14:textId="63876EDA" w:rsidTr="00FF1569">
        <w:trPr>
          <w:del w:id="858" w:author="Tam, Danny@Energy" w:date="2022-03-10T19:49:00Z"/>
        </w:trPr>
        <w:tc>
          <w:tcPr>
            <w:tcW w:w="467" w:type="dxa"/>
            <w:vAlign w:val="center"/>
          </w:tcPr>
          <w:p w14:paraId="7E64DBB6" w14:textId="5B208A45" w:rsidR="00C52027" w:rsidRPr="002F3D03" w:rsidDel="006A748D" w:rsidRDefault="00A6036E" w:rsidP="00A6036E">
            <w:pPr>
              <w:suppressAutoHyphens/>
              <w:jc w:val="center"/>
              <w:rPr>
                <w:del w:id="859" w:author="Tam, Danny@Energy" w:date="2022-03-10T19:49:00Z"/>
                <w:rFonts w:asciiTheme="minorHAnsi" w:hAnsiTheme="minorHAnsi"/>
              </w:rPr>
            </w:pPr>
            <w:del w:id="860" w:author="Tam, Danny@Energy" w:date="2022-03-10T19:49:00Z">
              <w:r w:rsidDel="006A748D">
                <w:rPr>
                  <w:rFonts w:asciiTheme="minorHAnsi" w:hAnsiTheme="minorHAnsi"/>
                </w:rPr>
                <w:delText>01</w:delText>
              </w:r>
            </w:del>
          </w:p>
        </w:tc>
        <w:tc>
          <w:tcPr>
            <w:tcW w:w="10573" w:type="dxa"/>
          </w:tcPr>
          <w:p w14:paraId="7E64DBB7" w14:textId="5F809956" w:rsidR="00C52027" w:rsidRPr="002F3D03" w:rsidDel="006A748D" w:rsidRDefault="00C52027" w:rsidP="00000B3B">
            <w:pPr>
              <w:suppressAutoHyphens/>
              <w:rPr>
                <w:del w:id="861" w:author="Tam, Danny@Energy" w:date="2022-03-10T19:49:00Z"/>
                <w:rFonts w:asciiTheme="minorHAnsi" w:hAnsiTheme="minorHAnsi"/>
              </w:rPr>
            </w:pPr>
            <w:del w:id="862" w:author="Tam, Danny@Energy" w:date="2022-03-10T19:49:00Z">
              <w:r w:rsidRPr="002F3D03" w:rsidDel="006A748D">
                <w:rPr>
                  <w:rFonts w:asciiTheme="minorHAnsi" w:hAnsiTheme="minorHAnsi"/>
                </w:rPr>
                <w:delText>The collectors shall face within 35</w:delText>
              </w:r>
              <w:r w:rsidR="00000B3B" w:rsidDel="006A748D">
                <w:rPr>
                  <w:rFonts w:asciiTheme="minorHAnsi" w:hAnsiTheme="minorHAnsi"/>
                </w:rPr>
                <w:delText>°</w:delText>
              </w:r>
              <w:r w:rsidRPr="002F3D03" w:rsidDel="006A748D">
                <w:rPr>
                  <w:rFonts w:asciiTheme="minorHAnsi" w:hAnsiTheme="minorHAnsi"/>
                </w:rPr>
                <w:delText xml:space="preserve"> of south and be tilted at a slope of at least 3:12</w:delText>
              </w:r>
            </w:del>
          </w:p>
        </w:tc>
      </w:tr>
      <w:tr w:rsidR="00C52027" w:rsidRPr="002F3D03" w:rsidDel="006A748D" w14:paraId="7E64DBBB" w14:textId="56C4579B" w:rsidTr="00FF1569">
        <w:trPr>
          <w:del w:id="863" w:author="Tam, Danny@Energy" w:date="2022-03-10T19:49:00Z"/>
        </w:trPr>
        <w:tc>
          <w:tcPr>
            <w:tcW w:w="467" w:type="dxa"/>
            <w:vAlign w:val="center"/>
          </w:tcPr>
          <w:p w14:paraId="7E64DBB9" w14:textId="72F75660" w:rsidR="00C52027" w:rsidRPr="002F3D03" w:rsidDel="006A748D" w:rsidRDefault="00A6036E" w:rsidP="00A6036E">
            <w:pPr>
              <w:suppressAutoHyphens/>
              <w:jc w:val="center"/>
              <w:rPr>
                <w:del w:id="864" w:author="Tam, Danny@Energy" w:date="2022-03-10T19:49:00Z"/>
                <w:rFonts w:asciiTheme="minorHAnsi" w:hAnsiTheme="minorHAnsi"/>
              </w:rPr>
            </w:pPr>
            <w:del w:id="865" w:author="Tam, Danny@Energy" w:date="2022-03-10T19:49:00Z">
              <w:r w:rsidDel="006A748D">
                <w:rPr>
                  <w:rFonts w:asciiTheme="minorHAnsi" w:hAnsiTheme="minorHAnsi"/>
                </w:rPr>
                <w:delText>02</w:delText>
              </w:r>
            </w:del>
          </w:p>
        </w:tc>
        <w:tc>
          <w:tcPr>
            <w:tcW w:w="10573" w:type="dxa"/>
          </w:tcPr>
          <w:p w14:paraId="7E64DBBA" w14:textId="1A94BA86" w:rsidR="00C52027" w:rsidRPr="002F3D03" w:rsidDel="006A748D" w:rsidRDefault="00C52027" w:rsidP="00C52027">
            <w:pPr>
              <w:suppressAutoHyphens/>
              <w:rPr>
                <w:del w:id="866" w:author="Tam, Danny@Energy" w:date="2022-03-10T19:49:00Z"/>
                <w:rFonts w:asciiTheme="minorHAnsi" w:hAnsiTheme="minorHAnsi"/>
              </w:rPr>
            </w:pPr>
            <w:del w:id="867" w:author="Tam, Danny@Energy" w:date="2022-03-10T19:49:00Z">
              <w:r w:rsidRPr="002F3D03" w:rsidDel="006A748D">
                <w:rPr>
                  <w:rFonts w:asciiTheme="minorHAnsi" w:hAnsiTheme="minorHAnsi"/>
                </w:rPr>
                <w:delText>The system shall have the same collectors, pumps, controls, storage tank and backup water heater fuel type as the rated condition.</w:delText>
              </w:r>
            </w:del>
          </w:p>
        </w:tc>
      </w:tr>
      <w:tr w:rsidR="00C52027" w:rsidRPr="002F3D03" w:rsidDel="006A748D" w14:paraId="7E64DBBE" w14:textId="34F3E938" w:rsidTr="00FF1569">
        <w:trPr>
          <w:del w:id="868" w:author="Tam, Danny@Energy" w:date="2022-03-10T19:49:00Z"/>
        </w:trPr>
        <w:tc>
          <w:tcPr>
            <w:tcW w:w="467" w:type="dxa"/>
            <w:vAlign w:val="center"/>
          </w:tcPr>
          <w:p w14:paraId="7E64DBBC" w14:textId="530CCDFF" w:rsidR="00C52027" w:rsidRPr="002F3D03" w:rsidDel="006A748D" w:rsidRDefault="00A6036E" w:rsidP="00A6036E">
            <w:pPr>
              <w:suppressAutoHyphens/>
              <w:jc w:val="center"/>
              <w:rPr>
                <w:del w:id="869" w:author="Tam, Danny@Energy" w:date="2022-03-10T19:49:00Z"/>
                <w:rFonts w:asciiTheme="minorHAnsi" w:hAnsiTheme="minorHAnsi"/>
              </w:rPr>
            </w:pPr>
            <w:del w:id="870" w:author="Tam, Danny@Energy" w:date="2022-03-10T19:49:00Z">
              <w:r w:rsidDel="006A748D">
                <w:rPr>
                  <w:rFonts w:asciiTheme="minorHAnsi" w:hAnsiTheme="minorHAnsi"/>
                </w:rPr>
                <w:delText>03</w:delText>
              </w:r>
            </w:del>
          </w:p>
        </w:tc>
        <w:tc>
          <w:tcPr>
            <w:tcW w:w="10573" w:type="dxa"/>
          </w:tcPr>
          <w:p w14:paraId="7E64DBBD" w14:textId="2E8B66CF" w:rsidR="00C52027" w:rsidRPr="002F3D03" w:rsidDel="006A748D" w:rsidRDefault="00C52027" w:rsidP="00C52027">
            <w:pPr>
              <w:suppressAutoHyphens/>
              <w:rPr>
                <w:del w:id="871" w:author="Tam, Danny@Energy" w:date="2022-03-10T19:49:00Z"/>
                <w:rFonts w:asciiTheme="minorHAnsi" w:hAnsiTheme="minorHAnsi"/>
              </w:rPr>
            </w:pPr>
            <w:del w:id="872" w:author="Tam, Danny@Energy" w:date="2022-03-10T19:49:00Z">
              <w:r w:rsidRPr="002F3D03" w:rsidDel="006A748D">
                <w:rPr>
                  <w:rFonts w:asciiTheme="minorHAnsi" w:hAnsiTheme="minorHAnsi"/>
                </w:rPr>
                <w:delText>The collectors shall be located in a position that is not shaded by adjacent buildings or trees.</w:delText>
              </w:r>
            </w:del>
          </w:p>
        </w:tc>
      </w:tr>
      <w:tr w:rsidR="000D4D8A" w:rsidRPr="002F3D03" w:rsidDel="006A748D" w14:paraId="7E64DBC0" w14:textId="440CF20B" w:rsidTr="00FF1569">
        <w:trPr>
          <w:trHeight w:val="158"/>
          <w:del w:id="873" w:author="Tam, Danny@Energy" w:date="2022-03-10T19:49:00Z"/>
        </w:trPr>
        <w:tc>
          <w:tcPr>
            <w:tcW w:w="11040" w:type="dxa"/>
            <w:gridSpan w:val="2"/>
          </w:tcPr>
          <w:p w14:paraId="7E64DBBF" w14:textId="1F2AB275" w:rsidR="000D4D8A" w:rsidRPr="002F3D03" w:rsidDel="006A748D" w:rsidRDefault="000D4D8A" w:rsidP="00956EDC">
            <w:pPr>
              <w:spacing w:line="276" w:lineRule="auto"/>
              <w:rPr>
                <w:del w:id="874" w:author="Tam, Danny@Energy" w:date="2022-03-10T19:49:00Z"/>
                <w:rFonts w:asciiTheme="minorHAnsi" w:hAnsiTheme="minorHAnsi"/>
              </w:rPr>
            </w:pPr>
            <w:del w:id="875" w:author="Tam, Danny@Energy" w:date="2022-03-10T19:49:00Z">
              <w:r w:rsidRPr="000D4D8A" w:rsidDel="006A748D">
                <w:rPr>
                  <w:rFonts w:ascii="Calibri" w:eastAsia="Calibri" w:hAnsi="Calibri"/>
                  <w:b/>
                  <w:sz w:val="18"/>
                  <w:szCs w:val="18"/>
                </w:rPr>
                <w:delText xml:space="preserve">The responsible person’s signature on this compliance document affirms that all applicable requirements in this table have been met. </w:delText>
              </w:r>
            </w:del>
          </w:p>
        </w:tc>
      </w:tr>
    </w:tbl>
    <w:p w14:paraId="7E64DBC1" w14:textId="77777777" w:rsidR="00C52027" w:rsidRDefault="00C52027" w:rsidP="008B7849">
      <w:pPr>
        <w:rPr>
          <w:rFonts w:asciiTheme="minorHAnsi" w:hAnsiTheme="minorHAnsi"/>
        </w:rPr>
      </w:pPr>
    </w:p>
    <w:tbl>
      <w:tblPr>
        <w:tblW w:w="11040" w:type="dxa"/>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68"/>
        <w:gridCol w:w="10572"/>
      </w:tblGrid>
      <w:tr w:rsidR="00C52027" w:rsidRPr="002F3D03" w:rsidDel="00253101" w14:paraId="7E64DBC4" w14:textId="73FEC90F" w:rsidTr="00FF1569">
        <w:trPr>
          <w:del w:id="876" w:author="Alhabibi, Haider@Energy" w:date="2022-01-11T22:29:00Z"/>
        </w:trPr>
        <w:tc>
          <w:tcPr>
            <w:tcW w:w="11040" w:type="dxa"/>
            <w:gridSpan w:val="2"/>
            <w:vAlign w:val="center"/>
          </w:tcPr>
          <w:p w14:paraId="7E64DBC2" w14:textId="1B0C1482" w:rsidR="00480995" w:rsidDel="00253101" w:rsidRDefault="00C52027" w:rsidP="002D7254">
            <w:pPr>
              <w:keepNext/>
              <w:suppressAutoHyphens/>
              <w:rPr>
                <w:del w:id="877" w:author="Alhabibi, Haider@Energy" w:date="2022-01-11T22:29:00Z"/>
                <w:rFonts w:asciiTheme="minorHAnsi" w:hAnsiTheme="minorHAnsi"/>
                <w:i/>
                <w:sz w:val="22"/>
              </w:rPr>
            </w:pPr>
            <w:del w:id="878" w:author="Alhabibi, Haider@Energy" w:date="2022-01-11T22:29:00Z">
              <w:r w:rsidRPr="00405947" w:rsidDel="00253101">
                <w:rPr>
                  <w:rFonts w:asciiTheme="minorHAnsi" w:hAnsiTheme="minorHAnsi"/>
                  <w:b/>
                </w:rPr>
                <w:lastRenderedPageBreak/>
                <w:delText>D.</w:delText>
              </w:r>
              <w:r w:rsidR="002D7254" w:rsidRPr="00A6749D" w:rsidDel="00253101">
                <w:rPr>
                  <w:rFonts w:asciiTheme="minorHAnsi" w:hAnsiTheme="minorHAnsi"/>
                  <w:b/>
                </w:rPr>
                <w:delText xml:space="preserve"> Sizing Compliance with Multifamily Central System Prescriptive Requirements</w:delText>
              </w:r>
            </w:del>
          </w:p>
          <w:p w14:paraId="7E64DBC3" w14:textId="2FEB6141" w:rsidR="00480995" w:rsidDel="00253101" w:rsidRDefault="00293608" w:rsidP="00474756">
            <w:pPr>
              <w:keepNext/>
              <w:suppressAutoHyphens/>
              <w:rPr>
                <w:del w:id="879" w:author="Alhabibi, Haider@Energy" w:date="2022-01-11T22:29:00Z"/>
                <w:rFonts w:asciiTheme="minorHAnsi" w:hAnsiTheme="minorHAnsi"/>
                <w:i/>
                <w:sz w:val="22"/>
              </w:rPr>
            </w:pPr>
            <w:del w:id="880" w:author="Alhabibi, Haider@Energy" w:date="2022-01-11T22:29:00Z">
              <w:r w:rsidDel="00253101">
                <w:rPr>
                  <w:rFonts w:asciiTheme="minorHAnsi" w:hAnsiTheme="minorHAnsi"/>
                  <w:sz w:val="18"/>
                  <w:szCs w:val="18"/>
                </w:rPr>
                <w:delText>&lt;&lt;If Pres</w:delText>
              </w:r>
              <w:r w:rsidR="005A4C6F" w:rsidDel="00253101">
                <w:rPr>
                  <w:rFonts w:asciiTheme="minorHAnsi" w:hAnsiTheme="minorHAnsi"/>
                  <w:sz w:val="18"/>
                  <w:szCs w:val="18"/>
                </w:rPr>
                <w:delText xml:space="preserve">criptive is not selected in </w:delText>
              </w:r>
              <w:r w:rsidR="00474756" w:rsidRPr="00E42BA5" w:rsidDel="00253101">
                <w:rPr>
                  <w:rFonts w:asciiTheme="minorHAnsi" w:hAnsiTheme="minorHAnsi"/>
                  <w:i/>
                </w:rPr>
                <w:delText>Certificate of Compliance Type</w:delText>
              </w:r>
              <w:r w:rsidR="00474756" w:rsidDel="00253101">
                <w:rPr>
                  <w:rFonts w:asciiTheme="minorHAnsi" w:hAnsiTheme="minorHAnsi"/>
                  <w:sz w:val="18"/>
                  <w:szCs w:val="18"/>
                </w:rPr>
                <w:delText xml:space="preserve"> from Table A</w:delText>
              </w:r>
              <w:r w:rsidR="005A4C6F" w:rsidDel="00253101">
                <w:rPr>
                  <w:rFonts w:asciiTheme="minorHAnsi" w:hAnsiTheme="minorHAnsi"/>
                  <w:sz w:val="18"/>
                  <w:szCs w:val="18"/>
                </w:rPr>
                <w:delText xml:space="preserve"> and </w:delText>
              </w:r>
              <w:r w:rsidR="00474756" w:rsidRPr="00E42BA5" w:rsidDel="00253101">
                <w:rPr>
                  <w:rFonts w:asciiTheme="minorHAnsi" w:hAnsiTheme="minorHAnsi"/>
                  <w:i/>
                </w:rPr>
                <w:delText>Central DHW System Distribution Type</w:delText>
              </w:r>
              <w:r w:rsidR="00474756" w:rsidDel="00253101">
                <w:rPr>
                  <w:rFonts w:asciiTheme="minorHAnsi" w:hAnsiTheme="minorHAnsi"/>
                </w:rPr>
                <w:delText xml:space="preserve"> from Table A</w:delText>
              </w:r>
              <w:r w:rsidR="00C67923" w:rsidDel="00253101">
                <w:rPr>
                  <w:rFonts w:asciiTheme="minorHAnsi" w:hAnsiTheme="minorHAnsi"/>
                  <w:sz w:val="18"/>
                  <w:szCs w:val="18"/>
                </w:rPr>
                <w:delText xml:space="preserve"> does not equal N/A</w:delText>
              </w:r>
              <w:r w:rsidR="005A4C6F" w:rsidDel="00253101">
                <w:rPr>
                  <w:rFonts w:asciiTheme="minorHAnsi" w:hAnsiTheme="minorHAnsi"/>
                  <w:sz w:val="18"/>
                  <w:szCs w:val="18"/>
                </w:rPr>
                <w:delText xml:space="preserve">, </w:delText>
              </w:r>
              <w:r w:rsidDel="00253101">
                <w:rPr>
                  <w:rFonts w:asciiTheme="minorHAnsi" w:hAnsiTheme="minorHAnsi"/>
                  <w:sz w:val="18"/>
                  <w:szCs w:val="18"/>
                </w:rPr>
                <w:delText xml:space="preserve"> </w:delText>
              </w:r>
              <w:r w:rsidRPr="00125E71" w:rsidDel="00253101">
                <w:rPr>
                  <w:rFonts w:ascii="Calibri" w:hAnsi="Calibri"/>
                  <w:sz w:val="18"/>
                  <w:szCs w:val="18"/>
                </w:rPr>
                <w:delText>then display the "section does not apply" message&gt;&gt;</w:delText>
              </w:r>
            </w:del>
          </w:p>
        </w:tc>
      </w:tr>
      <w:tr w:rsidR="00C52027" w:rsidRPr="002F3D03" w:rsidDel="00253101" w14:paraId="7E64DBC7" w14:textId="4904BB06" w:rsidTr="00FF1569">
        <w:trPr>
          <w:del w:id="881" w:author="Alhabibi, Haider@Energy" w:date="2022-01-11T22:29:00Z"/>
        </w:trPr>
        <w:tc>
          <w:tcPr>
            <w:tcW w:w="468" w:type="dxa"/>
          </w:tcPr>
          <w:p w14:paraId="7E64DBC5" w14:textId="588020B8" w:rsidR="00480995" w:rsidDel="00253101" w:rsidRDefault="00A6036E" w:rsidP="002D7254">
            <w:pPr>
              <w:keepNext/>
              <w:suppressAutoHyphens/>
              <w:jc w:val="center"/>
              <w:rPr>
                <w:del w:id="882" w:author="Alhabibi, Haider@Energy" w:date="2022-01-11T22:29:00Z"/>
                <w:rFonts w:asciiTheme="minorHAnsi" w:hAnsiTheme="minorHAnsi"/>
                <w:sz w:val="22"/>
              </w:rPr>
            </w:pPr>
            <w:del w:id="883" w:author="Alhabibi, Haider@Energy" w:date="2022-01-11T22:29:00Z">
              <w:r w:rsidDel="00253101">
                <w:rPr>
                  <w:rFonts w:asciiTheme="minorHAnsi" w:hAnsiTheme="minorHAnsi"/>
                </w:rPr>
                <w:delText>01</w:delText>
              </w:r>
            </w:del>
          </w:p>
        </w:tc>
        <w:tc>
          <w:tcPr>
            <w:tcW w:w="10572" w:type="dxa"/>
          </w:tcPr>
          <w:p w14:paraId="7E64DBC6" w14:textId="70676118" w:rsidR="00480995" w:rsidDel="00253101" w:rsidRDefault="00C52027" w:rsidP="002D7254">
            <w:pPr>
              <w:keepNext/>
              <w:suppressAutoHyphens/>
              <w:rPr>
                <w:del w:id="884" w:author="Alhabibi, Haider@Energy" w:date="2022-01-11T22:29:00Z"/>
                <w:rFonts w:asciiTheme="minorHAnsi" w:hAnsiTheme="minorHAnsi"/>
                <w:sz w:val="22"/>
              </w:rPr>
            </w:pPr>
            <w:del w:id="885" w:author="Alhabibi, Haider@Energy" w:date="2022-01-11T22:29:00Z">
              <w:r w:rsidRPr="002F3D03" w:rsidDel="00253101">
                <w:rPr>
                  <w:rFonts w:asciiTheme="minorHAnsi" w:hAnsiTheme="minorHAnsi"/>
                </w:rPr>
                <w:delText>For climate zones 1 through 9 only - the solar system has an annual solar savings fraction of 0.2</w:delText>
              </w:r>
            </w:del>
          </w:p>
        </w:tc>
      </w:tr>
      <w:tr w:rsidR="00C52027" w:rsidRPr="002F3D03" w:rsidDel="00253101" w14:paraId="7E64DBCA" w14:textId="4EEF7D14" w:rsidTr="00FF1569">
        <w:trPr>
          <w:del w:id="886" w:author="Alhabibi, Haider@Energy" w:date="2022-01-11T22:29:00Z"/>
        </w:trPr>
        <w:tc>
          <w:tcPr>
            <w:tcW w:w="468" w:type="dxa"/>
          </w:tcPr>
          <w:p w14:paraId="7E64DBC8" w14:textId="4EE5406C" w:rsidR="00480995" w:rsidDel="00253101" w:rsidRDefault="00A6036E" w:rsidP="002D7254">
            <w:pPr>
              <w:keepNext/>
              <w:suppressAutoHyphens/>
              <w:jc w:val="center"/>
              <w:rPr>
                <w:del w:id="887" w:author="Alhabibi, Haider@Energy" w:date="2022-01-11T22:29:00Z"/>
                <w:rFonts w:asciiTheme="minorHAnsi" w:hAnsiTheme="minorHAnsi"/>
                <w:sz w:val="22"/>
              </w:rPr>
            </w:pPr>
            <w:del w:id="888" w:author="Alhabibi, Haider@Energy" w:date="2022-01-11T22:29:00Z">
              <w:r w:rsidDel="00253101">
                <w:rPr>
                  <w:rFonts w:asciiTheme="minorHAnsi" w:hAnsiTheme="minorHAnsi"/>
                </w:rPr>
                <w:delText>02</w:delText>
              </w:r>
            </w:del>
          </w:p>
        </w:tc>
        <w:tc>
          <w:tcPr>
            <w:tcW w:w="10572" w:type="dxa"/>
          </w:tcPr>
          <w:p w14:paraId="7E64DBC9" w14:textId="374AE2E7" w:rsidR="00480995" w:rsidDel="00253101" w:rsidRDefault="00C52027" w:rsidP="002D7254">
            <w:pPr>
              <w:keepNext/>
              <w:suppressAutoHyphens/>
              <w:rPr>
                <w:del w:id="889" w:author="Alhabibi, Haider@Energy" w:date="2022-01-11T22:29:00Z"/>
                <w:rFonts w:asciiTheme="minorHAnsi" w:hAnsiTheme="minorHAnsi"/>
                <w:sz w:val="22"/>
              </w:rPr>
            </w:pPr>
            <w:del w:id="890" w:author="Alhabibi, Haider@Energy" w:date="2022-01-11T22:29:00Z">
              <w:r w:rsidRPr="002F3D03" w:rsidDel="00253101">
                <w:rPr>
                  <w:rFonts w:asciiTheme="minorHAnsi" w:hAnsiTheme="minorHAnsi"/>
                </w:rPr>
                <w:delText>For climate zones 10 through 16 only – the solar system has an annual solar savings fraction of 0.35</w:delText>
              </w:r>
            </w:del>
          </w:p>
        </w:tc>
      </w:tr>
      <w:tr w:rsidR="000D4D8A" w:rsidRPr="002F3D03" w:rsidDel="00253101" w14:paraId="7E64DBCC" w14:textId="375A2C6D" w:rsidTr="00FF1569">
        <w:trPr>
          <w:trHeight w:val="158"/>
          <w:del w:id="891" w:author="Alhabibi, Haider@Energy" w:date="2022-01-11T22:29:00Z"/>
        </w:trPr>
        <w:tc>
          <w:tcPr>
            <w:tcW w:w="11040" w:type="dxa"/>
            <w:gridSpan w:val="2"/>
          </w:tcPr>
          <w:p w14:paraId="7E64DBCB" w14:textId="545E0E5F" w:rsidR="00480995" w:rsidDel="00253101" w:rsidRDefault="000D4D8A" w:rsidP="002D7254">
            <w:pPr>
              <w:keepNext/>
              <w:spacing w:line="276" w:lineRule="auto"/>
              <w:rPr>
                <w:del w:id="892" w:author="Alhabibi, Haider@Energy" w:date="2022-01-11T22:29:00Z"/>
                <w:rFonts w:asciiTheme="minorHAnsi" w:hAnsiTheme="minorHAnsi"/>
                <w:sz w:val="22"/>
              </w:rPr>
            </w:pPr>
            <w:del w:id="893" w:author="Alhabibi, Haider@Energy" w:date="2022-01-11T22:29:00Z">
              <w:r w:rsidRPr="000D4D8A" w:rsidDel="00253101">
                <w:rPr>
                  <w:rFonts w:ascii="Calibri" w:eastAsia="Calibri" w:hAnsi="Calibri"/>
                  <w:b/>
                  <w:sz w:val="18"/>
                  <w:szCs w:val="18"/>
                </w:rPr>
                <w:delText xml:space="preserve">The responsible person’s signature on this compliance document affirms that all applicable requirements in this table have been met. </w:delText>
              </w:r>
            </w:del>
          </w:p>
        </w:tc>
      </w:tr>
    </w:tbl>
    <w:p w14:paraId="7E64DBCD" w14:textId="77777777" w:rsidR="00C52027" w:rsidRDefault="00C52027" w:rsidP="00E41E25">
      <w:pPr>
        <w:keepNext/>
        <w:rPr>
          <w:rFonts w:asciiTheme="minorHAnsi" w:hAnsiTheme="minorHAnsi"/>
        </w:rPr>
      </w:pPr>
    </w:p>
    <w:tbl>
      <w:tblPr>
        <w:tblW w:w="5000" w:type="pct"/>
        <w:tblInd w:w="-1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2"/>
        <w:gridCol w:w="10308"/>
      </w:tblGrid>
      <w:tr w:rsidR="00E41E25" w:rsidRPr="002F3D03" w:rsidDel="006A748D" w14:paraId="7E64DBDB" w14:textId="7BE71F77" w:rsidTr="002A29A8">
        <w:trPr>
          <w:trHeight w:val="260"/>
          <w:del w:id="894" w:author="Tam, Danny@Energy" w:date="2022-03-10T19:50:00Z"/>
        </w:trPr>
        <w:tc>
          <w:tcPr>
            <w:tcW w:w="11016" w:type="dxa"/>
            <w:gridSpan w:val="2"/>
          </w:tcPr>
          <w:p w14:paraId="7E64DBDA" w14:textId="5070367C" w:rsidR="00E41E25" w:rsidDel="006A748D" w:rsidRDefault="00AA5469" w:rsidP="00956EDC">
            <w:pPr>
              <w:keepNext/>
              <w:suppressAutoHyphens/>
              <w:rPr>
                <w:del w:id="895" w:author="Tam, Danny@Energy" w:date="2022-03-10T19:50:00Z"/>
                <w:rFonts w:ascii="Calibri" w:hAnsi="Calibri" w:cs="Calibri"/>
                <w:b/>
              </w:rPr>
            </w:pPr>
            <w:del w:id="896" w:author="Tam, Danny@Energy" w:date="2022-03-10T19:50:00Z">
              <w:r w:rsidDel="006A748D">
                <w:rPr>
                  <w:rFonts w:asciiTheme="minorHAnsi" w:hAnsiTheme="minorHAnsi"/>
                  <w:b/>
                </w:rPr>
                <w:delText>E</w:delText>
              </w:r>
              <w:r w:rsidR="00E41E25" w:rsidRPr="00746329" w:rsidDel="006A748D">
                <w:rPr>
                  <w:rFonts w:asciiTheme="minorHAnsi" w:hAnsiTheme="minorHAnsi"/>
                  <w:b/>
                </w:rPr>
                <w:delText xml:space="preserve">. </w:delText>
              </w:r>
              <w:r w:rsidR="002D7254" w:rsidDel="006A748D">
                <w:rPr>
                  <w:rFonts w:asciiTheme="minorHAnsi" w:hAnsiTheme="minorHAnsi"/>
                  <w:b/>
                </w:rPr>
                <w:delText>Mandatory Measures for Solar Water Heating Systems</w:delText>
              </w:r>
            </w:del>
          </w:p>
        </w:tc>
      </w:tr>
      <w:tr w:rsidR="00E41E25" w:rsidRPr="002F3D03" w:rsidDel="006A748D" w14:paraId="7E64DBDE" w14:textId="1C904710" w:rsidTr="002A29A8">
        <w:trPr>
          <w:trHeight w:val="512"/>
          <w:del w:id="897" w:author="Tam, Danny@Energy" w:date="2022-03-10T19:50:00Z"/>
        </w:trPr>
        <w:tc>
          <w:tcPr>
            <w:tcW w:w="484" w:type="dxa"/>
            <w:vAlign w:val="center"/>
          </w:tcPr>
          <w:p w14:paraId="7E64DBDC" w14:textId="1354D724" w:rsidR="00E41E25" w:rsidDel="006A748D" w:rsidRDefault="00E41E25" w:rsidP="00956EDC">
            <w:pPr>
              <w:keepNext/>
              <w:ind w:left="12" w:hanging="12"/>
              <w:jc w:val="center"/>
              <w:rPr>
                <w:del w:id="898" w:author="Tam, Danny@Energy" w:date="2022-03-10T19:50:00Z"/>
                <w:rFonts w:asciiTheme="minorHAnsi" w:hAnsiTheme="minorHAnsi"/>
              </w:rPr>
            </w:pPr>
            <w:del w:id="899" w:author="Tam, Danny@Energy" w:date="2022-03-10T19:50:00Z">
              <w:r w:rsidDel="006A748D">
                <w:rPr>
                  <w:rFonts w:asciiTheme="minorHAnsi" w:hAnsiTheme="minorHAnsi"/>
                </w:rPr>
                <w:delText>01</w:delText>
              </w:r>
            </w:del>
          </w:p>
        </w:tc>
        <w:tc>
          <w:tcPr>
            <w:tcW w:w="10532" w:type="dxa"/>
          </w:tcPr>
          <w:p w14:paraId="7E64DBDD" w14:textId="38227286" w:rsidR="00E41E25" w:rsidDel="006A748D" w:rsidRDefault="00E41E25" w:rsidP="00956EDC">
            <w:pPr>
              <w:keepNext/>
              <w:ind w:left="12" w:hanging="12"/>
              <w:rPr>
                <w:del w:id="900" w:author="Tam, Danny@Energy" w:date="2022-03-10T19:50:00Z"/>
                <w:rFonts w:asciiTheme="minorHAnsi" w:hAnsiTheme="minorHAnsi"/>
              </w:rPr>
            </w:pPr>
            <w:del w:id="901" w:author="Tam, Danny@Energy" w:date="2022-03-10T19:50:00Z">
              <w:r w:rsidRPr="00862D5D" w:rsidDel="006A748D">
                <w:rPr>
                  <w:rFonts w:ascii="Calibri" w:hAnsi="Calibri" w:cs="Calibri"/>
                </w:rPr>
                <w:delText>Backup storage tanks for solar water-heating systems have R-</w:delText>
              </w:r>
            </w:del>
            <w:ins w:id="902" w:author="Alhabibi, Haider@Energy" w:date="2021-10-25T22:09:00Z">
              <w:del w:id="903" w:author="Tam, Danny@Energy" w:date="2022-03-10T19:50:00Z">
                <w:r w:rsidR="009A51DD" w:rsidDel="006A748D">
                  <w:rPr>
                    <w:rFonts w:ascii="Calibri" w:hAnsi="Calibri" w:cs="Calibri"/>
                  </w:rPr>
                  <w:delText>3.5</w:delText>
                </w:r>
              </w:del>
            </w:ins>
            <w:del w:id="904" w:author="Tam, Danny@Energy" w:date="2022-03-10T19:50:00Z">
              <w:r w:rsidRPr="00862D5D" w:rsidDel="006A748D">
                <w:rPr>
                  <w:rFonts w:ascii="Calibri" w:hAnsi="Calibri" w:cs="Calibri"/>
                </w:rPr>
                <w:delText>12 external insulation</w:delText>
              </w:r>
              <w:r w:rsidR="00000B3B" w:rsidDel="006A748D">
                <w:rPr>
                  <w:rFonts w:ascii="Calibri" w:hAnsi="Calibri" w:cs="Calibri"/>
                </w:rPr>
                <w:delText>,</w:delText>
              </w:r>
              <w:r w:rsidRPr="00862D5D" w:rsidDel="006A748D">
                <w:rPr>
                  <w:rFonts w:ascii="Calibri" w:hAnsi="Calibri" w:cs="Calibri"/>
                </w:rPr>
                <w:delText xml:space="preserve"> or R-16 internal insulation where the internal insulation R-value indicated on the exterior of the tank. (§150.0(j)1B)</w:delText>
              </w:r>
              <w:r w:rsidDel="006A748D">
                <w:rPr>
                  <w:rFonts w:ascii="Calibri" w:hAnsi="Calibri" w:cs="Calibri"/>
                </w:rPr>
                <w:delText>.</w:delText>
              </w:r>
              <w:r w:rsidRPr="00862D5D" w:rsidDel="006A748D">
                <w:rPr>
                  <w:rFonts w:ascii="Calibri" w:hAnsi="Calibri" w:cs="Calibri"/>
                </w:rPr>
                <w:delText xml:space="preserve">  </w:delText>
              </w:r>
            </w:del>
          </w:p>
        </w:tc>
      </w:tr>
      <w:tr w:rsidR="00E41E25" w:rsidRPr="002F3D03" w:rsidDel="006A748D" w14:paraId="7E64DBE1" w14:textId="7B54183B" w:rsidTr="002A29A8">
        <w:trPr>
          <w:trHeight w:val="278"/>
          <w:del w:id="905" w:author="Tam, Danny@Energy" w:date="2022-03-10T19:50:00Z"/>
        </w:trPr>
        <w:tc>
          <w:tcPr>
            <w:tcW w:w="484" w:type="dxa"/>
            <w:vAlign w:val="center"/>
          </w:tcPr>
          <w:p w14:paraId="7E64DBDF" w14:textId="1AA8DDC7" w:rsidR="00E41E25" w:rsidRPr="004C4EAF" w:rsidDel="006A748D" w:rsidRDefault="00E41E25" w:rsidP="00956EDC">
            <w:pPr>
              <w:keepNext/>
              <w:ind w:left="317" w:hanging="317"/>
              <w:jc w:val="center"/>
              <w:rPr>
                <w:del w:id="906" w:author="Tam, Danny@Energy" w:date="2022-03-10T19:50:00Z"/>
                <w:rFonts w:ascii="Calibri" w:hAnsi="Calibri" w:cs="Calibri"/>
              </w:rPr>
            </w:pPr>
            <w:del w:id="907" w:author="Tam, Danny@Energy" w:date="2022-03-10T19:50:00Z">
              <w:r w:rsidRPr="004C4EAF" w:rsidDel="006A748D">
                <w:rPr>
                  <w:rFonts w:ascii="Calibri" w:hAnsi="Calibri" w:cs="Calibri"/>
                </w:rPr>
                <w:delText>02</w:delText>
              </w:r>
            </w:del>
          </w:p>
        </w:tc>
        <w:tc>
          <w:tcPr>
            <w:tcW w:w="10532" w:type="dxa"/>
          </w:tcPr>
          <w:p w14:paraId="7E64DBE0" w14:textId="310DD93F" w:rsidR="00E41E25" w:rsidDel="006A748D" w:rsidRDefault="00E41E25" w:rsidP="00956EDC">
            <w:pPr>
              <w:keepNext/>
              <w:ind w:left="317" w:hanging="317"/>
              <w:rPr>
                <w:del w:id="908" w:author="Tam, Danny@Energy" w:date="2022-03-10T19:50:00Z"/>
                <w:rFonts w:ascii="Calibri" w:hAnsi="Calibri" w:cs="Calibri"/>
                <w:b/>
              </w:rPr>
            </w:pPr>
            <w:del w:id="909" w:author="Tam, Danny@Energy" w:date="2022-03-10T19:50:00Z">
              <w:r w:rsidRPr="00862D5D" w:rsidDel="006A748D">
                <w:rPr>
                  <w:rFonts w:ascii="Calibri" w:hAnsi="Calibri" w:cs="Calibri"/>
                </w:rPr>
                <w:delText xml:space="preserve">All domestic hot water piping (including solar) shall be </w:delText>
              </w:r>
              <w:r w:rsidDel="006A748D">
                <w:rPr>
                  <w:rFonts w:ascii="Calibri" w:hAnsi="Calibri" w:cs="Calibri"/>
                </w:rPr>
                <w:delText>i</w:delText>
              </w:r>
              <w:r w:rsidRPr="00862D5D" w:rsidDel="006A748D">
                <w:rPr>
                  <w:rFonts w:ascii="Calibri" w:hAnsi="Calibri" w:cs="Calibri"/>
                </w:rPr>
                <w:delText>nsulated (§150(j)2A)</w:delText>
              </w:r>
            </w:del>
          </w:p>
        </w:tc>
      </w:tr>
      <w:tr w:rsidR="00E41E25" w:rsidRPr="002F3D03" w:rsidDel="006A748D" w14:paraId="7E64DBE4" w14:textId="3284EBFD" w:rsidTr="002A29A8">
        <w:trPr>
          <w:trHeight w:val="242"/>
          <w:del w:id="910" w:author="Tam, Danny@Energy" w:date="2022-03-10T19:50:00Z"/>
        </w:trPr>
        <w:tc>
          <w:tcPr>
            <w:tcW w:w="484" w:type="dxa"/>
            <w:vAlign w:val="center"/>
          </w:tcPr>
          <w:p w14:paraId="7E64DBE2" w14:textId="00926B00" w:rsidR="00E41E25" w:rsidRPr="003E02EC" w:rsidDel="006A748D" w:rsidRDefault="00E41E25" w:rsidP="00956EDC">
            <w:pPr>
              <w:keepNext/>
              <w:ind w:left="317" w:hanging="317"/>
              <w:jc w:val="center"/>
              <w:rPr>
                <w:del w:id="911" w:author="Tam, Danny@Energy" w:date="2022-03-10T19:50:00Z"/>
                <w:rFonts w:ascii="Calibri" w:hAnsi="Calibri" w:cs="Calibri"/>
              </w:rPr>
            </w:pPr>
            <w:del w:id="912" w:author="Tam, Danny@Energy" w:date="2022-03-10T19:50:00Z">
              <w:r w:rsidRPr="003E02EC" w:rsidDel="006A748D">
                <w:rPr>
                  <w:rFonts w:ascii="Calibri" w:hAnsi="Calibri" w:cs="Calibri"/>
                </w:rPr>
                <w:delText>03</w:delText>
              </w:r>
            </w:del>
          </w:p>
        </w:tc>
        <w:tc>
          <w:tcPr>
            <w:tcW w:w="10532" w:type="dxa"/>
          </w:tcPr>
          <w:p w14:paraId="7E64DBE3" w14:textId="7286A56B" w:rsidR="00E41E25" w:rsidDel="006A748D" w:rsidRDefault="00E41E25" w:rsidP="00E41E25">
            <w:pPr>
              <w:keepNext/>
              <w:rPr>
                <w:del w:id="913" w:author="Tam, Danny@Energy" w:date="2022-03-10T19:50:00Z"/>
                <w:rFonts w:ascii="Calibri" w:hAnsi="Calibri" w:cs="Calibri"/>
                <w:b/>
              </w:rPr>
            </w:pPr>
            <w:del w:id="914" w:author="Tam, Danny@Energy" w:date="2022-03-10T19:50:00Z">
              <w:r w:rsidRPr="00862D5D" w:rsidDel="006A748D">
                <w:rPr>
                  <w:rFonts w:ascii="Calibri" w:hAnsi="Calibri" w:cs="Calibri"/>
                </w:rPr>
                <w:delText>Solar water-heating system and/or</w:delText>
              </w:r>
              <w:r w:rsidR="00000B3B" w:rsidDel="006A748D">
                <w:rPr>
                  <w:rFonts w:ascii="Calibri" w:hAnsi="Calibri" w:cs="Calibri"/>
                </w:rPr>
                <w:delText xml:space="preserve"> </w:delText>
              </w:r>
              <w:r w:rsidRPr="00862D5D" w:rsidDel="006A748D">
                <w:rPr>
                  <w:rFonts w:ascii="Calibri" w:hAnsi="Calibri" w:cs="Calibri"/>
                </w:rPr>
                <w:delText>collectors are certified by the Solar Rating and Certification Corporation. (§150.0(n))</w:delText>
              </w:r>
              <w:r w:rsidDel="006A748D">
                <w:rPr>
                  <w:rFonts w:ascii="Calibri" w:hAnsi="Calibri" w:cs="Calibri"/>
                </w:rPr>
                <w:delText>.</w:delText>
              </w:r>
            </w:del>
          </w:p>
        </w:tc>
      </w:tr>
      <w:tr w:rsidR="000D4D8A" w:rsidRPr="002F3D03" w:rsidDel="006A748D" w14:paraId="7E64DBE6" w14:textId="3A0979BE" w:rsidTr="002A29A8">
        <w:trPr>
          <w:trHeight w:val="158"/>
          <w:del w:id="915" w:author="Tam, Danny@Energy" w:date="2022-03-10T19:50:00Z"/>
        </w:trPr>
        <w:tc>
          <w:tcPr>
            <w:tcW w:w="11016" w:type="dxa"/>
            <w:gridSpan w:val="2"/>
          </w:tcPr>
          <w:p w14:paraId="7E64DBE5" w14:textId="24570938" w:rsidR="000D4D8A" w:rsidRPr="002F3D03" w:rsidDel="006A748D" w:rsidRDefault="000D4D8A" w:rsidP="00956EDC">
            <w:pPr>
              <w:spacing w:line="276" w:lineRule="auto"/>
              <w:rPr>
                <w:del w:id="916" w:author="Tam, Danny@Energy" w:date="2022-03-10T19:50:00Z"/>
                <w:rFonts w:asciiTheme="minorHAnsi" w:hAnsiTheme="minorHAnsi"/>
              </w:rPr>
            </w:pPr>
            <w:del w:id="917" w:author="Tam, Danny@Energy" w:date="2022-03-10T19:50:00Z">
              <w:r w:rsidRPr="000D4D8A" w:rsidDel="006A748D">
                <w:rPr>
                  <w:rFonts w:ascii="Calibri" w:eastAsia="Calibri" w:hAnsi="Calibri"/>
                  <w:b/>
                  <w:sz w:val="18"/>
                  <w:szCs w:val="18"/>
                </w:rPr>
                <w:delText xml:space="preserve">The responsible person’s signature on this compliance document affirms that all applicable requirements in this table have been met. </w:delText>
              </w:r>
            </w:del>
          </w:p>
        </w:tc>
      </w:tr>
    </w:tbl>
    <w:p w14:paraId="19172D5E" w14:textId="0E53C17F" w:rsidR="00F469B6" w:rsidRDefault="00F469B6"/>
    <w:p w14:paraId="3E32E294" w14:textId="77777777" w:rsidR="00F469B6" w:rsidRDefault="00F469B6">
      <w:r>
        <w:br w:type="page"/>
      </w:r>
    </w:p>
    <w:p w14:paraId="05439FBD" w14:textId="77777777" w:rsidR="00F469B6" w:rsidRDefault="00F469B6"/>
    <w:tbl>
      <w:tblPr>
        <w:tblW w:w="5000" w:type="pct"/>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86" w:type="dxa"/>
          <w:right w:w="86" w:type="dxa"/>
        </w:tblCellMar>
        <w:tblLook w:val="0000" w:firstRow="0" w:lastRow="0" w:firstColumn="0" w:lastColumn="0" w:noHBand="0" w:noVBand="0"/>
      </w:tblPr>
      <w:tblGrid>
        <w:gridCol w:w="5169"/>
        <w:gridCol w:w="265"/>
        <w:gridCol w:w="2486"/>
        <w:gridCol w:w="2870"/>
      </w:tblGrid>
      <w:tr w:rsidR="000A6006" w:rsidRPr="000A6006" w14:paraId="7E64DBEA" w14:textId="77777777" w:rsidTr="00C453CA">
        <w:trPr>
          <w:trHeight w:val="206"/>
        </w:trPr>
        <w:tc>
          <w:tcPr>
            <w:tcW w:w="10972" w:type="dxa"/>
            <w:gridSpan w:val="4"/>
            <w:vAlign w:val="center"/>
          </w:tcPr>
          <w:p w14:paraId="7E64DBE9" w14:textId="67535107" w:rsidR="000A6006" w:rsidRPr="000A6006" w:rsidRDefault="000A6006" w:rsidP="000A6006">
            <w:pPr>
              <w:rPr>
                <w:rFonts w:asciiTheme="minorHAnsi" w:hAnsiTheme="minorHAnsi"/>
                <w:b/>
              </w:rPr>
            </w:pPr>
            <w:r w:rsidRPr="000A6006">
              <w:rPr>
                <w:rFonts w:asciiTheme="minorHAnsi" w:hAnsiTheme="minorHAnsi"/>
                <w:b/>
              </w:rPr>
              <w:t>Documentation Author's Declaration Statement</w:t>
            </w:r>
          </w:p>
        </w:tc>
      </w:tr>
      <w:tr w:rsidR="000A6006" w:rsidRPr="000A6006" w14:paraId="7E64DBEC" w14:textId="77777777" w:rsidTr="00C453CA">
        <w:trPr>
          <w:trHeight w:hRule="exact" w:val="352"/>
        </w:trPr>
        <w:tc>
          <w:tcPr>
            <w:tcW w:w="10972" w:type="dxa"/>
            <w:gridSpan w:val="4"/>
            <w:vAlign w:val="center"/>
          </w:tcPr>
          <w:p w14:paraId="7E64DBEB" w14:textId="77777777" w:rsidR="000A6006" w:rsidRPr="000A6006" w:rsidRDefault="000A6006" w:rsidP="000A6006">
            <w:pPr>
              <w:numPr>
                <w:ilvl w:val="0"/>
                <w:numId w:val="43"/>
              </w:numPr>
              <w:rPr>
                <w:rFonts w:asciiTheme="minorHAnsi" w:hAnsiTheme="minorHAnsi"/>
              </w:rPr>
            </w:pPr>
            <w:r w:rsidRPr="000A6006">
              <w:rPr>
                <w:rFonts w:asciiTheme="minorHAnsi" w:hAnsiTheme="minorHAnsi"/>
              </w:rPr>
              <w:t>I certify that this Certificate of Installation documentation is accurate and complete.</w:t>
            </w:r>
          </w:p>
        </w:tc>
      </w:tr>
      <w:tr w:rsidR="000A6006" w:rsidRPr="000A6006" w14:paraId="7E64DBEF" w14:textId="77777777" w:rsidTr="00C453CA">
        <w:trPr>
          <w:trHeight w:val="360"/>
        </w:trPr>
        <w:tc>
          <w:tcPr>
            <w:tcW w:w="5528" w:type="dxa"/>
            <w:gridSpan w:val="2"/>
          </w:tcPr>
          <w:p w14:paraId="7E64DBED" w14:textId="77777777" w:rsidR="000A6006" w:rsidRPr="002D7254" w:rsidRDefault="000A6006" w:rsidP="000A6006">
            <w:pPr>
              <w:rPr>
                <w:rFonts w:asciiTheme="minorHAnsi" w:hAnsiTheme="minorHAnsi"/>
                <w:sz w:val="14"/>
              </w:rPr>
            </w:pPr>
            <w:r w:rsidRPr="002D7254">
              <w:rPr>
                <w:rFonts w:asciiTheme="minorHAnsi" w:hAnsiTheme="minorHAnsi"/>
                <w:sz w:val="14"/>
              </w:rPr>
              <w:t>Documentation Author Name:</w:t>
            </w:r>
          </w:p>
        </w:tc>
        <w:tc>
          <w:tcPr>
            <w:tcW w:w="5444" w:type="dxa"/>
            <w:gridSpan w:val="2"/>
          </w:tcPr>
          <w:p w14:paraId="7E64DBEE" w14:textId="77777777" w:rsidR="000A6006" w:rsidRPr="002D7254" w:rsidRDefault="000A6006" w:rsidP="000A6006">
            <w:pPr>
              <w:rPr>
                <w:rFonts w:asciiTheme="minorHAnsi" w:hAnsiTheme="minorHAnsi"/>
                <w:sz w:val="14"/>
              </w:rPr>
            </w:pPr>
            <w:r w:rsidRPr="002D7254">
              <w:rPr>
                <w:rFonts w:asciiTheme="minorHAnsi" w:hAnsiTheme="minorHAnsi"/>
                <w:sz w:val="14"/>
              </w:rPr>
              <w:t>Documentation Author Signature:</w:t>
            </w:r>
          </w:p>
        </w:tc>
      </w:tr>
      <w:tr w:rsidR="000A6006" w:rsidRPr="000A6006" w14:paraId="7E64DBF2" w14:textId="77777777" w:rsidTr="00C453CA">
        <w:trPr>
          <w:trHeight w:val="360"/>
        </w:trPr>
        <w:tc>
          <w:tcPr>
            <w:tcW w:w="5528" w:type="dxa"/>
            <w:gridSpan w:val="2"/>
          </w:tcPr>
          <w:p w14:paraId="7E64DBF0" w14:textId="77777777" w:rsidR="000A6006" w:rsidRPr="002D7254" w:rsidRDefault="000A6006" w:rsidP="000A6006">
            <w:pPr>
              <w:rPr>
                <w:rFonts w:asciiTheme="minorHAnsi" w:hAnsiTheme="minorHAnsi"/>
                <w:sz w:val="14"/>
              </w:rPr>
            </w:pPr>
            <w:r w:rsidRPr="002D7254">
              <w:rPr>
                <w:rFonts w:asciiTheme="minorHAnsi" w:hAnsiTheme="minorHAnsi"/>
                <w:sz w:val="14"/>
              </w:rPr>
              <w:t>Documentation Author Company Name:</w:t>
            </w:r>
          </w:p>
        </w:tc>
        <w:tc>
          <w:tcPr>
            <w:tcW w:w="5444" w:type="dxa"/>
            <w:gridSpan w:val="2"/>
          </w:tcPr>
          <w:p w14:paraId="7E64DBF1" w14:textId="77777777" w:rsidR="000A6006" w:rsidRPr="002D7254" w:rsidRDefault="000A6006" w:rsidP="000A6006">
            <w:pPr>
              <w:rPr>
                <w:rFonts w:asciiTheme="minorHAnsi" w:hAnsiTheme="minorHAnsi"/>
                <w:sz w:val="14"/>
              </w:rPr>
            </w:pPr>
            <w:r w:rsidRPr="002D7254">
              <w:rPr>
                <w:rFonts w:asciiTheme="minorHAnsi" w:hAnsiTheme="minorHAnsi"/>
                <w:sz w:val="14"/>
              </w:rPr>
              <w:t>Date Signed:</w:t>
            </w:r>
          </w:p>
        </w:tc>
      </w:tr>
      <w:tr w:rsidR="000A6006" w:rsidRPr="000A6006" w14:paraId="7E64DBF5" w14:textId="77777777" w:rsidTr="00C453CA">
        <w:trPr>
          <w:trHeight w:val="360"/>
        </w:trPr>
        <w:tc>
          <w:tcPr>
            <w:tcW w:w="5528" w:type="dxa"/>
            <w:gridSpan w:val="2"/>
          </w:tcPr>
          <w:p w14:paraId="7E64DBF3" w14:textId="77777777" w:rsidR="000A6006" w:rsidRPr="002D7254" w:rsidRDefault="000A6006" w:rsidP="000A6006">
            <w:pPr>
              <w:rPr>
                <w:rFonts w:asciiTheme="minorHAnsi" w:hAnsiTheme="minorHAnsi"/>
                <w:sz w:val="14"/>
              </w:rPr>
            </w:pPr>
            <w:r w:rsidRPr="002D7254">
              <w:rPr>
                <w:rFonts w:asciiTheme="minorHAnsi" w:hAnsiTheme="minorHAnsi"/>
                <w:sz w:val="14"/>
              </w:rPr>
              <w:t>Address:</w:t>
            </w:r>
          </w:p>
        </w:tc>
        <w:tc>
          <w:tcPr>
            <w:tcW w:w="5444" w:type="dxa"/>
            <w:gridSpan w:val="2"/>
          </w:tcPr>
          <w:p w14:paraId="7E64DBF4" w14:textId="4A3C2CFF" w:rsidR="000A6006" w:rsidRPr="002D7254" w:rsidRDefault="000A6006" w:rsidP="000A6006">
            <w:pPr>
              <w:rPr>
                <w:rFonts w:asciiTheme="minorHAnsi" w:hAnsiTheme="minorHAnsi"/>
                <w:sz w:val="14"/>
              </w:rPr>
            </w:pPr>
            <w:r w:rsidRPr="002D7254">
              <w:rPr>
                <w:rFonts w:asciiTheme="minorHAnsi" w:hAnsiTheme="minorHAnsi"/>
                <w:sz w:val="14"/>
              </w:rPr>
              <w:t>CEA/HERS Certification Identification (</w:t>
            </w:r>
            <w:r w:rsidR="002D7254" w:rsidRPr="002D7254">
              <w:rPr>
                <w:rFonts w:asciiTheme="minorHAnsi" w:hAnsiTheme="minorHAnsi"/>
                <w:sz w:val="14"/>
              </w:rPr>
              <w:t>i</w:t>
            </w:r>
            <w:r w:rsidRPr="002D7254">
              <w:rPr>
                <w:rFonts w:asciiTheme="minorHAnsi" w:hAnsiTheme="minorHAnsi"/>
                <w:sz w:val="14"/>
              </w:rPr>
              <w:t>f applicable):</w:t>
            </w:r>
          </w:p>
        </w:tc>
      </w:tr>
      <w:tr w:rsidR="000A6006" w:rsidRPr="000A6006" w14:paraId="7E64DBF8" w14:textId="77777777" w:rsidTr="00C453CA">
        <w:trPr>
          <w:trHeight w:val="360"/>
        </w:trPr>
        <w:tc>
          <w:tcPr>
            <w:tcW w:w="5528" w:type="dxa"/>
            <w:gridSpan w:val="2"/>
          </w:tcPr>
          <w:p w14:paraId="7E64DBF6" w14:textId="77777777" w:rsidR="000A6006" w:rsidRPr="002D7254" w:rsidRDefault="000A6006" w:rsidP="000A6006">
            <w:pPr>
              <w:rPr>
                <w:rFonts w:asciiTheme="minorHAnsi" w:hAnsiTheme="minorHAnsi"/>
                <w:sz w:val="14"/>
              </w:rPr>
            </w:pPr>
            <w:r w:rsidRPr="002D7254">
              <w:rPr>
                <w:rFonts w:asciiTheme="minorHAnsi" w:hAnsiTheme="minorHAnsi"/>
                <w:sz w:val="14"/>
              </w:rPr>
              <w:t>City/State/Zip:</w:t>
            </w:r>
          </w:p>
        </w:tc>
        <w:tc>
          <w:tcPr>
            <w:tcW w:w="5444" w:type="dxa"/>
            <w:gridSpan w:val="2"/>
          </w:tcPr>
          <w:p w14:paraId="7E64DBF7" w14:textId="77777777" w:rsidR="000A6006" w:rsidRPr="002D7254" w:rsidRDefault="000A6006" w:rsidP="000A6006">
            <w:pPr>
              <w:rPr>
                <w:rFonts w:asciiTheme="minorHAnsi" w:hAnsiTheme="minorHAnsi"/>
                <w:sz w:val="14"/>
              </w:rPr>
            </w:pPr>
            <w:r w:rsidRPr="002D7254">
              <w:rPr>
                <w:rFonts w:asciiTheme="minorHAnsi" w:hAnsiTheme="minorHAnsi"/>
                <w:sz w:val="14"/>
              </w:rPr>
              <w:t>Phone:</w:t>
            </w:r>
          </w:p>
        </w:tc>
      </w:tr>
      <w:tr w:rsidR="000A6006" w:rsidRPr="000A6006" w14:paraId="7E64DBFA" w14:textId="77777777" w:rsidTr="00C453CA">
        <w:tblPrEx>
          <w:tblCellMar>
            <w:left w:w="115" w:type="dxa"/>
            <w:right w:w="115" w:type="dxa"/>
          </w:tblCellMar>
        </w:tblPrEx>
        <w:trPr>
          <w:trHeight w:val="296"/>
        </w:trPr>
        <w:tc>
          <w:tcPr>
            <w:tcW w:w="10972" w:type="dxa"/>
            <w:gridSpan w:val="4"/>
            <w:vAlign w:val="center"/>
          </w:tcPr>
          <w:p w14:paraId="7E64DBF9" w14:textId="77777777" w:rsidR="000A6006" w:rsidRPr="000A6006" w:rsidRDefault="000A6006" w:rsidP="000A6006">
            <w:pPr>
              <w:rPr>
                <w:rFonts w:asciiTheme="minorHAnsi" w:hAnsiTheme="minorHAnsi"/>
              </w:rPr>
            </w:pPr>
            <w:r w:rsidRPr="000A6006">
              <w:rPr>
                <w:rFonts w:asciiTheme="minorHAnsi" w:hAnsiTheme="minorHAnsi"/>
                <w:b/>
              </w:rPr>
              <w:t>Responsible Person's Declaration statement</w:t>
            </w:r>
          </w:p>
        </w:tc>
      </w:tr>
      <w:tr w:rsidR="000A6006" w:rsidRPr="000A6006" w14:paraId="7E64DC01" w14:textId="77777777" w:rsidTr="00C453CA">
        <w:tblPrEx>
          <w:tblCellMar>
            <w:left w:w="115" w:type="dxa"/>
            <w:right w:w="115" w:type="dxa"/>
          </w:tblCellMar>
        </w:tblPrEx>
        <w:trPr>
          <w:trHeight w:val="504"/>
        </w:trPr>
        <w:tc>
          <w:tcPr>
            <w:tcW w:w="10972" w:type="dxa"/>
            <w:gridSpan w:val="4"/>
          </w:tcPr>
          <w:p w14:paraId="0C0CCBE9" w14:textId="77777777" w:rsidR="00161F98" w:rsidRDefault="00161F98" w:rsidP="00161F98">
            <w:pPr>
              <w:pStyle w:val="Heading3"/>
              <w:numPr>
                <w:ilvl w:val="0"/>
                <w:numId w:val="0"/>
              </w:numPr>
              <w:spacing w:before="60"/>
              <w:ind w:right="86"/>
              <w:rPr>
                <w:rFonts w:asciiTheme="minorHAnsi" w:hAnsiTheme="minorHAnsi"/>
                <w:sz w:val="18"/>
              </w:rPr>
            </w:pPr>
            <w:r>
              <w:rPr>
                <w:rFonts w:asciiTheme="minorHAnsi" w:hAnsiTheme="minorHAnsi"/>
                <w:sz w:val="18"/>
              </w:rPr>
              <w:t xml:space="preserve">I certify the following under penalty of perjury, under the laws of the State of California: </w:t>
            </w:r>
          </w:p>
          <w:p w14:paraId="61F771F3" w14:textId="77777777" w:rsidR="00161F98" w:rsidRDefault="00161F98" w:rsidP="00161F98">
            <w:pPr>
              <w:pStyle w:val="Heading3"/>
              <w:numPr>
                <w:ilvl w:val="0"/>
                <w:numId w:val="47"/>
              </w:numPr>
              <w:spacing w:before="0"/>
              <w:ind w:right="90"/>
              <w:rPr>
                <w:rFonts w:asciiTheme="minorHAnsi" w:hAnsiTheme="minorHAnsi"/>
                <w:color w:val="4F81BD" w:themeColor="accent1"/>
                <w:sz w:val="18"/>
              </w:rPr>
            </w:pPr>
            <w:r>
              <w:rPr>
                <w:rFonts w:asciiTheme="minorHAnsi" w:hAnsiTheme="minorHAnsi"/>
                <w:sz w:val="18"/>
              </w:rPr>
              <w:t xml:space="preserve">The information provided on this Certificate of Installation is true and correct. </w:t>
            </w:r>
          </w:p>
          <w:p w14:paraId="6CDB5BFB" w14:textId="77777777" w:rsidR="00161F98" w:rsidRDefault="00161F98" w:rsidP="00161F98">
            <w:pPr>
              <w:keepNext/>
              <w:widowControl w:val="0"/>
              <w:numPr>
                <w:ilvl w:val="0"/>
                <w:numId w:val="47"/>
              </w:numPr>
              <w:ind w:right="90"/>
              <w:rPr>
                <w:rFonts w:asciiTheme="minorHAnsi" w:hAnsiTheme="minorHAnsi"/>
                <w:sz w:val="18"/>
              </w:rPr>
            </w:pPr>
            <w:r>
              <w:rPr>
                <w:rFonts w:asciiTheme="minorHAnsi" w:hAnsiTheme="minorHAnsi"/>
                <w:snapToGrid w:val="0"/>
                <w:sz w:val="18"/>
              </w:rPr>
              <w:t xml:space="preserve">I am either: a) a responsible person eligible under Division 3 of the Business and Professions Code </w:t>
            </w:r>
            <w:r>
              <w:rPr>
                <w:rFonts w:asciiTheme="minorHAnsi" w:hAnsiTheme="minorHAnsi"/>
                <w:sz w:val="18"/>
              </w:rPr>
              <w:t xml:space="preserve">in the applicable classification to accept responsibility for the system design, construction, or installation </w:t>
            </w:r>
            <w:r>
              <w:rPr>
                <w:rFonts w:asciiTheme="minorHAnsi" w:hAnsiTheme="minorHAnsi"/>
                <w:snapToGrid w:val="0"/>
                <w:sz w:val="18"/>
              </w:rPr>
              <w:t xml:space="preserve">of features, materials, components, or manufactured devices </w:t>
            </w:r>
            <w:r>
              <w:rPr>
                <w:rFonts w:asciiTheme="minorHAnsi" w:hAnsiTheme="minorHAnsi"/>
                <w:sz w:val="18"/>
              </w:rPr>
              <w:t xml:space="preserve">for the scope of work identified on this Certificate of Installation, </w:t>
            </w:r>
            <w:r>
              <w:rPr>
                <w:rFonts w:asciiTheme="minorHAnsi" w:hAnsiTheme="minorHAnsi"/>
                <w:snapToGrid w:val="0"/>
                <w:sz w:val="18"/>
              </w:rPr>
              <w:t>and attest to the declarations in this statement</w:t>
            </w:r>
            <w:r>
              <w:rPr>
                <w:rFonts w:asciiTheme="minorHAnsi" w:hAnsiTheme="minorHAnsi"/>
                <w:sz w:val="18"/>
              </w:rPr>
              <w:t>, or b) I am an authorized representative of the responsible person and attest to the declarations in this statement on the responsible person’s behalf.</w:t>
            </w:r>
          </w:p>
          <w:p w14:paraId="36648AD2" w14:textId="77777777" w:rsidR="00161F98" w:rsidRDefault="00161F98" w:rsidP="00161F98">
            <w:pPr>
              <w:pStyle w:val="ListParagraph"/>
              <w:keepNext/>
              <w:numPr>
                <w:ilvl w:val="0"/>
                <w:numId w:val="47"/>
              </w:numPr>
              <w:autoSpaceDE w:val="0"/>
              <w:autoSpaceDN w:val="0"/>
              <w:adjustRightInd w:val="0"/>
              <w:ind w:right="90"/>
              <w:rPr>
                <w:rFonts w:asciiTheme="minorHAnsi" w:hAnsiTheme="minorHAnsi"/>
                <w:sz w:val="18"/>
                <w:szCs w:val="22"/>
              </w:rPr>
            </w:pPr>
            <w:r>
              <w:rPr>
                <w:rFonts w:asciiTheme="minorHAnsi" w:hAnsiTheme="minorHAnsi"/>
                <w:sz w:val="18"/>
                <w:szCs w:val="22"/>
              </w:rPr>
              <w:t xml:space="preserve">The constructed or installed features, materials, </w:t>
            </w:r>
            <w:proofErr w:type="gramStart"/>
            <w:r>
              <w:rPr>
                <w:rFonts w:asciiTheme="minorHAnsi" w:hAnsiTheme="minorHAnsi"/>
                <w:sz w:val="18"/>
                <w:szCs w:val="22"/>
              </w:rPr>
              <w:t>components</w:t>
            </w:r>
            <w:proofErr w:type="gramEnd"/>
            <w:r>
              <w:rPr>
                <w:rFonts w:asciiTheme="minorHAnsi" w:hAnsiTheme="minorHAnsi"/>
                <w:sz w:val="18"/>
                <w:szCs w:val="22"/>
              </w:rPr>
              <w:t xml:space="preserve"> or manufactured devices (the installation) identified on this Certificate of Installation conforms to all applicable codes and regulations and the installation conforms to the requirements given on the Certificate of Compliance, plans, and specifications approved by the enforcement agency.</w:t>
            </w:r>
          </w:p>
          <w:p w14:paraId="7E64DC00" w14:textId="46209532" w:rsidR="000A6006" w:rsidRPr="000A6006" w:rsidRDefault="00161F98" w:rsidP="00161F98">
            <w:pPr>
              <w:numPr>
                <w:ilvl w:val="0"/>
                <w:numId w:val="47"/>
              </w:numPr>
              <w:rPr>
                <w:rFonts w:asciiTheme="minorHAnsi" w:hAnsiTheme="minorHAnsi"/>
              </w:rPr>
            </w:pPr>
            <w:r>
              <w:rPr>
                <w:rFonts w:asciiTheme="minorHAnsi" w:hAnsiTheme="minorHAnsi"/>
                <w:sz w:val="18"/>
              </w:rPr>
              <w:t xml:space="preserve">I will ensure that a registered copy of this Certificate of Installation shall be posted or made available with the building permit(s) issued for the </w:t>
            </w:r>
            <w:proofErr w:type="gramStart"/>
            <w:r>
              <w:rPr>
                <w:rFonts w:asciiTheme="minorHAnsi" w:hAnsiTheme="minorHAnsi"/>
                <w:sz w:val="18"/>
              </w:rPr>
              <w:t>building, and</w:t>
            </w:r>
            <w:proofErr w:type="gramEnd"/>
            <w:r>
              <w:rPr>
                <w:rFonts w:asciiTheme="minorHAnsi" w:hAnsiTheme="minorHAnsi"/>
                <w:sz w:val="18"/>
              </w:rPr>
              <w:t xml:space="preserve"> made available to the enforcement agency for all applicable inspections. I understand that a registered copy of this Certificate of Installation is required to be included with the documentation the builder provides to the building owner at occupancy.</w:t>
            </w:r>
          </w:p>
        </w:tc>
      </w:tr>
      <w:tr w:rsidR="000A6006" w:rsidRPr="000A6006" w14:paraId="7E64DC04" w14:textId="77777777" w:rsidTr="00C453CA">
        <w:tblPrEx>
          <w:tblCellMar>
            <w:left w:w="108" w:type="dxa"/>
            <w:right w:w="108" w:type="dxa"/>
          </w:tblCellMar>
        </w:tblPrEx>
        <w:trPr>
          <w:trHeight w:val="360"/>
        </w:trPr>
        <w:tc>
          <w:tcPr>
            <w:tcW w:w="5258" w:type="dxa"/>
          </w:tcPr>
          <w:p w14:paraId="7E64DC02" w14:textId="77777777" w:rsidR="000A6006" w:rsidRPr="002D7254" w:rsidRDefault="000A6006" w:rsidP="000A6006">
            <w:pPr>
              <w:rPr>
                <w:rFonts w:asciiTheme="minorHAnsi" w:hAnsiTheme="minorHAnsi"/>
                <w:sz w:val="14"/>
              </w:rPr>
            </w:pPr>
            <w:r w:rsidRPr="002D7254">
              <w:rPr>
                <w:rFonts w:asciiTheme="minorHAnsi" w:hAnsiTheme="minorHAnsi"/>
                <w:sz w:val="14"/>
              </w:rPr>
              <w:t>Responsible Builder/Installer Name:</w:t>
            </w:r>
          </w:p>
        </w:tc>
        <w:tc>
          <w:tcPr>
            <w:tcW w:w="5714" w:type="dxa"/>
            <w:gridSpan w:val="3"/>
          </w:tcPr>
          <w:p w14:paraId="7E64DC03" w14:textId="77777777" w:rsidR="000A6006" w:rsidRPr="002D7254" w:rsidRDefault="000A6006" w:rsidP="000A6006">
            <w:pPr>
              <w:rPr>
                <w:rFonts w:asciiTheme="minorHAnsi" w:hAnsiTheme="minorHAnsi"/>
                <w:sz w:val="14"/>
              </w:rPr>
            </w:pPr>
            <w:r w:rsidRPr="002D7254">
              <w:rPr>
                <w:rFonts w:asciiTheme="minorHAnsi" w:hAnsiTheme="minorHAnsi"/>
                <w:sz w:val="14"/>
              </w:rPr>
              <w:t>Responsible Builder/Installer Signature:</w:t>
            </w:r>
          </w:p>
        </w:tc>
      </w:tr>
      <w:tr w:rsidR="000A6006" w:rsidRPr="000A6006" w14:paraId="7E64DC07" w14:textId="77777777" w:rsidTr="00C453CA">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C05" w14:textId="0197042A" w:rsidR="000A6006" w:rsidRPr="002D7254" w:rsidRDefault="000A6006" w:rsidP="000A6006">
            <w:pPr>
              <w:rPr>
                <w:rFonts w:asciiTheme="minorHAnsi" w:hAnsiTheme="minorHAnsi"/>
                <w:sz w:val="14"/>
              </w:rPr>
            </w:pPr>
            <w:r w:rsidRPr="002D7254">
              <w:rPr>
                <w:rFonts w:asciiTheme="minorHAnsi" w:hAnsiTheme="minorHAnsi"/>
                <w:sz w:val="14"/>
              </w:rPr>
              <w:t>Company Name: (Installing Subcontractor or General Contractor or Builder/Owner)</w:t>
            </w:r>
          </w:p>
        </w:tc>
        <w:tc>
          <w:tcPr>
            <w:tcW w:w="5714" w:type="dxa"/>
            <w:gridSpan w:val="3"/>
            <w:tcBorders>
              <w:top w:val="single" w:sz="4" w:space="0" w:color="auto"/>
              <w:left w:val="single" w:sz="4" w:space="0" w:color="auto"/>
              <w:bottom w:val="single" w:sz="4" w:space="0" w:color="auto"/>
              <w:right w:val="single" w:sz="4" w:space="0" w:color="auto"/>
            </w:tcBorders>
          </w:tcPr>
          <w:p w14:paraId="7E64DC06" w14:textId="77777777" w:rsidR="000A6006" w:rsidRPr="002D7254" w:rsidRDefault="000A6006" w:rsidP="000A6006">
            <w:pPr>
              <w:rPr>
                <w:rFonts w:asciiTheme="minorHAnsi" w:hAnsiTheme="minorHAnsi"/>
                <w:sz w:val="14"/>
              </w:rPr>
            </w:pPr>
            <w:r w:rsidRPr="002D7254">
              <w:rPr>
                <w:rFonts w:asciiTheme="minorHAnsi" w:hAnsiTheme="minorHAnsi"/>
                <w:sz w:val="14"/>
              </w:rPr>
              <w:t>Position With Company (Title):</w:t>
            </w:r>
          </w:p>
        </w:tc>
      </w:tr>
      <w:tr w:rsidR="000A6006" w:rsidRPr="000A6006" w14:paraId="7E64DC0A" w14:textId="77777777" w:rsidTr="00C453CA">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C08" w14:textId="77777777" w:rsidR="000A6006" w:rsidRPr="002D7254" w:rsidRDefault="000A6006" w:rsidP="000A6006">
            <w:pPr>
              <w:rPr>
                <w:rFonts w:asciiTheme="minorHAnsi" w:hAnsiTheme="minorHAnsi"/>
                <w:sz w:val="14"/>
              </w:rPr>
            </w:pPr>
            <w:r w:rsidRPr="002D7254">
              <w:rPr>
                <w:rFonts w:asciiTheme="minorHAnsi" w:hAnsiTheme="minorHAnsi"/>
                <w:sz w:val="14"/>
              </w:rPr>
              <w:t>Address:</w:t>
            </w:r>
          </w:p>
        </w:tc>
        <w:tc>
          <w:tcPr>
            <w:tcW w:w="5714" w:type="dxa"/>
            <w:gridSpan w:val="3"/>
            <w:tcBorders>
              <w:top w:val="single" w:sz="4" w:space="0" w:color="auto"/>
              <w:left w:val="single" w:sz="4" w:space="0" w:color="auto"/>
              <w:bottom w:val="single" w:sz="4" w:space="0" w:color="auto"/>
              <w:right w:val="single" w:sz="4" w:space="0" w:color="auto"/>
            </w:tcBorders>
          </w:tcPr>
          <w:p w14:paraId="7E64DC09" w14:textId="77777777" w:rsidR="000A6006" w:rsidRPr="002D7254" w:rsidRDefault="000A6006" w:rsidP="000A6006">
            <w:pPr>
              <w:rPr>
                <w:rFonts w:asciiTheme="minorHAnsi" w:hAnsiTheme="minorHAnsi"/>
                <w:sz w:val="14"/>
              </w:rPr>
            </w:pPr>
            <w:r w:rsidRPr="002D7254">
              <w:rPr>
                <w:rFonts w:asciiTheme="minorHAnsi" w:hAnsiTheme="minorHAnsi"/>
                <w:sz w:val="14"/>
              </w:rPr>
              <w:t>CSLB License:</w:t>
            </w:r>
          </w:p>
        </w:tc>
      </w:tr>
      <w:tr w:rsidR="000A6006" w:rsidRPr="000A6006" w14:paraId="7E64DC0E" w14:textId="77777777" w:rsidTr="00C453CA">
        <w:tblPrEx>
          <w:tblCellMar>
            <w:left w:w="108" w:type="dxa"/>
            <w:right w:w="108" w:type="dxa"/>
          </w:tblCellMar>
        </w:tblPrEx>
        <w:trPr>
          <w:trHeight w:val="360"/>
        </w:trPr>
        <w:tc>
          <w:tcPr>
            <w:tcW w:w="5258" w:type="dxa"/>
            <w:tcBorders>
              <w:top w:val="single" w:sz="4" w:space="0" w:color="auto"/>
              <w:left w:val="single" w:sz="4" w:space="0" w:color="auto"/>
              <w:bottom w:val="single" w:sz="4" w:space="0" w:color="auto"/>
              <w:right w:val="single" w:sz="4" w:space="0" w:color="auto"/>
            </w:tcBorders>
          </w:tcPr>
          <w:p w14:paraId="7E64DC0B" w14:textId="77777777" w:rsidR="000A6006" w:rsidRPr="002D7254" w:rsidRDefault="000A6006" w:rsidP="000A6006">
            <w:pPr>
              <w:rPr>
                <w:rFonts w:asciiTheme="minorHAnsi" w:hAnsiTheme="minorHAnsi"/>
                <w:sz w:val="14"/>
              </w:rPr>
            </w:pPr>
            <w:r w:rsidRPr="002D7254">
              <w:rPr>
                <w:rFonts w:asciiTheme="minorHAnsi" w:hAnsiTheme="minorHAnsi"/>
                <w:sz w:val="14"/>
              </w:rPr>
              <w:t>City/State/Zip:</w:t>
            </w:r>
          </w:p>
        </w:tc>
        <w:tc>
          <w:tcPr>
            <w:tcW w:w="2799" w:type="dxa"/>
            <w:gridSpan w:val="2"/>
            <w:tcBorders>
              <w:top w:val="single" w:sz="4" w:space="0" w:color="auto"/>
              <w:left w:val="single" w:sz="4" w:space="0" w:color="auto"/>
              <w:bottom w:val="single" w:sz="4" w:space="0" w:color="auto"/>
              <w:right w:val="single" w:sz="4" w:space="0" w:color="auto"/>
            </w:tcBorders>
          </w:tcPr>
          <w:p w14:paraId="7E64DC0C" w14:textId="44F22967" w:rsidR="000A6006" w:rsidRPr="002D7254" w:rsidRDefault="000A6006" w:rsidP="000A6006">
            <w:pPr>
              <w:rPr>
                <w:rFonts w:asciiTheme="minorHAnsi" w:hAnsiTheme="minorHAnsi"/>
                <w:sz w:val="14"/>
              </w:rPr>
            </w:pPr>
            <w:r w:rsidRPr="002D7254">
              <w:rPr>
                <w:rFonts w:asciiTheme="minorHAnsi" w:hAnsiTheme="minorHAnsi"/>
                <w:sz w:val="14"/>
              </w:rPr>
              <w:t>Phone</w:t>
            </w:r>
            <w:r w:rsidR="002D7254" w:rsidRPr="002D7254">
              <w:rPr>
                <w:rFonts w:asciiTheme="minorHAnsi" w:hAnsiTheme="minorHAnsi"/>
                <w:sz w:val="14"/>
              </w:rPr>
              <w:t>:</w:t>
            </w:r>
          </w:p>
        </w:tc>
        <w:tc>
          <w:tcPr>
            <w:tcW w:w="2915" w:type="dxa"/>
            <w:tcBorders>
              <w:top w:val="single" w:sz="4" w:space="0" w:color="auto"/>
              <w:left w:val="single" w:sz="4" w:space="0" w:color="auto"/>
              <w:bottom w:val="single" w:sz="4" w:space="0" w:color="auto"/>
              <w:right w:val="single" w:sz="4" w:space="0" w:color="auto"/>
            </w:tcBorders>
          </w:tcPr>
          <w:p w14:paraId="7E64DC0D" w14:textId="77777777" w:rsidR="000A6006" w:rsidRPr="002D7254" w:rsidRDefault="000A6006" w:rsidP="000A6006">
            <w:pPr>
              <w:rPr>
                <w:rFonts w:asciiTheme="minorHAnsi" w:hAnsiTheme="minorHAnsi"/>
                <w:sz w:val="14"/>
              </w:rPr>
            </w:pPr>
            <w:r w:rsidRPr="002D7254">
              <w:rPr>
                <w:rFonts w:asciiTheme="minorHAnsi" w:hAnsiTheme="minorHAnsi"/>
                <w:sz w:val="14"/>
              </w:rPr>
              <w:t>Date Signed:</w:t>
            </w:r>
          </w:p>
        </w:tc>
      </w:tr>
    </w:tbl>
    <w:p w14:paraId="7E64DC0F" w14:textId="045F79D0" w:rsidR="00C52027" w:rsidRPr="002F3D03" w:rsidRDefault="00AB4835" w:rsidP="008B7849">
      <w:pPr>
        <w:rPr>
          <w:rFonts w:asciiTheme="minorHAnsi" w:hAnsiTheme="minorHAnsi"/>
        </w:rPr>
      </w:pPr>
      <w:r>
        <w:rPr>
          <w:rFonts w:asciiTheme="minorHAnsi" w:hAnsiTheme="minorHAnsi"/>
        </w:rPr>
        <w:t xml:space="preserve">    </w:t>
      </w:r>
    </w:p>
    <w:sectPr w:rsidR="00C52027" w:rsidRPr="002F3D03" w:rsidSect="002A29A8">
      <w:headerReference w:type="even" r:id="rId22"/>
      <w:headerReference w:type="default" r:id="rId23"/>
      <w:headerReference w:type="first" r:id="rId24"/>
      <w:pgSz w:w="12240" w:h="15840" w:code="1"/>
      <w:pgMar w:top="720" w:right="720" w:bottom="720" w:left="720" w:header="576" w:footer="576" w:gutter="0"/>
      <w:pgNumType w:start="1"/>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1D8DC1" w14:textId="77777777" w:rsidR="00592730" w:rsidRDefault="00592730">
      <w:r>
        <w:separator/>
      </w:r>
    </w:p>
  </w:endnote>
  <w:endnote w:type="continuationSeparator" w:id="0">
    <w:p w14:paraId="2BA63445" w14:textId="77777777" w:rsidR="00592730" w:rsidRDefault="00592730">
      <w:r>
        <w:continuationSeparator/>
      </w:r>
    </w:p>
  </w:endnote>
  <w:endnote w:type="continuationNotice" w:id="1">
    <w:p w14:paraId="25D065CC" w14:textId="77777777" w:rsidR="00592730" w:rsidRDefault="005927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BlackItalic">
    <w:panose1 w:val="00000000000000000000"/>
    <w:charset w:val="00"/>
    <w:family w:val="swiss"/>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8F4F9D" w14:textId="77777777" w:rsidR="00620FC5" w:rsidRDefault="00620FC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7" w14:textId="77777777" w:rsidR="00922022" w:rsidRPr="009D5C3F" w:rsidRDefault="00922022" w:rsidP="002D7254">
    <w:pPr>
      <w:pStyle w:val="Footer"/>
      <w:rPr>
        <w:i/>
      </w:rPr>
    </w:pPr>
    <w:r w:rsidRPr="009D5C3F">
      <w:t xml:space="preserve">Registration Number:                                 </w:t>
    </w:r>
    <w:r>
      <w:t xml:space="preserve">                         </w:t>
    </w:r>
    <w:r w:rsidRPr="009D5C3F">
      <w:t xml:space="preserve">          Registration Date/Time:                  </w:t>
    </w:r>
    <w:r>
      <w:t xml:space="preserve">     </w:t>
    </w:r>
    <w:r w:rsidRPr="009D5C3F">
      <w:t xml:space="preserve">            HERS Provider:                       </w:t>
    </w:r>
  </w:p>
  <w:p w14:paraId="7E64DC28" w14:textId="5F04D095" w:rsidR="00922022" w:rsidRPr="009D5C3F" w:rsidRDefault="00922022" w:rsidP="002D7254">
    <w:pPr>
      <w:pStyle w:val="Footer"/>
      <w:rPr>
        <w:i/>
      </w:rPr>
    </w:pPr>
    <w:r w:rsidRPr="009D5C3F">
      <w:t>CA Building Energy Efficiency Standards - 20</w:t>
    </w:r>
    <w:ins w:id="351" w:author="Alhabibi, Haider@Energy" w:date="2021-08-24T17:58:00Z">
      <w:r w:rsidR="008938F1">
        <w:t>22</w:t>
      </w:r>
    </w:ins>
    <w:del w:id="352" w:author="Alhabibi, Haider@Energy" w:date="2021-08-24T17:58:00Z">
      <w:r w:rsidRPr="009D5C3F" w:rsidDel="008938F1">
        <w:delText>1</w:delText>
      </w:r>
      <w:r w:rsidDel="008938F1">
        <w:delText>9</w:delText>
      </w:r>
    </w:del>
    <w:r w:rsidRPr="009D5C3F">
      <w:t xml:space="preserve"> Residential Compliance</w:t>
    </w:r>
    <w:r w:rsidRPr="009D5C3F">
      <w:tab/>
    </w:r>
    <w:r w:rsidR="001E356E">
      <w:t xml:space="preserve">July </w:t>
    </w:r>
    <w:r w:rsidR="005D3506">
      <w:t>20</w:t>
    </w:r>
    <w:ins w:id="353" w:author="Alhabibi, Haider@Energy" w:date="2021-08-24T17:58:00Z">
      <w:r w:rsidR="008938F1">
        <w:t>22</w:t>
      </w:r>
    </w:ins>
    <w:del w:id="354" w:author="Alhabibi, Haider@Energy" w:date="2021-08-24T17:58:00Z">
      <w:r w:rsidR="005D3506" w:rsidDel="008938F1">
        <w:delText>20</w:delText>
      </w:r>
    </w:del>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3646D5" w14:textId="77777777" w:rsidR="00620FC5" w:rsidRDefault="00620FC5">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2" w14:textId="0AC52883" w:rsidR="00922022" w:rsidRPr="00FF1569" w:rsidRDefault="00922022" w:rsidP="002D7254">
    <w:pPr>
      <w:pStyle w:val="Footer"/>
    </w:pPr>
    <w:r w:rsidRPr="00FF1569">
      <w:t>CA Building Energy Efficiency Standards - 20</w:t>
    </w:r>
    <w:ins w:id="483" w:author="Alhabibi, Haider@Energy" w:date="2021-08-24T17:58:00Z">
      <w:r w:rsidR="008938F1">
        <w:t>22</w:t>
      </w:r>
    </w:ins>
    <w:del w:id="484" w:author="Alhabibi, Haider@Energy" w:date="2021-08-24T17:58:00Z">
      <w:r w:rsidRPr="00FF1569" w:rsidDel="008938F1">
        <w:delText>1</w:delText>
      </w:r>
      <w:r w:rsidDel="008938F1">
        <w:delText>9</w:delText>
      </w:r>
    </w:del>
    <w:r w:rsidRPr="00FF1569">
      <w:t xml:space="preserve"> Residential Compliance</w:t>
    </w:r>
    <w:r w:rsidRPr="00FF1569">
      <w:tab/>
    </w:r>
    <w:r w:rsidR="001E356E">
      <w:t xml:space="preserve">July </w:t>
    </w:r>
    <w:r w:rsidR="005D3506">
      <w:t>20</w:t>
    </w:r>
    <w:ins w:id="485" w:author="Alhabibi, Haider@Energy" w:date="2021-08-24T17:58:00Z">
      <w:r w:rsidR="008938F1">
        <w:t>22</w:t>
      </w:r>
    </w:ins>
    <w:del w:id="486" w:author="Alhabibi, Haider@Energy" w:date="2021-08-24T17:58:00Z">
      <w:r w:rsidR="005D3506" w:rsidDel="008938F1">
        <w:delText>20</w:delText>
      </w:r>
    </w:del>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7BACE" w14:textId="77777777" w:rsidR="00592730" w:rsidRDefault="00592730">
      <w:r>
        <w:separator/>
      </w:r>
    </w:p>
  </w:footnote>
  <w:footnote w:type="continuationSeparator" w:id="0">
    <w:p w14:paraId="7724C2A9" w14:textId="77777777" w:rsidR="00592730" w:rsidRDefault="00592730">
      <w:r>
        <w:continuationSeparator/>
      </w:r>
    </w:p>
  </w:footnote>
  <w:footnote w:type="continuationNotice" w:id="1">
    <w:p w14:paraId="11B82387" w14:textId="77777777" w:rsidR="00592730" w:rsidRDefault="005927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14" w14:textId="4CDE055A" w:rsidR="00922022" w:rsidRDefault="0092202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15" w14:textId="41FC636A" w:rsidR="00922022" w:rsidRPr="00621502" w:rsidRDefault="00620FC5" w:rsidP="00621502">
    <w:pPr>
      <w:ind w:left="-90"/>
      <w:rPr>
        <w:rFonts w:ascii="Arial" w:hAnsi="Arial" w:cs="Arial"/>
        <w:sz w:val="14"/>
        <w:szCs w:val="14"/>
      </w:rPr>
    </w:pPr>
    <w:customXmlInsRangeStart w:id="346" w:author="Geiser, Che@Energy" w:date="2022-04-11T13:45:00Z"/>
    <w:sdt>
      <w:sdtPr>
        <w:rPr>
          <w:rFonts w:ascii="Arial" w:hAnsi="Arial" w:cs="Arial"/>
          <w:sz w:val="14"/>
          <w:szCs w:val="14"/>
        </w:rPr>
        <w:id w:val="352153320"/>
        <w:docPartObj>
          <w:docPartGallery w:val="Watermarks"/>
          <w:docPartUnique/>
        </w:docPartObj>
      </w:sdtPr>
      <w:sdtContent>
        <w:customXmlInsRangeEnd w:id="346"/>
        <w:ins w:id="347" w:author="Geiser, Che@Energy" w:date="2022-04-11T13:45:00Z">
          <w:r w:rsidRPr="00620FC5">
            <w:rPr>
              <w:rFonts w:ascii="Arial" w:hAnsi="Arial" w:cs="Arial"/>
              <w:noProof/>
              <w:sz w:val="14"/>
              <w:szCs w:val="14"/>
            </w:rPr>
            <w:pict w14:anchorId="6616761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72" type="#_x0000_t136" style="position:absolute;left:0;text-align:left;margin-left:0;margin-top:0;width:412.4pt;height:247.45pt;rotation:315;z-index:-251656183;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ins>
        <w:customXmlInsRangeStart w:id="348" w:author="Geiser, Che@Energy" w:date="2022-04-11T13:45:00Z"/>
      </w:sdtContent>
    </w:sdt>
    <w:customXmlInsRangeEnd w:id="348"/>
    <w:r w:rsidR="00922022" w:rsidRPr="002D7254">
      <w:rPr>
        <w:rFonts w:ascii="Arial" w:hAnsi="Arial" w:cs="Arial"/>
        <w:noProof/>
      </w:rPr>
      <w:drawing>
        <wp:anchor distT="0" distB="0" distL="114300" distR="114300" simplePos="0" relativeHeight="251658249" behindDoc="0" locked="0" layoutInCell="1" allowOverlap="1" wp14:anchorId="7E64DC3E" wp14:editId="57A0CBD2">
          <wp:simplePos x="0" y="0"/>
          <wp:positionH relativeFrom="margin">
            <wp:posOffset>6547485</wp:posOffset>
          </wp:positionH>
          <wp:positionV relativeFrom="margin">
            <wp:posOffset>-1257300</wp:posOffset>
          </wp:positionV>
          <wp:extent cx="362585" cy="318135"/>
          <wp:effectExtent l="0" t="0" r="0" b="0"/>
          <wp:wrapSquare wrapText="bothSides"/>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EC_Seal-75x7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bwMode="auto">
                  <a:xfrm>
                    <a:off x="0" y="0"/>
                    <a:ext cx="362585" cy="318135"/>
                  </a:xfrm>
                  <a:prstGeom prst="rect">
                    <a:avLst/>
                  </a:prstGeom>
                  <a:noFill/>
                </pic:spPr>
              </pic:pic>
            </a:graphicData>
          </a:graphic>
          <wp14:sizeRelV relativeFrom="margin">
            <wp14:pctHeight>0</wp14:pctHeight>
          </wp14:sizeRelV>
        </wp:anchor>
      </w:drawing>
    </w:r>
    <w:r w:rsidR="00922022" w:rsidRPr="00621502">
      <w:rPr>
        <w:rFonts w:ascii="Arial" w:hAnsi="Arial" w:cs="Arial"/>
        <w:sz w:val="14"/>
        <w:szCs w:val="14"/>
      </w:rPr>
      <w:t>STATE OF CALIFORNIA</w:t>
    </w:r>
  </w:p>
  <w:p w14:paraId="7E64DC16" w14:textId="77777777" w:rsidR="00922022" w:rsidRPr="0022762B" w:rsidRDefault="00922022" w:rsidP="00621502">
    <w:pPr>
      <w:ind w:left="-90"/>
      <w:rPr>
        <w:rFonts w:ascii="Arial" w:hAnsi="Arial" w:cs="Arial"/>
        <w:b/>
        <w:sz w:val="24"/>
        <w:szCs w:val="24"/>
      </w:rPr>
    </w:pPr>
    <w:r w:rsidRPr="0022762B">
      <w:rPr>
        <w:rFonts w:ascii="Arial" w:hAnsi="Arial" w:cs="Arial"/>
        <w:b/>
        <w:sz w:val="24"/>
        <w:szCs w:val="24"/>
      </w:rPr>
      <w:t>SOLAR WATER HEATING SYSTEMS</w:t>
    </w:r>
  </w:p>
  <w:p w14:paraId="7E64DC17" w14:textId="566B10CA" w:rsidR="00922022" w:rsidRPr="00621502" w:rsidRDefault="00922022" w:rsidP="00621502">
    <w:pPr>
      <w:ind w:left="-90"/>
      <w:rPr>
        <w:rFonts w:ascii="Arial" w:hAnsi="Arial" w:cs="Arial"/>
        <w:sz w:val="14"/>
        <w:szCs w:val="14"/>
      </w:rPr>
    </w:pPr>
    <w:r w:rsidRPr="00621502">
      <w:rPr>
        <w:rFonts w:ascii="Arial" w:hAnsi="Arial" w:cs="Arial"/>
        <w:sz w:val="14"/>
        <w:szCs w:val="14"/>
      </w:rPr>
      <w:t>CEC-</w:t>
    </w:r>
    <w:r>
      <w:rPr>
        <w:rFonts w:ascii="Arial" w:hAnsi="Arial" w:cs="Arial"/>
        <w:sz w:val="14"/>
        <w:szCs w:val="14"/>
      </w:rPr>
      <w:t>CF2R-STH-01-E</w:t>
    </w:r>
    <w:r w:rsidRPr="00621502">
      <w:rPr>
        <w:rFonts w:ascii="Arial" w:hAnsi="Arial" w:cs="Arial"/>
        <w:sz w:val="14"/>
        <w:szCs w:val="14"/>
      </w:rPr>
      <w:t xml:space="preserve"> (Revised </w:t>
    </w:r>
    <w:r w:rsidR="0069136C">
      <w:rPr>
        <w:rFonts w:ascii="Arial" w:hAnsi="Arial" w:cs="Arial"/>
        <w:sz w:val="14"/>
        <w:szCs w:val="14"/>
      </w:rPr>
      <w:t>0</w:t>
    </w:r>
    <w:r w:rsidR="001E356E">
      <w:rPr>
        <w:rFonts w:ascii="Arial" w:hAnsi="Arial" w:cs="Arial"/>
        <w:sz w:val="14"/>
        <w:szCs w:val="14"/>
      </w:rPr>
      <w:t>7</w:t>
    </w:r>
    <w:r>
      <w:rPr>
        <w:rFonts w:ascii="Arial" w:hAnsi="Arial" w:cs="Arial"/>
        <w:sz w:val="14"/>
        <w:szCs w:val="14"/>
      </w:rPr>
      <w:t>/</w:t>
    </w:r>
    <w:ins w:id="349" w:author="Alhabibi, Haider@Energy" w:date="2021-08-24T17:58:00Z">
      <w:r w:rsidR="008938F1">
        <w:rPr>
          <w:rFonts w:ascii="Arial" w:hAnsi="Arial" w:cs="Arial"/>
          <w:sz w:val="14"/>
          <w:szCs w:val="14"/>
        </w:rPr>
        <w:t>22</w:t>
      </w:r>
    </w:ins>
    <w:del w:id="350" w:author="Alhabibi, Haider@Energy" w:date="2021-08-24T17:58:00Z">
      <w:r w:rsidR="005D3506" w:rsidDel="008938F1">
        <w:rPr>
          <w:rFonts w:ascii="Arial" w:hAnsi="Arial" w:cs="Arial"/>
          <w:sz w:val="14"/>
          <w:szCs w:val="14"/>
        </w:rPr>
        <w:delText>20</w:delText>
      </w:r>
    </w:del>
    <w:r w:rsidRPr="00621502">
      <w:rPr>
        <w:rFonts w:ascii="Arial" w:hAnsi="Arial" w:cs="Arial"/>
        <w:sz w:val="14"/>
        <w:szCs w:val="14"/>
      </w:rPr>
      <w:t xml:space="preserve">)                                                                                                           </w:t>
    </w:r>
    <w:r>
      <w:rPr>
        <w:rFonts w:ascii="Arial" w:hAnsi="Arial" w:cs="Arial"/>
        <w:sz w:val="14"/>
        <w:szCs w:val="14"/>
      </w:rPr>
      <w:t xml:space="preserve">                              </w:t>
    </w:r>
    <w:r w:rsidRPr="00621502">
      <w:rPr>
        <w:rFonts w:ascii="Arial" w:hAnsi="Arial" w:cs="Arial"/>
        <w:sz w:val="14"/>
        <w:szCs w:val="14"/>
      </w:rPr>
      <w:t xml:space="preserve"> CALIFORNIA ENERGY COMMISSION</w:t>
    </w:r>
  </w:p>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100"/>
      <w:gridCol w:w="300"/>
      <w:gridCol w:w="3574"/>
      <w:gridCol w:w="1825"/>
    </w:tblGrid>
    <w:tr w:rsidR="00922022" w:rsidRPr="00F85124" w14:paraId="7E64DC1A" w14:textId="77777777" w:rsidTr="00621502">
      <w:trPr>
        <w:cantSplit/>
        <w:trHeight w:val="288"/>
      </w:trPr>
      <w:tc>
        <w:tcPr>
          <w:tcW w:w="4016" w:type="pct"/>
          <w:gridSpan w:val="3"/>
          <w:tcBorders>
            <w:bottom w:val="single" w:sz="4" w:space="0" w:color="auto"/>
            <w:right w:val="nil"/>
          </w:tcBorders>
          <w:vAlign w:val="center"/>
        </w:tcPr>
        <w:p w14:paraId="7E64DC18" w14:textId="77777777" w:rsidR="00922022" w:rsidRPr="00F85124" w:rsidRDefault="00922022" w:rsidP="00C52027">
          <w:pPr>
            <w:pStyle w:val="Heading1"/>
            <w:rPr>
              <w:rFonts w:asciiTheme="minorHAnsi" w:hAnsiTheme="minorHAnsi"/>
              <w:b w:val="0"/>
              <w:bCs/>
              <w:sz w:val="20"/>
            </w:rPr>
          </w:pPr>
          <w:r>
            <w:rPr>
              <w:rFonts w:asciiTheme="minorHAnsi" w:hAnsiTheme="minorHAnsi"/>
              <w:b w:val="0"/>
              <w:bCs/>
              <w:sz w:val="20"/>
            </w:rPr>
            <w:t>CERTIFICATE OF INSTALLATION</w:t>
          </w:r>
        </w:p>
      </w:tc>
      <w:tc>
        <w:tcPr>
          <w:tcW w:w="984" w:type="pct"/>
          <w:tcBorders>
            <w:left w:val="nil"/>
            <w:bottom w:val="single" w:sz="4" w:space="0" w:color="auto"/>
          </w:tcBorders>
          <w:tcMar>
            <w:left w:w="115" w:type="dxa"/>
            <w:right w:w="115" w:type="dxa"/>
          </w:tcMar>
          <w:vAlign w:val="center"/>
        </w:tcPr>
        <w:p w14:paraId="7E64DC19" w14:textId="77777777" w:rsidR="00922022" w:rsidRPr="00F85124" w:rsidRDefault="00922022" w:rsidP="0009276A">
          <w:pPr>
            <w:pStyle w:val="Heading1"/>
            <w:jc w:val="right"/>
            <w:rPr>
              <w:rFonts w:asciiTheme="minorHAnsi" w:hAnsiTheme="minorHAnsi"/>
              <w:b w:val="0"/>
              <w:bCs/>
              <w:sz w:val="20"/>
            </w:rPr>
          </w:pPr>
          <w:r>
            <w:rPr>
              <w:rFonts w:asciiTheme="minorHAnsi" w:hAnsiTheme="minorHAnsi"/>
              <w:b w:val="0"/>
              <w:bCs/>
              <w:sz w:val="20"/>
            </w:rPr>
            <w:t>CF2R-STH-01-E</w:t>
          </w:r>
        </w:p>
      </w:tc>
    </w:tr>
    <w:tr w:rsidR="00922022" w:rsidRPr="00F85124" w14:paraId="7E64DC1D" w14:textId="77777777" w:rsidTr="00C52027">
      <w:trPr>
        <w:cantSplit/>
        <w:trHeight w:val="288"/>
      </w:trPr>
      <w:tc>
        <w:tcPr>
          <w:tcW w:w="2500" w:type="pct"/>
          <w:gridSpan w:val="2"/>
          <w:tcBorders>
            <w:right w:val="nil"/>
          </w:tcBorders>
        </w:tcPr>
        <w:p w14:paraId="7E64DC1B"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1C" w14:textId="5EA63561"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3</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20FC5">
            <w:rPr>
              <w:rFonts w:asciiTheme="minorHAnsi" w:hAnsiTheme="minorHAnsi"/>
              <w:bCs/>
              <w:noProof/>
            </w:rPr>
            <w:t>3</w:t>
          </w:r>
          <w:r>
            <w:rPr>
              <w:rFonts w:asciiTheme="minorHAnsi" w:hAnsiTheme="minorHAnsi"/>
              <w:bCs/>
              <w:noProof/>
            </w:rPr>
            <w:fldChar w:fldCharType="end"/>
          </w:r>
          <w:r w:rsidRPr="00F85124">
            <w:rPr>
              <w:rFonts w:asciiTheme="minorHAnsi" w:hAnsiTheme="minorHAnsi"/>
              <w:bCs/>
            </w:rPr>
            <w:t>)</w:t>
          </w:r>
        </w:p>
      </w:tc>
    </w:tr>
    <w:tr w:rsidR="00922022" w:rsidRPr="00F85124" w14:paraId="7E64DC21" w14:textId="77777777" w:rsidTr="00621502">
      <w:trPr>
        <w:cantSplit/>
        <w:trHeight w:val="288"/>
      </w:trPr>
      <w:tc>
        <w:tcPr>
          <w:tcW w:w="0" w:type="auto"/>
        </w:tcPr>
        <w:p w14:paraId="7E64DC1E" w14:textId="77777777" w:rsidR="00922022" w:rsidRPr="00F85124" w:rsidRDefault="00922022" w:rsidP="00C52027">
          <w:pPr>
            <w:rPr>
              <w:rFonts w:asciiTheme="minorHAnsi" w:hAnsiTheme="minorHAnsi"/>
              <w:sz w:val="12"/>
              <w:szCs w:val="12"/>
            </w:rPr>
          </w:pPr>
          <w:r w:rsidRPr="00F85124">
            <w:rPr>
              <w:rFonts w:asciiTheme="minorHAnsi" w:hAnsiTheme="minorHAnsi"/>
              <w:sz w:val="12"/>
              <w:szCs w:val="12"/>
            </w:rPr>
            <w:t>Project Name:</w:t>
          </w:r>
        </w:p>
      </w:tc>
      <w:tc>
        <w:tcPr>
          <w:tcW w:w="1655" w:type="pct"/>
          <w:gridSpan w:val="2"/>
        </w:tcPr>
        <w:p w14:paraId="7E64DC1F" w14:textId="77777777" w:rsidR="00922022" w:rsidRPr="00F85124" w:rsidRDefault="00922022" w:rsidP="00C52027">
          <w:pPr>
            <w:rPr>
              <w:rFonts w:asciiTheme="minorHAnsi" w:hAnsiTheme="minorHAnsi"/>
              <w:sz w:val="12"/>
              <w:szCs w:val="12"/>
            </w:rPr>
          </w:pPr>
          <w:r w:rsidRPr="00F85124">
            <w:rPr>
              <w:rFonts w:asciiTheme="minorHAnsi" w:hAnsiTheme="minorHAnsi"/>
              <w:sz w:val="12"/>
              <w:szCs w:val="12"/>
            </w:rPr>
            <w:t>Enforcement Agency:</w:t>
          </w:r>
        </w:p>
      </w:tc>
      <w:tc>
        <w:tcPr>
          <w:tcW w:w="984" w:type="pct"/>
        </w:tcPr>
        <w:p w14:paraId="7E64DC20" w14:textId="77777777" w:rsidR="00922022" w:rsidRPr="00F85124" w:rsidRDefault="00922022" w:rsidP="00C52027">
          <w:pPr>
            <w:rPr>
              <w:rFonts w:asciiTheme="minorHAnsi" w:hAnsiTheme="minorHAnsi"/>
              <w:sz w:val="12"/>
              <w:szCs w:val="12"/>
            </w:rPr>
          </w:pPr>
          <w:r w:rsidRPr="00F85124">
            <w:rPr>
              <w:rFonts w:asciiTheme="minorHAnsi" w:hAnsiTheme="minorHAnsi"/>
              <w:sz w:val="12"/>
              <w:szCs w:val="12"/>
            </w:rPr>
            <w:t>Permit Number:</w:t>
          </w:r>
        </w:p>
      </w:tc>
    </w:tr>
    <w:tr w:rsidR="00922022" w:rsidRPr="00F85124" w14:paraId="7E64DC25" w14:textId="77777777" w:rsidTr="00621502">
      <w:trPr>
        <w:cantSplit/>
        <w:trHeight w:val="288"/>
      </w:trPr>
      <w:tc>
        <w:tcPr>
          <w:tcW w:w="0" w:type="auto"/>
        </w:tcPr>
        <w:p w14:paraId="7E64DC22" w14:textId="77777777" w:rsidR="00922022" w:rsidRPr="00F85124" w:rsidRDefault="00922022" w:rsidP="00C52027">
          <w:pPr>
            <w:rPr>
              <w:rFonts w:asciiTheme="minorHAnsi" w:hAnsiTheme="minorHAnsi"/>
              <w:sz w:val="12"/>
              <w:szCs w:val="12"/>
              <w:vertAlign w:val="superscript"/>
            </w:rPr>
          </w:pPr>
          <w:r w:rsidRPr="00F85124">
            <w:rPr>
              <w:rFonts w:asciiTheme="minorHAnsi" w:hAnsiTheme="minorHAnsi"/>
              <w:sz w:val="12"/>
              <w:szCs w:val="12"/>
            </w:rPr>
            <w:t>Dwelling Address:</w:t>
          </w:r>
        </w:p>
      </w:tc>
      <w:tc>
        <w:tcPr>
          <w:tcW w:w="1655" w:type="pct"/>
          <w:gridSpan w:val="2"/>
        </w:tcPr>
        <w:p w14:paraId="7E64DC23" w14:textId="5E0B4186" w:rsidR="00922022" w:rsidRPr="00F85124" w:rsidRDefault="00922022" w:rsidP="00C52027">
          <w:pPr>
            <w:rPr>
              <w:rFonts w:asciiTheme="minorHAnsi" w:hAnsiTheme="minorHAnsi"/>
              <w:sz w:val="12"/>
              <w:szCs w:val="12"/>
              <w:vertAlign w:val="superscript"/>
            </w:rPr>
          </w:pPr>
          <w:r w:rsidRPr="00F85124">
            <w:rPr>
              <w:rFonts w:asciiTheme="minorHAnsi" w:hAnsiTheme="minorHAnsi"/>
              <w:sz w:val="12"/>
              <w:szCs w:val="12"/>
            </w:rPr>
            <w:t>City</w:t>
          </w:r>
          <w:r>
            <w:rPr>
              <w:rFonts w:asciiTheme="minorHAnsi" w:hAnsiTheme="minorHAnsi"/>
              <w:sz w:val="12"/>
              <w:szCs w:val="12"/>
            </w:rPr>
            <w:t>:</w:t>
          </w:r>
        </w:p>
      </w:tc>
      <w:tc>
        <w:tcPr>
          <w:tcW w:w="984" w:type="pct"/>
        </w:tcPr>
        <w:p w14:paraId="7E64DC24" w14:textId="70DDA285" w:rsidR="00922022" w:rsidRPr="00F85124" w:rsidRDefault="00922022" w:rsidP="00C52027">
          <w:pPr>
            <w:rPr>
              <w:rFonts w:asciiTheme="minorHAnsi" w:hAnsiTheme="minorHAnsi"/>
              <w:sz w:val="12"/>
              <w:szCs w:val="12"/>
              <w:vertAlign w:val="superscript"/>
            </w:rPr>
          </w:pPr>
          <w:r w:rsidRPr="00F85124">
            <w:rPr>
              <w:rFonts w:asciiTheme="minorHAnsi" w:hAnsiTheme="minorHAnsi"/>
              <w:sz w:val="12"/>
              <w:szCs w:val="12"/>
            </w:rPr>
            <w:t>Zip Code</w:t>
          </w:r>
          <w:r>
            <w:rPr>
              <w:rFonts w:asciiTheme="minorHAnsi" w:hAnsiTheme="minorHAnsi"/>
              <w:sz w:val="12"/>
              <w:szCs w:val="12"/>
            </w:rPr>
            <w:t>:</w:t>
          </w:r>
        </w:p>
      </w:tc>
    </w:tr>
  </w:tbl>
  <w:p w14:paraId="7E64DC26" w14:textId="77777777" w:rsidR="00922022" w:rsidRPr="00AC4B48" w:rsidRDefault="00922022" w:rsidP="00AC4B4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9" w14:textId="6B664124" w:rsidR="00922022" w:rsidRDefault="00922022">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2A" w14:textId="10DC5F79" w:rsidR="00922022" w:rsidRDefault="0092202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22022" w:rsidRPr="00F85124" w14:paraId="7E64DC2D" w14:textId="77777777" w:rsidTr="00A57FCD">
      <w:trPr>
        <w:cantSplit/>
        <w:trHeight w:val="288"/>
      </w:trPr>
      <w:tc>
        <w:tcPr>
          <w:tcW w:w="4016" w:type="pct"/>
          <w:gridSpan w:val="2"/>
          <w:tcBorders>
            <w:bottom w:val="single" w:sz="4" w:space="0" w:color="auto"/>
            <w:right w:val="nil"/>
          </w:tcBorders>
          <w:vAlign w:val="center"/>
        </w:tcPr>
        <w:p w14:paraId="7E64DC2B" w14:textId="491F681E" w:rsidR="00922022" w:rsidRPr="00F85124" w:rsidRDefault="00922022" w:rsidP="00C02120">
          <w:pPr>
            <w:pStyle w:val="Heading1"/>
            <w:rPr>
              <w:rFonts w:asciiTheme="minorHAnsi" w:hAnsiTheme="minorHAnsi"/>
              <w:b w:val="0"/>
              <w:bCs/>
              <w:sz w:val="20"/>
            </w:rPr>
          </w:pPr>
          <w:r>
            <w:rPr>
              <w:rFonts w:asciiTheme="minorHAnsi" w:hAnsiTheme="minorHAnsi"/>
              <w:b w:val="0"/>
              <w:bCs/>
              <w:sz w:val="20"/>
            </w:rPr>
            <w:t>CERTIFICATE OF INSTALLATION - USER INSTRUCTIONS</w:t>
          </w:r>
        </w:p>
      </w:tc>
      <w:tc>
        <w:tcPr>
          <w:tcW w:w="984" w:type="pct"/>
          <w:tcBorders>
            <w:left w:val="nil"/>
            <w:bottom w:val="single" w:sz="4" w:space="0" w:color="auto"/>
          </w:tcBorders>
          <w:tcMar>
            <w:left w:w="115" w:type="dxa"/>
            <w:right w:w="115" w:type="dxa"/>
          </w:tcMar>
          <w:vAlign w:val="center"/>
        </w:tcPr>
        <w:p w14:paraId="7E64DC2C" w14:textId="77777777" w:rsidR="00922022" w:rsidRPr="00F85124" w:rsidRDefault="00922022" w:rsidP="00D4482E">
          <w:pPr>
            <w:pStyle w:val="Heading1"/>
            <w:jc w:val="right"/>
            <w:rPr>
              <w:rFonts w:asciiTheme="minorHAnsi" w:hAnsiTheme="minorHAnsi"/>
              <w:b w:val="0"/>
              <w:bCs/>
              <w:sz w:val="20"/>
            </w:rPr>
          </w:pPr>
          <w:r>
            <w:rPr>
              <w:rFonts w:asciiTheme="minorHAnsi" w:hAnsiTheme="minorHAnsi"/>
              <w:b w:val="0"/>
              <w:bCs/>
              <w:sz w:val="20"/>
            </w:rPr>
            <w:t>CF2R-STH-01-E</w:t>
          </w:r>
        </w:p>
      </w:tc>
    </w:tr>
    <w:tr w:rsidR="00922022" w:rsidRPr="00F85124" w14:paraId="7E64DC30" w14:textId="77777777" w:rsidTr="00C52027">
      <w:trPr>
        <w:cantSplit/>
        <w:trHeight w:val="288"/>
      </w:trPr>
      <w:tc>
        <w:tcPr>
          <w:tcW w:w="2500" w:type="pct"/>
          <w:tcBorders>
            <w:right w:val="nil"/>
          </w:tcBorders>
        </w:tcPr>
        <w:p w14:paraId="7E64DC2E"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2F" w14:textId="2C19F89B"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1</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20FC5">
            <w:rPr>
              <w:rFonts w:asciiTheme="minorHAnsi" w:hAnsiTheme="minorHAnsi"/>
              <w:bCs/>
              <w:noProof/>
            </w:rPr>
            <w:t>2</w:t>
          </w:r>
          <w:r>
            <w:rPr>
              <w:rFonts w:asciiTheme="minorHAnsi" w:hAnsiTheme="minorHAnsi"/>
              <w:bCs/>
              <w:noProof/>
            </w:rPr>
            <w:fldChar w:fldCharType="end"/>
          </w:r>
          <w:r w:rsidRPr="00F85124">
            <w:rPr>
              <w:rFonts w:asciiTheme="minorHAnsi" w:hAnsiTheme="minorHAnsi"/>
              <w:bCs/>
            </w:rPr>
            <w:t>)</w:t>
          </w:r>
        </w:p>
      </w:tc>
    </w:tr>
  </w:tbl>
  <w:p w14:paraId="7E64DC31" w14:textId="71476159" w:rsidR="00922022" w:rsidRPr="00AC4B48" w:rsidRDefault="00922022" w:rsidP="00AC4B48">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3" w14:textId="5CD274EC" w:rsidR="00922022" w:rsidRDefault="00922022">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4" w14:textId="5BAF2817" w:rsidR="00922022" w:rsidRDefault="00922022">
    <w:pPr>
      <w:pStyle w:val="Head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15" w:type="dxa"/>
        <w:right w:w="115" w:type="dxa"/>
      </w:tblCellMar>
      <w:tblLook w:val="0000" w:firstRow="0" w:lastRow="0" w:firstColumn="0" w:lastColumn="0" w:noHBand="0" w:noVBand="0"/>
    </w:tblPr>
    <w:tblGrid>
      <w:gridCol w:w="5400"/>
      <w:gridCol w:w="3274"/>
      <w:gridCol w:w="2125"/>
    </w:tblGrid>
    <w:tr w:rsidR="00922022" w:rsidRPr="00F85124" w14:paraId="7E64DC37" w14:textId="77777777" w:rsidTr="00A57FCD">
      <w:trPr>
        <w:cantSplit/>
        <w:trHeight w:val="288"/>
      </w:trPr>
      <w:tc>
        <w:tcPr>
          <w:tcW w:w="4016" w:type="pct"/>
          <w:gridSpan w:val="2"/>
          <w:tcBorders>
            <w:bottom w:val="single" w:sz="4" w:space="0" w:color="auto"/>
            <w:right w:val="nil"/>
          </w:tcBorders>
          <w:vAlign w:val="center"/>
        </w:tcPr>
        <w:p w14:paraId="7E64DC35" w14:textId="6BDDC341" w:rsidR="00922022" w:rsidRPr="00F85124" w:rsidRDefault="00922022" w:rsidP="00C02120">
          <w:pPr>
            <w:pStyle w:val="Heading1"/>
            <w:rPr>
              <w:rFonts w:asciiTheme="minorHAnsi" w:hAnsiTheme="minorHAnsi"/>
              <w:b w:val="0"/>
              <w:bCs/>
              <w:sz w:val="20"/>
            </w:rPr>
          </w:pPr>
          <w:r>
            <w:rPr>
              <w:rFonts w:asciiTheme="minorHAnsi" w:hAnsiTheme="minorHAnsi"/>
              <w:b w:val="0"/>
              <w:bCs/>
              <w:sz w:val="20"/>
            </w:rPr>
            <w:t xml:space="preserve">CERTIFICATE OF INSTALLATION - </w:t>
          </w:r>
          <w:r w:rsidRPr="00B40F13">
            <w:rPr>
              <w:rFonts w:asciiTheme="minorHAnsi" w:hAnsiTheme="minorHAnsi"/>
              <w:b w:val="0"/>
              <w:bCs/>
              <w:sz w:val="20"/>
            </w:rPr>
            <w:t>DATA FIELD DEFINITIONS AND CALCULATIONS</w:t>
          </w:r>
        </w:p>
      </w:tc>
      <w:tc>
        <w:tcPr>
          <w:tcW w:w="984" w:type="pct"/>
          <w:tcBorders>
            <w:left w:val="nil"/>
            <w:bottom w:val="single" w:sz="4" w:space="0" w:color="auto"/>
          </w:tcBorders>
          <w:tcMar>
            <w:left w:w="115" w:type="dxa"/>
            <w:right w:w="115" w:type="dxa"/>
          </w:tcMar>
          <w:vAlign w:val="center"/>
        </w:tcPr>
        <w:p w14:paraId="7E64DC36" w14:textId="77777777" w:rsidR="00922022" w:rsidRPr="00F85124" w:rsidRDefault="00922022" w:rsidP="00D4482E">
          <w:pPr>
            <w:pStyle w:val="Heading1"/>
            <w:jc w:val="right"/>
            <w:rPr>
              <w:rFonts w:asciiTheme="minorHAnsi" w:hAnsiTheme="minorHAnsi"/>
              <w:b w:val="0"/>
              <w:bCs/>
              <w:sz w:val="20"/>
            </w:rPr>
          </w:pPr>
          <w:r>
            <w:rPr>
              <w:rFonts w:asciiTheme="minorHAnsi" w:hAnsiTheme="minorHAnsi"/>
              <w:b w:val="0"/>
              <w:bCs/>
              <w:sz w:val="20"/>
            </w:rPr>
            <w:t>CF2R-STH-01-E 1</w:t>
          </w:r>
        </w:p>
      </w:tc>
    </w:tr>
    <w:tr w:rsidR="00922022" w:rsidRPr="00F85124" w14:paraId="7E64DC3A" w14:textId="77777777" w:rsidTr="00C52027">
      <w:trPr>
        <w:cantSplit/>
        <w:trHeight w:val="288"/>
      </w:trPr>
      <w:tc>
        <w:tcPr>
          <w:tcW w:w="2500" w:type="pct"/>
          <w:tcBorders>
            <w:right w:val="nil"/>
          </w:tcBorders>
        </w:tcPr>
        <w:p w14:paraId="7E64DC38" w14:textId="77777777" w:rsidR="00922022" w:rsidRPr="00F85124" w:rsidRDefault="00922022" w:rsidP="00C52027">
          <w:pPr>
            <w:tabs>
              <w:tab w:val="right" w:pos="10543"/>
            </w:tabs>
            <w:rPr>
              <w:rFonts w:asciiTheme="minorHAnsi" w:hAnsiTheme="minorHAnsi"/>
              <w:sz w:val="12"/>
              <w:szCs w:val="12"/>
            </w:rPr>
          </w:pPr>
          <w:r>
            <w:rPr>
              <w:rFonts w:asciiTheme="minorHAnsi" w:hAnsiTheme="minorHAnsi"/>
              <w:bCs/>
            </w:rPr>
            <w:t>Solar Water Heating Systems</w:t>
          </w:r>
        </w:p>
      </w:tc>
      <w:tc>
        <w:tcPr>
          <w:tcW w:w="2500" w:type="pct"/>
          <w:gridSpan w:val="2"/>
          <w:tcBorders>
            <w:left w:val="nil"/>
          </w:tcBorders>
        </w:tcPr>
        <w:p w14:paraId="7E64DC39" w14:textId="6A651158" w:rsidR="00922022" w:rsidRPr="00F85124" w:rsidRDefault="00922022" w:rsidP="00C52027">
          <w:pPr>
            <w:tabs>
              <w:tab w:val="right" w:pos="10543"/>
            </w:tabs>
            <w:jc w:val="right"/>
            <w:rPr>
              <w:rFonts w:asciiTheme="minorHAnsi" w:hAnsiTheme="minorHAnsi"/>
              <w:sz w:val="12"/>
              <w:szCs w:val="12"/>
            </w:rPr>
          </w:pPr>
          <w:r w:rsidRPr="00F85124">
            <w:rPr>
              <w:rFonts w:asciiTheme="minorHAnsi" w:hAnsiTheme="minorHAnsi"/>
              <w:bCs/>
            </w:rPr>
            <w:t xml:space="preserve">(Page </w:t>
          </w:r>
          <w:r w:rsidRPr="00E32371">
            <w:rPr>
              <w:rFonts w:asciiTheme="minorHAnsi" w:hAnsiTheme="minorHAnsi"/>
              <w:bCs/>
            </w:rPr>
            <w:fldChar w:fldCharType="begin"/>
          </w:r>
          <w:r w:rsidRPr="00E32371">
            <w:rPr>
              <w:rFonts w:asciiTheme="minorHAnsi" w:hAnsiTheme="minorHAnsi"/>
              <w:bCs/>
            </w:rPr>
            <w:instrText xml:space="preserve"> PAGE   \* MERGEFORMAT </w:instrText>
          </w:r>
          <w:r w:rsidRPr="00E32371">
            <w:rPr>
              <w:rFonts w:asciiTheme="minorHAnsi" w:hAnsiTheme="minorHAnsi"/>
              <w:bCs/>
            </w:rPr>
            <w:fldChar w:fldCharType="separate"/>
          </w:r>
          <w:r w:rsidR="00B31B43">
            <w:rPr>
              <w:rFonts w:asciiTheme="minorHAnsi" w:hAnsiTheme="minorHAnsi"/>
              <w:bCs/>
              <w:noProof/>
            </w:rPr>
            <w:t>2</w:t>
          </w:r>
          <w:r w:rsidRPr="00E32371">
            <w:rPr>
              <w:rFonts w:asciiTheme="minorHAnsi" w:hAnsiTheme="minorHAnsi"/>
              <w:bCs/>
            </w:rPr>
            <w:fldChar w:fldCharType="end"/>
          </w:r>
          <w:r w:rsidRPr="00F85124">
            <w:rPr>
              <w:rFonts w:asciiTheme="minorHAnsi" w:hAnsiTheme="minorHAnsi"/>
              <w:bCs/>
            </w:rPr>
            <w:t xml:space="preserve"> of </w:t>
          </w:r>
          <w:r>
            <w:rPr>
              <w:rFonts w:asciiTheme="minorHAnsi" w:hAnsiTheme="minorHAnsi"/>
              <w:bCs/>
              <w:noProof/>
            </w:rPr>
            <w:fldChar w:fldCharType="begin"/>
          </w:r>
          <w:r>
            <w:rPr>
              <w:rFonts w:asciiTheme="minorHAnsi" w:hAnsiTheme="minorHAnsi"/>
              <w:bCs/>
              <w:noProof/>
            </w:rPr>
            <w:instrText xml:space="preserve"> SECTIONPAGES   \* MERGEFORMAT </w:instrText>
          </w:r>
          <w:r>
            <w:rPr>
              <w:rFonts w:asciiTheme="minorHAnsi" w:hAnsiTheme="minorHAnsi"/>
              <w:bCs/>
              <w:noProof/>
            </w:rPr>
            <w:fldChar w:fldCharType="separate"/>
          </w:r>
          <w:r w:rsidR="00620FC5">
            <w:rPr>
              <w:rFonts w:asciiTheme="minorHAnsi" w:hAnsiTheme="minorHAnsi"/>
              <w:bCs/>
              <w:noProof/>
            </w:rPr>
            <w:t>4</w:t>
          </w:r>
          <w:r>
            <w:rPr>
              <w:rFonts w:asciiTheme="minorHAnsi" w:hAnsiTheme="minorHAnsi"/>
              <w:bCs/>
              <w:noProof/>
            </w:rPr>
            <w:fldChar w:fldCharType="end"/>
          </w:r>
          <w:r w:rsidRPr="00F85124">
            <w:rPr>
              <w:rFonts w:asciiTheme="minorHAnsi" w:hAnsiTheme="minorHAnsi"/>
              <w:bCs/>
            </w:rPr>
            <w:t>)</w:t>
          </w:r>
        </w:p>
      </w:tc>
    </w:tr>
  </w:tbl>
  <w:p w14:paraId="7E64DC3B" w14:textId="69A1D5C4" w:rsidR="00922022" w:rsidRPr="00AC4B48" w:rsidRDefault="00922022" w:rsidP="00AC4B48">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64DC3C" w14:textId="5A6E7C9B" w:rsidR="00922022" w:rsidRDefault="0092202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D9040760"/>
    <w:lvl w:ilvl="0">
      <w:start w:val="1"/>
      <w:numFmt w:val="decimal"/>
      <w:pStyle w:val="ListNumber3"/>
      <w:lvlText w:val="%1."/>
      <w:lvlJc w:val="left"/>
      <w:pPr>
        <w:tabs>
          <w:tab w:val="num" w:pos="1080"/>
        </w:tabs>
        <w:ind w:left="1080" w:hanging="360"/>
      </w:pPr>
    </w:lvl>
  </w:abstractNum>
  <w:abstractNum w:abstractNumId="1" w15:restartNumberingAfterBreak="0">
    <w:nsid w:val="FFFFFF80"/>
    <w:multiLevelType w:val="singleLevel"/>
    <w:tmpl w:val="C91CF59E"/>
    <w:lvl w:ilvl="0">
      <w:start w:val="1"/>
      <w:numFmt w:val="bullet"/>
      <w:pStyle w:val="ListBullet5"/>
      <w:lvlText w:val=""/>
      <w:lvlJc w:val="left"/>
      <w:pPr>
        <w:tabs>
          <w:tab w:val="num" w:pos="1800"/>
        </w:tabs>
        <w:ind w:left="1800" w:hanging="360"/>
      </w:pPr>
      <w:rPr>
        <w:rFonts w:ascii="Symbol" w:hAnsi="Symbol" w:hint="default"/>
      </w:rPr>
    </w:lvl>
  </w:abstractNum>
  <w:abstractNum w:abstractNumId="2" w15:restartNumberingAfterBreak="0">
    <w:nsid w:val="05E97C79"/>
    <w:multiLevelType w:val="hybridMultilevel"/>
    <w:tmpl w:val="29C27ABC"/>
    <w:lvl w:ilvl="0" w:tplc="247E5256">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A767CAD"/>
    <w:multiLevelType w:val="multilevel"/>
    <w:tmpl w:val="26588134"/>
    <w:lvl w:ilvl="0">
      <w:start w:val="3"/>
      <w:numFmt w:val="decimal"/>
      <w:lvlText w:val="%1."/>
      <w:lvlJc w:val="left"/>
      <w:pPr>
        <w:tabs>
          <w:tab w:val="num" w:pos="360"/>
        </w:tabs>
        <w:ind w:left="0" w:firstLine="0"/>
      </w:pPr>
      <w:rPr>
        <w:rFonts w:hint="default"/>
      </w:rPr>
    </w:lvl>
    <w:lvl w:ilvl="1">
      <w:start w:val="7"/>
      <w:numFmt w:val="decimal"/>
      <w:lvlText w:val="%1.%2"/>
      <w:lvlJc w:val="left"/>
      <w:pPr>
        <w:tabs>
          <w:tab w:val="num" w:pos="720"/>
        </w:tabs>
        <w:ind w:left="0" w:firstLine="0"/>
      </w:pPr>
      <w:rPr>
        <w:rFonts w:hint="default"/>
      </w:rPr>
    </w:lvl>
    <w:lvl w:ilvl="2">
      <w:start w:val="3"/>
      <w:numFmt w:val="decimal"/>
      <w:pStyle w:val="Heading3"/>
      <w:lvlText w:val="%1.%2.%3"/>
      <w:lvlJc w:val="left"/>
      <w:pPr>
        <w:tabs>
          <w:tab w:val="num" w:pos="1080"/>
        </w:tabs>
        <w:ind w:left="0" w:firstLine="0"/>
      </w:pPr>
      <w:rPr>
        <w:rFonts w:hint="default"/>
      </w:rPr>
    </w:lvl>
    <w:lvl w:ilvl="3">
      <w:start w:val="1"/>
      <w:numFmt w:val="decimal"/>
      <w:suff w:val="nothing"/>
      <w:lvlText w:val="%4.1.1.1"/>
      <w:lvlJc w:val="left"/>
      <w:pPr>
        <w:ind w:left="-6646" w:firstLine="0"/>
      </w:pPr>
      <w:rPr>
        <w:rFonts w:hint="default"/>
      </w:rPr>
    </w:lvl>
    <w:lvl w:ilvl="4">
      <w:start w:val="1"/>
      <w:numFmt w:val="none"/>
      <w:suff w:val="nothing"/>
      <w:lvlText w:val=""/>
      <w:lvlJc w:val="left"/>
      <w:pPr>
        <w:ind w:left="-6646" w:firstLine="0"/>
      </w:pPr>
      <w:rPr>
        <w:rFonts w:hint="default"/>
      </w:rPr>
    </w:lvl>
    <w:lvl w:ilvl="5">
      <w:numFmt w:val="decimal"/>
      <w:lvlText w:val="%6"/>
      <w:lvlJc w:val="left"/>
      <w:pPr>
        <w:tabs>
          <w:tab w:val="num" w:pos="-6646"/>
        </w:tabs>
        <w:ind w:left="-6646" w:firstLine="0"/>
      </w:pPr>
      <w:rPr>
        <w:rFonts w:ascii="Times New Roman" w:hAnsi="Times New Roman" w:hint="default"/>
      </w:rPr>
    </w:lvl>
    <w:lvl w:ilvl="6">
      <w:start w:val="1"/>
      <w:numFmt w:val="none"/>
      <w:suff w:val="nothing"/>
      <w:lvlText w:val=""/>
      <w:lvlJc w:val="left"/>
      <w:pPr>
        <w:ind w:left="-6646" w:firstLine="0"/>
      </w:pPr>
      <w:rPr>
        <w:rFonts w:hint="default"/>
      </w:rPr>
    </w:lvl>
    <w:lvl w:ilvl="7">
      <w:start w:val="1"/>
      <w:numFmt w:val="none"/>
      <w:suff w:val="nothing"/>
      <w:lvlText w:val=""/>
      <w:lvlJc w:val="left"/>
      <w:pPr>
        <w:ind w:left="-6646" w:firstLine="0"/>
      </w:pPr>
      <w:rPr>
        <w:rFonts w:hint="default"/>
      </w:rPr>
    </w:lvl>
    <w:lvl w:ilvl="8">
      <w:start w:val="1"/>
      <w:numFmt w:val="none"/>
      <w:suff w:val="nothing"/>
      <w:lvlText w:val=""/>
      <w:lvlJc w:val="left"/>
      <w:pPr>
        <w:ind w:left="-6646" w:firstLine="0"/>
      </w:pPr>
      <w:rPr>
        <w:rFonts w:hint="default"/>
      </w:rPr>
    </w:lvl>
  </w:abstractNum>
  <w:abstractNum w:abstractNumId="4" w15:restartNumberingAfterBreak="0">
    <w:nsid w:val="0D634957"/>
    <w:multiLevelType w:val="hybridMultilevel"/>
    <w:tmpl w:val="3F0AE0D6"/>
    <w:lvl w:ilvl="0" w:tplc="F54CFC80">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F9E5B7D"/>
    <w:multiLevelType w:val="hybridMultilevel"/>
    <w:tmpl w:val="E5E28D86"/>
    <w:lvl w:ilvl="0" w:tplc="4E72D7B2">
      <w:start w:val="1"/>
      <w:numFmt w:val="decimal"/>
      <w:lvlText w:val="%1."/>
      <w:lvlJc w:val="left"/>
      <w:pPr>
        <w:ind w:left="360" w:hanging="360"/>
      </w:pPr>
      <w:rPr>
        <w:rFonts w:hint="default"/>
        <w:sz w:val="20"/>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2921AF2"/>
    <w:multiLevelType w:val="hybridMultilevel"/>
    <w:tmpl w:val="C5420ACE"/>
    <w:lvl w:ilvl="0" w:tplc="C2549F46">
      <w:start w:val="1"/>
      <w:numFmt w:val="decimal"/>
      <w:lvlText w:val="%1."/>
      <w:lvlJc w:val="left"/>
      <w:pPr>
        <w:ind w:left="360" w:hanging="360"/>
      </w:pPr>
      <w:rPr>
        <w:rFonts w:asciiTheme="minorHAnsi" w:hAnsiTheme="minorHAnsi" w:hint="default"/>
        <w:color w:val="auto"/>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16562910"/>
    <w:multiLevelType w:val="hybridMultilevel"/>
    <w:tmpl w:val="53A08E8C"/>
    <w:lvl w:ilvl="0" w:tplc="3F6433B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17E148D6"/>
    <w:multiLevelType w:val="hybridMultilevel"/>
    <w:tmpl w:val="B5B6842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20017376"/>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3D72DE3"/>
    <w:multiLevelType w:val="hybridMultilevel"/>
    <w:tmpl w:val="4A7CF136"/>
    <w:lvl w:ilvl="0" w:tplc="419EDAC8">
      <w:start w:val="1"/>
      <w:numFmt w:val="decimal"/>
      <w:lvlText w:val="%1."/>
      <w:lvlJc w:val="left"/>
      <w:pPr>
        <w:ind w:left="360" w:hanging="360"/>
      </w:pPr>
      <w:rPr>
        <w:rFonts w:hint="default"/>
        <w:b w:val="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4237D73"/>
    <w:multiLevelType w:val="hybridMultilevel"/>
    <w:tmpl w:val="2932BB5C"/>
    <w:lvl w:ilvl="0" w:tplc="779AB0F4">
      <w:numFmt w:val="bullet"/>
      <w:lvlText w:val=""/>
      <w:lvlJc w:val="left"/>
      <w:pPr>
        <w:ind w:left="720" w:hanging="360"/>
      </w:pPr>
      <w:rPr>
        <w:rFonts w:ascii="Wingdings" w:eastAsia="Times New Roman" w:hAnsi="Wingdings" w:cs="Times New Roman" w:hint="default"/>
        <w:sz w:val="28"/>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6455D8B"/>
    <w:multiLevelType w:val="multilevel"/>
    <w:tmpl w:val="38DE0982"/>
    <w:lvl w:ilvl="0">
      <w:start w:val="2"/>
      <w:numFmt w:val="decimal"/>
      <w:lvlText w:val="%1."/>
      <w:lvlJc w:val="left"/>
      <w:pPr>
        <w:tabs>
          <w:tab w:val="num" w:pos="-2966"/>
        </w:tabs>
        <w:ind w:left="-3326" w:firstLine="0"/>
      </w:pPr>
      <w:rPr>
        <w:rFonts w:hint="default"/>
      </w:rPr>
    </w:lvl>
    <w:lvl w:ilvl="1">
      <w:start w:val="5"/>
      <w:numFmt w:val="decimal"/>
      <w:pStyle w:val="Heading2"/>
      <w:lvlText w:val="%1.%2"/>
      <w:lvlJc w:val="left"/>
      <w:pPr>
        <w:tabs>
          <w:tab w:val="num" w:pos="-2606"/>
        </w:tabs>
        <w:ind w:left="-3326" w:firstLine="0"/>
      </w:pPr>
      <w:rPr>
        <w:rFonts w:hint="default"/>
      </w:rPr>
    </w:lvl>
    <w:lvl w:ilvl="2">
      <w:start w:val="1"/>
      <w:numFmt w:val="decimal"/>
      <w:lvlText w:val="%1.%2.%3"/>
      <w:lvlJc w:val="left"/>
      <w:pPr>
        <w:tabs>
          <w:tab w:val="num" w:pos="-2606"/>
        </w:tabs>
        <w:ind w:left="-3326" w:firstLine="0"/>
      </w:pPr>
      <w:rPr>
        <w:rFonts w:hint="default"/>
      </w:rPr>
    </w:lvl>
    <w:lvl w:ilvl="3">
      <w:start w:val="1"/>
      <w:numFmt w:val="decimal"/>
      <w:suff w:val="nothing"/>
      <w:lvlText w:val="%4.1.1.1"/>
      <w:lvlJc w:val="left"/>
      <w:pPr>
        <w:ind w:left="-9972" w:firstLine="0"/>
      </w:pPr>
      <w:rPr>
        <w:rFonts w:hint="default"/>
      </w:rPr>
    </w:lvl>
    <w:lvl w:ilvl="4">
      <w:start w:val="1"/>
      <w:numFmt w:val="none"/>
      <w:suff w:val="nothing"/>
      <w:lvlText w:val=""/>
      <w:lvlJc w:val="left"/>
      <w:pPr>
        <w:ind w:left="-9972" w:firstLine="0"/>
      </w:pPr>
      <w:rPr>
        <w:rFonts w:hint="default"/>
      </w:rPr>
    </w:lvl>
    <w:lvl w:ilvl="5">
      <w:numFmt w:val="decimal"/>
      <w:lvlText w:val="%6"/>
      <w:lvlJc w:val="left"/>
      <w:pPr>
        <w:tabs>
          <w:tab w:val="num" w:pos="-9972"/>
        </w:tabs>
        <w:ind w:left="-9972" w:firstLine="0"/>
      </w:pPr>
      <w:rPr>
        <w:rFonts w:ascii="Times New Roman" w:hAnsi="Times New Roman" w:hint="default"/>
      </w:rPr>
    </w:lvl>
    <w:lvl w:ilvl="6">
      <w:start w:val="1"/>
      <w:numFmt w:val="none"/>
      <w:suff w:val="nothing"/>
      <w:lvlText w:val=""/>
      <w:lvlJc w:val="left"/>
      <w:pPr>
        <w:ind w:left="-9972" w:firstLine="0"/>
      </w:pPr>
      <w:rPr>
        <w:rFonts w:hint="default"/>
      </w:rPr>
    </w:lvl>
    <w:lvl w:ilvl="7">
      <w:start w:val="1"/>
      <w:numFmt w:val="none"/>
      <w:suff w:val="nothing"/>
      <w:lvlText w:val=""/>
      <w:lvlJc w:val="left"/>
      <w:pPr>
        <w:ind w:left="-9972" w:firstLine="0"/>
      </w:pPr>
      <w:rPr>
        <w:rFonts w:hint="default"/>
      </w:rPr>
    </w:lvl>
    <w:lvl w:ilvl="8">
      <w:start w:val="1"/>
      <w:numFmt w:val="none"/>
      <w:suff w:val="nothing"/>
      <w:lvlText w:val=""/>
      <w:lvlJc w:val="left"/>
      <w:pPr>
        <w:ind w:left="-9972" w:firstLine="0"/>
      </w:pPr>
      <w:rPr>
        <w:rFonts w:hint="default"/>
      </w:rPr>
    </w:lvl>
  </w:abstractNum>
  <w:abstractNum w:abstractNumId="13" w15:restartNumberingAfterBreak="0">
    <w:nsid w:val="26AC5E71"/>
    <w:multiLevelType w:val="hybridMultilevel"/>
    <w:tmpl w:val="CEECC95E"/>
    <w:lvl w:ilvl="0" w:tplc="0409000F">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27AD4FAA"/>
    <w:multiLevelType w:val="hybridMultilevel"/>
    <w:tmpl w:val="94F2AE5A"/>
    <w:lvl w:ilvl="0" w:tplc="FAA2C0B2">
      <w:start w:val="1"/>
      <w:numFmt w:val="decimal"/>
      <w:lvlText w:val="%1."/>
      <w:lvlJc w:val="left"/>
      <w:pPr>
        <w:ind w:left="360" w:hanging="360"/>
      </w:pPr>
      <w:rPr>
        <w:rFonts w:asciiTheme="minorHAnsi" w:hAnsiTheme="minorHAnsi" w:hint="default"/>
        <w:sz w:val="18"/>
        <w:szCs w:val="18"/>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27B03FAE"/>
    <w:multiLevelType w:val="hybridMultilevel"/>
    <w:tmpl w:val="6196332C"/>
    <w:lvl w:ilvl="0" w:tplc="02303008">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BF46B38"/>
    <w:multiLevelType w:val="hybridMultilevel"/>
    <w:tmpl w:val="A6EA0D1E"/>
    <w:lvl w:ilvl="0" w:tplc="A66039E0">
      <w:start w:val="1"/>
      <w:numFmt w:val="decimal"/>
      <w:lvlText w:val="%1."/>
      <w:lvlJc w:val="left"/>
      <w:pPr>
        <w:ind w:left="360" w:hanging="360"/>
      </w:pPr>
      <w:rPr>
        <w:rFonts w:hint="default"/>
        <w:sz w:val="18"/>
        <w:szCs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2F9112F1"/>
    <w:multiLevelType w:val="singleLevel"/>
    <w:tmpl w:val="A50E7AAC"/>
    <w:lvl w:ilvl="0">
      <w:start w:val="1"/>
      <w:numFmt w:val="decimal"/>
      <w:lvlText w:val="%1."/>
      <w:lvlJc w:val="left"/>
      <w:pPr>
        <w:tabs>
          <w:tab w:val="num" w:pos="360"/>
        </w:tabs>
        <w:ind w:left="360" w:hanging="360"/>
      </w:pPr>
      <w:rPr>
        <w:rFonts w:hint="default"/>
      </w:rPr>
    </w:lvl>
  </w:abstractNum>
  <w:abstractNum w:abstractNumId="18" w15:restartNumberingAfterBreak="0">
    <w:nsid w:val="3A7E2861"/>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BAA1BAF"/>
    <w:multiLevelType w:val="hybridMultilevel"/>
    <w:tmpl w:val="1728BAC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CAC4AA9"/>
    <w:multiLevelType w:val="hybridMultilevel"/>
    <w:tmpl w:val="C6649616"/>
    <w:lvl w:ilvl="0" w:tplc="3956E97A">
      <w:start w:val="1"/>
      <w:numFmt w:val="decimal"/>
      <w:lvlText w:val="%1."/>
      <w:lvlJc w:val="left"/>
      <w:pPr>
        <w:tabs>
          <w:tab w:val="num" w:pos="765"/>
        </w:tabs>
        <w:ind w:left="765" w:hanging="405"/>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DD850A1"/>
    <w:multiLevelType w:val="hybridMultilevel"/>
    <w:tmpl w:val="DF682BDE"/>
    <w:lvl w:ilvl="0" w:tplc="F5FEBF60">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F5C6C12"/>
    <w:multiLevelType w:val="hybridMultilevel"/>
    <w:tmpl w:val="DC4838D4"/>
    <w:lvl w:ilvl="0" w:tplc="DCDA45EC">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483AA1"/>
    <w:multiLevelType w:val="hybridMultilevel"/>
    <w:tmpl w:val="A3FEEE98"/>
    <w:lvl w:ilvl="0" w:tplc="C76E700C">
      <w:start w:val="1"/>
      <w:numFmt w:val="bullet"/>
      <w:lvlText w:val=""/>
      <w:legacy w:legacy="1" w:legacySpace="120" w:legacyIndent="360"/>
      <w:lvlJc w:val="left"/>
      <w:pPr>
        <w:ind w:left="1440" w:hanging="360"/>
      </w:pPr>
      <w:rPr>
        <w:rFonts w:ascii="Symbol" w:hAnsi="Symbol" w:cs="Times New Roman" w:hint="default"/>
      </w:rPr>
    </w:lvl>
    <w:lvl w:ilvl="1" w:tplc="10027426">
      <w:start w:val="1"/>
      <w:numFmt w:val="bullet"/>
      <w:lvlText w:val="o"/>
      <w:lvlJc w:val="left"/>
      <w:pPr>
        <w:tabs>
          <w:tab w:val="num" w:pos="2520"/>
        </w:tabs>
        <w:ind w:left="2520" w:hanging="360"/>
      </w:pPr>
      <w:rPr>
        <w:rFonts w:ascii="Courier New" w:hAnsi="Courier New" w:hint="default"/>
      </w:rPr>
    </w:lvl>
    <w:lvl w:ilvl="2" w:tplc="5C189F9E" w:tentative="1">
      <w:start w:val="1"/>
      <w:numFmt w:val="bullet"/>
      <w:lvlText w:val=""/>
      <w:lvlJc w:val="left"/>
      <w:pPr>
        <w:tabs>
          <w:tab w:val="num" w:pos="3240"/>
        </w:tabs>
        <w:ind w:left="3240" w:hanging="360"/>
      </w:pPr>
      <w:rPr>
        <w:rFonts w:ascii="Wingdings" w:hAnsi="Wingdings" w:hint="default"/>
      </w:rPr>
    </w:lvl>
    <w:lvl w:ilvl="3" w:tplc="DE749958" w:tentative="1">
      <w:start w:val="1"/>
      <w:numFmt w:val="bullet"/>
      <w:lvlText w:val=""/>
      <w:lvlJc w:val="left"/>
      <w:pPr>
        <w:tabs>
          <w:tab w:val="num" w:pos="3960"/>
        </w:tabs>
        <w:ind w:left="3960" w:hanging="360"/>
      </w:pPr>
      <w:rPr>
        <w:rFonts w:ascii="Symbol" w:hAnsi="Symbol" w:hint="default"/>
      </w:rPr>
    </w:lvl>
    <w:lvl w:ilvl="4" w:tplc="3374635E" w:tentative="1">
      <w:start w:val="1"/>
      <w:numFmt w:val="bullet"/>
      <w:lvlText w:val="o"/>
      <w:lvlJc w:val="left"/>
      <w:pPr>
        <w:tabs>
          <w:tab w:val="num" w:pos="4680"/>
        </w:tabs>
        <w:ind w:left="4680" w:hanging="360"/>
      </w:pPr>
      <w:rPr>
        <w:rFonts w:ascii="Courier New" w:hAnsi="Courier New" w:hint="default"/>
      </w:rPr>
    </w:lvl>
    <w:lvl w:ilvl="5" w:tplc="957E9596" w:tentative="1">
      <w:start w:val="1"/>
      <w:numFmt w:val="bullet"/>
      <w:lvlText w:val=""/>
      <w:lvlJc w:val="left"/>
      <w:pPr>
        <w:tabs>
          <w:tab w:val="num" w:pos="5400"/>
        </w:tabs>
        <w:ind w:left="5400" w:hanging="360"/>
      </w:pPr>
      <w:rPr>
        <w:rFonts w:ascii="Wingdings" w:hAnsi="Wingdings" w:hint="default"/>
      </w:rPr>
    </w:lvl>
    <w:lvl w:ilvl="6" w:tplc="2F88F650" w:tentative="1">
      <w:start w:val="1"/>
      <w:numFmt w:val="bullet"/>
      <w:lvlText w:val=""/>
      <w:lvlJc w:val="left"/>
      <w:pPr>
        <w:tabs>
          <w:tab w:val="num" w:pos="6120"/>
        </w:tabs>
        <w:ind w:left="6120" w:hanging="360"/>
      </w:pPr>
      <w:rPr>
        <w:rFonts w:ascii="Symbol" w:hAnsi="Symbol" w:hint="default"/>
      </w:rPr>
    </w:lvl>
    <w:lvl w:ilvl="7" w:tplc="074C37B8" w:tentative="1">
      <w:start w:val="1"/>
      <w:numFmt w:val="bullet"/>
      <w:lvlText w:val="o"/>
      <w:lvlJc w:val="left"/>
      <w:pPr>
        <w:tabs>
          <w:tab w:val="num" w:pos="6840"/>
        </w:tabs>
        <w:ind w:left="6840" w:hanging="360"/>
      </w:pPr>
      <w:rPr>
        <w:rFonts w:ascii="Courier New" w:hAnsi="Courier New" w:hint="default"/>
      </w:rPr>
    </w:lvl>
    <w:lvl w:ilvl="8" w:tplc="1CF666E2" w:tentative="1">
      <w:start w:val="1"/>
      <w:numFmt w:val="bullet"/>
      <w:lvlText w:val=""/>
      <w:lvlJc w:val="left"/>
      <w:pPr>
        <w:tabs>
          <w:tab w:val="num" w:pos="7560"/>
        </w:tabs>
        <w:ind w:left="7560" w:hanging="360"/>
      </w:pPr>
      <w:rPr>
        <w:rFonts w:ascii="Wingdings" w:hAnsi="Wingdings" w:hint="default"/>
      </w:rPr>
    </w:lvl>
  </w:abstractNum>
  <w:abstractNum w:abstractNumId="24" w15:restartNumberingAfterBreak="0">
    <w:nsid w:val="4B802F71"/>
    <w:multiLevelType w:val="hybridMultilevel"/>
    <w:tmpl w:val="2674A7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5" w15:restartNumberingAfterBreak="0">
    <w:nsid w:val="4C826D4E"/>
    <w:multiLevelType w:val="hybridMultilevel"/>
    <w:tmpl w:val="56CE84FE"/>
    <w:lvl w:ilvl="0" w:tplc="BDDA064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2A49BC"/>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15:restartNumberingAfterBreak="0">
    <w:nsid w:val="504D5A9E"/>
    <w:multiLevelType w:val="hybridMultilevel"/>
    <w:tmpl w:val="A40A97EC"/>
    <w:lvl w:ilvl="0" w:tplc="75E42DB4">
      <w:start w:val="1"/>
      <w:numFmt w:val="bullet"/>
      <w:pStyle w:val="Style4"/>
      <w:lvlText w:val=""/>
      <w:lvlJc w:val="left"/>
      <w:pPr>
        <w:tabs>
          <w:tab w:val="num" w:pos="720"/>
        </w:tabs>
        <w:ind w:left="720" w:hanging="360"/>
      </w:pPr>
      <w:rPr>
        <w:rFonts w:ascii="Symbol" w:hAnsi="Symbol" w:hint="default"/>
      </w:rPr>
    </w:lvl>
    <w:lvl w:ilvl="1" w:tplc="FFFFFFFF">
      <w:start w:val="1"/>
      <w:numFmt w:val="bullet"/>
      <w:lvlText w:val=""/>
      <w:lvlJc w:val="left"/>
      <w:pPr>
        <w:tabs>
          <w:tab w:val="num" w:pos="1440"/>
        </w:tabs>
        <w:ind w:left="1440" w:hanging="360"/>
      </w:pPr>
      <w:rPr>
        <w:rFonts w:ascii="Symbol" w:hAnsi="Symbol"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51B3090A"/>
    <w:multiLevelType w:val="hybridMultilevel"/>
    <w:tmpl w:val="854649EC"/>
    <w:lvl w:ilvl="0" w:tplc="0409000F">
      <w:start w:val="1"/>
      <w:numFmt w:val="decimal"/>
      <w:lvlText w:val="%1."/>
      <w:lvlJc w:val="left"/>
      <w:pPr>
        <w:ind w:left="630" w:hanging="360"/>
      </w:pPr>
      <w:rPr>
        <w:rFonts w:hint="default"/>
        <w:sz w:val="20"/>
        <w:szCs w:val="20"/>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9" w15:restartNumberingAfterBreak="0">
    <w:nsid w:val="56802345"/>
    <w:multiLevelType w:val="hybridMultilevel"/>
    <w:tmpl w:val="A4DC0C28"/>
    <w:lvl w:ilvl="0" w:tplc="5A04D816">
      <w:start w:val="7"/>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57D312C9"/>
    <w:multiLevelType w:val="hybridMultilevel"/>
    <w:tmpl w:val="302C4E2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1" w15:restartNumberingAfterBreak="0">
    <w:nsid w:val="5CC259DD"/>
    <w:multiLevelType w:val="hybridMultilevel"/>
    <w:tmpl w:val="EBFCA68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2" w15:restartNumberingAfterBreak="0">
    <w:nsid w:val="5D526006"/>
    <w:multiLevelType w:val="hybridMultilevel"/>
    <w:tmpl w:val="9CE0EEA0"/>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3" w15:restartNumberingAfterBreak="0">
    <w:nsid w:val="67B839B5"/>
    <w:multiLevelType w:val="hybridMultilevel"/>
    <w:tmpl w:val="B3C4FCCA"/>
    <w:lvl w:ilvl="0" w:tplc="5A04D816">
      <w:start w:val="7"/>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4" w15:restartNumberingAfterBreak="0">
    <w:nsid w:val="6D8A1329"/>
    <w:multiLevelType w:val="hybridMultilevel"/>
    <w:tmpl w:val="CA28D3D0"/>
    <w:lvl w:ilvl="0" w:tplc="C35E6C84">
      <w:start w:val="1"/>
      <w:numFmt w:val="decimal"/>
      <w:lvlText w:val="%1"/>
      <w:lvlJc w:val="left"/>
      <w:pPr>
        <w:tabs>
          <w:tab w:val="num" w:pos="720"/>
        </w:tabs>
        <w:ind w:left="720" w:hanging="720"/>
      </w:pPr>
      <w:rPr>
        <w:rFonts w:hint="default"/>
      </w:rPr>
    </w:lvl>
    <w:lvl w:ilvl="1" w:tplc="D506EA6C">
      <w:start w:val="2"/>
      <w:numFmt w:val="bullet"/>
      <w:lvlText w:val=""/>
      <w:lvlJc w:val="left"/>
      <w:pPr>
        <w:tabs>
          <w:tab w:val="num" w:pos="1080"/>
        </w:tabs>
        <w:ind w:left="1080" w:hanging="360"/>
      </w:pPr>
      <w:rPr>
        <w:rFonts w:ascii="Wingdings" w:eastAsia="Times New Roman" w:hAnsi="Wingdings" w:cs="Times New Roman" w:hint="default"/>
      </w:rPr>
    </w:lvl>
    <w:lvl w:ilvl="2" w:tplc="5AC49D58">
      <w:start w:val="1"/>
      <w:numFmt w:val="decimal"/>
      <w:lvlText w:val="%3."/>
      <w:lvlJc w:val="left"/>
      <w:pPr>
        <w:tabs>
          <w:tab w:val="num" w:pos="1980"/>
        </w:tabs>
        <w:ind w:left="1980" w:hanging="360"/>
      </w:pPr>
      <w:rPr>
        <w:rFonts w:hint="default"/>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5" w15:restartNumberingAfterBreak="0">
    <w:nsid w:val="6F8C1833"/>
    <w:multiLevelType w:val="hybridMultilevel"/>
    <w:tmpl w:val="201A074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6" w15:restartNumberingAfterBreak="0">
    <w:nsid w:val="738F73AD"/>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7" w15:restartNumberingAfterBreak="0">
    <w:nsid w:val="746D3B4A"/>
    <w:multiLevelType w:val="hybridMultilevel"/>
    <w:tmpl w:val="917CCEAA"/>
    <w:lvl w:ilvl="0" w:tplc="BE241DF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2"/>
  </w:num>
  <w:num w:numId="3">
    <w:abstractNumId w:val="12"/>
  </w:num>
  <w:num w:numId="4">
    <w:abstractNumId w:val="12"/>
  </w:num>
  <w:num w:numId="5">
    <w:abstractNumId w:val="3"/>
  </w:num>
  <w:num w:numId="6">
    <w:abstractNumId w:val="3"/>
  </w:num>
  <w:num w:numId="7">
    <w:abstractNumId w:val="3"/>
  </w:num>
  <w:num w:numId="8">
    <w:abstractNumId w:val="23"/>
  </w:num>
  <w:num w:numId="9">
    <w:abstractNumId w:val="27"/>
  </w:num>
  <w:num w:numId="10">
    <w:abstractNumId w:val="27"/>
  </w:num>
  <w:num w:numId="11">
    <w:abstractNumId w:val="23"/>
  </w:num>
  <w:num w:numId="12">
    <w:abstractNumId w:val="23"/>
  </w:num>
  <w:num w:numId="13">
    <w:abstractNumId w:val="17"/>
  </w:num>
  <w:num w:numId="14">
    <w:abstractNumId w:val="1"/>
  </w:num>
  <w:num w:numId="15">
    <w:abstractNumId w:val="34"/>
  </w:num>
  <w:num w:numId="16">
    <w:abstractNumId w:val="8"/>
  </w:num>
  <w:num w:numId="17">
    <w:abstractNumId w:val="29"/>
  </w:num>
  <w:num w:numId="18">
    <w:abstractNumId w:val="33"/>
  </w:num>
  <w:num w:numId="19">
    <w:abstractNumId w:val="20"/>
  </w:num>
  <w:num w:numId="20">
    <w:abstractNumId w:val="31"/>
  </w:num>
  <w:num w:numId="21">
    <w:abstractNumId w:val="30"/>
  </w:num>
  <w:num w:numId="22">
    <w:abstractNumId w:val="24"/>
  </w:num>
  <w:num w:numId="23">
    <w:abstractNumId w:val="0"/>
  </w:num>
  <w:num w:numId="24">
    <w:abstractNumId w:val="11"/>
  </w:num>
  <w:num w:numId="25">
    <w:abstractNumId w:val="19"/>
  </w:num>
  <w:num w:numId="26">
    <w:abstractNumId w:val="22"/>
  </w:num>
  <w:num w:numId="27">
    <w:abstractNumId w:val="35"/>
  </w:num>
  <w:num w:numId="28">
    <w:abstractNumId w:val="25"/>
  </w:num>
  <w:num w:numId="29">
    <w:abstractNumId w:val="4"/>
  </w:num>
  <w:num w:numId="30">
    <w:abstractNumId w:val="32"/>
  </w:num>
  <w:num w:numId="31">
    <w:abstractNumId w:val="16"/>
  </w:num>
  <w:num w:numId="32">
    <w:abstractNumId w:val="13"/>
  </w:num>
  <w:num w:numId="33">
    <w:abstractNumId w:val="9"/>
  </w:num>
  <w:num w:numId="34">
    <w:abstractNumId w:val="21"/>
  </w:num>
  <w:num w:numId="35">
    <w:abstractNumId w:val="36"/>
  </w:num>
  <w:num w:numId="36">
    <w:abstractNumId w:val="37"/>
  </w:num>
  <w:num w:numId="37">
    <w:abstractNumId w:val="18"/>
  </w:num>
  <w:num w:numId="38">
    <w:abstractNumId w:val="26"/>
  </w:num>
  <w:num w:numId="39">
    <w:abstractNumId w:val="7"/>
  </w:num>
  <w:num w:numId="40">
    <w:abstractNumId w:val="14"/>
  </w:num>
  <w:num w:numId="41">
    <w:abstractNumId w:val="10"/>
  </w:num>
  <w:num w:numId="42">
    <w:abstractNumId w:val="28"/>
  </w:num>
  <w:num w:numId="43">
    <w:abstractNumId w:val="2"/>
  </w:num>
  <w:num w:numId="44">
    <w:abstractNumId w:val="5"/>
  </w:num>
  <w:num w:numId="45">
    <w:abstractNumId w:val="15"/>
  </w:num>
  <w:num w:numId="46">
    <w:abstractNumId w:val="14"/>
  </w:num>
  <w:num w:numId="47">
    <w:abstractNumId w:val="6"/>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Tam, Danny@Energy">
    <w15:presenceInfo w15:providerId="AD" w15:userId="S::Danny.Tam@energy.ca.gov::a6ee4652-f9b2-403d-bfc6-d23a6916fd73"/>
  </w15:person>
  <w15:person w15:author="Alhabibi, Haider@Energy">
    <w15:presenceInfo w15:providerId="AD" w15:userId="S::Haider.Alhabibi@energy.ca.gov::9decb8d2-95ad-4b7d-9bf6-d4373f69254c"/>
  </w15:person>
  <w15:person w15:author="Geiser, Che@Energy">
    <w15:presenceInfo w15:providerId="AD" w15:userId="S::Che.Geiser@energy.ca.gov::f4cf4352-3862-420c-aa54-a6394c0570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removeDateAndTime/>
  <w:hideSpellingErrors/>
  <w:hideGrammaticalError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documentProtection w:edit="trackedChanges" w:enforcement="1" w:cryptProviderType="rsaAES" w:cryptAlgorithmClass="hash" w:cryptAlgorithmType="typeAny" w:cryptAlgorithmSid="14" w:cryptSpinCount="100000" w:hash="+7wXiP+w+14ODi98KYNbYS6EN1U4W+HkUzySqJA5qmFOLxpyMdpA5TxETYs5VLbm582pWQManLgQ/k09VtCpkw==" w:salt="xrFLA28dE5YLoBWugRbkLQ=="/>
  <w:defaultTabStop w:val="720"/>
  <w:drawingGridHorizontalSpacing w:val="100"/>
  <w:drawingGridVerticalSpacing w:val="109"/>
  <w:displayHorizontalDrawingGridEvery w:val="0"/>
  <w:displayVerticalDrawingGridEvery w:val="2"/>
  <w:noPunctuationKerning/>
  <w:characterSpacingControl w:val="doNotCompress"/>
  <w:hdrShapeDefaults>
    <o:shapedefaults v:ext="edit" spidmax="207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77B2F"/>
    <w:rsid w:val="00000B3B"/>
    <w:rsid w:val="000016CE"/>
    <w:rsid w:val="00003076"/>
    <w:rsid w:val="000036FF"/>
    <w:rsid w:val="00004076"/>
    <w:rsid w:val="00007EF0"/>
    <w:rsid w:val="00012B2A"/>
    <w:rsid w:val="00014D25"/>
    <w:rsid w:val="00016F26"/>
    <w:rsid w:val="00022425"/>
    <w:rsid w:val="00026750"/>
    <w:rsid w:val="00026DB9"/>
    <w:rsid w:val="00035A79"/>
    <w:rsid w:val="00036259"/>
    <w:rsid w:val="00037926"/>
    <w:rsid w:val="0004286A"/>
    <w:rsid w:val="00044300"/>
    <w:rsid w:val="00046C07"/>
    <w:rsid w:val="000470D7"/>
    <w:rsid w:val="000471F6"/>
    <w:rsid w:val="000478A3"/>
    <w:rsid w:val="00051F14"/>
    <w:rsid w:val="00053A0E"/>
    <w:rsid w:val="000578E7"/>
    <w:rsid w:val="00057A5B"/>
    <w:rsid w:val="0006016B"/>
    <w:rsid w:val="00060D8F"/>
    <w:rsid w:val="000631C6"/>
    <w:rsid w:val="000644B7"/>
    <w:rsid w:val="00064E33"/>
    <w:rsid w:val="000727A6"/>
    <w:rsid w:val="00074F87"/>
    <w:rsid w:val="00076F08"/>
    <w:rsid w:val="00080A37"/>
    <w:rsid w:val="00080EEE"/>
    <w:rsid w:val="000861F1"/>
    <w:rsid w:val="00091D81"/>
    <w:rsid w:val="0009276A"/>
    <w:rsid w:val="00094EF2"/>
    <w:rsid w:val="000A0D18"/>
    <w:rsid w:val="000A0E1E"/>
    <w:rsid w:val="000A105B"/>
    <w:rsid w:val="000A1F02"/>
    <w:rsid w:val="000A35C7"/>
    <w:rsid w:val="000A4A99"/>
    <w:rsid w:val="000A6006"/>
    <w:rsid w:val="000A613A"/>
    <w:rsid w:val="000B1E0E"/>
    <w:rsid w:val="000B3AC8"/>
    <w:rsid w:val="000B4491"/>
    <w:rsid w:val="000B5431"/>
    <w:rsid w:val="000B7D47"/>
    <w:rsid w:val="000B7F1D"/>
    <w:rsid w:val="000C1A4A"/>
    <w:rsid w:val="000C4C97"/>
    <w:rsid w:val="000C6426"/>
    <w:rsid w:val="000C6B8F"/>
    <w:rsid w:val="000C7320"/>
    <w:rsid w:val="000D25DB"/>
    <w:rsid w:val="000D3345"/>
    <w:rsid w:val="000D4D8A"/>
    <w:rsid w:val="000D7DA8"/>
    <w:rsid w:val="000E0BE1"/>
    <w:rsid w:val="000E4A8F"/>
    <w:rsid w:val="000E53E9"/>
    <w:rsid w:val="000E76DF"/>
    <w:rsid w:val="000E7ABD"/>
    <w:rsid w:val="000F070F"/>
    <w:rsid w:val="000F0BA7"/>
    <w:rsid w:val="000F1514"/>
    <w:rsid w:val="000F1894"/>
    <w:rsid w:val="000F67E7"/>
    <w:rsid w:val="000F754C"/>
    <w:rsid w:val="000F7C75"/>
    <w:rsid w:val="001102BD"/>
    <w:rsid w:val="001131A2"/>
    <w:rsid w:val="00116F4C"/>
    <w:rsid w:val="00126F26"/>
    <w:rsid w:val="001305CE"/>
    <w:rsid w:val="001315EE"/>
    <w:rsid w:val="00135763"/>
    <w:rsid w:val="00135DDE"/>
    <w:rsid w:val="00137AA4"/>
    <w:rsid w:val="00142FD3"/>
    <w:rsid w:val="00152038"/>
    <w:rsid w:val="00155ACD"/>
    <w:rsid w:val="001577AB"/>
    <w:rsid w:val="00160ED3"/>
    <w:rsid w:val="001615D7"/>
    <w:rsid w:val="00161F98"/>
    <w:rsid w:val="00162081"/>
    <w:rsid w:val="00166806"/>
    <w:rsid w:val="00166B0E"/>
    <w:rsid w:val="00171597"/>
    <w:rsid w:val="001725CD"/>
    <w:rsid w:val="001739FA"/>
    <w:rsid w:val="00174BD1"/>
    <w:rsid w:val="00175C86"/>
    <w:rsid w:val="00175D42"/>
    <w:rsid w:val="00176C75"/>
    <w:rsid w:val="00181190"/>
    <w:rsid w:val="00193939"/>
    <w:rsid w:val="0019535F"/>
    <w:rsid w:val="0019624F"/>
    <w:rsid w:val="001A5583"/>
    <w:rsid w:val="001B5BA4"/>
    <w:rsid w:val="001C21D6"/>
    <w:rsid w:val="001C44B4"/>
    <w:rsid w:val="001C5B62"/>
    <w:rsid w:val="001C7769"/>
    <w:rsid w:val="001D78CA"/>
    <w:rsid w:val="001E356E"/>
    <w:rsid w:val="001E3C52"/>
    <w:rsid w:val="001F0E8D"/>
    <w:rsid w:val="001F20EE"/>
    <w:rsid w:val="00200E53"/>
    <w:rsid w:val="00202608"/>
    <w:rsid w:val="00203D30"/>
    <w:rsid w:val="00206039"/>
    <w:rsid w:val="00213E8E"/>
    <w:rsid w:val="00216C55"/>
    <w:rsid w:val="0022254F"/>
    <w:rsid w:val="00222F6D"/>
    <w:rsid w:val="002241A5"/>
    <w:rsid w:val="0022762B"/>
    <w:rsid w:val="0023630F"/>
    <w:rsid w:val="00237553"/>
    <w:rsid w:val="00237ACB"/>
    <w:rsid w:val="00237D2B"/>
    <w:rsid w:val="002420D2"/>
    <w:rsid w:val="00243047"/>
    <w:rsid w:val="002432D5"/>
    <w:rsid w:val="00245AF0"/>
    <w:rsid w:val="00251B09"/>
    <w:rsid w:val="00253101"/>
    <w:rsid w:val="002532A8"/>
    <w:rsid w:val="00255C7D"/>
    <w:rsid w:val="002562A4"/>
    <w:rsid w:val="00260054"/>
    <w:rsid w:val="002615BC"/>
    <w:rsid w:val="00262721"/>
    <w:rsid w:val="002641C7"/>
    <w:rsid w:val="002710BB"/>
    <w:rsid w:val="002719D2"/>
    <w:rsid w:val="00271E1D"/>
    <w:rsid w:val="00274579"/>
    <w:rsid w:val="00274618"/>
    <w:rsid w:val="00274A8C"/>
    <w:rsid w:val="00277212"/>
    <w:rsid w:val="0028466E"/>
    <w:rsid w:val="00284AFC"/>
    <w:rsid w:val="00284C8F"/>
    <w:rsid w:val="00285A7C"/>
    <w:rsid w:val="00287573"/>
    <w:rsid w:val="00291F72"/>
    <w:rsid w:val="00292FF8"/>
    <w:rsid w:val="00293608"/>
    <w:rsid w:val="00295ED5"/>
    <w:rsid w:val="002A1004"/>
    <w:rsid w:val="002A1276"/>
    <w:rsid w:val="002A199B"/>
    <w:rsid w:val="002A29A8"/>
    <w:rsid w:val="002A3706"/>
    <w:rsid w:val="002A3F41"/>
    <w:rsid w:val="002A6A1F"/>
    <w:rsid w:val="002B11CA"/>
    <w:rsid w:val="002B2393"/>
    <w:rsid w:val="002B4F6F"/>
    <w:rsid w:val="002C131A"/>
    <w:rsid w:val="002C1E80"/>
    <w:rsid w:val="002C586B"/>
    <w:rsid w:val="002C6AF9"/>
    <w:rsid w:val="002D07D9"/>
    <w:rsid w:val="002D1475"/>
    <w:rsid w:val="002D3BA6"/>
    <w:rsid w:val="002D6131"/>
    <w:rsid w:val="002D680A"/>
    <w:rsid w:val="002D7254"/>
    <w:rsid w:val="002D7DB8"/>
    <w:rsid w:val="002E3676"/>
    <w:rsid w:val="002E7941"/>
    <w:rsid w:val="002F065A"/>
    <w:rsid w:val="002F3D03"/>
    <w:rsid w:val="002F40A7"/>
    <w:rsid w:val="002F6775"/>
    <w:rsid w:val="0030376F"/>
    <w:rsid w:val="00303884"/>
    <w:rsid w:val="00305158"/>
    <w:rsid w:val="003051D0"/>
    <w:rsid w:val="00306026"/>
    <w:rsid w:val="00307627"/>
    <w:rsid w:val="00312A26"/>
    <w:rsid w:val="00314D52"/>
    <w:rsid w:val="00314EC3"/>
    <w:rsid w:val="003177CD"/>
    <w:rsid w:val="0032018D"/>
    <w:rsid w:val="00320F01"/>
    <w:rsid w:val="003247CA"/>
    <w:rsid w:val="003273A9"/>
    <w:rsid w:val="003320C4"/>
    <w:rsid w:val="00337397"/>
    <w:rsid w:val="00340CE9"/>
    <w:rsid w:val="00342642"/>
    <w:rsid w:val="003500C8"/>
    <w:rsid w:val="00350A8C"/>
    <w:rsid w:val="00353C3B"/>
    <w:rsid w:val="0035603C"/>
    <w:rsid w:val="00357343"/>
    <w:rsid w:val="00364D23"/>
    <w:rsid w:val="00371157"/>
    <w:rsid w:val="00372700"/>
    <w:rsid w:val="00376EAA"/>
    <w:rsid w:val="003809C0"/>
    <w:rsid w:val="00384664"/>
    <w:rsid w:val="003850E9"/>
    <w:rsid w:val="00386209"/>
    <w:rsid w:val="0038684E"/>
    <w:rsid w:val="0039142A"/>
    <w:rsid w:val="00394C8C"/>
    <w:rsid w:val="00397CEB"/>
    <w:rsid w:val="003A0693"/>
    <w:rsid w:val="003A4460"/>
    <w:rsid w:val="003A4DAC"/>
    <w:rsid w:val="003A520F"/>
    <w:rsid w:val="003A7D2C"/>
    <w:rsid w:val="003B0C78"/>
    <w:rsid w:val="003B3641"/>
    <w:rsid w:val="003B5B3C"/>
    <w:rsid w:val="003B7CF0"/>
    <w:rsid w:val="003C11D9"/>
    <w:rsid w:val="003C7B7A"/>
    <w:rsid w:val="003D1611"/>
    <w:rsid w:val="003D349A"/>
    <w:rsid w:val="003D4AF6"/>
    <w:rsid w:val="003D5183"/>
    <w:rsid w:val="003D5350"/>
    <w:rsid w:val="003E02EC"/>
    <w:rsid w:val="003E1E09"/>
    <w:rsid w:val="003E22AB"/>
    <w:rsid w:val="003E6307"/>
    <w:rsid w:val="003E69D2"/>
    <w:rsid w:val="003F064C"/>
    <w:rsid w:val="003F1C6F"/>
    <w:rsid w:val="003F32C0"/>
    <w:rsid w:val="003F49BD"/>
    <w:rsid w:val="003F5197"/>
    <w:rsid w:val="003F6A76"/>
    <w:rsid w:val="00400E1A"/>
    <w:rsid w:val="00405947"/>
    <w:rsid w:val="00410101"/>
    <w:rsid w:val="004149E9"/>
    <w:rsid w:val="00415FD0"/>
    <w:rsid w:val="00416A5D"/>
    <w:rsid w:val="00422F8B"/>
    <w:rsid w:val="00430CEA"/>
    <w:rsid w:val="00432098"/>
    <w:rsid w:val="0043234A"/>
    <w:rsid w:val="00433096"/>
    <w:rsid w:val="004338A8"/>
    <w:rsid w:val="0043390E"/>
    <w:rsid w:val="0043422C"/>
    <w:rsid w:val="00435279"/>
    <w:rsid w:val="0043530E"/>
    <w:rsid w:val="00436119"/>
    <w:rsid w:val="00437D63"/>
    <w:rsid w:val="00440841"/>
    <w:rsid w:val="00440C5D"/>
    <w:rsid w:val="00444025"/>
    <w:rsid w:val="00444744"/>
    <w:rsid w:val="004507D3"/>
    <w:rsid w:val="004510F5"/>
    <w:rsid w:val="0045301A"/>
    <w:rsid w:val="00454C3D"/>
    <w:rsid w:val="004571B6"/>
    <w:rsid w:val="00460CED"/>
    <w:rsid w:val="00462AC1"/>
    <w:rsid w:val="00464C0B"/>
    <w:rsid w:val="0046705B"/>
    <w:rsid w:val="00470951"/>
    <w:rsid w:val="00471A45"/>
    <w:rsid w:val="004725BD"/>
    <w:rsid w:val="004737C4"/>
    <w:rsid w:val="00474509"/>
    <w:rsid w:val="00474756"/>
    <w:rsid w:val="00474A7A"/>
    <w:rsid w:val="00475987"/>
    <w:rsid w:val="00477D56"/>
    <w:rsid w:val="0048031E"/>
    <w:rsid w:val="00480995"/>
    <w:rsid w:val="004809EE"/>
    <w:rsid w:val="004847D3"/>
    <w:rsid w:val="004867FF"/>
    <w:rsid w:val="00486F0B"/>
    <w:rsid w:val="004875E3"/>
    <w:rsid w:val="00491033"/>
    <w:rsid w:val="004944D6"/>
    <w:rsid w:val="004948E2"/>
    <w:rsid w:val="004A05AE"/>
    <w:rsid w:val="004A1BEB"/>
    <w:rsid w:val="004A264A"/>
    <w:rsid w:val="004A4E98"/>
    <w:rsid w:val="004A5C7F"/>
    <w:rsid w:val="004A6E7F"/>
    <w:rsid w:val="004B1012"/>
    <w:rsid w:val="004B4582"/>
    <w:rsid w:val="004B7BD2"/>
    <w:rsid w:val="004C23D9"/>
    <w:rsid w:val="004C2C61"/>
    <w:rsid w:val="004C4EAF"/>
    <w:rsid w:val="004D1025"/>
    <w:rsid w:val="004D1CE3"/>
    <w:rsid w:val="004D287C"/>
    <w:rsid w:val="004D51E5"/>
    <w:rsid w:val="004D5EC9"/>
    <w:rsid w:val="004E112A"/>
    <w:rsid w:val="004E230B"/>
    <w:rsid w:val="004E67EB"/>
    <w:rsid w:val="004F0A7F"/>
    <w:rsid w:val="004F40C1"/>
    <w:rsid w:val="004F4114"/>
    <w:rsid w:val="00511E0C"/>
    <w:rsid w:val="00513D83"/>
    <w:rsid w:val="00514ADB"/>
    <w:rsid w:val="00520412"/>
    <w:rsid w:val="005214C4"/>
    <w:rsid w:val="005222CB"/>
    <w:rsid w:val="00527ACC"/>
    <w:rsid w:val="00530F4C"/>
    <w:rsid w:val="00531044"/>
    <w:rsid w:val="005340A2"/>
    <w:rsid w:val="005354A8"/>
    <w:rsid w:val="005369BA"/>
    <w:rsid w:val="00536AA4"/>
    <w:rsid w:val="00537F20"/>
    <w:rsid w:val="00541293"/>
    <w:rsid w:val="00541964"/>
    <w:rsid w:val="005437EB"/>
    <w:rsid w:val="005450F9"/>
    <w:rsid w:val="00551599"/>
    <w:rsid w:val="00552A3E"/>
    <w:rsid w:val="00554004"/>
    <w:rsid w:val="00555884"/>
    <w:rsid w:val="00562BA8"/>
    <w:rsid w:val="00562BBD"/>
    <w:rsid w:val="005678C7"/>
    <w:rsid w:val="005705A4"/>
    <w:rsid w:val="00572B72"/>
    <w:rsid w:val="00573417"/>
    <w:rsid w:val="00574E6A"/>
    <w:rsid w:val="005813CE"/>
    <w:rsid w:val="005821CB"/>
    <w:rsid w:val="00584E9E"/>
    <w:rsid w:val="00585CC5"/>
    <w:rsid w:val="005870DC"/>
    <w:rsid w:val="005877FC"/>
    <w:rsid w:val="00587B52"/>
    <w:rsid w:val="0059070E"/>
    <w:rsid w:val="00592730"/>
    <w:rsid w:val="00594C36"/>
    <w:rsid w:val="005A3251"/>
    <w:rsid w:val="005A481E"/>
    <w:rsid w:val="005A4C6F"/>
    <w:rsid w:val="005A5042"/>
    <w:rsid w:val="005A7357"/>
    <w:rsid w:val="005B3839"/>
    <w:rsid w:val="005C024E"/>
    <w:rsid w:val="005C0D34"/>
    <w:rsid w:val="005C4233"/>
    <w:rsid w:val="005C5038"/>
    <w:rsid w:val="005C73C7"/>
    <w:rsid w:val="005D2752"/>
    <w:rsid w:val="005D30D4"/>
    <w:rsid w:val="005D3506"/>
    <w:rsid w:val="005D55BB"/>
    <w:rsid w:val="005E0899"/>
    <w:rsid w:val="005E23CD"/>
    <w:rsid w:val="005E2724"/>
    <w:rsid w:val="005E3E55"/>
    <w:rsid w:val="005E68FF"/>
    <w:rsid w:val="005F00E3"/>
    <w:rsid w:val="005F0505"/>
    <w:rsid w:val="005F178B"/>
    <w:rsid w:val="005F4CDC"/>
    <w:rsid w:val="006016EB"/>
    <w:rsid w:val="006019F9"/>
    <w:rsid w:val="00601C19"/>
    <w:rsid w:val="00603A8D"/>
    <w:rsid w:val="00605944"/>
    <w:rsid w:val="006118A6"/>
    <w:rsid w:val="00611910"/>
    <w:rsid w:val="00613F4A"/>
    <w:rsid w:val="00614268"/>
    <w:rsid w:val="00616C4D"/>
    <w:rsid w:val="00616F72"/>
    <w:rsid w:val="00617B42"/>
    <w:rsid w:val="006200D7"/>
    <w:rsid w:val="0062015F"/>
    <w:rsid w:val="00620FC5"/>
    <w:rsid w:val="00621502"/>
    <w:rsid w:val="0062222C"/>
    <w:rsid w:val="006227B1"/>
    <w:rsid w:val="00622990"/>
    <w:rsid w:val="006307FE"/>
    <w:rsid w:val="00631115"/>
    <w:rsid w:val="00632F51"/>
    <w:rsid w:val="00632F73"/>
    <w:rsid w:val="0063764B"/>
    <w:rsid w:val="006411CF"/>
    <w:rsid w:val="00641C71"/>
    <w:rsid w:val="0064232C"/>
    <w:rsid w:val="00642C71"/>
    <w:rsid w:val="0064300C"/>
    <w:rsid w:val="00643519"/>
    <w:rsid w:val="00654F37"/>
    <w:rsid w:val="00663AF7"/>
    <w:rsid w:val="00667362"/>
    <w:rsid w:val="00674FED"/>
    <w:rsid w:val="0068226F"/>
    <w:rsid w:val="00682CBA"/>
    <w:rsid w:val="00684A3F"/>
    <w:rsid w:val="00685D72"/>
    <w:rsid w:val="00686B8B"/>
    <w:rsid w:val="0069136C"/>
    <w:rsid w:val="00692EDF"/>
    <w:rsid w:val="006930E5"/>
    <w:rsid w:val="00697E29"/>
    <w:rsid w:val="006A156C"/>
    <w:rsid w:val="006A57F1"/>
    <w:rsid w:val="006A589C"/>
    <w:rsid w:val="006A722E"/>
    <w:rsid w:val="006A748D"/>
    <w:rsid w:val="006B4081"/>
    <w:rsid w:val="006B76F3"/>
    <w:rsid w:val="006C0044"/>
    <w:rsid w:val="006C0E98"/>
    <w:rsid w:val="006C7335"/>
    <w:rsid w:val="006C7406"/>
    <w:rsid w:val="006D21DC"/>
    <w:rsid w:val="006D4D01"/>
    <w:rsid w:val="006D7370"/>
    <w:rsid w:val="006D7492"/>
    <w:rsid w:val="006E1FC1"/>
    <w:rsid w:val="006F0558"/>
    <w:rsid w:val="006F0652"/>
    <w:rsid w:val="006F1A1E"/>
    <w:rsid w:val="006F2C70"/>
    <w:rsid w:val="006F5324"/>
    <w:rsid w:val="0070354F"/>
    <w:rsid w:val="007108CC"/>
    <w:rsid w:val="00713F0D"/>
    <w:rsid w:val="00714442"/>
    <w:rsid w:val="00714CBC"/>
    <w:rsid w:val="00714DAD"/>
    <w:rsid w:val="0071761E"/>
    <w:rsid w:val="00717DEA"/>
    <w:rsid w:val="00720306"/>
    <w:rsid w:val="00723136"/>
    <w:rsid w:val="00723F39"/>
    <w:rsid w:val="00733436"/>
    <w:rsid w:val="0073365A"/>
    <w:rsid w:val="00736E71"/>
    <w:rsid w:val="00741DF1"/>
    <w:rsid w:val="00743217"/>
    <w:rsid w:val="0074424A"/>
    <w:rsid w:val="00746329"/>
    <w:rsid w:val="0074729A"/>
    <w:rsid w:val="00751673"/>
    <w:rsid w:val="0075385D"/>
    <w:rsid w:val="00753CFA"/>
    <w:rsid w:val="007543B0"/>
    <w:rsid w:val="007551EC"/>
    <w:rsid w:val="007635A5"/>
    <w:rsid w:val="0076441C"/>
    <w:rsid w:val="00765F67"/>
    <w:rsid w:val="0076605C"/>
    <w:rsid w:val="007725A2"/>
    <w:rsid w:val="007755D6"/>
    <w:rsid w:val="007756F6"/>
    <w:rsid w:val="00776799"/>
    <w:rsid w:val="00777B2F"/>
    <w:rsid w:val="007833C2"/>
    <w:rsid w:val="0078517D"/>
    <w:rsid w:val="00785B34"/>
    <w:rsid w:val="00786AB3"/>
    <w:rsid w:val="007873E9"/>
    <w:rsid w:val="007919B1"/>
    <w:rsid w:val="00793E1C"/>
    <w:rsid w:val="00794C78"/>
    <w:rsid w:val="00795EB8"/>
    <w:rsid w:val="00797224"/>
    <w:rsid w:val="00797290"/>
    <w:rsid w:val="00797860"/>
    <w:rsid w:val="007A4603"/>
    <w:rsid w:val="007A7767"/>
    <w:rsid w:val="007B0847"/>
    <w:rsid w:val="007B3828"/>
    <w:rsid w:val="007B4BEA"/>
    <w:rsid w:val="007B645E"/>
    <w:rsid w:val="007C12FC"/>
    <w:rsid w:val="007C24A3"/>
    <w:rsid w:val="007D060B"/>
    <w:rsid w:val="007D0D8F"/>
    <w:rsid w:val="007D19B2"/>
    <w:rsid w:val="007D2DD3"/>
    <w:rsid w:val="007D726A"/>
    <w:rsid w:val="007E21AF"/>
    <w:rsid w:val="007E26E9"/>
    <w:rsid w:val="007E28AD"/>
    <w:rsid w:val="007E32B3"/>
    <w:rsid w:val="007F3E17"/>
    <w:rsid w:val="007F57DC"/>
    <w:rsid w:val="00804C36"/>
    <w:rsid w:val="00807045"/>
    <w:rsid w:val="00807678"/>
    <w:rsid w:val="008143CE"/>
    <w:rsid w:val="0081508B"/>
    <w:rsid w:val="00815AA1"/>
    <w:rsid w:val="0081628C"/>
    <w:rsid w:val="00817725"/>
    <w:rsid w:val="00821F42"/>
    <w:rsid w:val="0082448D"/>
    <w:rsid w:val="008353B6"/>
    <w:rsid w:val="00841186"/>
    <w:rsid w:val="008459F6"/>
    <w:rsid w:val="00847E91"/>
    <w:rsid w:val="00847EF3"/>
    <w:rsid w:val="00852424"/>
    <w:rsid w:val="0085268F"/>
    <w:rsid w:val="00852832"/>
    <w:rsid w:val="00853177"/>
    <w:rsid w:val="008540F3"/>
    <w:rsid w:val="00854F29"/>
    <w:rsid w:val="00855EA3"/>
    <w:rsid w:val="00857939"/>
    <w:rsid w:val="00860E60"/>
    <w:rsid w:val="00861BF8"/>
    <w:rsid w:val="00865861"/>
    <w:rsid w:val="00865D5E"/>
    <w:rsid w:val="00866F43"/>
    <w:rsid w:val="0087268B"/>
    <w:rsid w:val="00873A16"/>
    <w:rsid w:val="00880B0D"/>
    <w:rsid w:val="00886660"/>
    <w:rsid w:val="00890DB2"/>
    <w:rsid w:val="008938F1"/>
    <w:rsid w:val="00893BDC"/>
    <w:rsid w:val="00894E3E"/>
    <w:rsid w:val="008957B8"/>
    <w:rsid w:val="00896A94"/>
    <w:rsid w:val="008A29F2"/>
    <w:rsid w:val="008A5B91"/>
    <w:rsid w:val="008A7000"/>
    <w:rsid w:val="008A7891"/>
    <w:rsid w:val="008A7F5C"/>
    <w:rsid w:val="008B05CC"/>
    <w:rsid w:val="008B064C"/>
    <w:rsid w:val="008B0962"/>
    <w:rsid w:val="008B7849"/>
    <w:rsid w:val="008C10F1"/>
    <w:rsid w:val="008C23D7"/>
    <w:rsid w:val="008C2DA9"/>
    <w:rsid w:val="008C5E35"/>
    <w:rsid w:val="008D0102"/>
    <w:rsid w:val="008D0B8D"/>
    <w:rsid w:val="008D3743"/>
    <w:rsid w:val="008D3813"/>
    <w:rsid w:val="008D68F8"/>
    <w:rsid w:val="008E429B"/>
    <w:rsid w:val="008E4542"/>
    <w:rsid w:val="008E6045"/>
    <w:rsid w:val="008E727B"/>
    <w:rsid w:val="008E7E5B"/>
    <w:rsid w:val="008F1900"/>
    <w:rsid w:val="00900C86"/>
    <w:rsid w:val="00905AAA"/>
    <w:rsid w:val="00910674"/>
    <w:rsid w:val="009119ED"/>
    <w:rsid w:val="0091209A"/>
    <w:rsid w:val="00915BCF"/>
    <w:rsid w:val="0091762C"/>
    <w:rsid w:val="00922022"/>
    <w:rsid w:val="0093044D"/>
    <w:rsid w:val="00931A8C"/>
    <w:rsid w:val="00936854"/>
    <w:rsid w:val="0093735B"/>
    <w:rsid w:val="009379DB"/>
    <w:rsid w:val="0094029D"/>
    <w:rsid w:val="00941530"/>
    <w:rsid w:val="00941E17"/>
    <w:rsid w:val="009437C6"/>
    <w:rsid w:val="0094424B"/>
    <w:rsid w:val="00946688"/>
    <w:rsid w:val="00955A9A"/>
    <w:rsid w:val="009564C7"/>
    <w:rsid w:val="00956EDC"/>
    <w:rsid w:val="00967851"/>
    <w:rsid w:val="0097054E"/>
    <w:rsid w:val="00971C9F"/>
    <w:rsid w:val="00972766"/>
    <w:rsid w:val="009727B8"/>
    <w:rsid w:val="0097558E"/>
    <w:rsid w:val="009764A9"/>
    <w:rsid w:val="00976637"/>
    <w:rsid w:val="00977948"/>
    <w:rsid w:val="00980FB6"/>
    <w:rsid w:val="00982535"/>
    <w:rsid w:val="0098515F"/>
    <w:rsid w:val="00985FB5"/>
    <w:rsid w:val="0098712C"/>
    <w:rsid w:val="00992035"/>
    <w:rsid w:val="00992EF8"/>
    <w:rsid w:val="00994601"/>
    <w:rsid w:val="009A059F"/>
    <w:rsid w:val="009A1F14"/>
    <w:rsid w:val="009A3318"/>
    <w:rsid w:val="009A3AEA"/>
    <w:rsid w:val="009A3F90"/>
    <w:rsid w:val="009A51DD"/>
    <w:rsid w:val="009A698F"/>
    <w:rsid w:val="009A6F10"/>
    <w:rsid w:val="009C1F4E"/>
    <w:rsid w:val="009C3B33"/>
    <w:rsid w:val="009C4B49"/>
    <w:rsid w:val="009C4F9A"/>
    <w:rsid w:val="009C6980"/>
    <w:rsid w:val="009C7744"/>
    <w:rsid w:val="009D0F10"/>
    <w:rsid w:val="009D5C3F"/>
    <w:rsid w:val="009E2E57"/>
    <w:rsid w:val="009E3BB5"/>
    <w:rsid w:val="009E4DC3"/>
    <w:rsid w:val="009E4E57"/>
    <w:rsid w:val="009E69DE"/>
    <w:rsid w:val="009E6B59"/>
    <w:rsid w:val="009E7687"/>
    <w:rsid w:val="009F2090"/>
    <w:rsid w:val="00A0027A"/>
    <w:rsid w:val="00A00AE7"/>
    <w:rsid w:val="00A016C9"/>
    <w:rsid w:val="00A02090"/>
    <w:rsid w:val="00A044EE"/>
    <w:rsid w:val="00A05D8F"/>
    <w:rsid w:val="00A07D19"/>
    <w:rsid w:val="00A12015"/>
    <w:rsid w:val="00A12BF7"/>
    <w:rsid w:val="00A14968"/>
    <w:rsid w:val="00A14A69"/>
    <w:rsid w:val="00A16546"/>
    <w:rsid w:val="00A172C7"/>
    <w:rsid w:val="00A24BE2"/>
    <w:rsid w:val="00A24F9F"/>
    <w:rsid w:val="00A30394"/>
    <w:rsid w:val="00A3082D"/>
    <w:rsid w:val="00A32B4F"/>
    <w:rsid w:val="00A337B2"/>
    <w:rsid w:val="00A33A50"/>
    <w:rsid w:val="00A3438B"/>
    <w:rsid w:val="00A42C60"/>
    <w:rsid w:val="00A432CA"/>
    <w:rsid w:val="00A44A18"/>
    <w:rsid w:val="00A45F61"/>
    <w:rsid w:val="00A46AEC"/>
    <w:rsid w:val="00A47D4D"/>
    <w:rsid w:val="00A51851"/>
    <w:rsid w:val="00A5199B"/>
    <w:rsid w:val="00A55365"/>
    <w:rsid w:val="00A55444"/>
    <w:rsid w:val="00A57671"/>
    <w:rsid w:val="00A57FCD"/>
    <w:rsid w:val="00A600F2"/>
    <w:rsid w:val="00A6036E"/>
    <w:rsid w:val="00A605DD"/>
    <w:rsid w:val="00A677BB"/>
    <w:rsid w:val="00A702F0"/>
    <w:rsid w:val="00A70722"/>
    <w:rsid w:val="00A71ADB"/>
    <w:rsid w:val="00A742B3"/>
    <w:rsid w:val="00A75B9B"/>
    <w:rsid w:val="00A81137"/>
    <w:rsid w:val="00A8126A"/>
    <w:rsid w:val="00A81A26"/>
    <w:rsid w:val="00A87572"/>
    <w:rsid w:val="00AA01C1"/>
    <w:rsid w:val="00AA18EC"/>
    <w:rsid w:val="00AA5469"/>
    <w:rsid w:val="00AA767E"/>
    <w:rsid w:val="00AA7984"/>
    <w:rsid w:val="00AB00D0"/>
    <w:rsid w:val="00AB1578"/>
    <w:rsid w:val="00AB1907"/>
    <w:rsid w:val="00AB3E46"/>
    <w:rsid w:val="00AB4166"/>
    <w:rsid w:val="00AB4835"/>
    <w:rsid w:val="00AB59C0"/>
    <w:rsid w:val="00AC2C0E"/>
    <w:rsid w:val="00AC2E87"/>
    <w:rsid w:val="00AC348D"/>
    <w:rsid w:val="00AC4755"/>
    <w:rsid w:val="00AC4B48"/>
    <w:rsid w:val="00AC54CB"/>
    <w:rsid w:val="00AC5DE9"/>
    <w:rsid w:val="00AC65B1"/>
    <w:rsid w:val="00AD4CC3"/>
    <w:rsid w:val="00AD4FAE"/>
    <w:rsid w:val="00AD513D"/>
    <w:rsid w:val="00AD5A7C"/>
    <w:rsid w:val="00AD67BC"/>
    <w:rsid w:val="00AE39CC"/>
    <w:rsid w:val="00AF2A43"/>
    <w:rsid w:val="00AF4004"/>
    <w:rsid w:val="00B00FD6"/>
    <w:rsid w:val="00B022B2"/>
    <w:rsid w:val="00B022E0"/>
    <w:rsid w:val="00B02E79"/>
    <w:rsid w:val="00B04FAD"/>
    <w:rsid w:val="00B13A93"/>
    <w:rsid w:val="00B177A6"/>
    <w:rsid w:val="00B17F24"/>
    <w:rsid w:val="00B23304"/>
    <w:rsid w:val="00B273D8"/>
    <w:rsid w:val="00B27A2A"/>
    <w:rsid w:val="00B31B43"/>
    <w:rsid w:val="00B33471"/>
    <w:rsid w:val="00B34290"/>
    <w:rsid w:val="00B35C45"/>
    <w:rsid w:val="00B35D8B"/>
    <w:rsid w:val="00B401EA"/>
    <w:rsid w:val="00B4146E"/>
    <w:rsid w:val="00B41EAF"/>
    <w:rsid w:val="00B4216F"/>
    <w:rsid w:val="00B429F3"/>
    <w:rsid w:val="00B446FE"/>
    <w:rsid w:val="00B45CD4"/>
    <w:rsid w:val="00B4744B"/>
    <w:rsid w:val="00B47B99"/>
    <w:rsid w:val="00B51352"/>
    <w:rsid w:val="00B5290A"/>
    <w:rsid w:val="00B55F60"/>
    <w:rsid w:val="00B602E4"/>
    <w:rsid w:val="00B6238C"/>
    <w:rsid w:val="00B63773"/>
    <w:rsid w:val="00B6647D"/>
    <w:rsid w:val="00B778B9"/>
    <w:rsid w:val="00B82CAC"/>
    <w:rsid w:val="00B82F48"/>
    <w:rsid w:val="00B867D6"/>
    <w:rsid w:val="00B94F6A"/>
    <w:rsid w:val="00B95EE2"/>
    <w:rsid w:val="00BA0DC4"/>
    <w:rsid w:val="00BA23AC"/>
    <w:rsid w:val="00BA2927"/>
    <w:rsid w:val="00BA3419"/>
    <w:rsid w:val="00BA3F22"/>
    <w:rsid w:val="00BA6FA0"/>
    <w:rsid w:val="00BB1619"/>
    <w:rsid w:val="00BC4981"/>
    <w:rsid w:val="00BC4DA8"/>
    <w:rsid w:val="00BC6B1A"/>
    <w:rsid w:val="00BC6F83"/>
    <w:rsid w:val="00BC7C93"/>
    <w:rsid w:val="00BD4D76"/>
    <w:rsid w:val="00BD71C5"/>
    <w:rsid w:val="00BD7B18"/>
    <w:rsid w:val="00BD7DA4"/>
    <w:rsid w:val="00BE229D"/>
    <w:rsid w:val="00BE2381"/>
    <w:rsid w:val="00BE7F99"/>
    <w:rsid w:val="00BF2635"/>
    <w:rsid w:val="00BF530C"/>
    <w:rsid w:val="00C02120"/>
    <w:rsid w:val="00C04EA8"/>
    <w:rsid w:val="00C054BA"/>
    <w:rsid w:val="00C06085"/>
    <w:rsid w:val="00C060F0"/>
    <w:rsid w:val="00C06AE0"/>
    <w:rsid w:val="00C072DB"/>
    <w:rsid w:val="00C107D2"/>
    <w:rsid w:val="00C135AD"/>
    <w:rsid w:val="00C13757"/>
    <w:rsid w:val="00C14210"/>
    <w:rsid w:val="00C173DB"/>
    <w:rsid w:val="00C21F8F"/>
    <w:rsid w:val="00C22F51"/>
    <w:rsid w:val="00C2497D"/>
    <w:rsid w:val="00C30FB6"/>
    <w:rsid w:val="00C30FDD"/>
    <w:rsid w:val="00C35471"/>
    <w:rsid w:val="00C367B7"/>
    <w:rsid w:val="00C36879"/>
    <w:rsid w:val="00C3693B"/>
    <w:rsid w:val="00C416CB"/>
    <w:rsid w:val="00C43D65"/>
    <w:rsid w:val="00C453CA"/>
    <w:rsid w:val="00C4593A"/>
    <w:rsid w:val="00C477A7"/>
    <w:rsid w:val="00C50E08"/>
    <w:rsid w:val="00C51617"/>
    <w:rsid w:val="00C52027"/>
    <w:rsid w:val="00C5702B"/>
    <w:rsid w:val="00C60365"/>
    <w:rsid w:val="00C6068F"/>
    <w:rsid w:val="00C65205"/>
    <w:rsid w:val="00C65399"/>
    <w:rsid w:val="00C65957"/>
    <w:rsid w:val="00C67305"/>
    <w:rsid w:val="00C67923"/>
    <w:rsid w:val="00C71EA2"/>
    <w:rsid w:val="00C7220E"/>
    <w:rsid w:val="00C72B1F"/>
    <w:rsid w:val="00C73E32"/>
    <w:rsid w:val="00C76E3C"/>
    <w:rsid w:val="00C81BB1"/>
    <w:rsid w:val="00C874DA"/>
    <w:rsid w:val="00C95730"/>
    <w:rsid w:val="00C97F91"/>
    <w:rsid w:val="00CA129C"/>
    <w:rsid w:val="00CA1366"/>
    <w:rsid w:val="00CA1A3D"/>
    <w:rsid w:val="00CA1FA3"/>
    <w:rsid w:val="00CA2CCA"/>
    <w:rsid w:val="00CB3D99"/>
    <w:rsid w:val="00CB7159"/>
    <w:rsid w:val="00CC211E"/>
    <w:rsid w:val="00CC2F36"/>
    <w:rsid w:val="00CC3614"/>
    <w:rsid w:val="00CC6E96"/>
    <w:rsid w:val="00CD394A"/>
    <w:rsid w:val="00CD3EBD"/>
    <w:rsid w:val="00CD4750"/>
    <w:rsid w:val="00CD7443"/>
    <w:rsid w:val="00CD7D13"/>
    <w:rsid w:val="00CE2183"/>
    <w:rsid w:val="00CE2409"/>
    <w:rsid w:val="00CE2ADC"/>
    <w:rsid w:val="00CE33A8"/>
    <w:rsid w:val="00CE4AF0"/>
    <w:rsid w:val="00CE6EA5"/>
    <w:rsid w:val="00CF6791"/>
    <w:rsid w:val="00D01766"/>
    <w:rsid w:val="00D01F35"/>
    <w:rsid w:val="00D05A28"/>
    <w:rsid w:val="00D06E4B"/>
    <w:rsid w:val="00D165AA"/>
    <w:rsid w:val="00D16F77"/>
    <w:rsid w:val="00D17E5B"/>
    <w:rsid w:val="00D2673F"/>
    <w:rsid w:val="00D32BE4"/>
    <w:rsid w:val="00D35026"/>
    <w:rsid w:val="00D430F6"/>
    <w:rsid w:val="00D4482E"/>
    <w:rsid w:val="00D462C2"/>
    <w:rsid w:val="00D47F2D"/>
    <w:rsid w:val="00D50B07"/>
    <w:rsid w:val="00D52EBA"/>
    <w:rsid w:val="00D53733"/>
    <w:rsid w:val="00D56CD8"/>
    <w:rsid w:val="00D62DB5"/>
    <w:rsid w:val="00D67071"/>
    <w:rsid w:val="00D77E2E"/>
    <w:rsid w:val="00D81ED4"/>
    <w:rsid w:val="00D82516"/>
    <w:rsid w:val="00D83CD6"/>
    <w:rsid w:val="00D84532"/>
    <w:rsid w:val="00D87559"/>
    <w:rsid w:val="00D877A7"/>
    <w:rsid w:val="00D916A4"/>
    <w:rsid w:val="00D92405"/>
    <w:rsid w:val="00D97077"/>
    <w:rsid w:val="00D97E5B"/>
    <w:rsid w:val="00DA115F"/>
    <w:rsid w:val="00DA23E0"/>
    <w:rsid w:val="00DA3B78"/>
    <w:rsid w:val="00DA3D14"/>
    <w:rsid w:val="00DA41D8"/>
    <w:rsid w:val="00DA43C5"/>
    <w:rsid w:val="00DA4A1D"/>
    <w:rsid w:val="00DA4C78"/>
    <w:rsid w:val="00DA7914"/>
    <w:rsid w:val="00DB17CA"/>
    <w:rsid w:val="00DB44FE"/>
    <w:rsid w:val="00DB49D1"/>
    <w:rsid w:val="00DB5125"/>
    <w:rsid w:val="00DC0505"/>
    <w:rsid w:val="00DC20F2"/>
    <w:rsid w:val="00DC242D"/>
    <w:rsid w:val="00DC32CB"/>
    <w:rsid w:val="00DC7484"/>
    <w:rsid w:val="00DC7615"/>
    <w:rsid w:val="00DD26CE"/>
    <w:rsid w:val="00DD2B0C"/>
    <w:rsid w:val="00DE0768"/>
    <w:rsid w:val="00DE0AD3"/>
    <w:rsid w:val="00DE4647"/>
    <w:rsid w:val="00DF04DA"/>
    <w:rsid w:val="00DF1740"/>
    <w:rsid w:val="00DF4760"/>
    <w:rsid w:val="00DF6ADD"/>
    <w:rsid w:val="00E00E2C"/>
    <w:rsid w:val="00E00F00"/>
    <w:rsid w:val="00E020AC"/>
    <w:rsid w:val="00E074BC"/>
    <w:rsid w:val="00E11916"/>
    <w:rsid w:val="00E11ADD"/>
    <w:rsid w:val="00E1283A"/>
    <w:rsid w:val="00E12FCC"/>
    <w:rsid w:val="00E1414A"/>
    <w:rsid w:val="00E161F3"/>
    <w:rsid w:val="00E224A4"/>
    <w:rsid w:val="00E23A7C"/>
    <w:rsid w:val="00E23EEC"/>
    <w:rsid w:val="00E24BB3"/>
    <w:rsid w:val="00E25F01"/>
    <w:rsid w:val="00E30732"/>
    <w:rsid w:val="00E325F7"/>
    <w:rsid w:val="00E32F53"/>
    <w:rsid w:val="00E336A6"/>
    <w:rsid w:val="00E36AEC"/>
    <w:rsid w:val="00E36DB7"/>
    <w:rsid w:val="00E40256"/>
    <w:rsid w:val="00E419F7"/>
    <w:rsid w:val="00E41E25"/>
    <w:rsid w:val="00E42BA5"/>
    <w:rsid w:val="00E45E2D"/>
    <w:rsid w:val="00E47FB6"/>
    <w:rsid w:val="00E510FF"/>
    <w:rsid w:val="00E533C3"/>
    <w:rsid w:val="00E570A4"/>
    <w:rsid w:val="00E61ADA"/>
    <w:rsid w:val="00E719F4"/>
    <w:rsid w:val="00E72366"/>
    <w:rsid w:val="00E756C6"/>
    <w:rsid w:val="00E76912"/>
    <w:rsid w:val="00E779B8"/>
    <w:rsid w:val="00E811DE"/>
    <w:rsid w:val="00E828C7"/>
    <w:rsid w:val="00E829EB"/>
    <w:rsid w:val="00E84CB1"/>
    <w:rsid w:val="00E92DE8"/>
    <w:rsid w:val="00E95258"/>
    <w:rsid w:val="00E9540C"/>
    <w:rsid w:val="00EA019F"/>
    <w:rsid w:val="00EA1DA0"/>
    <w:rsid w:val="00EA423A"/>
    <w:rsid w:val="00EB1719"/>
    <w:rsid w:val="00EB19D1"/>
    <w:rsid w:val="00EB2B65"/>
    <w:rsid w:val="00EB42BF"/>
    <w:rsid w:val="00EB6A58"/>
    <w:rsid w:val="00EB7206"/>
    <w:rsid w:val="00EC1289"/>
    <w:rsid w:val="00EC3FDC"/>
    <w:rsid w:val="00EC5F5E"/>
    <w:rsid w:val="00ED0EBB"/>
    <w:rsid w:val="00ED1085"/>
    <w:rsid w:val="00ED261F"/>
    <w:rsid w:val="00ED4347"/>
    <w:rsid w:val="00ED69BC"/>
    <w:rsid w:val="00EE19D8"/>
    <w:rsid w:val="00EE2A79"/>
    <w:rsid w:val="00EE35D0"/>
    <w:rsid w:val="00EE5929"/>
    <w:rsid w:val="00EE5DF9"/>
    <w:rsid w:val="00EE7347"/>
    <w:rsid w:val="00EE77ED"/>
    <w:rsid w:val="00EF00B4"/>
    <w:rsid w:val="00EF1254"/>
    <w:rsid w:val="00EF26CB"/>
    <w:rsid w:val="00F00493"/>
    <w:rsid w:val="00F00B7C"/>
    <w:rsid w:val="00F01B4C"/>
    <w:rsid w:val="00F03C64"/>
    <w:rsid w:val="00F065D5"/>
    <w:rsid w:val="00F15F7D"/>
    <w:rsid w:val="00F230AF"/>
    <w:rsid w:val="00F23B4A"/>
    <w:rsid w:val="00F25D56"/>
    <w:rsid w:val="00F31668"/>
    <w:rsid w:val="00F37039"/>
    <w:rsid w:val="00F405EC"/>
    <w:rsid w:val="00F42350"/>
    <w:rsid w:val="00F45CAA"/>
    <w:rsid w:val="00F45F0A"/>
    <w:rsid w:val="00F469B6"/>
    <w:rsid w:val="00F47137"/>
    <w:rsid w:val="00F47FE3"/>
    <w:rsid w:val="00F512AC"/>
    <w:rsid w:val="00F53F9A"/>
    <w:rsid w:val="00F5614E"/>
    <w:rsid w:val="00F60828"/>
    <w:rsid w:val="00F6376C"/>
    <w:rsid w:val="00F7041A"/>
    <w:rsid w:val="00F725F3"/>
    <w:rsid w:val="00F739C8"/>
    <w:rsid w:val="00F74FE8"/>
    <w:rsid w:val="00F770DE"/>
    <w:rsid w:val="00F77CC9"/>
    <w:rsid w:val="00F81046"/>
    <w:rsid w:val="00F821B1"/>
    <w:rsid w:val="00F864D9"/>
    <w:rsid w:val="00F974B5"/>
    <w:rsid w:val="00FA1346"/>
    <w:rsid w:val="00FA2F41"/>
    <w:rsid w:val="00FB2FA7"/>
    <w:rsid w:val="00FB3189"/>
    <w:rsid w:val="00FB3217"/>
    <w:rsid w:val="00FC0300"/>
    <w:rsid w:val="00FC0734"/>
    <w:rsid w:val="00FC25BE"/>
    <w:rsid w:val="00FC2A0E"/>
    <w:rsid w:val="00FC52D6"/>
    <w:rsid w:val="00FD0366"/>
    <w:rsid w:val="00FD1218"/>
    <w:rsid w:val="00FD2471"/>
    <w:rsid w:val="00FD3283"/>
    <w:rsid w:val="00FD3686"/>
    <w:rsid w:val="00FD380D"/>
    <w:rsid w:val="00FD3F8A"/>
    <w:rsid w:val="00FD4C5A"/>
    <w:rsid w:val="00FD668D"/>
    <w:rsid w:val="00FD78C7"/>
    <w:rsid w:val="00FE153B"/>
    <w:rsid w:val="00FE3982"/>
    <w:rsid w:val="00FF1569"/>
    <w:rsid w:val="00FF3589"/>
    <w:rsid w:val="00FF556D"/>
    <w:rsid w:val="00FF6C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73"/>
    <o:shapelayout v:ext="edit">
      <o:idmap v:ext="edit" data="1"/>
    </o:shapelayout>
  </w:shapeDefaults>
  <w:decimalSymbol w:val="."/>
  <w:listSeparator w:val=","/>
  <w14:docId w14:val="7E64DA89"/>
  <w15:docId w15:val="{185A4CCD-76C1-4D68-BC2A-5BE6715CD7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A3251"/>
  </w:style>
  <w:style w:type="paragraph" w:styleId="Heading1">
    <w:name w:val="heading 1"/>
    <w:basedOn w:val="Normal"/>
    <w:next w:val="Normal"/>
    <w:link w:val="Heading1Char"/>
    <w:qFormat/>
    <w:rsid w:val="00777B2F"/>
    <w:pPr>
      <w:keepNext/>
      <w:outlineLvl w:val="0"/>
    </w:pPr>
    <w:rPr>
      <w:b/>
      <w:sz w:val="30"/>
    </w:rPr>
  </w:style>
  <w:style w:type="paragraph" w:styleId="Heading2">
    <w:name w:val="heading 2"/>
    <w:aliases w:val="h2,h21,h22"/>
    <w:basedOn w:val="Normal"/>
    <w:next w:val="Normal"/>
    <w:qFormat/>
    <w:rsid w:val="00A5199B"/>
    <w:pPr>
      <w:keepNext/>
      <w:numPr>
        <w:ilvl w:val="1"/>
        <w:numId w:val="4"/>
      </w:numPr>
      <w:pBdr>
        <w:top w:val="single" w:sz="4" w:space="1" w:color="auto"/>
      </w:pBdr>
      <w:spacing w:before="720"/>
      <w:outlineLvl w:val="1"/>
    </w:pPr>
    <w:rPr>
      <w:rFonts w:ascii="Arial" w:hAnsi="Arial"/>
      <w:b/>
      <w:i/>
      <w:sz w:val="22"/>
    </w:rPr>
  </w:style>
  <w:style w:type="paragraph" w:styleId="Heading3">
    <w:name w:val="heading 3"/>
    <w:aliases w:val="h3,h31,h32"/>
    <w:basedOn w:val="Normal"/>
    <w:next w:val="Normal"/>
    <w:link w:val="Heading3Char"/>
    <w:qFormat/>
    <w:rsid w:val="00A5199B"/>
    <w:pPr>
      <w:keepNext/>
      <w:numPr>
        <w:ilvl w:val="2"/>
        <w:numId w:val="7"/>
      </w:numPr>
      <w:tabs>
        <w:tab w:val="left" w:pos="-2600"/>
      </w:tabs>
      <w:spacing w:before="480"/>
      <w:outlineLvl w:val="2"/>
    </w:pPr>
    <w:rPr>
      <w:rFonts w:ascii="Arial Black" w:hAnsi="Arial Black"/>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2">
    <w:name w:val="Style2"/>
    <w:basedOn w:val="Normal"/>
    <w:rsid w:val="007E26E9"/>
    <w:pPr>
      <w:spacing w:before="120"/>
    </w:pPr>
  </w:style>
  <w:style w:type="paragraph" w:customStyle="1" w:styleId="Style3">
    <w:name w:val="Style3"/>
    <w:basedOn w:val="Normal"/>
    <w:autoRedefine/>
    <w:rsid w:val="007E26E9"/>
    <w:pPr>
      <w:spacing w:before="120"/>
    </w:pPr>
  </w:style>
  <w:style w:type="paragraph" w:customStyle="1" w:styleId="Style4">
    <w:name w:val="Style4"/>
    <w:basedOn w:val="Normal"/>
    <w:rsid w:val="007E26E9"/>
    <w:pPr>
      <w:numPr>
        <w:numId w:val="10"/>
      </w:numPr>
      <w:spacing w:before="120"/>
    </w:pPr>
    <w:rPr>
      <w:sz w:val="22"/>
    </w:rPr>
  </w:style>
  <w:style w:type="paragraph" w:customStyle="1" w:styleId="Style5">
    <w:name w:val="Style5"/>
    <w:basedOn w:val="Normal"/>
    <w:autoRedefine/>
    <w:rsid w:val="007E26E9"/>
    <w:pPr>
      <w:spacing w:before="120"/>
    </w:pPr>
    <w:rPr>
      <w:sz w:val="22"/>
    </w:rPr>
  </w:style>
  <w:style w:type="paragraph" w:customStyle="1" w:styleId="Style6">
    <w:name w:val="Style6"/>
    <w:basedOn w:val="Normal"/>
    <w:rsid w:val="007E26E9"/>
    <w:pPr>
      <w:spacing w:before="120"/>
    </w:pPr>
    <w:rPr>
      <w:sz w:val="22"/>
      <w:szCs w:val="22"/>
    </w:rPr>
  </w:style>
  <w:style w:type="paragraph" w:customStyle="1" w:styleId="Style8">
    <w:name w:val="Style8"/>
    <w:basedOn w:val="Heading2"/>
    <w:rsid w:val="000A1F02"/>
    <w:pPr>
      <w:numPr>
        <w:ilvl w:val="0"/>
        <w:numId w:val="0"/>
      </w:numPr>
      <w:pBdr>
        <w:top w:val="none" w:sz="0" w:space="0" w:color="auto"/>
      </w:pBdr>
      <w:autoSpaceDE w:val="0"/>
      <w:autoSpaceDN w:val="0"/>
      <w:adjustRightInd w:val="0"/>
      <w:spacing w:before="0"/>
    </w:pPr>
    <w:rPr>
      <w:rFonts w:ascii="Arial-BlackItalic" w:hAnsi="Arial-BlackItalic"/>
      <w:b w:val="0"/>
      <w:iCs/>
      <w:szCs w:val="22"/>
    </w:rPr>
  </w:style>
  <w:style w:type="paragraph" w:styleId="Footer">
    <w:name w:val="footer"/>
    <w:basedOn w:val="Normal"/>
    <w:link w:val="FooterChar"/>
    <w:autoRedefine/>
    <w:uiPriority w:val="99"/>
    <w:rsid w:val="006F1A1E"/>
    <w:pPr>
      <w:pBdr>
        <w:top w:val="single" w:sz="4" w:space="1" w:color="auto"/>
      </w:pBdr>
      <w:tabs>
        <w:tab w:val="center" w:pos="4320"/>
        <w:tab w:val="right" w:pos="10800"/>
      </w:tabs>
    </w:pPr>
    <w:rPr>
      <w:rFonts w:asciiTheme="minorHAnsi" w:hAnsiTheme="minorHAnsi"/>
    </w:rPr>
  </w:style>
  <w:style w:type="paragraph" w:styleId="Index1">
    <w:name w:val="index 1"/>
    <w:basedOn w:val="Normal"/>
    <w:next w:val="Normal"/>
    <w:autoRedefine/>
    <w:semiHidden/>
    <w:rsid w:val="00777B2F"/>
    <w:pPr>
      <w:ind w:left="200" w:hanging="200"/>
    </w:pPr>
  </w:style>
  <w:style w:type="paragraph" w:styleId="IndexHeading">
    <w:name w:val="index heading"/>
    <w:basedOn w:val="Normal"/>
    <w:next w:val="Index1"/>
    <w:semiHidden/>
    <w:rsid w:val="00777B2F"/>
    <w:rPr>
      <w:rFonts w:ascii="Arial" w:hAnsi="Arial"/>
      <w:b/>
    </w:rPr>
  </w:style>
  <w:style w:type="paragraph" w:styleId="ListBullet5">
    <w:name w:val="List Bullet 5"/>
    <w:basedOn w:val="Normal"/>
    <w:autoRedefine/>
    <w:rsid w:val="00777B2F"/>
    <w:pPr>
      <w:numPr>
        <w:numId w:val="14"/>
      </w:numPr>
    </w:pPr>
  </w:style>
  <w:style w:type="paragraph" w:styleId="CommentText">
    <w:name w:val="annotation text"/>
    <w:basedOn w:val="Normal"/>
    <w:link w:val="CommentTextChar"/>
    <w:uiPriority w:val="99"/>
    <w:rsid w:val="00777B2F"/>
  </w:style>
  <w:style w:type="paragraph" w:styleId="CommentSubject">
    <w:name w:val="annotation subject"/>
    <w:basedOn w:val="CommentText"/>
    <w:next w:val="CommentText"/>
    <w:link w:val="CommentSubjectChar"/>
    <w:semiHidden/>
    <w:rsid w:val="00777B2F"/>
    <w:rPr>
      <w:b/>
      <w:bCs/>
    </w:rPr>
  </w:style>
  <w:style w:type="paragraph" w:styleId="Header">
    <w:name w:val="header"/>
    <w:basedOn w:val="Normal"/>
    <w:link w:val="HeaderChar"/>
    <w:rsid w:val="00AC65B1"/>
    <w:pPr>
      <w:tabs>
        <w:tab w:val="center" w:pos="4320"/>
        <w:tab w:val="right" w:pos="8640"/>
      </w:tabs>
    </w:pPr>
  </w:style>
  <w:style w:type="paragraph" w:styleId="FootnoteText">
    <w:name w:val="footnote text"/>
    <w:basedOn w:val="Normal"/>
    <w:semiHidden/>
    <w:rsid w:val="00A75B9B"/>
  </w:style>
  <w:style w:type="paragraph" w:styleId="ListNumber3">
    <w:name w:val="List Number 3"/>
    <w:basedOn w:val="Normal"/>
    <w:rsid w:val="00A75B9B"/>
    <w:pPr>
      <w:numPr>
        <w:numId w:val="23"/>
      </w:numPr>
    </w:pPr>
  </w:style>
  <w:style w:type="paragraph" w:customStyle="1" w:styleId="doublelineabove">
    <w:name w:val="double line above"/>
    <w:basedOn w:val="Normal"/>
    <w:rsid w:val="00F5614E"/>
    <w:pPr>
      <w:pBdr>
        <w:top w:val="double" w:sz="4" w:space="1" w:color="auto"/>
      </w:pBdr>
      <w:tabs>
        <w:tab w:val="left" w:pos="360"/>
        <w:tab w:val="left" w:pos="3600"/>
        <w:tab w:val="left" w:pos="4680"/>
        <w:tab w:val="left" w:pos="5940"/>
        <w:tab w:val="left" w:pos="6930"/>
        <w:tab w:val="left" w:pos="8100"/>
        <w:tab w:val="left" w:pos="9090"/>
      </w:tabs>
    </w:pPr>
    <w:rPr>
      <w:b/>
      <w:szCs w:val="24"/>
    </w:rPr>
  </w:style>
  <w:style w:type="paragraph" w:customStyle="1" w:styleId="p2">
    <w:name w:val="p2"/>
    <w:basedOn w:val="Normal"/>
    <w:rsid w:val="00A75B9B"/>
    <w:pPr>
      <w:widowControl w:val="0"/>
      <w:tabs>
        <w:tab w:val="left" w:pos="357"/>
      </w:tabs>
      <w:spacing w:line="255" w:lineRule="atLeast"/>
      <w:ind w:left="1083" w:hanging="357"/>
    </w:pPr>
    <w:rPr>
      <w:snapToGrid w:val="0"/>
      <w:sz w:val="24"/>
    </w:rPr>
  </w:style>
  <w:style w:type="paragraph" w:styleId="BlockText">
    <w:name w:val="Block Text"/>
    <w:basedOn w:val="Normal"/>
    <w:rsid w:val="00A75B9B"/>
    <w:pPr>
      <w:spacing w:after="120"/>
      <w:ind w:left="1440" w:right="1440"/>
    </w:pPr>
  </w:style>
  <w:style w:type="paragraph" w:styleId="BalloonText">
    <w:name w:val="Balloon Text"/>
    <w:basedOn w:val="Normal"/>
    <w:semiHidden/>
    <w:rsid w:val="00262721"/>
    <w:rPr>
      <w:rFonts w:ascii="Tahoma" w:hAnsi="Tahoma" w:cs="Tahoma"/>
      <w:sz w:val="16"/>
      <w:szCs w:val="16"/>
    </w:rPr>
  </w:style>
  <w:style w:type="character" w:styleId="CommentReference">
    <w:name w:val="annotation reference"/>
    <w:basedOn w:val="DefaultParagraphFont"/>
    <w:semiHidden/>
    <w:rsid w:val="00262721"/>
    <w:rPr>
      <w:sz w:val="16"/>
      <w:szCs w:val="16"/>
    </w:rPr>
  </w:style>
  <w:style w:type="paragraph" w:styleId="Revision">
    <w:name w:val="Revision"/>
    <w:hidden/>
    <w:uiPriority w:val="99"/>
    <w:semiHidden/>
    <w:rsid w:val="000470D7"/>
  </w:style>
  <w:style w:type="table" w:styleId="TableGrid">
    <w:name w:val="Table Grid"/>
    <w:basedOn w:val="TableNormal"/>
    <w:rsid w:val="009727B8"/>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Emphasis">
    <w:name w:val="Emphasis"/>
    <w:basedOn w:val="DefaultParagraphFont"/>
    <w:qFormat/>
    <w:rsid w:val="00F5614E"/>
    <w:rPr>
      <w:i/>
      <w:iCs/>
    </w:rPr>
  </w:style>
  <w:style w:type="character" w:customStyle="1" w:styleId="FooterChar">
    <w:name w:val="Footer Char"/>
    <w:basedOn w:val="DefaultParagraphFont"/>
    <w:link w:val="Footer"/>
    <w:uiPriority w:val="99"/>
    <w:rsid w:val="006F1A1E"/>
    <w:rPr>
      <w:rFonts w:asciiTheme="minorHAnsi" w:hAnsiTheme="minorHAnsi"/>
    </w:rPr>
  </w:style>
  <w:style w:type="paragraph" w:customStyle="1" w:styleId="Style1">
    <w:name w:val="Style1"/>
    <w:link w:val="Style1Char"/>
    <w:qFormat/>
    <w:rsid w:val="00080A37"/>
    <w:rPr>
      <w:b/>
      <w:szCs w:val="24"/>
    </w:rPr>
  </w:style>
  <w:style w:type="character" w:customStyle="1" w:styleId="Heading3Char">
    <w:name w:val="Heading 3 Char"/>
    <w:aliases w:val="h3 Char,h31 Char,h32 Char"/>
    <w:basedOn w:val="DefaultParagraphFont"/>
    <w:link w:val="Heading3"/>
    <w:rsid w:val="00B4146E"/>
    <w:rPr>
      <w:rFonts w:ascii="Arial Black" w:hAnsi="Arial Black"/>
      <w:sz w:val="22"/>
    </w:rPr>
  </w:style>
  <w:style w:type="character" w:customStyle="1" w:styleId="Style1Char">
    <w:name w:val="Style1 Char"/>
    <w:basedOn w:val="DefaultParagraphFont"/>
    <w:link w:val="Style1"/>
    <w:rsid w:val="00080A37"/>
    <w:rPr>
      <w:b/>
      <w:szCs w:val="24"/>
      <w:lang w:val="en-US" w:eastAsia="en-US" w:bidi="ar-SA"/>
    </w:rPr>
  </w:style>
  <w:style w:type="character" w:customStyle="1" w:styleId="CommentSubjectChar">
    <w:name w:val="Comment Subject Char"/>
    <w:basedOn w:val="DefaultParagraphFont"/>
    <w:link w:val="CommentSubject"/>
    <w:semiHidden/>
    <w:rsid w:val="007635A5"/>
    <w:rPr>
      <w:b/>
      <w:bCs/>
    </w:rPr>
  </w:style>
  <w:style w:type="character" w:customStyle="1" w:styleId="CommentTextChar">
    <w:name w:val="Comment Text Char"/>
    <w:basedOn w:val="DefaultParagraphFont"/>
    <w:link w:val="CommentText"/>
    <w:uiPriority w:val="99"/>
    <w:rsid w:val="007635A5"/>
  </w:style>
  <w:style w:type="character" w:customStyle="1" w:styleId="HeaderChar">
    <w:name w:val="Header Char"/>
    <w:basedOn w:val="DefaultParagraphFont"/>
    <w:link w:val="Header"/>
    <w:rsid w:val="007635A5"/>
  </w:style>
  <w:style w:type="character" w:customStyle="1" w:styleId="Heading1Char">
    <w:name w:val="Heading 1 Char"/>
    <w:basedOn w:val="DefaultParagraphFont"/>
    <w:link w:val="Heading1"/>
    <w:rsid w:val="00A14968"/>
    <w:rPr>
      <w:b/>
      <w:sz w:val="30"/>
    </w:rPr>
  </w:style>
  <w:style w:type="paragraph" w:customStyle="1" w:styleId="FollowsNumbered">
    <w:name w:val="Follows Numbered"/>
    <w:basedOn w:val="Normal"/>
    <w:rsid w:val="005F00E3"/>
    <w:pPr>
      <w:spacing w:before="120"/>
      <w:ind w:left="360"/>
    </w:pPr>
    <w:rPr>
      <w:rFonts w:ascii="Arial" w:hAnsi="Arial"/>
    </w:rPr>
  </w:style>
  <w:style w:type="paragraph" w:styleId="ListParagraph">
    <w:name w:val="List Paragraph"/>
    <w:basedOn w:val="Normal"/>
    <w:uiPriority w:val="34"/>
    <w:qFormat/>
    <w:rsid w:val="00A57FCD"/>
    <w:pPr>
      <w:ind w:left="720"/>
      <w:contextualSpacing/>
    </w:pPr>
  </w:style>
  <w:style w:type="character" w:styleId="Hyperlink">
    <w:name w:val="Hyperlink"/>
    <w:basedOn w:val="DefaultParagraphFont"/>
    <w:unhideWhenUsed/>
    <w:rsid w:val="00274579"/>
    <w:rPr>
      <w:color w:val="0000FF" w:themeColor="hyperlink"/>
      <w:u w:val="single"/>
    </w:rPr>
  </w:style>
  <w:style w:type="character" w:styleId="FollowedHyperlink">
    <w:name w:val="FollowedHyperlink"/>
    <w:basedOn w:val="DefaultParagraphFont"/>
    <w:semiHidden/>
    <w:unhideWhenUsed/>
    <w:rsid w:val="00274579"/>
    <w:rPr>
      <w:color w:val="800080" w:themeColor="followedHyperlink"/>
      <w:u w:val="single"/>
    </w:rPr>
  </w:style>
  <w:style w:type="character" w:styleId="UnresolvedMention">
    <w:name w:val="Unresolved Mention"/>
    <w:basedOn w:val="DefaultParagraphFont"/>
    <w:uiPriority w:val="99"/>
    <w:unhideWhenUsed/>
    <w:rsid w:val="003320C4"/>
    <w:rPr>
      <w:color w:val="605E5C"/>
      <w:shd w:val="clear" w:color="auto" w:fill="E1DFDD"/>
    </w:rPr>
  </w:style>
  <w:style w:type="character" w:styleId="Mention">
    <w:name w:val="Mention"/>
    <w:basedOn w:val="DefaultParagraphFont"/>
    <w:uiPriority w:val="99"/>
    <w:unhideWhenUsed/>
    <w:rsid w:val="003320C4"/>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5905680">
      <w:bodyDiv w:val="1"/>
      <w:marLeft w:val="0"/>
      <w:marRight w:val="0"/>
      <w:marTop w:val="0"/>
      <w:marBottom w:val="0"/>
      <w:divBdr>
        <w:top w:val="none" w:sz="0" w:space="0" w:color="auto"/>
        <w:left w:val="none" w:sz="0" w:space="0" w:color="auto"/>
        <w:bottom w:val="none" w:sz="0" w:space="0" w:color="auto"/>
        <w:right w:val="none" w:sz="0" w:space="0" w:color="auto"/>
      </w:divBdr>
    </w:div>
    <w:div w:id="451939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header" Target="header9.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8.xml"/><Relationship Id="rId10" Type="http://schemas.openxmlformats.org/officeDocument/2006/relationships/footnotes" Target="foot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header" Target="header7.xml"/><Relationship Id="rId27" Type="http://schemas.openxmlformats.org/officeDocument/2006/relationships/theme" Target="theme/theme1.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1DC9A153AAEEE45BACE06E01F8272AC" ma:contentTypeVersion="17" ma:contentTypeDescription="Create a new document." ma:contentTypeScope="" ma:versionID="fc2579ad1970445b0ba1f5954956792b">
  <xsd:schema xmlns:xsd="http://www.w3.org/2001/XMLSchema" xmlns:xs="http://www.w3.org/2001/XMLSchema" xmlns:p="http://schemas.microsoft.com/office/2006/metadata/properties" xmlns:ns2="785685f2-c2e1-4352-89aa-3faca8eaba52" xmlns:ns3="5067c814-4b34-462c-a21d-c185ff6548d2" targetNamespace="http://schemas.microsoft.com/office/2006/metadata/properties" ma:root="true" ma:fieldsID="864106e033a537969187528b3c0914e2" ns2:_="" ns3:_="">
    <xsd:import namespace="785685f2-c2e1-4352-89aa-3faca8eaba52"/>
    <xsd:import namespace="5067c814-4b34-462c-a21d-c185ff6548d2"/>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DateTaken" minOccurs="0"/>
                <xsd:element ref="ns2:_x0074_mv6" minOccurs="0"/>
                <xsd:element ref="ns2:sipv" minOccurs="0"/>
                <xsd:element ref="ns2:oawc" minOccurs="0"/>
                <xsd:element ref="ns2:CCOReviewr" minOccurs="0"/>
                <xsd:element ref="ns2:DateCCOReviewed" minOccurs="0"/>
                <xsd:element ref="ns2:b26d"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85685f2-c2e1-4352-89aa-3faca8eaba5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_x0074_mv6" ma:index="13" nillable="true" ma:displayName="BSO Reviewer" ma:list="UserInfo" ma:internalName="_x0074_mv6">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ipv" ma:index="14" nillable="true" ma:displayName="Date BSO Review Completed" ma:internalName="sipv">
      <xsd:simpleType>
        <xsd:restriction base="dms:DateTime"/>
      </xsd:simpleType>
    </xsd:element>
    <xsd:element name="oawc" ma:index="15" nillable="true" ma:displayName="Text" ma:internalName="oawc">
      <xsd:simpleType>
        <xsd:restriction base="dms:Text"/>
      </xsd:simpleType>
    </xsd:element>
    <xsd:element name="CCOReviewr" ma:index="16" nillable="true" ma:displayName="CCO Reviewer" ma:format="Dropdown" ma:internalName="CCOReviewr">
      <xsd:simpleType>
        <xsd:restriction base="dms:Text">
          <xsd:maxLength value="255"/>
        </xsd:restriction>
      </xsd:simpleType>
    </xsd:element>
    <xsd:element name="DateCCOReviewed" ma:index="17" nillable="true" ma:displayName="Date CCO Reviewed" ma:format="Dropdown" ma:internalName="DateCCOReviewed">
      <xsd:simpleType>
        <xsd:restriction base="dms:Text">
          <xsd:maxLength value="255"/>
        </xsd:restriction>
      </xsd:simpleType>
    </xsd:element>
    <xsd:element name="b26d" ma:index="18" nillable="true" ma:displayName="SCO Reviewer" ma:internalName="b26d">
      <xsd:simpleType>
        <xsd:restriction base="dms:Text"/>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LengthInSeconds" ma:index="23" nillable="true" ma:displayName="Length (seconds)" ma:internalName="MediaLengthInSeconds" ma:readOnly="true">
      <xsd:simpleType>
        <xsd:restriction base="dms:Unknown"/>
      </xsd:simpleType>
    </xsd:element>
    <xsd:element name="MediaServiceLocation" ma:index="24"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067c814-4b34-462c-a21d-c185ff6548d2"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b26d xmlns="785685f2-c2e1-4352-89aa-3faca8eaba52" xsi:nil="true"/>
    <DateCCOReviewed xmlns="785685f2-c2e1-4352-89aa-3faca8eaba52" xsi:nil="true"/>
    <oawc xmlns="785685f2-c2e1-4352-89aa-3faca8eaba52" xsi:nil="true"/>
    <sipv xmlns="785685f2-c2e1-4352-89aa-3faca8eaba52" xsi:nil="true"/>
    <_x0074_mv6 xmlns="785685f2-c2e1-4352-89aa-3faca8eaba52">
      <UserInfo>
        <DisplayName/>
        <AccountId xsi:nil="true"/>
        <AccountType/>
      </UserInfo>
    </_x0074_mv6>
    <CCOReviewr xmlns="785685f2-c2e1-4352-89aa-3faca8eaba52" xsi:nil="true"/>
  </documentManagement>
</p:properties>
</file>

<file path=customXml/item5.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871C989A-4E84-4E65-B32A-1AC0BD0B40F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85685f2-c2e1-4352-89aa-3faca8eaba52"/>
    <ds:schemaRef ds:uri="5067c814-4b34-462c-a21d-c185ff6548d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0F36F61-327E-4644-84B5-103DB59E3802}">
  <ds:schemaRefs>
    <ds:schemaRef ds:uri="http://schemas.openxmlformats.org/officeDocument/2006/bibliography"/>
  </ds:schemaRefs>
</ds:datastoreItem>
</file>

<file path=customXml/itemProps3.xml><?xml version="1.0" encoding="utf-8"?>
<ds:datastoreItem xmlns:ds="http://schemas.openxmlformats.org/officeDocument/2006/customXml" ds:itemID="{7D7485D8-46C6-4565-A667-5D3EF33AC8AE}">
  <ds:schemaRefs>
    <ds:schemaRef ds:uri="http://schemas.microsoft.com/sharepoint/v3/contenttype/forms"/>
  </ds:schemaRefs>
</ds:datastoreItem>
</file>

<file path=customXml/itemProps4.xml><?xml version="1.0" encoding="utf-8"?>
<ds:datastoreItem xmlns:ds="http://schemas.openxmlformats.org/officeDocument/2006/customXml" ds:itemID="{5BC796FF-54CC-474A-977C-A9A7C547155F}">
  <ds:schemaRefs>
    <ds:schemaRef ds:uri="http://schemas.openxmlformats.org/package/2006/metadata/core-properties"/>
    <ds:schemaRef ds:uri="http://www.w3.org/XML/1998/namespace"/>
    <ds:schemaRef ds:uri="http://purl.org/dc/elements/1.1/"/>
    <ds:schemaRef ds:uri="5067c814-4b34-462c-a21d-c185ff6548d2"/>
    <ds:schemaRef ds:uri="http://purl.org/dc/dcmitype/"/>
    <ds:schemaRef ds:uri="http://schemas.microsoft.com/office/2006/documentManagement/types"/>
    <ds:schemaRef ds:uri="http://schemas.microsoft.com/office/2006/metadata/properties"/>
    <ds:schemaRef ds:uri="http://schemas.microsoft.com/office/infopath/2007/PartnerControls"/>
    <ds:schemaRef ds:uri="785685f2-c2e1-4352-89aa-3faca8eaba52"/>
    <ds:schemaRef ds:uri="http://purl.org/dc/terms/"/>
  </ds:schemaRefs>
</ds:datastoreItem>
</file>

<file path=customXml/itemProps5.xml><?xml version="1.0" encoding="utf-8"?>
<ds:datastoreItem xmlns:ds="http://schemas.openxmlformats.org/officeDocument/2006/customXml" ds:itemID="{D411C683-2F7A-4A75-99D5-C1B923185F6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9</Pages>
  <Words>3188</Words>
  <Characters>18175</Characters>
  <Application>Microsoft Office Word</Application>
  <DocSecurity>0</DocSecurity>
  <Lines>151</Lines>
  <Paragraphs>42</Paragraphs>
  <ScaleCrop>false</ScaleCrop>
  <HeadingPairs>
    <vt:vector size="2" baseType="variant">
      <vt:variant>
        <vt:lpstr>Title</vt:lpstr>
      </vt:variant>
      <vt:variant>
        <vt:i4>1</vt:i4>
      </vt:variant>
    </vt:vector>
  </HeadingPairs>
  <TitlesOfParts>
    <vt:vector size="1" baseType="lpstr">
      <vt:lpstr/>
    </vt:vector>
  </TitlesOfParts>
  <Company>California Energy Commission</Company>
  <LinksUpToDate>false</LinksUpToDate>
  <CharactersWithSpaces>21321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dtam-15day</dc:creator>
  <cp:lastModifiedBy>Geiser, Che@Energy</cp:lastModifiedBy>
  <cp:revision>3</cp:revision>
  <cp:lastPrinted>2020-03-10T22:59:00Z</cp:lastPrinted>
  <dcterms:created xsi:type="dcterms:W3CDTF">2022-03-14T20:28:00Z</dcterms:created>
  <dcterms:modified xsi:type="dcterms:W3CDTF">2022-04-11T20:45:00Z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0x01010061DC9A153AAEEE45BACE06E01F8272AC</vt:lpwstr>
  </property>
</Properties>
</file>